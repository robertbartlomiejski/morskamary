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d0d0d"/>
          <w:sz w:val="24"/>
          <w:szCs w:val="24"/>
        </w:rPr>
      </w:pPr>
      <w:r w:rsidDel="00000000" w:rsidR="00000000" w:rsidRPr="00000000">
        <w:rPr>
          <w:color w:val="0d0d0d"/>
          <w:sz w:val="24"/>
          <w:szCs w:val="24"/>
          <w:rtl w:val="0"/>
        </w:rPr>
        <w:t xml:space="preserve">Our starting point is maritime sociology, particularly its foundations in the work of Ludwik Janiszewski, who began developing his theory of marinization in the early 1970s. In time of the Oceanic Turn, his semi-deterministic theoretical framework deserves not only to be revisited, but also to be acknowledged as a means of foregrounding the Sustainable Blue Economy. Our contribution, however, extends beyond re-examining this framework for the purpose of refining the Sustainable Blue Economy. </w:t>
      </w:r>
      <w:r w:rsidDel="00000000" w:rsidR="00000000" w:rsidRPr="00000000">
        <w:rPr>
          <w:color w:val="0d0d0d"/>
          <w:sz w:val="24"/>
          <w:szCs w:val="24"/>
          <w:highlight w:val="white"/>
          <w:rtl w:val="0"/>
        </w:rPr>
        <w:t xml:space="preserve">Crucially, drawing on the Sustainable Blue Economy agenda as a case study, we develop a multi-level, structured model that identifies areas and sectors with strong potential to answer the blue-related social problems. </w:t>
      </w:r>
      <w:r w:rsidDel="00000000" w:rsidR="00000000" w:rsidRPr="00000000">
        <w:rPr>
          <w:color w:val="0d0d0d"/>
          <w:sz w:val="24"/>
          <w:szCs w:val="24"/>
          <w:rtl w:val="0"/>
        </w:rPr>
        <w:t xml:space="preserve">We also present a proposal for delimiting three interrelated “blue-making” concepts: marine, maritime, and oceanic. The first two perspectives correspond to the maritime factor and the human factor, in line with how these concepts are used in Janiszewski’s theory. Marine agency conceptualizes oceans and seas as an omnipotent biophysical foundation of all actants. The human factor, as the second component of the theory of maritimization, is deliberately reframed here as the “maritime factor.” This conceptual shift is intended to demonstrate how a modest theoretical adjustment brings us closer to a transdisciplinary scientific approach. At the same time entanglement allows each concept to navigate an “estuary” of its own analytical focus within the boundless ocean of transdisciplinary research.</w:t>
      </w:r>
    </w:p>
    <w:p w:rsidR="00000000" w:rsidDel="00000000" w:rsidP="00000000" w:rsidRDefault="00000000" w:rsidRPr="00000000" w14:paraId="00000002">
      <w:pPr>
        <w:rPr>
          <w:b w:val="1"/>
          <w:bCs w:val="1"/>
          <w:color w:val="ff0000"/>
        </w:rPr>
      </w:pPr>
      <w:r w:rsidDel="00000000" w:rsidR="00000000" w:rsidRPr="00000000">
        <w:rPr>
          <w:rtl w:val="0"/>
        </w:rPr>
      </w:r>
    </w:p>
    <w:p w:rsidR="00000000" w:rsidDel="00000000" w:rsidP="00000000" w:rsidRDefault="00000000" w:rsidRPr="00000000" w14:paraId="00000003">
      <w:pPr>
        <w:rPr>
          <w:b w:val="1"/>
          <w:bCs w:val="1"/>
          <w:color w:val="ff0000"/>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color w:val="ff0000"/>
        </w:rPr>
        <w:pPrChange w:author="Robert Bartłomiejski" w:id="0" w:date="2026-01-29T23:48:00Z">
          <w:pPr/>
        </w:pPrChange>
      </w:pPr>
      <w:ins w:author="Robert Bartłomiejski" w:id="0" w:date="2026-01-29T23:48:00Z">
        <w:r w:rsidDel="00000000" w:rsidR="00000000" w:rsidRPr="00000000">
          <w:rPr>
            <w:color w:val="0d0d0d"/>
            <w:sz w:val="24"/>
            <w:szCs w:val="24"/>
            <w:rtl w:val="0"/>
            <w:rPrChange w:author="Robert Bartłomiejski" w:id="1" w:date="2026-01-29T23:48:00Z">
              <w:rPr>
                <w:b w:val="1"/>
                <w:bCs w:val="1"/>
                <w:color w:val="ff0000"/>
              </w:rPr>
            </w:rPrChange>
          </w:rPr>
          <w:t xml:space="preserve">propose a conceptual novelty that brings hydrosocial perspectives into contemporary sociological and marine social science discourse.</w:t>
        </w:r>
      </w:ins>
      <w:r w:rsidDel="00000000" w:rsidR="00000000" w:rsidRPr="00000000">
        <w:rPr>
          <w:rtl w:val="0"/>
        </w:rPr>
      </w:r>
    </w:p>
    <w:p w:rsidR="00000000" w:rsidDel="00000000" w:rsidP="00000000" w:rsidRDefault="00000000" w:rsidRPr="00000000" w14:paraId="00000005">
      <w:pPr>
        <w:rPr>
          <w:b w:val="1"/>
          <w:bCs w:val="1"/>
          <w:color w:val="ff0000"/>
        </w:rPr>
      </w:pPr>
      <w:r w:rsidDel="00000000" w:rsidR="00000000" w:rsidRPr="00000000">
        <w:rPr>
          <w:rtl w:val="0"/>
        </w:rPr>
      </w:r>
    </w:p>
    <w:p w:rsidR="00000000" w:rsidDel="00000000" w:rsidP="00000000" w:rsidRDefault="00000000" w:rsidRPr="00000000" w14:paraId="00000006">
      <w:pPr>
        <w:rPr>
          <w:b w:val="1"/>
          <w:bCs w:val="1"/>
          <w:color w:val="ff0000"/>
        </w:rPr>
      </w:pPr>
      <w:r w:rsidDel="00000000" w:rsidR="00000000" w:rsidRPr="00000000">
        <w:rPr>
          <w:b w:val="1"/>
          <w:bCs w:val="1"/>
          <w:color w:val="ff0000"/>
          <w:rtl w:val="0"/>
        </w:rPr>
        <w:t xml:space="preserve">Maritime Sociology in times of Oceanic Turns: </w:t>
        <w:br w:type="textWrapping"/>
        <w:t xml:space="preserve">Revisiting the Theory of Marinization by Sustainable Blue Economy </w:t>
      </w:r>
    </w:p>
    <w:p w:rsidR="00000000" w:rsidDel="00000000" w:rsidP="00000000" w:rsidRDefault="00000000" w:rsidRPr="00000000" w14:paraId="00000007">
      <w:pPr>
        <w:rPr>
          <w:color w:val="ff0000"/>
        </w:rPr>
      </w:pPr>
      <w:r w:rsidDel="00000000" w:rsidR="00000000" w:rsidRPr="00000000">
        <w:rPr>
          <w:rtl w:val="0"/>
        </w:rPr>
      </w:r>
    </w:p>
    <w:p w:rsidR="00000000" w:rsidDel="00000000" w:rsidP="00000000" w:rsidRDefault="00000000" w:rsidRPr="00000000" w14:paraId="00000008">
      <w:pPr>
        <w:rPr>
          <w:color w:val="ff0000"/>
        </w:rPr>
      </w:pPr>
      <w:r w:rsidDel="00000000" w:rsidR="00000000" w:rsidRPr="00000000">
        <w:rPr>
          <w:color w:val="ff0000"/>
          <w:rtl w:val="0"/>
        </w:rPr>
        <w:t xml:space="preserve">Our starting point is maritime sociology, in particular its foundations by Ludwik Janiszewski, who began developing his theory of maritimization in the early 1970s. </w:t>
      </w:r>
    </w:p>
    <w:p w:rsidR="00000000" w:rsidDel="00000000" w:rsidP="00000000" w:rsidRDefault="00000000" w:rsidRPr="00000000" w14:paraId="00000009">
      <w:pPr>
        <w:rPr>
          <w:color w:val="ff0000"/>
        </w:rPr>
      </w:pPr>
      <w:r w:rsidDel="00000000" w:rsidR="00000000" w:rsidRPr="00000000">
        <w:rPr>
          <w:rtl w:val="0"/>
        </w:rPr>
      </w:r>
    </w:p>
    <w:p w:rsidR="00000000" w:rsidDel="00000000" w:rsidP="00000000" w:rsidRDefault="00000000" w:rsidRPr="00000000" w14:paraId="0000000A">
      <w:pPr>
        <w:rPr>
          <w:color w:val="ff0000"/>
        </w:rPr>
      </w:pPr>
      <w:r w:rsidDel="00000000" w:rsidR="00000000" w:rsidRPr="00000000">
        <w:rPr>
          <w:color w:val="ff0000"/>
          <w:rtl w:val="0"/>
        </w:rPr>
        <w:t xml:space="preserve">In time of Oceanic turn, we believe, above mentioned, semi-deterministic theoretical frame, deserve not only to be re-freshed, but also acknowledged by sustainable blue economy policy makers as complementary to accelerate the blue agenda. However, we will not limit our manifested performance for the purpose of brushing up on a sustainable blue economy. An introduced novelty that hopefully will be acclaimed, refreshes Janiszewski's theory of marination in terms of the sociological and marine social scientific context of today's theoretical trends. </w:t>
      </w:r>
    </w:p>
    <w:p w:rsidR="00000000" w:rsidDel="00000000" w:rsidP="00000000" w:rsidRDefault="00000000" w:rsidRPr="00000000" w14:paraId="0000000B">
      <w:pPr>
        <w:rPr>
          <w:color w:val="ff0000"/>
        </w:rPr>
      </w:pPr>
      <w:r w:rsidDel="00000000" w:rsidR="00000000" w:rsidRPr="00000000">
        <w:rPr>
          <w:rtl w:val="0"/>
        </w:rPr>
      </w:r>
    </w:p>
    <w:p w:rsidR="00000000" w:rsidDel="00000000" w:rsidP="00000000" w:rsidRDefault="00000000" w:rsidRPr="00000000" w14:paraId="0000000C">
      <w:pPr>
        <w:rPr/>
      </w:pPr>
      <w:r w:rsidDel="00000000" w:rsidR="00000000" w:rsidRPr="00000000">
        <w:rPr>
          <w:color w:val="ff0000"/>
          <w:rtl w:val="0"/>
        </w:rPr>
        <w:t xml:space="preserve">The analysis of the blue economy is structured around three interrelated analytical lenses: marine, maritime, and oceanic. Among them, the first two perspectives reflect the maritime factor and the human factor, in accordance with the meaning of these concepts as applied in Ludwik Janiszewski’s theory. The marine agency conceptualises the Ocean-Seas as an omnipotent, bio-physical foundation of all-life. The human factor, as the second part of the maritimization theory, we purposely transform into "maritime factor” to  show how this small change brings us closer to a transdisciplinary scientific approach – obviously, in our case limited to the Marine-Maritime-Ocean sociological context.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Maritime Sociology in times of Oceanic Turns: </w:t>
        <w:br w:type="textWrapping"/>
        <w:t xml:space="preserve">Revisiting the Theory of Marinization by Sustainable Blue Economy </w:t>
      </w:r>
    </w:p>
    <w:p w:rsidR="00000000" w:rsidDel="00000000" w:rsidP="00000000" w:rsidRDefault="00000000" w:rsidRPr="00000000" w14:paraId="00000011">
      <w:pPr>
        <w:rPr>
          <w:color w:val="ff000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Our starting point is maritime sociology, particularly its foundations in the work of Ludwik Janiszewski, who began developing his theory of maritimization in the early 1970s.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time of the Oceanic Turn, his semi-deterministic theoretical framework deserves not only to be revisited,but should also be acknowledged, by foregrounding Sustainable Blue Economy. Our contribution, however, extends beyond a re-examination for the refinement of the Sustainable Blue Economy. Crucially, we propose a conceptual novelty that entangles hydro-social contemporary sociological and marine social science discourse.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Based on the case of the Sustainable</w:t>
      </w:r>
      <w:r w:rsidDel="00000000" w:rsidR="00000000" w:rsidRPr="00000000">
        <w:rPr>
          <w:rtl w:val="0"/>
        </w:rPr>
        <w:t xml:space="preserve"> </w:t>
      </w:r>
      <w:r w:rsidDel="00000000" w:rsidR="00000000" w:rsidRPr="00000000">
        <w:rPr>
          <w:rtl w:val="0"/>
        </w:rPr>
        <w:t xml:space="preserve">Blue Economy agenda, we contribute  </w:t>
      </w:r>
      <w:r w:rsidDel="00000000" w:rsidR="00000000" w:rsidRPr="00000000">
        <w:rPr>
          <w:rtl w:val="0"/>
        </w:rPr>
        <w:t xml:space="preserve">a multi-level structured model of areas</w:t>
      </w:r>
      <w:r w:rsidDel="00000000" w:rsidR="00000000" w:rsidRPr="00000000">
        <w:rPr>
          <w:rtl w:val="0"/>
        </w:rPr>
        <w:t xml:space="preserve"> and sectors in which we see potential for </w:t>
      </w:r>
      <w:r w:rsidDel="00000000" w:rsidR="00000000" w:rsidRPr="00000000">
        <w:rPr>
          <w:rtl w:val="0"/>
        </w:rPr>
        <w:t xml:space="preserve">strengthening sustainability and inclusivity of the blue economy. We will also present a proposal for the delimitation of three</w:t>
      </w:r>
      <w:r w:rsidDel="00000000" w:rsidR="00000000" w:rsidRPr="00000000">
        <w:rPr>
          <w:rtl w:val="0"/>
        </w:rPr>
        <w:t xml:space="preserve"> interrelated blue-making concepts: marine, maritime, and oceanic. The first two perspectives correspond to the maritime factor and the human factor, in line with how these concepts are used in Janiszewski’s theory. Marine agency conceptualises oceans and seas as an omnipotent biophysical foundation of all-life. </w:t>
      </w:r>
      <w:r w:rsidDel="00000000" w:rsidR="00000000" w:rsidRPr="00000000">
        <w:rPr>
          <w:color w:val="0d0d0d"/>
          <w:sz w:val="24"/>
          <w:szCs w:val="24"/>
          <w:highlight w:val="white"/>
          <w:rtl w:val="0"/>
        </w:rPr>
        <w:t xml:space="preserve">The human factor, as the second component of the theory of maritimization, is deliberately reframed here as the “maritime factor.” This conceptual shift is intended to demonstrate how a modest theoretical adjustment brings us closer to a transdisciplinary scientific approach, by the same time, allows each of them to navigate the estuary of their own focus in the boundless scientific transdisciplinary ocean.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color w:val="0d0d0d"/>
          <w:sz w:val="24"/>
          <w:szCs w:val="24"/>
        </w:rPr>
      </w:pPr>
      <w:r w:rsidDel="00000000" w:rsidR="00000000" w:rsidRPr="00000000">
        <w:rPr>
          <w:color w:val="0d0d0d"/>
          <w:sz w:val="24"/>
          <w:szCs w:val="24"/>
          <w:rtl w:val="0"/>
        </w:rPr>
        <w:t xml:space="preserve">Our starting point is maritime sociology, particularly its foundations in the work of Ludwik Janiszewski, who began developing his theory of maritimization in the early 1970s.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color w:val="0d0d0d"/>
          <w:sz w:val="24"/>
          <w:szCs w:val="24"/>
        </w:rPr>
      </w:pPr>
      <w:r w:rsidDel="00000000" w:rsidR="00000000" w:rsidRPr="00000000">
        <w:rPr>
          <w:color w:val="0d0d0d"/>
          <w:sz w:val="24"/>
          <w:szCs w:val="24"/>
          <w:rtl w:val="0"/>
        </w:rPr>
        <w:t xml:space="preserve">In the context of the Oceanic Turn, we argue that the above-mentioned semi-deterministic theoretical framework not only deserves to be revisited but should also be acknowledged by sustainable Blue Economy policymakers. However, our contribution is not limited to revisiting maritime sociology for the purpose of refining the sustainable Blue Economy. Rather, we introduce a conceptual novelty—one we hope will be well received—that reinterprets Janiszewski’s theory of maritimization in light of contemporary sociological and marine social science debates.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color w:val="0d0d0d"/>
          <w:sz w:val="21"/>
          <w:szCs w:val="21"/>
        </w:rPr>
      </w:pPr>
      <w:r w:rsidDel="00000000" w:rsidR="00000000" w:rsidRPr="00000000">
        <w:rPr>
          <w:color w:val="0d0d0d"/>
          <w:sz w:val="24"/>
          <w:szCs w:val="24"/>
          <w:rtl w:val="0"/>
        </w:rPr>
        <w:t xml:space="preserve">Our analysis of the Blue Economy is structured around three interrelated analytical lenses: marine, maritime, and oceanic. The first two perspectives correspond to the maritime factor and the human factor, in line with how these concepts are used in Janiszewski’s theory. Marine agency conceptualises oceans and seas as an omnipotent biophysical foundation of all life. </w:t>
      </w:r>
      <w:r w:rsidDel="00000000" w:rsidR="00000000" w:rsidRPr="00000000">
        <w:rPr>
          <w:color w:val="0d0d0d"/>
          <w:sz w:val="24"/>
          <w:szCs w:val="24"/>
          <w:highlight w:val="white"/>
          <w:rtl w:val="0"/>
        </w:rPr>
        <w:t xml:space="preserve">The human factor, as the second component of the theory of maritimization, is deliberately reframed here as the “maritime factor.” This conceptual shift is intended to demonstrate how a modest theoretical adjustment brings us closer to a transdisciplinary scientific approach, albeit one that, in our case, remains limited to a marine–maritime–oceanic sociological context.</w:t>
      </w:r>
      <w:r w:rsidDel="00000000" w:rsidR="00000000" w:rsidRPr="00000000">
        <w:rPr>
          <w:color w:val="0d0d0d"/>
          <w:sz w:val="24"/>
          <w:szCs w:val="24"/>
          <w:rtl w:val="0"/>
        </w:rPr>
        <w:t xml:space="preserve"> </w:t>
      </w:r>
      <w:r w:rsidDel="00000000" w:rsidR="00000000" w:rsidRPr="00000000">
        <w:rPr>
          <w:color w:val="0d0d0d"/>
          <w:sz w:val="21"/>
          <w:szCs w:val="21"/>
          <w:rtl w:val="0"/>
        </w:rPr>
        <w:t xml:space="preserve">Εμφάνιση λιγότερων</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color w:val="ff0000"/>
        </w:rPr>
      </w:pPr>
      <w:r w:rsidDel="00000000" w:rsidR="00000000" w:rsidRPr="00000000">
        <w:rPr>
          <w:b w:val="1"/>
          <w:bCs w:val="1"/>
          <w:color w:val="ff0000"/>
          <w:rtl w:val="0"/>
        </w:rPr>
        <w:t xml:space="preserve">Oceanic Turn and Maritime Sociology Maritime Sociology in times of Oceanic Turns: </w:t>
        <w:br w:type="textWrapping"/>
        <w:t xml:space="preserve">Revisiting the Theory of Marinization by Sustainable Blue Economy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Our starting point is maritime sociology, in particular its foundations by Ludwik Janiszewski, who began developing his theory of maritimisation in the early 1970s.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time of Oceanic turn, we believe, above mentioned, semi-deterministic theoretical frame, deserve not only to be re-freshed, but also acknowledged by </w:t>
      </w:r>
      <w:r w:rsidDel="00000000" w:rsidR="00000000" w:rsidRPr="00000000">
        <w:rPr>
          <w:rtl w:val="0"/>
        </w:rPr>
        <w:t xml:space="preserve">sustianable</w:t>
      </w:r>
      <w:r w:rsidDel="00000000" w:rsidR="00000000" w:rsidRPr="00000000">
        <w:rPr>
          <w:rtl w:val="0"/>
        </w:rPr>
        <w:t xml:space="preserve"> blue economy policy makers as complementary to accelerate the blue agenda. However, we will not limit our manifested performance for the purpose of brushing up on a sustainable blue economy. An introduced novelty that hopefully will be acclaimed, refreshes Janiszewski's theory of marination in terms of the sociological and marine social scientific context of today's theoretical trends.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analysis of the blue economy is structured around three interrelated analytical lenses: marine, maritime, and oceanic. Among them, the first two perspectives reflect the maritime factor and the human factor, in accordance with the meaning of these concepts as applied in Ludwik Janiszewski’s theory. The marine agency conceptualises the Ocean-Seas as an omnipotent, bio-physical foundation of all-life. The human factor, as the second part of the maritimisation theory, we purposely transform into "maritime factor” to  show how this small change brings us closer to a transdisciplinary scientific approach – obviously, in our case limited to the Marine-Maritime-Ocean sociological context.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do this for a noble purpose, not to paraphrase Janiszewski's theory but to make it easier to be understood today in Ocean-Sea posthuman transcorporal scientific discourse. The idea is to show how this small transformation brings us closer to a transdisciplinary scientific approach – obviously, in our case limited to the Marine-Maritime-Ocean sociological context.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marine driving force is the circulation of water in a looped cycle between hydrosphere, lithosphere, and atmosphere.  One of many manifest Sea-Ocean performances is marinisation, entangled and embodied in the biosphere, including anthrosphere.The maritime factor is the opposite force that foregrounds in a manner completely opposite to maritimisation: decisively, unequivocally, human enters here as an agent terraforming the sea.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Human engagement with the ontopoietic Ocean-Seas through  process of “maritimisation”, understood as the deliberate territorialisation and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“cultivation of the sea” via technologies, infrastructures, and governance regimes,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effectively (but passively,  subordinating human activity to oceanic materiality and resilience thresholds.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agental realism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where hydrospheric processes, such as warming, acidification, and deoxygenation generate cascading effects across the biosphere and atmosphere, effectively subordinating human activity to oceanic materiality and resilience thresholds. The maritime lens foregrounds human engagement with the sea through processes of maritimisation, understood as the deliberate territorialisation and “cultivation of the sea” via technologies, infrastructures, and governance regimes, including aquaculture, maritime spatial planning, and port-city transformations. Here, the sea becomes a space of performed power, symbolic capital, and socio-technical control. The oceanic lens extends the analysis to the planetary scale, examining the World Ocean as a global commons subject to emerging forms of functional territorialisation, particularly in areas beyond national jurisdiction, and to normative claims for blue justice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Our standpoint is maritime sociology. We want to offer </w:t>
      </w:r>
      <w:r w:rsidDel="00000000" w:rsidR="00000000" w:rsidRPr="00000000">
        <w:rPr>
          <w:rtl w:val="0"/>
        </w:rPr>
        <w:t xml:space="preserve">practival</w:t>
      </w:r>
      <w:r w:rsidDel="00000000" w:rsidR="00000000" w:rsidRPr="00000000">
        <w:rPr>
          <w:rtl w:val="0"/>
        </w:rPr>
        <w:t xml:space="preserve"> critical revision  but applicable in light of the Blue Economy, now one of the most influential policy frameworks guiding ocean-based development in Europe and beyond. Drawing on the foundational contributions of Michael Poole and Ludwik Janiszewski, the paper argues that maritime sociology offers critical analytical resources for addressing the social, institutional, and justice-related blind spots of dominant blue policy agendas.</w:t>
      </w:r>
    </w:p>
    <w:p w:rsidR="00000000" w:rsidDel="00000000" w:rsidP="00000000" w:rsidRDefault="00000000" w:rsidRPr="00000000" w14:paraId="00000047">
      <w:pPr>
        <w:rPr>
          <w:color w:val="ff0000"/>
        </w:rPr>
      </w:pPr>
      <w:r w:rsidDel="00000000" w:rsidR="00000000" w:rsidRPr="00000000">
        <w:rPr>
          <w:rtl w:val="0"/>
        </w:rPr>
      </w:r>
    </w:p>
    <w:p w:rsidR="00000000" w:rsidDel="00000000" w:rsidP="00000000" w:rsidRDefault="00000000" w:rsidRPr="00000000" w14:paraId="00000048">
      <w:pPr>
        <w:rPr>
          <w:color w:val="ff000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