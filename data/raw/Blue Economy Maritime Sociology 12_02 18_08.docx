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A6FE2" w14:textId="77777777" w:rsidR="00C51175" w:rsidRDefault="00000000">
      <w:r>
        <w:t>---------------------------------------------</w:t>
      </w:r>
    </w:p>
    <w:p w14:paraId="5402E387" w14:textId="77777777" w:rsidR="00C51175"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This paper revisits the field of maritime sociology in light of the conceptual and policy framework of the blue economy. Drawing on the historical and theoretical evolution of maritime sociology, from Michael Poole’s sociological systematization of sea-related work to Ludwik Janiszewski’s “maritimization theory”, we propose that the blue economy offers a renewed analytical and normative framework for the sociological study of sea–society relations. We argue that while traditional maritime sociology focused primarily on maritime professions, institutions, and occupational communities, the blue economy introduces new domains of inquiry such as sustainability, circularity, ocean governance, and blue urbanism. The paper suggests that these domains can serve as entry points to extend maritime sociology beyond “people of the sea” toward an integrated sociology of </w:t>
      </w:r>
      <w:r>
        <w:rPr>
          <w:rFonts w:ascii="Times New Roman" w:eastAsia="Times New Roman" w:hAnsi="Times New Roman" w:cs="Times New Roman"/>
          <w:highlight w:val="yellow"/>
        </w:rPr>
        <w:t>sea societies</w:t>
      </w:r>
      <w:r>
        <w:rPr>
          <w:rFonts w:ascii="Times New Roman" w:eastAsia="Times New Roman" w:hAnsi="Times New Roman" w:cs="Times New Roman"/>
        </w:rPr>
        <w:t>. We develop a comparative analysis of the theoretical principles underpinning the blue economy and maritime sociology, and we advance the idea of “blue sociology” as a complementary rather than competitive framework. Furthermore, we outline research directions connecting maritime sociology to contemporary challenges including climate change, technological advancement posthuman ocean theory, and social sustainability in marine spaces.</w:t>
      </w:r>
    </w:p>
    <w:p w14:paraId="0DDF9540" w14:textId="77777777" w:rsidR="00C51175" w:rsidRDefault="00C51175">
      <w:pPr>
        <w:jc w:val="both"/>
        <w:rPr>
          <w:rFonts w:ascii="Times New Roman" w:eastAsia="Times New Roman" w:hAnsi="Times New Roman" w:cs="Times New Roman"/>
        </w:rPr>
      </w:pPr>
    </w:p>
    <w:p w14:paraId="556D7E9B" w14:textId="77777777" w:rsidR="00C51175" w:rsidRDefault="00000000">
      <w:pPr>
        <w:jc w:val="both"/>
        <w:rPr>
          <w:rFonts w:ascii="Times New Roman" w:eastAsia="Times New Roman" w:hAnsi="Times New Roman" w:cs="Times New Roman"/>
        </w:rPr>
      </w:pPr>
      <w:commentRangeStart w:id="0"/>
      <w:r>
        <w:rPr>
          <w:rFonts w:ascii="Times New Roman" w:eastAsia="Times New Roman" w:hAnsi="Times New Roman" w:cs="Times New Roman"/>
        </w:rPr>
        <w:t>1. Introduction</w:t>
      </w:r>
      <w:commentRangeEnd w:id="0"/>
      <w:r>
        <w:rPr>
          <w:rStyle w:val="Odwoaniedokomentarza"/>
          <w:rFonts w:ascii="Times New Roman" w:eastAsia="Times New Roman" w:hAnsi="Times New Roman" w:cs="Times New Roman"/>
          <w:sz w:val="24"/>
          <w:szCs w:val="24"/>
        </w:rPr>
        <w:commentReference w:id="0"/>
      </w:r>
    </w:p>
    <w:p w14:paraId="649EEFA6" w14:textId="77777777" w:rsidR="00C51175" w:rsidRDefault="00000000">
      <w:pPr>
        <w:spacing w:before="240" w:after="240"/>
        <w:jc w:val="both"/>
        <w:rPr>
          <w:ins w:id="1" w:author="Robert Bartłomiejski" w:date="2026-01-25T03:45:00Z"/>
          <w:rFonts w:ascii="Times New Roman" w:eastAsia="Times New Roman" w:hAnsi="Times New Roman" w:cs="Times New Roman"/>
        </w:rPr>
      </w:pPr>
      <w:ins w:id="2" w:author="Robert Bartłomiejski" w:date="2026-01-25T03:45:00Z">
        <w:r>
          <w:rPr>
            <w:rFonts w:ascii="Times New Roman" w:eastAsia="Times New Roman" w:hAnsi="Times New Roman" w:cs="Times New Roman"/>
          </w:rPr>
          <w:t xml:space="preserve">Over the past decade, the </w:t>
        </w:r>
        <w:r>
          <w:rPr>
            <w:rFonts w:ascii="Times New Roman" w:eastAsia="Times New Roman" w:hAnsi="Times New Roman" w:cs="Times New Roman"/>
            <w:b/>
            <w:bCs/>
            <w:rPrChange w:id="3" w:author="Robert Bartłomiejski" w:date="2026-01-25T03:45:00Z">
              <w:rPr>
                <w:rFonts w:ascii="Times New Roman" w:eastAsia="Times New Roman" w:hAnsi="Times New Roman" w:cs="Times New Roman"/>
              </w:rPr>
            </w:rPrChange>
          </w:rPr>
          <w:t>Blue Economy</w:t>
        </w:r>
        <w:r>
          <w:rPr>
            <w:rFonts w:ascii="Times New Roman" w:eastAsia="Times New Roman" w:hAnsi="Times New Roman" w:cs="Times New Roman"/>
          </w:rPr>
          <w:t xml:space="preserve"> (and the closely related policy idiom, </w:t>
        </w:r>
        <w:r>
          <w:rPr>
            <w:rFonts w:ascii="Times New Roman" w:eastAsia="Times New Roman" w:hAnsi="Times New Roman" w:cs="Times New Roman"/>
            <w:b/>
            <w:bCs/>
            <w:rPrChange w:id="4" w:author="Robert Bartłomiejski" w:date="2026-01-25T03:45:00Z">
              <w:rPr>
                <w:rFonts w:ascii="Times New Roman" w:eastAsia="Times New Roman" w:hAnsi="Times New Roman" w:cs="Times New Roman"/>
              </w:rPr>
            </w:rPrChange>
          </w:rPr>
          <w:t>Blue Growth</w:t>
        </w:r>
        <w:r>
          <w:rPr>
            <w:rFonts w:ascii="Times New Roman" w:eastAsia="Times New Roman" w:hAnsi="Times New Roman" w:cs="Times New Roman"/>
          </w:rPr>
          <w:t xml:space="preserve">) has emerged as the guiding principle and symbolic representation of ongoing scholarly and political “turns,” including the oceanic and the </w:t>
        </w:r>
        <w:r>
          <w:rPr>
            <w:rFonts w:ascii="Times New Roman" w:eastAsia="Times New Roman" w:hAnsi="Times New Roman" w:cs="Times New Roman"/>
            <w:b/>
            <w:bCs/>
            <w:rPrChange w:id="5" w:author="Robert Bartłomiejski" w:date="2026-01-25T03:45:00Z">
              <w:rPr>
                <w:rFonts w:ascii="Times New Roman" w:eastAsia="Times New Roman" w:hAnsi="Times New Roman" w:cs="Times New Roman"/>
              </w:rPr>
            </w:rPrChange>
          </w:rPr>
          <w:t>posthumanist</w:t>
        </w:r>
        <w:r>
          <w:rPr>
            <w:rFonts w:ascii="Times New Roman" w:eastAsia="Times New Roman" w:hAnsi="Times New Roman" w:cs="Times New Roman"/>
          </w:rPr>
          <w:t xml:space="preserve"> (Elizabeth DeLoughrey).</w:t>
        </w:r>
      </w:ins>
    </w:p>
    <w:p w14:paraId="405CB05C" w14:textId="77777777" w:rsidR="00C51175" w:rsidRDefault="00000000">
      <w:pPr>
        <w:rPr>
          <w:ins w:id="6" w:author="Robert Bartłomiejski" w:date="2026-01-25T03:45:00Z"/>
        </w:rPr>
      </w:pPr>
      <w:ins w:id="7" w:author="Robert Bartłomiejski" w:date="2026-01-25T03:45:00Z">
        <w:r>
          <w:t xml:space="preserve">Classic comprehension of ‘marine sociology’ and ‘maritime sociology’ has been rooted in anthropocentric frameworks—emphasizing the human’s ability to set accurate and delimitative criteria for marine (nature realm), maritime (humanity realm) and ocean sociology (all-marine social realities are interdisciplinarily constructed) (Janiszewski, 1978).  The assemblages of non-human, human nature and more-than-human in terms of eco-criticism, new materialism, wet ontologies and agential realism, rejected that marine and maritime dualism. However, the meta-theoretical oceanic turn has two false if separable extremes: 1) universality (macro-oversimplification), in terms of transcorporeality, circularity of flows ot the tidalectic rhythm; 2) water-human embodiments, entanglements and liquid materialities. Dualism of marine sociology and maritime sociology seems illusionary as none of marine social realities are free from maritime social realities and vice versa. That allows to neglect separativeness of both in favor of transcorporeal plurality of potentialities, that adds new scope: emergent, uncertain, fluid, permeable, transformable states of matter. That approach has been away from quantitative, linearly dualistic processes toward open-ended, mutable relationships between human bodies and the ocean. It shifts the focus from depictions of a seascape where human bodies attain agency to considering the experience and </w:t>
        </w:r>
        <w:r>
          <w:lastRenderedPageBreak/>
          <w:t xml:space="preserve">representability of sea ontologies, wet matter, and transcorporeal engagements with the more-than-human world. </w:t>
        </w:r>
      </w:ins>
    </w:p>
    <w:p w14:paraId="3EE69955" w14:textId="77777777" w:rsidR="00C51175" w:rsidRDefault="00000000">
      <w:pPr>
        <w:spacing w:before="240" w:after="240"/>
        <w:jc w:val="both"/>
        <w:rPr>
          <w:ins w:id="8" w:author="Robert Bartłomiejski" w:date="2026-01-25T03:45:00Z"/>
          <w:rFonts w:ascii="Times New Roman" w:eastAsia="Times New Roman" w:hAnsi="Times New Roman" w:cs="Times New Roman"/>
        </w:rPr>
      </w:pPr>
      <w:ins w:id="9" w:author="Robert Bartłomiejski" w:date="2026-01-25T03:45:00Z">
        <w:r>
          <w:rPr>
            <w:rFonts w:ascii="Times New Roman" w:eastAsia="Times New Roman" w:hAnsi="Times New Roman" w:cs="Times New Roman"/>
          </w:rPr>
          <w:t>This work generally universalized the ocean (as nonhuman nature) rather than socially constructed realities, ontologies, and epistemologies situated in culturally specific spaces, places (as history).</w:t>
        </w:r>
      </w:ins>
    </w:p>
    <w:p w14:paraId="2F95188A" w14:textId="77777777" w:rsidR="00C51175" w:rsidRDefault="00000000">
      <w:pPr>
        <w:spacing w:before="240" w:after="240"/>
        <w:jc w:val="both"/>
        <w:rPr>
          <w:ins w:id="10" w:author="Robert Bartłomiejski" w:date="2026-01-25T03:45:00Z"/>
          <w:rFonts w:ascii="Times New Roman" w:eastAsia="Times New Roman" w:hAnsi="Times New Roman" w:cs="Times New Roman"/>
        </w:rPr>
      </w:pPr>
      <w:ins w:id="11" w:author="Robert Bartłomiejski" w:date="2026-01-25T03:45:00Z">
        <w:r>
          <w:rPr>
            <w:rFonts w:ascii="Times New Roman" w:eastAsia="Times New Roman" w:hAnsi="Times New Roman" w:cs="Times New Roman"/>
          </w:rPr>
          <w:t xml:space="preserve">However it does not mean that marine sociology and maritime sociology are no longer sufficient or relevant. It means that marine, maritime, ocean etc. need to acknowledge unthinkable, experimental, creative, novice, hybrid, speculative, transformable set or matrix (sea of enormous possibilities, uncertainties, looped, cyclical, re-enacted but also reconfigurated, reinterpreted, reconstructed, recalled, copied translatory intra- and inter- actions of all sub-systemic entities, without scalable viewpoint. . </w:t>
        </w:r>
      </w:ins>
    </w:p>
    <w:p w14:paraId="05DB24A0" w14:textId="77777777" w:rsidR="00C51175" w:rsidRDefault="00000000">
      <w:pPr>
        <w:jc w:val="both"/>
        <w:rPr>
          <w:ins w:id="12" w:author="Robert Bartłomiejski" w:date="2026-01-23T22:55:00Z"/>
          <w:rFonts w:ascii="Times New Roman" w:eastAsia="Times New Roman" w:hAnsi="Times New Roman" w:cs="Times New Roman"/>
        </w:rPr>
      </w:pPr>
      <w:r>
        <w:rPr>
          <w:rFonts w:ascii="Times New Roman" w:eastAsia="Times New Roman" w:hAnsi="Times New Roman" w:cs="Times New Roman"/>
        </w:rPr>
        <w:t xml:space="preserve">Over the past decade, the Blue Economy </w:t>
      </w:r>
      <w:ins w:id="13" w:author="Robert Bartłomiejski" w:date="2026-01-23T22:54:00Z">
        <w:r>
          <w:rPr>
            <w:rFonts w:ascii="Times New Roman" w:eastAsia="Times New Roman" w:hAnsi="Times New Roman" w:cs="Times New Roman"/>
          </w:rPr>
          <w:t xml:space="preserve">- </w:t>
        </w:r>
      </w:ins>
      <w:del w:id="14" w:author="Robert Bartłomiejski" w:date="2026-01-23T22:54:00Z">
        <w:r>
          <w:rPr>
            <w:rFonts w:ascii="Times New Roman" w:eastAsia="Times New Roman" w:hAnsi="Times New Roman" w:cs="Times New Roman"/>
          </w:rPr>
          <w:delText>(</w:delText>
        </w:r>
      </w:del>
      <w:r>
        <w:rPr>
          <w:rFonts w:ascii="Times New Roman" w:eastAsia="Times New Roman" w:hAnsi="Times New Roman" w:cs="Times New Roman"/>
        </w:rPr>
        <w:t>and the closely related policy idiom</w:t>
      </w:r>
      <w:ins w:id="15" w:author="Robert Bartłomiejski" w:date="2026-01-23T23:21:00Z">
        <w:r>
          <w:rPr>
            <w:rFonts w:ascii="Times New Roman" w:eastAsia="Times New Roman" w:hAnsi="Times New Roman" w:cs="Times New Roman"/>
          </w:rPr>
          <w:t>,</w:t>
        </w:r>
      </w:ins>
      <w:del w:id="16" w:author="Robert Bartłomiejski" w:date="2026-01-23T23:21:00Z">
        <w:r>
          <w:rPr>
            <w:rFonts w:ascii="Times New Roman" w:eastAsia="Times New Roman" w:hAnsi="Times New Roman" w:cs="Times New Roman"/>
          </w:rPr>
          <w:delText xml:space="preserve"> of </w:delText>
        </w:r>
      </w:del>
      <w:r>
        <w:rPr>
          <w:rFonts w:ascii="Times New Roman" w:eastAsia="Times New Roman" w:hAnsi="Times New Roman" w:cs="Times New Roman"/>
        </w:rPr>
        <w:t>Blue Growth</w:t>
      </w:r>
      <w:del w:id="17" w:author="Robert Bartłomiejski" w:date="2026-01-23T22:55:00Z">
        <w:r>
          <w:rPr>
            <w:rFonts w:ascii="Times New Roman" w:eastAsia="Times New Roman" w:hAnsi="Times New Roman" w:cs="Times New Roman"/>
          </w:rPr>
          <w:delText>)</w:delText>
        </w:r>
      </w:del>
      <w:r>
        <w:rPr>
          <w:rFonts w:ascii="Times New Roman" w:eastAsia="Times New Roman" w:hAnsi="Times New Roman" w:cs="Times New Roman"/>
        </w:rPr>
        <w:t xml:space="preserve"> </w:t>
      </w:r>
      <w:ins w:id="18" w:author="Robert Bartłomiejski" w:date="2026-01-23T22:55:00Z">
        <w:r>
          <w:rPr>
            <w:rFonts w:ascii="Times New Roman" w:eastAsia="Times New Roman" w:hAnsi="Times New Roman" w:cs="Times New Roman"/>
          </w:rPr>
          <w:t xml:space="preserve">- </w:t>
        </w:r>
      </w:ins>
      <w:r>
        <w:rPr>
          <w:rFonts w:ascii="Times New Roman" w:eastAsia="Times New Roman" w:hAnsi="Times New Roman" w:cs="Times New Roman"/>
        </w:rPr>
        <w:t xml:space="preserve">has </w:t>
      </w:r>
      <w:ins w:id="19" w:author="Robert Bartłomiejski" w:date="2026-01-23T22:55:00Z">
        <w:r>
          <w:rPr>
            <w:rFonts w:ascii="Times New Roman" w:eastAsia="Times New Roman" w:hAnsi="Times New Roman" w:cs="Times New Roman"/>
          </w:rPr>
          <w:t xml:space="preserve">emerged as the guiding principle and symbolic representation of ongoing “turns”: aquatic, oceanic (Winkier ), posthumanist (Elizabeth DeLoughrey). </w:t>
        </w:r>
      </w:ins>
    </w:p>
    <w:p w14:paraId="4318D455" w14:textId="77777777" w:rsidR="00C51175" w:rsidRDefault="00000000">
      <w:pPr>
        <w:spacing w:before="240" w:after="240"/>
        <w:jc w:val="both"/>
        <w:rPr>
          <w:ins w:id="20" w:author="Robert Bartłomiejski" w:date="2026-01-23T22:55:00Z"/>
          <w:rFonts w:ascii="Times New Roman" w:eastAsia="Times New Roman" w:hAnsi="Times New Roman" w:cs="Times New Roman"/>
        </w:rPr>
      </w:pPr>
      <w:ins w:id="21" w:author="Robert Bartłomiejski" w:date="2026-01-23T22:55:00Z">
        <w:r>
          <w:rPr>
            <w:rFonts w:ascii="Times New Roman" w:eastAsia="Times New Roman" w:hAnsi="Times New Roman" w:cs="Times New Roman"/>
          </w:rPr>
          <w:t xml:space="preserve">While the human blueness comprehension has been embedded in power, agency, and influence interplay of human agents (entities recognisable by their reasonable sensuality and agency manifested. Social natural ontologies put emphasis not at performativity of being but to  becoming . Water-embodiments, fluid and constantly translating and reconfiguring  entanglements  proposing transcorporeality, circularity of flows, tidalectic rhythm   diminished supremacy of humans in the ecosystem was   nature dependency has been  potentialities of being beneficial to human purposes wild and unpredictable biotic nature domesticated and recognized   used materialities predictable habitat.  subordinated materiality and  constructed ; Posthuman and transcorporeal blueprint </w:t>
        </w:r>
      </w:ins>
    </w:p>
    <w:p w14:paraId="2A96A24A" w14:textId="77777777" w:rsidR="00C51175" w:rsidRDefault="00000000">
      <w:pPr>
        <w:spacing w:before="240" w:after="240"/>
        <w:jc w:val="both"/>
        <w:rPr>
          <w:ins w:id="22" w:author="Robert Bartłomiejski" w:date="2026-01-23T22:55:00Z"/>
          <w:rFonts w:ascii="Times New Roman" w:eastAsia="Times New Roman" w:hAnsi="Times New Roman" w:cs="Times New Roman"/>
        </w:rPr>
      </w:pPr>
      <w:ins w:id="23" w:author="Robert Bartłomiejski" w:date="2026-01-23T22:55:00Z">
        <w:r>
          <w:rPr>
            <w:rFonts w:ascii="Times New Roman" w:eastAsia="Times New Roman" w:hAnsi="Times New Roman" w:cs="Times New Roman"/>
          </w:rPr>
          <w:t>quantitative, linearly dualistic processes  open-ended, cause-effect, action-reaction, the mutable relationship between human bodies and the ocean, shifting from depictions ofa seascape across which human bodies attain agency to considering the experience and representability of sea ontologies, wet matter, and transcorporeal engagements with the morethan- human world. This work generally focuses on a universalized ocean (as nonhuman nature) rather than a socially constructed realities, ontologies, epistemologies in economies, politics and culturally specific spaces, place (as history). in its final effect, but essence, but becoming  human-driven expectations and desires are mostly dualistic: (human and non-human), transcorporality  bio-gas-hydro-litoral-circulation of materialism vs. human-technology (unpredictable wilderness, hostile habitat, stimulating curiosity and imagination → tailored, regulated, adjusted, recognised, domesticated, subordinated and predictable)  . The opposite  transco(post)colonial dominance over non-human and more-than-human entanglements renders  trans corporelated loops circulating marine-socio-natural reality or blue planetarizm   human sensibility and entangled transibility, not only prone to tolerate hydro-social micro-, meso- and macro action nets and actor-networks, bThis dualism remains distant from new materialism, social nature ontologism, and the hybrids entangled in innumerable and perpetual translations.</w:t>
        </w:r>
      </w:ins>
    </w:p>
    <w:p w14:paraId="6FDCA973" w14:textId="77777777" w:rsidR="00C51175" w:rsidRDefault="00C51175">
      <w:pPr>
        <w:spacing w:before="240" w:after="240"/>
        <w:jc w:val="both"/>
        <w:rPr>
          <w:ins w:id="24" w:author="Robert Bartłomiejski" w:date="2026-01-23T22:55:00Z"/>
          <w:rFonts w:ascii="Times New Roman" w:eastAsia="Times New Roman" w:hAnsi="Times New Roman" w:cs="Times New Roman"/>
        </w:rPr>
      </w:pPr>
    </w:p>
    <w:p w14:paraId="7F5DA64C" w14:textId="77777777" w:rsidR="00C51175" w:rsidRDefault="00C51175">
      <w:pPr>
        <w:spacing w:before="240" w:after="240"/>
        <w:jc w:val="both"/>
        <w:rPr>
          <w:ins w:id="25" w:author="Robert Bartłomiejski" w:date="2026-01-23T22:55:00Z"/>
          <w:rFonts w:ascii="Times New Roman" w:eastAsia="Times New Roman" w:hAnsi="Times New Roman" w:cs="Times New Roman"/>
        </w:rPr>
      </w:pPr>
    </w:p>
    <w:p w14:paraId="46C1A5D3" w14:textId="77777777" w:rsidR="00C51175" w:rsidRDefault="00000000">
      <w:pPr>
        <w:spacing w:before="240" w:after="240"/>
        <w:jc w:val="both"/>
        <w:rPr>
          <w:ins w:id="26" w:author="Robert Bartłomiejski" w:date="2026-01-23T22:55:00Z"/>
          <w:rFonts w:ascii="Times New Roman" w:eastAsia="Times New Roman" w:hAnsi="Times New Roman" w:cs="Times New Roman"/>
        </w:rPr>
      </w:pPr>
      <w:ins w:id="27" w:author="Robert Bartłomiejski" w:date="2026-01-23T22:55:00Z">
        <w:r>
          <w:rPr>
            <w:rFonts w:ascii="Times New Roman" w:eastAsia="Times New Roman" w:hAnsi="Times New Roman" w:cs="Times New Roman"/>
          </w:rPr>
          <w:t>While the comprehension of the concept of blueness remains valburable social  and ontological,  framework of sensibility, encompassing translations among human needs, social interests, values, traditions, emotions, knowledge, technology, and nature, the fluidity of its semantic range renders human sense-making persistently dualistic. This dualism remains distant from new materialism, social nature ontologism, and the hybrids entangled in innumerable and perpetual translations.</w:t>
        </w:r>
      </w:ins>
    </w:p>
    <w:p w14:paraId="0E035F01" w14:textId="77777777" w:rsidR="00C51175" w:rsidRDefault="00C51175">
      <w:pPr>
        <w:jc w:val="both"/>
        <w:rPr>
          <w:ins w:id="28" w:author="Robert Bartłomiejski" w:date="2026-01-23T22:55:00Z"/>
          <w:rFonts w:ascii="Times New Roman" w:eastAsia="Times New Roman" w:hAnsi="Times New Roman" w:cs="Times New Roman"/>
        </w:rPr>
      </w:pPr>
    </w:p>
    <w:p w14:paraId="32606A8D" w14:textId="77777777" w:rsidR="00C51175" w:rsidRDefault="00C51175">
      <w:pPr>
        <w:jc w:val="both"/>
        <w:rPr>
          <w:ins w:id="29" w:author="Robert Bartłomiejski" w:date="2026-01-23T22:55:00Z"/>
          <w:rFonts w:ascii="Times New Roman" w:eastAsia="Times New Roman" w:hAnsi="Times New Roman" w:cs="Times New Roman"/>
        </w:rPr>
      </w:pPr>
    </w:p>
    <w:p w14:paraId="37E47E1D" w14:textId="77777777" w:rsidR="00C51175" w:rsidRDefault="00C51175">
      <w:pPr>
        <w:jc w:val="both"/>
        <w:rPr>
          <w:ins w:id="30" w:author="Robert Bartłomiejski" w:date="2026-01-23T22:55:00Z"/>
          <w:rFonts w:ascii="Times New Roman" w:eastAsia="Times New Roman" w:hAnsi="Times New Roman" w:cs="Times New Roman"/>
        </w:rPr>
      </w:pPr>
    </w:p>
    <w:p w14:paraId="53C6DEAC" w14:textId="77777777" w:rsidR="00C51175" w:rsidRDefault="00000000">
      <w:pPr>
        <w:jc w:val="both"/>
        <w:rPr>
          <w:ins w:id="31" w:author="Robert Bartłomiejski" w:date="2026-01-24T01:26:00Z"/>
          <w:rFonts w:ascii="Times New Roman" w:eastAsia="Times New Roman" w:hAnsi="Times New Roman" w:cs="Times New Roman"/>
        </w:rPr>
      </w:pPr>
      <w:ins w:id="32" w:author="Robert Bartłomiejski" w:date="2026-01-23T22:55:00Z">
        <w:r>
          <w:rPr>
            <w:rFonts w:ascii="Times New Roman" w:eastAsia="Times New Roman" w:hAnsi="Times New Roman" w:cs="Times New Roman"/>
          </w:rPr>
          <w:t xml:space="preserve">the change  </w:t>
        </w:r>
        <w:del w:id="33" w:author="Robert Bartłomiejski" w:date="2026-01-23T22:55:00Z">
          <w:r>
            <w:rPr>
              <w:rFonts w:ascii="Times New Roman" w:eastAsia="Times New Roman" w:hAnsi="Times New Roman" w:cs="Times New Roman"/>
            </w:rPr>
            <w:delText xml:space="preserve">emerged </w:delText>
          </w:r>
        </w:del>
      </w:ins>
      <w:del w:id="34" w:author="Robert Bartłomiejski" w:date="2026-01-23T22:55:00Z">
        <w:r>
          <w:rPr>
            <w:rFonts w:ascii="Times New Roman" w:eastAsia="Times New Roman" w:hAnsi="Times New Roman" w:cs="Times New Roman"/>
          </w:rPr>
          <w:delText>become a dominant</w:delText>
        </w:r>
      </w:del>
      <w:r>
        <w:rPr>
          <w:rFonts w:ascii="Times New Roman" w:eastAsia="Times New Roman" w:hAnsi="Times New Roman" w:cs="Times New Roman"/>
        </w:rPr>
        <w:t xml:space="preserve"> </w:t>
      </w:r>
      <w:ins w:id="35" w:author="Robert Bartłomiejski" w:date="2026-01-23T22:58:00Z">
        <w:r>
          <w:rPr>
            <w:rFonts w:ascii="Times New Roman" w:eastAsia="Times New Roman" w:hAnsi="Times New Roman" w:cs="Times New Roman"/>
          </w:rPr>
          <w:t xml:space="preserve">umbrella </w:t>
        </w:r>
      </w:ins>
      <w:r>
        <w:rPr>
          <w:rFonts w:ascii="Times New Roman" w:eastAsia="Times New Roman" w:hAnsi="Times New Roman" w:cs="Times New Roman"/>
        </w:rPr>
        <w:t>frame</w:t>
      </w:r>
      <w:ins w:id="36" w:author="Robert Bartłomiejski" w:date="2026-01-23T22:56:00Z">
        <w:r>
          <w:rPr>
            <w:rFonts w:ascii="Times New Roman" w:eastAsia="Times New Roman" w:hAnsi="Times New Roman" w:cs="Times New Roman"/>
          </w:rPr>
          <w:t>work for multi-sectoral economics, multi-level governance and multilateral politics.</w:t>
        </w:r>
        <w:del w:id="37" w:author="Robert Bartłomiejski" w:date="2026-01-23T22:56:00Z">
          <w:r>
            <w:rPr>
              <w:rFonts w:ascii="Times New Roman" w:eastAsia="Times New Roman" w:hAnsi="Times New Roman" w:cs="Times New Roman"/>
            </w:rPr>
            <w:delText xml:space="preserve"> and policies, and .  , which states </w:delText>
          </w:r>
        </w:del>
      </w:ins>
      <w:del w:id="38" w:author="Robert Bartłomiejski" w:date="2026-01-23T22:56:00Z">
        <w:r>
          <w:rPr>
            <w:rFonts w:ascii="Times New Roman" w:eastAsia="Times New Roman" w:hAnsi="Times New Roman" w:cs="Times New Roman"/>
          </w:rPr>
          <w:delText xml:space="preserve"> through which states,</w:delText>
        </w:r>
      </w:del>
      <w:ins w:id="39" w:author="Robert Bartłomiejski" w:date="2026-01-23T22:56:00Z">
        <w:r>
          <w:rPr>
            <w:rFonts w:ascii="Times New Roman" w:eastAsia="Times New Roman" w:hAnsi="Times New Roman" w:cs="Times New Roman"/>
          </w:rPr>
          <w:t xml:space="preserve"> </w:t>
        </w:r>
      </w:ins>
      <w:r>
        <w:rPr>
          <w:rFonts w:ascii="Times New Roman" w:eastAsia="Times New Roman" w:hAnsi="Times New Roman" w:cs="Times New Roman"/>
        </w:rPr>
        <w:t>However,</w:t>
      </w:r>
      <w:ins w:id="40" w:author="Robert Bartłomiejski" w:date="2026-01-24T01:26:00Z">
        <w:r>
          <w:rPr>
            <w:rFonts w:ascii="Times New Roman" w:eastAsia="Times New Roman" w:hAnsi="Times New Roman" w:cs="Times New Roman"/>
          </w:rPr>
          <w:t xml:space="preserve"> we claim that the consensus on the “blue” growth aims, values and interests have a fluid meaning attributed to it, connoting social change, turning points and crises. </w:t>
        </w:r>
      </w:ins>
    </w:p>
    <w:p w14:paraId="0F5958E9" w14:textId="77777777" w:rsidR="00C51175" w:rsidRDefault="00000000">
      <w:pPr>
        <w:jc w:val="both"/>
        <w:rPr>
          <w:ins w:id="41" w:author="Robert Bartłomiejski" w:date="2026-01-24T01:26:00Z"/>
          <w:rFonts w:ascii="Times New Roman" w:eastAsia="Times New Roman" w:hAnsi="Times New Roman" w:cs="Times New Roman"/>
        </w:rPr>
      </w:pPr>
      <w:ins w:id="42" w:author="Robert Bartłomiejski" w:date="2026-01-24T01:26:00Z">
        <w:r>
          <w:rPr>
            <w:rFonts w:ascii="Times New Roman" w:eastAsia="Times New Roman" w:hAnsi="Times New Roman" w:cs="Times New Roman"/>
          </w:rPr>
          <w:t>While the comprehension of the concept of blueness involves an open framework of sensibility that encompasses translations among human needs, social interests, values, traditions, and emotions—alongside knowledge, technology, and nature—the fluidity of its semantic range renders human sense-making persistently dualistic. This remains somewhat detached from new materialism, social nature ontologism, and the hybrids entangled in numerous and perpetual translations.</w:t>
        </w:r>
      </w:ins>
    </w:p>
    <w:p w14:paraId="71B48FC0" w14:textId="77777777" w:rsidR="00C51175" w:rsidRDefault="00000000">
      <w:pPr>
        <w:jc w:val="both"/>
        <w:rPr>
          <w:rFonts w:ascii="Times New Roman" w:eastAsia="Times New Roman" w:hAnsi="Times New Roman" w:cs="Times New Roman"/>
        </w:rPr>
      </w:pPr>
      <w:ins w:id="43" w:author="Robert Bartłomiejski" w:date="2026-01-24T01:26:00Z">
        <w:r>
          <w:rPr>
            <w:rFonts w:ascii="Times New Roman" w:eastAsia="Times New Roman" w:hAnsi="Times New Roman" w:cs="Times New Roman"/>
          </w:rPr>
          <w:t xml:space="preserve"> the consensus surrounding this term remains largely superficial duality separating: “marine sociology”, “maritime sociology”, “Ocean sociology” and “blue sociology”.  Analogicly,   In practice, the Blue Economy functions as a "facile" label: it is water without a body, a form of conceptual "unformed materiality" that lacks meaning because it seeks to abstract the ocean from its specific relations (Neimanis &amp; Bezan, 2023). This conceptual openness determines which maritime uses are legitimized and whose knowledge systems are recognized, often defaulting to a reductionist, "brute" materialist discourse that privileges predictable, mechanistic models of life. </w:t>
        </w:r>
      </w:ins>
      <w:del w:id="44" w:author="Robert Bartłomiejski" w:date="2026-01-24T01:26:00Z">
        <w:r>
          <w:rPr>
            <w:rFonts w:ascii="Times New Roman" w:eastAsia="Times New Roman" w:hAnsi="Times New Roman" w:cs="Times New Roman"/>
          </w:rPr>
          <w:delText xml:space="preserve"> </w:delText>
        </w:r>
      </w:del>
      <w:r>
        <w:rPr>
          <w:rFonts w:ascii="Times New Roman" w:eastAsia="Times New Roman" w:hAnsi="Times New Roman" w:cs="Times New Roman"/>
        </w:rPr>
        <w:t>th international organizations, and industry actors imagine and accelerate ocean based development. However, apparent consensus around the term is often superficial. Across research and policy arenas, “blue economy” functions less as a stable concept and more as a flexible label that is repeatedly redefined across sectors, scales, and institutional settings (Silver et al., 2015; Voyer et al., 2018; Penca et al., 2025). This conceptual openness has practical consequences: it affects which ocean uses are legitimized, which trade-offs are rendered visible, and whose knowledge and interests are recognized in decision making (Silver et al., 2015; Voyer et al., 2018).</w:t>
      </w:r>
    </w:p>
    <w:p w14:paraId="36FB9FED" w14:textId="77777777" w:rsidR="00C51175"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At the same time, intensified ocean development unfolds under conditions of accelerating socio ecological change. Marine biodiversity loss, climate disruption, and widening social </w:t>
      </w:r>
      <w:r>
        <w:rPr>
          <w:rFonts w:ascii="Times New Roman" w:eastAsia="Times New Roman" w:hAnsi="Times New Roman" w:cs="Times New Roman"/>
        </w:rPr>
        <w:lastRenderedPageBreak/>
        <w:t>inequalities challenge policy narratives that promise simultaneous growth, sustainability, and social well being (Sumaila et al., 2021). Although many Blue Economy strategies rely on modernization assumptions, namely that technological innovation and investment can deliver green transitions and jobs, critical social science shows that blue agendas may reproduce uneven development, particularly when marine spatial re ordering privileges capital intensive sectors and redistributes access to marine space (Bennett et al., 2021; Ertör &amp; Hadjimichael, 2020; Penca et al., 2025). In this regard, the Blue Economy is not only a technical or managerial program but also an arena of contestation where benefits, harms, and legitimacy are negotiated through institutions and power relations (Penca et al., 2025).</w:t>
      </w:r>
    </w:p>
    <w:p w14:paraId="6E332594" w14:textId="77777777" w:rsidR="00C51175"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These tensions have strengthened calls to integrate the marine social sciences into ocean sustainability research and governance. Recent syntheses argue that social science is essential for understanding institutional dynamics, legitimacy, conflict, and distributive consequences, especially when ocean policies reshape livelihoods and identities in coastal and maritime communities (Bavinck &amp; Verrips, 2020; Bennett, 2019; Penca et al., 2025). Within this broader agenda, Rios and Chicaguala (2024) explicitly call for a maritime sociology that can contribute to sustainability science by linking ocean change to social organization, institutions, and processes of social transformation.</w:t>
      </w:r>
    </w:p>
    <w:p w14:paraId="3B35A0D7" w14:textId="77777777" w:rsidR="00C51175"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Yet sociology remains comparatively under mobilized in many ocean governance and Blue Economy debates, despite its strengths for analysing labour, stratification, organizations, and social change (Kołodziej &amp; Kołodziej Durnaś, 2022; Rios &amp; Chicaguala, 2024). Maritime sociology offers a particularly relevant bridge because it has historically examined the sea as a distinctive social space shaped by mobility, risk, regulation, and specialized occupational cultures, while also connecting shipboard life, port city dynamics, and maritime labour to wider political economic structures (Kołodziej &amp; Kołodziej Durnaś, 2022). This is crucial for Blue Economy analysis, where policy goals are translated into everyday practices through firms, supply chains, ports, training systems, and labour regimes.</w:t>
      </w:r>
    </w:p>
    <w:p w14:paraId="13683E89" w14:textId="77777777" w:rsidR="00C51175"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This paper revisits maritime sociology in light of the contemporary prominence of the Blue Economy by drawing on the conceptual resources already developed within the field</w:t>
      </w:r>
      <w:ins w:id="45" w:author="Robert Bartłomiejski" w:date="2026-01-23T22:26:00Z">
        <w:r>
          <w:rPr>
            <w:rFonts w:ascii="Times New Roman" w:eastAsia="Times New Roman" w:hAnsi="Times New Roman" w:cs="Times New Roman"/>
          </w:rPr>
          <w:t xml:space="preserve"> </w:t>
        </w:r>
      </w:ins>
      <w:r>
        <w:rPr>
          <w:rFonts w:ascii="Times New Roman" w:eastAsia="Times New Roman" w:hAnsi="Times New Roman" w:cs="Times New Roman"/>
        </w:rPr>
        <w:t>. In particular, we return to formative frameworks that delimit maritime sociology’s core themes and analytic concerns (Poole, 1981; Janiszewski &amp; Sosnowski, 1984). We argue that re engaging these traditions provides a timely sociological lens for evaluating Blue Economy trajectories,</w:t>
      </w:r>
      <w:commentRangeStart w:id="46"/>
      <w:r>
        <w:rPr>
          <w:rFonts w:ascii="Times New Roman" w:eastAsia="Times New Roman" w:hAnsi="Times New Roman" w:cs="Times New Roman"/>
        </w:rPr>
        <w:t xml:space="preserve"> not only in terms of environmental performance but also in terms of labour conditions, social inequalities, and justice claims that are frequently marginal to sector led blue strategies</w:t>
      </w:r>
      <w:commentRangeEnd w:id="46"/>
      <w:r>
        <w:rPr>
          <w:rStyle w:val="Odwoaniedokomentarza"/>
          <w:rFonts w:ascii="Times New Roman" w:eastAsia="Times New Roman" w:hAnsi="Times New Roman" w:cs="Times New Roman"/>
          <w:sz w:val="24"/>
          <w:szCs w:val="24"/>
        </w:rPr>
        <w:commentReference w:id="46"/>
      </w:r>
      <w:r>
        <w:rPr>
          <w:rFonts w:ascii="Times New Roman" w:eastAsia="Times New Roman" w:hAnsi="Times New Roman" w:cs="Times New Roman"/>
        </w:rPr>
        <w:t xml:space="preserve"> (Bennett et al., 2021; Penca et al., 2025; Rios &amp; Chicaguala, 2024). In doing so, we position “blue sociology” as a research orientation that connects Blue Economy governance to the social worlds where ocean development is enacted, contested, and sometimes resisted (Picken, n.d.; Rios &amp; Chicaguala, 2024).</w:t>
      </w:r>
      <w:ins w:id="47" w:author="Robert Bartłomiejski" w:date="2026-01-23T17:30:00Z">
        <w:r>
          <w:rPr>
            <w:rFonts w:ascii="Times New Roman" w:eastAsia="Times New Roman" w:hAnsi="Times New Roman" w:cs="Times New Roman"/>
          </w:rPr>
          <w:t xml:space="preserve"> However, we aim to substantiate that diverse human and ocean related sociological paradigms are n maritime sociology,  want to would like to su</w:t>
        </w:r>
      </w:ins>
    </w:p>
    <w:p w14:paraId="2133CCDD" w14:textId="77777777" w:rsidR="00C51175" w:rsidRDefault="00C51175">
      <w:pPr>
        <w:jc w:val="both"/>
        <w:rPr>
          <w:rFonts w:ascii="Times New Roman" w:eastAsia="Times New Roman" w:hAnsi="Times New Roman" w:cs="Times New Roman"/>
        </w:rPr>
      </w:pPr>
    </w:p>
    <w:p w14:paraId="5B46EB83" w14:textId="77777777" w:rsidR="00C51175" w:rsidRDefault="00000000">
      <w:pPr>
        <w:jc w:val="both"/>
        <w:rPr>
          <w:rFonts w:ascii="Times New Roman" w:eastAsia="Times New Roman" w:hAnsi="Times New Roman" w:cs="Times New Roman"/>
        </w:rPr>
      </w:pPr>
      <w:r>
        <w:rPr>
          <w:rFonts w:ascii="Times New Roman" w:eastAsia="Times New Roman" w:hAnsi="Times New Roman" w:cs="Times New Roman"/>
        </w:rPr>
        <w:t>2. Theoretical framework</w:t>
      </w:r>
    </w:p>
    <w:p w14:paraId="4AC5E764" w14:textId="77777777" w:rsidR="00C51175" w:rsidRDefault="00000000">
      <w:pPr>
        <w:pBdr>
          <w:top w:val="nil"/>
          <w:left w:val="nil"/>
          <w:bottom w:val="nil"/>
          <w:right w:val="nil"/>
          <w:between w:val="nil"/>
        </w:pBdr>
        <w:spacing w:after="0"/>
        <w:ind w:left="720"/>
        <w:jc w:val="both"/>
        <w:rPr>
          <w:rFonts w:ascii="Times New Roman" w:eastAsia="Times New Roman" w:hAnsi="Times New Roman" w:cs="Times New Roman"/>
          <w:color w:val="000000"/>
        </w:rPr>
      </w:pPr>
      <w:commentRangeStart w:id="48"/>
      <w:r>
        <w:rPr>
          <w:rFonts w:ascii="Times New Roman" w:eastAsia="Times New Roman" w:hAnsi="Times New Roman" w:cs="Times New Roman"/>
          <w:color w:val="000000"/>
        </w:rPr>
        <w:lastRenderedPageBreak/>
        <w:t>2.1 Maritime Sociology</w:t>
      </w:r>
      <w:commentRangeEnd w:id="48"/>
      <w:r>
        <w:rPr>
          <w:rStyle w:val="Odwoaniedokomentarza"/>
          <w:rFonts w:ascii="Times New Roman" w:eastAsia="Times New Roman" w:hAnsi="Times New Roman" w:cs="Times New Roman"/>
          <w:color w:val="000000"/>
          <w:sz w:val="24"/>
          <w:szCs w:val="24"/>
        </w:rPr>
        <w:commentReference w:id="48"/>
      </w:r>
    </w:p>
    <w:p w14:paraId="254AC943" w14:textId="77777777" w:rsidR="00C51175" w:rsidRDefault="00C51175">
      <w:pPr>
        <w:pBdr>
          <w:top w:val="nil"/>
          <w:left w:val="nil"/>
          <w:bottom w:val="nil"/>
          <w:right w:val="nil"/>
          <w:between w:val="nil"/>
        </w:pBdr>
        <w:ind w:left="720"/>
        <w:jc w:val="both"/>
        <w:rPr>
          <w:rFonts w:ascii="Times New Roman" w:eastAsia="Times New Roman" w:hAnsi="Times New Roman" w:cs="Times New Roman"/>
        </w:rPr>
      </w:pPr>
    </w:p>
    <w:p w14:paraId="4117D253" w14:textId="77777777" w:rsidR="00C51175" w:rsidRDefault="00C51175">
      <w:pPr>
        <w:pBdr>
          <w:top w:val="nil"/>
          <w:left w:val="nil"/>
          <w:bottom w:val="nil"/>
          <w:right w:val="nil"/>
          <w:between w:val="nil"/>
        </w:pBdr>
        <w:ind w:left="720"/>
        <w:jc w:val="both"/>
        <w:rPr>
          <w:rFonts w:ascii="Times New Roman" w:eastAsia="Times New Roman" w:hAnsi="Times New Roman" w:cs="Times New Roman"/>
        </w:rPr>
      </w:pPr>
    </w:p>
    <w:p w14:paraId="49ECA2D4" w14:textId="77777777" w:rsidR="00C51175" w:rsidRDefault="00C51175">
      <w:pPr>
        <w:pBdr>
          <w:top w:val="nil"/>
          <w:left w:val="nil"/>
          <w:bottom w:val="nil"/>
          <w:right w:val="nil"/>
          <w:between w:val="nil"/>
        </w:pBdr>
        <w:ind w:left="720"/>
        <w:jc w:val="both"/>
        <w:rPr>
          <w:rFonts w:ascii="Times New Roman" w:eastAsia="Times New Roman" w:hAnsi="Times New Roman" w:cs="Times New Roman"/>
        </w:rPr>
      </w:pPr>
    </w:p>
    <w:p w14:paraId="162F6F57" w14:textId="77777777" w:rsidR="00C51175" w:rsidRDefault="00000000">
      <w:pPr>
        <w:pBdr>
          <w:top w:val="nil"/>
          <w:left w:val="nil"/>
          <w:bottom w:val="nil"/>
          <w:right w:val="nil"/>
          <w:between w:val="nil"/>
        </w:pBdr>
        <w:ind w:left="720"/>
        <w:jc w:val="both"/>
        <w:rPr>
          <w:rFonts w:ascii="Times New Roman" w:eastAsia="Times New Roman" w:hAnsi="Times New Roman" w:cs="Times New Roman"/>
          <w:color w:val="000000"/>
        </w:rPr>
      </w:pPr>
      <w:r>
        <w:rPr>
          <w:rFonts w:ascii="Times New Roman" w:eastAsia="Times New Roman" w:hAnsi="Times New Roman" w:cs="Times New Roman"/>
          <w:color w:val="000000"/>
        </w:rPr>
        <w:t>2.2 Blue Economy</w:t>
      </w:r>
    </w:p>
    <w:p w14:paraId="34CF2BA8" w14:textId="77777777" w:rsidR="00C51175"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There is currently no consensus in the academic literature regarding the precise definitions of </w:t>
      </w:r>
      <w:r>
        <w:rPr>
          <w:rFonts w:ascii="Times New Roman" w:eastAsia="Times New Roman" w:hAnsi="Times New Roman" w:cs="Times New Roman"/>
          <w:color w:val="0000FF"/>
        </w:rPr>
        <w:t xml:space="preserve">“blue” concepts </w:t>
      </w:r>
      <w:r>
        <w:rPr>
          <w:rFonts w:ascii="Times New Roman" w:eastAsia="Times New Roman" w:hAnsi="Times New Roman" w:cs="Times New Roman"/>
          <w:color w:val="000000"/>
        </w:rPr>
        <w:t xml:space="preserve">(Mulazzani &amp; Malorgio, 2017; Eikeset et al., 2018; Lee, Noh, &amp; Khim, 2020; Martens et al., 2022). The terms </w:t>
      </w:r>
      <w:r>
        <w:rPr>
          <w:rFonts w:ascii="Times New Roman" w:eastAsia="Times New Roman" w:hAnsi="Times New Roman" w:cs="Times New Roman"/>
          <w:color w:val="0000FF"/>
        </w:rPr>
        <w:t xml:space="preserve">blue growth, ocean economy, and maritime economy </w:t>
      </w:r>
      <w:r>
        <w:rPr>
          <w:rFonts w:ascii="Times New Roman" w:eastAsia="Times New Roman" w:hAnsi="Times New Roman" w:cs="Times New Roman"/>
          <w:color w:val="000000"/>
        </w:rPr>
        <w:t>are frequently employed as synonyms for the Blue Economy (Lee et al., 2020; Martínez-Vázquez, Milán-García, &amp; de Pablo Valenciano, 2021). These terms encompass a broad spectrum of interpretations and conceptual frameworks, whose meanings vary according to the sociocultural and institutional contexts in which they are applied (Eikeset et al., 2018).</w:t>
      </w:r>
    </w:p>
    <w:p w14:paraId="0ACA97B6" w14:textId="77777777" w:rsidR="00C51175"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concept of blue growth has its origins in the 1960s, a period during which the international community began to focus on shaping the notion of sustainable development (Eikeset et al., 2018; Kyvelou &amp; Ierapetritis, 2019; Niner et al., 2022). The term blue economy, or blue growth, emerged later, in 2012, at the United Nations Conference on Sustainable Development (Rio+20) held in Rio de Janeiro, Brazil (UNCTAD, 2014; Pascual, 2014; Mulazzani &amp; Malorgio, 2017; Howard, 2018; Caswell et al., 2020). It was conceived as the </w:t>
      </w:r>
      <w:r>
        <w:rPr>
          <w:rFonts w:ascii="Times New Roman" w:eastAsia="Times New Roman" w:hAnsi="Times New Roman" w:cs="Times New Roman"/>
          <w:color w:val="0000FF"/>
        </w:rPr>
        <w:t>marine counterpart to the green economy</w:t>
      </w:r>
      <w:r>
        <w:rPr>
          <w:rFonts w:ascii="Times New Roman" w:eastAsia="Times New Roman" w:hAnsi="Times New Roman" w:cs="Times New Roman"/>
          <w:color w:val="000000"/>
        </w:rPr>
        <w:t xml:space="preserve"> (Pascual, 2014; Silver, Gray, Campbell, Fairbanks, &amp; Gruby, 2015; Smith-Godfrey, 2016; Boonstra, Valman, &amp; Björkvik, 2018; Howard, 2018; Soma, van den Burg, Hoefnagel, Stuiver, &amp; van der Heide, 2018; Cisneros-Montemayor et al., 2019; European Parliament, Directorate-General for Internal Policies of the Union, Scholaert, 2020; Caswell et al., 2020). Consequently, the Blue Economy may be understood as a “</w:t>
      </w:r>
      <w:r>
        <w:rPr>
          <w:rFonts w:ascii="Times New Roman" w:eastAsia="Times New Roman" w:hAnsi="Times New Roman" w:cs="Times New Roman"/>
          <w:color w:val="0000FF"/>
        </w:rPr>
        <w:t>Green Economy in a Blue World</w:t>
      </w:r>
      <w:r>
        <w:rPr>
          <w:rFonts w:ascii="Times New Roman" w:eastAsia="Times New Roman" w:hAnsi="Times New Roman" w:cs="Times New Roman"/>
          <w:color w:val="000000"/>
        </w:rPr>
        <w:t>” (Kontovas et al., 2022). The linkage between the Blue Economy and sustainable development was primarily emphasized by the Small Island Developing States (SIDS), whose development is deeply dependent on the health of fragile marine ecosystems.</w:t>
      </w:r>
    </w:p>
    <w:p w14:paraId="192AE621" w14:textId="77777777" w:rsidR="00C51175"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Blue Economy encompasses a wide spectrum of traditional maritime activities, including </w:t>
      </w:r>
      <w:r>
        <w:rPr>
          <w:rFonts w:ascii="Times New Roman" w:eastAsia="Times New Roman" w:hAnsi="Times New Roman" w:cs="Times New Roman"/>
          <w:color w:val="0000FF"/>
        </w:rPr>
        <w:t>maritime transport, shipbuilding, port operations, fisheries, and offshore oil and gas extraction.</w:t>
      </w:r>
      <w:r>
        <w:rPr>
          <w:rFonts w:ascii="Times New Roman" w:eastAsia="Times New Roman" w:hAnsi="Times New Roman" w:cs="Times New Roman"/>
          <w:color w:val="000000"/>
        </w:rPr>
        <w:t xml:space="preserve"> In addition, it incorporates a range of emerging sectors such as aquaculture, blue biotechnology, marine renewable energy, and seabed mining (Ehlers, 2016).</w:t>
      </w:r>
    </w:p>
    <w:p w14:paraId="1DCB3EA1" w14:textId="77777777" w:rsidR="00C51175"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According to the European Parliament, Directorate-General for Internal Policies of the Union (Scholaert, 2020), “the Blue Economy encompasses all sectoral and cross-sectoral economic activities related to oceans, seas, and coasts.” Furthermore, “a </w:t>
      </w:r>
      <w:r>
        <w:rPr>
          <w:rFonts w:ascii="Times New Roman" w:eastAsia="Times New Roman" w:hAnsi="Times New Roman" w:cs="Times New Roman"/>
          <w:color w:val="000000"/>
          <w:highlight w:val="yellow"/>
          <w:rPrChange w:id="49" w:author="Robert Bartłomiejski" w:date="2025-10-08T13:50:00Z">
            <w:rPr>
              <w:rFonts w:ascii="Times New Roman" w:eastAsia="Times New Roman" w:hAnsi="Times New Roman" w:cs="Times New Roman"/>
              <w:color w:val="000000"/>
            </w:rPr>
          </w:rPrChange>
        </w:rPr>
        <w:t xml:space="preserve">sustainable Blue Economy promotes economic growth, social inclusion, and improved living standards, while ensuring </w:t>
      </w:r>
      <w:r>
        <w:rPr>
          <w:rFonts w:ascii="Times New Roman" w:eastAsia="Times New Roman" w:hAnsi="Times New Roman" w:cs="Times New Roman"/>
          <w:color w:val="0000FF"/>
          <w:highlight w:val="yellow"/>
          <w:rPrChange w:id="50" w:author="Robert Bartłomiejski" w:date="2025-10-08T13:50:00Z">
            <w:rPr>
              <w:rFonts w:ascii="Times New Roman" w:eastAsia="Times New Roman" w:hAnsi="Times New Roman" w:cs="Times New Roman"/>
              <w:color w:val="000000"/>
            </w:rPr>
          </w:rPrChange>
        </w:rPr>
        <w:t>the environmental sustainability of the natural capital of oceans and seas”</w:t>
      </w:r>
      <w:r>
        <w:rPr>
          <w:rFonts w:ascii="Times New Roman" w:eastAsia="Times New Roman" w:hAnsi="Times New Roman" w:cs="Times New Roman"/>
          <w:color w:val="000000"/>
        </w:rPr>
        <w:t xml:space="preserve"> (European Commission, European Climate, Infrastructure and Environment Executive Agency, 2021, p. 16).</w:t>
      </w:r>
    </w:p>
    <w:p w14:paraId="192E7AA3" w14:textId="77777777" w:rsidR="00C51175" w:rsidRPr="00C51175" w:rsidRDefault="00000000">
      <w:pPr>
        <w:pBdr>
          <w:top w:val="nil"/>
          <w:left w:val="nil"/>
          <w:bottom w:val="nil"/>
          <w:right w:val="nil"/>
          <w:between w:val="nil"/>
        </w:pBdr>
        <w:jc w:val="both"/>
        <w:rPr>
          <w:rFonts w:ascii="Times New Roman" w:eastAsia="Times New Roman" w:hAnsi="Times New Roman" w:cs="Times New Roman"/>
          <w:color w:val="0000FF"/>
          <w:rPrChange w:id="51" w:author="Robert Bartłomiejski" w:date="2025-10-08T13:31:00Z">
            <w:rPr>
              <w:rFonts w:ascii="Times New Roman" w:eastAsia="Times New Roman" w:hAnsi="Times New Roman" w:cs="Times New Roman"/>
              <w:color w:val="000000"/>
            </w:rPr>
          </w:rPrChange>
        </w:rPr>
      </w:pPr>
      <w:r>
        <w:rPr>
          <w:rFonts w:ascii="Times New Roman" w:eastAsia="Times New Roman" w:hAnsi="Times New Roman" w:cs="Times New Roman"/>
          <w:color w:val="000000"/>
        </w:rPr>
        <w:t xml:space="preserve">The Economist Intelligence Unit (2015, p. 7) defines a </w:t>
      </w:r>
      <w:r>
        <w:rPr>
          <w:rFonts w:ascii="Times New Roman" w:eastAsia="Times New Roman" w:hAnsi="Times New Roman" w:cs="Times New Roman"/>
          <w:color w:val="0000FF"/>
          <w:rPrChange w:id="52" w:author="Robert Bartłomiejski" w:date="2025-10-08T13:31:00Z">
            <w:rPr>
              <w:rFonts w:ascii="Times New Roman" w:eastAsia="Times New Roman" w:hAnsi="Times New Roman" w:cs="Times New Roman"/>
              <w:color w:val="000000"/>
            </w:rPr>
          </w:rPrChange>
        </w:rPr>
        <w:t>sustainable ocean economy</w:t>
      </w:r>
      <w:r>
        <w:rPr>
          <w:rFonts w:ascii="Times New Roman" w:eastAsia="Times New Roman" w:hAnsi="Times New Roman" w:cs="Times New Roman"/>
          <w:color w:val="000000"/>
        </w:rPr>
        <w:t xml:space="preserve"> as one in which “economic activity is in balance with the long-term capacity of ocean ecosystems to support that activity and remain resilient and healthy.” Similarly, the OECD (2016) views the </w:t>
      </w:r>
      <w:r>
        <w:rPr>
          <w:rFonts w:ascii="Times New Roman" w:eastAsia="Times New Roman" w:hAnsi="Times New Roman" w:cs="Times New Roman"/>
          <w:color w:val="000000"/>
        </w:rPr>
        <w:lastRenderedPageBreak/>
        <w:t xml:space="preserve">Blue Economy as a strategy </w:t>
      </w:r>
      <w:r>
        <w:rPr>
          <w:rFonts w:ascii="Times New Roman" w:eastAsia="Times New Roman" w:hAnsi="Times New Roman" w:cs="Times New Roman"/>
          <w:color w:val="0000FF"/>
          <w:rPrChange w:id="53" w:author="Robert Bartłomiejski" w:date="2025-10-08T13:31:00Z">
            <w:rPr>
              <w:rFonts w:ascii="Times New Roman" w:eastAsia="Times New Roman" w:hAnsi="Times New Roman" w:cs="Times New Roman"/>
              <w:color w:val="000000"/>
            </w:rPr>
          </w:rPrChange>
        </w:rPr>
        <w:t>aimed at maintaining economic growth and generating employment while simultaneously safeguarding the health of marine ecosystems.</w:t>
      </w:r>
    </w:p>
    <w:p w14:paraId="27237205" w14:textId="77777777" w:rsidR="00C51175" w:rsidRPr="00C51175" w:rsidRDefault="00000000">
      <w:pPr>
        <w:pBdr>
          <w:top w:val="nil"/>
          <w:left w:val="nil"/>
          <w:bottom w:val="nil"/>
          <w:right w:val="nil"/>
          <w:between w:val="nil"/>
        </w:pBdr>
        <w:jc w:val="both"/>
        <w:rPr>
          <w:rFonts w:ascii="Times New Roman" w:eastAsia="Times New Roman" w:hAnsi="Times New Roman" w:cs="Times New Roman"/>
          <w:color w:val="0000FF"/>
          <w:rPrChange w:id="54" w:author="Robert Bartłomiejski" w:date="2025-10-08T13:32:00Z">
            <w:rPr>
              <w:rFonts w:ascii="Times New Roman" w:eastAsia="Times New Roman" w:hAnsi="Times New Roman" w:cs="Times New Roman"/>
              <w:color w:val="000000"/>
            </w:rPr>
          </w:rPrChange>
        </w:rPr>
      </w:pPr>
      <w:r>
        <w:rPr>
          <w:rFonts w:ascii="Times New Roman" w:eastAsia="Times New Roman" w:hAnsi="Times New Roman" w:cs="Times New Roman"/>
          <w:color w:val="000000"/>
        </w:rPr>
        <w:t xml:space="preserve">According to the United Nations (2012b), the Blue Economy contributes </w:t>
      </w:r>
      <w:r>
        <w:rPr>
          <w:rFonts w:ascii="Times New Roman" w:eastAsia="Times New Roman" w:hAnsi="Times New Roman" w:cs="Times New Roman"/>
          <w:color w:val="0000FF"/>
          <w:rPrChange w:id="55" w:author="Robert Bartłomiejski" w:date="2025-10-08T13:32:00Z">
            <w:rPr>
              <w:rFonts w:ascii="Times New Roman" w:eastAsia="Times New Roman" w:hAnsi="Times New Roman" w:cs="Times New Roman"/>
              <w:color w:val="000000"/>
            </w:rPr>
          </w:rPrChange>
        </w:rPr>
        <w:t>to “improving human well-being and social equity, while significantly reducing environmental risks and ecological deficits, and supports the principles of low carbon emissions, resource efficiency, and social inclusion.”</w:t>
      </w:r>
    </w:p>
    <w:p w14:paraId="15D9E324" w14:textId="77777777" w:rsidR="00C51175"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It is evident that the majority of sectors constituting the Blue Economy are not newly emergent industries; rather, many trace their origins back to antiquity, with fisheries serving as a notable example. T</w:t>
      </w:r>
      <w:r>
        <w:rPr>
          <w:rFonts w:ascii="Times New Roman" w:eastAsia="Times New Roman" w:hAnsi="Times New Roman" w:cs="Times New Roman"/>
          <w:color w:val="0000FF"/>
          <w:rPrChange w:id="56" w:author="Robert Bartłomiejski" w:date="2025-10-08T13:32:00Z">
            <w:rPr>
              <w:rFonts w:ascii="Times New Roman" w:eastAsia="Times New Roman" w:hAnsi="Times New Roman" w:cs="Times New Roman"/>
              <w:color w:val="000000"/>
            </w:rPr>
          </w:rPrChange>
        </w:rPr>
        <w:t xml:space="preserve">he fundamental human need for mobility and the facilitation of economic exchanges </w:t>
      </w:r>
      <w:r>
        <w:rPr>
          <w:rFonts w:ascii="Times New Roman" w:eastAsia="Times New Roman" w:hAnsi="Times New Roman" w:cs="Times New Roman"/>
          <w:color w:val="000000"/>
        </w:rPr>
        <w:t>fostered the early development of maritime transport and port infrastructure, whether for commercial, passenger, or fishing purposes. In this regard, the Blue Economy may be understood as a modern, comprehensive, and systematic framework that integrates and articulates the full spectrum of ocean-related activities (Katsounis &amp; Lekakou, 2023).</w:t>
      </w:r>
    </w:p>
    <w:p w14:paraId="62EB8DD4" w14:textId="77777777" w:rsidR="00C51175" w:rsidRPr="00C51175" w:rsidRDefault="00000000">
      <w:pPr>
        <w:pBdr>
          <w:top w:val="nil"/>
          <w:left w:val="nil"/>
          <w:bottom w:val="nil"/>
          <w:right w:val="nil"/>
          <w:between w:val="nil"/>
        </w:pBdr>
        <w:jc w:val="both"/>
        <w:rPr>
          <w:rFonts w:ascii="Times New Roman" w:eastAsia="Times New Roman" w:hAnsi="Times New Roman" w:cs="Times New Roman"/>
          <w:color w:val="0000FF"/>
          <w:rPrChange w:id="57" w:author="Robert Bartłomiejski" w:date="2025-10-08T13:34:00Z">
            <w:rPr>
              <w:rFonts w:ascii="Times New Roman" w:eastAsia="Times New Roman" w:hAnsi="Times New Roman" w:cs="Times New Roman"/>
              <w:color w:val="000000"/>
            </w:rPr>
          </w:rPrChange>
        </w:rPr>
      </w:pPr>
      <w:r>
        <w:rPr>
          <w:rFonts w:ascii="Times New Roman" w:eastAsia="Times New Roman" w:hAnsi="Times New Roman" w:cs="Times New Roman"/>
          <w:color w:val="000000"/>
        </w:rPr>
        <w:t xml:space="preserve">The conceptual novelty of </w:t>
      </w:r>
      <w:r>
        <w:rPr>
          <w:rFonts w:ascii="Times New Roman" w:eastAsia="Times New Roman" w:hAnsi="Times New Roman" w:cs="Times New Roman"/>
          <w:color w:val="0000FF"/>
          <w:rPrChange w:id="58" w:author="Robert Bartłomiejski" w:date="2025-10-08T13:33:00Z">
            <w:rPr>
              <w:rFonts w:ascii="Times New Roman" w:eastAsia="Times New Roman" w:hAnsi="Times New Roman" w:cs="Times New Roman"/>
              <w:color w:val="000000"/>
            </w:rPr>
          </w:rPrChange>
        </w:rPr>
        <w:t xml:space="preserve">the Blue Economy resides in its function as an overarching “umbrella term” that unifies both long-established maritime sectors </w:t>
      </w:r>
      <w:r>
        <w:rPr>
          <w:rFonts w:ascii="Times New Roman" w:eastAsia="Times New Roman" w:hAnsi="Times New Roman" w:cs="Times New Roman"/>
          <w:color w:val="000000"/>
        </w:rPr>
        <w:t>(such as fisheries, shipping, and port operations) and emerging industries, including Marine Renewable Energy, the Blue Bioeconomy and Biotechnology, and deep-sea mineral extraction (Katsounis, 2023). Over the years, significant efforts have been directed toward ensuring that the expansion of these sectors is consistent with t</w:t>
      </w:r>
      <w:r>
        <w:rPr>
          <w:rFonts w:ascii="Times New Roman" w:eastAsia="Times New Roman" w:hAnsi="Times New Roman" w:cs="Times New Roman"/>
          <w:color w:val="0000FF"/>
          <w:rPrChange w:id="59" w:author="Robert Bartłomiejski" w:date="2025-10-08T13:34:00Z">
            <w:rPr>
              <w:rFonts w:ascii="Times New Roman" w:eastAsia="Times New Roman" w:hAnsi="Times New Roman" w:cs="Times New Roman"/>
              <w:color w:val="000000"/>
            </w:rPr>
          </w:rPrChange>
        </w:rPr>
        <w:t>he three foundational pillars of sustainable development; social equity/justice, economic efficiency, and environmental preservation.</w:t>
      </w:r>
    </w:p>
    <w:p w14:paraId="01ACEF3D" w14:textId="77777777" w:rsidR="00C51175" w:rsidRDefault="00000000">
      <w:pPr>
        <w:pBdr>
          <w:top w:val="nil"/>
          <w:left w:val="nil"/>
          <w:bottom w:val="nil"/>
          <w:right w:val="nil"/>
          <w:between w:val="nil"/>
        </w:pBdr>
        <w:jc w:val="both"/>
        <w:rPr>
          <w:rFonts w:ascii="Times New Roman" w:eastAsia="Times New Roman" w:hAnsi="Times New Roman" w:cs="Times New Roman"/>
        </w:rPr>
      </w:pPr>
      <w:r>
        <w:rPr>
          <w:rFonts w:ascii="Times New Roman" w:eastAsia="Times New Roman" w:hAnsi="Times New Roman" w:cs="Times New Roman"/>
          <w:color w:val="000000"/>
        </w:rPr>
        <w:t>Addressing contemporary challenges and advancing the effective implementation of blue initiatives necessitate a continuous commitment to innovation and creative thinking in pursuit of the overarching objective of sustainable development</w:t>
      </w:r>
      <w:r>
        <w:rPr>
          <w:rFonts w:ascii="Times New Roman" w:eastAsia="Times New Roman" w:hAnsi="Times New Roman" w:cs="Times New Roman"/>
        </w:rPr>
        <w:t>.</w:t>
      </w:r>
    </w:p>
    <w:p w14:paraId="626295E1" w14:textId="77777777" w:rsidR="00C51175"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However, this integrative and sustainability-oriented framing also exposes what is problematic in the Blue Economy as it is currently mobilized. Precisely because “blue” concepts are defined in multiple, context-dependent ways, the Blue Economy can function as a capacious policy label that accommodates divergent priorities under a shared vocabulary. This makes it easier to build coalitions around “blue” agendas, yet harder to specify trade-offs, allocate responsibility, and evaluate outcomes consistently. Recent work argues that, to fulfil the Blue Economy’s promise of sustainable and just ocean use, its scientific foundation must integrate the social sciences more fully, and must be redefined through knowledge anchored in societal challenges, co-creation, stronger science–policy interfaces, and explicit values of accountability and care (Penca et al., 2025). In other words, the definitional openness that enables policy diffusion also creates a governance vulnerability: it can allow “blue” strategies to advance sectoral expansion while remaining rhetorically aligned with sustainability and inclusion (Penca et al., 2025).</w:t>
      </w:r>
    </w:p>
    <w:p w14:paraId="7B1CC4B6" w14:textId="77777777" w:rsidR="00C51175"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This is where maritime social sciences set the stage. Ocean-based development does not occur in an institutional vacuum. It unfolds through regulatory architectures, firm strategies, labour markets, port governance, and community relations that shape who participates, who benefits, and whose risks are recognized. Penca et al. (2025) show that social-science perspectives are central not only for diagnosing socio-ecological impacts and injustices, but also for improving </w:t>
      </w:r>
      <w:r>
        <w:rPr>
          <w:rFonts w:ascii="Times New Roman" w:eastAsia="Times New Roman" w:hAnsi="Times New Roman" w:cs="Times New Roman"/>
        </w:rPr>
        <w:lastRenderedPageBreak/>
        <w:t>the conditions under which knowledge can travel into policy and practice, particularly through co-produced research and more robust science–policy translation. Similarly, Villarroel Rios and Chicaguala (2024) argue that sustainability science needs a more explicit maritime sociology because many of the pressing issues in ocean governance are fundamentally sociological, including institutional design, legitimacy, conflict, stratification, and processes of social change in maritime settings.</w:t>
      </w:r>
    </w:p>
    <w:p w14:paraId="19B36125" w14:textId="77777777" w:rsidR="00C51175"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Social sciences respond to the opportunities and weaknesses of Blue Economy agendas in a dual way. On the opportunity side, the Blue Economy can open political space for sustainability transitions and multi-sector coordination, especially when it is tied to societal challenges rather than only to growth metrics (Penca et al., 2025). On the weakness side, without strong social-scientific integration, the framework risks becoming under-socialized, meaning that it lacks adequate explanations of how policies are implemented, how participation is structured, how labour is governed, and how institutional power shapes distributive outcomes (Penca et al., 2025; Villarroel Rios &amp; Chicaguala, 2024). This helps explain why “blue” strategies may struggle with inclusivity and legitimacy even when their official definitions foreground social inclusion and environmental stewardship. What is missing is not another definition, but analytical and empirical tools that can connect “blue” ambitions to the organizational and institutional mechanisms through which outcomes are produced.</w:t>
      </w:r>
    </w:p>
    <w:p w14:paraId="11A298FE" w14:textId="77777777" w:rsidR="00C51175"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This is why </w:t>
      </w:r>
      <w:r>
        <w:rPr>
          <w:rFonts w:ascii="Times New Roman" w:eastAsia="Times New Roman" w:hAnsi="Times New Roman" w:cs="Times New Roman"/>
          <w:b/>
          <w:bCs/>
        </w:rPr>
        <w:t>maritime sociology</w:t>
      </w:r>
      <w:r>
        <w:rPr>
          <w:rFonts w:ascii="Times New Roman" w:eastAsia="Times New Roman" w:hAnsi="Times New Roman" w:cs="Times New Roman"/>
        </w:rPr>
        <w:t xml:space="preserve"> is particularly relevant here. Maritime sociology treats the sea as a distinctive social space that is co-constituted by mobility, risk, transnational regulation, and specialized occupational and organizational forms, and it is increasingly attuned to theoretical shifts that recognize the role of non-human actors and maritime infrastructures in shaping social life (Kołodziej &amp; Kołodziej-Durnaś, 2022). Villarroel Rios and Chicaguala (2024) further show that sociology has historically lagged in explicit maritime engagement partly due to a “terracentric bias,” even though the field has strong conceptual resources for analysing institutions, stratification, labour, and social change in ocean contexts. Building on the comparative framing developed in the accompanying manuscript, this paper therefore positions maritime sociology as a bridge between Blue Economy discourse and the concrete social worlds where “blue” development is enacted and contested, including ships, ports, coastal communities, and the governance institutions that mediate access, rights, and responsibilities.</w:t>
      </w:r>
    </w:p>
    <w:p w14:paraId="25D405DE" w14:textId="77777777" w:rsidR="00C51175" w:rsidRDefault="00C51175">
      <w:pPr>
        <w:pBdr>
          <w:top w:val="nil"/>
          <w:left w:val="nil"/>
          <w:bottom w:val="nil"/>
          <w:right w:val="nil"/>
          <w:between w:val="nil"/>
        </w:pBdr>
        <w:jc w:val="both"/>
        <w:rPr>
          <w:rFonts w:ascii="Times New Roman" w:eastAsia="Times New Roman" w:hAnsi="Times New Roman" w:cs="Times New Roman"/>
        </w:rPr>
      </w:pPr>
    </w:p>
    <w:p w14:paraId="51F1D4F6" w14:textId="77777777" w:rsidR="00C51175"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3. Comparative Analysis: Maritime Sociology and the </w:t>
      </w:r>
      <w:commentRangeStart w:id="60"/>
      <w:r>
        <w:rPr>
          <w:rFonts w:ascii="Times New Roman" w:eastAsia="Times New Roman" w:hAnsi="Times New Roman" w:cs="Times New Roman"/>
        </w:rPr>
        <w:t>Blue Economy</w:t>
      </w:r>
      <w:commentRangeEnd w:id="60"/>
      <w:r>
        <w:rPr>
          <w:rStyle w:val="Odwoaniedokomentarza"/>
          <w:rFonts w:ascii="Times New Roman" w:eastAsia="Times New Roman" w:hAnsi="Times New Roman" w:cs="Times New Roman"/>
          <w:sz w:val="24"/>
          <w:szCs w:val="24"/>
        </w:rPr>
        <w:commentReference w:id="60"/>
      </w:r>
    </w:p>
    <w:p w14:paraId="4583CDDD" w14:textId="77777777" w:rsidR="00C51175" w:rsidRPr="00C51175" w:rsidRDefault="00000000">
      <w:pPr>
        <w:jc w:val="both"/>
        <w:rPr>
          <w:rFonts w:ascii="Times New Roman" w:eastAsia="Times New Roman" w:hAnsi="Times New Roman" w:cs="Times New Roman"/>
          <w:color w:val="0000FF"/>
          <w:rPrChange w:id="61" w:author="Robert Bartłomiejski" w:date="2025-10-08T13:35:00Z">
            <w:rPr>
              <w:rFonts w:ascii="Times New Roman" w:eastAsia="Times New Roman" w:hAnsi="Times New Roman" w:cs="Times New Roman"/>
            </w:rPr>
          </w:rPrChange>
        </w:rPr>
      </w:pPr>
      <w:r>
        <w:rPr>
          <w:rFonts w:ascii="Times New Roman" w:eastAsia="Times New Roman" w:hAnsi="Times New Roman" w:cs="Times New Roman"/>
        </w:rPr>
        <w:t xml:space="preserve">The choice of the European Union (EU) as </w:t>
      </w:r>
      <w:r>
        <w:rPr>
          <w:rFonts w:ascii="Times New Roman" w:eastAsia="Times New Roman" w:hAnsi="Times New Roman" w:cs="Times New Roman"/>
          <w:highlight w:val="red"/>
        </w:rPr>
        <w:t>a c</w:t>
      </w:r>
      <w:r>
        <w:rPr>
          <w:rFonts w:ascii="Times New Roman" w:eastAsia="Times New Roman" w:hAnsi="Times New Roman" w:cs="Times New Roman"/>
          <w:color w:val="9900FF"/>
          <w:highlight w:val="red"/>
          <w:rPrChange w:id="62" w:author="Robert Bartłomiejski" w:date="2025-10-08T13:35:00Z">
            <w:rPr>
              <w:rFonts w:ascii="Times New Roman" w:eastAsia="Times New Roman" w:hAnsi="Times New Roman" w:cs="Times New Roman"/>
              <w:highlight w:val="red"/>
            </w:rPr>
          </w:rPrChange>
        </w:rPr>
        <w:t>ase study for the analysis of the Blue Economy and Maritime Sociology is justified by the fact that the EU has developed one of the most comprehensive and institutionalized policy frameworks linking sustainability, economic growth, and social cohesion in maritime areas.</w:t>
      </w:r>
      <w:r>
        <w:rPr>
          <w:rFonts w:ascii="Times New Roman" w:eastAsia="Times New Roman" w:hAnsi="Times New Roman" w:cs="Times New Roman"/>
          <w:highlight w:val="red"/>
        </w:rPr>
        <w:t xml:space="preserve"> </w:t>
      </w:r>
      <w:r>
        <w:rPr>
          <w:rFonts w:ascii="Times New Roman" w:eastAsia="Times New Roman" w:hAnsi="Times New Roman" w:cs="Times New Roman"/>
        </w:rPr>
        <w:t xml:space="preserve">Through its </w:t>
      </w:r>
      <w:r>
        <w:rPr>
          <w:rFonts w:ascii="Times New Roman" w:eastAsia="Times New Roman" w:hAnsi="Times New Roman" w:cs="Times New Roman"/>
          <w:rPrChange w:id="63" w:author="Ioannis Katsounis" w:date="2025-10-08T13:27:00Z">
            <w:rPr>
              <w:rFonts w:ascii="Times New Roman" w:eastAsia="Times New Roman" w:hAnsi="Times New Roman" w:cs="Times New Roman"/>
              <w:i/>
              <w:iCs/>
            </w:rPr>
          </w:rPrChange>
        </w:rPr>
        <w:t>Communication on the Sustainable Blue Economy</w:t>
      </w:r>
      <w:r>
        <w:rPr>
          <w:rFonts w:ascii="Times New Roman" w:eastAsia="Times New Roman" w:hAnsi="Times New Roman" w:cs="Times New Roman"/>
        </w:rPr>
        <w:t xml:space="preserve"> (European Commission, 2021) and earlier initiatives such as the </w:t>
      </w:r>
      <w:r>
        <w:rPr>
          <w:rFonts w:ascii="Times New Roman" w:eastAsia="Times New Roman" w:hAnsi="Times New Roman" w:cs="Times New Roman"/>
          <w:i/>
          <w:iCs/>
        </w:rPr>
        <w:t>Integrated Maritime Policy</w:t>
      </w:r>
      <w:r>
        <w:rPr>
          <w:rFonts w:ascii="Times New Roman" w:eastAsia="Times New Roman" w:hAnsi="Times New Roman" w:cs="Times New Roman"/>
        </w:rPr>
        <w:t xml:space="preserve"> (2007), the European Commission has succeeded in transforming the </w:t>
      </w:r>
      <w:r>
        <w:rPr>
          <w:rFonts w:ascii="Times New Roman" w:eastAsia="Times New Roman" w:hAnsi="Times New Roman" w:cs="Times New Roman"/>
          <w:color w:val="0000FF"/>
          <w:rPrChange w:id="64" w:author="Robert Bartłomiejski" w:date="2025-10-08T13:35:00Z">
            <w:rPr>
              <w:rFonts w:ascii="Times New Roman" w:eastAsia="Times New Roman" w:hAnsi="Times New Roman" w:cs="Times New Roman"/>
            </w:rPr>
          </w:rPrChange>
        </w:rPr>
        <w:t>Blue Economy into a socio-political mechanism for managing the relationship between humans and the sea.</w:t>
      </w:r>
    </w:p>
    <w:p w14:paraId="6C7D71B9" w14:textId="77777777" w:rsidR="00C51175" w:rsidRDefault="00000000">
      <w:pPr>
        <w:jc w:val="both"/>
        <w:rPr>
          <w:rFonts w:ascii="Times New Roman" w:eastAsia="Times New Roman" w:hAnsi="Times New Roman" w:cs="Times New Roman"/>
        </w:rPr>
      </w:pPr>
      <w:r>
        <w:rPr>
          <w:rFonts w:ascii="Times New Roman" w:eastAsia="Times New Roman" w:hAnsi="Times New Roman" w:cs="Times New Roman"/>
        </w:rPr>
        <w:lastRenderedPageBreak/>
        <w:t>In this context,</w:t>
      </w:r>
      <w:r>
        <w:rPr>
          <w:rFonts w:ascii="Times New Roman" w:eastAsia="Times New Roman" w:hAnsi="Times New Roman" w:cs="Times New Roman"/>
          <w:color w:val="0000FF"/>
          <w:rPrChange w:id="65" w:author="Robert Bartłomiejski" w:date="2025-10-08T13:36:00Z">
            <w:rPr>
              <w:rFonts w:ascii="Times New Roman" w:eastAsia="Times New Roman" w:hAnsi="Times New Roman" w:cs="Times New Roman"/>
            </w:rPr>
          </w:rPrChange>
        </w:rPr>
        <w:t xml:space="preserve"> the Blue Economy within the EU can serve as a laboratory for applying the theoretical principles of Maritime Sociology. </w:t>
      </w:r>
      <w:r>
        <w:rPr>
          <w:rFonts w:ascii="Times New Roman" w:eastAsia="Times New Roman" w:hAnsi="Times New Roman" w:cs="Times New Roman"/>
        </w:rPr>
        <w:t xml:space="preserve">The analysis of the social impacts of emerged blue sectors in the EU, as presented in the comparative table below, </w:t>
      </w:r>
      <w:r>
        <w:rPr>
          <w:rFonts w:ascii="Times New Roman" w:eastAsia="Times New Roman" w:hAnsi="Times New Roman" w:cs="Times New Roman"/>
          <w:color w:val="0000FF"/>
          <w:rPrChange w:id="66" w:author="Robert Bartłomiejski" w:date="2025-10-08T13:37:00Z">
            <w:rPr>
              <w:rFonts w:ascii="Times New Roman" w:eastAsia="Times New Roman" w:hAnsi="Times New Roman" w:cs="Times New Roman"/>
            </w:rPr>
          </w:rPrChange>
        </w:rPr>
        <w:t xml:space="preserve">underlines the connection between economic practices and social relations </w:t>
      </w:r>
      <w:r>
        <w:rPr>
          <w:rFonts w:ascii="Times New Roman" w:eastAsia="Times New Roman" w:hAnsi="Times New Roman" w:cs="Times New Roman"/>
        </w:rPr>
        <w:t>at the European level. Through its institutional action, the EU provides an empirical basis for the examination of issues such as working conditions of seafarers and dockworkers, social inclusion of fishing communities, resilience of coastal societies, and participatory governance in maritime policy.</w:t>
      </w:r>
    </w:p>
    <w:p w14:paraId="2380A944" w14:textId="77777777" w:rsidR="00C51175" w:rsidRPr="00C51175" w:rsidRDefault="00000000">
      <w:pPr>
        <w:jc w:val="both"/>
        <w:rPr>
          <w:rFonts w:ascii="Times New Roman" w:eastAsia="Times New Roman" w:hAnsi="Times New Roman" w:cs="Times New Roman"/>
          <w:highlight w:val="red"/>
          <w:rPrChange w:id="67" w:author="Robert Bartłomiejski" w:date="2025-10-08T13:39:00Z">
            <w:rPr>
              <w:rFonts w:ascii="Times New Roman" w:eastAsia="Times New Roman" w:hAnsi="Times New Roman" w:cs="Times New Roman"/>
            </w:rPr>
          </w:rPrChange>
        </w:rPr>
      </w:pPr>
      <w:r>
        <w:rPr>
          <w:rFonts w:ascii="Times New Roman" w:eastAsia="Times New Roman" w:hAnsi="Times New Roman" w:cs="Times New Roman"/>
        </w:rPr>
        <w:t>The Blue Economy, as defined by EU institutions, functions as an umbrella concept linking traditional maritime sectors (e.g., shipbuilding, shipping, fishing) with emerging and innovative fields</w:t>
      </w:r>
      <w:commentRangeStart w:id="68"/>
      <w:commentRangeEnd w:id="68"/>
      <w:r>
        <w:rPr>
          <w:rStyle w:val="Odwoaniedokomentarza"/>
          <w:rFonts w:ascii="Times New Roman" w:eastAsia="Times New Roman" w:hAnsi="Times New Roman" w:cs="Times New Roman"/>
          <w:color w:val="0000FF"/>
          <w:sz w:val="24"/>
          <w:szCs w:val="24"/>
          <w:rPrChange w:id="69" w:author="Robert Bartłomiejski" w:date="2025-10-08T13:37:00Z">
            <w:rPr>
              <w:rStyle w:val="Odwoaniedokomentarza"/>
              <w:rFonts w:ascii="Times New Roman" w:eastAsia="Times New Roman" w:hAnsi="Times New Roman" w:cs="Times New Roman"/>
              <w:sz w:val="24"/>
              <w:szCs w:val="24"/>
            </w:rPr>
          </w:rPrChange>
        </w:rPr>
        <w:commentReference w:id="68"/>
      </w:r>
      <w:r>
        <w:rPr>
          <w:rFonts w:ascii="Times New Roman" w:eastAsia="Times New Roman" w:hAnsi="Times New Roman" w:cs="Times New Roman"/>
          <w:color w:val="0000FF"/>
          <w:rPrChange w:id="70" w:author="Robert Bartłomiejski" w:date="2025-10-08T13:37:00Z">
            <w:rPr>
              <w:rFonts w:ascii="Times New Roman" w:eastAsia="Times New Roman" w:hAnsi="Times New Roman" w:cs="Times New Roman"/>
            </w:rPr>
          </w:rPrChange>
        </w:rPr>
        <w:t xml:space="preserve"> such as the blue bioeconomy, marine renewable energy, and marine technology. </w:t>
      </w:r>
      <w:commentRangeStart w:id="71"/>
      <w:commentRangeEnd w:id="71"/>
      <w:r>
        <w:rPr>
          <w:rStyle w:val="Odwoaniedokomentarza"/>
          <w:rFonts w:ascii="Times New Roman" w:eastAsia="Times New Roman" w:hAnsi="Times New Roman" w:cs="Times New Roman"/>
          <w:sz w:val="24"/>
          <w:szCs w:val="24"/>
          <w:highlight w:val="red"/>
          <w:rPrChange w:id="72" w:author="Robert Bartłomiejski" w:date="2025-10-08T13:39:00Z">
            <w:rPr>
              <w:rStyle w:val="Odwoaniedokomentarza"/>
              <w:rFonts w:ascii="Times New Roman" w:eastAsia="Times New Roman" w:hAnsi="Times New Roman" w:cs="Times New Roman"/>
              <w:sz w:val="24"/>
              <w:szCs w:val="24"/>
            </w:rPr>
          </w:rPrChange>
        </w:rPr>
        <w:commentReference w:id="71"/>
      </w:r>
      <w:r>
        <w:rPr>
          <w:rFonts w:ascii="Times New Roman" w:eastAsia="Times New Roman" w:hAnsi="Times New Roman" w:cs="Times New Roman"/>
          <w:highlight w:val="red"/>
          <w:rPrChange w:id="73" w:author="Robert Bartłomiejski" w:date="2025-10-08T13:39:00Z">
            <w:rPr>
              <w:rFonts w:ascii="Times New Roman" w:eastAsia="Times New Roman" w:hAnsi="Times New Roman" w:cs="Times New Roman"/>
            </w:rPr>
          </w:rPrChange>
        </w:rPr>
        <w:t xml:space="preserve">This scope is missing a social, cultural and multi-level perspective that </w:t>
      </w:r>
      <w:r>
        <w:rPr>
          <w:rFonts w:ascii="Times New Roman" w:eastAsia="Times New Roman" w:hAnsi="Times New Roman" w:cs="Times New Roman"/>
          <w:color w:val="0000FF"/>
          <w:highlight w:val="red"/>
          <w:rPrChange w:id="74" w:author="Robert Bartłomiejski" w:date="2025-10-08T13:39:00Z">
            <w:rPr>
              <w:rFonts w:ascii="Times New Roman" w:eastAsia="Times New Roman" w:hAnsi="Times New Roman" w:cs="Times New Roman"/>
            </w:rPr>
          </w:rPrChange>
        </w:rPr>
        <w:t>Maritime Sociology materialized between 60s and 80s transforming a “classical” study of maritime profession</w:t>
      </w:r>
      <w:r>
        <w:rPr>
          <w:rFonts w:ascii="Times New Roman" w:eastAsia="Times New Roman" w:hAnsi="Times New Roman" w:cs="Times New Roman"/>
          <w:highlight w:val="red"/>
          <w:rPrChange w:id="75" w:author="Robert Bartłomiejski" w:date="2025-10-08T13:39:00Z">
            <w:rPr>
              <w:rFonts w:ascii="Times New Roman" w:eastAsia="Times New Roman" w:hAnsi="Times New Roman" w:cs="Times New Roman"/>
            </w:rPr>
          </w:rPrChange>
        </w:rPr>
        <w:t xml:space="preserve">s into an interdisciplinary field of social analysis, with the EU offering a model of multi-level governance and social innovation. </w:t>
      </w:r>
    </w:p>
    <w:p w14:paraId="19EA4E47" w14:textId="77777777" w:rsidR="00C51175" w:rsidRDefault="00000000">
      <w:pPr>
        <w:jc w:val="both"/>
        <w:rPr>
          <w:rFonts w:ascii="Times New Roman" w:eastAsia="Times New Roman" w:hAnsi="Times New Roman" w:cs="Times New Roman"/>
        </w:rPr>
      </w:pPr>
      <w:r>
        <w:rPr>
          <w:rFonts w:ascii="Times New Roman" w:eastAsia="Times New Roman" w:hAnsi="Times New Roman" w:cs="Times New Roman"/>
        </w:rPr>
        <w:t>Furthermore, by emphasizing the social dimension of sustainability (e.g. social inclusion, just transition, and community well-being) t</w:t>
      </w:r>
      <w:r>
        <w:rPr>
          <w:rFonts w:ascii="Times New Roman" w:eastAsia="Times New Roman" w:hAnsi="Times New Roman" w:cs="Times New Roman"/>
          <w:color w:val="FF0000"/>
          <w:rPrChange w:id="76" w:author="Robert Bartłomiejski" w:date="2025-10-08T13:40:00Z">
            <w:rPr>
              <w:rFonts w:ascii="Times New Roman" w:eastAsia="Times New Roman" w:hAnsi="Times New Roman" w:cs="Times New Roman"/>
            </w:rPr>
          </w:rPrChange>
        </w:rPr>
        <w:t xml:space="preserve">he EU </w:t>
      </w:r>
      <w:ins w:id="77" w:author="Robert Bartłomiejski" w:date="2025-10-08T13:41:00Z">
        <w:r>
          <w:rPr>
            <w:rFonts w:ascii="Times New Roman" w:eastAsia="Times New Roman" w:hAnsi="Times New Roman" w:cs="Times New Roman"/>
            <w:color w:val="FF0000"/>
            <w:rPrChange w:id="78" w:author="Robert Bartłomiejski" w:date="2025-10-08T13:40:00Z">
              <w:rPr>
                <w:rFonts w:ascii="Times New Roman" w:eastAsia="Times New Roman" w:hAnsi="Times New Roman" w:cs="Times New Roman"/>
              </w:rPr>
            </w:rPrChange>
          </w:rPr>
          <w:t xml:space="preserve">could benefit by </w:t>
        </w:r>
        <w:r>
          <w:rPr>
            <w:rFonts w:ascii="Times New Roman" w:eastAsia="Times New Roman" w:hAnsi="Times New Roman" w:cs="Times New Roman"/>
            <w:color w:val="FF0000"/>
            <w:rPrChange w:id="79" w:author="Robert Bartłomiejski" w:date="2025-10-08T13:41:00Z">
              <w:rPr>
                <w:rFonts w:ascii="Times New Roman" w:eastAsia="Times New Roman" w:hAnsi="Times New Roman" w:cs="Times New Roman"/>
              </w:rPr>
            </w:rPrChange>
          </w:rPr>
          <w:t>providing</w:t>
        </w:r>
        <w:del w:id="80" w:author="Robert Bartłomiejski" w:date="2025-10-08T13:41:00Z">
          <w:r>
            <w:rPr>
              <w:rFonts w:ascii="Times New Roman" w:eastAsia="Times New Roman" w:hAnsi="Times New Roman" w:cs="Times New Roman"/>
              <w:color w:val="FF0000"/>
              <w:rPrChange w:id="81" w:author="Robert Bartłomiejski" w:date="2025-10-08T13:41:00Z">
                <w:rPr>
                  <w:rFonts w:ascii="Times New Roman" w:eastAsia="Times New Roman" w:hAnsi="Times New Roman" w:cs="Times New Roman"/>
                </w:rPr>
              </w:rPrChange>
            </w:rPr>
            <w:delText xml:space="preserve">including </w:delText>
          </w:r>
        </w:del>
      </w:ins>
      <w:del w:id="82" w:author="Robert Bartłomiejski" w:date="2025-10-08T13:41:00Z">
        <w:r>
          <w:rPr>
            <w:rFonts w:ascii="Times New Roman" w:eastAsia="Times New Roman" w:hAnsi="Times New Roman" w:cs="Times New Roman"/>
            <w:color w:val="FF0000"/>
            <w:rPrChange w:id="83" w:author="Robert Bartłomiejski" w:date="2025-10-08T13:41:00Z">
              <w:rPr>
                <w:rFonts w:ascii="Times New Roman" w:eastAsia="Times New Roman" w:hAnsi="Times New Roman" w:cs="Times New Roman"/>
              </w:rPr>
            </w:rPrChange>
          </w:rPr>
          <w:delText>provides</w:delText>
        </w:r>
      </w:del>
      <w:r>
        <w:rPr>
          <w:rFonts w:ascii="Times New Roman" w:eastAsia="Times New Roman" w:hAnsi="Times New Roman" w:cs="Times New Roman"/>
          <w:color w:val="FF0000"/>
          <w:rPrChange w:id="84" w:author="Robert Bartłomiejski" w:date="2025-10-08T13:40:00Z">
            <w:rPr>
              <w:rFonts w:ascii="Times New Roman" w:eastAsia="Times New Roman" w:hAnsi="Times New Roman" w:cs="Times New Roman"/>
            </w:rPr>
          </w:rPrChange>
        </w:rPr>
        <w:t xml:space="preserve"> a concrete model for connecting politics and sociology, </w:t>
      </w:r>
      <w:r>
        <w:rPr>
          <w:rFonts w:ascii="Times New Roman" w:eastAsia="Times New Roman" w:hAnsi="Times New Roman" w:cs="Times New Roman"/>
        </w:rPr>
        <w:t>in which the principles of the Blue Economy are directly related to the human dimension of maritime development. This makes it the most appropriate example for demonstrating how Maritime Sociology can be transformed into a tool for the social interpretation and policy implementation of the Blue Economy.</w:t>
      </w:r>
    </w:p>
    <w:p w14:paraId="4CC9B297" w14:textId="77777777" w:rsidR="00C51175" w:rsidRDefault="00000000">
      <w:pPr>
        <w:jc w:val="both"/>
        <w:rPr>
          <w:ins w:id="85" w:author="Ioannis Katsounis" w:date="2025-10-08T13:27:00Z"/>
          <w:rFonts w:ascii="Times New Roman" w:eastAsia="Times New Roman" w:hAnsi="Times New Roman" w:cs="Times New Roman"/>
        </w:rPr>
      </w:pPr>
      <w:ins w:id="86" w:author="Ioannis Katsounis" w:date="2025-10-08T13:27:00Z">
        <w:r>
          <w:rPr>
            <w:rFonts w:ascii="Times New Roman" w:eastAsia="Times New Roman" w:hAnsi="Times New Roman" w:cs="Times New Roman"/>
          </w:rPr>
          <w:t>However, although the EU represents one of the most comprehensive institutional examples of Blue Economy implementation and has</w:t>
        </w:r>
        <w:r>
          <w:rPr>
            <w:rFonts w:ascii="Times New Roman" w:eastAsia="Times New Roman" w:hAnsi="Times New Roman" w:cs="Times New Roman"/>
            <w:highlight w:val="red"/>
            <w:rPrChange w:id="87" w:author="Robert Bartłomiejski" w:date="2025-10-08T13:42:00Z">
              <w:rPr>
                <w:rFonts w:ascii="Times New Roman" w:eastAsia="Times New Roman" w:hAnsi="Times New Roman" w:cs="Times New Roman"/>
              </w:rPr>
            </w:rPrChange>
          </w:rPr>
          <w:t xml:space="preserve"> developed a multi-level policy system </w:t>
        </w:r>
        <w:r>
          <w:rPr>
            <w:rFonts w:ascii="Times New Roman" w:eastAsia="Times New Roman" w:hAnsi="Times New Roman" w:cs="Times New Roman"/>
            <w:shd w:val="clear" w:color="auto" w:fill="F1C232"/>
            <w:rPrChange w:id="88" w:author="Robert Bartłomiejski" w:date="2025-10-08T13:42:00Z">
              <w:rPr>
                <w:rFonts w:ascii="Times New Roman" w:eastAsia="Times New Roman" w:hAnsi="Times New Roman" w:cs="Times New Roman"/>
              </w:rPr>
            </w:rPrChange>
          </w:rPr>
          <w:t xml:space="preserve">to promote </w:t>
        </w:r>
        <w:r>
          <w:rPr>
            <w:rFonts w:ascii="Times New Roman" w:eastAsia="Times New Roman" w:hAnsi="Times New Roman" w:cs="Times New Roman"/>
            <w:highlight w:val="red"/>
            <w:rPrChange w:id="89" w:author="Robert Bartłomiejski" w:date="2025-10-08T13:42:00Z">
              <w:rPr>
                <w:rFonts w:ascii="Times New Roman" w:eastAsia="Times New Roman" w:hAnsi="Times New Roman" w:cs="Times New Roman"/>
              </w:rPr>
            </w:rPrChange>
          </w:rPr>
          <w:t>the sustainable development of marine and coastal areas</w:t>
        </w:r>
        <w:r>
          <w:rPr>
            <w:rFonts w:ascii="Times New Roman" w:eastAsia="Times New Roman" w:hAnsi="Times New Roman" w:cs="Times New Roman"/>
          </w:rPr>
          <w:t>, this very example also exposes the contradictions and risks associated with the transition to a “blue” model of development.</w:t>
        </w:r>
      </w:ins>
    </w:p>
    <w:p w14:paraId="70D5188E" w14:textId="77777777" w:rsidR="00C51175" w:rsidRDefault="00000000">
      <w:pPr>
        <w:jc w:val="both"/>
        <w:rPr>
          <w:ins w:id="90" w:author="Ioannis Katsounis" w:date="2025-10-08T13:27:00Z"/>
          <w:rFonts w:ascii="Times New Roman" w:eastAsia="Times New Roman" w:hAnsi="Times New Roman" w:cs="Times New Roman"/>
        </w:rPr>
      </w:pPr>
      <w:ins w:id="91" w:author="Ioannis Katsounis" w:date="2025-10-08T13:27:00Z">
        <w:r>
          <w:rPr>
            <w:rFonts w:ascii="Times New Roman" w:eastAsia="Times New Roman" w:hAnsi="Times New Roman" w:cs="Times New Roman"/>
            <w:color w:val="FF0000"/>
            <w:rPrChange w:id="92" w:author="Robert Bartłomiejski" w:date="2025-10-08T13:45:00Z">
              <w:rPr>
                <w:rFonts w:ascii="Times New Roman" w:eastAsia="Times New Roman" w:hAnsi="Times New Roman" w:cs="Times New Roman"/>
              </w:rPr>
            </w:rPrChange>
          </w:rPr>
          <w:t xml:space="preserve">Maritime Sociology </w:t>
        </w:r>
      </w:ins>
      <w:ins w:id="93" w:author="Robert Bartłomiejski" w:date="2025-10-08T13:45:00Z">
        <w:r>
          <w:rPr>
            <w:rFonts w:ascii="Times New Roman" w:eastAsia="Times New Roman" w:hAnsi="Times New Roman" w:cs="Times New Roman"/>
            <w:color w:val="FF0000"/>
            <w:rPrChange w:id="94" w:author="Robert Bartłomiejski" w:date="2025-10-08T13:45:00Z">
              <w:rPr>
                <w:rFonts w:ascii="Times New Roman" w:eastAsia="Times New Roman" w:hAnsi="Times New Roman" w:cs="Times New Roman"/>
              </w:rPr>
            </w:rPrChange>
          </w:rPr>
          <w:t xml:space="preserve">has the potential to </w:t>
        </w:r>
        <w:r>
          <w:rPr>
            <w:rFonts w:ascii="Times New Roman" w:eastAsia="Times New Roman" w:hAnsi="Times New Roman" w:cs="Times New Roman"/>
            <w:color w:val="FF0000"/>
          </w:rPr>
          <w:t>make an impact</w:t>
        </w:r>
        <w:r>
          <w:rPr>
            <w:rFonts w:ascii="Times New Roman" w:eastAsia="Times New Roman" w:hAnsi="Times New Roman" w:cs="Times New Roman"/>
            <w:color w:val="FF0000"/>
            <w:rPrChange w:id="95" w:author="Robert Bartłomiejski" w:date="2025-10-08T13:45:00Z">
              <w:rPr>
                <w:rFonts w:ascii="Times New Roman" w:eastAsia="Times New Roman" w:hAnsi="Times New Roman" w:cs="Times New Roman"/>
              </w:rPr>
            </w:rPrChange>
          </w:rPr>
          <w:t xml:space="preserve"> </w:t>
        </w:r>
      </w:ins>
      <w:ins w:id="96" w:author="Ioannis Katsounis" w:date="2025-10-08T13:27:00Z">
        <w:r>
          <w:rPr>
            <w:rFonts w:ascii="Times New Roman" w:eastAsia="Times New Roman" w:hAnsi="Times New Roman" w:cs="Times New Roman"/>
            <w:color w:val="FF0000"/>
            <w:rPrChange w:id="97" w:author="Robert Bartłomiejski" w:date="2025-10-08T13:45:00Z">
              <w:rPr>
                <w:rFonts w:ascii="Times New Roman" w:eastAsia="Times New Roman" w:hAnsi="Times New Roman" w:cs="Times New Roman"/>
              </w:rPr>
            </w:rPrChange>
          </w:rPr>
          <w:t>serves as a theoretical and analytical counterweight, focusing on social dynamics, power relations, and issues of social justice</w:t>
        </w:r>
        <w:r>
          <w:rPr>
            <w:rFonts w:ascii="Times New Roman" w:eastAsia="Times New Roman" w:hAnsi="Times New Roman" w:cs="Times New Roman"/>
          </w:rPr>
          <w:t xml:space="preserve"> that </w:t>
        </w:r>
        <w:commentRangeStart w:id="98"/>
        <w:commentRangeEnd w:id="98"/>
        <w:r>
          <w:rPr>
            <w:rStyle w:val="Odwoaniedokomentarza"/>
            <w:rFonts w:ascii="Times New Roman" w:eastAsia="Times New Roman" w:hAnsi="Times New Roman" w:cs="Times New Roman"/>
            <w:color w:val="FF0000"/>
            <w:sz w:val="24"/>
            <w:szCs w:val="24"/>
            <w:rPrChange w:id="99" w:author="Robert Bartłomiejski" w:date="2025-10-08T13:45:00Z">
              <w:rPr>
                <w:rStyle w:val="Odwoaniedokomentarza"/>
                <w:rFonts w:ascii="Times New Roman" w:eastAsia="Times New Roman" w:hAnsi="Times New Roman" w:cs="Times New Roman"/>
                <w:sz w:val="24"/>
                <w:szCs w:val="24"/>
              </w:rPr>
            </w:rPrChange>
          </w:rPr>
          <w:commentReference w:id="98"/>
        </w:r>
        <w:r>
          <w:rPr>
            <w:rFonts w:ascii="Times New Roman" w:eastAsia="Times New Roman" w:hAnsi="Times New Roman" w:cs="Times New Roman"/>
            <w:color w:val="FF0000"/>
            <w:rPrChange w:id="100" w:author="Robert Bartłomiejski" w:date="2025-10-08T13:45:00Z">
              <w:rPr>
                <w:rFonts w:ascii="Times New Roman" w:eastAsia="Times New Roman" w:hAnsi="Times New Roman" w:cs="Times New Roman"/>
              </w:rPr>
            </w:rPrChange>
          </w:rPr>
          <w:t>are often overlooked when the Blue Economy is presented solely through the prism of growth and innovation.</w:t>
        </w:r>
        <w:r>
          <w:rPr>
            <w:rFonts w:ascii="Times New Roman" w:eastAsia="Times New Roman" w:hAnsi="Times New Roman" w:cs="Times New Roman"/>
          </w:rPr>
          <w:t xml:space="preserve"> Furthermore, the overexploitation of marine resources, pollution pressures, and climate change generate complex ecological and social dilemmas. Although the Blue Economy advocates environmental sustainability, in practice it often results in “green” and “friendly environmental rhetoric</w:t>
        </w:r>
        <w:r>
          <w:rPr>
            <w:rFonts w:ascii="Times New Roman" w:eastAsia="Times New Roman" w:hAnsi="Times New Roman" w:cs="Times New Roman"/>
            <w:color w:val="FF0000"/>
          </w:rPr>
          <w:t xml:space="preserve"> “but it is making it” </w:t>
        </w:r>
        <w:r>
          <w:rPr>
            <w:rFonts w:ascii="Times New Roman" w:eastAsia="Times New Roman" w:hAnsi="Times New Roman" w:cs="Times New Roman"/>
          </w:rPr>
          <w:t>without substantive reform.</w:t>
        </w:r>
      </w:ins>
    </w:p>
    <w:p w14:paraId="3A1BE74A" w14:textId="77777777" w:rsidR="00C51175" w:rsidRDefault="00000000">
      <w:pPr>
        <w:jc w:val="both"/>
        <w:rPr>
          <w:ins w:id="101" w:author="Ioannis Katsounis" w:date="2025-10-08T13:27:00Z"/>
          <w:rFonts w:ascii="Times New Roman" w:eastAsia="Times New Roman" w:hAnsi="Times New Roman" w:cs="Times New Roman"/>
        </w:rPr>
      </w:pPr>
      <w:ins w:id="102" w:author="Ioannis Katsounis" w:date="2025-10-08T13:27:00Z">
        <w:r>
          <w:rPr>
            <w:rFonts w:ascii="Times New Roman" w:eastAsia="Times New Roman" w:hAnsi="Times New Roman" w:cs="Times New Roman"/>
          </w:rPr>
          <w:t xml:space="preserve">Maritime Sociology emphasizes </w:t>
        </w:r>
        <w:commentRangeStart w:id="103"/>
        <w:commentRangeEnd w:id="103"/>
        <w:r>
          <w:rPr>
            <w:rStyle w:val="Odwoaniedokomentarza"/>
            <w:rFonts w:ascii="Times New Roman" w:eastAsia="Times New Roman" w:hAnsi="Times New Roman" w:cs="Times New Roman"/>
            <w:color w:val="FF0000"/>
            <w:sz w:val="24"/>
            <w:szCs w:val="24"/>
            <w:rPrChange w:id="104" w:author="Robert Bartłomiejski" w:date="2025-10-08T13:47:00Z">
              <w:rPr>
                <w:rStyle w:val="Odwoaniedokomentarza"/>
                <w:rFonts w:ascii="Times New Roman" w:eastAsia="Times New Roman" w:hAnsi="Times New Roman" w:cs="Times New Roman"/>
                <w:sz w:val="24"/>
                <w:szCs w:val="24"/>
              </w:rPr>
            </w:rPrChange>
          </w:rPr>
          <w:commentReference w:id="103"/>
        </w:r>
        <w:r>
          <w:rPr>
            <w:rFonts w:ascii="Times New Roman" w:eastAsia="Times New Roman" w:hAnsi="Times New Roman" w:cs="Times New Roman"/>
            <w:color w:val="FF0000"/>
            <w:rPrChange w:id="105" w:author="Robert Bartłomiejski" w:date="2025-10-08T13:47:00Z">
              <w:rPr>
                <w:rFonts w:ascii="Times New Roman" w:eastAsia="Times New Roman" w:hAnsi="Times New Roman" w:cs="Times New Roman"/>
              </w:rPr>
            </w:rPrChange>
          </w:rPr>
          <w:t xml:space="preserve">that the environmental crisis is simultaneously a social one; it reveals the connection between ecological degradation and the loss of cultural heritage and professional identity within coastal communities. </w:t>
        </w:r>
        <w:r>
          <w:rPr>
            <w:rFonts w:ascii="Times New Roman" w:eastAsia="Times New Roman" w:hAnsi="Times New Roman" w:cs="Times New Roman"/>
          </w:rPr>
          <w:t>Through the concept of “marine justice,” it reframes the relationship between humans and the sea in terms of social responsibility and collective sustainability.</w:t>
        </w:r>
      </w:ins>
    </w:p>
    <w:p w14:paraId="5B84C458" w14:textId="77777777" w:rsidR="00C51175" w:rsidRDefault="00000000">
      <w:pPr>
        <w:jc w:val="both"/>
        <w:rPr>
          <w:ins w:id="106" w:author="Ioannis Katsounis" w:date="2025-10-08T13:27:00Z"/>
          <w:rFonts w:ascii="Times New Roman" w:eastAsia="Times New Roman" w:hAnsi="Times New Roman" w:cs="Times New Roman"/>
        </w:rPr>
      </w:pPr>
      <w:ins w:id="107" w:author="Ioannis Katsounis" w:date="2025-10-08T13:27:00Z">
        <w:r>
          <w:rPr>
            <w:rFonts w:ascii="Times New Roman" w:eastAsia="Times New Roman" w:hAnsi="Times New Roman" w:cs="Times New Roman"/>
          </w:rPr>
          <w:t xml:space="preserve">Within the EU, </w:t>
        </w:r>
        <w:r>
          <w:rPr>
            <w:rFonts w:ascii="Times New Roman" w:eastAsia="Times New Roman" w:hAnsi="Times New Roman" w:cs="Times New Roman"/>
            <w:highlight w:val="yellow"/>
            <w:rPrChange w:id="108" w:author="Robert Bartłomiejski" w:date="2025-10-08T13:47:00Z">
              <w:rPr>
                <w:rFonts w:ascii="Times New Roman" w:eastAsia="Times New Roman" w:hAnsi="Times New Roman" w:cs="Times New Roman"/>
              </w:rPr>
            </w:rPrChange>
          </w:rPr>
          <w:t>Maritime Sociology is not merely descriptive but also interventionist</w:t>
        </w:r>
        <w:r>
          <w:rPr>
            <w:rFonts w:ascii="Times New Roman" w:eastAsia="Times New Roman" w:hAnsi="Times New Roman" w:cs="Times New Roman"/>
          </w:rPr>
          <w:t xml:space="preserve">. Through sociological analyses of the sectors discussed in the text (fishing, shipbuilding, ports, shipping, tourism, renewable energy), </w:t>
        </w:r>
        <w:r>
          <w:rPr>
            <w:rFonts w:ascii="Times New Roman" w:eastAsia="Times New Roman" w:hAnsi="Times New Roman" w:cs="Times New Roman"/>
            <w:highlight w:val="yellow"/>
            <w:rPrChange w:id="109" w:author="Robert Bartłomiejski" w:date="2025-10-08T13:48:00Z">
              <w:rPr>
                <w:rFonts w:ascii="Times New Roman" w:eastAsia="Times New Roman" w:hAnsi="Times New Roman" w:cs="Times New Roman"/>
              </w:rPr>
            </w:rPrChange>
          </w:rPr>
          <w:t xml:space="preserve">it can identify the social imbalances generated by the Blue Economy and propose adaptation policies that strengthen social cohesion and contribute to the </w:t>
        </w:r>
        <w:r>
          <w:rPr>
            <w:rFonts w:ascii="Times New Roman" w:eastAsia="Times New Roman" w:hAnsi="Times New Roman" w:cs="Times New Roman"/>
            <w:highlight w:val="yellow"/>
            <w:rPrChange w:id="110" w:author="Robert Bartłomiejski" w:date="2025-10-08T13:48:00Z">
              <w:rPr>
                <w:rFonts w:ascii="Times New Roman" w:eastAsia="Times New Roman" w:hAnsi="Times New Roman" w:cs="Times New Roman"/>
              </w:rPr>
            </w:rPrChange>
          </w:rPr>
          <w:lastRenderedPageBreak/>
          <w:t>development of a “Blue Sociology” framework, one that treats the sea not as an economic resource but as a social and cultural ecosystem.</w:t>
        </w:r>
        <w:r>
          <w:rPr>
            <w:rFonts w:ascii="Times New Roman" w:eastAsia="Times New Roman" w:hAnsi="Times New Roman" w:cs="Times New Roman"/>
          </w:rPr>
          <w:t xml:space="preserve"> Maritime Sociology thus functions simultaneously as an interpretive and critical field, illuminating how the Blue Economy can be transformed from a mechanism for growth into an instrument for social, economic, and environmental sustainability.</w:t>
        </w:r>
      </w:ins>
    </w:p>
    <w:p w14:paraId="0F6D423B" w14:textId="77777777" w:rsidR="00C51175" w:rsidRDefault="00C51175">
      <w:pPr>
        <w:jc w:val="both"/>
        <w:rPr>
          <w:rFonts w:ascii="Times New Roman" w:eastAsia="Times New Roman" w:hAnsi="Times New Roman" w:cs="Times New Roman"/>
        </w:rPr>
      </w:pPr>
    </w:p>
    <w:tbl>
      <w:tblPr>
        <w:tblStyle w:val="a"/>
        <w:tblW w:w="907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2"/>
        <w:gridCol w:w="2211"/>
        <w:gridCol w:w="2454"/>
        <w:gridCol w:w="2454"/>
      </w:tblGrid>
      <w:tr w:rsidR="00C51175" w14:paraId="20259D20" w14:textId="77777777">
        <w:trPr>
          <w:trHeight w:val="755"/>
        </w:trPr>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D92983D" w14:textId="77777777" w:rsidR="00C51175" w:rsidRDefault="00000000">
            <w:pPr>
              <w:spacing w:after="0" w:line="240" w:lineRule="auto"/>
              <w:rPr>
                <w:sz w:val="20"/>
                <w:szCs w:val="20"/>
              </w:rPr>
            </w:pPr>
            <w:r>
              <w:rPr>
                <w:sz w:val="20"/>
                <w:szCs w:val="20"/>
              </w:rPr>
              <w:t>Blue Economy Sector (EU)</w:t>
            </w:r>
          </w:p>
        </w:tc>
        <w:tc>
          <w:tcPr>
            <w:tcW w:w="22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BE74EF4" w14:textId="77777777" w:rsidR="00C51175" w:rsidRDefault="00000000">
            <w:pPr>
              <w:spacing w:after="0" w:line="240" w:lineRule="auto"/>
              <w:rPr>
                <w:sz w:val="20"/>
                <w:szCs w:val="20"/>
              </w:rPr>
            </w:pPr>
            <w:r>
              <w:rPr>
                <w:sz w:val="20"/>
                <w:szCs w:val="20"/>
              </w:rPr>
              <w:t>Key Social Challenges/Issues</w:t>
            </w:r>
          </w:p>
        </w:tc>
        <w:tc>
          <w:tcPr>
            <w:tcW w:w="2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3CCA49B" w14:textId="77777777" w:rsidR="00C51175" w:rsidRDefault="00000000">
            <w:pPr>
              <w:spacing w:after="0" w:line="240" w:lineRule="auto"/>
              <w:rPr>
                <w:sz w:val="20"/>
                <w:szCs w:val="20"/>
              </w:rPr>
            </w:pPr>
            <w:r>
              <w:rPr>
                <w:sz w:val="20"/>
                <w:szCs w:val="20"/>
              </w:rPr>
              <w:t xml:space="preserve">Maritime Sociology’s </w:t>
            </w:r>
            <w:r>
              <w:rPr>
                <w:sz w:val="20"/>
                <w:szCs w:val="20"/>
              </w:rPr>
              <w:br/>
              <w:t>Role &amp; Contributions</w:t>
            </w:r>
          </w:p>
        </w:tc>
        <w:tc>
          <w:tcPr>
            <w:tcW w:w="2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CD3B077" w14:textId="77777777" w:rsidR="00C51175" w:rsidRDefault="00000000">
            <w:pPr>
              <w:spacing w:after="0" w:line="240" w:lineRule="auto"/>
              <w:rPr>
                <w:sz w:val="20"/>
                <w:szCs w:val="20"/>
              </w:rPr>
            </w:pPr>
            <w:r>
              <w:rPr>
                <w:sz w:val="20"/>
                <w:szCs w:val="20"/>
              </w:rPr>
              <w:t>Theoretical background maritime sociology</w:t>
            </w:r>
          </w:p>
        </w:tc>
      </w:tr>
      <w:tr w:rsidR="00C51175" w14:paraId="314647C4" w14:textId="77777777">
        <w:trPr>
          <w:trHeight w:val="4400"/>
        </w:trPr>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E098A92" w14:textId="77777777" w:rsidR="00C51175" w:rsidRDefault="00000000">
            <w:pPr>
              <w:spacing w:after="0" w:line="240" w:lineRule="auto"/>
              <w:rPr>
                <w:sz w:val="20"/>
                <w:szCs w:val="20"/>
              </w:rPr>
            </w:pPr>
            <w:r>
              <w:rPr>
                <w:sz w:val="20"/>
                <w:szCs w:val="20"/>
              </w:rPr>
              <w:t>Marine Living Resources</w:t>
            </w:r>
            <w:del w:id="111" w:author="Ioannis Katsounis" w:date="2025-10-08T13:27:00Z">
              <w:r>
                <w:rPr>
                  <w:sz w:val="20"/>
                  <w:szCs w:val="20"/>
                </w:rPr>
                <w:delText>(fisheries &amp; aquaculture)</w:delText>
              </w:r>
            </w:del>
            <w:ins w:id="112" w:author="Ioannis Katsounis" w:date="2025-10-08T13:27:00Z">
              <w:r>
                <w:rPr>
                  <w:sz w:val="20"/>
                  <w:szCs w:val="20"/>
                </w:rPr>
                <w:t xml:space="preserve"> (Primary production, Processing of fish products, Distribution of fish products)</w:t>
              </w:r>
            </w:ins>
          </w:p>
        </w:tc>
        <w:tc>
          <w:tcPr>
            <w:tcW w:w="22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F15FADA" w14:textId="77777777" w:rsidR="00C51175" w:rsidRDefault="00000000">
            <w:pPr>
              <w:spacing w:after="0" w:line="240" w:lineRule="auto"/>
              <w:rPr>
                <w:sz w:val="20"/>
                <w:szCs w:val="20"/>
              </w:rPr>
            </w:pPr>
            <w:r>
              <w:rPr>
                <w:sz w:val="20"/>
                <w:szCs w:val="20"/>
              </w:rPr>
              <w:t xml:space="preserve">Coastal fishing communities face marginalization and inequities despite their importance. </w:t>
            </w:r>
            <w:r>
              <w:rPr>
                <w:sz w:val="20"/>
                <w:szCs w:val="20"/>
              </w:rPr>
              <w:br/>
            </w:r>
            <w:r>
              <w:rPr>
                <w:sz w:val="20"/>
                <w:szCs w:val="20"/>
              </w:rPr>
              <w:br/>
              <w:t xml:space="preserve">For example, small-scale fishers contribute greatly to food security but encounter barriers in accessing markets and fishing rights. </w:t>
            </w:r>
          </w:p>
          <w:p w14:paraId="794541AD" w14:textId="77777777" w:rsidR="00C51175" w:rsidRDefault="00C51175">
            <w:pPr>
              <w:spacing w:after="0" w:line="240" w:lineRule="auto"/>
              <w:rPr>
                <w:sz w:val="20"/>
                <w:szCs w:val="20"/>
              </w:rPr>
            </w:pPr>
          </w:p>
          <w:p w14:paraId="70F58ACC" w14:textId="77777777" w:rsidR="00C51175" w:rsidRDefault="00000000">
            <w:pPr>
              <w:spacing w:after="0" w:line="240" w:lineRule="auto"/>
              <w:rPr>
                <w:sz w:val="20"/>
                <w:szCs w:val="20"/>
              </w:rPr>
            </w:pPr>
            <w:r>
              <w:rPr>
                <w:sz w:val="20"/>
                <w:szCs w:val="20"/>
              </w:rPr>
              <w:t>Labor conditions at sea can be hazardous for  fishers, and traditional knowledge/historical rights are often overlooked.</w:t>
            </w:r>
          </w:p>
        </w:tc>
        <w:tc>
          <w:tcPr>
            <w:tcW w:w="2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6DAA52E" w14:textId="77777777" w:rsidR="00C51175" w:rsidRDefault="00000000">
            <w:pPr>
              <w:spacing w:after="0" w:line="240" w:lineRule="auto"/>
              <w:rPr>
                <w:sz w:val="20"/>
                <w:szCs w:val="20"/>
              </w:rPr>
            </w:pPr>
            <w:r>
              <w:rPr>
                <w:sz w:val="20"/>
                <w:szCs w:val="20"/>
              </w:rPr>
              <w:t xml:space="preserve">Maritime sociology can amplify the voices of fishing communities (including indigenous fishers) and illuminate the human side of fisheries management. </w:t>
            </w:r>
          </w:p>
          <w:p w14:paraId="5CFF8CEF" w14:textId="77777777" w:rsidR="00C51175" w:rsidRDefault="00C51175">
            <w:pPr>
              <w:spacing w:after="0" w:line="240" w:lineRule="auto"/>
              <w:rPr>
                <w:sz w:val="20"/>
                <w:szCs w:val="20"/>
              </w:rPr>
            </w:pPr>
          </w:p>
          <w:p w14:paraId="52CE81A4" w14:textId="77777777" w:rsidR="00C51175" w:rsidRDefault="00000000">
            <w:pPr>
              <w:spacing w:after="0" w:line="240" w:lineRule="auto"/>
              <w:rPr>
                <w:sz w:val="20"/>
                <w:szCs w:val="20"/>
              </w:rPr>
            </w:pPr>
            <w:r>
              <w:rPr>
                <w:sz w:val="20"/>
                <w:szCs w:val="20"/>
              </w:rPr>
              <w:t xml:space="preserve">By studying livelihoods, community well-being,  and stakeholder conflicts, sociologists inform more inclusive fisheries governance and co-management. </w:t>
            </w:r>
          </w:p>
          <w:p w14:paraId="57506218" w14:textId="77777777" w:rsidR="00C51175" w:rsidRDefault="00C51175">
            <w:pPr>
              <w:spacing w:after="0" w:line="240" w:lineRule="auto"/>
              <w:rPr>
                <w:sz w:val="20"/>
                <w:szCs w:val="20"/>
              </w:rPr>
            </w:pPr>
          </w:p>
          <w:p w14:paraId="41D013AD" w14:textId="77777777" w:rsidR="00C51175" w:rsidRDefault="00000000">
            <w:pPr>
              <w:spacing w:after="0" w:line="240" w:lineRule="auto"/>
              <w:rPr>
                <w:sz w:val="20"/>
                <w:szCs w:val="20"/>
              </w:rPr>
            </w:pPr>
            <w:r>
              <w:rPr>
                <w:sz w:val="20"/>
                <w:szCs w:val="20"/>
              </w:rPr>
              <w:t>This helps ensure policies (e.g. on quotas or aquaculture development) balance economic goals with social sustainability  and cultural heritage.</w:t>
            </w:r>
          </w:p>
        </w:tc>
        <w:tc>
          <w:tcPr>
            <w:tcW w:w="2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68FAF55" w14:textId="77777777" w:rsidR="00C51175" w:rsidRDefault="00000000">
            <w:pPr>
              <w:spacing w:after="0" w:line="240" w:lineRule="auto"/>
              <w:rPr>
                <w:sz w:val="20"/>
                <w:szCs w:val="20"/>
              </w:rPr>
            </w:pPr>
            <w:r>
              <w:rPr>
                <w:sz w:val="20"/>
                <w:szCs w:val="20"/>
              </w:rPr>
              <w:t>I.e. total institution research</w:t>
            </w:r>
          </w:p>
        </w:tc>
      </w:tr>
      <w:tr w:rsidR="00C51175" w14:paraId="76D1E2FF" w14:textId="77777777">
        <w:trPr>
          <w:trHeight w:val="4685"/>
        </w:trPr>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3BF5A7" w14:textId="77777777" w:rsidR="00C51175" w:rsidRDefault="00000000">
            <w:pPr>
              <w:spacing w:after="0" w:line="240" w:lineRule="auto"/>
              <w:rPr>
                <w:sz w:val="20"/>
                <w:szCs w:val="20"/>
              </w:rPr>
            </w:pPr>
            <w:r>
              <w:rPr>
                <w:sz w:val="20"/>
                <w:szCs w:val="20"/>
              </w:rPr>
              <w:t>Marine Non-Living</w:t>
            </w:r>
          </w:p>
          <w:p w14:paraId="474C0480" w14:textId="77777777" w:rsidR="00C51175" w:rsidRDefault="00000000">
            <w:pPr>
              <w:spacing w:after="0" w:line="240" w:lineRule="auto"/>
              <w:rPr>
                <w:sz w:val="20"/>
                <w:szCs w:val="20"/>
              </w:rPr>
            </w:pPr>
            <w:r>
              <w:rPr>
                <w:sz w:val="20"/>
                <w:szCs w:val="20"/>
              </w:rPr>
              <w:t xml:space="preserve">  Resources(</w:t>
            </w:r>
            <w:del w:id="113" w:author="Ioannis Katsounis" w:date="2025-10-08T13:27:00Z">
              <w:r>
                <w:rPr>
                  <w:sz w:val="20"/>
                  <w:szCs w:val="20"/>
                </w:rPr>
                <w:delText>offshore oil, gas, minerals)</w:delText>
              </w:r>
            </w:del>
            <w:ins w:id="114" w:author="Ioannis Katsounis" w:date="2025-10-08T13:27:00Z">
              <w:r>
                <w:rPr>
                  <w:sz w:val="20"/>
                  <w:szCs w:val="20"/>
                </w:rPr>
                <w:t xml:space="preserve"> (Oil and gas, Other minerals, Desalination)</w:t>
              </w:r>
            </w:ins>
          </w:p>
        </w:tc>
        <w:tc>
          <w:tcPr>
            <w:tcW w:w="22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A556DA7" w14:textId="77777777" w:rsidR="00C51175" w:rsidRDefault="00000000">
            <w:pPr>
              <w:spacing w:after="0" w:line="240" w:lineRule="auto"/>
              <w:rPr>
                <w:sz w:val="20"/>
                <w:szCs w:val="20"/>
              </w:rPr>
            </w:pPr>
            <w:r>
              <w:rPr>
                <w:sz w:val="20"/>
                <w:szCs w:val="20"/>
              </w:rPr>
              <w:t>Offshore extraction industries (oil, gas, seabed mining) raise social and environmental justice concerns. Benefits from these  activities often concentrate in the hands of a few large actors, while local communities may bear risks (pollution, spills) with few gains.</w:t>
            </w:r>
          </w:p>
          <w:p w14:paraId="4A5C80A0" w14:textId="77777777" w:rsidR="00C51175" w:rsidRDefault="00C51175">
            <w:pPr>
              <w:spacing w:after="0" w:line="240" w:lineRule="auto"/>
              <w:rPr>
                <w:sz w:val="20"/>
                <w:szCs w:val="20"/>
              </w:rPr>
            </w:pPr>
          </w:p>
          <w:p w14:paraId="59BF559C" w14:textId="77777777" w:rsidR="00C51175" w:rsidRDefault="00000000">
            <w:pPr>
              <w:spacing w:after="0" w:line="240" w:lineRule="auto"/>
              <w:rPr>
                <w:sz w:val="20"/>
                <w:szCs w:val="20"/>
              </w:rPr>
            </w:pPr>
            <w:r>
              <w:rPr>
                <w:sz w:val="20"/>
                <w:szCs w:val="20"/>
              </w:rPr>
              <w:t xml:space="preserve">Indigenous  and coastal populations have sometimes been excluded from </w:t>
            </w:r>
            <w:r>
              <w:rPr>
                <w:sz w:val="20"/>
                <w:szCs w:val="20"/>
              </w:rPr>
              <w:lastRenderedPageBreak/>
              <w:t>decision-making, leading to conflicts over resource development and questions of fair benefit-sharing.</w:t>
            </w:r>
          </w:p>
        </w:tc>
        <w:tc>
          <w:tcPr>
            <w:tcW w:w="2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C44398F" w14:textId="77777777" w:rsidR="00C51175" w:rsidRDefault="00000000">
            <w:pPr>
              <w:spacing w:after="0" w:line="240" w:lineRule="auto"/>
              <w:rPr>
                <w:sz w:val="20"/>
                <w:szCs w:val="20"/>
              </w:rPr>
            </w:pPr>
            <w:r>
              <w:rPr>
                <w:sz w:val="20"/>
                <w:szCs w:val="20"/>
              </w:rPr>
              <w:lastRenderedPageBreak/>
              <w:t xml:space="preserve">Maritime sociology examines community perspectives and conflicts surrounding ocean extraction. It highlights power  imbalances in resource governance and can facilitate dialogue between industry, policymakers, and local communities. </w:t>
            </w:r>
          </w:p>
          <w:p w14:paraId="0060EE68" w14:textId="77777777" w:rsidR="00C51175" w:rsidRDefault="00C51175">
            <w:pPr>
              <w:spacing w:after="0" w:line="240" w:lineRule="auto"/>
              <w:rPr>
                <w:sz w:val="20"/>
                <w:szCs w:val="20"/>
              </w:rPr>
            </w:pPr>
          </w:p>
          <w:p w14:paraId="21A6BBE3" w14:textId="77777777" w:rsidR="00C51175" w:rsidRDefault="00000000">
            <w:pPr>
              <w:spacing w:after="0" w:line="240" w:lineRule="auto"/>
              <w:rPr>
                <w:sz w:val="20"/>
                <w:szCs w:val="20"/>
              </w:rPr>
            </w:pPr>
            <w:r>
              <w:rPr>
                <w:sz w:val="20"/>
                <w:szCs w:val="20"/>
              </w:rPr>
              <w:t xml:space="preserve">By researching the social impacts of activities like drilling or deep-sea mining, maritime sociologists  contribute to socially responsible </w:t>
            </w:r>
            <w:r>
              <w:rPr>
                <w:sz w:val="20"/>
                <w:szCs w:val="20"/>
              </w:rPr>
              <w:lastRenderedPageBreak/>
              <w:t>resource management – ensuring that local  livelihoods, safety, and public consent (“social license”) are considered alongside economic interests.</w:t>
            </w:r>
          </w:p>
        </w:tc>
        <w:tc>
          <w:tcPr>
            <w:tcW w:w="2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482BE79" w14:textId="77777777" w:rsidR="00C51175" w:rsidRDefault="00000000">
            <w:pPr>
              <w:spacing w:after="0" w:line="240" w:lineRule="auto"/>
              <w:rPr>
                <w:sz w:val="20"/>
                <w:szCs w:val="20"/>
              </w:rPr>
            </w:pPr>
            <w:r>
              <w:rPr>
                <w:sz w:val="20"/>
                <w:szCs w:val="20"/>
              </w:rPr>
              <w:lastRenderedPageBreak/>
              <w:t>HR</w:t>
            </w:r>
          </w:p>
        </w:tc>
      </w:tr>
      <w:tr w:rsidR="00C51175" w14:paraId="4911EC9D" w14:textId="77777777">
        <w:trPr>
          <w:trHeight w:val="4685"/>
        </w:trPr>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CFE55EF" w14:textId="77777777" w:rsidR="00C51175" w:rsidRDefault="00000000">
            <w:pPr>
              <w:spacing w:after="0" w:line="240" w:lineRule="auto"/>
              <w:rPr>
                <w:sz w:val="20"/>
                <w:szCs w:val="20"/>
              </w:rPr>
            </w:pPr>
            <w:r>
              <w:rPr>
                <w:sz w:val="20"/>
                <w:szCs w:val="20"/>
              </w:rPr>
              <w:t>Marine Renewable</w:t>
            </w:r>
          </w:p>
          <w:p w14:paraId="7433910E" w14:textId="77777777" w:rsidR="00C51175" w:rsidRDefault="00000000">
            <w:pPr>
              <w:spacing w:after="0" w:line="240" w:lineRule="auto"/>
              <w:rPr>
                <w:sz w:val="20"/>
                <w:szCs w:val="20"/>
              </w:rPr>
            </w:pPr>
            <w:r>
              <w:rPr>
                <w:sz w:val="20"/>
                <w:szCs w:val="20"/>
              </w:rPr>
              <w:t xml:space="preserve">  Energy(</w:t>
            </w:r>
            <w:del w:id="115" w:author="Ioannis Katsounis" w:date="2025-10-08T13:27:00Z">
              <w:r>
                <w:rPr>
                  <w:sz w:val="20"/>
                  <w:szCs w:val="20"/>
                </w:rPr>
                <w:delText>offshore wind, tidal, etc.)</w:delText>
              </w:r>
            </w:del>
            <w:ins w:id="116" w:author="Ioannis Katsounis" w:date="2025-10-08T13:27:00Z">
              <w:r>
                <w:rPr>
                  <w:sz w:val="20"/>
                  <w:szCs w:val="20"/>
                </w:rPr>
                <w:t xml:space="preserve"> (Offshore wind energy)</w:t>
              </w:r>
            </w:ins>
          </w:p>
        </w:tc>
        <w:tc>
          <w:tcPr>
            <w:tcW w:w="22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950C131" w14:textId="77777777" w:rsidR="00C51175" w:rsidRDefault="00000000">
            <w:pPr>
              <w:spacing w:after="0" w:line="240" w:lineRule="auto"/>
              <w:rPr>
                <w:sz w:val="20"/>
                <w:szCs w:val="20"/>
              </w:rPr>
            </w:pPr>
            <w:r>
              <w:rPr>
                <w:sz w:val="20"/>
                <w:szCs w:val="20"/>
              </w:rPr>
              <w:t xml:space="preserve">The push for offshore renewables (wind farms, wave/tidal energy) has social impacts on traditional ocean users. </w:t>
            </w:r>
          </w:p>
          <w:p w14:paraId="2A105F6D" w14:textId="77777777" w:rsidR="00C51175" w:rsidRDefault="00C51175">
            <w:pPr>
              <w:spacing w:after="0" w:line="240" w:lineRule="auto"/>
              <w:rPr>
                <w:sz w:val="20"/>
                <w:szCs w:val="20"/>
              </w:rPr>
            </w:pPr>
          </w:p>
          <w:p w14:paraId="51299E5B" w14:textId="77777777" w:rsidR="00C51175" w:rsidRDefault="00000000">
            <w:pPr>
              <w:spacing w:after="0" w:line="240" w:lineRule="auto"/>
              <w:rPr>
                <w:sz w:val="20"/>
                <w:szCs w:val="20"/>
              </w:rPr>
            </w:pPr>
            <w:r>
              <w:rPr>
                <w:sz w:val="20"/>
                <w:szCs w:val="20"/>
              </w:rPr>
              <w:t>New  installations at sea can displace fishing grounds or disrupt coastal</w:t>
            </w:r>
          </w:p>
          <w:p w14:paraId="44ACE705" w14:textId="77777777" w:rsidR="00C51175" w:rsidRDefault="00000000">
            <w:pPr>
              <w:spacing w:after="0" w:line="240" w:lineRule="auto"/>
              <w:rPr>
                <w:sz w:val="20"/>
                <w:szCs w:val="20"/>
              </w:rPr>
            </w:pPr>
            <w:r>
              <w:rPr>
                <w:sz w:val="20"/>
                <w:szCs w:val="20"/>
              </w:rPr>
              <w:t xml:space="preserve">  landscapes, prompting resistance from fishers and nearby communities[7]. Key</w:t>
            </w:r>
          </w:p>
          <w:p w14:paraId="38277C1D" w14:textId="77777777" w:rsidR="00C51175" w:rsidRDefault="00000000">
            <w:pPr>
              <w:spacing w:after="0" w:line="240" w:lineRule="auto"/>
              <w:rPr>
                <w:sz w:val="20"/>
                <w:szCs w:val="20"/>
              </w:rPr>
            </w:pPr>
            <w:r>
              <w:rPr>
                <w:sz w:val="20"/>
                <w:szCs w:val="20"/>
              </w:rPr>
              <w:t xml:space="preserve">  challenges include gaining local acceptance, managing competing uses of</w:t>
            </w:r>
          </w:p>
          <w:p w14:paraId="5DD14172" w14:textId="77777777" w:rsidR="00C51175" w:rsidRDefault="00000000">
            <w:pPr>
              <w:spacing w:after="0" w:line="240" w:lineRule="auto"/>
              <w:rPr>
                <w:sz w:val="20"/>
                <w:szCs w:val="20"/>
              </w:rPr>
            </w:pPr>
            <w:r>
              <w:rPr>
                <w:sz w:val="20"/>
                <w:szCs w:val="20"/>
              </w:rPr>
              <w:t xml:space="preserve">  marine space, and distributing the benefits of green energy fairly.</w:t>
            </w:r>
          </w:p>
        </w:tc>
        <w:tc>
          <w:tcPr>
            <w:tcW w:w="2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FC8953F" w14:textId="77777777" w:rsidR="00C51175" w:rsidRDefault="00000000">
            <w:pPr>
              <w:spacing w:after="0" w:line="240" w:lineRule="auto"/>
              <w:rPr>
                <w:sz w:val="20"/>
                <w:szCs w:val="20"/>
              </w:rPr>
            </w:pPr>
            <w:r>
              <w:rPr>
                <w:sz w:val="20"/>
                <w:szCs w:val="20"/>
              </w:rPr>
              <w:t>Maritime sociology contributes by mediating</w:t>
            </w:r>
          </w:p>
          <w:p w14:paraId="0D125BC5" w14:textId="77777777" w:rsidR="00C51175" w:rsidRDefault="00000000">
            <w:pPr>
              <w:spacing w:after="0" w:line="240" w:lineRule="auto"/>
              <w:rPr>
                <w:sz w:val="20"/>
                <w:szCs w:val="20"/>
              </w:rPr>
            </w:pPr>
            <w:r>
              <w:rPr>
                <w:sz w:val="20"/>
                <w:szCs w:val="20"/>
              </w:rPr>
              <w:t xml:space="preserve">  between stakeholders in marine spatial planning. It studies how communities</w:t>
            </w:r>
          </w:p>
          <w:p w14:paraId="14574BCB" w14:textId="77777777" w:rsidR="00C51175" w:rsidRDefault="00000000">
            <w:pPr>
              <w:spacing w:after="0" w:line="240" w:lineRule="auto"/>
              <w:rPr>
                <w:sz w:val="20"/>
                <w:szCs w:val="20"/>
              </w:rPr>
            </w:pPr>
            <w:r>
              <w:rPr>
                <w:sz w:val="20"/>
                <w:szCs w:val="20"/>
              </w:rPr>
              <w:t xml:space="preserve">  perceive offshore projects and identifies sources of conflict or NIMBY</w:t>
            </w:r>
          </w:p>
          <w:p w14:paraId="74035933" w14:textId="77777777" w:rsidR="00C51175" w:rsidRDefault="00000000">
            <w:pPr>
              <w:spacing w:after="0" w:line="240" w:lineRule="auto"/>
              <w:rPr>
                <w:sz w:val="20"/>
                <w:szCs w:val="20"/>
              </w:rPr>
            </w:pPr>
            <w:r>
              <w:rPr>
                <w:sz w:val="20"/>
                <w:szCs w:val="20"/>
              </w:rPr>
              <w:t xml:space="preserve">  concerns[7]. Sociological insight helps in designing participatory planning</w:t>
            </w:r>
          </w:p>
          <w:p w14:paraId="3F81EB0B" w14:textId="77777777" w:rsidR="00C51175" w:rsidRDefault="00000000">
            <w:pPr>
              <w:spacing w:after="0" w:line="240" w:lineRule="auto"/>
              <w:rPr>
                <w:sz w:val="20"/>
                <w:szCs w:val="20"/>
              </w:rPr>
            </w:pPr>
            <w:r>
              <w:rPr>
                <w:sz w:val="20"/>
                <w:szCs w:val="20"/>
              </w:rPr>
              <w:t xml:space="preserve">  processes and compensation or benefit-sharing mechanisms. In essence, a</w:t>
            </w:r>
          </w:p>
          <w:p w14:paraId="7622E606" w14:textId="77777777" w:rsidR="00C51175" w:rsidRDefault="00000000">
            <w:pPr>
              <w:spacing w:after="0" w:line="240" w:lineRule="auto"/>
              <w:rPr>
                <w:sz w:val="20"/>
                <w:szCs w:val="20"/>
              </w:rPr>
            </w:pPr>
            <w:r>
              <w:rPr>
                <w:sz w:val="20"/>
                <w:szCs w:val="20"/>
              </w:rPr>
              <w:t xml:space="preserve">  maritime sociological approach can ensure offshore energy development</w:t>
            </w:r>
          </w:p>
          <w:p w14:paraId="33DF7D00" w14:textId="77777777" w:rsidR="00C51175" w:rsidRDefault="00000000">
            <w:pPr>
              <w:spacing w:after="0" w:line="240" w:lineRule="auto"/>
              <w:rPr>
                <w:sz w:val="20"/>
                <w:szCs w:val="20"/>
              </w:rPr>
            </w:pPr>
            <w:r>
              <w:rPr>
                <w:sz w:val="20"/>
                <w:szCs w:val="20"/>
              </w:rPr>
              <w:t xml:space="preserve">  proceeds with community engagement, minimizing conflicts with fisheries and</w:t>
            </w:r>
          </w:p>
          <w:p w14:paraId="1FCB368E" w14:textId="77777777" w:rsidR="00C51175" w:rsidRDefault="00000000">
            <w:pPr>
              <w:spacing w:after="0" w:line="240" w:lineRule="auto"/>
              <w:rPr>
                <w:sz w:val="20"/>
                <w:szCs w:val="20"/>
              </w:rPr>
            </w:pPr>
            <w:r>
              <w:rPr>
                <w:sz w:val="20"/>
                <w:szCs w:val="20"/>
              </w:rPr>
              <w:t xml:space="preserve">  preserving cultural connections to seascapes.</w:t>
            </w:r>
          </w:p>
        </w:tc>
        <w:tc>
          <w:tcPr>
            <w:tcW w:w="2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1F898FC" w14:textId="77777777" w:rsidR="00C51175" w:rsidRDefault="00C51175">
            <w:pPr>
              <w:spacing w:after="0" w:line="240" w:lineRule="auto"/>
              <w:rPr>
                <w:sz w:val="20"/>
                <w:szCs w:val="20"/>
              </w:rPr>
            </w:pPr>
          </w:p>
        </w:tc>
      </w:tr>
      <w:tr w:rsidR="00C51175" w14:paraId="0C86CDAF" w14:textId="77777777">
        <w:trPr>
          <w:trHeight w:val="5525"/>
        </w:trPr>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FAF208C" w14:textId="77777777" w:rsidR="00C51175" w:rsidRDefault="00000000">
            <w:pPr>
              <w:spacing w:after="0" w:line="240" w:lineRule="auto"/>
              <w:rPr>
                <w:del w:id="117" w:author="Ioannis Katsounis" w:date="2025-10-08T13:27:00Z"/>
                <w:sz w:val="20"/>
                <w:szCs w:val="20"/>
              </w:rPr>
            </w:pPr>
            <w:r>
              <w:rPr>
                <w:sz w:val="20"/>
                <w:szCs w:val="20"/>
              </w:rPr>
              <w:lastRenderedPageBreak/>
              <w:t>Port Activities</w:t>
            </w:r>
            <w:del w:id="118" w:author="Ioannis Katsounis" w:date="2025-10-08T13:27:00Z">
              <w:r>
                <w:rPr>
                  <w:sz w:val="20"/>
                  <w:szCs w:val="20"/>
                </w:rPr>
                <w:delText>(ports,</w:delText>
              </w:r>
            </w:del>
          </w:p>
          <w:p w14:paraId="0C8068B7" w14:textId="77777777" w:rsidR="00C51175" w:rsidRDefault="00000000">
            <w:pPr>
              <w:spacing w:after="0" w:line="240" w:lineRule="auto"/>
              <w:rPr>
                <w:sz w:val="20"/>
                <w:szCs w:val="20"/>
              </w:rPr>
            </w:pPr>
            <w:del w:id="119" w:author="Ioannis Katsounis" w:date="2025-10-08T13:27:00Z">
              <w:r>
                <w:rPr>
                  <w:sz w:val="20"/>
                  <w:szCs w:val="20"/>
                </w:rPr>
                <w:delText xml:space="preserve">  harbors, logistics)</w:delText>
              </w:r>
            </w:del>
            <w:ins w:id="120" w:author="Ioannis Katsounis" w:date="2025-10-08T13:27:00Z">
              <w:r>
                <w:rPr>
                  <w:sz w:val="20"/>
                  <w:szCs w:val="20"/>
                </w:rPr>
                <w:t xml:space="preserve"> (Cargo and warehousing, Port and water projects)</w:t>
              </w:r>
            </w:ins>
          </w:p>
        </w:tc>
        <w:tc>
          <w:tcPr>
            <w:tcW w:w="22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53DDD64" w14:textId="77777777" w:rsidR="00C51175" w:rsidRDefault="00000000">
            <w:pPr>
              <w:spacing w:after="0" w:line="240" w:lineRule="auto"/>
              <w:rPr>
                <w:sz w:val="20"/>
                <w:szCs w:val="20"/>
              </w:rPr>
            </w:pPr>
            <w:r>
              <w:rPr>
                <w:sz w:val="20"/>
                <w:szCs w:val="20"/>
              </w:rPr>
              <w:t>Major ports are economic hubs but can generate</w:t>
            </w:r>
          </w:p>
          <w:p w14:paraId="216325EA" w14:textId="77777777" w:rsidR="00C51175" w:rsidRDefault="00000000">
            <w:pPr>
              <w:spacing w:after="0" w:line="240" w:lineRule="auto"/>
              <w:rPr>
                <w:sz w:val="20"/>
                <w:szCs w:val="20"/>
              </w:rPr>
            </w:pPr>
            <w:r>
              <w:rPr>
                <w:sz w:val="20"/>
                <w:szCs w:val="20"/>
              </w:rPr>
              <w:t xml:space="preserve">  community tensions. Port cities often grapple with pollution, noise, and</w:t>
            </w:r>
          </w:p>
          <w:p w14:paraId="73B23AA7" w14:textId="77777777" w:rsidR="00C51175" w:rsidRDefault="00000000">
            <w:pPr>
              <w:spacing w:after="0" w:line="240" w:lineRule="auto"/>
              <w:rPr>
                <w:sz w:val="20"/>
                <w:szCs w:val="20"/>
              </w:rPr>
            </w:pPr>
            <w:r>
              <w:rPr>
                <w:sz w:val="20"/>
                <w:szCs w:val="20"/>
              </w:rPr>
              <w:t xml:space="preserve">  land-use conflicts from port expansion. When locals perceive that a port’s</w:t>
            </w:r>
          </w:p>
          <w:p w14:paraId="1780FECC" w14:textId="77777777" w:rsidR="00C51175" w:rsidRDefault="00000000">
            <w:pPr>
              <w:spacing w:after="0" w:line="240" w:lineRule="auto"/>
              <w:rPr>
                <w:sz w:val="20"/>
                <w:szCs w:val="20"/>
              </w:rPr>
            </w:pPr>
            <w:r>
              <w:rPr>
                <w:sz w:val="20"/>
                <w:szCs w:val="20"/>
              </w:rPr>
              <w:t xml:space="preserve">  costs (congestion, environmental harm) outweigh its benefits to the</w:t>
            </w:r>
          </w:p>
          <w:p w14:paraId="4ABBA1C3" w14:textId="77777777" w:rsidR="00C51175" w:rsidRDefault="00000000">
            <w:pPr>
              <w:spacing w:after="0" w:line="240" w:lineRule="auto"/>
              <w:rPr>
                <w:sz w:val="20"/>
                <w:szCs w:val="20"/>
              </w:rPr>
            </w:pPr>
            <w:r>
              <w:rPr>
                <w:sz w:val="20"/>
                <w:szCs w:val="20"/>
              </w:rPr>
              <w:t xml:space="preserve">  community, opposition grows[8]. The historical disconnect between ports and</w:t>
            </w:r>
          </w:p>
          <w:p w14:paraId="1B39A4E3" w14:textId="77777777" w:rsidR="00C51175" w:rsidRDefault="00000000">
            <w:pPr>
              <w:spacing w:after="0" w:line="240" w:lineRule="auto"/>
              <w:rPr>
                <w:sz w:val="20"/>
                <w:szCs w:val="20"/>
              </w:rPr>
            </w:pPr>
            <w:r>
              <w:rPr>
                <w:sz w:val="20"/>
                <w:szCs w:val="20"/>
              </w:rPr>
              <w:t xml:space="preserve">  their host cities has led to a negative public image of ports as “dirty and</w:t>
            </w:r>
          </w:p>
          <w:p w14:paraId="0D775349" w14:textId="77777777" w:rsidR="00C51175" w:rsidRDefault="00000000">
            <w:pPr>
              <w:spacing w:after="0" w:line="240" w:lineRule="auto"/>
              <w:rPr>
                <w:sz w:val="20"/>
                <w:szCs w:val="20"/>
              </w:rPr>
            </w:pPr>
            <w:r>
              <w:rPr>
                <w:sz w:val="20"/>
                <w:szCs w:val="20"/>
              </w:rPr>
              <w:t xml:space="preserve">  dangerous” areas isolated from civic life[9]. Ensuring community support and</w:t>
            </w:r>
          </w:p>
          <w:p w14:paraId="35C2E18D" w14:textId="77777777" w:rsidR="00C51175" w:rsidRDefault="00000000">
            <w:pPr>
              <w:spacing w:after="0" w:line="240" w:lineRule="auto"/>
              <w:rPr>
                <w:sz w:val="20"/>
                <w:szCs w:val="20"/>
              </w:rPr>
            </w:pPr>
            <w:r>
              <w:rPr>
                <w:sz w:val="20"/>
                <w:szCs w:val="20"/>
              </w:rPr>
              <w:t xml:space="preserve">  equitable development is a key social challenge.</w:t>
            </w:r>
          </w:p>
        </w:tc>
        <w:tc>
          <w:tcPr>
            <w:tcW w:w="2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053A362" w14:textId="77777777" w:rsidR="00C51175" w:rsidRDefault="00000000">
            <w:pPr>
              <w:spacing w:after="0" w:line="240" w:lineRule="auto"/>
              <w:rPr>
                <w:sz w:val="20"/>
                <w:szCs w:val="20"/>
              </w:rPr>
            </w:pPr>
            <w:r>
              <w:rPr>
                <w:sz w:val="20"/>
                <w:szCs w:val="20"/>
              </w:rPr>
              <w:t>Maritime sociology has long studied port-city</w:t>
            </w:r>
          </w:p>
          <w:p w14:paraId="73AFB32D" w14:textId="77777777" w:rsidR="00C51175" w:rsidRDefault="00000000">
            <w:pPr>
              <w:spacing w:after="0" w:line="240" w:lineRule="auto"/>
              <w:rPr>
                <w:sz w:val="20"/>
                <w:szCs w:val="20"/>
              </w:rPr>
            </w:pPr>
            <w:r>
              <w:rPr>
                <w:sz w:val="20"/>
                <w:szCs w:val="20"/>
              </w:rPr>
              <w:t xml:space="preserve">  relations and port culture, recognizing port communities as a distinct social</w:t>
            </w:r>
          </w:p>
          <w:p w14:paraId="3679B79D" w14:textId="77777777" w:rsidR="00C51175" w:rsidRDefault="00000000">
            <w:pPr>
              <w:spacing w:after="0" w:line="240" w:lineRule="auto"/>
              <w:rPr>
                <w:sz w:val="20"/>
                <w:szCs w:val="20"/>
              </w:rPr>
            </w:pPr>
            <w:r>
              <w:rPr>
                <w:sz w:val="20"/>
                <w:szCs w:val="20"/>
              </w:rPr>
              <w:t xml:space="preserve">  environment[10]. It can help bridge the gap between ports and urban</w:t>
            </w:r>
          </w:p>
          <w:p w14:paraId="7685DC05" w14:textId="77777777" w:rsidR="00C51175" w:rsidRDefault="00000000">
            <w:pPr>
              <w:spacing w:after="0" w:line="240" w:lineRule="auto"/>
              <w:rPr>
                <w:sz w:val="20"/>
                <w:szCs w:val="20"/>
              </w:rPr>
            </w:pPr>
            <w:r>
              <w:rPr>
                <w:sz w:val="20"/>
                <w:szCs w:val="20"/>
              </w:rPr>
              <w:t xml:space="preserve">  stakeholders by highlighting local concerns and values. Sociologists advise</w:t>
            </w:r>
          </w:p>
          <w:p w14:paraId="0856B1CB" w14:textId="77777777" w:rsidR="00C51175" w:rsidRDefault="00000000">
            <w:pPr>
              <w:spacing w:after="0" w:line="240" w:lineRule="auto"/>
              <w:rPr>
                <w:sz w:val="20"/>
                <w:szCs w:val="20"/>
              </w:rPr>
            </w:pPr>
            <w:r>
              <w:rPr>
                <w:sz w:val="20"/>
                <w:szCs w:val="20"/>
              </w:rPr>
              <w:t xml:space="preserve">  on inclusive port development, suggesting ways to mitigate impacts (e.g.</w:t>
            </w:r>
          </w:p>
          <w:p w14:paraId="00EF6389" w14:textId="77777777" w:rsidR="00C51175" w:rsidRDefault="00000000">
            <w:pPr>
              <w:spacing w:after="0" w:line="240" w:lineRule="auto"/>
              <w:rPr>
                <w:sz w:val="20"/>
                <w:szCs w:val="20"/>
              </w:rPr>
            </w:pPr>
            <w:r>
              <w:rPr>
                <w:sz w:val="20"/>
                <w:szCs w:val="20"/>
              </w:rPr>
              <w:t xml:space="preserve">  environmental safeguards, community benefit programs) and improve</w:t>
            </w:r>
          </w:p>
          <w:p w14:paraId="7ACA2761" w14:textId="77777777" w:rsidR="00C51175" w:rsidRDefault="00000000">
            <w:pPr>
              <w:spacing w:after="0" w:line="240" w:lineRule="auto"/>
              <w:rPr>
                <w:sz w:val="20"/>
                <w:szCs w:val="20"/>
              </w:rPr>
            </w:pPr>
            <w:r>
              <w:rPr>
                <w:sz w:val="20"/>
                <w:szCs w:val="20"/>
              </w:rPr>
              <w:t xml:space="preserve">  communication. This sociological input aids port authorities in balancing</w:t>
            </w:r>
          </w:p>
          <w:p w14:paraId="38559F50" w14:textId="77777777" w:rsidR="00C51175" w:rsidRDefault="00000000">
            <w:pPr>
              <w:spacing w:after="0" w:line="240" w:lineRule="auto"/>
              <w:rPr>
                <w:sz w:val="20"/>
                <w:szCs w:val="20"/>
              </w:rPr>
            </w:pPr>
            <w:r>
              <w:rPr>
                <w:sz w:val="20"/>
                <w:szCs w:val="20"/>
              </w:rPr>
              <w:t xml:space="preserve">  economic goals with the social well-being of surrounding neighborhoods,</w:t>
            </w:r>
          </w:p>
          <w:p w14:paraId="47CD94CE" w14:textId="77777777" w:rsidR="00C51175" w:rsidRDefault="00000000">
            <w:pPr>
              <w:spacing w:after="0" w:line="240" w:lineRule="auto"/>
              <w:rPr>
                <w:sz w:val="20"/>
                <w:szCs w:val="20"/>
              </w:rPr>
            </w:pPr>
            <w:r>
              <w:rPr>
                <w:sz w:val="20"/>
                <w:szCs w:val="20"/>
              </w:rPr>
              <w:t xml:space="preserve">  fostering better port–community integration.</w:t>
            </w:r>
          </w:p>
        </w:tc>
        <w:tc>
          <w:tcPr>
            <w:tcW w:w="2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4D28D63" w14:textId="77777777" w:rsidR="00C51175" w:rsidRDefault="00C51175">
            <w:pPr>
              <w:spacing w:after="0" w:line="240" w:lineRule="auto"/>
              <w:rPr>
                <w:sz w:val="20"/>
                <w:szCs w:val="20"/>
              </w:rPr>
            </w:pPr>
          </w:p>
        </w:tc>
      </w:tr>
      <w:tr w:rsidR="00C51175" w14:paraId="38D539F8" w14:textId="77777777">
        <w:trPr>
          <w:trHeight w:val="5240"/>
        </w:trPr>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A8D6753" w14:textId="77777777" w:rsidR="00C51175" w:rsidRDefault="00000000">
            <w:pPr>
              <w:spacing w:after="0" w:line="240" w:lineRule="auto"/>
              <w:rPr>
                <w:sz w:val="20"/>
                <w:szCs w:val="20"/>
              </w:rPr>
            </w:pPr>
            <w:r>
              <w:rPr>
                <w:sz w:val="20"/>
                <w:szCs w:val="20"/>
              </w:rPr>
              <w:t>Shipbuilding &amp;</w:t>
            </w:r>
          </w:p>
          <w:p w14:paraId="0DC1B033" w14:textId="77777777" w:rsidR="00C51175" w:rsidRDefault="00000000">
            <w:pPr>
              <w:spacing w:after="0" w:line="240" w:lineRule="auto"/>
              <w:rPr>
                <w:sz w:val="20"/>
                <w:szCs w:val="20"/>
              </w:rPr>
            </w:pPr>
            <w:r>
              <w:rPr>
                <w:sz w:val="20"/>
                <w:szCs w:val="20"/>
              </w:rPr>
              <w:t xml:space="preserve">  Repair</w:t>
            </w:r>
            <w:del w:id="121" w:author="Ioannis Katsounis" w:date="2025-10-08T13:27:00Z">
              <w:r>
                <w:rPr>
                  <w:sz w:val="20"/>
                  <w:szCs w:val="20"/>
                </w:rPr>
                <w:delText>(shipyards &amp; marine engineering)</w:delText>
              </w:r>
            </w:del>
            <w:ins w:id="122" w:author="Ioannis Katsounis" w:date="2025-10-08T13:27:00Z">
              <w:r>
                <w:rPr>
                  <w:sz w:val="20"/>
                  <w:szCs w:val="20"/>
                </w:rPr>
                <w:t xml:space="preserve"> (Shipbuilding, Equipment and machinery)</w:t>
              </w:r>
            </w:ins>
          </w:p>
        </w:tc>
        <w:tc>
          <w:tcPr>
            <w:tcW w:w="22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A914E39" w14:textId="77777777" w:rsidR="00C51175" w:rsidRDefault="00000000">
            <w:pPr>
              <w:spacing w:after="0" w:line="240" w:lineRule="auto"/>
              <w:rPr>
                <w:sz w:val="20"/>
                <w:szCs w:val="20"/>
              </w:rPr>
            </w:pPr>
            <w:r>
              <w:rPr>
                <w:sz w:val="20"/>
                <w:szCs w:val="20"/>
              </w:rPr>
              <w:t>The shipbuilding industry faces workforce and</w:t>
            </w:r>
          </w:p>
          <w:p w14:paraId="1372B54E" w14:textId="77777777" w:rsidR="00C51175" w:rsidRDefault="00000000">
            <w:pPr>
              <w:spacing w:after="0" w:line="240" w:lineRule="auto"/>
              <w:rPr>
                <w:sz w:val="20"/>
                <w:szCs w:val="20"/>
              </w:rPr>
            </w:pPr>
            <w:r>
              <w:rPr>
                <w:sz w:val="20"/>
                <w:szCs w:val="20"/>
              </w:rPr>
              <w:t xml:space="preserve">  community challenges. Global competition and technological change</w:t>
            </w:r>
          </w:p>
          <w:p w14:paraId="32A22796" w14:textId="77777777" w:rsidR="00C51175" w:rsidRDefault="00000000">
            <w:pPr>
              <w:spacing w:after="0" w:line="240" w:lineRule="auto"/>
              <w:rPr>
                <w:sz w:val="20"/>
                <w:szCs w:val="20"/>
              </w:rPr>
            </w:pPr>
            <w:r>
              <w:rPr>
                <w:sz w:val="20"/>
                <w:szCs w:val="20"/>
              </w:rPr>
              <w:t xml:space="preserve">  (automation, “Industry 4.0”) have led to job insecurity in traditional</w:t>
            </w:r>
          </w:p>
          <w:p w14:paraId="11D56C74" w14:textId="77777777" w:rsidR="00C51175" w:rsidRDefault="00000000">
            <w:pPr>
              <w:spacing w:after="0" w:line="240" w:lineRule="auto"/>
              <w:rPr>
                <w:sz w:val="20"/>
                <w:szCs w:val="20"/>
              </w:rPr>
            </w:pPr>
            <w:r>
              <w:rPr>
                <w:sz w:val="20"/>
                <w:szCs w:val="20"/>
              </w:rPr>
              <w:t xml:space="preserve">  shipyards and periodic layoffs in coastal regions dependent on this sector.</w:t>
            </w:r>
          </w:p>
          <w:p w14:paraId="43AE5224" w14:textId="77777777" w:rsidR="00C51175" w:rsidRDefault="00000000">
            <w:pPr>
              <w:spacing w:after="0" w:line="240" w:lineRule="auto"/>
              <w:rPr>
                <w:sz w:val="20"/>
                <w:szCs w:val="20"/>
              </w:rPr>
            </w:pPr>
            <w:r>
              <w:rPr>
                <w:sz w:val="20"/>
                <w:szCs w:val="20"/>
              </w:rPr>
              <w:t xml:space="preserve">  Skilled trade workers and their communities may struggle as shipyards</w:t>
            </w:r>
          </w:p>
          <w:p w14:paraId="11920B2B" w14:textId="77777777" w:rsidR="00C51175" w:rsidRDefault="00000000">
            <w:pPr>
              <w:spacing w:after="0" w:line="240" w:lineRule="auto"/>
              <w:rPr>
                <w:sz w:val="20"/>
                <w:szCs w:val="20"/>
              </w:rPr>
            </w:pPr>
            <w:r>
              <w:rPr>
                <w:sz w:val="20"/>
                <w:szCs w:val="20"/>
              </w:rPr>
              <w:t xml:space="preserve">  modernize or relocate. Additionally, </w:t>
            </w:r>
            <w:r>
              <w:rPr>
                <w:sz w:val="20"/>
                <w:szCs w:val="20"/>
              </w:rPr>
              <w:lastRenderedPageBreak/>
              <w:t>the transition to greener shipping (e.g.</w:t>
            </w:r>
          </w:p>
          <w:p w14:paraId="2AC32D2A" w14:textId="77777777" w:rsidR="00C51175" w:rsidRDefault="00000000">
            <w:pPr>
              <w:spacing w:after="0" w:line="240" w:lineRule="auto"/>
              <w:rPr>
                <w:sz w:val="20"/>
                <w:szCs w:val="20"/>
              </w:rPr>
            </w:pPr>
            <w:r>
              <w:rPr>
                <w:sz w:val="20"/>
                <w:szCs w:val="20"/>
              </w:rPr>
              <w:t xml:space="preserve">  building low-emission vessels) requires retraining workers, potentially</w:t>
            </w:r>
          </w:p>
          <w:p w14:paraId="1CA8751C" w14:textId="77777777" w:rsidR="00C51175" w:rsidRDefault="00000000">
            <w:pPr>
              <w:spacing w:after="0" w:line="240" w:lineRule="auto"/>
              <w:rPr>
                <w:sz w:val="20"/>
                <w:szCs w:val="20"/>
              </w:rPr>
            </w:pPr>
            <w:r>
              <w:rPr>
                <w:sz w:val="20"/>
                <w:szCs w:val="20"/>
              </w:rPr>
              <w:t xml:space="preserve">  straining older generations of shipbuilders.</w:t>
            </w:r>
          </w:p>
        </w:tc>
        <w:tc>
          <w:tcPr>
            <w:tcW w:w="2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5A16647" w14:textId="77777777" w:rsidR="00C51175" w:rsidRDefault="00000000">
            <w:pPr>
              <w:spacing w:after="0" w:line="240" w:lineRule="auto"/>
              <w:rPr>
                <w:sz w:val="20"/>
                <w:szCs w:val="20"/>
              </w:rPr>
            </w:pPr>
            <w:r>
              <w:rPr>
                <w:sz w:val="20"/>
                <w:szCs w:val="20"/>
              </w:rPr>
              <w:lastRenderedPageBreak/>
              <w:t>Maritime sociology focuses on maritime</w:t>
            </w:r>
          </w:p>
          <w:p w14:paraId="1BDD60A0" w14:textId="77777777" w:rsidR="00C51175" w:rsidRDefault="00000000">
            <w:pPr>
              <w:spacing w:after="0" w:line="240" w:lineRule="auto"/>
              <w:rPr>
                <w:sz w:val="20"/>
                <w:szCs w:val="20"/>
              </w:rPr>
            </w:pPr>
            <w:r>
              <w:rPr>
                <w:sz w:val="20"/>
                <w:szCs w:val="20"/>
              </w:rPr>
              <w:t xml:space="preserve">  professions and workplaces, including shipyards as unique social</w:t>
            </w:r>
          </w:p>
          <w:p w14:paraId="16D0A1C2" w14:textId="77777777" w:rsidR="00C51175" w:rsidRDefault="00000000">
            <w:pPr>
              <w:spacing w:after="0" w:line="240" w:lineRule="auto"/>
              <w:rPr>
                <w:sz w:val="20"/>
                <w:szCs w:val="20"/>
              </w:rPr>
            </w:pPr>
            <w:r>
              <w:rPr>
                <w:sz w:val="20"/>
                <w:szCs w:val="20"/>
              </w:rPr>
              <w:t xml:space="preserve">  environments[11]. By examining labor conditions, worker identity, and the</w:t>
            </w:r>
          </w:p>
          <w:p w14:paraId="5CDA5BD4" w14:textId="77777777" w:rsidR="00C51175" w:rsidRDefault="00000000">
            <w:pPr>
              <w:spacing w:after="0" w:line="240" w:lineRule="auto"/>
              <w:rPr>
                <w:sz w:val="20"/>
                <w:szCs w:val="20"/>
              </w:rPr>
            </w:pPr>
            <w:r>
              <w:rPr>
                <w:sz w:val="20"/>
                <w:szCs w:val="20"/>
              </w:rPr>
              <w:t xml:space="preserve">  ripple effects of industrial change on local communities, sociologists inform</w:t>
            </w:r>
          </w:p>
          <w:p w14:paraId="4001B160" w14:textId="77777777" w:rsidR="00C51175" w:rsidRDefault="00000000">
            <w:pPr>
              <w:spacing w:after="0" w:line="240" w:lineRule="auto"/>
              <w:rPr>
                <w:sz w:val="20"/>
                <w:szCs w:val="20"/>
              </w:rPr>
            </w:pPr>
            <w:r>
              <w:rPr>
                <w:sz w:val="20"/>
                <w:szCs w:val="20"/>
              </w:rPr>
              <w:t xml:space="preserve">  socially sustainable industrial transitions. Their research can support</w:t>
            </w:r>
          </w:p>
          <w:p w14:paraId="1BFE9628" w14:textId="77777777" w:rsidR="00C51175" w:rsidRDefault="00000000">
            <w:pPr>
              <w:spacing w:after="0" w:line="240" w:lineRule="auto"/>
              <w:rPr>
                <w:sz w:val="20"/>
                <w:szCs w:val="20"/>
              </w:rPr>
            </w:pPr>
            <w:r>
              <w:rPr>
                <w:sz w:val="20"/>
                <w:szCs w:val="20"/>
              </w:rPr>
              <w:t xml:space="preserve">  social dialogue between shipyard workers, companies, and policymakers – for</w:t>
            </w:r>
          </w:p>
          <w:p w14:paraId="10D32DB0" w14:textId="77777777" w:rsidR="00C51175" w:rsidRDefault="00000000">
            <w:pPr>
              <w:spacing w:after="0" w:line="240" w:lineRule="auto"/>
              <w:rPr>
                <w:sz w:val="20"/>
                <w:szCs w:val="20"/>
              </w:rPr>
            </w:pPr>
            <w:r>
              <w:rPr>
                <w:sz w:val="20"/>
                <w:szCs w:val="20"/>
              </w:rPr>
              <w:lastRenderedPageBreak/>
              <w:t xml:space="preserve">  instance, advocating workforce retraining programs or community redevelopment</w:t>
            </w:r>
          </w:p>
          <w:p w14:paraId="108C7269" w14:textId="77777777" w:rsidR="00C51175" w:rsidRDefault="00000000">
            <w:pPr>
              <w:spacing w:after="0" w:line="240" w:lineRule="auto"/>
              <w:rPr>
                <w:sz w:val="20"/>
                <w:szCs w:val="20"/>
              </w:rPr>
            </w:pPr>
            <w:r>
              <w:rPr>
                <w:sz w:val="20"/>
                <w:szCs w:val="20"/>
              </w:rPr>
              <w:t xml:space="preserve">  when shipyard activities decline – thereby ensuring that economic innovation</w:t>
            </w:r>
          </w:p>
          <w:p w14:paraId="770DE5D5" w14:textId="77777777" w:rsidR="00C51175" w:rsidRDefault="00000000">
            <w:pPr>
              <w:spacing w:after="0" w:line="240" w:lineRule="auto"/>
              <w:rPr>
                <w:sz w:val="20"/>
                <w:szCs w:val="20"/>
              </w:rPr>
            </w:pPr>
            <w:r>
              <w:rPr>
                <w:sz w:val="20"/>
                <w:szCs w:val="20"/>
              </w:rPr>
              <w:t xml:space="preserve">  does not come at the expense of social cohesion.</w:t>
            </w:r>
          </w:p>
        </w:tc>
        <w:tc>
          <w:tcPr>
            <w:tcW w:w="2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B37055A" w14:textId="77777777" w:rsidR="00C51175" w:rsidRDefault="00C51175">
            <w:pPr>
              <w:spacing w:after="0" w:line="240" w:lineRule="auto"/>
              <w:rPr>
                <w:sz w:val="20"/>
                <w:szCs w:val="20"/>
              </w:rPr>
            </w:pPr>
          </w:p>
        </w:tc>
      </w:tr>
      <w:tr w:rsidR="00C51175" w14:paraId="1F8BDD0A" w14:textId="77777777">
        <w:trPr>
          <w:trHeight w:val="5795"/>
        </w:trPr>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71DA4B3" w14:textId="77777777" w:rsidR="00C51175" w:rsidRDefault="00000000">
            <w:pPr>
              <w:spacing w:after="0" w:line="240" w:lineRule="auto"/>
              <w:rPr>
                <w:del w:id="123" w:author="Ioannis Katsounis" w:date="2025-10-08T13:27:00Z"/>
                <w:sz w:val="20"/>
                <w:szCs w:val="20"/>
              </w:rPr>
            </w:pPr>
            <w:r>
              <w:rPr>
                <w:sz w:val="20"/>
                <w:szCs w:val="20"/>
              </w:rPr>
              <w:t>Maritime Transport</w:t>
            </w:r>
            <w:del w:id="124" w:author="Ioannis Katsounis" w:date="2025-10-08T13:27:00Z">
              <w:r>
                <w:rPr>
                  <w:sz w:val="20"/>
                  <w:szCs w:val="20"/>
                </w:rPr>
                <w:delText>(shipping</w:delText>
              </w:r>
            </w:del>
          </w:p>
          <w:p w14:paraId="77445D69" w14:textId="77777777" w:rsidR="00C51175" w:rsidRDefault="00000000">
            <w:pPr>
              <w:spacing w:after="0" w:line="240" w:lineRule="auto"/>
              <w:rPr>
                <w:sz w:val="20"/>
                <w:szCs w:val="20"/>
              </w:rPr>
            </w:pPr>
            <w:del w:id="125" w:author="Ioannis Katsounis" w:date="2025-10-08T13:27:00Z">
              <w:r>
                <w:rPr>
                  <w:sz w:val="20"/>
                  <w:szCs w:val="20"/>
                </w:rPr>
                <w:delText xml:space="preserve">  and marine freight)</w:delText>
              </w:r>
            </w:del>
            <w:ins w:id="126" w:author="Ioannis Katsounis" w:date="2025-10-08T13:27:00Z">
              <w:r>
                <w:rPr>
                  <w:sz w:val="20"/>
                  <w:szCs w:val="20"/>
                </w:rPr>
                <w:t xml:space="preserve"> (Passenger transport, Freight transport, Services for transport)</w:t>
              </w:r>
            </w:ins>
          </w:p>
        </w:tc>
        <w:tc>
          <w:tcPr>
            <w:tcW w:w="22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4C0850D" w14:textId="77777777" w:rsidR="00C51175" w:rsidRDefault="00000000">
            <w:pPr>
              <w:spacing w:after="0" w:line="240" w:lineRule="auto"/>
              <w:rPr>
                <w:sz w:val="20"/>
                <w:szCs w:val="20"/>
              </w:rPr>
            </w:pPr>
            <w:r>
              <w:rPr>
                <w:sz w:val="20"/>
                <w:szCs w:val="20"/>
              </w:rPr>
              <w:t>The global shipping industry relies on seafarers</w:t>
            </w:r>
          </w:p>
          <w:p w14:paraId="38BCF999" w14:textId="77777777" w:rsidR="00C51175" w:rsidRDefault="00000000">
            <w:pPr>
              <w:spacing w:after="0" w:line="240" w:lineRule="auto"/>
              <w:rPr>
                <w:sz w:val="20"/>
                <w:szCs w:val="20"/>
              </w:rPr>
            </w:pPr>
            <w:r>
              <w:rPr>
                <w:sz w:val="20"/>
                <w:szCs w:val="20"/>
              </w:rPr>
              <w:t xml:space="preserve">  who often endure difficult working conditions and isolation. Long periods</w:t>
            </w:r>
          </w:p>
          <w:p w14:paraId="44C02D10" w14:textId="77777777" w:rsidR="00C51175" w:rsidRDefault="00000000">
            <w:pPr>
              <w:spacing w:after="0" w:line="240" w:lineRule="auto"/>
              <w:rPr>
                <w:sz w:val="20"/>
                <w:szCs w:val="20"/>
              </w:rPr>
            </w:pPr>
            <w:r>
              <w:rPr>
                <w:sz w:val="20"/>
                <w:szCs w:val="20"/>
              </w:rPr>
              <w:t xml:space="preserve">  away from home, low-cost labor practices (flags of convenience), and safety</w:t>
            </w:r>
          </w:p>
          <w:p w14:paraId="1B8D876C" w14:textId="77777777" w:rsidR="00C51175" w:rsidRDefault="00000000">
            <w:pPr>
              <w:spacing w:after="0" w:line="240" w:lineRule="auto"/>
              <w:rPr>
                <w:sz w:val="20"/>
                <w:szCs w:val="20"/>
              </w:rPr>
            </w:pPr>
            <w:r>
              <w:rPr>
                <w:sz w:val="20"/>
                <w:szCs w:val="20"/>
              </w:rPr>
              <w:t xml:space="preserve">  risks (storms, piracy, accidents) all impact crews. Notably, even under Blue</w:t>
            </w:r>
          </w:p>
          <w:p w14:paraId="1F90EE16" w14:textId="77777777" w:rsidR="00C51175" w:rsidRDefault="00000000">
            <w:pPr>
              <w:spacing w:after="0" w:line="240" w:lineRule="auto"/>
              <w:rPr>
                <w:sz w:val="20"/>
                <w:szCs w:val="20"/>
              </w:rPr>
            </w:pPr>
            <w:r>
              <w:rPr>
                <w:sz w:val="20"/>
                <w:szCs w:val="20"/>
              </w:rPr>
              <w:t xml:space="preserve">  Economy initiatives, hazardous working conditions and human-rights abuses for</w:t>
            </w:r>
          </w:p>
          <w:p w14:paraId="160A9025" w14:textId="77777777" w:rsidR="00C51175" w:rsidRDefault="00000000">
            <w:pPr>
              <w:spacing w:after="0" w:line="240" w:lineRule="auto"/>
              <w:rPr>
                <w:sz w:val="20"/>
                <w:szCs w:val="20"/>
              </w:rPr>
            </w:pPr>
            <w:r>
              <w:rPr>
                <w:sz w:val="20"/>
                <w:szCs w:val="20"/>
              </w:rPr>
              <w:t xml:space="preserve">  maritime workers persist (e.g. excessive hours, lack of labor</w:t>
            </w:r>
          </w:p>
          <w:p w14:paraId="2E48A03A" w14:textId="77777777" w:rsidR="00C51175" w:rsidRDefault="00000000">
            <w:pPr>
              <w:spacing w:after="0" w:line="240" w:lineRule="auto"/>
              <w:rPr>
                <w:sz w:val="20"/>
                <w:szCs w:val="20"/>
              </w:rPr>
            </w:pPr>
            <w:r>
              <w:rPr>
                <w:sz w:val="20"/>
                <w:szCs w:val="20"/>
              </w:rPr>
              <w:t xml:space="preserve">  protections)[12]. These issues not only affect seafarers’ well-being but also</w:t>
            </w:r>
          </w:p>
          <w:p w14:paraId="3337A12B" w14:textId="77777777" w:rsidR="00C51175" w:rsidRDefault="00000000">
            <w:pPr>
              <w:spacing w:after="0" w:line="240" w:lineRule="auto"/>
              <w:rPr>
                <w:sz w:val="20"/>
                <w:szCs w:val="20"/>
              </w:rPr>
            </w:pPr>
            <w:r>
              <w:rPr>
                <w:sz w:val="20"/>
                <w:szCs w:val="20"/>
              </w:rPr>
              <w:t xml:space="preserve">  their families and coastal home communities.</w:t>
            </w:r>
          </w:p>
        </w:tc>
        <w:tc>
          <w:tcPr>
            <w:tcW w:w="2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82ECF20" w14:textId="77777777" w:rsidR="00C51175" w:rsidRDefault="00000000">
            <w:pPr>
              <w:spacing w:after="0" w:line="240" w:lineRule="auto"/>
              <w:rPr>
                <w:sz w:val="20"/>
                <w:szCs w:val="20"/>
              </w:rPr>
            </w:pPr>
            <w:r>
              <w:rPr>
                <w:sz w:val="20"/>
                <w:szCs w:val="20"/>
              </w:rPr>
              <w:t>Maritime sociology, with its long-standing</w:t>
            </w:r>
          </w:p>
          <w:p w14:paraId="36CCFD08" w14:textId="77777777" w:rsidR="00C51175" w:rsidRDefault="00000000">
            <w:pPr>
              <w:spacing w:after="0" w:line="240" w:lineRule="auto"/>
              <w:rPr>
                <w:sz w:val="20"/>
                <w:szCs w:val="20"/>
              </w:rPr>
            </w:pPr>
            <w:r>
              <w:rPr>
                <w:sz w:val="20"/>
                <w:szCs w:val="20"/>
              </w:rPr>
              <w:t xml:space="preserve">  interest in seafarers’ lives and maritime labor relations[2], plays a key</w:t>
            </w:r>
          </w:p>
          <w:p w14:paraId="7113DFDD" w14:textId="77777777" w:rsidR="00C51175" w:rsidRDefault="00000000">
            <w:pPr>
              <w:spacing w:after="0" w:line="240" w:lineRule="auto"/>
              <w:rPr>
                <w:sz w:val="20"/>
                <w:szCs w:val="20"/>
              </w:rPr>
            </w:pPr>
            <w:r>
              <w:rPr>
                <w:sz w:val="20"/>
                <w:szCs w:val="20"/>
              </w:rPr>
              <w:t xml:space="preserve">  role in highlighting welfare and rights issues in this sector. Sociologists</w:t>
            </w:r>
          </w:p>
          <w:p w14:paraId="228017D3" w14:textId="77777777" w:rsidR="00C51175" w:rsidRDefault="00000000">
            <w:pPr>
              <w:spacing w:after="0" w:line="240" w:lineRule="auto"/>
              <w:rPr>
                <w:sz w:val="20"/>
                <w:szCs w:val="20"/>
              </w:rPr>
            </w:pPr>
            <w:r>
              <w:rPr>
                <w:sz w:val="20"/>
                <w:szCs w:val="20"/>
              </w:rPr>
              <w:t xml:space="preserve">  study the culture aboard ships, the psychosocial effects of life at sea, and</w:t>
            </w:r>
          </w:p>
          <w:p w14:paraId="271EBAEB" w14:textId="77777777" w:rsidR="00C51175" w:rsidRDefault="00000000">
            <w:pPr>
              <w:spacing w:after="0" w:line="240" w:lineRule="auto"/>
              <w:rPr>
                <w:sz w:val="20"/>
                <w:szCs w:val="20"/>
              </w:rPr>
            </w:pPr>
            <w:r>
              <w:rPr>
                <w:sz w:val="20"/>
                <w:szCs w:val="20"/>
              </w:rPr>
              <w:t xml:space="preserve">  the transnational networks of seafarer communities. By bringing these</w:t>
            </w:r>
          </w:p>
          <w:p w14:paraId="60F584DD" w14:textId="77777777" w:rsidR="00C51175" w:rsidRDefault="00000000">
            <w:pPr>
              <w:spacing w:after="0" w:line="240" w:lineRule="auto"/>
              <w:rPr>
                <w:sz w:val="20"/>
                <w:szCs w:val="20"/>
              </w:rPr>
            </w:pPr>
            <w:r>
              <w:rPr>
                <w:sz w:val="20"/>
                <w:szCs w:val="20"/>
              </w:rPr>
              <w:t xml:space="preserve">  often-invisible social conditions to light, maritime sociology supports</w:t>
            </w:r>
          </w:p>
          <w:p w14:paraId="45F6F4AA" w14:textId="77777777" w:rsidR="00C51175" w:rsidRDefault="00000000">
            <w:pPr>
              <w:spacing w:after="0" w:line="240" w:lineRule="auto"/>
              <w:rPr>
                <w:sz w:val="20"/>
                <w:szCs w:val="20"/>
              </w:rPr>
            </w:pPr>
            <w:r>
              <w:rPr>
                <w:sz w:val="20"/>
                <w:szCs w:val="20"/>
              </w:rPr>
              <w:t xml:space="preserve">  efforts to improve crew welfare, gender equity, and labor standards in</w:t>
            </w:r>
          </w:p>
          <w:p w14:paraId="2E150A8E" w14:textId="77777777" w:rsidR="00C51175" w:rsidRDefault="00000000">
            <w:pPr>
              <w:spacing w:after="0" w:line="240" w:lineRule="auto"/>
              <w:rPr>
                <w:sz w:val="20"/>
                <w:szCs w:val="20"/>
              </w:rPr>
            </w:pPr>
            <w:r>
              <w:rPr>
                <w:sz w:val="20"/>
                <w:szCs w:val="20"/>
              </w:rPr>
              <w:t xml:space="preserve">  shipping (for example, informing international labor regulations, port</w:t>
            </w:r>
          </w:p>
          <w:p w14:paraId="7842B988" w14:textId="77777777" w:rsidR="00C51175" w:rsidRDefault="00000000">
            <w:pPr>
              <w:spacing w:after="0" w:line="240" w:lineRule="auto"/>
              <w:rPr>
                <w:sz w:val="20"/>
                <w:szCs w:val="20"/>
              </w:rPr>
            </w:pPr>
            <w:r>
              <w:rPr>
                <w:sz w:val="20"/>
                <w:szCs w:val="20"/>
              </w:rPr>
              <w:t xml:space="preserve">  welfare services, or mental health initiatives for crews).</w:t>
            </w:r>
          </w:p>
        </w:tc>
        <w:tc>
          <w:tcPr>
            <w:tcW w:w="2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2D48F57" w14:textId="77777777" w:rsidR="00C51175" w:rsidRDefault="00C51175">
            <w:pPr>
              <w:spacing w:after="0" w:line="240" w:lineRule="auto"/>
              <w:rPr>
                <w:sz w:val="20"/>
                <w:szCs w:val="20"/>
              </w:rPr>
            </w:pPr>
          </w:p>
        </w:tc>
      </w:tr>
      <w:tr w:rsidR="00C51175" w14:paraId="13B8F68B" w14:textId="77777777">
        <w:trPr>
          <w:trHeight w:val="5795"/>
        </w:trPr>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3AB99B4" w14:textId="77777777" w:rsidR="00C51175" w:rsidRDefault="00000000">
            <w:pPr>
              <w:spacing w:after="0" w:line="240" w:lineRule="auto"/>
              <w:rPr>
                <w:del w:id="127" w:author="Ioannis Katsounis" w:date="2025-10-08T13:27:00Z"/>
                <w:sz w:val="20"/>
                <w:szCs w:val="20"/>
              </w:rPr>
            </w:pPr>
            <w:r>
              <w:rPr>
                <w:sz w:val="20"/>
                <w:szCs w:val="20"/>
              </w:rPr>
              <w:lastRenderedPageBreak/>
              <w:t>Coastal Tourism</w:t>
            </w:r>
            <w:del w:id="128" w:author="Ioannis Katsounis" w:date="2025-10-08T13:27:00Z">
              <w:r>
                <w:rPr>
                  <w:sz w:val="20"/>
                  <w:szCs w:val="20"/>
                </w:rPr>
                <w:delText>(coastal</w:delText>
              </w:r>
            </w:del>
          </w:p>
          <w:p w14:paraId="79347CC2" w14:textId="77777777" w:rsidR="00C51175" w:rsidRDefault="00000000">
            <w:pPr>
              <w:spacing w:after="0" w:line="240" w:lineRule="auto"/>
              <w:rPr>
                <w:sz w:val="20"/>
                <w:szCs w:val="20"/>
              </w:rPr>
            </w:pPr>
            <w:del w:id="129" w:author="Ioannis Katsounis" w:date="2025-10-08T13:27:00Z">
              <w:r>
                <w:rPr>
                  <w:sz w:val="20"/>
                  <w:szCs w:val="20"/>
                </w:rPr>
                <w:delText xml:space="preserve">  travel, recreation &amp; cruise industry)</w:delText>
              </w:r>
            </w:del>
            <w:ins w:id="130" w:author="Ioannis Katsounis" w:date="2025-10-08T13:27:00Z">
              <w:r>
                <w:rPr>
                  <w:sz w:val="20"/>
                  <w:szCs w:val="20"/>
                </w:rPr>
                <w:t xml:space="preserve"> (Accommodation, Transport, Other expenditure)</w:t>
              </w:r>
            </w:ins>
          </w:p>
        </w:tc>
        <w:tc>
          <w:tcPr>
            <w:tcW w:w="22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DA30DAB" w14:textId="77777777" w:rsidR="00C51175" w:rsidRDefault="00000000">
            <w:pPr>
              <w:spacing w:after="0" w:line="240" w:lineRule="auto"/>
              <w:rPr>
                <w:sz w:val="20"/>
                <w:szCs w:val="20"/>
              </w:rPr>
            </w:pPr>
            <w:r>
              <w:rPr>
                <w:sz w:val="20"/>
                <w:szCs w:val="20"/>
              </w:rPr>
              <w:t>Tourism in coastal areas (including the booming</w:t>
            </w:r>
          </w:p>
          <w:p w14:paraId="2350483E" w14:textId="77777777" w:rsidR="00C51175" w:rsidRDefault="00000000">
            <w:pPr>
              <w:spacing w:after="0" w:line="240" w:lineRule="auto"/>
              <w:rPr>
                <w:sz w:val="20"/>
                <w:szCs w:val="20"/>
              </w:rPr>
            </w:pPr>
            <w:r>
              <w:rPr>
                <w:sz w:val="20"/>
                <w:szCs w:val="20"/>
              </w:rPr>
              <w:t xml:space="preserve">  cruise tourism segment) can create economic growth but also social and</w:t>
            </w:r>
          </w:p>
          <w:p w14:paraId="59F03462" w14:textId="77777777" w:rsidR="00C51175" w:rsidRDefault="00000000">
            <w:pPr>
              <w:spacing w:after="0" w:line="240" w:lineRule="auto"/>
              <w:rPr>
                <w:sz w:val="20"/>
                <w:szCs w:val="20"/>
              </w:rPr>
            </w:pPr>
            <w:r>
              <w:rPr>
                <w:sz w:val="20"/>
                <w:szCs w:val="20"/>
              </w:rPr>
              <w:t xml:space="preserve">  environmental strains. Rapid influxes of visitors may overwhelm local</w:t>
            </w:r>
          </w:p>
          <w:p w14:paraId="6F1686D7" w14:textId="77777777" w:rsidR="00C51175" w:rsidRDefault="00000000">
            <w:pPr>
              <w:spacing w:after="0" w:line="240" w:lineRule="auto"/>
              <w:rPr>
                <w:sz w:val="20"/>
                <w:szCs w:val="20"/>
              </w:rPr>
            </w:pPr>
            <w:r>
              <w:rPr>
                <w:sz w:val="20"/>
                <w:szCs w:val="20"/>
              </w:rPr>
              <w:t xml:space="preserve">  infrastructure and inflate prices, challenging residents’ quality of life.</w:t>
            </w:r>
          </w:p>
          <w:p w14:paraId="4E3FCDE1" w14:textId="77777777" w:rsidR="00C51175" w:rsidRDefault="00000000">
            <w:pPr>
              <w:spacing w:after="0" w:line="240" w:lineRule="auto"/>
              <w:rPr>
                <w:sz w:val="20"/>
                <w:szCs w:val="20"/>
              </w:rPr>
            </w:pPr>
            <w:r>
              <w:rPr>
                <w:sz w:val="20"/>
                <w:szCs w:val="20"/>
              </w:rPr>
              <w:t xml:space="preserve">  Large cruise ships, for instance, have been shown to adversely affect water</w:t>
            </w:r>
          </w:p>
          <w:p w14:paraId="00CA209C" w14:textId="77777777" w:rsidR="00C51175" w:rsidRDefault="00000000">
            <w:pPr>
              <w:spacing w:after="0" w:line="240" w:lineRule="auto"/>
              <w:rPr>
                <w:sz w:val="20"/>
                <w:szCs w:val="20"/>
              </w:rPr>
            </w:pPr>
            <w:r>
              <w:rPr>
                <w:sz w:val="20"/>
                <w:szCs w:val="20"/>
              </w:rPr>
              <w:t xml:space="preserve">  and air quality and even the health of passengers, crew, and port residents.</w:t>
            </w:r>
          </w:p>
          <w:p w14:paraId="6551BB6A" w14:textId="77777777" w:rsidR="00C51175" w:rsidRDefault="00000000">
            <w:pPr>
              <w:spacing w:after="0" w:line="240" w:lineRule="auto"/>
              <w:rPr>
                <w:sz w:val="20"/>
                <w:szCs w:val="20"/>
              </w:rPr>
            </w:pPr>
            <w:r>
              <w:rPr>
                <w:sz w:val="20"/>
                <w:szCs w:val="20"/>
              </w:rPr>
              <w:t xml:space="preserve">  Often, local communities see relatively little economic benefit from mass</w:t>
            </w:r>
          </w:p>
          <w:p w14:paraId="0B8FBAF0" w14:textId="77777777" w:rsidR="00C51175" w:rsidRDefault="00000000">
            <w:pPr>
              <w:spacing w:after="0" w:line="240" w:lineRule="auto"/>
              <w:rPr>
                <w:sz w:val="20"/>
                <w:szCs w:val="20"/>
              </w:rPr>
            </w:pPr>
            <w:r>
              <w:rPr>
                <w:sz w:val="20"/>
                <w:szCs w:val="20"/>
              </w:rPr>
              <w:t xml:space="preserve">  tourism while shouldering its impacts, leading to debates about</w:t>
            </w:r>
          </w:p>
          <w:p w14:paraId="24033792" w14:textId="77777777" w:rsidR="00C51175" w:rsidRDefault="00000000">
            <w:pPr>
              <w:spacing w:after="0" w:line="240" w:lineRule="auto"/>
              <w:rPr>
                <w:sz w:val="20"/>
                <w:szCs w:val="20"/>
              </w:rPr>
            </w:pPr>
            <w:r>
              <w:rPr>
                <w:sz w:val="20"/>
                <w:szCs w:val="20"/>
              </w:rPr>
              <w:t xml:space="preserve">  sustainability and community consent.</w:t>
            </w:r>
          </w:p>
        </w:tc>
        <w:tc>
          <w:tcPr>
            <w:tcW w:w="2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A77A03A" w14:textId="77777777" w:rsidR="00C51175" w:rsidRDefault="00000000">
            <w:pPr>
              <w:spacing w:after="0" w:line="240" w:lineRule="auto"/>
              <w:rPr>
                <w:sz w:val="20"/>
                <w:szCs w:val="20"/>
              </w:rPr>
            </w:pPr>
            <w:r>
              <w:rPr>
                <w:sz w:val="20"/>
                <w:szCs w:val="20"/>
              </w:rPr>
              <w:t>Maritime sociology provides a framework to</w:t>
            </w:r>
          </w:p>
          <w:p w14:paraId="4A4A8FC9" w14:textId="77777777" w:rsidR="00C51175" w:rsidRDefault="00000000">
            <w:pPr>
              <w:spacing w:after="0" w:line="240" w:lineRule="auto"/>
              <w:rPr>
                <w:sz w:val="20"/>
                <w:szCs w:val="20"/>
              </w:rPr>
            </w:pPr>
            <w:r>
              <w:rPr>
                <w:sz w:val="20"/>
                <w:szCs w:val="20"/>
              </w:rPr>
              <w:t xml:space="preserve">  assess social impacts of tourism on coastal communities. By examining</w:t>
            </w:r>
          </w:p>
          <w:p w14:paraId="297AED22" w14:textId="77777777" w:rsidR="00C51175" w:rsidRDefault="00000000">
            <w:pPr>
              <w:spacing w:after="0" w:line="240" w:lineRule="auto"/>
              <w:rPr>
                <w:sz w:val="20"/>
                <w:szCs w:val="20"/>
              </w:rPr>
            </w:pPr>
            <w:r>
              <w:rPr>
                <w:sz w:val="20"/>
                <w:szCs w:val="20"/>
              </w:rPr>
              <w:t xml:space="preserve">  residents’ attitudes, cultural changes, and the distribution of tourism</w:t>
            </w:r>
          </w:p>
          <w:p w14:paraId="6BE80665" w14:textId="77777777" w:rsidR="00C51175" w:rsidRDefault="00000000">
            <w:pPr>
              <w:spacing w:after="0" w:line="240" w:lineRule="auto"/>
              <w:rPr>
                <w:sz w:val="20"/>
                <w:szCs w:val="20"/>
              </w:rPr>
            </w:pPr>
            <w:r>
              <w:rPr>
                <w:sz w:val="20"/>
                <w:szCs w:val="20"/>
              </w:rPr>
              <w:t xml:space="preserve">  benefits, it can guide more community-centered tourism development. For</w:t>
            </w:r>
          </w:p>
          <w:p w14:paraId="3F4A30C0" w14:textId="77777777" w:rsidR="00C51175" w:rsidRDefault="00000000">
            <w:pPr>
              <w:spacing w:after="0" w:line="240" w:lineRule="auto"/>
              <w:rPr>
                <w:sz w:val="20"/>
                <w:szCs w:val="20"/>
              </w:rPr>
            </w:pPr>
            <w:r>
              <w:rPr>
                <w:sz w:val="20"/>
                <w:szCs w:val="20"/>
              </w:rPr>
              <w:t xml:space="preserve">  example, sociological insights encourage stakeholder participation in</w:t>
            </w:r>
          </w:p>
          <w:p w14:paraId="1C3D0A7F" w14:textId="77777777" w:rsidR="00C51175" w:rsidRDefault="00000000">
            <w:pPr>
              <w:spacing w:after="0" w:line="240" w:lineRule="auto"/>
              <w:rPr>
                <w:sz w:val="20"/>
                <w:szCs w:val="20"/>
              </w:rPr>
            </w:pPr>
            <w:r>
              <w:rPr>
                <w:sz w:val="20"/>
                <w:szCs w:val="20"/>
              </w:rPr>
              <w:t xml:space="preserve">  planning tourism projects and help preserve maritime heritage and identities</w:t>
            </w:r>
          </w:p>
          <w:p w14:paraId="6CC86E52" w14:textId="77777777" w:rsidR="00C51175" w:rsidRDefault="00000000">
            <w:pPr>
              <w:spacing w:after="0" w:line="240" w:lineRule="auto"/>
              <w:rPr>
                <w:sz w:val="20"/>
                <w:szCs w:val="20"/>
              </w:rPr>
            </w:pPr>
            <w:r>
              <w:rPr>
                <w:sz w:val="20"/>
                <w:szCs w:val="20"/>
              </w:rPr>
              <w:t xml:space="preserve">  amid development[3]. This approach aligns tourism growth with local</w:t>
            </w:r>
          </w:p>
          <w:p w14:paraId="603D24DE" w14:textId="77777777" w:rsidR="00C51175" w:rsidRDefault="00000000">
            <w:pPr>
              <w:spacing w:after="0" w:line="240" w:lineRule="auto"/>
              <w:rPr>
                <w:sz w:val="20"/>
                <w:szCs w:val="20"/>
              </w:rPr>
            </w:pPr>
            <w:r>
              <w:rPr>
                <w:sz w:val="20"/>
                <w:szCs w:val="20"/>
              </w:rPr>
              <w:t xml:space="preserve">  well-being – promoting models like “blue tourism” or “community-integrated</w:t>
            </w:r>
          </w:p>
          <w:p w14:paraId="24BC33D7" w14:textId="77777777" w:rsidR="00C51175" w:rsidRDefault="00000000">
            <w:pPr>
              <w:spacing w:after="0" w:line="240" w:lineRule="auto"/>
              <w:rPr>
                <w:sz w:val="20"/>
                <w:szCs w:val="20"/>
              </w:rPr>
            </w:pPr>
            <w:r>
              <w:rPr>
                <w:sz w:val="20"/>
                <w:szCs w:val="20"/>
              </w:rPr>
              <w:t xml:space="preserve">  tourism” that strive for environmental and social balance in coastal</w:t>
            </w:r>
          </w:p>
          <w:p w14:paraId="631D74C1" w14:textId="77777777" w:rsidR="00C51175" w:rsidRDefault="00000000">
            <w:pPr>
              <w:spacing w:after="0" w:line="240" w:lineRule="auto"/>
              <w:rPr>
                <w:sz w:val="20"/>
                <w:szCs w:val="20"/>
              </w:rPr>
            </w:pPr>
            <w:r>
              <w:rPr>
                <w:sz w:val="20"/>
                <w:szCs w:val="20"/>
              </w:rPr>
              <w:t xml:space="preserve">  destinations.</w:t>
            </w:r>
          </w:p>
          <w:p w14:paraId="7C14EC0C" w14:textId="77777777" w:rsidR="00C51175" w:rsidRDefault="00000000">
            <w:pPr>
              <w:spacing w:after="0" w:line="240" w:lineRule="auto"/>
              <w:rPr>
                <w:sz w:val="20"/>
                <w:szCs w:val="20"/>
              </w:rPr>
            </w:pPr>
            <w:r>
              <w:rPr>
                <w:sz w:val="20"/>
                <w:szCs w:val="20"/>
              </w:rPr>
              <w:t xml:space="preserve"> </w:t>
            </w:r>
          </w:p>
        </w:tc>
        <w:tc>
          <w:tcPr>
            <w:tcW w:w="24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9B083B1" w14:textId="77777777" w:rsidR="00C51175" w:rsidRDefault="00C51175">
            <w:pPr>
              <w:spacing w:after="0" w:line="240" w:lineRule="auto"/>
              <w:rPr>
                <w:sz w:val="20"/>
                <w:szCs w:val="20"/>
              </w:rPr>
            </w:pPr>
          </w:p>
        </w:tc>
      </w:tr>
    </w:tbl>
    <w:p w14:paraId="39D6F2C9" w14:textId="77777777" w:rsidR="00C51175" w:rsidRDefault="00C51175">
      <w:pPr>
        <w:jc w:val="both"/>
        <w:rPr>
          <w:rFonts w:ascii="Times New Roman" w:eastAsia="Times New Roman" w:hAnsi="Times New Roman" w:cs="Times New Roman"/>
        </w:rPr>
      </w:pPr>
    </w:p>
    <w:p w14:paraId="062CDD05" w14:textId="77777777" w:rsidR="00C51175"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We do not intend to make comparisons between field of scientific field and research work and political-administrative framework, which BE is.</w:t>
      </w:r>
    </w:p>
    <w:p w14:paraId="0227ADAF" w14:textId="77777777" w:rsidR="00C51175" w:rsidRDefault="00000000">
      <w:pPr>
        <w:spacing w:before="240" w:after="240"/>
        <w:jc w:val="both"/>
        <w:rPr>
          <w:rFonts w:ascii="Times New Roman" w:eastAsia="Times New Roman" w:hAnsi="Times New Roman" w:cs="Times New Roman"/>
          <w:highlight w:val="yellow"/>
        </w:rPr>
      </w:pPr>
      <w:r>
        <w:rPr>
          <w:rFonts w:ascii="Times New Roman" w:eastAsia="Times New Roman" w:hAnsi="Times New Roman" w:cs="Times New Roman"/>
        </w:rPr>
        <w:t xml:space="preserve">Thesis 1. Maritime Sociology has developed a comprehensive concept that – what we try to proof here – are relevant and tangible to BE - </w:t>
      </w:r>
      <w:r>
        <w:rPr>
          <w:rFonts w:ascii="Times New Roman" w:eastAsia="Times New Roman" w:hAnsi="Times New Roman" w:cs="Times New Roman"/>
          <w:highlight w:val="yellow"/>
        </w:rPr>
        <w:t>one of the most comprehensive and institutionalized policy frameworks.</w:t>
      </w:r>
    </w:p>
    <w:p w14:paraId="473ED423" w14:textId="77777777" w:rsidR="00C51175" w:rsidRDefault="00000000">
      <w:pPr>
        <w:spacing w:before="240" w:after="240"/>
        <w:ind w:left="360"/>
        <w:jc w:val="both"/>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rPr>
        <w:t>Socio-globalistic of Sea and Coast (Robert B. Woźniak, 2007)</w:t>
      </w:r>
    </w:p>
    <w:p w14:paraId="505D1A15" w14:textId="77777777" w:rsidR="00C51175" w:rsidRDefault="00000000">
      <w:pPr>
        <w:spacing w:before="240" w:after="240"/>
        <w:ind w:left="360"/>
        <w:jc w:val="both"/>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rPr>
        <w:t>Maritimization theory (Ludwik Janiszewski)</w:t>
      </w:r>
    </w:p>
    <w:p w14:paraId="1EBE8088" w14:textId="77777777" w:rsidR="00C51175" w:rsidRDefault="00000000">
      <w:pPr>
        <w:spacing w:before="240" w:after="240"/>
        <w:ind w:left="360"/>
        <w:jc w:val="both"/>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rPr>
        <w:t>Maritime factor concept (Ludwik Janiszewski)</w:t>
      </w:r>
    </w:p>
    <w:p w14:paraId="0D55A046" w14:textId="77777777" w:rsidR="00C51175"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Thesis 2. Maritime Sociology has the potential to make an impact serves as a theoretical and analytical counterweight, focusing on social dynamics, power relations, and issues of social justic</w:t>
      </w:r>
    </w:p>
    <w:p w14:paraId="28F2601E" w14:textId="77777777" w:rsidR="00C51175"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lastRenderedPageBreak/>
        <w:t>Thesis 3. Maritime sociology as an contemporary interdisciplinary and exceptional social research agenda, that has not been yet replaced by other term. Where the maritime sociology ends and Ocean’s Sociology starts. Stages of maritime sociology development – I wave (60s-70s) create a theory – II wave (80s) – empirical case studies and spread of interest – III wave (90s – 00s) – crisis – IV wage (call for Maritime and Ocean Sociology, Maritime pop-up fields in every discipline dealing with the maritime issues i.e. maritime antropology, maritime archeology, maritime history, … environmental sociology, …</w:t>
      </w:r>
    </w:p>
    <w:p w14:paraId="755E2BB2" w14:textId="77777777" w:rsidR="00C51175" w:rsidRDefault="00C51175">
      <w:pPr>
        <w:jc w:val="both"/>
        <w:rPr>
          <w:del w:id="131" w:author="Robert Bartłomiejski" w:date="2025-10-08T13:50:00Z"/>
          <w:rFonts w:ascii="Times New Roman" w:eastAsia="Times New Roman" w:hAnsi="Times New Roman" w:cs="Times New Roman"/>
        </w:rPr>
      </w:pPr>
    </w:p>
    <w:p w14:paraId="38BF52D6" w14:textId="77777777" w:rsidR="00C51175" w:rsidRDefault="00000000">
      <w:pPr>
        <w:jc w:val="both"/>
        <w:rPr>
          <w:rFonts w:ascii="Times New Roman" w:eastAsia="Times New Roman" w:hAnsi="Times New Roman" w:cs="Times New Roman"/>
          <w:color w:val="FF0000"/>
        </w:rPr>
      </w:pPr>
      <w:r>
        <w:rPr>
          <w:rFonts w:ascii="Times New Roman" w:eastAsia="Times New Roman" w:hAnsi="Times New Roman" w:cs="Times New Roman"/>
          <w:color w:val="FF0000"/>
        </w:rPr>
        <w:t xml:space="preserve">It true and relevant what Frank Sowa, AKD and M. G. wrote in their article (A short-introduction to maritime sociology (2024, 2025). So we pose again the question and propose to answer to it but we are not the only one who sees the potential relevance and unique lenses that it introduces - not only to BE, but to other maritime industry transformations towards making the BE framework be materialized. </w:t>
      </w:r>
    </w:p>
    <w:p w14:paraId="1ED9A94C" w14:textId="77777777" w:rsidR="00C51175"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We do not intend to make comparisons between field of scientific field and research work and political-administrative framework, which BE is. We admit that maritime sociology is not having answers to contemporary questions or solutions for BE - however it scope and lenses creates still an interesting and worth to be considered to be included as a part of BE framework.</w:t>
      </w:r>
    </w:p>
    <w:p w14:paraId="1F407C03" w14:textId="77777777" w:rsidR="00C51175" w:rsidRDefault="00000000">
      <w:pPr>
        <w:spacing w:before="240" w:after="240"/>
        <w:jc w:val="both"/>
        <w:rPr>
          <w:rFonts w:ascii="Times New Roman" w:eastAsia="Times New Roman" w:hAnsi="Times New Roman" w:cs="Times New Roman"/>
          <w:highlight w:val="yellow"/>
        </w:rPr>
      </w:pPr>
      <w:r>
        <w:rPr>
          <w:rFonts w:ascii="Times New Roman" w:eastAsia="Times New Roman" w:hAnsi="Times New Roman" w:cs="Times New Roman"/>
        </w:rPr>
        <w:t xml:space="preserve">Thesis 1. Maritime Sociology has developed a comprehensive concept that – what we try to proof here – are relevant and tangible to BE - </w:t>
      </w:r>
      <w:r>
        <w:rPr>
          <w:rFonts w:ascii="Times New Roman" w:eastAsia="Times New Roman" w:hAnsi="Times New Roman" w:cs="Times New Roman"/>
          <w:highlight w:val="yellow"/>
        </w:rPr>
        <w:t>one of the most comprehensive and institutionalized policy frameworks.</w:t>
      </w:r>
    </w:p>
    <w:p w14:paraId="07E249CC" w14:textId="77777777" w:rsidR="00C51175" w:rsidRDefault="00000000">
      <w:pPr>
        <w:spacing w:before="240" w:after="240"/>
        <w:ind w:left="360"/>
        <w:jc w:val="both"/>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rPr>
        <w:t>Socio-globalistic of Sea and Coast (Robert B. Woźniak, 2007)</w:t>
      </w:r>
    </w:p>
    <w:p w14:paraId="0F35CE43" w14:textId="77777777" w:rsidR="00C51175" w:rsidRDefault="00000000">
      <w:pPr>
        <w:spacing w:before="240" w:after="240"/>
        <w:ind w:left="360"/>
        <w:jc w:val="both"/>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rPr>
        <w:t>Maritimization theory (Ludwik Janiszewski)</w:t>
      </w:r>
    </w:p>
    <w:p w14:paraId="1E3687D4" w14:textId="77777777" w:rsidR="00C51175" w:rsidRDefault="00000000">
      <w:pPr>
        <w:spacing w:before="240" w:after="240"/>
        <w:ind w:left="360"/>
        <w:jc w:val="both"/>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rPr>
        <w:t>Maritime factor concept (Ludwik Janiszewski)</w:t>
      </w:r>
    </w:p>
    <w:p w14:paraId="2D059F4B" w14:textId="77777777" w:rsidR="00C51175"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Thesis 2. Maritime Sociology has the potential to make an impact serves as a theoretical and analytical counterweight, focusing on social dynamics, power relations, and issues of social justic</w:t>
      </w:r>
    </w:p>
    <w:p w14:paraId="4BBCBA77" w14:textId="77777777" w:rsidR="00C51175"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Thesis 3. Maritime sociology as an contemporary interdisciplinary and exceptional social research agenda, that has not been yet replaced by other term. Where the maritime sociology ends and Ocean’s Sociology starts. Stages of maritime sociology development – I wave (60s-70s) create a theory – II wave (80s) – empirical case studies and spread of interest – III wave (90s – 00s) – crisis – IV wage (call for Maritime and Ocean Sociology, Maritime pop-up fields in every discipline dealing with the maritime issues i.e. maritime antropology, maritime archeology, maritime history, … environmental sociology, …</w:t>
      </w:r>
    </w:p>
    <w:p w14:paraId="224A463E" w14:textId="77777777" w:rsidR="00C51175"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 </w:t>
      </w:r>
    </w:p>
    <w:p w14:paraId="1675784A" w14:textId="77777777" w:rsidR="00C51175"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Maritime Sociology has the potential to support BE by adding the (martime factor but re-thinked in posthuman way) “green” and “friendly environmental rhetoric without substantive reform.</w:t>
      </w:r>
    </w:p>
    <w:p w14:paraId="33947877" w14:textId="77777777" w:rsidR="00C51175"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lastRenderedPageBreak/>
        <w:t>Within the EU, Maritime Sociology is not merely descriptive but also interventionist. Through sociological analyses of the sectors discussed in the text (fishing, shipbuilding, ports, shipping, tourism, renewable energy), it can identify the social imbalances generated by the Blue Economy and propose adaptation policies that strengthen social cohesion and contribute to the development of a “Blue Sociology” framework, one that treats the sea not as an economic resource but as a social and cultural ecosystem. Maritime Sociology thus functions simultaneously as an interpretive and critical field, illuminating how the Blue Economy can be transformed from a mechanism for growth into an.</w:t>
      </w:r>
    </w:p>
    <w:p w14:paraId="61DE2EF1" w14:textId="77777777" w:rsidR="00C51175" w:rsidRDefault="00000000">
      <w:pPr>
        <w:spacing w:before="240" w:after="240"/>
        <w:jc w:val="both"/>
        <w:rPr>
          <w:rFonts w:ascii="Times New Roman" w:eastAsia="Times New Roman" w:hAnsi="Times New Roman" w:cs="Times New Roman"/>
          <w:highlight w:val="yellow"/>
        </w:rPr>
      </w:pPr>
      <w:r>
        <w:rPr>
          <w:rFonts w:ascii="Times New Roman" w:eastAsia="Times New Roman" w:hAnsi="Times New Roman" w:cs="Times New Roman"/>
          <w:highlight w:val="yellow"/>
        </w:rPr>
        <w:t>We do not do “blue” framework – but we criticize blue economy through revealing the gaps, white – they are not wishes but we criticize and present disadvantages of BE, constructively but critically indicate the “basins of troubles, biases” and possible opportunities from including not research results itself from 60s to 90s but its scope and relevance for practical implementation,  impact of scientific approach given by maritime sociology.</w:t>
      </w:r>
    </w:p>
    <w:p w14:paraId="23BBB8DB" w14:textId="77777777" w:rsidR="00C51175" w:rsidRDefault="00C51175">
      <w:pPr>
        <w:jc w:val="both"/>
        <w:rPr>
          <w:ins w:id="132" w:author="Robert Bartłomiejski" w:date="2025-10-08T13:50:00Z"/>
          <w:rFonts w:ascii="Times New Roman" w:eastAsia="Times New Roman" w:hAnsi="Times New Roman" w:cs="Times New Roman"/>
        </w:rPr>
      </w:pPr>
    </w:p>
    <w:p w14:paraId="73AF7336" w14:textId="77777777" w:rsidR="00C51175" w:rsidRDefault="00000000">
      <w:pPr>
        <w:jc w:val="both"/>
        <w:rPr>
          <w:ins w:id="133" w:author="Robert Bartłomiejski" w:date="2025-10-08T13:50:00Z"/>
          <w:rFonts w:ascii="Times New Roman" w:eastAsia="Times New Roman" w:hAnsi="Times New Roman" w:cs="Times New Roman"/>
        </w:rPr>
      </w:pPr>
      <w:ins w:id="134" w:author="Robert Bartłomiejski" w:date="2025-10-08T13:50:00Z">
        <w:r>
          <w:rPr>
            <w:rFonts w:ascii="Times New Roman" w:eastAsia="Times New Roman" w:hAnsi="Times New Roman" w:cs="Times New Roman"/>
          </w:rPr>
          <w:t>\</w:t>
        </w:r>
      </w:ins>
    </w:p>
    <w:p w14:paraId="2CE3CDAA" w14:textId="77777777" w:rsidR="00C51175" w:rsidRDefault="00000000">
      <w:pPr>
        <w:jc w:val="both"/>
        <w:rPr>
          <w:rFonts w:ascii="Times New Roman" w:eastAsia="Times New Roman" w:hAnsi="Times New Roman" w:cs="Times New Roman"/>
        </w:rPr>
      </w:pPr>
      <w:r>
        <w:rPr>
          <w:rFonts w:ascii="Times New Roman" w:eastAsia="Times New Roman" w:hAnsi="Times New Roman" w:cs="Times New Roman"/>
        </w:rPr>
        <w:t>4. Blue Economy as a Maritime Sociological Perspective</w:t>
      </w:r>
    </w:p>
    <w:p w14:paraId="3A55ADBA" w14:textId="77777777" w:rsidR="00C51175" w:rsidRDefault="00000000">
      <w:pPr>
        <w:jc w:val="both"/>
        <w:rPr>
          <w:rFonts w:ascii="Times New Roman" w:eastAsia="Times New Roman" w:hAnsi="Times New Roman" w:cs="Times New Roman"/>
        </w:rPr>
      </w:pPr>
      <w:r>
        <w:rPr>
          <w:rFonts w:ascii="Times New Roman" w:eastAsia="Times New Roman" w:hAnsi="Times New Roman" w:cs="Times New Roman"/>
        </w:rPr>
        <w:t>5. Discussion: Toward a “Blue Sociology”</w:t>
      </w:r>
    </w:p>
    <w:p w14:paraId="03F6908A" w14:textId="77777777" w:rsidR="00C51175" w:rsidRDefault="00000000">
      <w:pPr>
        <w:jc w:val="both"/>
        <w:rPr>
          <w:rFonts w:ascii="Times New Roman" w:eastAsia="Times New Roman" w:hAnsi="Times New Roman" w:cs="Times New Roman"/>
        </w:rPr>
      </w:pPr>
      <w:r>
        <w:rPr>
          <w:rFonts w:ascii="Times New Roman" w:eastAsia="Times New Roman" w:hAnsi="Times New Roman" w:cs="Times New Roman"/>
        </w:rPr>
        <w:t>The Blue Economy is frequently presented as an integrative policy framework that links established maritime sectors with emerging “blue” industries, while simultaneously promising sustainability, social inclusion, and improved living standards. Yet, as our analysis suggests, the principal challenge is not only definitional ambiguity, but the persistent tendency to treat “blue” transformation as a primarily economic and technological project, while leaving its social mechanisms under-specified. A “Blue Sociology” perspective addresses this gap by repositioning the sea not merely as an economic resource, but as a social and cultural ecosystem whose governance depends on institutions, labour regimes, communities, and historically shaped power relations.</w:t>
      </w:r>
    </w:p>
    <w:p w14:paraId="2513BB0D" w14:textId="77777777" w:rsidR="00C51175"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Maritime sociology strengthens the Blue Economy by reorienting analysis from “sectors” to societal challenges and lived realities. Penca et al. (2025) argue that rethinking the Blue Economy requires anchoring research in societal concerns and aspirations, and moving beyond conventional sector divisions toward themes such as maritime occupations, port cities, coastal communities, food security, and climate risks. Maritime sociology is naturally aligned with this move because its classic object of inquiry is precisely the social organization of work, institutions, and communities connected to the sea. </w:t>
      </w:r>
    </w:p>
    <w:p w14:paraId="00FBAF0E" w14:textId="77777777" w:rsidR="00C51175"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A recurring weakness of Blue Economy agendas is their tendency to foreground growth and innovation while treating labour as secondary. Maritime sociology brings seafarers, fishers, dockworkers, and other maritime occupations back into the centre of analysis. This is consistent with Poole’s classic delimitation of maritime sociology, which explicitly locates work, stratification, recruitment, socialisation, technology-driven change, and conflict as core analytical domains (Poole, 1981). It is also consistent with contemporary calls for a maritime </w:t>
      </w:r>
      <w:r>
        <w:rPr>
          <w:rFonts w:ascii="Times New Roman" w:eastAsia="Times New Roman" w:hAnsi="Times New Roman" w:cs="Times New Roman"/>
        </w:rPr>
        <w:lastRenderedPageBreak/>
        <w:t>sociology capable of contributing to sustainability science through the study of agency, institutions, governance, and social change in marine contexts (Villarroel Rios &amp; Chicaguala, 2024).</w:t>
      </w:r>
    </w:p>
    <w:p w14:paraId="52774A95" w14:textId="77777777" w:rsidR="00C51175" w:rsidRDefault="00000000">
      <w:pPr>
        <w:jc w:val="both"/>
        <w:rPr>
          <w:rFonts w:ascii="Times New Roman" w:eastAsia="Times New Roman" w:hAnsi="Times New Roman" w:cs="Times New Roman"/>
        </w:rPr>
      </w:pPr>
      <w:r>
        <w:rPr>
          <w:rFonts w:ascii="Times New Roman" w:eastAsia="Times New Roman" w:hAnsi="Times New Roman" w:cs="Times New Roman"/>
        </w:rPr>
        <w:t>Maritime sociology helps the Blue Economy field identify and explain why “blue” implementation often produces uneven outcomes. Penca et al. (2025) emphasize that, as implemented today, the Blue Economy is associated with injustices and inequalities, concentration of capital, persistent hazardous working conditions, and continuing exclusion of marginalized groups. Maritime sociology provides the conceptual resources to treat these outcomes not as unintended side effects, but as patterned consequences of institutional arrangements, organizational power, and governance design. In your manuscript, this is already framed through “marine justice,” which connects ecological degradation to cultural heritage loss and professional identity disruption in coastal societies.</w:t>
      </w:r>
    </w:p>
    <w:p w14:paraId="45750D32" w14:textId="77777777" w:rsidR="00C51175" w:rsidRDefault="00000000">
      <w:pPr>
        <w:jc w:val="both"/>
        <w:rPr>
          <w:rFonts w:ascii="Times New Roman" w:eastAsia="Times New Roman" w:hAnsi="Times New Roman" w:cs="Times New Roman"/>
        </w:rPr>
      </w:pPr>
      <w:r>
        <w:rPr>
          <w:rFonts w:ascii="Times New Roman" w:eastAsia="Times New Roman" w:hAnsi="Times New Roman" w:cs="Times New Roman"/>
        </w:rPr>
        <w:t>A major advantage of maritime sociology is its capacity to connect macro policy frames to meso institutions and micro lived experience. This makes it especially valuable for Blue Economy governance, where outcomes emerge through multi-level regulation, port governance, maritime labour markets, and coastal community resilience. The manuscript’s EU case explicitly demonstrates how Blue Economy implementation can be treated as a “laboratory” for examining working conditions, social inclusion, coastal resilience, and participatory maritime governance, while also revealing contradictions and risks within blue transitions. Maritime sociology supplies the analytical language to study these linkages systematically rather than descriptively.</w:t>
      </w:r>
    </w:p>
    <w:p w14:paraId="36881F04" w14:textId="77777777" w:rsidR="00C51175"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Blue Economy debates are often caught between, on one hand, critical academic contestation and, on the other hand, ongoing policy implementation. Penca et al. (2025) warn that abandoning the Blue Economy discourse entirely can widen the science–policy gap, whereas a critical revision requires stronger social-science integration, co-creation with sea users, and more active engagement in science–policy interfaces. Maritime sociology can operationalize this by designing participatory processes, diagnosing why policies face legitimacy challenges, and translating evidence into forms that can travel across institutions, stakeholders, and governance levels. </w:t>
      </w:r>
    </w:p>
    <w:p w14:paraId="1F1AACDB" w14:textId="77777777" w:rsidR="00C51175" w:rsidRDefault="00000000">
      <w:pPr>
        <w:jc w:val="both"/>
        <w:rPr>
          <w:rFonts w:ascii="Times New Roman" w:eastAsia="Times New Roman" w:hAnsi="Times New Roman" w:cs="Times New Roman"/>
        </w:rPr>
      </w:pPr>
      <w:r>
        <w:rPr>
          <w:rFonts w:ascii="Times New Roman" w:eastAsia="Times New Roman" w:hAnsi="Times New Roman" w:cs="Times New Roman"/>
        </w:rPr>
        <w:t>Finally, maritime sociology helps the Blue Economy field overcome the tacit assumption that marine social relations are simply extensions of terrestrial ones. Kołodziej and Kołodziej-Durnaś stress that maritime sociology negotiates its identity between two vectors, the influence of the sea on social life and the influence of social life on the sea, and that it must often go beyond land-centred paradigms to capture the distinctiveness of sea phenomena. This matters for contemporary Blue Economy sectors where infrastructures, technologies, and non-human elements (ships, ports, ecosystems, energy installations) co-produce social outcomes. The renewed relevance of approaches such as actor–network theory and “total institution” perspectives in maritime settings further supports this shift toward a more adequate analysis of maritime realities.</w:t>
      </w:r>
    </w:p>
    <w:p w14:paraId="5D65FD36" w14:textId="77777777" w:rsidR="00C51175"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Taken together, these contributions clarify what “Blue Sociology” adds to the Blue Economy field. It translates the focus of classic maritime sociology, which historically centred on </w:t>
      </w:r>
      <w:r>
        <w:rPr>
          <w:rFonts w:ascii="Times New Roman" w:eastAsia="Times New Roman" w:hAnsi="Times New Roman" w:cs="Times New Roman"/>
        </w:rPr>
        <w:lastRenderedPageBreak/>
        <w:t>maritime professions, institutions, and occupational communities, into a contemporary agenda that can also address sustainability, circularity, ocean governance, and emerging blue sectors, without losing the human dimension that blue policy discourse often promises but struggles to operationalize. In this sense, “Blue Sociology” is not a competitor to maritime sociology, but a renewal of its purpose under contemporary conditions, and a practical sociological lens for making Blue Economy implementation more socially inclusive and accountable.</w:t>
      </w:r>
    </w:p>
    <w:p w14:paraId="2CAFEE8A" w14:textId="77777777" w:rsidR="00C51175" w:rsidRDefault="00C51175">
      <w:pPr>
        <w:jc w:val="both"/>
        <w:rPr>
          <w:rFonts w:ascii="Times New Roman" w:eastAsia="Times New Roman" w:hAnsi="Times New Roman" w:cs="Times New Roman"/>
        </w:rPr>
      </w:pPr>
    </w:p>
    <w:p w14:paraId="745EE983" w14:textId="77777777" w:rsidR="00C51175" w:rsidRDefault="00000000">
      <w:pPr>
        <w:jc w:val="both"/>
        <w:rPr>
          <w:rFonts w:ascii="Times New Roman" w:eastAsia="Times New Roman" w:hAnsi="Times New Roman" w:cs="Times New Roman"/>
        </w:rPr>
      </w:pPr>
      <w:r>
        <w:rPr>
          <w:rFonts w:ascii="Times New Roman" w:eastAsia="Times New Roman" w:hAnsi="Times New Roman" w:cs="Times New Roman"/>
        </w:rPr>
        <w:t>6. Conclusions</w:t>
      </w:r>
    </w:p>
    <w:p w14:paraId="78314E6F" w14:textId="77777777" w:rsidR="00C51175" w:rsidRDefault="00C51175">
      <w:pPr>
        <w:jc w:val="both"/>
        <w:rPr>
          <w:rFonts w:ascii="Times New Roman" w:eastAsia="Times New Roman" w:hAnsi="Times New Roman" w:cs="Times New Roman"/>
        </w:rPr>
      </w:pPr>
    </w:p>
    <w:p w14:paraId="169ADE4E" w14:textId="77777777" w:rsidR="00C51175"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To put self-evidence maritime sociology responds to Contemporary challenges and needs </w:t>
      </w:r>
    </w:p>
    <w:p w14:paraId="4E4F120E" w14:textId="77777777" w:rsidR="00C51175" w:rsidRDefault="00C51175">
      <w:pPr>
        <w:jc w:val="both"/>
        <w:rPr>
          <w:rFonts w:ascii="Times New Roman" w:eastAsia="Times New Roman" w:hAnsi="Times New Roman" w:cs="Times New Roman"/>
        </w:rPr>
      </w:pPr>
    </w:p>
    <w:p w14:paraId="4A747402" w14:textId="77777777" w:rsidR="00C51175" w:rsidRDefault="00C51175">
      <w:pPr>
        <w:jc w:val="both"/>
        <w:rPr>
          <w:rFonts w:ascii="Times New Roman" w:eastAsia="Times New Roman" w:hAnsi="Times New Roman" w:cs="Times New Roman"/>
        </w:rPr>
      </w:pPr>
    </w:p>
    <w:p w14:paraId="70935128" w14:textId="77777777" w:rsidR="00C51175" w:rsidRPr="00FB26A1" w:rsidRDefault="00000000">
      <w:pPr>
        <w:spacing w:before="240" w:after="240"/>
        <w:jc w:val="both"/>
        <w:rPr>
          <w:rFonts w:ascii="Times New Roman" w:eastAsia="Times New Roman" w:hAnsi="Times New Roman" w:cs="Times New Roman"/>
          <w:lang w:val="pl-PL"/>
        </w:rPr>
      </w:pPr>
      <w:r w:rsidRPr="00FB26A1">
        <w:rPr>
          <w:rFonts w:ascii="Times New Roman" w:eastAsia="Times New Roman" w:hAnsi="Times New Roman" w:cs="Times New Roman"/>
          <w:lang w:val="pl-PL"/>
        </w:rPr>
        <w:t xml:space="preserve">Przedmiot socjologii morskiej stanowią według Ludwika Janiszewskiego I Adama Sosnowskiego (1984) m.in. ale nie tylko: 1) badania zbiorowości morskich, określonych przez nas mianem ludzi morza (maritime people), do których zaliczyć można członków kategorii społeczno-zawodowych bezpośrednio pracujących I żyjących na morzu; w poczet tychże zbiorowości zaliczamy również tych którzy kierują pracą na morzu i spełniają wobec niej szeroko rozumiane funkcje usługowe; 2) badania instytucji społecznych o charakterze morskich (maritime institutions), związanych bezpośrednio bądź pośrednio z różnymi kierunkami I formami aktywności człowieka na morzu; 3) badania zbiorowości terytorialnych (ekologicznych) o charakterze morskim, takich jak porty I miasta morskie, ośredla rybackie itp. 4) badania procesów społecznych, związanych z działalnością człowieka na morzu lub stanowiących na lądzie konsekwencję społeczną tej działalności. Problematyka społeczna na gruncie morskim łączy się z: 1) rozpatrywaniem oddziaływań (wpływu) zmieniających się biofizycznych warunków pracy I życia na morzu na charakter pracy I treści życia członków morskich zbiorowości społecznych; 2) wzajemnych oddziaływań (interakcji) ludzi morza na siebie w procesie pracy i współpracy, życia I współżycia na statkach; 3) wpływu pracy i życia ludzi morza na funkcjonowanie członków ich bezpośrednich środowisk na lądzie; 4) wielorakiego wpływu morza na charakter i kierunek poza profesjonalnej aktywności ludzkiej, występującej zarówno w ramach instytucjonalnych, jak I spontanicznych. W strukturalnej sferze przedmiotu socjologii morskiej mieszczą się natomiast: 1) kategorie społeczno-zawodowe ludzkie morza I związane pośrednio z aktywnością na morzu; 2) instytucje działające na morzu, dzięki morzu I na rzecz morza; 3) organizacje zawodowe I społeczno-polityczne działające na morzu, dzięki morzu I na rzecz morza; 4) morskie zbiorowości terytorialne (ekologiczne). Socjologię morską Janiszewski I Sosnowski uważali za szczegółową dyscyplinę socjologiczną, która bada zbiorowe, instytucjonalne, zorganizowane I spontaniczne formy różnorodnej, przeważanie ekonomicznej – choć nie wyłącznie – aktywności człowieka na morzu, pod wpływem morza lub w związku z morzem, ze szczególnym uwzględnieniem podłoża, mechanizmów, uwarunkowań I skutków społecznych tej aktywności. Z punktu widzenia ontologicznego jest to rzeczywistość specyficzna, różniąca </w:t>
      </w:r>
      <w:r w:rsidRPr="00FB26A1">
        <w:rPr>
          <w:rFonts w:ascii="Times New Roman" w:eastAsia="Times New Roman" w:hAnsi="Times New Roman" w:cs="Times New Roman"/>
          <w:lang w:val="pl-PL"/>
        </w:rPr>
        <w:lastRenderedPageBreak/>
        <w:t xml:space="preserve">się do od rzeczywistości “lądowej” pod względem podstaw przyrodniczych, ekonomicznych I kulturowych. Odmienność tych podstaw wywiera głęboki I trwały wpływ na sytuację społeczną ludzi, na structure stosunków I zależności między nimi, na systemy więzi międzyludzkich, wzory zachowań I systemy wartości oraz sposoby widzenia ich życia I pracy. Dlatego można również przyjąć, że przedmiotem socjologii morskiej jest właśnie morska rzeczywistość społeczna (Janiszewski, 1978. “Koncepcja socjologiczna morskeij rzeczywistości społecznej”. Przegląd Zachodniopomorski, 1978, nr 4). Socjologia morska dotyczy zatem takicjh problemów jak: 1) ludzie morza (seafarers); 2) społeczności morskie (seafaring communities), 3) odmienność życia I pracy na morzu; 4) odmienność środowisk portowych; 4) społeczne problem zatrudniania ludzi morza; 5) stosunki przemysłowe (industrial relations) na morzu I w portach; 7) organizacja żeglugi morskiej; 8) organizacja portów; 9) związki zawodowe ludzi morza I portowców; Przyjmując, że przedmiotem socjologii morskiej jest morska rzeczywistość społeczną, do której należą: zbiorowości I kategorie społeczno-zawodowe ludzi morza, instytucje I organizacje morskie, procesy społeczne zachodzące na morzu I w związku z morzem oraz morskie zbiorowości ekologiczne, każda z tych sfer jako przedmiot  tworzy odrębny dział zainteresowań socjologicznych. Wyróżniał następujące działy socjologii morskiej: 1) socjologia ludzi morza; 2) socjologia instytucji I organizacji morskich; 3) socjologia morskich zbiorowości terytorialnych (ekologicznych), 4) socjologia procesów społecznych wyznaczonych podłożem (charakterem) morskim. Janiszewski  rozumiał, że socjologię morską jako teorię średniego zasięgu, tj. </w:t>
      </w:r>
      <w:r>
        <w:rPr>
          <w:rFonts w:ascii="Times New Roman" w:eastAsia="Times New Roman" w:hAnsi="Times New Roman" w:cs="Times New Roman"/>
        </w:rPr>
        <w:t xml:space="preserve">Wyjaśniającą zjawiska I procesy zachodzące w poszczególnych sferach (dziedzinach) życia społecznego. </w:t>
      </w:r>
      <w:r w:rsidRPr="00FB26A1">
        <w:rPr>
          <w:rFonts w:ascii="Times New Roman" w:eastAsia="Times New Roman" w:hAnsi="Times New Roman" w:cs="Times New Roman"/>
          <w:lang w:val="pl-PL"/>
        </w:rPr>
        <w:t xml:space="preserve">Janiszewski I Sosnowski (1984) twierdzili, że suma wiedzy uzyskanej dzięki tymże teoriom nie kumuluje się w jakąś super ogólną teorię, lecz jest jedynie uzupełnieniem wiedzy już istniejącej przez coraz to nowe teorie średniego zasięgu. Inaczej mówiąc, socjologia jako Teoria średniego zasięgu zajmuje się badaniem I wyjaśnianiem struktury I dynamiki społeczności w skład których wchodzą przedstawiciele kategorii społeczno-zawodowych związanych charakterem podstawowej działalności profesjonalnej z morzem, oraz zbiorowości I środowisk społecznych, wiążących się bezpośrednio lub pośrednio z pracą I życiem na morzu. Socjologia morska nie jest oczywiście jedyną dyscypliną naukową, która zajmuje się badaniem problematyki morskiej. Jest ona także przedmiotem szerokiego zainteresowania pokaźnej grupy tzw. morskich nauk społecznych (maritime social sciences), jak np.: historia morska (maritime history), ekonomia morska (maritime economics), psychologia morska (maritime psychology), etnografia morska (maritime ethnography), czy antropologia morska (maritime anthropology). Janusz Sztumski (1971) określił socjologię morską jako subdyscyplinę zajmującą się badaniem wpływów morza na kształtowanie się współżycia ludzi oraz badaniem powstałych w wyniku tego współżycia struktur społecznych  I różnych wytworów społecznych. Koncepcja marynizacji Ludwika Janiszewskiego (1971) jako rama teoretyczna socjologii morskiej została po raz pierwszy przedstawiona jako uniwersalny czasowo process oddziaływania morza na rzeczywistość społeczną. Koncepcja marynizacji, łączy sie integralne z powstaniem socjologii morskiej. Zgodnie z założeniem koncepcji marynizacji, swoistość czy specyfikę tę kształtują dwa podstawowe czynniki: 1) morze czyli akwen jako środowisko naturalne – przyrodniczo-geograficzne (czynnik morski); 2) aktywności ludzi związana bezpośrednio lub pośrednio z morzem czy też owymi akwenami – czynnik społeczny (Janiszewski, 1991b: 3-4). Koncepcja </w:t>
      </w:r>
      <w:r w:rsidRPr="00FB26A1">
        <w:rPr>
          <w:rFonts w:ascii="Times New Roman" w:eastAsia="Times New Roman" w:hAnsi="Times New Roman" w:cs="Times New Roman"/>
          <w:lang w:val="pl-PL"/>
        </w:rPr>
        <w:lastRenderedPageBreak/>
        <w:t xml:space="preserve">marynizacji wpisuje się w klasyczny schemat myślenia naukowego, przebiegającego wzdłuż linii: zmienne wyjaśniające – zmienne wyjaśniane. Bliskość morza staje się tu zmienną niezależną wyjaśniającą jednostkowe I zbiorowe życie ludzi z nim związanych. Morze oraz sam process marynizacji pozostają istotne dopóty, dopóki określają (wyjaśniają) społeczno-kulturowe aspekty życia (Kołodziej, 2015. Zarys koncepcji marynizacji). Morze w koncepcji marynizacji jest widziane zatem z perspektywy skuteczności oddziaływań na działających aktorów. Pewną alternatywę stanowi współcześnie perspektywa posthumanistyczna. W jej perspektywie morze stanowiłoby dziś postrzeganie morza jako Wszechoceanu, aktora “który działa” (Rancew-Sikora, 2010: 135; Kołodziej 2015). Takie rozszerzenie perspektywy znosi ograniczenia teorii marynizacji, gdzie Morze nie oddziałuje jako hiperobiekt Timmothy Morton’a, nie jest też obiektem granicznym, ale superaktorem, równoprawnym z ludzkimi aktantami (Latour, Callon). W teorii marynizacji Janiszewskiego Morze interesowało socjologów jako punkt odniesienia, oddziałujący na społeczeństwo niejako mimowolnie. Oddziaływanie morza było dla Janiszewskiego jednym z najważniejszych, a zarazem najstrarszych procesów ogólnocywilizacyjnych o zasięgu zgoła uniwersalnym. Rozwój człowieka w kategoriach ubranizacji, industrializaji, postindustrializmu, modernizacji refleksyjnej miałby być tu korelujący ze wzrostem udziału morz I oceanów w życiu gospodarczym, technologicznym, kulturowym I politycznym. Postępujący process nazywał procesem marynizacji (marinus + marina) oznaczającego oddziaływanie morza jako czynnik przyrodniczy I czynnika społeczno-kulturowego na społeczeńtwo w ogólne I różne sery społeczeństwa. Morze jako środowisko przyrodniczo-geograficzne w ujęciu socjologii morskiej, które upowszechniał Ludwik Janiszewksi opiera się na stosunku tego środowiska przyrodniczo-geograficznego do człowieka I jego czynności, w tym całe zbiorowości społeczne, żyjące z morzem w pośrednim lub bezpośrednim związku. Oddziaływanie Morza jako środowiska przyrodniczo-geograficznego rozumiał jako: 1) oddziaływanie fizyczne np. </w:t>
      </w:r>
      <w:r>
        <w:rPr>
          <w:rFonts w:ascii="Times New Roman" w:eastAsia="Times New Roman" w:hAnsi="Times New Roman" w:cs="Times New Roman"/>
        </w:rPr>
        <w:t xml:space="preserve">Klimatu czy warunków hydrodynamicznych morza na organizm ludzki, jego zachowanie fizjologiczne; 2) oddziaływanie morza na psychikę np. na narządy zmysłowe i treść spostrzeżeń oraz na świadomość ludzi, przejawiającą się w ich wyobrażeniach, wierzeniach, obyczajach, sztuce itp. (percepcjach etatystycznych); 3) oddziaływanie zasobów materialnych morza I jego warunków meteorologicznych na kierunek I formę aktywności ludzkiej; 4) na zaludnienie I ruchy migracyjne, występujące na ośrodkach morskich I przymorskich; np. na gęstość zamieszkania czy sezonowe fluktuacje ludności, gdy wzrasta lub spada ruch turystyczny lub aktywność gospodarcza; 4) oddziaływanie morza na różne inne zachowania zbiorowe, np., morza stanowiące często naturalną granicę między lądami i kontynentami czy państwami – stwarzają okazję do ciągłych konfrontacji i współpracy gospodarczej, politycznej, technologicznej i kulturowej. </w:t>
      </w:r>
      <w:r w:rsidRPr="00FB26A1">
        <w:rPr>
          <w:rFonts w:ascii="Times New Roman" w:eastAsia="Times New Roman" w:hAnsi="Times New Roman" w:cs="Times New Roman"/>
          <w:lang w:val="pl-PL"/>
        </w:rPr>
        <w:t xml:space="preserve">Relacje te sprzyjają pozytywnym i negatywnym zjawiskom społecznym i ekologicznym. Oczywiście Morze jako żywioł przyrodniczy stanowi szczególnie trwały i stosunkowo mało zmienny czynnik biofizyczny, hydrologiczny, mogący wywierać i rzeczywiście wywierający określony sprawczy wpływ na społeczeństwa. Sprawczość morza jako agenta, który regulate climate, provide food and oxygen, and support incredible biodiversity, creates opportunities and threats, biases/ barriers and advantages, oddziałując na rozwój człowieka i często subordynacja swoim Wszech-oceanicznym oddziaływaniem hydro-społecznym antropocentryczną epokę człowieka. Janiszewskiego Morze interesowało jako </w:t>
      </w:r>
      <w:r w:rsidRPr="00FB26A1">
        <w:rPr>
          <w:rFonts w:ascii="Times New Roman" w:eastAsia="Times New Roman" w:hAnsi="Times New Roman" w:cs="Times New Roman"/>
          <w:lang w:val="pl-PL"/>
        </w:rPr>
        <w:lastRenderedPageBreak/>
        <w:t xml:space="preserve">obszar bogatej i wielorakiej aktywności człowieka, aktywności społeczno-kulturowej i ekonomicznej, związanej z morzem pośrednio lub wprost. Uważał, że Morze stanowi przede wszystkim rozległy i wielopoziomowy obszar aktywności ekonomicznej, związanej z gospodarczą eksploatacją jego zasobów: pod dnem morskim, na dnie morskim, w toni morskiej, na powierzchni morskiej i ponad powierzchnią morza (powietrze morskie). Skutkiem oddziaływania Morza i aktywności człowieka na morzu i aktywności pod jego oddziaływaniem możemy rozumieć za Janiszewskim również instytucjonalnie: 1) instytucje ekonomiczne (tzw. gospodarka morska, w tym transport morski, przemysł okrętowy, przemysł morski, przemysł rybny), instytucje administracyjne (działające dla tych co na morzu i aktywnych w relacji z morzem), instytucje militarne, instytucje wychowawcze (w tym pielęgnujące tradycje morskie, odtwórczo-praktykujące dawne sposoby związania aktywności człowieka z morzem, w tym kulturę morską i tożsamość morską ludzi morza), instytucje naukowe, instytucje kulturalne i instytucje socjalne (np. koła rodzin marynarzy, koła rodzin rybaków, związki zawodowe, stowarzyszenia). Pojęcie marynizacji Janiszewski rozróżniał w ujęciu szerokim i wąskim. Marynizacja w ujęciu szerokim oznaczało występujący w społeczeństwie układ zjawisk i procesów będących skutkiem wpływu „czynnika morskiego” (środowiska przyrodniczo-geograficznego), przy czym dotyczył on powstawania, kształtowania się i współwystępowania wszelkich cech morskich w kulturze materialnej i duchowej społeczeństwa oraz wszelkich zjawisk wzrostu i rozwoju tych cech, a także wywołanych przez nich następstw w życiu jednostkowym i zbiorowym. Natomiast w sensie wąskim, pojęcie marynizacji oznaczało układ zjawisk i procesów będących skutkiem wpływu morza jako środowiska przyrodniczo-geograficznego na człowieka i jego działalność, bądź układ zjawisk i procesów będących skutkiem wpływu morza jako obszaru aktywności ludzkiej na różne sfery życia społeczeństwa. W tym drugim rozumieniu chodzi w rzeczy samej o skutki, jakie wywiera aktywność ludzka związana z morzem na grupy i instytucje społeczne. Kolejnym kluczową koncepcją Janiszewskiego w teorii marynizacji jest tzw. czynnik morski, który również był używany w dwóch znaczeniach: morza jako środowiska biofizycznego, pierwotnego w stosunku do człowieka i jego aktywności (charakter środowiska przyrodniczo-geograficznego); 2) morza jako obszaru wielorakiej aktywności ekonomicznej i pozaekonomicznej człowieka zmierzającego do zaspokojenia wielu potrzeb jednostkowych i zbiorowych (charakter społeczno-kulturowy). Socjologia morska to nauka, która została sformułowana na bazie kilku twierdzeń, których dowodzeniem zajmować się powinna w toku badań empirycznych: 1) morze jako ważny składnik przyrody, stanowiące specyficzne środowisko geograficzne, które nie pozostaje bez wpływu na życie i aktywność człowieka i jego zbiorowych form życia społecznego; 2) morze to swoisty obszar aktywności ludzkiej, wywierający określony wpływ na zachowanie się jednostek i społeczności; 3) wpływ morza poprzez czynnik morski przejawia się w serii zjawisk powiązanych przyczynowo skutkowo lub strukturalno-funkcjonalnie lub teleologicznie, z racji świadomej i celowej aktywności ludzi podejmowanej pod jego oddziaływaniem; 4) proces marynizacji jest procesem zachodzącym w społeczeństwie ludzi; 5) proces marynizacji jest względnie autonomiczny, występuje jednak w określonych relacjach z innymi procesami/ sektorami/ obszarami aktywności ludzi; 6) proces marynizacji jest zespołem mechanizmów społecznych przebiegających na różnych poziomach struktury społecznej. Zagospodarowanie mórz przez człowieka odbywa się niejako we współ-zależności z morzem, </w:t>
      </w:r>
      <w:r w:rsidRPr="00FB26A1">
        <w:rPr>
          <w:rFonts w:ascii="Times New Roman" w:eastAsia="Times New Roman" w:hAnsi="Times New Roman" w:cs="Times New Roman"/>
          <w:lang w:val="pl-PL"/>
        </w:rPr>
        <w:lastRenderedPageBreak/>
        <w:t>bo zależne jest od warunków klimatycznych, nawigacyjnych, dostępności jego zasobów, warunków meteorologicznych, hydrodynamiki morza, trudności i zagrożeń jakie stwarza jako żywioł, krajobraz, swoistość biofizyczną i hydrogeologiczną. Janiszewski  twierdzenie, że socjologia morska jest deterministyczna geograficznie. Człowiek i społeczeństwo przecież nie tylko jest kształtowany przez Morze pod którego oddziaływaniem pozostaje, ale również sam w miarę rozwoju swoich sił wytwórczych kształtuje Morze, zagospodarowuje i czerpie z niego korzyści. Marynizacja to ostatecznie również dla Janiszewskiego był proces o dualnym charakterze: spontaniczny (indywidualne potrzeby zgodnie z naturalnym biegiem rzeczy) i ukierunkowany (planowany, podporządkowany interesom i wartościom człowieka). Marynizacja u Janiszewskiego była zatem złożonym zespołem zjawisk i procesów, przybierających różne aspekty i występujące w różnych płaszczyznach życia społecznego. Oto one: 1) aspekt przestrzenny – morska lokalizacja geograficzna sprzyjała rozwojowi, bogaceniu się, zyskom przy dużym ryzyku w porównaniu z lądem); 2) aspekt demograficzny – gęstość zaludnienia na obszarach nadmorskich, ruch turystyczny skierowany na wybrzeże; 3) aspekt ekonomiczny – morze stwarza miejsca pracy – procent ludności utrzymującej się z pracy w gospodarce morskiej; 4) aspekt społeczny – wychowanie, socjalizacja, kontrola społeczna, normy i wzorce zachowań powstałe w relacji z morzem; 5) aspekt kulturowy – wytwory aktywności ludzkiej związanej z morzem, inspirowanych morzem i samo określających rolę człowieka w relacji z morzem; 6) aspekt kulturalny – upowszechnianie morskich cech kulturowych (Ocean Literacy, blue humanities); 7) aspekt psychospołeczny – formowanie i rozwój tzw. świadomości morskiej, nowej mentalności i wyobraźni oraz cech osobowości charakterystycznych dla morskich zbiorowości społecznych, również tych o charakterze dewiacji społecznych, aspołecznych przyzwyczajeń, zakłóconych więzi rodzinnych i towarzyskich, ujawniających niedostosowanie do życia w społeczeństwie na lądzie.</w:t>
      </w:r>
    </w:p>
    <w:p w14:paraId="5E9D62F7" w14:textId="77777777" w:rsidR="00C51175" w:rsidRPr="00FB26A1" w:rsidRDefault="00C51175">
      <w:pPr>
        <w:jc w:val="both"/>
        <w:rPr>
          <w:rFonts w:ascii="Times New Roman" w:eastAsia="Times New Roman" w:hAnsi="Times New Roman" w:cs="Times New Roman"/>
          <w:lang w:val="pl-PL"/>
        </w:rPr>
      </w:pPr>
    </w:p>
    <w:p w14:paraId="56EA8C40" w14:textId="77777777" w:rsidR="00C51175" w:rsidRPr="00FB26A1" w:rsidRDefault="00C51175">
      <w:pPr>
        <w:jc w:val="both"/>
        <w:rPr>
          <w:rFonts w:ascii="Times New Roman" w:eastAsia="Times New Roman" w:hAnsi="Times New Roman" w:cs="Times New Roman"/>
          <w:lang w:val="pl-PL"/>
        </w:rPr>
      </w:pPr>
    </w:p>
    <w:p w14:paraId="7F134A03" w14:textId="77777777" w:rsidR="00C51175" w:rsidRPr="00FB26A1" w:rsidRDefault="00C51175">
      <w:pPr>
        <w:jc w:val="both"/>
        <w:rPr>
          <w:rFonts w:ascii="Times New Roman" w:eastAsia="Times New Roman" w:hAnsi="Times New Roman" w:cs="Times New Roman"/>
          <w:lang w:val="pl-PL"/>
        </w:rPr>
      </w:pPr>
    </w:p>
    <w:p w14:paraId="220B6255" w14:textId="77777777" w:rsidR="00C51175" w:rsidRPr="00FB26A1" w:rsidRDefault="00C51175">
      <w:pPr>
        <w:jc w:val="both"/>
        <w:rPr>
          <w:rFonts w:ascii="Times New Roman" w:eastAsia="Times New Roman" w:hAnsi="Times New Roman" w:cs="Times New Roman"/>
          <w:lang w:val="pl-PL"/>
        </w:rPr>
      </w:pPr>
    </w:p>
    <w:p w14:paraId="29C8197E" w14:textId="77777777" w:rsidR="00C51175" w:rsidRPr="00FB26A1" w:rsidRDefault="00C51175">
      <w:pPr>
        <w:jc w:val="both"/>
        <w:rPr>
          <w:rFonts w:ascii="Times New Roman" w:eastAsia="Times New Roman" w:hAnsi="Times New Roman" w:cs="Times New Roman"/>
          <w:lang w:val="pl-PL"/>
        </w:rPr>
      </w:pPr>
    </w:p>
    <w:p w14:paraId="7C86BC9A" w14:textId="77777777" w:rsidR="00C51175" w:rsidRPr="00FB26A1" w:rsidRDefault="00C51175">
      <w:pPr>
        <w:jc w:val="both"/>
        <w:rPr>
          <w:rFonts w:ascii="Times New Roman" w:eastAsia="Times New Roman" w:hAnsi="Times New Roman" w:cs="Times New Roman"/>
          <w:lang w:val="pl-PL"/>
        </w:rPr>
      </w:pPr>
    </w:p>
    <w:p w14:paraId="57FE6B3C" w14:textId="77777777" w:rsidR="00C51175" w:rsidRDefault="00000000">
      <w:r>
        <w:t>Marine sociology</w:t>
      </w:r>
    </w:p>
    <w:p w14:paraId="5664D069" w14:textId="77777777" w:rsidR="00C51175" w:rsidRDefault="00000000">
      <w:r>
        <w:t>Maritime sociology Micheal Poole</w:t>
      </w:r>
    </w:p>
    <w:p w14:paraId="749C3065" w14:textId="77777777" w:rsidR="00C51175" w:rsidRDefault="00000000">
      <w:r>
        <w:t>Maritime sociology Ludwik Janiszewski</w:t>
      </w:r>
    </w:p>
    <w:p w14:paraId="26F9943F" w14:textId="77777777" w:rsidR="00C51175" w:rsidRDefault="00000000">
      <w:r>
        <w:t>Still valid both – but origins different values and principles</w:t>
      </w:r>
    </w:p>
    <w:p w14:paraId="4FB8EA9C" w14:textId="77777777" w:rsidR="00C51175" w:rsidRDefault="00C51175"/>
    <w:p w14:paraId="040D4595" w14:textId="77777777" w:rsidR="00C51175" w:rsidRDefault="00C51175"/>
    <w:p w14:paraId="0C330F9E" w14:textId="77777777" w:rsidR="00C51175" w:rsidRDefault="00000000">
      <w:r>
        <w:lastRenderedPageBreak/>
        <w:t>Introduction</w:t>
      </w:r>
    </w:p>
    <w:p w14:paraId="1DEAD380" w14:textId="77777777" w:rsidR="00C51175" w:rsidRDefault="00000000">
      <w:pPr>
        <w:numPr>
          <w:ilvl w:val="0"/>
          <w:numId w:val="2"/>
        </w:numPr>
        <w:spacing w:after="0"/>
      </w:pPr>
      <w:r>
        <w:t xml:space="preserve">Blue economy framework - identify the need for new opening / extensions / inclusivity etc. </w:t>
      </w:r>
    </w:p>
    <w:p w14:paraId="54C0AAB1" w14:textId="77777777" w:rsidR="00C51175" w:rsidRDefault="00000000">
      <w:pPr>
        <w:numPr>
          <w:ilvl w:val="0"/>
          <w:numId w:val="2"/>
        </w:numPr>
        <w:spacing w:after="0"/>
      </w:pPr>
      <w:r>
        <w:t>Maritime social sciences for setting the stage</w:t>
      </w:r>
    </w:p>
    <w:p w14:paraId="7E61364B" w14:textId="77777777" w:rsidR="00C51175" w:rsidRDefault="00000000">
      <w:pPr>
        <w:numPr>
          <w:ilvl w:val="0"/>
          <w:numId w:val="2"/>
        </w:numPr>
        <w:spacing w:after="0"/>
      </w:pPr>
      <w:r>
        <w:t>Brief of how social sciences try to respond to opportunities and weaknesses</w:t>
      </w:r>
    </w:p>
    <w:p w14:paraId="726CCDF5" w14:textId="77777777" w:rsidR="00C51175" w:rsidRDefault="00000000">
      <w:pPr>
        <w:numPr>
          <w:ilvl w:val="0"/>
          <w:numId w:val="2"/>
        </w:numPr>
      </w:pPr>
      <w:r>
        <w:t xml:space="preserve">Why maritime sociology here </w:t>
      </w:r>
    </w:p>
    <w:p w14:paraId="532633CD" w14:textId="77777777" w:rsidR="00C51175" w:rsidRDefault="00000000">
      <w:commentRangeStart w:id="135"/>
      <w:r>
        <w:t>1. Theoretical framework “blue economy” accusations 🡨 Sustainability / development.</w:t>
      </w:r>
    </w:p>
    <w:p w14:paraId="7B9E2CCA" w14:textId="77777777" w:rsidR="00C51175" w:rsidRDefault="00000000">
      <w:pPr>
        <w:numPr>
          <w:ilvl w:val="0"/>
          <w:numId w:val="1"/>
        </w:numPr>
      </w:pPr>
      <w:r>
        <w:t>Table: What is problematic with blue economy?</w:t>
      </w:r>
    </w:p>
    <w:p w14:paraId="7E29421B" w14:textId="77777777" w:rsidR="00C51175" w:rsidRDefault="00000000">
      <w:pPr>
        <w:ind w:left="720"/>
      </w:pPr>
      <w:r>
        <w:t>Blue economy: Bullet points of opportunities / Threats and weaknesses Table</w:t>
      </w:r>
      <w:r>
        <w:tab/>
        <w:t xml:space="preserve">based on literature review </w:t>
      </w:r>
      <w:commentRangeEnd w:id="135"/>
      <w:r>
        <w:rPr>
          <w:rStyle w:val="Odwoaniedokomentarza"/>
          <w:sz w:val="24"/>
          <w:szCs w:val="24"/>
        </w:rPr>
        <w:commentReference w:id="135"/>
      </w:r>
    </w:p>
    <w:p w14:paraId="0FDA0869" w14:textId="77777777" w:rsidR="00C51175" w:rsidRDefault="00000000">
      <w:pPr>
        <w:rPr>
          <w:color w:val="FF9900"/>
        </w:rPr>
      </w:pPr>
      <w:commentRangeStart w:id="136"/>
      <w:r>
        <w:rPr>
          <w:color w:val="FF9900"/>
        </w:rPr>
        <w:t>3. Theoretical framework “maritime sociology” genesis roots</w:t>
      </w:r>
    </w:p>
    <w:p w14:paraId="3A816EB3" w14:textId="77777777" w:rsidR="00C51175" w:rsidRDefault="00000000">
      <w:pPr>
        <w:ind w:left="720"/>
        <w:rPr>
          <w:color w:val="FF9900"/>
        </w:rPr>
      </w:pPr>
      <w:r>
        <w:rPr>
          <w:color w:val="FF9900"/>
        </w:rPr>
        <w:t xml:space="preserve">Maritime sociology - Janiszewski and Poole comparison - complementary perspectives developed separately </w:t>
      </w:r>
    </w:p>
    <w:p w14:paraId="1280989B" w14:textId="77777777" w:rsidR="00C51175" w:rsidRDefault="00000000">
      <w:pPr>
        <w:rPr>
          <w:color w:val="FF9900"/>
        </w:rPr>
      </w:pPr>
      <w:r>
        <w:rPr>
          <w:color w:val="FF9900"/>
        </w:rPr>
        <w:t xml:space="preserve">4. How contemporary “maritime sociology” serves to framework of blue economy </w:t>
      </w:r>
    </w:p>
    <w:p w14:paraId="6A6B2209" w14:textId="77777777" w:rsidR="00C51175" w:rsidRDefault="00000000">
      <w:pPr>
        <w:ind w:left="720"/>
        <w:rPr>
          <w:color w:val="FF9900"/>
        </w:rPr>
      </w:pPr>
      <w:r>
        <w:rPr>
          <w:color w:val="FF9900"/>
        </w:rPr>
        <w:t>SIRC Cardiff</w:t>
      </w:r>
    </w:p>
    <w:p w14:paraId="2B05A829" w14:textId="77777777" w:rsidR="00C51175" w:rsidRDefault="00000000">
      <w:pPr>
        <w:ind w:left="720"/>
        <w:rPr>
          <w:color w:val="FF9900"/>
        </w:rPr>
      </w:pPr>
      <w:r>
        <w:rPr>
          <w:color w:val="FF9900"/>
        </w:rPr>
        <w:t xml:space="preserve">Amsterdam </w:t>
      </w:r>
    </w:p>
    <w:p w14:paraId="1310EE29" w14:textId="77777777" w:rsidR="00C51175" w:rsidRDefault="00000000">
      <w:pPr>
        <w:ind w:left="720"/>
        <w:rPr>
          <w:color w:val="FF9900"/>
        </w:rPr>
      </w:pPr>
      <w:r>
        <w:rPr>
          <w:color w:val="FF9900"/>
        </w:rPr>
        <w:t xml:space="preserve">Rotterdam </w:t>
      </w:r>
    </w:p>
    <w:p w14:paraId="0B8D5664" w14:textId="77777777" w:rsidR="00C51175" w:rsidRDefault="00000000">
      <w:pPr>
        <w:ind w:left="720"/>
        <w:rPr>
          <w:color w:val="FF9900"/>
        </w:rPr>
      </w:pPr>
      <w:r>
        <w:rPr>
          <w:color w:val="FF9900"/>
        </w:rPr>
        <w:t>Cocco</w:t>
      </w:r>
    </w:p>
    <w:p w14:paraId="4837F658" w14:textId="77777777" w:rsidR="00C51175" w:rsidRDefault="00000000">
      <w:pPr>
        <w:ind w:left="720"/>
        <w:rPr>
          <w:color w:val="FF9900"/>
        </w:rPr>
      </w:pPr>
      <w:r>
        <w:rPr>
          <w:color w:val="FF9900"/>
        </w:rPr>
        <w:t>Longo</w:t>
      </w:r>
    </w:p>
    <w:p w14:paraId="25F27AC4" w14:textId="77777777" w:rsidR="00C51175" w:rsidRDefault="00000000">
      <w:pPr>
        <w:ind w:left="720"/>
        <w:rPr>
          <w:color w:val="FF9900"/>
        </w:rPr>
      </w:pPr>
      <w:r>
        <w:rPr>
          <w:color w:val="FF9900"/>
        </w:rPr>
        <w:t xml:space="preserve">Lyon </w:t>
      </w:r>
    </w:p>
    <w:p w14:paraId="625C8126" w14:textId="77777777" w:rsidR="00C51175" w:rsidRDefault="00000000">
      <w:pPr>
        <w:ind w:left="720"/>
        <w:rPr>
          <w:color w:val="FF9900"/>
        </w:rPr>
      </w:pPr>
      <w:r>
        <w:rPr>
          <w:color w:val="FF9900"/>
        </w:rPr>
        <w:t xml:space="preserve">Oldbadison </w:t>
      </w:r>
    </w:p>
    <w:p w14:paraId="11D387BE" w14:textId="77777777" w:rsidR="00C51175" w:rsidRDefault="00000000">
      <w:pPr>
        <w:ind w:left="720"/>
        <w:rPr>
          <w:color w:val="FF9900"/>
        </w:rPr>
      </w:pPr>
      <w:r>
        <w:rPr>
          <w:color w:val="FF9900"/>
        </w:rPr>
        <w:t>Mah</w:t>
      </w:r>
    </w:p>
    <w:p w14:paraId="7B0B3DF1" w14:textId="77777777" w:rsidR="00C51175" w:rsidRDefault="00000000">
      <w:pPr>
        <w:ind w:left="720"/>
        <w:rPr>
          <w:color w:val="FF9900"/>
        </w:rPr>
      </w:pPr>
      <w:r>
        <w:rPr>
          <w:color w:val="FF9900"/>
        </w:rPr>
        <w:t>Ruiz - sustainability</w:t>
      </w:r>
    </w:p>
    <w:p w14:paraId="7954300C" w14:textId="77777777" w:rsidR="00C51175" w:rsidRDefault="00000000">
      <w:pPr>
        <w:ind w:left="720"/>
        <w:rPr>
          <w:color w:val="FF9900"/>
        </w:rPr>
      </w:pPr>
      <w:r>
        <w:rPr>
          <w:color w:val="FF9900"/>
        </w:rPr>
        <w:t xml:space="preserve">Vasquez </w:t>
      </w:r>
    </w:p>
    <w:p w14:paraId="2DC432F9" w14:textId="77777777" w:rsidR="00C51175" w:rsidRDefault="00000000">
      <w:pPr>
        <w:ind w:left="720"/>
        <w:rPr>
          <w:color w:val="FF9900"/>
        </w:rPr>
      </w:pPr>
      <w:r>
        <w:rPr>
          <w:color w:val="FF9900"/>
        </w:rPr>
        <w:t>India</w:t>
      </w:r>
    </w:p>
    <w:p w14:paraId="5AE4429D" w14:textId="77777777" w:rsidR="00C51175" w:rsidRDefault="00000000">
      <w:pPr>
        <w:ind w:left="720"/>
        <w:rPr>
          <w:color w:val="FF9900"/>
        </w:rPr>
      </w:pPr>
      <w:r>
        <w:rPr>
          <w:color w:val="FF9900"/>
        </w:rPr>
        <w:t>EASA - Sociology of the Ocean</w:t>
      </w:r>
    </w:p>
    <w:p w14:paraId="01DC57CE" w14:textId="77777777" w:rsidR="00C51175" w:rsidRDefault="00000000">
      <w:pPr>
        <w:ind w:left="720"/>
        <w:rPr>
          <w:color w:val="FF9900"/>
        </w:rPr>
      </w:pPr>
      <w:r>
        <w:rPr>
          <w:color w:val="FF9900"/>
        </w:rPr>
        <w:t>Hannigan</w:t>
      </w:r>
    </w:p>
    <w:p w14:paraId="7D213A59" w14:textId="77777777" w:rsidR="00C51175" w:rsidRDefault="00000000">
      <w:pPr>
        <w:ind w:left="720"/>
        <w:rPr>
          <w:color w:val="FF9900"/>
        </w:rPr>
      </w:pPr>
      <w:r>
        <w:rPr>
          <w:color w:val="FF9900"/>
        </w:rPr>
        <w:t>Posthumanistic</w:t>
      </w:r>
    </w:p>
    <w:p w14:paraId="7EC8513B" w14:textId="77777777" w:rsidR="00C51175" w:rsidRDefault="00000000">
      <w:pPr>
        <w:ind w:left="720"/>
        <w:rPr>
          <w:color w:val="FF9900"/>
        </w:rPr>
      </w:pPr>
      <w:r>
        <w:rPr>
          <w:color w:val="FF9900"/>
        </w:rPr>
        <w:t>Ecocriticism/ Hydrocriticism</w:t>
      </w:r>
      <w:commentRangeEnd w:id="136"/>
      <w:r>
        <w:rPr>
          <w:rStyle w:val="Odwoaniedokomentarza"/>
          <w:color w:val="FF9900"/>
          <w:sz w:val="24"/>
          <w:szCs w:val="24"/>
        </w:rPr>
        <w:commentReference w:id="136"/>
      </w:r>
    </w:p>
    <w:p w14:paraId="65E140BD" w14:textId="77777777" w:rsidR="00C51175" w:rsidRDefault="00000000">
      <w:r>
        <w:t xml:space="preserve">3. What pieces of the maritime (sea-related) pie is for maritime sociology? </w:t>
      </w:r>
    </w:p>
    <w:p w14:paraId="0D7D79B1" w14:textId="77777777" w:rsidR="00C51175" w:rsidRDefault="00000000">
      <w:pPr>
        <w:ind w:firstLine="720"/>
      </w:pPr>
      <w:r>
        <w:lastRenderedPageBreak/>
        <w:t>How “maritime social sciences” serves to framework of blue economy?</w:t>
      </w:r>
    </w:p>
    <w:p w14:paraId="21B2256A" w14:textId="77777777" w:rsidR="00C51175" w:rsidRDefault="00000000">
      <w:pPr>
        <w:ind w:firstLine="720"/>
      </w:pPr>
      <w:r>
        <w:t>How maritime sociology assemblage respond with blue economy sectors?</w:t>
      </w:r>
    </w:p>
    <w:p w14:paraId="4A520A21" w14:textId="77777777" w:rsidR="00C51175" w:rsidRDefault="00000000">
      <w:commentRangeStart w:id="137"/>
      <w:r>
        <w:t>5. How blue economy field may benefit from maritime sociology?</w:t>
      </w:r>
    </w:p>
    <w:p w14:paraId="485B7DC9" w14:textId="77777777" w:rsidR="00C51175" w:rsidRDefault="00000000">
      <w:r>
        <w:tab/>
        <w:t>Table. Reference to blue economy sectors with pros and cons characteristic and maritime sociology potentials to face them</w:t>
      </w:r>
      <w:commentRangeEnd w:id="137"/>
      <w:r>
        <w:rPr>
          <w:rStyle w:val="Odwoaniedokomentarza"/>
          <w:sz w:val="24"/>
          <w:szCs w:val="24"/>
        </w:rPr>
        <w:commentReference w:id="137"/>
      </w:r>
    </w:p>
    <w:p w14:paraId="78F57423" w14:textId="77777777" w:rsidR="00C51175" w:rsidRDefault="00000000">
      <w:r>
        <w:t xml:space="preserve">Define problems of blue economy that needs to be answered </w:t>
      </w:r>
    </w:p>
    <w:p w14:paraId="7B756709" w14:textId="77777777" w:rsidR="00C51175" w:rsidRDefault="00000000">
      <w:r>
        <w:t xml:space="preserve">5. Ugent need to recall / to display again the purpose of and potential maritime sociology – maritime sociology needs to return to its roots, where it was dedicated to maritime professions and occupations, productions, institutions. </w:t>
      </w:r>
    </w:p>
    <w:p w14:paraId="61FEBC14" w14:textId="77777777" w:rsidR="00C51175" w:rsidRDefault="00C51175"/>
    <w:p w14:paraId="04823631" w14:textId="77777777" w:rsidR="00C51175" w:rsidRDefault="00C51175"/>
    <w:p w14:paraId="1265B0FF" w14:textId="77777777" w:rsidR="00C51175" w:rsidRDefault="00C51175"/>
    <w:p w14:paraId="6243ED24" w14:textId="77777777" w:rsidR="00C51175" w:rsidRDefault="00C51175"/>
    <w:p w14:paraId="62ED7B5B" w14:textId="77777777" w:rsidR="00C51175" w:rsidRDefault="00000000">
      <w:r>
        <w:t xml:space="preserve">3. Comparative analysis of two frameworks </w:t>
      </w:r>
    </w:p>
    <w:p w14:paraId="4BA246DF" w14:textId="77777777" w:rsidR="00C51175" w:rsidRDefault="00000000">
      <w:r>
        <w:t xml:space="preserve">4. Blue economy as one of Maritime Sociology perspectives </w:t>
      </w:r>
    </w:p>
    <w:p w14:paraId="2B85B9AC" w14:textId="77777777" w:rsidR="00C51175" w:rsidRDefault="00000000">
      <w:r>
        <w:t>5. How blue economy serve to framework of “maritime sociology”</w:t>
      </w:r>
    </w:p>
    <w:p w14:paraId="4430BB19" w14:textId="77777777" w:rsidR="00C51175" w:rsidRDefault="00000000">
      <w:r>
        <w:t>6. Umbrella terms of maritime-social  affairs / subdiscipline / background /</w:t>
      </w:r>
    </w:p>
    <w:p w14:paraId="1C869017" w14:textId="77777777" w:rsidR="00C51175" w:rsidRDefault="00000000">
      <w:r>
        <w:t xml:space="preserve">7. “Maritime social issues - Distinctive field of sociology; </w:t>
      </w:r>
    </w:p>
    <w:p w14:paraId="71528C4F" w14:textId="77777777" w:rsidR="00C51175" w:rsidRDefault="00000000">
      <w:r>
        <w:t xml:space="preserve">8. The traditional perspective to neglect maritime sociology as subdiscipline. We want to oppose this prejudice. </w:t>
      </w:r>
    </w:p>
    <w:p w14:paraId="06DD9742" w14:textId="77777777" w:rsidR="00C51175" w:rsidRDefault="00000000">
      <w:r>
        <w:t xml:space="preserve">10. Blue economy – fields translated from “classic sea-based professions, maritime communities and coastal communities” into “blue-economy professions, maritime communities and coastal communities. </w:t>
      </w:r>
    </w:p>
    <w:p w14:paraId="7E006975" w14:textId="77777777" w:rsidR="00C51175" w:rsidRDefault="00C51175"/>
    <w:p w14:paraId="70DAAD54" w14:textId="77777777" w:rsidR="00C51175" w:rsidRDefault="00C51175"/>
    <w:p w14:paraId="10386B3A" w14:textId="77777777" w:rsidR="00C51175" w:rsidRDefault="00000000">
      <w:r>
        <w:t>Blue sociology</w:t>
      </w:r>
    </w:p>
    <w:p w14:paraId="5F763F59" w14:textId="77777777" w:rsidR="00C51175" w:rsidRDefault="00000000">
      <w:r>
        <w:t>Ocean sociology</w:t>
      </w:r>
    </w:p>
    <w:p w14:paraId="56692AC6" w14:textId="77777777" w:rsidR="00C51175" w:rsidRDefault="00000000">
      <w:r>
        <w:t>Maritime vs. Blue Sociology: frameworks of competition vs. complementary exchange of different perspectives (professional and “romantic” narration / professional vs. personal experience and imaginary)</w:t>
      </w:r>
    </w:p>
    <w:p w14:paraId="1B9AC7EC" w14:textId="77777777" w:rsidR="00C51175" w:rsidRDefault="00000000">
      <w:r>
        <w:lastRenderedPageBreak/>
        <w:t>Find sectors of blue economy to be the brightest maritime sociology field to make a change</w:t>
      </w:r>
    </w:p>
    <w:p w14:paraId="1BF461FB" w14:textId="77777777" w:rsidR="00C51175" w:rsidRDefault="00000000">
      <w:r>
        <w:t>How the maritime sociology is connected to contemporary problems of sea?</w:t>
      </w:r>
    </w:p>
    <w:p w14:paraId="095FAB56" w14:textId="77777777" w:rsidR="00C51175" w:rsidRDefault="00000000">
      <w:pPr>
        <w:numPr>
          <w:ilvl w:val="0"/>
          <w:numId w:val="3"/>
        </w:numPr>
        <w:spacing w:after="0"/>
      </w:pPr>
      <w:r>
        <w:t xml:space="preserve">Blue economy – social cohen – sustainability SDG – blue urbanism – blue humanities – Blue Earth - </w:t>
      </w:r>
    </w:p>
    <w:p w14:paraId="363CAADB" w14:textId="77777777" w:rsidR="00C51175" w:rsidRDefault="00000000">
      <w:pPr>
        <w:numPr>
          <w:ilvl w:val="0"/>
          <w:numId w:val="3"/>
        </w:numPr>
        <w:spacing w:after="0"/>
      </w:pPr>
      <w:r>
        <w:t>How to bring the maritime sociology field of study beyond “people of the sea” professions and occupations, maritime processes, institutions, and groups.</w:t>
      </w:r>
    </w:p>
    <w:p w14:paraId="50735844" w14:textId="77777777" w:rsidR="00C51175" w:rsidRDefault="00000000">
      <w:pPr>
        <w:numPr>
          <w:ilvl w:val="0"/>
          <w:numId w:val="3"/>
        </w:numPr>
        <w:spacing w:after="0"/>
      </w:pPr>
      <w:r>
        <w:t>The gap to fill</w:t>
      </w:r>
    </w:p>
    <w:p w14:paraId="740E1832" w14:textId="77777777" w:rsidR="00C51175" w:rsidRDefault="00C51175">
      <w:pPr>
        <w:spacing w:after="0"/>
        <w:ind w:left="720"/>
      </w:pPr>
    </w:p>
    <w:p w14:paraId="5BC31ACB" w14:textId="77777777" w:rsidR="00C51175" w:rsidRDefault="00000000">
      <w:pPr>
        <w:numPr>
          <w:ilvl w:val="0"/>
          <w:numId w:val="3"/>
        </w:numPr>
        <w:spacing w:after="0"/>
      </w:pPr>
      <w:r>
        <w:t>Maritimization Theory of L. Janiszewski (maritime element and social element)</w:t>
      </w:r>
    </w:p>
    <w:p w14:paraId="66E7B57C" w14:textId="77777777" w:rsidR="00C51175" w:rsidRDefault="00000000">
      <w:pPr>
        <w:numPr>
          <w:ilvl w:val="0"/>
          <w:numId w:val="3"/>
        </w:numPr>
        <w:spacing w:after="0"/>
      </w:pPr>
      <w:r>
        <w:t xml:space="preserve">Thalassopilse </w:t>
      </w:r>
    </w:p>
    <w:p w14:paraId="622A4AC9" w14:textId="77777777" w:rsidR="00C51175" w:rsidRDefault="00C51175">
      <w:pPr>
        <w:spacing w:after="0"/>
        <w:ind w:left="720"/>
      </w:pPr>
    </w:p>
    <w:p w14:paraId="0B83DAB6" w14:textId="77777777" w:rsidR="00C51175" w:rsidRDefault="00000000">
      <w:pPr>
        <w:numPr>
          <w:ilvl w:val="0"/>
          <w:numId w:val="3"/>
        </w:numPr>
        <w:spacing w:after="0"/>
      </w:pPr>
      <w:r>
        <w:t xml:space="preserve">Timmothy Morton “hyperobject – World Ocean / river / estuatian spaces and hybrid-social beings fluid/ water; </w:t>
      </w:r>
    </w:p>
    <w:p w14:paraId="5C6A3BDA" w14:textId="77777777" w:rsidR="00C51175" w:rsidRDefault="00000000">
      <w:pPr>
        <w:numPr>
          <w:ilvl w:val="0"/>
          <w:numId w:val="3"/>
        </w:numPr>
        <w:spacing w:after="0"/>
      </w:pPr>
      <w:r>
        <w:t xml:space="preserve">Liquidity: Ice/ Salt water / Sweet water / Wetlands /Evaporation </w:t>
      </w:r>
    </w:p>
    <w:p w14:paraId="7286FBD3" w14:textId="77777777" w:rsidR="00C51175" w:rsidRDefault="00000000">
      <w:pPr>
        <w:numPr>
          <w:ilvl w:val="0"/>
          <w:numId w:val="3"/>
        </w:numPr>
        <w:spacing w:after="0"/>
      </w:pPr>
      <w:r>
        <w:t xml:space="preserve">Bruno Latour “Super-actant” - World Ocean /Kowalewski and Bartłomiejski </w:t>
      </w:r>
    </w:p>
    <w:p w14:paraId="3F77C17E" w14:textId="77777777" w:rsidR="00C51175" w:rsidRDefault="00000000">
      <w:pPr>
        <w:numPr>
          <w:ilvl w:val="0"/>
          <w:numId w:val="3"/>
        </w:numPr>
        <w:spacing w:after="0"/>
      </w:pPr>
      <w:r>
        <w:t>Border point theory – coast and World Ocean</w:t>
      </w:r>
    </w:p>
    <w:p w14:paraId="7046D1B7" w14:textId="77777777" w:rsidR="00C51175" w:rsidRDefault="00000000">
      <w:pPr>
        <w:numPr>
          <w:ilvl w:val="0"/>
          <w:numId w:val="3"/>
        </w:numPr>
        <w:spacing w:after="0"/>
      </w:pPr>
      <w:r>
        <w:t>Astrid Nemesis – posthuman theory (Water bodies)</w:t>
      </w:r>
    </w:p>
    <w:p w14:paraId="67E85C9A" w14:textId="77777777" w:rsidR="00C51175" w:rsidRDefault="00C51175">
      <w:pPr>
        <w:spacing w:after="0"/>
        <w:ind w:left="720"/>
      </w:pPr>
    </w:p>
    <w:p w14:paraId="58357B5A" w14:textId="77777777" w:rsidR="00C51175" w:rsidRDefault="00000000">
      <w:pPr>
        <w:numPr>
          <w:ilvl w:val="0"/>
          <w:numId w:val="3"/>
        </w:numPr>
        <w:spacing w:after="0"/>
      </w:pPr>
      <w:r>
        <w:t>The challenges of 20</w:t>
      </w:r>
      <w:r>
        <w:rPr>
          <w:vertAlign w:val="superscript"/>
        </w:rPr>
        <w:t>th</w:t>
      </w:r>
      <w:r>
        <w:t xml:space="preserve"> Century vs. 21th Century </w:t>
      </w:r>
    </w:p>
    <w:p w14:paraId="16CA0BC2" w14:textId="77777777" w:rsidR="00C51175" w:rsidRDefault="00C51175">
      <w:pPr>
        <w:spacing w:after="0"/>
        <w:ind w:left="720"/>
      </w:pPr>
    </w:p>
    <w:p w14:paraId="6031BFB5" w14:textId="77777777" w:rsidR="00C51175" w:rsidRDefault="00000000">
      <w:pPr>
        <w:numPr>
          <w:ilvl w:val="0"/>
          <w:numId w:val="3"/>
        </w:numPr>
        <w:spacing w:after="0"/>
      </w:pPr>
      <w:r>
        <w:t>Economy</w:t>
      </w:r>
    </w:p>
    <w:p w14:paraId="6F945F5D" w14:textId="77777777" w:rsidR="00C51175" w:rsidRDefault="00000000">
      <w:pPr>
        <w:numPr>
          <w:ilvl w:val="0"/>
          <w:numId w:val="3"/>
        </w:numPr>
        <w:spacing w:after="0"/>
      </w:pPr>
      <w:r>
        <w:t xml:space="preserve">Technological advancement </w:t>
      </w:r>
    </w:p>
    <w:p w14:paraId="2A1B601B" w14:textId="77777777" w:rsidR="00C51175" w:rsidRDefault="00000000">
      <w:pPr>
        <w:numPr>
          <w:ilvl w:val="0"/>
          <w:numId w:val="3"/>
        </w:numPr>
        <w:spacing w:after="0"/>
      </w:pPr>
      <w:r>
        <w:t>Political system</w:t>
      </w:r>
    </w:p>
    <w:p w14:paraId="7742C63E" w14:textId="77777777" w:rsidR="00C51175" w:rsidRDefault="00000000">
      <w:pPr>
        <w:numPr>
          <w:ilvl w:val="0"/>
          <w:numId w:val="3"/>
        </w:numPr>
        <w:spacing w:after="0"/>
      </w:pPr>
      <w:r>
        <w:t>Culture / Heritage</w:t>
      </w:r>
    </w:p>
    <w:p w14:paraId="57BC41F1" w14:textId="77777777" w:rsidR="00C51175" w:rsidRDefault="00000000">
      <w:pPr>
        <w:numPr>
          <w:ilvl w:val="0"/>
          <w:numId w:val="3"/>
        </w:numPr>
      </w:pPr>
      <w:r>
        <w:t>Environment – Poole vs Janiszewski (the role climate / nature)</w:t>
      </w:r>
    </w:p>
    <w:p w14:paraId="6C3A997C" w14:textId="77777777" w:rsidR="00C51175" w:rsidRDefault="00C51175"/>
    <w:p w14:paraId="1F1F0935" w14:textId="77777777" w:rsidR="00C51175" w:rsidRDefault="00000000">
      <w:pPr>
        <w:numPr>
          <w:ilvl w:val="0"/>
          <w:numId w:val="3"/>
        </w:numPr>
      </w:pPr>
      <w:r>
        <w:t>Theory of metabolism vs. Theory of circularity of water</w:t>
      </w:r>
    </w:p>
    <w:p w14:paraId="04B1041C" w14:textId="77777777" w:rsidR="00C51175" w:rsidRDefault="00C51175">
      <w:pPr>
        <w:jc w:val="both"/>
        <w:rPr>
          <w:rFonts w:ascii="Times New Roman" w:eastAsia="Times New Roman" w:hAnsi="Times New Roman" w:cs="Times New Roman"/>
        </w:rPr>
      </w:pPr>
    </w:p>
    <w:sectPr w:rsidR="00C51175">
      <w:pgSz w:w="11906" w:h="16838"/>
      <w:pgMar w:top="1417" w:right="1417" w:bottom="1417" w:left="1417" w:header="708" w:footer="708" w:gutter="0"/>
      <w:pgNumType w:start="1"/>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oannis Katsounis" w:date="2025-12-31T02:41:00Z" w:initials="">
    <w:p w14:paraId="15F74F16" w14:textId="77777777" w:rsidR="00C51175" w:rsidRDefault="00FB26A1">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Odwoaniedokomentarza"/>
        </w:rPr>
        <w:annotationRef/>
      </w:r>
      <w:r w:rsidR="00000000">
        <w:rPr>
          <w:rFonts w:ascii="Arial" w:eastAsia="Arial" w:hAnsi="Arial" w:cs="Arial"/>
          <w:color w:val="000000"/>
          <w:sz w:val="22"/>
          <w:szCs w:val="22"/>
        </w:rPr>
        <w:t>Bavinck, M., &amp; Verrips, J. (2020). Manifesto for the marine social sciences. Maritime Studies, 19(2), 121-123. https://doi.org/10.1007/s40152-020-00179-x</w:t>
      </w:r>
    </w:p>
    <w:p w14:paraId="4BA1B936" w14:textId="77777777" w:rsidR="00C51175" w:rsidRDefault="00C51175">
      <w:pPr>
        <w:widowControl w:val="0"/>
        <w:pBdr>
          <w:top w:val="nil"/>
          <w:left w:val="nil"/>
          <w:bottom w:val="nil"/>
          <w:right w:val="nil"/>
          <w:between w:val="nil"/>
        </w:pBdr>
        <w:spacing w:after="0" w:line="240" w:lineRule="auto"/>
        <w:rPr>
          <w:rFonts w:ascii="Arial" w:eastAsia="Arial" w:hAnsi="Arial" w:cs="Arial"/>
          <w:color w:val="000000"/>
          <w:sz w:val="22"/>
          <w:szCs w:val="22"/>
        </w:rPr>
      </w:pPr>
    </w:p>
    <w:p w14:paraId="164B2BA1" w14:textId="77777777" w:rsidR="00C51175"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Bennett, N. J. (2019). Marine social science for the peopled seas. Coastal Management, 47(2), 244-252.</w:t>
      </w:r>
    </w:p>
    <w:p w14:paraId="5CD57F40" w14:textId="77777777" w:rsidR="00C51175" w:rsidRDefault="00C51175">
      <w:pPr>
        <w:widowControl w:val="0"/>
        <w:pBdr>
          <w:top w:val="nil"/>
          <w:left w:val="nil"/>
          <w:bottom w:val="nil"/>
          <w:right w:val="nil"/>
          <w:between w:val="nil"/>
        </w:pBdr>
        <w:spacing w:after="0" w:line="240" w:lineRule="auto"/>
        <w:rPr>
          <w:rFonts w:ascii="Arial" w:eastAsia="Arial" w:hAnsi="Arial" w:cs="Arial"/>
          <w:color w:val="000000"/>
          <w:sz w:val="22"/>
          <w:szCs w:val="22"/>
        </w:rPr>
      </w:pPr>
    </w:p>
    <w:p w14:paraId="057FAA32" w14:textId="77777777" w:rsidR="00C51175"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Bennett, N., Bennett, J., Blythe, J., White, C. S., &amp; Campero, C. (2021). Blue growth and blue justice: Ten risks and solutions for the ocean economy. Marine Policy, 125, 104387.</w:t>
      </w:r>
    </w:p>
    <w:p w14:paraId="0DB101E1" w14:textId="77777777" w:rsidR="00C51175" w:rsidRDefault="00C51175">
      <w:pPr>
        <w:widowControl w:val="0"/>
        <w:pBdr>
          <w:top w:val="nil"/>
          <w:left w:val="nil"/>
          <w:bottom w:val="nil"/>
          <w:right w:val="nil"/>
          <w:between w:val="nil"/>
        </w:pBdr>
        <w:spacing w:after="0" w:line="240" w:lineRule="auto"/>
        <w:rPr>
          <w:rFonts w:ascii="Arial" w:eastAsia="Arial" w:hAnsi="Arial" w:cs="Arial"/>
          <w:color w:val="000000"/>
          <w:sz w:val="22"/>
          <w:szCs w:val="22"/>
        </w:rPr>
      </w:pPr>
    </w:p>
    <w:p w14:paraId="5AA1D3AD" w14:textId="77777777" w:rsidR="00C51175"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Ertör, I., &amp; Hadjimichael, M. (2020). Editorial: Blue degrowth and the politics of the sea: Rethinking the blue economy. Sustainability Science, 15, 1-10.</w:t>
      </w:r>
    </w:p>
    <w:p w14:paraId="0D4283DE" w14:textId="77777777" w:rsidR="00C51175" w:rsidRDefault="00C51175">
      <w:pPr>
        <w:widowControl w:val="0"/>
        <w:pBdr>
          <w:top w:val="nil"/>
          <w:left w:val="nil"/>
          <w:bottom w:val="nil"/>
          <w:right w:val="nil"/>
          <w:between w:val="nil"/>
        </w:pBdr>
        <w:spacing w:after="0" w:line="240" w:lineRule="auto"/>
        <w:rPr>
          <w:rFonts w:ascii="Arial" w:eastAsia="Arial" w:hAnsi="Arial" w:cs="Arial"/>
          <w:color w:val="000000"/>
          <w:sz w:val="22"/>
          <w:szCs w:val="22"/>
        </w:rPr>
      </w:pPr>
    </w:p>
    <w:p w14:paraId="4BC9A454" w14:textId="77777777" w:rsidR="00C51175"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Janiszewski, L., &amp; Sosnowski, A. (1984). Socjologia morska. Wybór zagadnień [Maritime sociology: Selected issues]. Ossolineum.</w:t>
      </w:r>
    </w:p>
    <w:p w14:paraId="11B20BB3" w14:textId="77777777" w:rsidR="00C51175" w:rsidRDefault="00C51175">
      <w:pPr>
        <w:widowControl w:val="0"/>
        <w:pBdr>
          <w:top w:val="nil"/>
          <w:left w:val="nil"/>
          <w:bottom w:val="nil"/>
          <w:right w:val="nil"/>
          <w:between w:val="nil"/>
        </w:pBdr>
        <w:spacing w:after="0" w:line="240" w:lineRule="auto"/>
        <w:rPr>
          <w:rFonts w:ascii="Arial" w:eastAsia="Arial" w:hAnsi="Arial" w:cs="Arial"/>
          <w:color w:val="000000"/>
          <w:sz w:val="22"/>
          <w:szCs w:val="22"/>
        </w:rPr>
      </w:pPr>
    </w:p>
    <w:p w14:paraId="76779C0E" w14:textId="77777777" w:rsidR="00C51175"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Kołodziej, A., &amp; Kołodziej-Durnaś, A. (2022). Maritime sociology in the making. In A. Kołodziej-Durnaś, F. Sowa, &amp; M. C. Grasmeier (Eds.), Maritime spaces and society (pp. 3-24). Brill. https://doi.org/10.1163/9789004503410_002</w:t>
      </w:r>
    </w:p>
    <w:p w14:paraId="65AAB09B" w14:textId="77777777" w:rsidR="00C51175" w:rsidRDefault="00C51175">
      <w:pPr>
        <w:widowControl w:val="0"/>
        <w:pBdr>
          <w:top w:val="nil"/>
          <w:left w:val="nil"/>
          <w:bottom w:val="nil"/>
          <w:right w:val="nil"/>
          <w:between w:val="nil"/>
        </w:pBdr>
        <w:spacing w:after="0" w:line="240" w:lineRule="auto"/>
        <w:rPr>
          <w:rFonts w:ascii="Arial" w:eastAsia="Arial" w:hAnsi="Arial" w:cs="Arial"/>
          <w:color w:val="000000"/>
          <w:sz w:val="22"/>
          <w:szCs w:val="22"/>
        </w:rPr>
      </w:pPr>
    </w:p>
    <w:p w14:paraId="60461D52" w14:textId="77777777" w:rsidR="00C51175"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Penca, J., Ertör, I., Ballesteros, M., Briguglio, M., Kowalewski, M., Pauksztat, B., Cepić, D., Piñeiro-Corbeira, C., Vaidianu, N., Villasante, S., &amp; Pascual-Fernández, J. J. (2025). Rethinking the Blue Economy: Integrating social science for sustainability and justice. npj Ocean Sustainability, 4, 40. https://doi.org/10.1038/s44183-025-00138-1</w:t>
      </w:r>
    </w:p>
    <w:p w14:paraId="7CDFCC05" w14:textId="77777777" w:rsidR="00C51175" w:rsidRDefault="00C51175">
      <w:pPr>
        <w:widowControl w:val="0"/>
        <w:pBdr>
          <w:top w:val="nil"/>
          <w:left w:val="nil"/>
          <w:bottom w:val="nil"/>
          <w:right w:val="nil"/>
          <w:between w:val="nil"/>
        </w:pBdr>
        <w:spacing w:after="0" w:line="240" w:lineRule="auto"/>
        <w:rPr>
          <w:rFonts w:ascii="Arial" w:eastAsia="Arial" w:hAnsi="Arial" w:cs="Arial"/>
          <w:color w:val="000000"/>
          <w:sz w:val="22"/>
          <w:szCs w:val="22"/>
        </w:rPr>
      </w:pPr>
    </w:p>
    <w:p w14:paraId="30A2D7F9" w14:textId="77777777" w:rsidR="00C51175"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Picken, F. (n.d.). Oceans, space and society: Towards a blue sociology (Preprint). Palgrave Macmillan.</w:t>
      </w:r>
    </w:p>
    <w:p w14:paraId="7244448B" w14:textId="77777777" w:rsidR="00C51175" w:rsidRDefault="00C51175">
      <w:pPr>
        <w:widowControl w:val="0"/>
        <w:pBdr>
          <w:top w:val="nil"/>
          <w:left w:val="nil"/>
          <w:bottom w:val="nil"/>
          <w:right w:val="nil"/>
          <w:between w:val="nil"/>
        </w:pBdr>
        <w:spacing w:after="0" w:line="240" w:lineRule="auto"/>
        <w:rPr>
          <w:rFonts w:ascii="Arial" w:eastAsia="Arial" w:hAnsi="Arial" w:cs="Arial"/>
          <w:color w:val="000000"/>
          <w:sz w:val="22"/>
          <w:szCs w:val="22"/>
        </w:rPr>
      </w:pPr>
    </w:p>
    <w:p w14:paraId="40068793" w14:textId="77777777" w:rsidR="00C51175"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Rios, C. V., &amp; Chicaguala, B. B. (2024). A maritime sociology for sustainability science. Current Opinion in Environmental Sustainability, 70, 101474. https://doi.org/10.1016/j.cosust.2024.101474</w:t>
      </w:r>
    </w:p>
    <w:p w14:paraId="558BEEA3" w14:textId="77777777" w:rsidR="00C51175" w:rsidRDefault="00C51175">
      <w:pPr>
        <w:widowControl w:val="0"/>
        <w:pBdr>
          <w:top w:val="nil"/>
          <w:left w:val="nil"/>
          <w:bottom w:val="nil"/>
          <w:right w:val="nil"/>
          <w:between w:val="nil"/>
        </w:pBdr>
        <w:spacing w:after="0" w:line="240" w:lineRule="auto"/>
        <w:rPr>
          <w:rFonts w:ascii="Arial" w:eastAsia="Arial" w:hAnsi="Arial" w:cs="Arial"/>
          <w:color w:val="000000"/>
          <w:sz w:val="22"/>
          <w:szCs w:val="22"/>
        </w:rPr>
      </w:pPr>
    </w:p>
    <w:p w14:paraId="744ED40E" w14:textId="77777777" w:rsidR="00C51175"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Silver, J. J., Gray, N. J., Campbell, L. M., Fairbanks, L. W., &amp; Gruby, R. L. (2015). Blue economy and competing discourses in international oceans governance. Journal of Environment &amp; Development, 24, 135-160.</w:t>
      </w:r>
    </w:p>
    <w:p w14:paraId="0F2A0C0F" w14:textId="77777777" w:rsidR="00C51175" w:rsidRDefault="00C51175">
      <w:pPr>
        <w:widowControl w:val="0"/>
        <w:pBdr>
          <w:top w:val="nil"/>
          <w:left w:val="nil"/>
          <w:bottom w:val="nil"/>
          <w:right w:val="nil"/>
          <w:between w:val="nil"/>
        </w:pBdr>
        <w:spacing w:after="0" w:line="240" w:lineRule="auto"/>
        <w:rPr>
          <w:rFonts w:ascii="Arial" w:eastAsia="Arial" w:hAnsi="Arial" w:cs="Arial"/>
          <w:color w:val="000000"/>
          <w:sz w:val="22"/>
          <w:szCs w:val="22"/>
        </w:rPr>
      </w:pPr>
    </w:p>
    <w:p w14:paraId="5B1D4F60" w14:textId="77777777" w:rsidR="00C51175"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Sumaila, U. R., et al. (2021). Financing a sustainable ocean economy. Nature Communications, 12, 3259.</w:t>
      </w:r>
    </w:p>
    <w:p w14:paraId="0E7AEAFF" w14:textId="77777777" w:rsidR="00C51175" w:rsidRDefault="00C51175">
      <w:pPr>
        <w:widowControl w:val="0"/>
        <w:pBdr>
          <w:top w:val="nil"/>
          <w:left w:val="nil"/>
          <w:bottom w:val="nil"/>
          <w:right w:val="nil"/>
          <w:between w:val="nil"/>
        </w:pBdr>
        <w:spacing w:after="0" w:line="240" w:lineRule="auto"/>
        <w:rPr>
          <w:rFonts w:ascii="Arial" w:eastAsia="Arial" w:hAnsi="Arial" w:cs="Arial"/>
          <w:color w:val="000000"/>
          <w:sz w:val="22"/>
          <w:szCs w:val="22"/>
        </w:rPr>
      </w:pPr>
    </w:p>
    <w:p w14:paraId="1C95F94D" w14:textId="77777777" w:rsidR="00C51175"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Voyer, M., Quirk, G., McIlgorm, A., &amp; Azmi, K. (2018). Shades of blue: What do competing interpretations of the Blue Ec</w:t>
      </w:r>
    </w:p>
  </w:comment>
  <w:comment w:id="46" w:author="Robert Bartłomiejski" w:date="2026-01-23T17:27:00Z" w:initials="">
    <w:p w14:paraId="4089CF72" w14:textId="77777777" w:rsidR="00C51175" w:rsidRDefault="00FB26A1">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Odwoaniedokomentarza"/>
        </w:rPr>
        <w:annotationRef/>
      </w:r>
      <w:r w:rsidR="00000000">
        <w:rPr>
          <w:rFonts w:ascii="Arial" w:eastAsia="Arial" w:hAnsi="Arial" w:cs="Arial"/>
          <w:color w:val="000000"/>
          <w:sz w:val="22"/>
          <w:szCs w:val="22"/>
        </w:rPr>
        <w:t>to be extended</w:t>
      </w:r>
    </w:p>
  </w:comment>
  <w:comment w:id="48" w:author="Ioannis Katsounis" w:date="2025-12-31T03:06:00Z" w:initials="">
    <w:p w14:paraId="01E82567" w14:textId="77777777" w:rsidR="00C51175" w:rsidRDefault="00FB26A1">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Odwoaniedokomentarza"/>
        </w:rPr>
        <w:annotationRef/>
      </w:r>
      <w:r w:rsidR="00000000">
        <w:rPr>
          <w:rFonts w:ascii="Arial" w:eastAsia="Arial" w:hAnsi="Arial" w:cs="Arial"/>
          <w:color w:val="000000"/>
          <w:sz w:val="22"/>
          <w:szCs w:val="22"/>
        </w:rPr>
        <w:t>Robert</w:t>
      </w:r>
    </w:p>
  </w:comment>
  <w:comment w:id="60" w:author="Ioannis Katsounis" w:date="2025-10-08T13:27:00Z" w:initials="">
    <w:p w14:paraId="41EFA3DB" w14:textId="77777777" w:rsidR="00C51175" w:rsidRDefault="00FB26A1">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Odwoaniedokomentarza"/>
        </w:rPr>
        <w:annotationRef/>
      </w:r>
      <w:r w:rsidR="00000000">
        <w:rPr>
          <w:rFonts w:ascii="Arial" w:eastAsia="Arial" w:hAnsi="Arial" w:cs="Arial"/>
          <w:color w:val="000000"/>
          <w:sz w:val="22"/>
          <w:szCs w:val="22"/>
        </w:rPr>
        <w:t>https://op.europa.eu/fr/publication-detail/-/publication/0a4a79d8-353f-11f0-8a44-01aa75ed71a1/language-en</w:t>
      </w:r>
    </w:p>
  </w:comment>
  <w:comment w:id="68" w:author="Robert Bartłomiejski" w:date="2025-10-08T13:38:00Z" w:initials="">
    <w:p w14:paraId="216DCE52" w14:textId="77777777" w:rsidR="00C51175" w:rsidRDefault="00FB26A1">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Odwoaniedokomentarza"/>
        </w:rPr>
        <w:annotationRef/>
      </w:r>
      <w:r w:rsidR="00000000">
        <w:rPr>
          <w:rFonts w:ascii="Arial" w:eastAsia="Arial" w:hAnsi="Arial" w:cs="Arial"/>
          <w:color w:val="000000"/>
          <w:sz w:val="22"/>
          <w:szCs w:val="22"/>
        </w:rPr>
        <w:t>I would list them all here after making a comparative table.</w:t>
      </w:r>
    </w:p>
  </w:comment>
  <w:comment w:id="71" w:author="Robert Bartłomiejski" w:date="2025-10-08T13:39:00Z" w:initials="">
    <w:p w14:paraId="0C90EE64" w14:textId="77777777" w:rsidR="00C51175" w:rsidRDefault="00FB26A1">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Odwoaniedokomentarza"/>
        </w:rPr>
        <w:annotationRef/>
      </w:r>
      <w:r w:rsidR="00000000">
        <w:rPr>
          <w:rFonts w:ascii="Arial" w:eastAsia="Arial" w:hAnsi="Arial" w:cs="Arial"/>
          <w:color w:val="000000"/>
          <w:sz w:val="22"/>
          <w:szCs w:val="22"/>
        </w:rPr>
        <w:t>Strong sentence to be proofed</w:t>
      </w:r>
    </w:p>
  </w:comment>
  <w:comment w:id="98" w:author="Robert Bartłomiejski" w:date="2025-10-08T13:46:00Z" w:initials="">
    <w:p w14:paraId="2F163A8F" w14:textId="77777777" w:rsidR="00C51175" w:rsidRDefault="00FB26A1">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Odwoaniedokomentarza"/>
        </w:rPr>
        <w:annotationRef/>
      </w:r>
      <w:r w:rsidR="00000000">
        <w:rPr>
          <w:rFonts w:ascii="Arial" w:eastAsia="Arial" w:hAnsi="Arial" w:cs="Arial"/>
          <w:color w:val="000000"/>
          <w:sz w:val="22"/>
          <w:szCs w:val="22"/>
        </w:rPr>
        <w:t>Significance of maritime sociology research agenda</w:t>
      </w:r>
    </w:p>
  </w:comment>
  <w:comment w:id="103" w:author="Robert Bartłomiejski" w:date="2025-10-08T13:47:00Z" w:initials="">
    <w:p w14:paraId="02D15DB0" w14:textId="77777777" w:rsidR="00C51175" w:rsidRDefault="00FB26A1">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Odwoaniedokomentarza"/>
        </w:rPr>
        <w:annotationRef/>
      </w:r>
      <w:r w:rsidR="00000000">
        <w:rPr>
          <w:rFonts w:ascii="Arial" w:eastAsia="Arial" w:hAnsi="Arial" w:cs="Arial"/>
          <w:color w:val="000000"/>
          <w:sz w:val="22"/>
          <w:szCs w:val="22"/>
        </w:rPr>
        <w:t>Not only maritime sociology...</w:t>
      </w:r>
    </w:p>
  </w:comment>
  <w:comment w:id="135" w:author="Ioannis Katsounis" w:date="2025-10-14T13:08:00Z" w:initials="">
    <w:p w14:paraId="3503E555" w14:textId="77777777" w:rsidR="00C51175" w:rsidRDefault="00FB26A1">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Odwoaniedokomentarza"/>
        </w:rPr>
        <w:annotationRef/>
      </w:r>
      <w:r w:rsidR="00000000">
        <w:rPr>
          <w:rFonts w:ascii="Arial" w:eastAsia="Arial" w:hAnsi="Arial" w:cs="Arial"/>
          <w:color w:val="000000"/>
          <w:sz w:val="22"/>
          <w:szCs w:val="22"/>
        </w:rPr>
        <w:t>Ioannis</w:t>
      </w:r>
    </w:p>
  </w:comment>
  <w:comment w:id="136" w:author="Ioannis Katsounis" w:date="2025-10-14T13:08:00Z" w:initials="">
    <w:p w14:paraId="7181B0CA" w14:textId="77777777" w:rsidR="00C51175" w:rsidRDefault="00FB26A1">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Odwoaniedokomentarza"/>
        </w:rPr>
        <w:annotationRef/>
      </w:r>
      <w:r w:rsidR="00000000">
        <w:rPr>
          <w:rFonts w:ascii="Arial" w:eastAsia="Arial" w:hAnsi="Arial" w:cs="Arial"/>
          <w:color w:val="000000"/>
          <w:sz w:val="22"/>
          <w:szCs w:val="22"/>
        </w:rPr>
        <w:t>Robert</w:t>
      </w:r>
    </w:p>
  </w:comment>
  <w:comment w:id="137" w:author="Ioannis Katsounis" w:date="2025-10-14T13:07:00Z" w:initials="">
    <w:p w14:paraId="17682E18" w14:textId="77777777" w:rsidR="00C51175" w:rsidRDefault="00FB26A1">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Odwoaniedokomentarza"/>
        </w:rPr>
        <w:annotationRef/>
      </w:r>
      <w:r w:rsidR="00000000">
        <w:rPr>
          <w:rFonts w:ascii="Arial" w:eastAsia="Arial" w:hAnsi="Arial" w:cs="Arial"/>
          <w:color w:val="000000"/>
          <w:sz w:val="22"/>
          <w:szCs w:val="22"/>
        </w:rPr>
        <w:t>Ioannis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95F94D" w15:done="0"/>
  <w15:commentEx w15:paraId="4089CF72" w15:done="0"/>
  <w15:commentEx w15:paraId="01E82567" w15:done="0"/>
  <w15:commentEx w15:paraId="41EFA3DB" w15:done="0"/>
  <w15:commentEx w15:paraId="216DCE52" w15:done="0"/>
  <w15:commentEx w15:paraId="0C90EE64" w15:done="0"/>
  <w15:commentEx w15:paraId="2F163A8F" w15:done="0"/>
  <w15:commentEx w15:paraId="02D15DB0" w15:done="0"/>
  <w15:commentEx w15:paraId="3503E555" w15:done="0"/>
  <w15:commentEx w15:paraId="7181B0CA" w15:done="0"/>
  <w15:commentEx w15:paraId="17682E1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95F94D" w16cid:durableId="02965097"/>
  <w16cid:commentId w16cid:paraId="4089CF72" w16cid:durableId="1146A491"/>
  <w16cid:commentId w16cid:paraId="01E82567" w16cid:durableId="0EB572B8"/>
  <w16cid:commentId w16cid:paraId="41EFA3DB" w16cid:durableId="25C90E15"/>
  <w16cid:commentId w16cid:paraId="216DCE52" w16cid:durableId="272A2BFE"/>
  <w16cid:commentId w16cid:paraId="0C90EE64" w16cid:durableId="62D95768"/>
  <w16cid:commentId w16cid:paraId="2F163A8F" w16cid:durableId="666E4211"/>
  <w16cid:commentId w16cid:paraId="02D15DB0" w16cid:durableId="53B8E4F7"/>
  <w16cid:commentId w16cid:paraId="3503E555" w16cid:durableId="686F6F67"/>
  <w16cid:commentId w16cid:paraId="7181B0CA" w16cid:durableId="5D3161FB"/>
  <w16cid:commentId w16cid:paraId="17682E18" w16cid:durableId="7F23227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661B169-34D9-4582-894C-2B881E0D69AE}"/>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2" w:fontKey="{8E3F6AD4-82AC-4AB4-8EFC-21FA0E123A2C}"/>
    <w:embedItalic r:id="rId3" w:fontKey="{E6CE4812-5DB9-4F76-A3F0-F2989C5D9B99}"/>
  </w:font>
  <w:font w:name="Play">
    <w:charset w:val="00"/>
    <w:family w:val="auto"/>
    <w:pitch w:val="default"/>
    <w:embedRegular r:id="rId4" w:fontKey="{B6A93B73-4A48-4698-9680-49F51505F51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embedRegular r:id="rId5" w:fontKey="{0473E676-BE71-403C-97F1-8522E6288644}"/>
  </w:font>
  <w:font w:name="Cambria">
    <w:panose1 w:val="02040503050406030204"/>
    <w:charset w:val="EE"/>
    <w:family w:val="roman"/>
    <w:pitch w:val="variable"/>
    <w:sig w:usb0="E00006FF" w:usb1="420024FF" w:usb2="02000000" w:usb3="00000000" w:csb0="0000019F" w:csb1="00000000"/>
    <w:embedRegular r:id="rId6" w:fontKey="{5D9E1652-91C2-4438-B5F6-8DD963E5322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55B7D"/>
    <w:multiLevelType w:val="multilevel"/>
    <w:tmpl w:val="3AAEAD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0C135CC"/>
    <w:multiLevelType w:val="multilevel"/>
    <w:tmpl w:val="249A6F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C9D5A8F"/>
    <w:multiLevelType w:val="multilevel"/>
    <w:tmpl w:val="F162E6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25115303">
    <w:abstractNumId w:val="1"/>
  </w:num>
  <w:num w:numId="2" w16cid:durableId="1948661196">
    <w:abstractNumId w:val="2"/>
  </w:num>
  <w:num w:numId="3" w16cid:durableId="116158542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bert Bartłomiejski">
    <w15:presenceInfo w15:providerId="AD" w15:userId="S::robert.bartlomiejski@usz.edu.pl::da1b8d69-6de0-4b2a-a309-f4dfd08f4b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175"/>
    <w:rsid w:val="00610F3E"/>
    <w:rsid w:val="00C51175"/>
    <w:rsid w:val="00FB26A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F978A"/>
  <w15:docId w15:val="{79555A13-EA24-416E-8606-175C6D9C0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pl-PL"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uiPriority w:val="9"/>
    <w:qFormat/>
    <w:pPr>
      <w:keepNext/>
      <w:keepLines/>
      <w:spacing w:before="360" w:after="80"/>
      <w:outlineLvl w:val="0"/>
    </w:pPr>
    <w:rPr>
      <w:rFonts w:ascii="Play" w:eastAsia="Play" w:hAnsi="Play" w:cs="Play"/>
      <w:color w:val="0F4761"/>
      <w:sz w:val="40"/>
      <w:szCs w:val="40"/>
    </w:rPr>
  </w:style>
  <w:style w:type="paragraph" w:styleId="Nagwek2">
    <w:name w:val="heading 2"/>
    <w:basedOn w:val="Normalny"/>
    <w:next w:val="Normalny"/>
    <w:uiPriority w:val="9"/>
    <w:semiHidden/>
    <w:unhideWhenUsed/>
    <w:qFormat/>
    <w:pPr>
      <w:keepNext/>
      <w:keepLines/>
      <w:spacing w:before="160" w:after="80"/>
      <w:outlineLvl w:val="1"/>
    </w:pPr>
    <w:rPr>
      <w:rFonts w:ascii="Play" w:eastAsia="Play" w:hAnsi="Play" w:cs="Play"/>
      <w:color w:val="0F4761"/>
      <w:sz w:val="32"/>
      <w:szCs w:val="32"/>
    </w:rPr>
  </w:style>
  <w:style w:type="paragraph" w:styleId="Nagwek3">
    <w:name w:val="heading 3"/>
    <w:basedOn w:val="Normalny"/>
    <w:next w:val="Normalny"/>
    <w:uiPriority w:val="9"/>
    <w:semiHidden/>
    <w:unhideWhenUsed/>
    <w:qFormat/>
    <w:pPr>
      <w:keepNext/>
      <w:keepLines/>
      <w:spacing w:before="160" w:after="80"/>
      <w:outlineLvl w:val="2"/>
    </w:pPr>
    <w:rPr>
      <w:color w:val="0F4761"/>
      <w:sz w:val="28"/>
      <w:szCs w:val="28"/>
    </w:rPr>
  </w:style>
  <w:style w:type="paragraph" w:styleId="Nagwek4">
    <w:name w:val="heading 4"/>
    <w:basedOn w:val="Normalny"/>
    <w:next w:val="Normalny"/>
    <w:uiPriority w:val="9"/>
    <w:semiHidden/>
    <w:unhideWhenUsed/>
    <w:qFormat/>
    <w:pPr>
      <w:keepNext/>
      <w:keepLines/>
      <w:spacing w:before="80" w:after="40"/>
      <w:outlineLvl w:val="3"/>
    </w:pPr>
    <w:rPr>
      <w:i/>
      <w:iCs/>
      <w:color w:val="0F4761"/>
    </w:rPr>
  </w:style>
  <w:style w:type="paragraph" w:styleId="Nagwek5">
    <w:name w:val="heading 5"/>
    <w:basedOn w:val="Normalny"/>
    <w:next w:val="Normalny"/>
    <w:uiPriority w:val="9"/>
    <w:semiHidden/>
    <w:unhideWhenUsed/>
    <w:qFormat/>
    <w:pPr>
      <w:keepNext/>
      <w:keepLines/>
      <w:spacing w:before="80" w:after="40"/>
      <w:outlineLvl w:val="4"/>
    </w:pPr>
    <w:rPr>
      <w:color w:val="0F4761"/>
    </w:rPr>
  </w:style>
  <w:style w:type="paragraph" w:styleId="Nagwek6">
    <w:name w:val="heading 6"/>
    <w:basedOn w:val="Normalny"/>
    <w:next w:val="Normalny"/>
    <w:uiPriority w:val="9"/>
    <w:semiHidden/>
    <w:unhideWhenUsed/>
    <w:qFormat/>
    <w:pPr>
      <w:keepNext/>
      <w:keepLines/>
      <w:spacing w:before="40" w:after="0"/>
      <w:outlineLvl w:val="5"/>
    </w:pPr>
    <w:rPr>
      <w:i/>
      <w:iCs/>
      <w:color w:val="595959"/>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ytu">
    <w:name w:val="Title"/>
    <w:basedOn w:val="Normalny"/>
    <w:next w:val="Normalny"/>
    <w:uiPriority w:val="10"/>
    <w:qFormat/>
    <w:pPr>
      <w:spacing w:after="80" w:line="240" w:lineRule="auto"/>
    </w:pPr>
    <w:rPr>
      <w:rFonts w:ascii="Play" w:eastAsia="Play" w:hAnsi="Play" w:cs="Play"/>
      <w:sz w:val="56"/>
      <w:szCs w:val="56"/>
    </w:rPr>
  </w:style>
  <w:style w:type="paragraph" w:styleId="Podtytu">
    <w:name w:val="Subtitle"/>
    <w:basedOn w:val="Normalny"/>
    <w:next w:val="Normalny"/>
    <w:uiPriority w:val="11"/>
    <w:qFormat/>
    <w:rPr>
      <w:color w:val="595959"/>
      <w:sz w:val="28"/>
      <w:szCs w:val="28"/>
    </w:rPr>
  </w:style>
  <w:style w:type="table" w:customStyle="1" w:styleId="a">
    <w:basedOn w:val="TableNormal"/>
    <w:tblPr>
      <w:tblStyleRowBandSize w:val="1"/>
      <w:tblStyleColBandSize w:val="1"/>
    </w:tblPr>
  </w:style>
  <w:style w:type="paragraph" w:styleId="Tekstkomentarza">
    <w:name w:val="annotation text"/>
    <w:basedOn w:val="Normalny"/>
    <w:link w:val="TekstkomentarzaZnak"/>
    <w:uiPriority w:val="99"/>
    <w:semiHidden/>
    <w:unhideWhenUsed/>
    <w:pPr>
      <w:spacing w:line="240" w:lineRule="auto"/>
    </w:pPr>
    <w:rPr>
      <w:sz w:val="20"/>
      <w:szCs w:val="20"/>
    </w:rPr>
  </w:style>
  <w:style w:type="character" w:customStyle="1" w:styleId="TekstkomentarzaZnak">
    <w:name w:val="Tekst komentarza Znak"/>
    <w:basedOn w:val="Domylnaczcionkaakapitu"/>
    <w:link w:val="Tekstkomentarza"/>
    <w:uiPriority w:val="99"/>
    <w:semiHidden/>
    <w:rPr>
      <w:sz w:val="20"/>
      <w:szCs w:val="20"/>
    </w:rPr>
  </w:style>
  <w:style w:type="character" w:styleId="Odwoaniedokomentarza">
    <w:name w:val="annotation reference"/>
    <w:basedOn w:val="Domylnaczcionkaakapitu"/>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24</Pages>
  <Words>9302</Words>
  <Characters>55817</Characters>
  <Application>Microsoft Office Word</Application>
  <DocSecurity>0</DocSecurity>
  <Lines>465</Lines>
  <Paragraphs>129</Paragraphs>
  <ScaleCrop>false</ScaleCrop>
  <Company/>
  <LinksUpToDate>false</LinksUpToDate>
  <CharactersWithSpaces>64990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Bartłomiejski</cp:lastModifiedBy>
  <cp:revision>2</cp:revision>
  <dcterms:created xsi:type="dcterms:W3CDTF">2026-02-12T17:08:00Z</dcterms:created>
  <dcterms:modified xsi:type="dcterms:W3CDTF">2026-02-12T17:08:00Z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0x010100AB9A4E3DAA08BF4F9F61CEEE32CD260C</vt:lpwstr>
  </property>
</Properties>
</file>