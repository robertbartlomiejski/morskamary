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revisits the field of maritime sociology in light of the conceptual and policy framework of the blue economy. Drawing on the historical and theoretical evolution of maritime sociology, from Michael Poole’s sociological systematization of sea-related work to Ludwik Janiszewski’s “maritimization theory”, we propose that the blue economy offers a renewed analytical and normative framework for the sociological study of sea–society relations. We argue that while traditional maritime sociology focused primarily on maritime professions, institutions, and occupational communities, the blue economy introduces new domains of inquiry such as sustainability, circularity, ocean governance, and blue urbanism. The paper suggests that these domains can serve as entry points to extend maritime sociology beyond “people of the sea” toward an integrated sociology of </w:t>
      </w:r>
      <w:r w:rsidDel="00000000" w:rsidR="00000000" w:rsidRPr="00000000">
        <w:rPr>
          <w:rFonts w:ascii="Times New Roman" w:cs="Times New Roman" w:eastAsia="Times New Roman" w:hAnsi="Times New Roman"/>
          <w:highlight w:val="yellow"/>
          <w:rtl w:val="0"/>
        </w:rPr>
        <w:t xml:space="preserve">sea societies</w:t>
      </w:r>
      <w:r w:rsidDel="00000000" w:rsidR="00000000" w:rsidRPr="00000000">
        <w:rPr>
          <w:rFonts w:ascii="Times New Roman" w:cs="Times New Roman" w:eastAsia="Times New Roman" w:hAnsi="Times New Roman"/>
          <w:rtl w:val="0"/>
        </w:rPr>
        <w:t xml:space="preserve">. We develop a comparative analysis of the theoretical principles underpinning the blue economy and maritime sociology, and we advance the idea of “blue sociology” as a complementary rather than competitive framework. Furthermore, we outline research directions connecting maritime sociology to contemporary challenges including climate change, technological advancement posthuman ocean theory, and social sustainability in marine spaces.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1. 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past decade, the Blue Economy (and the closely related policy idiom of Blue Growth) has become a dominant frame through which states, international organizations, and industry actors imagine and accelerate ocean based development. However, apparent consensus around the term is often superficial. Across research and policy arenas, “blue economy” functions less as a stable concept and more as a flexible label that is repeatedly redefined across sectors, scales, and institutional settings (Silver et al., 2015; Voyer et al., 2018; Penca et al., 2025). This conceptual openness has practical consequences: it affects which ocean uses are legitimized, which trade-offs are rendered visible, and whose knowledge and interests are recognized in decision making (Silver et al., 2015; Voyer et al., 2018).</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intensified ocean development unfolds under conditions of accelerating socio ecological change. Marine biodiversity loss, climate disruption, and widening social inequalities challenge policy narratives that promise simultaneous growth, sustainability, and social well being (Sumaila et al., 2021). Although many Blue Economy strategies rely on modernization assumptions, namely that technological innovation and investment can deliver green transitions and jobs, critical social science shows that blue agendas may reproduce uneven development, particularly when marine spatial re ordering privileges capital intensive sectors and redistributes access to marine space (Bennett et al., 2021; Ertör &amp; Hadjimichael, 2020; Penca et al., 2025). In this regard, the Blue Economy is not only a technical or managerial program but also an arena of contestation where benefits, harms, and legitimacy are negotiated through institutions and power relations (Penca et al., 2025).</w:t>
      </w:r>
    </w:p>
    <w:p w:rsidR="00000000" w:rsidDel="00000000" w:rsidP="00000000" w:rsidRDefault="00000000" w:rsidRPr="00000000" w14:paraId="0000000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tensions have strengthened calls to integrate the marine social sciences into ocean sustainability research and governance. Recent syntheses argue that social science is essential for understanding institutional dynamics, legitimacy, conflict, and distributive consequences, especially when ocean policies reshape livelihoods and identities in coastal and maritime communities (Bavinck &amp; Verrips, 2020; Bennett, 2019; Penca et al., 2025). Within this broader agenda, Rios and Chicaguala (2024) explicitly call for a maritime sociology that can contribute to sustainability science by linking ocean change to social organization, institutions, and processes of social transformation.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sociology remains comparatively under mobilized in many ocean governance and Blue Economy debates, despite its strengths for analysing labour, stratification, organizations, and social change (Kołodziej &amp; Kołodziej Durnaś, 2022; Rios &amp; Chicaguala, 2024). Maritime sociology offers a particularly relevant bridge because it has historically examined the sea as a distinctive social space shaped by mobility, risk, regulation, and specialized occupational cultures, while also connecting shipboard life, port city dynamics, and maritime labour to wider political economic structures (Kołodziej &amp; Kołodziej Durnaś, 2022). This is crucial for Blue Economy analysis, where policy goals are translated into everyday practices through firms, supply chains, ports, training systems, and labour regimes.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revisits maritime sociology in light of the contemporary prominence of the Blue Economy by drawing on the conceptual resources already developed within the field. In particular, we return to formative frameworks that delimit maritime sociology’s core themes and analytic concerns (Poole, 1981; Janiszewski &amp; Sosnowski, 1984). We argue that re engaging these traditions provides a timely sociological lens for evaluating Blue Economy trajectories, not only in terms of environmental performance but also in terms of labour conditions, social inequalities, and justice claims that are frequently marginal to sector led blue strategies (Bennett et al., 2021; Penca et al., 2025; Rios &amp; Chicaguala, 2024). In doing so, we position “blue sociology” as a research orientation that connects Blue Economy governance to the social worlds where ocean development is enacted, contested, and sometimes resisted (Picken, n.d.; Rios &amp; Chicaguala, 2024).</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Theoretical framework</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rPr>
      </w:pPr>
      <w:commentRangeStart w:id="1"/>
      <w:r w:rsidDel="00000000" w:rsidR="00000000" w:rsidRPr="00000000">
        <w:rPr>
          <w:rFonts w:ascii="Times New Roman" w:cs="Times New Roman" w:eastAsia="Times New Roman" w:hAnsi="Times New Roman"/>
          <w:color w:val="000000"/>
          <w:rtl w:val="0"/>
        </w:rPr>
        <w:t xml:space="preserve">2.1 Maritime Sociology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Blue Economy</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There is currently no consensus in the academic literature regarding the precise definitions of </w:t>
      </w:r>
      <w:r w:rsidDel="00000000" w:rsidR="00000000" w:rsidRPr="00000000">
        <w:rPr>
          <w:rFonts w:ascii="Times New Roman" w:cs="Times New Roman" w:eastAsia="Times New Roman" w:hAnsi="Times New Roman"/>
          <w:color w:val="0000ff"/>
          <w:rtl w:val="0"/>
        </w:rPr>
        <w:t xml:space="preserve">“blue” concepts </w:t>
      </w:r>
      <w:r w:rsidDel="00000000" w:rsidR="00000000" w:rsidRPr="00000000">
        <w:rPr>
          <w:rFonts w:ascii="Times New Roman" w:cs="Times New Roman" w:eastAsia="Times New Roman" w:hAnsi="Times New Roman"/>
          <w:color w:val="000000"/>
          <w:rtl w:val="0"/>
        </w:rPr>
        <w:t xml:space="preserve">(Mulazzani &amp; Malorgio, 2017; Eikeset et al., 2018; Lee, Noh, &amp; Khim, 2020; Martens et al., 2022). The terms </w:t>
      </w:r>
      <w:r w:rsidDel="00000000" w:rsidR="00000000" w:rsidRPr="00000000">
        <w:rPr>
          <w:rFonts w:ascii="Times New Roman" w:cs="Times New Roman" w:eastAsia="Times New Roman" w:hAnsi="Times New Roman"/>
          <w:color w:val="0000ff"/>
          <w:rtl w:val="0"/>
        </w:rPr>
        <w:t xml:space="preserve">blue growth, ocean economy, and maritime economy </w:t>
      </w:r>
      <w:r w:rsidDel="00000000" w:rsidR="00000000" w:rsidRPr="00000000">
        <w:rPr>
          <w:rFonts w:ascii="Times New Roman" w:cs="Times New Roman" w:eastAsia="Times New Roman" w:hAnsi="Times New Roman"/>
          <w:color w:val="000000"/>
          <w:rtl w:val="0"/>
        </w:rPr>
        <w:t xml:space="preserve">are frequently employed as synonyms for the Blue Economy (Lee et al., 2020; Martínez-Vázquez, Milán-García, &amp; de Pablo Valenciano, 2021). These terms encompass a broad spectrum of interpretations and conceptual frameworks, whose meanings vary according to the sociocultural and institutional contexts in which they are applied (Eikeset et al., 2018).</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concept of blue growth has its origins in the 1960s, a period during which the international community began to focus on shaping the notion of sustainable development (Eikeset et al., 2018; Kyvelou &amp; Ierapetritis, 2019; Niner et al., 2022). The term blue economy, or blue growth, emerged later, in 2012, at the United Nations Conference on Sustainable Development (Rio+20) held in Rio de Janeiro, Brazil (UNCTAD, 2014; Pascual, 2014; Mulazzani &amp; Malorgio, 2017; Howard, 2018; Caswell et al., 2020). It was conceived as the </w:t>
      </w:r>
      <w:r w:rsidDel="00000000" w:rsidR="00000000" w:rsidRPr="00000000">
        <w:rPr>
          <w:rFonts w:ascii="Times New Roman" w:cs="Times New Roman" w:eastAsia="Times New Roman" w:hAnsi="Times New Roman"/>
          <w:color w:val="0000ff"/>
          <w:rtl w:val="0"/>
        </w:rPr>
        <w:t xml:space="preserve">marine counterpart to the green economy</w:t>
      </w:r>
      <w:r w:rsidDel="00000000" w:rsidR="00000000" w:rsidRPr="00000000">
        <w:rPr>
          <w:rFonts w:ascii="Times New Roman" w:cs="Times New Roman" w:eastAsia="Times New Roman" w:hAnsi="Times New Roman"/>
          <w:color w:val="000000"/>
          <w:rtl w:val="0"/>
        </w:rPr>
        <w:t xml:space="preserve"> (Pascual, 2014; Silver, Gray, Campbell, Fairbanks, &amp; Gruby, 2015; Smith-Godfrey, 2016; Boonstra, Valman, &amp; Björkvik, 2018; Howard, 2018; Soma, van den Burg, Hoefnagel, Stuiver, &amp; van der Heide, 2018; Cisneros-Montemayor et al., 2019; European Parliament, Directorate-General for Internal Policies of the Union, Scholaert, 2020; Caswell et al., 2020). Consequently, the Blue Economy may be understood as a “</w:t>
      </w:r>
      <w:r w:rsidDel="00000000" w:rsidR="00000000" w:rsidRPr="00000000">
        <w:rPr>
          <w:rFonts w:ascii="Times New Roman" w:cs="Times New Roman" w:eastAsia="Times New Roman" w:hAnsi="Times New Roman"/>
          <w:color w:val="0000ff"/>
          <w:rtl w:val="0"/>
        </w:rPr>
        <w:t xml:space="preserve">Green Economy in a Blue World</w:t>
      </w:r>
      <w:r w:rsidDel="00000000" w:rsidR="00000000" w:rsidRPr="00000000">
        <w:rPr>
          <w:rFonts w:ascii="Times New Roman" w:cs="Times New Roman" w:eastAsia="Times New Roman" w:hAnsi="Times New Roman"/>
          <w:color w:val="000000"/>
          <w:rtl w:val="0"/>
        </w:rPr>
        <w:t xml:space="preserve">” (Kontovas et al., 2022). The linkage between the Blue Economy and sustainable development was primarily emphasized by the Small Island Developing States (SIDS), whose development is deeply dependent on the health of fragile marine ecosystems.</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Blue Economy encompasses a wide spectrum of traditional maritime activities, including </w:t>
      </w:r>
      <w:r w:rsidDel="00000000" w:rsidR="00000000" w:rsidRPr="00000000">
        <w:rPr>
          <w:rFonts w:ascii="Times New Roman" w:cs="Times New Roman" w:eastAsia="Times New Roman" w:hAnsi="Times New Roman"/>
          <w:color w:val="0000ff"/>
          <w:rtl w:val="0"/>
        </w:rPr>
        <w:t xml:space="preserve">maritime transport, shipbuilding, port operations, fisheries, and offshore oil and gas extraction.</w:t>
      </w:r>
      <w:r w:rsidDel="00000000" w:rsidR="00000000" w:rsidRPr="00000000">
        <w:rPr>
          <w:rFonts w:ascii="Times New Roman" w:cs="Times New Roman" w:eastAsia="Times New Roman" w:hAnsi="Times New Roman"/>
          <w:color w:val="000000"/>
          <w:rtl w:val="0"/>
        </w:rPr>
        <w:t xml:space="preserve"> In addition, it incorporates a range of emerging sectors such as aquaculture, blue biotechnology, marine renewable energy, and seabed mining (Ehlers, 2016).</w:t>
      </w:r>
    </w:p>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According to the European Parliament, Directorate-General for Internal Policies of the Union (Scholaert, 2020), “the Blue Economy encompasses all sectoral and cross-sectoral economic activities related to oceans, seas, and coasts.” Furthermore, “a </w:t>
      </w:r>
      <w:r w:rsidDel="00000000" w:rsidR="00000000" w:rsidRPr="00000000">
        <w:rPr>
          <w:rFonts w:ascii="Times New Roman" w:cs="Times New Roman" w:eastAsia="Times New Roman" w:hAnsi="Times New Roman"/>
          <w:color w:val="000000"/>
          <w:highlight w:val="yellow"/>
          <w:rtl w:val="0"/>
          <w:rPrChange w:author="Robert Bartłomiejski" w:id="0" w:date="2025-10-08T13:50:02Z">
            <w:rPr>
              <w:rFonts w:ascii="Times New Roman" w:cs="Times New Roman" w:eastAsia="Times New Roman" w:hAnsi="Times New Roman"/>
              <w:color w:val="000000"/>
            </w:rPr>
          </w:rPrChange>
        </w:rPr>
        <w:t xml:space="preserve">sustainable Blue Economy promotes economic growth, social inclusion, and improved living standards, while ensuring </w:t>
      </w:r>
      <w:r w:rsidDel="00000000" w:rsidR="00000000" w:rsidRPr="00000000">
        <w:rPr>
          <w:rFonts w:ascii="Times New Roman" w:cs="Times New Roman" w:eastAsia="Times New Roman" w:hAnsi="Times New Roman"/>
          <w:color w:val="0000ff"/>
          <w:highlight w:val="yellow"/>
          <w:rtl w:val="0"/>
          <w:rPrChange w:author="Robert Bartłomiejski" w:id="0" w:date="2025-10-08T13:50:02Z">
            <w:rPr>
              <w:rFonts w:ascii="Times New Roman" w:cs="Times New Roman" w:eastAsia="Times New Roman" w:hAnsi="Times New Roman"/>
              <w:color w:val="000000"/>
            </w:rPr>
          </w:rPrChange>
        </w:rPr>
        <w:t xml:space="preserve">the environmental sustainability of the natural capital of oceans and seas”</w:t>
      </w:r>
      <w:r w:rsidDel="00000000" w:rsidR="00000000" w:rsidRPr="00000000">
        <w:rPr>
          <w:rFonts w:ascii="Times New Roman" w:cs="Times New Roman" w:eastAsia="Times New Roman" w:hAnsi="Times New Roman"/>
          <w:color w:val="000000"/>
          <w:rtl w:val="0"/>
        </w:rPr>
        <w:t xml:space="preserve"> (European Commission, European Climate, Infrastructure and Environment Executive Agency, 2021, p. 16).</w:t>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ff"/>
          <w:rPrChange w:author="Robert Bartłomiejski" w:id="2" w:date="2025-10-08T13:31:42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00"/>
          <w:rtl w:val="0"/>
        </w:rPr>
        <w:t xml:space="preserve">The Economist Intelligence Unit (2015, p. 7) defines a </w:t>
      </w:r>
      <w:r w:rsidDel="00000000" w:rsidR="00000000" w:rsidRPr="00000000">
        <w:rPr>
          <w:rFonts w:ascii="Times New Roman" w:cs="Times New Roman" w:eastAsia="Times New Roman" w:hAnsi="Times New Roman"/>
          <w:color w:val="0000ff"/>
          <w:rtl w:val="0"/>
          <w:rPrChange w:author="Robert Bartłomiejski" w:id="1" w:date="2025-10-08T13:31:25Z">
            <w:rPr>
              <w:rFonts w:ascii="Times New Roman" w:cs="Times New Roman" w:eastAsia="Times New Roman" w:hAnsi="Times New Roman"/>
              <w:color w:val="000000"/>
            </w:rPr>
          </w:rPrChange>
        </w:rPr>
        <w:t xml:space="preserve">sustainable ocean economy</w:t>
      </w:r>
      <w:r w:rsidDel="00000000" w:rsidR="00000000" w:rsidRPr="00000000">
        <w:rPr>
          <w:rFonts w:ascii="Times New Roman" w:cs="Times New Roman" w:eastAsia="Times New Roman" w:hAnsi="Times New Roman"/>
          <w:color w:val="000000"/>
          <w:rtl w:val="0"/>
        </w:rPr>
        <w:t xml:space="preserve"> as one in which “economic activity is in balance with the long-term capacity of ocean ecosystems to support that activity and remain resilient and healthy.” Similarly, the OECD (2016) views the Blue Economy as a strategy </w:t>
      </w:r>
      <w:r w:rsidDel="00000000" w:rsidR="00000000" w:rsidRPr="00000000">
        <w:rPr>
          <w:rFonts w:ascii="Times New Roman" w:cs="Times New Roman" w:eastAsia="Times New Roman" w:hAnsi="Times New Roman"/>
          <w:color w:val="0000ff"/>
          <w:rtl w:val="0"/>
          <w:rPrChange w:author="Robert Bartłomiejski" w:id="2" w:date="2025-10-08T13:31:42Z">
            <w:rPr>
              <w:rFonts w:ascii="Times New Roman" w:cs="Times New Roman" w:eastAsia="Times New Roman" w:hAnsi="Times New Roman"/>
              <w:color w:val="000000"/>
            </w:rPr>
          </w:rPrChange>
        </w:rPr>
        <w:t xml:space="preserve">aimed at maintaining economic growth and generating employment while simultaneously safeguarding the health of marine ecosystems.</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ff"/>
          <w:rPrChange w:author="Robert Bartłomiejski" w:id="3" w:date="2025-10-08T13:32:02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00"/>
          <w:rtl w:val="0"/>
        </w:rPr>
        <w:t xml:space="preserve">According to the United Nations (2012b), the Blue Economy contributes </w:t>
      </w:r>
      <w:r w:rsidDel="00000000" w:rsidR="00000000" w:rsidRPr="00000000">
        <w:rPr>
          <w:rFonts w:ascii="Times New Roman" w:cs="Times New Roman" w:eastAsia="Times New Roman" w:hAnsi="Times New Roman"/>
          <w:color w:val="0000ff"/>
          <w:rtl w:val="0"/>
          <w:rPrChange w:author="Robert Bartłomiejski" w:id="3" w:date="2025-10-08T13:32:02Z">
            <w:rPr>
              <w:rFonts w:ascii="Times New Roman" w:cs="Times New Roman" w:eastAsia="Times New Roman" w:hAnsi="Times New Roman"/>
              <w:color w:val="000000"/>
            </w:rPr>
          </w:rPrChange>
        </w:rPr>
        <w:t xml:space="preserve">to “improving human well-being and social equity, while significantly reducing environmental risks and ecological deficits, and supports the principles of low carbon emissions, resource efficiency, and social inclusion.”</w:t>
      </w:r>
    </w:p>
    <w:p w:rsidR="00000000" w:rsidDel="00000000" w:rsidP="00000000" w:rsidRDefault="00000000" w:rsidRPr="00000000" w14:paraId="00000017">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evident that the majority of sectors constituting the Blue Economy are not newly emergent industries; rather, many trace their origins back to antiquity, with fisheries serving as a notable example. T</w:t>
      </w:r>
      <w:r w:rsidDel="00000000" w:rsidR="00000000" w:rsidRPr="00000000">
        <w:rPr>
          <w:rFonts w:ascii="Times New Roman" w:cs="Times New Roman" w:eastAsia="Times New Roman" w:hAnsi="Times New Roman"/>
          <w:color w:val="0000ff"/>
          <w:rtl w:val="0"/>
          <w:rPrChange w:author="Robert Bartłomiejski" w:id="4" w:date="2025-10-08T13:32:47Z">
            <w:rPr>
              <w:rFonts w:ascii="Times New Roman" w:cs="Times New Roman" w:eastAsia="Times New Roman" w:hAnsi="Times New Roman"/>
              <w:color w:val="000000"/>
            </w:rPr>
          </w:rPrChange>
        </w:rPr>
        <w:t xml:space="preserve">he fundamental human need for mobility and the facilitation of economic exchanges </w:t>
      </w:r>
      <w:r w:rsidDel="00000000" w:rsidR="00000000" w:rsidRPr="00000000">
        <w:rPr>
          <w:rFonts w:ascii="Times New Roman" w:cs="Times New Roman" w:eastAsia="Times New Roman" w:hAnsi="Times New Roman"/>
          <w:color w:val="000000"/>
          <w:rtl w:val="0"/>
        </w:rPr>
        <w:t xml:space="preserve">fostered the early development of maritime transport and port infrastructure, whether for commercial, passenger, or fishing purposes. In this regard, the Blue Economy may be understood as a modern, comprehensive, and systematic framework that integrates and articulates the full spectrum of ocean-related activities (Katsounis &amp; Lekakou, 2023).</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ff"/>
          <w:rPrChange w:author="Robert Bartłomiejski" w:id="6" w:date="2025-10-08T13:34:41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00"/>
          <w:rtl w:val="0"/>
        </w:rPr>
        <w:t xml:space="preserve">The conceptual novelty of </w:t>
      </w:r>
      <w:r w:rsidDel="00000000" w:rsidR="00000000" w:rsidRPr="00000000">
        <w:rPr>
          <w:rFonts w:ascii="Times New Roman" w:cs="Times New Roman" w:eastAsia="Times New Roman" w:hAnsi="Times New Roman"/>
          <w:color w:val="0000ff"/>
          <w:rtl w:val="0"/>
          <w:rPrChange w:author="Robert Bartłomiejski" w:id="5" w:date="2025-10-08T13:33:20Z">
            <w:rPr>
              <w:rFonts w:ascii="Times New Roman" w:cs="Times New Roman" w:eastAsia="Times New Roman" w:hAnsi="Times New Roman"/>
              <w:color w:val="000000"/>
            </w:rPr>
          </w:rPrChange>
        </w:rPr>
        <w:t xml:space="preserve">the Blue Economy resides in its function as an overarching “umbrella term” that unifies both long-established maritime sectors </w:t>
      </w:r>
      <w:r w:rsidDel="00000000" w:rsidR="00000000" w:rsidRPr="00000000">
        <w:rPr>
          <w:rFonts w:ascii="Times New Roman" w:cs="Times New Roman" w:eastAsia="Times New Roman" w:hAnsi="Times New Roman"/>
          <w:color w:val="000000"/>
          <w:rtl w:val="0"/>
        </w:rPr>
        <w:t xml:space="preserve">(such as fisheries, shipping, and port operations) and emerging industries, including Marine Renewable Energy, the Blue Bioeconomy and Biotechnology, and deep-sea mineral extraction (Katsounis, 2023). Over the years, significant efforts have been directed toward ensuring that the expansion of these sectors is consistent with t</w:t>
      </w:r>
      <w:r w:rsidDel="00000000" w:rsidR="00000000" w:rsidRPr="00000000">
        <w:rPr>
          <w:rFonts w:ascii="Times New Roman" w:cs="Times New Roman" w:eastAsia="Times New Roman" w:hAnsi="Times New Roman"/>
          <w:color w:val="0000ff"/>
          <w:rtl w:val="0"/>
          <w:rPrChange w:author="Robert Bartłomiejski" w:id="6" w:date="2025-10-08T13:34:41Z">
            <w:rPr>
              <w:rFonts w:ascii="Times New Roman" w:cs="Times New Roman" w:eastAsia="Times New Roman" w:hAnsi="Times New Roman"/>
              <w:color w:val="000000"/>
            </w:rPr>
          </w:rPrChange>
        </w:rPr>
        <w:t xml:space="preserve">he three foundational pillars of sustainable development; social equity/justice, economic efficiency, and environmental preservation.</w:t>
      </w:r>
    </w:p>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Addressing contemporary challenges and advancing the effective implementation of blue initiatives necessitate a continuous commitment to innovation and creative thinking in pursuit of the overarching objective of sustainable development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integrative and sustainability-oriented framing also exposes what is </w:t>
      </w:r>
      <w:r w:rsidDel="00000000" w:rsidR="00000000" w:rsidRPr="00000000">
        <w:rPr>
          <w:rFonts w:ascii="Times New Roman" w:cs="Times New Roman" w:eastAsia="Times New Roman" w:hAnsi="Times New Roman"/>
          <w:rtl w:val="0"/>
        </w:rPr>
        <w:t xml:space="preserve">problematic</w:t>
      </w:r>
      <w:r w:rsidDel="00000000" w:rsidR="00000000" w:rsidRPr="00000000">
        <w:rPr>
          <w:rFonts w:ascii="Times New Roman" w:cs="Times New Roman" w:eastAsia="Times New Roman" w:hAnsi="Times New Roman"/>
          <w:rtl w:val="0"/>
        </w:rPr>
        <w:t xml:space="preserve"> in the Blue Economy as it is currently mobilized. Precisely because “blue” concepts are defined in multiple, context-dependent ways, the Blue Economy can function as a capacious policy label that accommodates divergent priorities under a shared vocabulary. This makes it easier to build coalitions around “blue” agendas, yet harder to specify trade-offs, allocate responsibility, and evaluate outcomes consistently. Recent work argues that, to fulfil the Blue Economy’s promise of sustainable and just ocean use, its scientific foundation must integrate the social sciences more fully, and must be redefined through knowledge anchored in societal challenges, co-creation, stronger science–policy interfaces, and explicit values of accountability and care (Penca et al., 2025). In other words, the definitional openness that enables policy diffusion also creates a governance vulnerability: it can allow “blue” strategies to advance sectoral expansion while remaining rhetorically aligned with sustainability and inclusion (Penca et al., 2025).</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w:t>
      </w:r>
      <w:r w:rsidDel="00000000" w:rsidR="00000000" w:rsidRPr="00000000">
        <w:rPr>
          <w:rFonts w:ascii="Times New Roman" w:cs="Times New Roman" w:eastAsia="Times New Roman" w:hAnsi="Times New Roman"/>
          <w:rtl w:val="0"/>
        </w:rPr>
        <w:t xml:space="preserve">maritime social sciences</w:t>
      </w:r>
      <w:r w:rsidDel="00000000" w:rsidR="00000000" w:rsidRPr="00000000">
        <w:rPr>
          <w:rFonts w:ascii="Times New Roman" w:cs="Times New Roman" w:eastAsia="Times New Roman" w:hAnsi="Times New Roman"/>
          <w:rtl w:val="0"/>
        </w:rPr>
        <w:t xml:space="preserve"> set the stage. Ocean-based development does not occur in an institutional vacuum. It unfolds through regulatory architectures, firm strategies, labour markets, port governance, and community relations that shape who participates, who benefits, and whose risks are recognized. Penca et al. (2025) show that social-science perspectives are central not only for diagnosing socio-ecological impacts and injustices, but also for improving the conditions under which knowledge can travel into policy and practice, particularly through co-produced research and more robust science–policy translation. Similarly, Villarroel Rios and Chicaguala (2024) argue that sustainability science needs a more explicit maritime sociology because many of the pressing issues in ocean governance are fundamentally sociological, including institutional design, legitimacy, conflict, stratification, and processes of social change in maritime settings.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sciences respond to the </w:t>
      </w:r>
      <w:r w:rsidDel="00000000" w:rsidR="00000000" w:rsidRPr="00000000">
        <w:rPr>
          <w:rFonts w:ascii="Times New Roman" w:cs="Times New Roman" w:eastAsia="Times New Roman" w:hAnsi="Times New Roman"/>
          <w:rtl w:val="0"/>
        </w:rPr>
        <w:t xml:space="preserve">opportunities and weaknesses</w:t>
      </w:r>
      <w:r w:rsidDel="00000000" w:rsidR="00000000" w:rsidRPr="00000000">
        <w:rPr>
          <w:rFonts w:ascii="Times New Roman" w:cs="Times New Roman" w:eastAsia="Times New Roman" w:hAnsi="Times New Roman"/>
          <w:rtl w:val="0"/>
        </w:rPr>
        <w:t xml:space="preserve"> of Blue Economy agendas in a dual way. On the opportunity side, the Blue Economy can open political space for sustainability transitions and multi-sector coordination, especially when it is tied to societal challenges rather than only to growth metrics (Penca et al., 2025). On the weakness side, without strong social-scientific integration, the framework risks becoming under-socialized, meaning that it lacks adequate explanations of how policies are implemented, how participation is structured, how labour is governed, and how institutional power shapes distributive outcomes (Penca et al., 2025; Villarroel Rios &amp; Chicaguala, 2024). This helps explain why “blue” strategies may struggle with inclusivity and legitimacy even when their official definitions foreground social inclusion and environmental stewardship. What is missing is not another definition, but analytical and empirical tools that can connect “blue” ambitions to the organizational and institutional mechanisms through which outcomes are produced.</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why </w:t>
      </w:r>
      <w:r w:rsidDel="00000000" w:rsidR="00000000" w:rsidRPr="00000000">
        <w:rPr>
          <w:rFonts w:ascii="Times New Roman" w:cs="Times New Roman" w:eastAsia="Times New Roman" w:hAnsi="Times New Roman"/>
          <w:b w:val="1"/>
          <w:bCs w:val="1"/>
          <w:rtl w:val="0"/>
        </w:rPr>
        <w:t xml:space="preserve">maritime sociology</w:t>
      </w:r>
      <w:r w:rsidDel="00000000" w:rsidR="00000000" w:rsidRPr="00000000">
        <w:rPr>
          <w:rFonts w:ascii="Times New Roman" w:cs="Times New Roman" w:eastAsia="Times New Roman" w:hAnsi="Times New Roman"/>
          <w:rtl w:val="0"/>
        </w:rPr>
        <w:t xml:space="preserve"> is particularly relevant here. Maritime sociology treats the sea as a distinctive social space that is co-constituted by mobility, risk, transnational regulation, and specialized occupational and organizational forms, and it is increasingly attuned to theoretical shifts that recognize the role of non-human actors and maritime infrastructures in shaping social life (Kołodziej &amp; Kołodziej-Durnaś, 2022). Villarroel Rios and Chicaguala (2024) further show that sociology has historically lagged in explicit maritime engagement partly due to a “terracentric bias,” even though the field has strong conceptual resources for analysing institutions, stratification, labour, and social change in ocean contexts. Building on the comparative framing developed in the accompanying manuscript, this paper therefore positions maritime sociology as a bridge between Blue Economy discourse and the concrete social worlds where “blue” development is enacted and contested, including ships, ports, coastal communities, and the governance institutions that mediate access, rights, and responsibilities.</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Comparative Analysis: Maritime Sociology and the </w:t>
      </w:r>
      <w:commentRangeStart w:id="2"/>
      <w:r w:rsidDel="00000000" w:rsidR="00000000" w:rsidRPr="00000000">
        <w:rPr>
          <w:rFonts w:ascii="Times New Roman" w:cs="Times New Roman" w:eastAsia="Times New Roman" w:hAnsi="Times New Roman"/>
          <w:rtl w:val="0"/>
        </w:rPr>
        <w:t xml:space="preserve">Blue Economy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color w:val="0000ff"/>
          <w:rPrChange w:author="Robert Bartłomiejski" w:id="9" w:date="2025-10-08T13:35:55Z">
            <w:rPr>
              <w:rFonts w:ascii="Times New Roman" w:cs="Times New Roman" w:eastAsia="Times New Roman" w:hAnsi="Times New Roman"/>
            </w:rPr>
          </w:rPrChange>
        </w:rPr>
      </w:pPr>
      <w:r w:rsidDel="00000000" w:rsidR="00000000" w:rsidRPr="00000000">
        <w:rPr>
          <w:rFonts w:ascii="Times New Roman" w:cs="Times New Roman" w:eastAsia="Times New Roman" w:hAnsi="Times New Roman"/>
          <w:rtl w:val="0"/>
        </w:rPr>
        <w:t xml:space="preserve">The choice of the European Union (EU) as </w:t>
      </w:r>
      <w:r w:rsidDel="00000000" w:rsidR="00000000" w:rsidRPr="00000000">
        <w:rPr>
          <w:rFonts w:ascii="Times New Roman" w:cs="Times New Roman" w:eastAsia="Times New Roman" w:hAnsi="Times New Roman"/>
          <w:highlight w:val="red"/>
          <w:rtl w:val="0"/>
        </w:rPr>
        <w:t xml:space="preserve">a c</w:t>
      </w:r>
      <w:r w:rsidDel="00000000" w:rsidR="00000000" w:rsidRPr="00000000">
        <w:rPr>
          <w:rFonts w:ascii="Times New Roman" w:cs="Times New Roman" w:eastAsia="Times New Roman" w:hAnsi="Times New Roman"/>
          <w:color w:val="9900ff"/>
          <w:highlight w:val="red"/>
          <w:rtl w:val="0"/>
          <w:rPrChange w:author="Robert Bartłomiejski" w:id="7" w:date="2025-10-08T13:35:42Z">
            <w:rPr>
              <w:rFonts w:ascii="Times New Roman" w:cs="Times New Roman" w:eastAsia="Times New Roman" w:hAnsi="Times New Roman"/>
              <w:highlight w:val="red"/>
            </w:rPr>
          </w:rPrChange>
        </w:rPr>
        <w:t xml:space="preserve">ase study for the analysis of the Blue Economy and Maritime Sociology is justified by the fact that the EU has developed one of the most comprehensive and institutionalized policy frameworks linking sustainability, economic growth, and social cohesion in maritime areas.</w:t>
      </w:r>
      <w:r w:rsidDel="00000000" w:rsidR="00000000" w:rsidRPr="00000000">
        <w:rPr>
          <w:rFonts w:ascii="Times New Roman" w:cs="Times New Roman" w:eastAsia="Times New Roman" w:hAnsi="Times New Roman"/>
          <w:highlight w:val="red"/>
          <w:rtl w:val="0"/>
        </w:rPr>
        <w:t xml:space="preserve"> </w:t>
      </w:r>
      <w:r w:rsidDel="00000000" w:rsidR="00000000" w:rsidRPr="00000000">
        <w:rPr>
          <w:rFonts w:ascii="Times New Roman" w:cs="Times New Roman" w:eastAsia="Times New Roman" w:hAnsi="Times New Roman"/>
          <w:rtl w:val="0"/>
        </w:rPr>
        <w:t xml:space="preserve">Through its </w:t>
      </w:r>
      <w:r w:rsidDel="00000000" w:rsidR="00000000" w:rsidRPr="00000000">
        <w:rPr>
          <w:rFonts w:ascii="Times New Roman" w:cs="Times New Roman" w:eastAsia="Times New Roman" w:hAnsi="Times New Roman"/>
          <w:rtl w:val="0"/>
          <w:rPrChange w:author="Ioannis Katsounis" w:id="8" w:date="2025-10-08T13:27:20Z">
            <w:rPr>
              <w:rFonts w:ascii="Times New Roman" w:cs="Times New Roman" w:eastAsia="Times New Roman" w:hAnsi="Times New Roman"/>
              <w:i w:val="1"/>
              <w:iCs w:val="1"/>
            </w:rPr>
          </w:rPrChange>
        </w:rPr>
        <w:t xml:space="preserve">Communication on the Sustainable Blue Economy</w:t>
      </w:r>
      <w:r w:rsidDel="00000000" w:rsidR="00000000" w:rsidRPr="00000000">
        <w:rPr>
          <w:rFonts w:ascii="Times New Roman" w:cs="Times New Roman" w:eastAsia="Times New Roman" w:hAnsi="Times New Roman"/>
          <w:rtl w:val="0"/>
        </w:rPr>
        <w:t xml:space="preserve"> (European Commission, 2021) and earlier initiatives such as the </w:t>
      </w:r>
      <w:r w:rsidDel="00000000" w:rsidR="00000000" w:rsidRPr="00000000">
        <w:rPr>
          <w:rFonts w:ascii="Times New Roman" w:cs="Times New Roman" w:eastAsia="Times New Roman" w:hAnsi="Times New Roman"/>
          <w:i w:val="1"/>
          <w:iCs w:val="1"/>
          <w:rtl w:val="0"/>
        </w:rPr>
        <w:t xml:space="preserve">Integrated Maritime Policy</w:t>
      </w:r>
      <w:r w:rsidDel="00000000" w:rsidR="00000000" w:rsidRPr="00000000">
        <w:rPr>
          <w:rFonts w:ascii="Times New Roman" w:cs="Times New Roman" w:eastAsia="Times New Roman" w:hAnsi="Times New Roman"/>
          <w:rtl w:val="0"/>
        </w:rPr>
        <w:t xml:space="preserve"> (2007), the European Commission has succeeded in transforming the </w:t>
      </w:r>
      <w:r w:rsidDel="00000000" w:rsidR="00000000" w:rsidRPr="00000000">
        <w:rPr>
          <w:rFonts w:ascii="Times New Roman" w:cs="Times New Roman" w:eastAsia="Times New Roman" w:hAnsi="Times New Roman"/>
          <w:color w:val="0000ff"/>
          <w:rtl w:val="0"/>
          <w:rPrChange w:author="Robert Bartłomiejski" w:id="9" w:date="2025-10-08T13:35:55Z">
            <w:rPr>
              <w:rFonts w:ascii="Times New Roman" w:cs="Times New Roman" w:eastAsia="Times New Roman" w:hAnsi="Times New Roman"/>
            </w:rPr>
          </w:rPrChange>
        </w:rPr>
        <w:t xml:space="preserve">Blue Economy into a socio-political mechanism for managing the relationship between humans and the sea.</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context,</w:t>
      </w:r>
      <w:r w:rsidDel="00000000" w:rsidR="00000000" w:rsidRPr="00000000">
        <w:rPr>
          <w:rFonts w:ascii="Times New Roman" w:cs="Times New Roman" w:eastAsia="Times New Roman" w:hAnsi="Times New Roman"/>
          <w:color w:val="0000ff"/>
          <w:rtl w:val="0"/>
          <w:rPrChange w:author="Robert Bartłomiejski" w:id="10" w:date="2025-10-08T13:36:43Z">
            <w:rPr>
              <w:rFonts w:ascii="Times New Roman" w:cs="Times New Roman" w:eastAsia="Times New Roman" w:hAnsi="Times New Roman"/>
            </w:rPr>
          </w:rPrChange>
        </w:rPr>
        <w:t xml:space="preserve"> the Blue Economy within the EU can serve as a laboratory for applying the theoretical principles of Maritime Sociology. </w:t>
      </w:r>
      <w:r w:rsidDel="00000000" w:rsidR="00000000" w:rsidRPr="00000000">
        <w:rPr>
          <w:rFonts w:ascii="Times New Roman" w:cs="Times New Roman" w:eastAsia="Times New Roman" w:hAnsi="Times New Roman"/>
          <w:rtl w:val="0"/>
        </w:rPr>
        <w:t xml:space="preserve">The analysis of the social impacts of emerged blue sectors in the EU, as presented in the comparative table below, </w:t>
      </w:r>
      <w:r w:rsidDel="00000000" w:rsidR="00000000" w:rsidRPr="00000000">
        <w:rPr>
          <w:rFonts w:ascii="Times New Roman" w:cs="Times New Roman" w:eastAsia="Times New Roman" w:hAnsi="Times New Roman"/>
          <w:color w:val="0000ff"/>
          <w:rtl w:val="0"/>
          <w:rPrChange w:author="Robert Bartłomiejski" w:id="11" w:date="2025-10-08T13:37:16Z">
            <w:rPr>
              <w:rFonts w:ascii="Times New Roman" w:cs="Times New Roman" w:eastAsia="Times New Roman" w:hAnsi="Times New Roman"/>
            </w:rPr>
          </w:rPrChange>
        </w:rPr>
        <w:t xml:space="preserve">underlines the connection between economic practices and social relations </w:t>
      </w:r>
      <w:r w:rsidDel="00000000" w:rsidR="00000000" w:rsidRPr="00000000">
        <w:rPr>
          <w:rFonts w:ascii="Times New Roman" w:cs="Times New Roman" w:eastAsia="Times New Roman" w:hAnsi="Times New Roman"/>
          <w:rtl w:val="0"/>
        </w:rPr>
        <w:t xml:space="preserve">at the European level. Through its institutional action, the EU provides an empirical basis for the examination of issues such as working conditions of seafarers and dockworkers, social inclusion of fishing communities, resilience of coastal societies, and participatory governance in maritime policy.</w:t>
      </w:r>
    </w:p>
    <w:p w:rsidR="00000000" w:rsidDel="00000000" w:rsidP="00000000" w:rsidRDefault="00000000" w:rsidRPr="00000000" w14:paraId="00000022">
      <w:pPr>
        <w:jc w:val="both"/>
        <w:rPr>
          <w:rFonts w:ascii="Times New Roman" w:cs="Times New Roman" w:eastAsia="Times New Roman" w:hAnsi="Times New Roman"/>
          <w:highlight w:val="red"/>
          <w:rPrChange w:author="Robert Bartłomiejski" w:id="13" w:date="2025-10-08T13:39:29Z">
            <w:rPr>
              <w:rFonts w:ascii="Times New Roman" w:cs="Times New Roman" w:eastAsia="Times New Roman" w:hAnsi="Times New Roman"/>
            </w:rPr>
          </w:rPrChange>
        </w:rPr>
      </w:pPr>
      <w:r w:rsidDel="00000000" w:rsidR="00000000" w:rsidRPr="00000000">
        <w:rPr>
          <w:rFonts w:ascii="Times New Roman" w:cs="Times New Roman" w:eastAsia="Times New Roman" w:hAnsi="Times New Roman"/>
          <w:rtl w:val="0"/>
        </w:rPr>
        <w:t xml:space="preserve">The Blue Economy, as defined by EU institutions, functions as an umbrella concept linking traditional maritime sectors (e.g., shipbuilding, shipping, fishing) with emerging and innovative fields</w:t>
      </w:r>
      <w:commentRangeStart w:id="3"/>
      <w:commentRangeEnd w:id="3"/>
      <w:r w:rsidDel="00000000" w:rsidR="00000000" w:rsidRPr="00000000">
        <w:commentReference w:id="3"/>
      </w:r>
      <w:r w:rsidDel="00000000" w:rsidR="00000000" w:rsidRPr="00000000">
        <w:rPr>
          <w:rFonts w:ascii="Times New Roman" w:cs="Times New Roman" w:eastAsia="Times New Roman" w:hAnsi="Times New Roman"/>
          <w:color w:val="0000ff"/>
          <w:rtl w:val="0"/>
          <w:rPrChange w:author="Robert Bartłomiejski" w:id="12" w:date="2025-10-08T13:37:47Z">
            <w:rPr>
              <w:rFonts w:ascii="Times New Roman" w:cs="Times New Roman" w:eastAsia="Times New Roman" w:hAnsi="Times New Roman"/>
            </w:rPr>
          </w:rPrChange>
        </w:rPr>
        <w:t xml:space="preserve"> such as the blue bioeconomy, marine renewable energy, and marine technology. </w:t>
      </w:r>
      <w:commentRangeStart w:id="4"/>
      <w:commentRangeEnd w:id="4"/>
      <w:r w:rsidDel="00000000" w:rsidR="00000000" w:rsidRPr="00000000">
        <w:commentReference w:id="4"/>
      </w:r>
      <w:r w:rsidDel="00000000" w:rsidR="00000000" w:rsidRPr="00000000">
        <w:rPr>
          <w:rFonts w:ascii="Times New Roman" w:cs="Times New Roman" w:eastAsia="Times New Roman" w:hAnsi="Times New Roman"/>
          <w:highlight w:val="red"/>
          <w:rtl w:val="0"/>
          <w:rPrChange w:author="Robert Bartłomiejski" w:id="13" w:date="2025-10-08T13:39:29Z">
            <w:rPr>
              <w:rFonts w:ascii="Times New Roman" w:cs="Times New Roman" w:eastAsia="Times New Roman" w:hAnsi="Times New Roman"/>
            </w:rPr>
          </w:rPrChange>
        </w:rPr>
        <w:t xml:space="preserve">This scope is missing a social, cultural and multi-level perspective that </w:t>
      </w:r>
      <w:r w:rsidDel="00000000" w:rsidR="00000000" w:rsidRPr="00000000">
        <w:rPr>
          <w:rFonts w:ascii="Times New Roman" w:cs="Times New Roman" w:eastAsia="Times New Roman" w:hAnsi="Times New Roman"/>
          <w:color w:val="0000ff"/>
          <w:highlight w:val="red"/>
          <w:rtl w:val="0"/>
          <w:rPrChange w:author="Robert Bartłomiejski" w:id="13" w:date="2025-10-08T13:39:29Z">
            <w:rPr>
              <w:rFonts w:ascii="Times New Roman" w:cs="Times New Roman" w:eastAsia="Times New Roman" w:hAnsi="Times New Roman"/>
            </w:rPr>
          </w:rPrChange>
        </w:rPr>
        <w:t xml:space="preserve">Maritime Sociology materialized between 60s and 80s transforming a “classical” study of maritime profession</w:t>
      </w:r>
      <w:r w:rsidDel="00000000" w:rsidR="00000000" w:rsidRPr="00000000">
        <w:rPr>
          <w:rFonts w:ascii="Times New Roman" w:cs="Times New Roman" w:eastAsia="Times New Roman" w:hAnsi="Times New Roman"/>
          <w:highlight w:val="red"/>
          <w:rtl w:val="0"/>
          <w:rPrChange w:author="Robert Bartłomiejski" w:id="13" w:date="2025-10-08T13:39:29Z">
            <w:rPr>
              <w:rFonts w:ascii="Times New Roman" w:cs="Times New Roman" w:eastAsia="Times New Roman" w:hAnsi="Times New Roman"/>
            </w:rPr>
          </w:rPrChange>
        </w:rPr>
        <w:t xml:space="preserve">s into an interdisciplinary field of social analysis, with the EU offering a model of multi-level governance and social innovation. </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by emphasizing the social dimension of sustainability (e.g. social inclusion, just transition, and community well-being) t</w:t>
      </w:r>
      <w:r w:rsidDel="00000000" w:rsidR="00000000" w:rsidRPr="00000000">
        <w:rPr>
          <w:rFonts w:ascii="Times New Roman" w:cs="Times New Roman" w:eastAsia="Times New Roman" w:hAnsi="Times New Roman"/>
          <w:color w:val="ff0000"/>
          <w:rtl w:val="0"/>
          <w:rPrChange w:author="Robert Bartłomiejski" w:id="14" w:date="2025-10-08T13:40:20Z">
            <w:rPr>
              <w:rFonts w:ascii="Times New Roman" w:cs="Times New Roman" w:eastAsia="Times New Roman" w:hAnsi="Times New Roman"/>
            </w:rPr>
          </w:rPrChange>
        </w:rPr>
        <w:t xml:space="preserve">he EU </w:t>
      </w:r>
      <w:ins w:author="Robert Bartłomiejski" w:id="15" w:date="2025-10-08T13:41:24Z">
        <w:r w:rsidDel="00000000" w:rsidR="00000000" w:rsidRPr="00000000">
          <w:rPr>
            <w:rFonts w:ascii="Times New Roman" w:cs="Times New Roman" w:eastAsia="Times New Roman" w:hAnsi="Times New Roman"/>
            <w:color w:val="ff0000"/>
            <w:rtl w:val="0"/>
            <w:rPrChange w:author="Robert Bartłomiejski" w:id="14" w:date="2025-10-08T13:40:20Z">
              <w:rPr>
                <w:rFonts w:ascii="Times New Roman" w:cs="Times New Roman" w:eastAsia="Times New Roman" w:hAnsi="Times New Roman"/>
              </w:rPr>
            </w:rPrChange>
          </w:rPr>
          <w:t xml:space="preserve">could benefit by </w:t>
        </w:r>
        <w:r w:rsidDel="00000000" w:rsidR="00000000" w:rsidRPr="00000000">
          <w:rPr>
            <w:rFonts w:ascii="Times New Roman" w:cs="Times New Roman" w:eastAsia="Times New Roman" w:hAnsi="Times New Roman"/>
            <w:color w:val="ff0000"/>
            <w:rtl w:val="0"/>
            <w:rPrChange w:author="Robert Bartłomiejski" w:id="16" w:date="2025-10-08T13:41:24Z">
              <w:rPr>
                <w:rFonts w:ascii="Times New Roman" w:cs="Times New Roman" w:eastAsia="Times New Roman" w:hAnsi="Times New Roman"/>
              </w:rPr>
            </w:rPrChange>
          </w:rPr>
          <w:t xml:space="preserve">providing</w:t>
        </w:r>
        <w:del w:author="Robert Bartłomiejski" w:id="15" w:date="2025-10-08T13:41:24Z">
          <w:r w:rsidDel="00000000" w:rsidR="00000000" w:rsidRPr="00000000">
            <w:rPr>
              <w:rFonts w:ascii="Times New Roman" w:cs="Times New Roman" w:eastAsia="Times New Roman" w:hAnsi="Times New Roman"/>
              <w:color w:val="ff0000"/>
              <w:rtl w:val="0"/>
              <w:rPrChange w:author="Robert Bartłomiejski" w:id="16" w:date="2025-10-08T13:41:24Z">
                <w:rPr>
                  <w:rFonts w:ascii="Times New Roman" w:cs="Times New Roman" w:eastAsia="Times New Roman" w:hAnsi="Times New Roman"/>
                </w:rPr>
              </w:rPrChange>
            </w:rPr>
            <w:delText xml:space="preserve">including </w:delText>
          </w:r>
        </w:del>
      </w:ins>
      <w:del w:author="Robert Bartłomiejski" w:id="15" w:date="2025-10-08T13:41:24Z">
        <w:r w:rsidDel="00000000" w:rsidR="00000000" w:rsidRPr="00000000">
          <w:rPr>
            <w:rFonts w:ascii="Times New Roman" w:cs="Times New Roman" w:eastAsia="Times New Roman" w:hAnsi="Times New Roman"/>
            <w:color w:val="ff0000"/>
            <w:rtl w:val="0"/>
            <w:rPrChange w:author="Robert Bartłomiejski" w:id="16" w:date="2025-10-08T13:41:24Z">
              <w:rPr>
                <w:rFonts w:ascii="Times New Roman" w:cs="Times New Roman" w:eastAsia="Times New Roman" w:hAnsi="Times New Roman"/>
              </w:rPr>
            </w:rPrChange>
          </w:rPr>
          <w:delText xml:space="preserve">provides</w:delText>
        </w:r>
      </w:del>
      <w:r w:rsidDel="00000000" w:rsidR="00000000" w:rsidRPr="00000000">
        <w:rPr>
          <w:rFonts w:ascii="Times New Roman" w:cs="Times New Roman" w:eastAsia="Times New Roman" w:hAnsi="Times New Roman"/>
          <w:color w:val="ff0000"/>
          <w:rtl w:val="0"/>
          <w:rPrChange w:author="Robert Bartłomiejski" w:id="14" w:date="2025-10-08T13:40:20Z">
            <w:rPr>
              <w:rFonts w:ascii="Times New Roman" w:cs="Times New Roman" w:eastAsia="Times New Roman" w:hAnsi="Times New Roman"/>
            </w:rPr>
          </w:rPrChange>
        </w:rPr>
        <w:t xml:space="preserve"> a concrete model for connecting </w:t>
      </w:r>
      <w:r w:rsidDel="00000000" w:rsidR="00000000" w:rsidRPr="00000000">
        <w:rPr>
          <w:rFonts w:ascii="Times New Roman" w:cs="Times New Roman" w:eastAsia="Times New Roman" w:hAnsi="Times New Roman"/>
          <w:color w:val="ff0000"/>
          <w:rtl w:val="0"/>
          <w:rPrChange w:author="Robert Bartłomiejski" w:id="17" w:date="2025-10-08T13:40:38Z">
            <w:rPr>
              <w:rFonts w:ascii="Times New Roman" w:cs="Times New Roman" w:eastAsia="Times New Roman" w:hAnsi="Times New Roman"/>
            </w:rPr>
          </w:rPrChange>
        </w:rPr>
        <w:t xml:space="preserve">politics and sociology, </w:t>
      </w:r>
      <w:r w:rsidDel="00000000" w:rsidR="00000000" w:rsidRPr="00000000">
        <w:rPr>
          <w:rFonts w:ascii="Times New Roman" w:cs="Times New Roman" w:eastAsia="Times New Roman" w:hAnsi="Times New Roman"/>
          <w:rtl w:val="0"/>
        </w:rPr>
        <w:t xml:space="preserve">in which the principles of the Blue Economy are directly related to the human dimension of maritime development. This makes it the most appropriate example for demonstrating how Maritime Sociology can be transformed into a tool for the social interpretation and policy implementation of the Blue Economy.</w:t>
      </w:r>
    </w:p>
    <w:p w:rsidR="00000000" w:rsidDel="00000000" w:rsidP="00000000" w:rsidRDefault="00000000" w:rsidRPr="00000000" w14:paraId="00000024">
      <w:pPr>
        <w:jc w:val="both"/>
        <w:rPr>
          <w:ins w:author="Ioannis Katsounis" w:id="18" w:date="2025-10-08T13:27:20Z"/>
          <w:rFonts w:ascii="Times New Roman" w:cs="Times New Roman" w:eastAsia="Times New Roman" w:hAnsi="Times New Roman"/>
        </w:rPr>
      </w:pPr>
      <w:ins w:author="Ioannis Katsounis" w:id="18" w:date="2025-10-08T13:27:20Z">
        <w:r w:rsidDel="00000000" w:rsidR="00000000" w:rsidRPr="00000000">
          <w:rPr>
            <w:rFonts w:ascii="Times New Roman" w:cs="Times New Roman" w:eastAsia="Times New Roman" w:hAnsi="Times New Roman"/>
            <w:rtl w:val="0"/>
          </w:rPr>
          <w:t xml:space="preserve">However, although the EU represents one of the most comprehensive institutional examples of Blue Economy implementation and has</w:t>
        </w:r>
        <w:r w:rsidDel="00000000" w:rsidR="00000000" w:rsidRPr="00000000">
          <w:rPr>
            <w:rFonts w:ascii="Times New Roman" w:cs="Times New Roman" w:eastAsia="Times New Roman" w:hAnsi="Times New Roman"/>
            <w:highlight w:val="red"/>
            <w:rtl w:val="0"/>
            <w:rPrChange w:author="Robert Bartłomiejski" w:id="19" w:date="2025-10-08T13:42:28Z">
              <w:rPr>
                <w:rFonts w:ascii="Times New Roman" w:cs="Times New Roman" w:eastAsia="Times New Roman" w:hAnsi="Times New Roman"/>
              </w:rPr>
            </w:rPrChange>
          </w:rPr>
          <w:t xml:space="preserve"> developed a multi-level policy system </w:t>
        </w:r>
        <w:r w:rsidDel="00000000" w:rsidR="00000000" w:rsidRPr="00000000">
          <w:rPr>
            <w:rFonts w:ascii="Times New Roman" w:cs="Times New Roman" w:eastAsia="Times New Roman" w:hAnsi="Times New Roman"/>
            <w:shd w:fill="f1c232" w:val="clear"/>
            <w:rtl w:val="0"/>
            <w:rPrChange w:author="Robert Bartłomiejski" w:id="19" w:date="2025-10-08T13:42:28Z">
              <w:rPr>
                <w:rFonts w:ascii="Times New Roman" w:cs="Times New Roman" w:eastAsia="Times New Roman" w:hAnsi="Times New Roman"/>
              </w:rPr>
            </w:rPrChange>
          </w:rPr>
          <w:t xml:space="preserve">to promote </w:t>
        </w:r>
        <w:r w:rsidDel="00000000" w:rsidR="00000000" w:rsidRPr="00000000">
          <w:rPr>
            <w:rFonts w:ascii="Times New Roman" w:cs="Times New Roman" w:eastAsia="Times New Roman" w:hAnsi="Times New Roman"/>
            <w:highlight w:val="red"/>
            <w:rtl w:val="0"/>
            <w:rPrChange w:author="Robert Bartłomiejski" w:id="19" w:date="2025-10-08T13:42:28Z">
              <w:rPr>
                <w:rFonts w:ascii="Times New Roman" w:cs="Times New Roman" w:eastAsia="Times New Roman" w:hAnsi="Times New Roman"/>
              </w:rPr>
            </w:rPrChange>
          </w:rPr>
          <w:t xml:space="preserve">the sustainable development of marine and coastal areas</w:t>
        </w:r>
        <w:r w:rsidDel="00000000" w:rsidR="00000000" w:rsidRPr="00000000">
          <w:rPr>
            <w:rFonts w:ascii="Times New Roman" w:cs="Times New Roman" w:eastAsia="Times New Roman" w:hAnsi="Times New Roman"/>
            <w:rtl w:val="0"/>
          </w:rPr>
          <w:t xml:space="preserve">, this very example also exposes the contradictions and risks associated with the transition to a “blue” model of development.</w:t>
        </w:r>
      </w:ins>
    </w:p>
    <w:p w:rsidR="00000000" w:rsidDel="00000000" w:rsidP="00000000" w:rsidRDefault="00000000" w:rsidRPr="00000000" w14:paraId="00000025">
      <w:pPr>
        <w:jc w:val="both"/>
        <w:rPr>
          <w:ins w:author="Ioannis Katsounis" w:id="18" w:date="2025-10-08T13:27:20Z"/>
          <w:rFonts w:ascii="Times New Roman" w:cs="Times New Roman" w:eastAsia="Times New Roman" w:hAnsi="Times New Roman"/>
        </w:rPr>
      </w:pPr>
      <w:ins w:author="Ioannis Katsounis" w:id="18" w:date="2025-10-08T13:27:20Z">
        <w:r w:rsidDel="00000000" w:rsidR="00000000" w:rsidRPr="00000000">
          <w:rPr>
            <w:rFonts w:ascii="Times New Roman" w:cs="Times New Roman" w:eastAsia="Times New Roman" w:hAnsi="Times New Roman"/>
            <w:color w:val="ff0000"/>
            <w:rtl w:val="0"/>
            <w:rPrChange w:author="Robert Bartłomiejski" w:id="20" w:date="2025-10-08T13:45:06Z">
              <w:rPr>
                <w:rFonts w:ascii="Times New Roman" w:cs="Times New Roman" w:eastAsia="Times New Roman" w:hAnsi="Times New Roman"/>
              </w:rPr>
            </w:rPrChange>
          </w:rPr>
          <w:t xml:space="preserve">Maritime Sociology </w:t>
        </w:r>
      </w:ins>
      <w:ins w:author="Robert Bartłomiejski" w:id="21" w:date="2025-10-08T13:45:11Z">
        <w:r w:rsidDel="00000000" w:rsidR="00000000" w:rsidRPr="00000000">
          <w:rPr>
            <w:rFonts w:ascii="Times New Roman" w:cs="Times New Roman" w:eastAsia="Times New Roman" w:hAnsi="Times New Roman"/>
            <w:color w:val="ff0000"/>
            <w:rtl w:val="0"/>
            <w:rPrChange w:author="Robert Bartłomiejski" w:id="20" w:date="2025-10-08T13:45:06Z">
              <w:rPr>
                <w:rFonts w:ascii="Times New Roman" w:cs="Times New Roman" w:eastAsia="Times New Roman" w:hAnsi="Times New Roman"/>
              </w:rPr>
            </w:rPrChange>
          </w:rPr>
          <w:t xml:space="preserve">has the potential to </w:t>
        </w:r>
        <w:r w:rsidDel="00000000" w:rsidR="00000000" w:rsidRPr="00000000">
          <w:rPr>
            <w:rFonts w:ascii="Times New Roman" w:cs="Times New Roman" w:eastAsia="Times New Roman" w:hAnsi="Times New Roman"/>
            <w:color w:val="ff0000"/>
            <w:rtl w:val="0"/>
            <w:rPrChange w:author="Robert Bartłomiejski" w:id="20" w:date="2025-10-08T13:45:06Z">
              <w:rPr>
                <w:rFonts w:ascii="Times New Roman" w:cs="Times New Roman" w:eastAsia="Times New Roman" w:hAnsi="Times New Roman"/>
                <w:color w:val="ff0000"/>
              </w:rPr>
            </w:rPrChange>
          </w:rPr>
          <w:t xml:space="preserve">make an impact</w:t>
        </w:r>
        <w:r w:rsidDel="00000000" w:rsidR="00000000" w:rsidRPr="00000000">
          <w:rPr>
            <w:rFonts w:ascii="Times New Roman" w:cs="Times New Roman" w:eastAsia="Times New Roman" w:hAnsi="Times New Roman"/>
            <w:color w:val="ff0000"/>
            <w:rtl w:val="0"/>
            <w:rPrChange w:author="Robert Bartłomiejski" w:id="20" w:date="2025-10-08T13:45:06Z">
              <w:rPr>
                <w:rFonts w:ascii="Times New Roman" w:cs="Times New Roman" w:eastAsia="Times New Roman" w:hAnsi="Times New Roman"/>
              </w:rPr>
            </w:rPrChange>
          </w:rPr>
          <w:t xml:space="preserve"> </w:t>
        </w:r>
      </w:ins>
      <w:ins w:author="Ioannis Katsounis" w:id="18" w:date="2025-10-08T13:27:20Z">
        <w:r w:rsidDel="00000000" w:rsidR="00000000" w:rsidRPr="00000000">
          <w:rPr>
            <w:rFonts w:ascii="Times New Roman" w:cs="Times New Roman" w:eastAsia="Times New Roman" w:hAnsi="Times New Roman"/>
            <w:color w:val="ff0000"/>
            <w:rtl w:val="0"/>
            <w:rPrChange w:author="Robert Bartłomiejski" w:id="20" w:date="2025-10-08T13:45:06Z">
              <w:rPr>
                <w:rFonts w:ascii="Times New Roman" w:cs="Times New Roman" w:eastAsia="Times New Roman" w:hAnsi="Times New Roman"/>
              </w:rPr>
            </w:rPrChange>
          </w:rPr>
          <w:t xml:space="preserve">serves as a theoretical and analytical counterweight, focusing on social dynamics, power relations, and issues of social justice</w:t>
        </w:r>
        <w:r w:rsidDel="00000000" w:rsidR="00000000" w:rsidRPr="00000000">
          <w:rPr>
            <w:rFonts w:ascii="Times New Roman" w:cs="Times New Roman" w:eastAsia="Times New Roman" w:hAnsi="Times New Roman"/>
            <w:rtl w:val="0"/>
          </w:rPr>
          <w:t xml:space="preserve"> that </w:t>
        </w:r>
        <w:commentRangeStart w:id="5"/>
        <w:commentRangeEnd w:id="5"/>
        <w:r w:rsidDel="00000000" w:rsidR="00000000" w:rsidRPr="00000000">
          <w:commentReference w:id="5"/>
        </w:r>
        <w:r w:rsidDel="00000000" w:rsidR="00000000" w:rsidRPr="00000000">
          <w:rPr>
            <w:rFonts w:ascii="Times New Roman" w:cs="Times New Roman" w:eastAsia="Times New Roman" w:hAnsi="Times New Roman"/>
            <w:color w:val="ff0000"/>
            <w:rtl w:val="0"/>
            <w:rPrChange w:author="Robert Bartłomiejski" w:id="22" w:date="2025-10-08T13:45:59Z">
              <w:rPr>
                <w:rFonts w:ascii="Times New Roman" w:cs="Times New Roman" w:eastAsia="Times New Roman" w:hAnsi="Times New Roman"/>
              </w:rPr>
            </w:rPrChange>
          </w:rPr>
          <w:t xml:space="preserve">are often overlooked when the Blue Economy is presented solely through the prism of growth and innovation.</w:t>
        </w:r>
        <w:r w:rsidDel="00000000" w:rsidR="00000000" w:rsidRPr="00000000">
          <w:rPr>
            <w:rFonts w:ascii="Times New Roman" w:cs="Times New Roman" w:eastAsia="Times New Roman" w:hAnsi="Times New Roman"/>
            <w:rtl w:val="0"/>
          </w:rPr>
          <w:t xml:space="preserve"> Furthermore, the overexploitation of marine resources, pollution pressures, and climate change generate complex ecological and social dilemmas. Although the Blue Economy advocates environmental sustainability, in practice it often results in “green” and “friendly environmental rhetoric</w:t>
        </w:r>
        <w:r w:rsidDel="00000000" w:rsidR="00000000" w:rsidRPr="00000000">
          <w:rPr>
            <w:rFonts w:ascii="Times New Roman" w:cs="Times New Roman" w:eastAsia="Times New Roman" w:hAnsi="Times New Roman"/>
            <w:color w:val="ff0000"/>
            <w:rtl w:val="0"/>
          </w:rPr>
          <w:t xml:space="preserve"> “but it is making it” </w:t>
        </w:r>
        <w:r w:rsidDel="00000000" w:rsidR="00000000" w:rsidRPr="00000000">
          <w:rPr>
            <w:rFonts w:ascii="Times New Roman" w:cs="Times New Roman" w:eastAsia="Times New Roman" w:hAnsi="Times New Roman"/>
            <w:rtl w:val="0"/>
          </w:rPr>
          <w:t xml:space="preserve">without substantive reform.</w:t>
        </w:r>
      </w:ins>
    </w:p>
    <w:p w:rsidR="00000000" w:rsidDel="00000000" w:rsidP="00000000" w:rsidRDefault="00000000" w:rsidRPr="00000000" w14:paraId="00000026">
      <w:pPr>
        <w:jc w:val="both"/>
        <w:rPr>
          <w:ins w:author="Ioannis Katsounis" w:id="18" w:date="2025-10-08T13:27:20Z"/>
          <w:rFonts w:ascii="Times New Roman" w:cs="Times New Roman" w:eastAsia="Times New Roman" w:hAnsi="Times New Roman"/>
        </w:rPr>
      </w:pPr>
      <w:ins w:author="Ioannis Katsounis" w:id="18" w:date="2025-10-08T13:27:20Z">
        <w:r w:rsidDel="00000000" w:rsidR="00000000" w:rsidRPr="00000000">
          <w:rPr>
            <w:rFonts w:ascii="Times New Roman" w:cs="Times New Roman" w:eastAsia="Times New Roman" w:hAnsi="Times New Roman"/>
            <w:rtl w:val="0"/>
          </w:rPr>
          <w:t xml:space="preserve">Maritime Sociology emphasizes </w:t>
        </w:r>
        <w:commentRangeStart w:id="6"/>
        <w:commentRangeEnd w:id="6"/>
        <w:r w:rsidDel="00000000" w:rsidR="00000000" w:rsidRPr="00000000">
          <w:commentReference w:id="6"/>
        </w:r>
        <w:r w:rsidDel="00000000" w:rsidR="00000000" w:rsidRPr="00000000">
          <w:rPr>
            <w:rFonts w:ascii="Times New Roman" w:cs="Times New Roman" w:eastAsia="Times New Roman" w:hAnsi="Times New Roman"/>
            <w:color w:val="ff0000"/>
            <w:rtl w:val="0"/>
            <w:rPrChange w:author="Robert Bartłomiejski" w:id="23" w:date="2025-10-08T13:47:16Z">
              <w:rPr>
                <w:rFonts w:ascii="Times New Roman" w:cs="Times New Roman" w:eastAsia="Times New Roman" w:hAnsi="Times New Roman"/>
              </w:rPr>
            </w:rPrChange>
          </w:rPr>
          <w:t xml:space="preserve">that the environmental crisis is simultaneously a social one; it reveals the connection between ecological degradation and the loss of cultural heritage and professional identity within coastal communities. </w:t>
        </w:r>
        <w:r w:rsidDel="00000000" w:rsidR="00000000" w:rsidRPr="00000000">
          <w:rPr>
            <w:rFonts w:ascii="Times New Roman" w:cs="Times New Roman" w:eastAsia="Times New Roman" w:hAnsi="Times New Roman"/>
            <w:rtl w:val="0"/>
          </w:rPr>
          <w:t xml:space="preserve">Through the concept of “marine justice,” it reframes the relationship between humans and the sea in terms of social responsibility and collective sustainability.</w:t>
        </w:r>
      </w:ins>
    </w:p>
    <w:p w:rsidR="00000000" w:rsidDel="00000000" w:rsidP="00000000" w:rsidRDefault="00000000" w:rsidRPr="00000000" w14:paraId="00000027">
      <w:pPr>
        <w:jc w:val="both"/>
        <w:rPr>
          <w:ins w:author="Ioannis Katsounis" w:id="18" w:date="2025-10-08T13:27:20Z"/>
          <w:rFonts w:ascii="Times New Roman" w:cs="Times New Roman" w:eastAsia="Times New Roman" w:hAnsi="Times New Roman"/>
        </w:rPr>
      </w:pPr>
      <w:ins w:author="Ioannis Katsounis" w:id="18" w:date="2025-10-08T13:27:20Z">
        <w:r w:rsidDel="00000000" w:rsidR="00000000" w:rsidRPr="00000000">
          <w:rPr>
            <w:rFonts w:ascii="Times New Roman" w:cs="Times New Roman" w:eastAsia="Times New Roman" w:hAnsi="Times New Roman"/>
            <w:rtl w:val="0"/>
          </w:rPr>
          <w:t xml:space="preserve">Within the EU, </w:t>
        </w:r>
        <w:r w:rsidDel="00000000" w:rsidR="00000000" w:rsidRPr="00000000">
          <w:rPr>
            <w:rFonts w:ascii="Times New Roman" w:cs="Times New Roman" w:eastAsia="Times New Roman" w:hAnsi="Times New Roman"/>
            <w:highlight w:val="yellow"/>
            <w:rtl w:val="0"/>
            <w:rPrChange w:author="Robert Bartłomiejski" w:id="24" w:date="2025-10-08T13:47:48Z">
              <w:rPr>
                <w:rFonts w:ascii="Times New Roman" w:cs="Times New Roman" w:eastAsia="Times New Roman" w:hAnsi="Times New Roman"/>
              </w:rPr>
            </w:rPrChange>
          </w:rPr>
          <w:t xml:space="preserve">Maritime Sociology is not merely descriptive but also interventionist</w:t>
        </w:r>
        <w:r w:rsidDel="00000000" w:rsidR="00000000" w:rsidRPr="00000000">
          <w:rPr>
            <w:rFonts w:ascii="Times New Roman" w:cs="Times New Roman" w:eastAsia="Times New Roman" w:hAnsi="Times New Roman"/>
            <w:rtl w:val="0"/>
          </w:rPr>
          <w:t xml:space="preserve">. Through sociological analyses of the sectors discussed in the text (fishing, shipbuilding, ports, shipping, tourism, renewable energy), </w:t>
        </w:r>
        <w:r w:rsidDel="00000000" w:rsidR="00000000" w:rsidRPr="00000000">
          <w:rPr>
            <w:rFonts w:ascii="Times New Roman" w:cs="Times New Roman" w:eastAsia="Times New Roman" w:hAnsi="Times New Roman"/>
            <w:highlight w:val="yellow"/>
            <w:rtl w:val="0"/>
            <w:rPrChange w:author="Robert Bartłomiejski" w:id="25" w:date="2025-10-08T13:48:17Z">
              <w:rPr>
                <w:rFonts w:ascii="Times New Roman" w:cs="Times New Roman" w:eastAsia="Times New Roman" w:hAnsi="Times New Roman"/>
              </w:rPr>
            </w:rPrChange>
          </w:rPr>
          <w:t xml:space="preserve">it can identify the social imbalances generated by the Blue Economy and propose adaptation policies that strengthen social cohesion and contribute to the development of a “Blue Sociology” framework, one that treats the sea not as an economic resource but as a social and cultural ecosystem.</w:t>
        </w:r>
        <w:r w:rsidDel="00000000" w:rsidR="00000000" w:rsidRPr="00000000">
          <w:rPr>
            <w:rFonts w:ascii="Times New Roman" w:cs="Times New Roman" w:eastAsia="Times New Roman" w:hAnsi="Times New Roman"/>
            <w:rtl w:val="0"/>
          </w:rPr>
          <w:t xml:space="preserve"> Maritime Sociology thus functions simultaneously as an interpretive and critical field, illuminating how the Blue Economy can be transformed from a mechanism for growth into an instrument for social, economic, and environmental sustainability.</w:t>
        </w:r>
      </w:ins>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tbl>
      <w:tblPr>
        <w:tblStyle w:val="Table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2"/>
        <w:gridCol w:w="2211"/>
        <w:gridCol w:w="2454"/>
        <w:gridCol w:w="2454"/>
        <w:tblGridChange w:id="0">
          <w:tblGrid>
            <w:gridCol w:w="1952"/>
            <w:gridCol w:w="2211"/>
            <w:gridCol w:w="2454"/>
            <w:gridCol w:w="2454"/>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9">
            <w:pPr>
              <w:spacing w:after="0" w:line="240" w:lineRule="auto"/>
              <w:rPr>
                <w:sz w:val="20"/>
                <w:szCs w:val="20"/>
              </w:rPr>
            </w:pPr>
            <w:r w:rsidDel="00000000" w:rsidR="00000000" w:rsidRPr="00000000">
              <w:rPr>
                <w:sz w:val="20"/>
                <w:szCs w:val="20"/>
                <w:rtl w:val="0"/>
              </w:rPr>
              <w:t xml:space="preserve">Blue Economy Sector (EU)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A">
            <w:pPr>
              <w:spacing w:after="0" w:line="240" w:lineRule="auto"/>
              <w:rPr>
                <w:sz w:val="20"/>
                <w:szCs w:val="20"/>
              </w:rPr>
            </w:pPr>
            <w:r w:rsidDel="00000000" w:rsidR="00000000" w:rsidRPr="00000000">
              <w:rPr>
                <w:sz w:val="20"/>
                <w:szCs w:val="20"/>
                <w:rtl w:val="0"/>
              </w:rPr>
              <w:t xml:space="preserve">Key Social Challenges/Issues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spacing w:after="0" w:line="240" w:lineRule="auto"/>
              <w:rPr>
                <w:sz w:val="20"/>
                <w:szCs w:val="20"/>
              </w:rPr>
            </w:pPr>
            <w:r w:rsidDel="00000000" w:rsidR="00000000" w:rsidRPr="00000000">
              <w:rPr>
                <w:sz w:val="20"/>
                <w:szCs w:val="20"/>
                <w:rtl w:val="0"/>
              </w:rPr>
              <w:t xml:space="preserve">Maritime Sociology’s </w:t>
              <w:br w:type="textWrapping"/>
              <w:t xml:space="preserve">Role &amp; Contributions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spacing w:after="0" w:line="240" w:lineRule="auto"/>
              <w:rPr>
                <w:sz w:val="20"/>
                <w:szCs w:val="20"/>
              </w:rPr>
            </w:pPr>
            <w:r w:rsidDel="00000000" w:rsidR="00000000" w:rsidRPr="00000000">
              <w:rPr>
                <w:sz w:val="20"/>
                <w:szCs w:val="20"/>
                <w:rtl w:val="0"/>
              </w:rPr>
              <w:t xml:space="preserve">Theoretical background maritime sociology</w:t>
            </w:r>
          </w:p>
        </w:tc>
      </w:tr>
      <w:tr>
        <w:trPr>
          <w:cantSplit w:val="0"/>
          <w:trHeight w:val="4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spacing w:after="0" w:line="240" w:lineRule="auto"/>
              <w:rPr>
                <w:sz w:val="20"/>
                <w:szCs w:val="20"/>
              </w:rPr>
            </w:pPr>
            <w:r w:rsidDel="00000000" w:rsidR="00000000" w:rsidRPr="00000000">
              <w:rPr>
                <w:sz w:val="20"/>
                <w:szCs w:val="20"/>
                <w:rtl w:val="0"/>
              </w:rPr>
              <w:t xml:space="preserve">Marine Living Resources</w:t>
            </w:r>
            <w:del w:author="Ioannis Katsounis" w:id="26" w:date="2025-10-08T13:27:20Z">
              <w:r w:rsidDel="00000000" w:rsidR="00000000" w:rsidRPr="00000000">
                <w:rPr>
                  <w:sz w:val="20"/>
                  <w:szCs w:val="20"/>
                  <w:rtl w:val="0"/>
                </w:rPr>
                <w:delText xml:space="preserve">(fisheries &amp; aquaculture)</w:delText>
              </w:r>
            </w:del>
            <w:ins w:author="Ioannis Katsounis" w:id="26" w:date="2025-10-08T13:27:20Z">
              <w:r w:rsidDel="00000000" w:rsidR="00000000" w:rsidRPr="00000000">
                <w:rPr>
                  <w:sz w:val="20"/>
                  <w:szCs w:val="20"/>
                  <w:rtl w:val="0"/>
                </w:rPr>
                <w:t xml:space="preserve"> (Primary production, Processing of fish products, Distribution of fish products)</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spacing w:after="0" w:line="240" w:lineRule="auto"/>
              <w:rPr>
                <w:sz w:val="20"/>
                <w:szCs w:val="20"/>
              </w:rPr>
            </w:pPr>
            <w:r w:rsidDel="00000000" w:rsidR="00000000" w:rsidRPr="00000000">
              <w:rPr>
                <w:sz w:val="20"/>
                <w:szCs w:val="20"/>
                <w:rtl w:val="0"/>
              </w:rPr>
              <w:t xml:space="preserve">Coastal fishing communities face marginalization and inequities despite their importance. </w:t>
              <w:br w:type="textWrapping"/>
              <w:br w:type="textWrapping"/>
              <w:t xml:space="preserve">For example, small-scale fishers contribute greatly to food security but encounter barriers in accessing markets and fishing rights. </w:t>
            </w:r>
          </w:p>
          <w:p w:rsidR="00000000" w:rsidDel="00000000" w:rsidP="00000000" w:rsidRDefault="00000000" w:rsidRPr="00000000" w14:paraId="0000002F">
            <w:pPr>
              <w:spacing w:after="0" w:line="240" w:lineRule="auto"/>
              <w:rPr>
                <w:sz w:val="20"/>
                <w:szCs w:val="20"/>
              </w:rPr>
            </w:pPr>
            <w:r w:rsidDel="00000000" w:rsidR="00000000" w:rsidRPr="00000000">
              <w:rPr>
                <w:rtl w:val="0"/>
              </w:rPr>
            </w:r>
          </w:p>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Labor conditions at sea can be hazardous for  fishers, and traditional knowledge/historical rights are often overlooked.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Maritime sociology can amplify the voices of fishing communities (including indigenous fishers) and illuminate the human side of fisheries management. </w:t>
            </w:r>
          </w:p>
          <w:p w:rsidR="00000000" w:rsidDel="00000000" w:rsidP="00000000" w:rsidRDefault="00000000" w:rsidRPr="00000000" w14:paraId="00000032">
            <w:pPr>
              <w:spacing w:after="0" w:line="240" w:lineRule="auto"/>
              <w:rPr>
                <w:sz w:val="20"/>
                <w:szCs w:val="20"/>
              </w:rPr>
            </w:pPr>
            <w:r w:rsidDel="00000000" w:rsidR="00000000" w:rsidRPr="00000000">
              <w:rPr>
                <w:rtl w:val="0"/>
              </w:rPr>
            </w:r>
          </w:p>
          <w:p w:rsidR="00000000" w:rsidDel="00000000" w:rsidP="00000000" w:rsidRDefault="00000000" w:rsidRPr="00000000" w14:paraId="00000033">
            <w:pPr>
              <w:spacing w:after="0" w:line="240" w:lineRule="auto"/>
              <w:rPr>
                <w:sz w:val="20"/>
                <w:szCs w:val="20"/>
              </w:rPr>
            </w:pPr>
            <w:r w:rsidDel="00000000" w:rsidR="00000000" w:rsidRPr="00000000">
              <w:rPr>
                <w:sz w:val="20"/>
                <w:szCs w:val="20"/>
                <w:rtl w:val="0"/>
              </w:rPr>
              <w:t xml:space="preserve">By studying livelihoods, community well-being,  and stakeholder conflicts, sociologists inform more inclusive fisheries governance and co-management. </w:t>
            </w:r>
          </w:p>
          <w:p w:rsidR="00000000" w:rsidDel="00000000" w:rsidP="00000000" w:rsidRDefault="00000000" w:rsidRPr="00000000" w14:paraId="00000034">
            <w:pPr>
              <w:spacing w:after="0" w:line="240" w:lineRule="auto"/>
              <w:rPr>
                <w:sz w:val="20"/>
                <w:szCs w:val="20"/>
              </w:rPr>
            </w:pPr>
            <w:r w:rsidDel="00000000" w:rsidR="00000000" w:rsidRPr="00000000">
              <w:rPr>
                <w:rtl w:val="0"/>
              </w:rPr>
            </w:r>
          </w:p>
          <w:p w:rsidR="00000000" w:rsidDel="00000000" w:rsidP="00000000" w:rsidRDefault="00000000" w:rsidRPr="00000000" w14:paraId="00000035">
            <w:pPr>
              <w:spacing w:after="0" w:line="240" w:lineRule="auto"/>
              <w:rPr>
                <w:sz w:val="20"/>
                <w:szCs w:val="20"/>
              </w:rPr>
            </w:pPr>
            <w:r w:rsidDel="00000000" w:rsidR="00000000" w:rsidRPr="00000000">
              <w:rPr>
                <w:sz w:val="20"/>
                <w:szCs w:val="20"/>
                <w:rtl w:val="0"/>
              </w:rPr>
              <w:t xml:space="preserve">This helps ensure policies (e.g. on quotas or aquaculture development) balance economic goals with social sustainability  and cultural heritage.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6">
            <w:pPr>
              <w:spacing w:after="0" w:line="240" w:lineRule="auto"/>
              <w:rPr>
                <w:sz w:val="20"/>
                <w:szCs w:val="20"/>
              </w:rPr>
            </w:pPr>
            <w:r w:rsidDel="00000000" w:rsidR="00000000" w:rsidRPr="00000000">
              <w:rPr>
                <w:sz w:val="20"/>
                <w:szCs w:val="20"/>
                <w:rtl w:val="0"/>
              </w:rPr>
              <w:t xml:space="preserve">I.e. total institution research</w:t>
            </w:r>
          </w:p>
        </w:tc>
      </w:tr>
      <w:tr>
        <w:trPr>
          <w:cantSplit w:val="0"/>
          <w:trHeight w:val="46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7">
            <w:pPr>
              <w:spacing w:after="0" w:line="240" w:lineRule="auto"/>
              <w:rPr>
                <w:sz w:val="20"/>
                <w:szCs w:val="20"/>
              </w:rPr>
            </w:pPr>
            <w:r w:rsidDel="00000000" w:rsidR="00000000" w:rsidRPr="00000000">
              <w:rPr>
                <w:sz w:val="20"/>
                <w:szCs w:val="20"/>
                <w:rtl w:val="0"/>
              </w:rPr>
              <w:t xml:space="preserve">Marine Non-Living</w:t>
            </w:r>
          </w:p>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  Resources(</w:t>
            </w:r>
            <w:del w:author="Ioannis Katsounis" w:id="27" w:date="2025-10-08T13:27:20Z">
              <w:r w:rsidDel="00000000" w:rsidR="00000000" w:rsidRPr="00000000">
                <w:rPr>
                  <w:sz w:val="20"/>
                  <w:szCs w:val="20"/>
                  <w:rtl w:val="0"/>
                </w:rPr>
                <w:delText xml:space="preserve">offshore oil, gas, minerals)</w:delText>
              </w:r>
            </w:del>
            <w:ins w:author="Ioannis Katsounis" w:id="27" w:date="2025-10-08T13:27:20Z">
              <w:r w:rsidDel="00000000" w:rsidR="00000000" w:rsidRPr="00000000">
                <w:rPr>
                  <w:sz w:val="20"/>
                  <w:szCs w:val="20"/>
                  <w:rtl w:val="0"/>
                </w:rPr>
                <w:t xml:space="preserve"> (Oil and gas, Other minerals, Desalination)</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Offshore extraction industries (oil, gas, seabed mining) raise social and environmental justice concerns. Benefits from these  activities often concentrate in the hands of a few large actors, while local communities may bear risks (pollution, spills) with few gains.</w:t>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Indigenous  and coastal populations have sometimes been excluded from decision-making, leading to conflicts over resource development and questions of fair benefit-sharing.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Maritime sociology examines community perspectives and conflicts surrounding ocean extraction. It highlights power  imbalances in resource governance and can facilitate dialogue between industry, policymakers, and local communities. </w:t>
            </w:r>
          </w:p>
          <w:p w:rsidR="00000000" w:rsidDel="00000000" w:rsidP="00000000" w:rsidRDefault="00000000" w:rsidRPr="00000000" w14:paraId="0000003D">
            <w:pPr>
              <w:spacing w:after="0" w:line="240" w:lineRule="auto"/>
              <w:rPr>
                <w:sz w:val="20"/>
                <w:szCs w:val="20"/>
              </w:rPr>
            </w:pPr>
            <w:r w:rsidDel="00000000" w:rsidR="00000000" w:rsidRPr="00000000">
              <w:rPr>
                <w:rtl w:val="0"/>
              </w:rPr>
            </w:r>
          </w:p>
          <w:p w:rsidR="00000000" w:rsidDel="00000000" w:rsidP="00000000" w:rsidRDefault="00000000" w:rsidRPr="00000000" w14:paraId="0000003E">
            <w:pPr>
              <w:spacing w:after="0" w:line="240" w:lineRule="auto"/>
              <w:rPr>
                <w:sz w:val="20"/>
                <w:szCs w:val="20"/>
              </w:rPr>
            </w:pPr>
            <w:r w:rsidDel="00000000" w:rsidR="00000000" w:rsidRPr="00000000">
              <w:rPr>
                <w:sz w:val="20"/>
                <w:szCs w:val="20"/>
                <w:rtl w:val="0"/>
              </w:rPr>
              <w:t xml:space="preserve">By researching the social impacts of activities like drilling or deep-sea mining, maritime sociologists  contribute to socially responsible resource management – ensuring that local  livelihoods, safety, and public consent (“social license”) are considered alongside economic interests.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F">
            <w:pPr>
              <w:spacing w:after="0" w:line="240" w:lineRule="auto"/>
              <w:rPr>
                <w:sz w:val="20"/>
                <w:szCs w:val="20"/>
              </w:rPr>
            </w:pPr>
            <w:r w:rsidDel="00000000" w:rsidR="00000000" w:rsidRPr="00000000">
              <w:rPr>
                <w:sz w:val="20"/>
                <w:szCs w:val="20"/>
                <w:rtl w:val="0"/>
              </w:rPr>
              <w:t xml:space="preserve">HR</w:t>
            </w:r>
          </w:p>
        </w:tc>
      </w:tr>
      <w:tr>
        <w:trPr>
          <w:cantSplit w:val="0"/>
          <w:trHeight w:val="46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Marine Renewable</w:t>
            </w:r>
          </w:p>
          <w:p w:rsidR="00000000" w:rsidDel="00000000" w:rsidP="00000000" w:rsidRDefault="00000000" w:rsidRPr="00000000" w14:paraId="00000041">
            <w:pPr>
              <w:spacing w:after="0" w:line="240" w:lineRule="auto"/>
              <w:rPr>
                <w:sz w:val="20"/>
                <w:szCs w:val="20"/>
              </w:rPr>
            </w:pPr>
            <w:r w:rsidDel="00000000" w:rsidR="00000000" w:rsidRPr="00000000">
              <w:rPr>
                <w:sz w:val="20"/>
                <w:szCs w:val="20"/>
                <w:rtl w:val="0"/>
              </w:rPr>
              <w:t xml:space="preserve">  Energy(</w:t>
            </w:r>
            <w:del w:author="Ioannis Katsounis" w:id="28" w:date="2025-10-08T13:27:20Z">
              <w:r w:rsidDel="00000000" w:rsidR="00000000" w:rsidRPr="00000000">
                <w:rPr>
                  <w:sz w:val="20"/>
                  <w:szCs w:val="20"/>
                  <w:rtl w:val="0"/>
                </w:rPr>
                <w:delText xml:space="preserve">offshore wind, tidal, etc.)</w:delText>
              </w:r>
            </w:del>
            <w:ins w:author="Ioannis Katsounis" w:id="28" w:date="2025-10-08T13:27:20Z">
              <w:r w:rsidDel="00000000" w:rsidR="00000000" w:rsidRPr="00000000">
                <w:rPr>
                  <w:sz w:val="20"/>
                  <w:szCs w:val="20"/>
                  <w:rtl w:val="0"/>
                </w:rPr>
                <w:t xml:space="preserve"> (Offshore wind energy)</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spacing w:after="0" w:line="240" w:lineRule="auto"/>
              <w:rPr>
                <w:sz w:val="20"/>
                <w:szCs w:val="20"/>
              </w:rPr>
            </w:pPr>
            <w:r w:rsidDel="00000000" w:rsidR="00000000" w:rsidRPr="00000000">
              <w:rPr>
                <w:sz w:val="20"/>
                <w:szCs w:val="20"/>
                <w:rtl w:val="0"/>
              </w:rPr>
              <w:t xml:space="preserve">The push for offshore renewables (wind farms, wave/tidal energy) has social impacts on traditional ocean users. </w:t>
            </w:r>
          </w:p>
          <w:p w:rsidR="00000000" w:rsidDel="00000000" w:rsidP="00000000" w:rsidRDefault="00000000" w:rsidRPr="00000000" w14:paraId="00000043">
            <w:pPr>
              <w:spacing w:after="0" w:line="240" w:lineRule="auto"/>
              <w:rPr>
                <w:sz w:val="20"/>
                <w:szCs w:val="20"/>
              </w:rPr>
            </w:pPr>
            <w:r w:rsidDel="00000000" w:rsidR="00000000" w:rsidRPr="00000000">
              <w:rPr>
                <w:rtl w:val="0"/>
              </w:rPr>
            </w:r>
          </w:p>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New  installations at sea can displace fishing grounds or disrupt coastal</w:t>
            </w:r>
          </w:p>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  landscapes, prompting resistance from fishers and nearby communities[7]. Key</w:t>
            </w:r>
          </w:p>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  challenges include gaining local acceptance, managing competing uses of</w:t>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  marine space, and distributing the benefits of green energy fairly.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Maritime sociology contributes by mediating</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  between stakeholders in marine spatial planning. It studies how communities</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  perceive offshore projects and identifies sources of conflict or NIMBY</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  concerns[7]. Sociological insight helps in designing participatory planning</w:t>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  processes and compensation or benefit-sharing mechanisms. In essence, a</w:t>
            </w:r>
          </w:p>
          <w:p w:rsidR="00000000" w:rsidDel="00000000" w:rsidP="00000000" w:rsidRDefault="00000000" w:rsidRPr="00000000" w14:paraId="0000004D">
            <w:pPr>
              <w:spacing w:after="0" w:line="240" w:lineRule="auto"/>
              <w:rPr>
                <w:sz w:val="20"/>
                <w:szCs w:val="20"/>
              </w:rPr>
            </w:pPr>
            <w:r w:rsidDel="00000000" w:rsidR="00000000" w:rsidRPr="00000000">
              <w:rPr>
                <w:sz w:val="20"/>
                <w:szCs w:val="20"/>
                <w:rtl w:val="0"/>
              </w:rPr>
              <w:t xml:space="preserve">  maritime sociological approach can ensure offshore energy development</w:t>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  proceeds with community engagement, minimizing conflicts with fisheries and</w:t>
            </w:r>
          </w:p>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  preserving cultural connections to seascapes.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after="0" w:line="240" w:lineRule="auto"/>
              <w:rPr>
                <w:sz w:val="20"/>
                <w:szCs w:val="20"/>
              </w:rPr>
            </w:pPr>
            <w:r w:rsidDel="00000000" w:rsidR="00000000" w:rsidRPr="00000000">
              <w:rPr>
                <w:rtl w:val="0"/>
              </w:rPr>
            </w:r>
          </w:p>
        </w:tc>
      </w:tr>
      <w:tr>
        <w:trPr>
          <w:cantSplit w:val="0"/>
          <w:trHeight w:val="5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line="240" w:lineRule="auto"/>
              <w:rPr>
                <w:del w:author="Ioannis Katsounis" w:id="29" w:date="2025-10-08T13:27:20Z"/>
                <w:sz w:val="20"/>
                <w:szCs w:val="20"/>
              </w:rPr>
            </w:pPr>
            <w:r w:rsidDel="00000000" w:rsidR="00000000" w:rsidRPr="00000000">
              <w:rPr>
                <w:sz w:val="20"/>
                <w:szCs w:val="20"/>
                <w:rtl w:val="0"/>
              </w:rPr>
              <w:t xml:space="preserve">Port Activities</w:t>
            </w:r>
            <w:del w:author="Ioannis Katsounis" w:id="29" w:date="2025-10-08T13:27:20Z">
              <w:r w:rsidDel="00000000" w:rsidR="00000000" w:rsidRPr="00000000">
                <w:rPr>
                  <w:sz w:val="20"/>
                  <w:szCs w:val="20"/>
                  <w:rtl w:val="0"/>
                </w:rPr>
                <w:delText xml:space="preserve">(ports,</w:delText>
              </w:r>
            </w:del>
          </w:p>
          <w:p w:rsidR="00000000" w:rsidDel="00000000" w:rsidP="00000000" w:rsidRDefault="00000000" w:rsidRPr="00000000" w14:paraId="00000052">
            <w:pPr>
              <w:spacing w:after="0" w:line="240" w:lineRule="auto"/>
              <w:rPr>
                <w:sz w:val="20"/>
                <w:szCs w:val="20"/>
              </w:rPr>
            </w:pPr>
            <w:del w:author="Ioannis Katsounis" w:id="29" w:date="2025-10-08T13:27:20Z">
              <w:r w:rsidDel="00000000" w:rsidR="00000000" w:rsidRPr="00000000">
                <w:rPr>
                  <w:sz w:val="20"/>
                  <w:szCs w:val="20"/>
                  <w:rtl w:val="0"/>
                </w:rPr>
                <w:delText xml:space="preserve">  harbors, logistics)</w:delText>
              </w:r>
            </w:del>
            <w:ins w:author="Ioannis Katsounis" w:id="29" w:date="2025-10-08T13:27:20Z">
              <w:r w:rsidDel="00000000" w:rsidR="00000000" w:rsidRPr="00000000">
                <w:rPr>
                  <w:sz w:val="20"/>
                  <w:szCs w:val="20"/>
                  <w:rtl w:val="0"/>
                </w:rPr>
                <w:t xml:space="preserve"> (Cargo and warehousing, Port and water projects)</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Major ports are economic hubs but can generate</w:t>
            </w:r>
          </w:p>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  community tensions. Port cities often grapple with pollution, noise, and</w:t>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  land-use conflicts from port expansion. When locals perceive that a port’s</w:t>
            </w:r>
          </w:p>
          <w:p w:rsidR="00000000" w:rsidDel="00000000" w:rsidP="00000000" w:rsidRDefault="00000000" w:rsidRPr="00000000" w14:paraId="00000056">
            <w:pPr>
              <w:spacing w:after="0" w:line="240" w:lineRule="auto"/>
              <w:rPr>
                <w:sz w:val="20"/>
                <w:szCs w:val="20"/>
              </w:rPr>
            </w:pPr>
            <w:r w:rsidDel="00000000" w:rsidR="00000000" w:rsidRPr="00000000">
              <w:rPr>
                <w:sz w:val="20"/>
                <w:szCs w:val="20"/>
                <w:rtl w:val="0"/>
              </w:rPr>
              <w:t xml:space="preserve">  costs (congestion, environmental harm) outweigh its benefits to the</w:t>
            </w:r>
          </w:p>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  community, opposition grows[8]. The historical disconnect between ports and</w:t>
            </w:r>
          </w:p>
          <w:p w:rsidR="00000000" w:rsidDel="00000000" w:rsidP="00000000" w:rsidRDefault="00000000" w:rsidRPr="00000000" w14:paraId="00000058">
            <w:pPr>
              <w:spacing w:after="0" w:line="240" w:lineRule="auto"/>
              <w:rPr>
                <w:sz w:val="20"/>
                <w:szCs w:val="20"/>
              </w:rPr>
            </w:pPr>
            <w:r w:rsidDel="00000000" w:rsidR="00000000" w:rsidRPr="00000000">
              <w:rPr>
                <w:sz w:val="20"/>
                <w:szCs w:val="20"/>
                <w:rtl w:val="0"/>
              </w:rPr>
              <w:t xml:space="preserve">  their host cities has led to a negative public image of ports as “dirty and</w:t>
            </w:r>
          </w:p>
          <w:p w:rsidR="00000000" w:rsidDel="00000000" w:rsidP="00000000" w:rsidRDefault="00000000" w:rsidRPr="00000000" w14:paraId="00000059">
            <w:pPr>
              <w:spacing w:after="0" w:line="240" w:lineRule="auto"/>
              <w:rPr>
                <w:sz w:val="20"/>
                <w:szCs w:val="20"/>
              </w:rPr>
            </w:pPr>
            <w:r w:rsidDel="00000000" w:rsidR="00000000" w:rsidRPr="00000000">
              <w:rPr>
                <w:sz w:val="20"/>
                <w:szCs w:val="20"/>
                <w:rtl w:val="0"/>
              </w:rPr>
              <w:t xml:space="preserve">  dangerous” areas isolated from civic life[9]. Ensuring community support and</w:t>
            </w:r>
          </w:p>
          <w:p w:rsidR="00000000" w:rsidDel="00000000" w:rsidP="00000000" w:rsidRDefault="00000000" w:rsidRPr="00000000" w14:paraId="0000005A">
            <w:pPr>
              <w:spacing w:after="0" w:line="240" w:lineRule="auto"/>
              <w:rPr>
                <w:sz w:val="20"/>
                <w:szCs w:val="20"/>
              </w:rPr>
            </w:pPr>
            <w:r w:rsidDel="00000000" w:rsidR="00000000" w:rsidRPr="00000000">
              <w:rPr>
                <w:sz w:val="20"/>
                <w:szCs w:val="20"/>
                <w:rtl w:val="0"/>
              </w:rPr>
              <w:t xml:space="preserve">  equitable development is a key social challenge.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spacing w:after="0" w:line="240" w:lineRule="auto"/>
              <w:rPr>
                <w:sz w:val="20"/>
                <w:szCs w:val="20"/>
              </w:rPr>
            </w:pPr>
            <w:r w:rsidDel="00000000" w:rsidR="00000000" w:rsidRPr="00000000">
              <w:rPr>
                <w:sz w:val="20"/>
                <w:szCs w:val="20"/>
                <w:rtl w:val="0"/>
              </w:rPr>
              <w:t xml:space="preserve">Maritime sociology has long studied port-city</w:t>
            </w:r>
          </w:p>
          <w:p w:rsidR="00000000" w:rsidDel="00000000" w:rsidP="00000000" w:rsidRDefault="00000000" w:rsidRPr="00000000" w14:paraId="0000005C">
            <w:pPr>
              <w:spacing w:after="0" w:line="240" w:lineRule="auto"/>
              <w:rPr>
                <w:sz w:val="20"/>
                <w:szCs w:val="20"/>
              </w:rPr>
            </w:pPr>
            <w:r w:rsidDel="00000000" w:rsidR="00000000" w:rsidRPr="00000000">
              <w:rPr>
                <w:sz w:val="20"/>
                <w:szCs w:val="20"/>
                <w:rtl w:val="0"/>
              </w:rPr>
              <w:t xml:space="preserve">  relations and port culture, recognizing port communities as a distinct social</w:t>
            </w:r>
          </w:p>
          <w:p w:rsidR="00000000" w:rsidDel="00000000" w:rsidP="00000000" w:rsidRDefault="00000000" w:rsidRPr="00000000" w14:paraId="0000005D">
            <w:pPr>
              <w:spacing w:after="0" w:line="240" w:lineRule="auto"/>
              <w:rPr>
                <w:sz w:val="20"/>
                <w:szCs w:val="20"/>
              </w:rPr>
            </w:pPr>
            <w:r w:rsidDel="00000000" w:rsidR="00000000" w:rsidRPr="00000000">
              <w:rPr>
                <w:sz w:val="20"/>
                <w:szCs w:val="20"/>
                <w:rtl w:val="0"/>
              </w:rPr>
              <w:t xml:space="preserve">  environment[10]. It can help bridge the gap between ports and urban</w:t>
            </w:r>
          </w:p>
          <w:p w:rsidR="00000000" w:rsidDel="00000000" w:rsidP="00000000" w:rsidRDefault="00000000" w:rsidRPr="00000000" w14:paraId="0000005E">
            <w:pPr>
              <w:spacing w:after="0" w:line="240" w:lineRule="auto"/>
              <w:rPr>
                <w:sz w:val="20"/>
                <w:szCs w:val="20"/>
              </w:rPr>
            </w:pPr>
            <w:r w:rsidDel="00000000" w:rsidR="00000000" w:rsidRPr="00000000">
              <w:rPr>
                <w:sz w:val="20"/>
                <w:szCs w:val="20"/>
                <w:rtl w:val="0"/>
              </w:rPr>
              <w:t xml:space="preserve">  stakeholders by highlighting local concerns and values. Sociologists advise</w:t>
            </w:r>
          </w:p>
          <w:p w:rsidR="00000000" w:rsidDel="00000000" w:rsidP="00000000" w:rsidRDefault="00000000" w:rsidRPr="00000000" w14:paraId="0000005F">
            <w:pPr>
              <w:spacing w:after="0" w:line="240" w:lineRule="auto"/>
              <w:rPr>
                <w:sz w:val="20"/>
                <w:szCs w:val="20"/>
              </w:rPr>
            </w:pPr>
            <w:r w:rsidDel="00000000" w:rsidR="00000000" w:rsidRPr="00000000">
              <w:rPr>
                <w:sz w:val="20"/>
                <w:szCs w:val="20"/>
                <w:rtl w:val="0"/>
              </w:rPr>
              <w:t xml:space="preserve">  on inclusive port development, suggesting ways to mitigate impacts (e.g.</w:t>
            </w:r>
          </w:p>
          <w:p w:rsidR="00000000" w:rsidDel="00000000" w:rsidP="00000000" w:rsidRDefault="00000000" w:rsidRPr="00000000" w14:paraId="00000060">
            <w:pPr>
              <w:spacing w:after="0" w:line="240" w:lineRule="auto"/>
              <w:rPr>
                <w:sz w:val="20"/>
                <w:szCs w:val="20"/>
              </w:rPr>
            </w:pPr>
            <w:r w:rsidDel="00000000" w:rsidR="00000000" w:rsidRPr="00000000">
              <w:rPr>
                <w:sz w:val="20"/>
                <w:szCs w:val="20"/>
                <w:rtl w:val="0"/>
              </w:rPr>
              <w:t xml:space="preserve">  environmental safeguards, community benefit programs) and improve</w:t>
            </w:r>
          </w:p>
          <w:p w:rsidR="00000000" w:rsidDel="00000000" w:rsidP="00000000" w:rsidRDefault="00000000" w:rsidRPr="00000000" w14:paraId="00000061">
            <w:pPr>
              <w:spacing w:after="0" w:line="240" w:lineRule="auto"/>
              <w:rPr>
                <w:sz w:val="20"/>
                <w:szCs w:val="20"/>
              </w:rPr>
            </w:pPr>
            <w:r w:rsidDel="00000000" w:rsidR="00000000" w:rsidRPr="00000000">
              <w:rPr>
                <w:sz w:val="20"/>
                <w:szCs w:val="20"/>
                <w:rtl w:val="0"/>
              </w:rPr>
              <w:t xml:space="preserve">  communication. This sociological input aids port authorities in balancing</w:t>
            </w:r>
          </w:p>
          <w:p w:rsidR="00000000" w:rsidDel="00000000" w:rsidP="00000000" w:rsidRDefault="00000000" w:rsidRPr="00000000" w14:paraId="00000062">
            <w:pPr>
              <w:spacing w:after="0" w:line="240" w:lineRule="auto"/>
              <w:rPr>
                <w:sz w:val="20"/>
                <w:szCs w:val="20"/>
              </w:rPr>
            </w:pPr>
            <w:r w:rsidDel="00000000" w:rsidR="00000000" w:rsidRPr="00000000">
              <w:rPr>
                <w:sz w:val="20"/>
                <w:szCs w:val="20"/>
                <w:rtl w:val="0"/>
              </w:rPr>
              <w:t xml:space="preserve">  economic goals with the social well-being of surrounding neighborhoods,</w:t>
            </w:r>
          </w:p>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  fostering better port–community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line="240" w:lineRule="auto"/>
              <w:rPr>
                <w:sz w:val="20"/>
                <w:szCs w:val="20"/>
              </w:rPr>
            </w:pPr>
            <w:r w:rsidDel="00000000" w:rsidR="00000000" w:rsidRPr="00000000">
              <w:rPr>
                <w:rtl w:val="0"/>
              </w:rPr>
            </w:r>
          </w:p>
        </w:tc>
      </w:tr>
      <w:tr>
        <w:trPr>
          <w:cantSplit w:val="0"/>
          <w:trHeight w:val="5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line="240" w:lineRule="auto"/>
              <w:rPr>
                <w:sz w:val="20"/>
                <w:szCs w:val="20"/>
              </w:rPr>
            </w:pPr>
            <w:r w:rsidDel="00000000" w:rsidR="00000000" w:rsidRPr="00000000">
              <w:rPr>
                <w:sz w:val="20"/>
                <w:szCs w:val="20"/>
                <w:rtl w:val="0"/>
              </w:rPr>
              <w:t xml:space="preserve">Shipbuilding &amp;</w:t>
            </w:r>
          </w:p>
          <w:p w:rsidR="00000000" w:rsidDel="00000000" w:rsidP="00000000" w:rsidRDefault="00000000" w:rsidRPr="00000000" w14:paraId="00000066">
            <w:pPr>
              <w:spacing w:after="0" w:line="240" w:lineRule="auto"/>
              <w:rPr>
                <w:sz w:val="20"/>
                <w:szCs w:val="20"/>
              </w:rPr>
            </w:pPr>
            <w:r w:rsidDel="00000000" w:rsidR="00000000" w:rsidRPr="00000000">
              <w:rPr>
                <w:sz w:val="20"/>
                <w:szCs w:val="20"/>
                <w:rtl w:val="0"/>
              </w:rPr>
              <w:t xml:space="preserve">  Repair</w:t>
            </w:r>
            <w:del w:author="Ioannis Katsounis" w:id="30" w:date="2025-10-08T13:27:20Z">
              <w:r w:rsidDel="00000000" w:rsidR="00000000" w:rsidRPr="00000000">
                <w:rPr>
                  <w:sz w:val="20"/>
                  <w:szCs w:val="20"/>
                  <w:rtl w:val="0"/>
                </w:rPr>
                <w:delText xml:space="preserve">(shipyards &amp; marine engineering)</w:delText>
              </w:r>
            </w:del>
            <w:ins w:author="Ioannis Katsounis" w:id="30" w:date="2025-10-08T13:27:20Z">
              <w:r w:rsidDel="00000000" w:rsidR="00000000" w:rsidRPr="00000000">
                <w:rPr>
                  <w:sz w:val="20"/>
                  <w:szCs w:val="20"/>
                  <w:rtl w:val="0"/>
                </w:rPr>
                <w:t xml:space="preserve"> (Shipbuilding, Equipment and machinery)</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spacing w:after="0" w:line="240" w:lineRule="auto"/>
              <w:rPr>
                <w:sz w:val="20"/>
                <w:szCs w:val="20"/>
              </w:rPr>
            </w:pPr>
            <w:r w:rsidDel="00000000" w:rsidR="00000000" w:rsidRPr="00000000">
              <w:rPr>
                <w:sz w:val="20"/>
                <w:szCs w:val="20"/>
                <w:rtl w:val="0"/>
              </w:rPr>
              <w:t xml:space="preserve">The shipbuilding industry faces workforce and</w:t>
            </w:r>
          </w:p>
          <w:p w:rsidR="00000000" w:rsidDel="00000000" w:rsidP="00000000" w:rsidRDefault="00000000" w:rsidRPr="00000000" w14:paraId="00000068">
            <w:pPr>
              <w:spacing w:after="0" w:line="240" w:lineRule="auto"/>
              <w:rPr>
                <w:sz w:val="20"/>
                <w:szCs w:val="20"/>
              </w:rPr>
            </w:pPr>
            <w:r w:rsidDel="00000000" w:rsidR="00000000" w:rsidRPr="00000000">
              <w:rPr>
                <w:sz w:val="20"/>
                <w:szCs w:val="20"/>
                <w:rtl w:val="0"/>
              </w:rPr>
              <w:t xml:space="preserve">  community challenges. Global competition and technological change</w:t>
            </w:r>
          </w:p>
          <w:p w:rsidR="00000000" w:rsidDel="00000000" w:rsidP="00000000" w:rsidRDefault="00000000" w:rsidRPr="00000000" w14:paraId="00000069">
            <w:pPr>
              <w:spacing w:after="0" w:line="240" w:lineRule="auto"/>
              <w:rPr>
                <w:sz w:val="20"/>
                <w:szCs w:val="20"/>
              </w:rPr>
            </w:pPr>
            <w:r w:rsidDel="00000000" w:rsidR="00000000" w:rsidRPr="00000000">
              <w:rPr>
                <w:sz w:val="20"/>
                <w:szCs w:val="20"/>
                <w:rtl w:val="0"/>
              </w:rPr>
              <w:t xml:space="preserve">  (automation, “Industry 4.0”) have led to job insecurity in traditional</w:t>
            </w:r>
          </w:p>
          <w:p w:rsidR="00000000" w:rsidDel="00000000" w:rsidP="00000000" w:rsidRDefault="00000000" w:rsidRPr="00000000" w14:paraId="0000006A">
            <w:pPr>
              <w:spacing w:after="0" w:line="240" w:lineRule="auto"/>
              <w:rPr>
                <w:sz w:val="20"/>
                <w:szCs w:val="20"/>
              </w:rPr>
            </w:pPr>
            <w:r w:rsidDel="00000000" w:rsidR="00000000" w:rsidRPr="00000000">
              <w:rPr>
                <w:sz w:val="20"/>
                <w:szCs w:val="20"/>
                <w:rtl w:val="0"/>
              </w:rPr>
              <w:t xml:space="preserve">  shipyards and periodic layoffs in coastal regions dependent on this sector.</w:t>
            </w:r>
          </w:p>
          <w:p w:rsidR="00000000" w:rsidDel="00000000" w:rsidP="00000000" w:rsidRDefault="00000000" w:rsidRPr="00000000" w14:paraId="0000006B">
            <w:pPr>
              <w:spacing w:after="0" w:line="240" w:lineRule="auto"/>
              <w:rPr>
                <w:sz w:val="20"/>
                <w:szCs w:val="20"/>
              </w:rPr>
            </w:pPr>
            <w:r w:rsidDel="00000000" w:rsidR="00000000" w:rsidRPr="00000000">
              <w:rPr>
                <w:sz w:val="20"/>
                <w:szCs w:val="20"/>
                <w:rtl w:val="0"/>
              </w:rPr>
              <w:t xml:space="preserve">  Skilled trade workers and their communities may struggle as shipyards</w:t>
            </w:r>
          </w:p>
          <w:p w:rsidR="00000000" w:rsidDel="00000000" w:rsidP="00000000" w:rsidRDefault="00000000" w:rsidRPr="00000000" w14:paraId="0000006C">
            <w:pPr>
              <w:spacing w:after="0" w:line="240" w:lineRule="auto"/>
              <w:rPr>
                <w:sz w:val="20"/>
                <w:szCs w:val="20"/>
              </w:rPr>
            </w:pPr>
            <w:r w:rsidDel="00000000" w:rsidR="00000000" w:rsidRPr="00000000">
              <w:rPr>
                <w:sz w:val="20"/>
                <w:szCs w:val="20"/>
                <w:rtl w:val="0"/>
              </w:rPr>
              <w:t xml:space="preserve">  modernize or relocate. Additionally, the transition to greener shipping (e.g.</w:t>
            </w:r>
          </w:p>
          <w:p w:rsidR="00000000" w:rsidDel="00000000" w:rsidP="00000000" w:rsidRDefault="00000000" w:rsidRPr="00000000" w14:paraId="0000006D">
            <w:pPr>
              <w:spacing w:after="0" w:line="240" w:lineRule="auto"/>
              <w:rPr>
                <w:sz w:val="20"/>
                <w:szCs w:val="20"/>
              </w:rPr>
            </w:pPr>
            <w:r w:rsidDel="00000000" w:rsidR="00000000" w:rsidRPr="00000000">
              <w:rPr>
                <w:sz w:val="20"/>
                <w:szCs w:val="20"/>
                <w:rtl w:val="0"/>
              </w:rPr>
              <w:t xml:space="preserve">  building low-emission vessels) requires retraining workers, potentially</w:t>
            </w:r>
          </w:p>
          <w:p w:rsidR="00000000" w:rsidDel="00000000" w:rsidP="00000000" w:rsidRDefault="00000000" w:rsidRPr="00000000" w14:paraId="0000006E">
            <w:pPr>
              <w:spacing w:after="0" w:line="240" w:lineRule="auto"/>
              <w:rPr>
                <w:sz w:val="20"/>
                <w:szCs w:val="20"/>
              </w:rPr>
            </w:pPr>
            <w:r w:rsidDel="00000000" w:rsidR="00000000" w:rsidRPr="00000000">
              <w:rPr>
                <w:sz w:val="20"/>
                <w:szCs w:val="20"/>
                <w:rtl w:val="0"/>
              </w:rPr>
              <w:t xml:space="preserve">  straining older generations of shipbuilders.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spacing w:after="0" w:line="240" w:lineRule="auto"/>
              <w:rPr>
                <w:sz w:val="20"/>
                <w:szCs w:val="20"/>
              </w:rPr>
            </w:pPr>
            <w:r w:rsidDel="00000000" w:rsidR="00000000" w:rsidRPr="00000000">
              <w:rPr>
                <w:sz w:val="20"/>
                <w:szCs w:val="20"/>
                <w:rtl w:val="0"/>
              </w:rPr>
              <w:t xml:space="preserve">Maritime sociology focuses on maritime</w:t>
            </w:r>
          </w:p>
          <w:p w:rsidR="00000000" w:rsidDel="00000000" w:rsidP="00000000" w:rsidRDefault="00000000" w:rsidRPr="00000000" w14:paraId="00000070">
            <w:pPr>
              <w:spacing w:after="0" w:line="240" w:lineRule="auto"/>
              <w:rPr>
                <w:sz w:val="20"/>
                <w:szCs w:val="20"/>
              </w:rPr>
            </w:pPr>
            <w:r w:rsidDel="00000000" w:rsidR="00000000" w:rsidRPr="00000000">
              <w:rPr>
                <w:sz w:val="20"/>
                <w:szCs w:val="20"/>
                <w:rtl w:val="0"/>
              </w:rPr>
              <w:t xml:space="preserve">  professions and workplaces, including shipyards as unique social</w:t>
            </w:r>
          </w:p>
          <w:p w:rsidR="00000000" w:rsidDel="00000000" w:rsidP="00000000" w:rsidRDefault="00000000" w:rsidRPr="00000000" w14:paraId="00000071">
            <w:pPr>
              <w:spacing w:after="0" w:line="240" w:lineRule="auto"/>
              <w:rPr>
                <w:sz w:val="20"/>
                <w:szCs w:val="20"/>
              </w:rPr>
            </w:pPr>
            <w:r w:rsidDel="00000000" w:rsidR="00000000" w:rsidRPr="00000000">
              <w:rPr>
                <w:sz w:val="20"/>
                <w:szCs w:val="20"/>
                <w:rtl w:val="0"/>
              </w:rPr>
              <w:t xml:space="preserve">  environments[11]. By examining labor conditions, worker identity, and the</w:t>
            </w:r>
          </w:p>
          <w:p w:rsidR="00000000" w:rsidDel="00000000" w:rsidP="00000000" w:rsidRDefault="00000000" w:rsidRPr="00000000" w14:paraId="00000072">
            <w:pPr>
              <w:spacing w:after="0" w:line="240" w:lineRule="auto"/>
              <w:rPr>
                <w:sz w:val="20"/>
                <w:szCs w:val="20"/>
              </w:rPr>
            </w:pPr>
            <w:r w:rsidDel="00000000" w:rsidR="00000000" w:rsidRPr="00000000">
              <w:rPr>
                <w:sz w:val="20"/>
                <w:szCs w:val="20"/>
                <w:rtl w:val="0"/>
              </w:rPr>
              <w:t xml:space="preserve">  ripple effects of industrial change on local communities, sociologists inform</w:t>
            </w:r>
          </w:p>
          <w:p w:rsidR="00000000" w:rsidDel="00000000" w:rsidP="00000000" w:rsidRDefault="00000000" w:rsidRPr="00000000" w14:paraId="00000073">
            <w:pPr>
              <w:spacing w:after="0" w:line="240" w:lineRule="auto"/>
              <w:rPr>
                <w:sz w:val="20"/>
                <w:szCs w:val="20"/>
              </w:rPr>
            </w:pPr>
            <w:r w:rsidDel="00000000" w:rsidR="00000000" w:rsidRPr="00000000">
              <w:rPr>
                <w:sz w:val="20"/>
                <w:szCs w:val="20"/>
                <w:rtl w:val="0"/>
              </w:rPr>
              <w:t xml:space="preserve">  socially sustainable industrial transitions. Their research can support</w:t>
            </w:r>
          </w:p>
          <w:p w:rsidR="00000000" w:rsidDel="00000000" w:rsidP="00000000" w:rsidRDefault="00000000" w:rsidRPr="00000000" w14:paraId="00000074">
            <w:pPr>
              <w:spacing w:after="0" w:line="240" w:lineRule="auto"/>
              <w:rPr>
                <w:sz w:val="20"/>
                <w:szCs w:val="20"/>
              </w:rPr>
            </w:pPr>
            <w:r w:rsidDel="00000000" w:rsidR="00000000" w:rsidRPr="00000000">
              <w:rPr>
                <w:sz w:val="20"/>
                <w:szCs w:val="20"/>
                <w:rtl w:val="0"/>
              </w:rPr>
              <w:t xml:space="preserve">  social dialogue between shipyard workers, companies, and policymakers – for</w:t>
            </w:r>
          </w:p>
          <w:p w:rsidR="00000000" w:rsidDel="00000000" w:rsidP="00000000" w:rsidRDefault="00000000" w:rsidRPr="00000000" w14:paraId="00000075">
            <w:pPr>
              <w:spacing w:after="0" w:line="240" w:lineRule="auto"/>
              <w:rPr>
                <w:sz w:val="20"/>
                <w:szCs w:val="20"/>
              </w:rPr>
            </w:pPr>
            <w:r w:rsidDel="00000000" w:rsidR="00000000" w:rsidRPr="00000000">
              <w:rPr>
                <w:sz w:val="20"/>
                <w:szCs w:val="20"/>
                <w:rtl w:val="0"/>
              </w:rPr>
              <w:t xml:space="preserve">  instance, advocating workforce retraining programs or community redevelopment</w:t>
            </w:r>
          </w:p>
          <w:p w:rsidR="00000000" w:rsidDel="00000000" w:rsidP="00000000" w:rsidRDefault="00000000" w:rsidRPr="00000000" w14:paraId="00000076">
            <w:pPr>
              <w:spacing w:after="0" w:line="240" w:lineRule="auto"/>
              <w:rPr>
                <w:sz w:val="20"/>
                <w:szCs w:val="20"/>
              </w:rPr>
            </w:pPr>
            <w:r w:rsidDel="00000000" w:rsidR="00000000" w:rsidRPr="00000000">
              <w:rPr>
                <w:sz w:val="20"/>
                <w:szCs w:val="20"/>
                <w:rtl w:val="0"/>
              </w:rPr>
              <w:t xml:space="preserve">  when shipyard activities decline – thereby ensuring that economic innovation</w:t>
            </w:r>
          </w:p>
          <w:p w:rsidR="00000000" w:rsidDel="00000000" w:rsidP="00000000" w:rsidRDefault="00000000" w:rsidRPr="00000000" w14:paraId="00000077">
            <w:pPr>
              <w:spacing w:after="0" w:line="240" w:lineRule="auto"/>
              <w:rPr>
                <w:sz w:val="20"/>
                <w:szCs w:val="20"/>
              </w:rPr>
            </w:pPr>
            <w:r w:rsidDel="00000000" w:rsidR="00000000" w:rsidRPr="00000000">
              <w:rPr>
                <w:sz w:val="20"/>
                <w:szCs w:val="20"/>
                <w:rtl w:val="0"/>
              </w:rPr>
              <w:t xml:space="preserve">  does not come at the expense of social cohesion.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after="0" w:line="240" w:lineRule="auto"/>
              <w:rPr>
                <w:sz w:val="20"/>
                <w:szCs w:val="20"/>
              </w:rPr>
            </w:pPr>
            <w:r w:rsidDel="00000000" w:rsidR="00000000" w:rsidRPr="00000000">
              <w:rPr>
                <w:rtl w:val="0"/>
              </w:rPr>
            </w:r>
          </w:p>
        </w:tc>
      </w:tr>
      <w:tr>
        <w:trPr>
          <w:cantSplit w:val="0"/>
          <w:trHeight w:val="5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line="240" w:lineRule="auto"/>
              <w:rPr>
                <w:del w:author="Ioannis Katsounis" w:id="31" w:date="2025-10-08T13:27:20Z"/>
                <w:sz w:val="20"/>
                <w:szCs w:val="20"/>
              </w:rPr>
            </w:pPr>
            <w:r w:rsidDel="00000000" w:rsidR="00000000" w:rsidRPr="00000000">
              <w:rPr>
                <w:sz w:val="20"/>
                <w:szCs w:val="20"/>
                <w:rtl w:val="0"/>
              </w:rPr>
              <w:t xml:space="preserve">Maritime Transport</w:t>
            </w:r>
            <w:del w:author="Ioannis Katsounis" w:id="31" w:date="2025-10-08T13:27:20Z">
              <w:r w:rsidDel="00000000" w:rsidR="00000000" w:rsidRPr="00000000">
                <w:rPr>
                  <w:sz w:val="20"/>
                  <w:szCs w:val="20"/>
                  <w:rtl w:val="0"/>
                </w:rPr>
                <w:delText xml:space="preserve">(shipping</w:delText>
              </w:r>
            </w:del>
          </w:p>
          <w:p w:rsidR="00000000" w:rsidDel="00000000" w:rsidP="00000000" w:rsidRDefault="00000000" w:rsidRPr="00000000" w14:paraId="0000007A">
            <w:pPr>
              <w:spacing w:after="0" w:line="240" w:lineRule="auto"/>
              <w:rPr>
                <w:sz w:val="20"/>
                <w:szCs w:val="20"/>
              </w:rPr>
            </w:pPr>
            <w:del w:author="Ioannis Katsounis" w:id="31" w:date="2025-10-08T13:27:20Z">
              <w:r w:rsidDel="00000000" w:rsidR="00000000" w:rsidRPr="00000000">
                <w:rPr>
                  <w:sz w:val="20"/>
                  <w:szCs w:val="20"/>
                  <w:rtl w:val="0"/>
                </w:rPr>
                <w:delText xml:space="preserve">  and marine freight)</w:delText>
              </w:r>
            </w:del>
            <w:ins w:author="Ioannis Katsounis" w:id="31" w:date="2025-10-08T13:27:20Z">
              <w:r w:rsidDel="00000000" w:rsidR="00000000" w:rsidRPr="00000000">
                <w:rPr>
                  <w:sz w:val="20"/>
                  <w:szCs w:val="20"/>
                  <w:rtl w:val="0"/>
                </w:rPr>
                <w:t xml:space="preserve"> (Passenger transport, Freight transport, Services for transport)</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after="0" w:line="240" w:lineRule="auto"/>
              <w:rPr>
                <w:sz w:val="20"/>
                <w:szCs w:val="20"/>
              </w:rPr>
            </w:pPr>
            <w:r w:rsidDel="00000000" w:rsidR="00000000" w:rsidRPr="00000000">
              <w:rPr>
                <w:sz w:val="20"/>
                <w:szCs w:val="20"/>
                <w:rtl w:val="0"/>
              </w:rPr>
              <w:t xml:space="preserve">The global shipping industry relies on seafarers</w:t>
            </w:r>
          </w:p>
          <w:p w:rsidR="00000000" w:rsidDel="00000000" w:rsidP="00000000" w:rsidRDefault="00000000" w:rsidRPr="00000000" w14:paraId="0000007C">
            <w:pPr>
              <w:spacing w:after="0" w:line="240" w:lineRule="auto"/>
              <w:rPr>
                <w:sz w:val="20"/>
                <w:szCs w:val="20"/>
              </w:rPr>
            </w:pPr>
            <w:r w:rsidDel="00000000" w:rsidR="00000000" w:rsidRPr="00000000">
              <w:rPr>
                <w:sz w:val="20"/>
                <w:szCs w:val="20"/>
                <w:rtl w:val="0"/>
              </w:rPr>
              <w:t xml:space="preserve">  who often endure difficult working conditions and isolation. Long periods</w:t>
            </w:r>
          </w:p>
          <w:p w:rsidR="00000000" w:rsidDel="00000000" w:rsidP="00000000" w:rsidRDefault="00000000" w:rsidRPr="00000000" w14:paraId="0000007D">
            <w:pPr>
              <w:spacing w:after="0" w:line="240" w:lineRule="auto"/>
              <w:rPr>
                <w:sz w:val="20"/>
                <w:szCs w:val="20"/>
              </w:rPr>
            </w:pPr>
            <w:r w:rsidDel="00000000" w:rsidR="00000000" w:rsidRPr="00000000">
              <w:rPr>
                <w:sz w:val="20"/>
                <w:szCs w:val="20"/>
                <w:rtl w:val="0"/>
              </w:rPr>
              <w:t xml:space="preserve">  away from home, low-cost labor practices (flags of convenience), and safety</w:t>
            </w:r>
          </w:p>
          <w:p w:rsidR="00000000" w:rsidDel="00000000" w:rsidP="00000000" w:rsidRDefault="00000000" w:rsidRPr="00000000" w14:paraId="0000007E">
            <w:pPr>
              <w:spacing w:after="0" w:line="240" w:lineRule="auto"/>
              <w:rPr>
                <w:sz w:val="20"/>
                <w:szCs w:val="20"/>
              </w:rPr>
            </w:pPr>
            <w:r w:rsidDel="00000000" w:rsidR="00000000" w:rsidRPr="00000000">
              <w:rPr>
                <w:sz w:val="20"/>
                <w:szCs w:val="20"/>
                <w:rtl w:val="0"/>
              </w:rPr>
              <w:t xml:space="preserve">  risks (storms, piracy, accidents) all impact crews. Notably, even under Blue</w:t>
            </w:r>
          </w:p>
          <w:p w:rsidR="00000000" w:rsidDel="00000000" w:rsidP="00000000" w:rsidRDefault="00000000" w:rsidRPr="00000000" w14:paraId="0000007F">
            <w:pPr>
              <w:spacing w:after="0" w:line="240" w:lineRule="auto"/>
              <w:rPr>
                <w:sz w:val="20"/>
                <w:szCs w:val="20"/>
              </w:rPr>
            </w:pPr>
            <w:r w:rsidDel="00000000" w:rsidR="00000000" w:rsidRPr="00000000">
              <w:rPr>
                <w:sz w:val="20"/>
                <w:szCs w:val="20"/>
                <w:rtl w:val="0"/>
              </w:rPr>
              <w:t xml:space="preserve">  Economy initiatives, hazardous working conditions and human-rights abuses for</w:t>
            </w:r>
          </w:p>
          <w:p w:rsidR="00000000" w:rsidDel="00000000" w:rsidP="00000000" w:rsidRDefault="00000000" w:rsidRPr="00000000" w14:paraId="00000080">
            <w:pPr>
              <w:spacing w:after="0" w:line="240" w:lineRule="auto"/>
              <w:rPr>
                <w:sz w:val="20"/>
                <w:szCs w:val="20"/>
              </w:rPr>
            </w:pPr>
            <w:r w:rsidDel="00000000" w:rsidR="00000000" w:rsidRPr="00000000">
              <w:rPr>
                <w:sz w:val="20"/>
                <w:szCs w:val="20"/>
                <w:rtl w:val="0"/>
              </w:rPr>
              <w:t xml:space="preserve">  maritime workers persist (e.g. excessive hours, lack of labor</w:t>
            </w:r>
          </w:p>
          <w:p w:rsidR="00000000" w:rsidDel="00000000" w:rsidP="00000000" w:rsidRDefault="00000000" w:rsidRPr="00000000" w14:paraId="00000081">
            <w:pPr>
              <w:spacing w:after="0" w:line="240" w:lineRule="auto"/>
              <w:rPr>
                <w:sz w:val="20"/>
                <w:szCs w:val="20"/>
              </w:rPr>
            </w:pPr>
            <w:r w:rsidDel="00000000" w:rsidR="00000000" w:rsidRPr="00000000">
              <w:rPr>
                <w:sz w:val="20"/>
                <w:szCs w:val="20"/>
                <w:rtl w:val="0"/>
              </w:rPr>
              <w:t xml:space="preserve">  protections)[12]. These issues not only affect seafarers’ well-being but also</w:t>
            </w:r>
          </w:p>
          <w:p w:rsidR="00000000" w:rsidDel="00000000" w:rsidP="00000000" w:rsidRDefault="00000000" w:rsidRPr="00000000" w14:paraId="00000082">
            <w:pPr>
              <w:spacing w:after="0" w:line="240" w:lineRule="auto"/>
              <w:rPr>
                <w:sz w:val="20"/>
                <w:szCs w:val="20"/>
              </w:rPr>
            </w:pPr>
            <w:r w:rsidDel="00000000" w:rsidR="00000000" w:rsidRPr="00000000">
              <w:rPr>
                <w:sz w:val="20"/>
                <w:szCs w:val="20"/>
                <w:rtl w:val="0"/>
              </w:rPr>
              <w:t xml:space="preserve">  their families and coastal home communities.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line="240" w:lineRule="auto"/>
              <w:rPr>
                <w:sz w:val="20"/>
                <w:szCs w:val="20"/>
              </w:rPr>
            </w:pPr>
            <w:r w:rsidDel="00000000" w:rsidR="00000000" w:rsidRPr="00000000">
              <w:rPr>
                <w:sz w:val="20"/>
                <w:szCs w:val="20"/>
                <w:rtl w:val="0"/>
              </w:rPr>
              <w:t xml:space="preserve">Maritime sociology, with its long-standing</w:t>
            </w:r>
          </w:p>
          <w:p w:rsidR="00000000" w:rsidDel="00000000" w:rsidP="00000000" w:rsidRDefault="00000000" w:rsidRPr="00000000" w14:paraId="00000084">
            <w:pPr>
              <w:spacing w:after="0" w:line="240" w:lineRule="auto"/>
              <w:rPr>
                <w:sz w:val="20"/>
                <w:szCs w:val="20"/>
              </w:rPr>
            </w:pPr>
            <w:r w:rsidDel="00000000" w:rsidR="00000000" w:rsidRPr="00000000">
              <w:rPr>
                <w:sz w:val="20"/>
                <w:szCs w:val="20"/>
                <w:rtl w:val="0"/>
              </w:rPr>
              <w:t xml:space="preserve">  interest in seafarers’ lives and maritime labor relations[2], plays a key</w:t>
            </w:r>
          </w:p>
          <w:p w:rsidR="00000000" w:rsidDel="00000000" w:rsidP="00000000" w:rsidRDefault="00000000" w:rsidRPr="00000000" w14:paraId="00000085">
            <w:pPr>
              <w:spacing w:after="0" w:line="240" w:lineRule="auto"/>
              <w:rPr>
                <w:sz w:val="20"/>
                <w:szCs w:val="20"/>
              </w:rPr>
            </w:pPr>
            <w:r w:rsidDel="00000000" w:rsidR="00000000" w:rsidRPr="00000000">
              <w:rPr>
                <w:sz w:val="20"/>
                <w:szCs w:val="20"/>
                <w:rtl w:val="0"/>
              </w:rPr>
              <w:t xml:space="preserve">  role in highlighting welfare and rights issues in this sector. Sociologists</w:t>
            </w:r>
          </w:p>
          <w:p w:rsidR="00000000" w:rsidDel="00000000" w:rsidP="00000000" w:rsidRDefault="00000000" w:rsidRPr="00000000" w14:paraId="00000086">
            <w:pPr>
              <w:spacing w:after="0" w:line="240" w:lineRule="auto"/>
              <w:rPr>
                <w:sz w:val="20"/>
                <w:szCs w:val="20"/>
              </w:rPr>
            </w:pPr>
            <w:r w:rsidDel="00000000" w:rsidR="00000000" w:rsidRPr="00000000">
              <w:rPr>
                <w:sz w:val="20"/>
                <w:szCs w:val="20"/>
                <w:rtl w:val="0"/>
              </w:rPr>
              <w:t xml:space="preserve">  study the culture aboard ships, the psychosocial effects of life at sea, and</w:t>
            </w:r>
          </w:p>
          <w:p w:rsidR="00000000" w:rsidDel="00000000" w:rsidP="00000000" w:rsidRDefault="00000000" w:rsidRPr="00000000" w14:paraId="00000087">
            <w:pPr>
              <w:spacing w:after="0" w:line="240" w:lineRule="auto"/>
              <w:rPr>
                <w:sz w:val="20"/>
                <w:szCs w:val="20"/>
              </w:rPr>
            </w:pPr>
            <w:r w:rsidDel="00000000" w:rsidR="00000000" w:rsidRPr="00000000">
              <w:rPr>
                <w:sz w:val="20"/>
                <w:szCs w:val="20"/>
                <w:rtl w:val="0"/>
              </w:rPr>
              <w:t xml:space="preserve">  the transnational networks of seafarer communities. By bringing these</w:t>
            </w:r>
          </w:p>
          <w:p w:rsidR="00000000" w:rsidDel="00000000" w:rsidP="00000000" w:rsidRDefault="00000000" w:rsidRPr="00000000" w14:paraId="00000088">
            <w:pPr>
              <w:spacing w:after="0" w:line="240" w:lineRule="auto"/>
              <w:rPr>
                <w:sz w:val="20"/>
                <w:szCs w:val="20"/>
              </w:rPr>
            </w:pPr>
            <w:r w:rsidDel="00000000" w:rsidR="00000000" w:rsidRPr="00000000">
              <w:rPr>
                <w:sz w:val="20"/>
                <w:szCs w:val="20"/>
                <w:rtl w:val="0"/>
              </w:rPr>
              <w:t xml:space="preserve">  often-invisible social conditions to light, maritime sociology supports</w:t>
            </w:r>
          </w:p>
          <w:p w:rsidR="00000000" w:rsidDel="00000000" w:rsidP="00000000" w:rsidRDefault="00000000" w:rsidRPr="00000000" w14:paraId="00000089">
            <w:pPr>
              <w:spacing w:after="0" w:line="240" w:lineRule="auto"/>
              <w:rPr>
                <w:sz w:val="20"/>
                <w:szCs w:val="20"/>
              </w:rPr>
            </w:pPr>
            <w:r w:rsidDel="00000000" w:rsidR="00000000" w:rsidRPr="00000000">
              <w:rPr>
                <w:sz w:val="20"/>
                <w:szCs w:val="20"/>
                <w:rtl w:val="0"/>
              </w:rPr>
              <w:t xml:space="preserve">  efforts to improve crew welfare, gender equity, and labor standards in</w:t>
            </w:r>
          </w:p>
          <w:p w:rsidR="00000000" w:rsidDel="00000000" w:rsidP="00000000" w:rsidRDefault="00000000" w:rsidRPr="00000000" w14:paraId="0000008A">
            <w:pPr>
              <w:spacing w:after="0" w:line="240" w:lineRule="auto"/>
              <w:rPr>
                <w:sz w:val="20"/>
                <w:szCs w:val="20"/>
              </w:rPr>
            </w:pPr>
            <w:r w:rsidDel="00000000" w:rsidR="00000000" w:rsidRPr="00000000">
              <w:rPr>
                <w:sz w:val="20"/>
                <w:szCs w:val="20"/>
                <w:rtl w:val="0"/>
              </w:rPr>
              <w:t xml:space="preserve">  shipping (for example, informing international labor regulations, port</w:t>
            </w:r>
          </w:p>
          <w:p w:rsidR="00000000" w:rsidDel="00000000" w:rsidP="00000000" w:rsidRDefault="00000000" w:rsidRPr="00000000" w14:paraId="0000008B">
            <w:pPr>
              <w:spacing w:after="0" w:line="240" w:lineRule="auto"/>
              <w:rPr>
                <w:sz w:val="20"/>
                <w:szCs w:val="20"/>
              </w:rPr>
            </w:pPr>
            <w:r w:rsidDel="00000000" w:rsidR="00000000" w:rsidRPr="00000000">
              <w:rPr>
                <w:sz w:val="20"/>
                <w:szCs w:val="20"/>
                <w:rtl w:val="0"/>
              </w:rPr>
              <w:t xml:space="preserve">  welfare services, or mental health initiatives for crews).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spacing w:after="0" w:line="240" w:lineRule="auto"/>
              <w:rPr>
                <w:sz w:val="20"/>
                <w:szCs w:val="20"/>
              </w:rPr>
            </w:pPr>
            <w:r w:rsidDel="00000000" w:rsidR="00000000" w:rsidRPr="00000000">
              <w:rPr>
                <w:rtl w:val="0"/>
              </w:rPr>
            </w:r>
          </w:p>
        </w:tc>
      </w:tr>
      <w:tr>
        <w:trPr>
          <w:cantSplit w:val="0"/>
          <w:trHeight w:val="5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spacing w:after="0" w:line="240" w:lineRule="auto"/>
              <w:rPr>
                <w:del w:author="Ioannis Katsounis" w:id="32" w:date="2025-10-08T13:27:20Z"/>
                <w:sz w:val="20"/>
                <w:szCs w:val="20"/>
              </w:rPr>
            </w:pPr>
            <w:r w:rsidDel="00000000" w:rsidR="00000000" w:rsidRPr="00000000">
              <w:rPr>
                <w:sz w:val="20"/>
                <w:szCs w:val="20"/>
                <w:rtl w:val="0"/>
              </w:rPr>
              <w:t xml:space="preserve">Coastal Tourism</w:t>
            </w:r>
            <w:del w:author="Ioannis Katsounis" w:id="32" w:date="2025-10-08T13:27:20Z">
              <w:r w:rsidDel="00000000" w:rsidR="00000000" w:rsidRPr="00000000">
                <w:rPr>
                  <w:sz w:val="20"/>
                  <w:szCs w:val="20"/>
                  <w:rtl w:val="0"/>
                </w:rPr>
                <w:delText xml:space="preserve">(coastal</w:delText>
              </w:r>
            </w:del>
          </w:p>
          <w:p w:rsidR="00000000" w:rsidDel="00000000" w:rsidP="00000000" w:rsidRDefault="00000000" w:rsidRPr="00000000" w14:paraId="0000008E">
            <w:pPr>
              <w:spacing w:after="0" w:line="240" w:lineRule="auto"/>
              <w:rPr>
                <w:sz w:val="20"/>
                <w:szCs w:val="20"/>
              </w:rPr>
            </w:pPr>
            <w:del w:author="Ioannis Katsounis" w:id="32" w:date="2025-10-08T13:27:20Z">
              <w:r w:rsidDel="00000000" w:rsidR="00000000" w:rsidRPr="00000000">
                <w:rPr>
                  <w:sz w:val="20"/>
                  <w:szCs w:val="20"/>
                  <w:rtl w:val="0"/>
                </w:rPr>
                <w:delText xml:space="preserve">  travel, recreation &amp; cruise industry)</w:delText>
              </w:r>
            </w:del>
            <w:ins w:author="Ioannis Katsounis" w:id="32" w:date="2025-10-08T13:27:20Z">
              <w:r w:rsidDel="00000000" w:rsidR="00000000" w:rsidRPr="00000000">
                <w:rPr>
                  <w:sz w:val="20"/>
                  <w:szCs w:val="20"/>
                  <w:rtl w:val="0"/>
                </w:rPr>
                <w:t xml:space="preserve"> (Accommodation, Transport, Other expenditure)</w:t>
              </w:r>
            </w:ins>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spacing w:after="0" w:line="240" w:lineRule="auto"/>
              <w:rPr>
                <w:sz w:val="20"/>
                <w:szCs w:val="20"/>
              </w:rPr>
            </w:pPr>
            <w:r w:rsidDel="00000000" w:rsidR="00000000" w:rsidRPr="00000000">
              <w:rPr>
                <w:sz w:val="20"/>
                <w:szCs w:val="20"/>
                <w:rtl w:val="0"/>
              </w:rPr>
              <w:t xml:space="preserve">Tourism in coastal areas (including the booming</w:t>
            </w:r>
          </w:p>
          <w:p w:rsidR="00000000" w:rsidDel="00000000" w:rsidP="00000000" w:rsidRDefault="00000000" w:rsidRPr="00000000" w14:paraId="00000090">
            <w:pPr>
              <w:spacing w:after="0" w:line="240" w:lineRule="auto"/>
              <w:rPr>
                <w:sz w:val="20"/>
                <w:szCs w:val="20"/>
              </w:rPr>
            </w:pPr>
            <w:r w:rsidDel="00000000" w:rsidR="00000000" w:rsidRPr="00000000">
              <w:rPr>
                <w:sz w:val="20"/>
                <w:szCs w:val="20"/>
                <w:rtl w:val="0"/>
              </w:rPr>
              <w:t xml:space="preserve">  cruise tourism segment) can create economic growth but also social and</w:t>
            </w:r>
          </w:p>
          <w:p w:rsidR="00000000" w:rsidDel="00000000" w:rsidP="00000000" w:rsidRDefault="00000000" w:rsidRPr="00000000" w14:paraId="00000091">
            <w:pPr>
              <w:spacing w:after="0" w:line="240" w:lineRule="auto"/>
              <w:rPr>
                <w:sz w:val="20"/>
                <w:szCs w:val="20"/>
              </w:rPr>
            </w:pPr>
            <w:r w:rsidDel="00000000" w:rsidR="00000000" w:rsidRPr="00000000">
              <w:rPr>
                <w:sz w:val="20"/>
                <w:szCs w:val="20"/>
                <w:rtl w:val="0"/>
              </w:rPr>
              <w:t xml:space="preserve">  environmental strains. Rapid influxes of visitors may overwhelm local</w:t>
            </w:r>
          </w:p>
          <w:p w:rsidR="00000000" w:rsidDel="00000000" w:rsidP="00000000" w:rsidRDefault="00000000" w:rsidRPr="00000000" w14:paraId="00000092">
            <w:pPr>
              <w:spacing w:after="0" w:line="240" w:lineRule="auto"/>
              <w:rPr>
                <w:sz w:val="20"/>
                <w:szCs w:val="20"/>
              </w:rPr>
            </w:pPr>
            <w:r w:rsidDel="00000000" w:rsidR="00000000" w:rsidRPr="00000000">
              <w:rPr>
                <w:sz w:val="20"/>
                <w:szCs w:val="20"/>
                <w:rtl w:val="0"/>
              </w:rPr>
              <w:t xml:space="preserve">  infrastructure and inflate prices, challenging residents’ quality of life.</w:t>
            </w:r>
          </w:p>
          <w:p w:rsidR="00000000" w:rsidDel="00000000" w:rsidP="00000000" w:rsidRDefault="00000000" w:rsidRPr="00000000" w14:paraId="00000093">
            <w:pPr>
              <w:spacing w:after="0" w:line="240" w:lineRule="auto"/>
              <w:rPr>
                <w:sz w:val="20"/>
                <w:szCs w:val="20"/>
              </w:rPr>
            </w:pPr>
            <w:r w:rsidDel="00000000" w:rsidR="00000000" w:rsidRPr="00000000">
              <w:rPr>
                <w:sz w:val="20"/>
                <w:szCs w:val="20"/>
                <w:rtl w:val="0"/>
              </w:rPr>
              <w:t xml:space="preserve">  Large cruise ships, for instance, have been shown to adversely affect water</w:t>
            </w:r>
          </w:p>
          <w:p w:rsidR="00000000" w:rsidDel="00000000" w:rsidP="00000000" w:rsidRDefault="00000000" w:rsidRPr="00000000" w14:paraId="00000094">
            <w:pPr>
              <w:spacing w:after="0" w:line="240" w:lineRule="auto"/>
              <w:rPr>
                <w:sz w:val="20"/>
                <w:szCs w:val="20"/>
              </w:rPr>
            </w:pPr>
            <w:r w:rsidDel="00000000" w:rsidR="00000000" w:rsidRPr="00000000">
              <w:rPr>
                <w:sz w:val="20"/>
                <w:szCs w:val="20"/>
                <w:rtl w:val="0"/>
              </w:rPr>
              <w:t xml:space="preserve">  and air quality and even the health of passengers, crew, and port residents.</w:t>
            </w:r>
          </w:p>
          <w:p w:rsidR="00000000" w:rsidDel="00000000" w:rsidP="00000000" w:rsidRDefault="00000000" w:rsidRPr="00000000" w14:paraId="00000095">
            <w:pPr>
              <w:spacing w:after="0" w:line="240" w:lineRule="auto"/>
              <w:rPr>
                <w:sz w:val="20"/>
                <w:szCs w:val="20"/>
              </w:rPr>
            </w:pPr>
            <w:r w:rsidDel="00000000" w:rsidR="00000000" w:rsidRPr="00000000">
              <w:rPr>
                <w:sz w:val="20"/>
                <w:szCs w:val="20"/>
                <w:rtl w:val="0"/>
              </w:rPr>
              <w:t xml:space="preserve">  Often, local communities see relatively little economic benefit from mass</w:t>
            </w:r>
          </w:p>
          <w:p w:rsidR="00000000" w:rsidDel="00000000" w:rsidP="00000000" w:rsidRDefault="00000000" w:rsidRPr="00000000" w14:paraId="00000096">
            <w:pPr>
              <w:spacing w:after="0" w:line="240" w:lineRule="auto"/>
              <w:rPr>
                <w:sz w:val="20"/>
                <w:szCs w:val="20"/>
              </w:rPr>
            </w:pPr>
            <w:r w:rsidDel="00000000" w:rsidR="00000000" w:rsidRPr="00000000">
              <w:rPr>
                <w:sz w:val="20"/>
                <w:szCs w:val="20"/>
                <w:rtl w:val="0"/>
              </w:rPr>
              <w:t xml:space="preserve">  tourism while shouldering its impacts, leading to debates about</w:t>
            </w:r>
          </w:p>
          <w:p w:rsidR="00000000" w:rsidDel="00000000" w:rsidP="00000000" w:rsidRDefault="00000000" w:rsidRPr="00000000" w14:paraId="00000097">
            <w:pPr>
              <w:spacing w:after="0" w:line="240" w:lineRule="auto"/>
              <w:rPr>
                <w:sz w:val="20"/>
                <w:szCs w:val="20"/>
              </w:rPr>
            </w:pPr>
            <w:r w:rsidDel="00000000" w:rsidR="00000000" w:rsidRPr="00000000">
              <w:rPr>
                <w:sz w:val="20"/>
                <w:szCs w:val="20"/>
                <w:rtl w:val="0"/>
              </w:rPr>
              <w:t xml:space="preserve">  sustainability and community consent.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spacing w:after="0" w:line="240" w:lineRule="auto"/>
              <w:rPr>
                <w:sz w:val="20"/>
                <w:szCs w:val="20"/>
              </w:rPr>
            </w:pPr>
            <w:r w:rsidDel="00000000" w:rsidR="00000000" w:rsidRPr="00000000">
              <w:rPr>
                <w:sz w:val="20"/>
                <w:szCs w:val="20"/>
                <w:rtl w:val="0"/>
              </w:rPr>
              <w:t xml:space="preserve">Maritime sociology provides a framework to</w:t>
            </w:r>
          </w:p>
          <w:p w:rsidR="00000000" w:rsidDel="00000000" w:rsidP="00000000" w:rsidRDefault="00000000" w:rsidRPr="00000000" w14:paraId="00000099">
            <w:pPr>
              <w:spacing w:after="0" w:line="240" w:lineRule="auto"/>
              <w:rPr>
                <w:sz w:val="20"/>
                <w:szCs w:val="20"/>
              </w:rPr>
            </w:pPr>
            <w:r w:rsidDel="00000000" w:rsidR="00000000" w:rsidRPr="00000000">
              <w:rPr>
                <w:sz w:val="20"/>
                <w:szCs w:val="20"/>
                <w:rtl w:val="0"/>
              </w:rPr>
              <w:t xml:space="preserve">  assess social impacts of tourism on coastal communities. By examining</w:t>
            </w:r>
          </w:p>
          <w:p w:rsidR="00000000" w:rsidDel="00000000" w:rsidP="00000000" w:rsidRDefault="00000000" w:rsidRPr="00000000" w14:paraId="0000009A">
            <w:pPr>
              <w:spacing w:after="0" w:line="240" w:lineRule="auto"/>
              <w:rPr>
                <w:sz w:val="20"/>
                <w:szCs w:val="20"/>
              </w:rPr>
            </w:pPr>
            <w:r w:rsidDel="00000000" w:rsidR="00000000" w:rsidRPr="00000000">
              <w:rPr>
                <w:sz w:val="20"/>
                <w:szCs w:val="20"/>
                <w:rtl w:val="0"/>
              </w:rPr>
              <w:t xml:space="preserve">  residents’ attitudes, cultural changes, and the distribution of tourism</w:t>
            </w:r>
          </w:p>
          <w:p w:rsidR="00000000" w:rsidDel="00000000" w:rsidP="00000000" w:rsidRDefault="00000000" w:rsidRPr="00000000" w14:paraId="0000009B">
            <w:pPr>
              <w:spacing w:after="0" w:line="240" w:lineRule="auto"/>
              <w:rPr>
                <w:sz w:val="20"/>
                <w:szCs w:val="20"/>
              </w:rPr>
            </w:pPr>
            <w:r w:rsidDel="00000000" w:rsidR="00000000" w:rsidRPr="00000000">
              <w:rPr>
                <w:sz w:val="20"/>
                <w:szCs w:val="20"/>
                <w:rtl w:val="0"/>
              </w:rPr>
              <w:t xml:space="preserve">  benefits, it can guide more community-centered tourism development. For</w:t>
            </w:r>
          </w:p>
          <w:p w:rsidR="00000000" w:rsidDel="00000000" w:rsidP="00000000" w:rsidRDefault="00000000" w:rsidRPr="00000000" w14:paraId="0000009C">
            <w:pPr>
              <w:spacing w:after="0" w:line="240" w:lineRule="auto"/>
              <w:rPr>
                <w:sz w:val="20"/>
                <w:szCs w:val="20"/>
              </w:rPr>
            </w:pPr>
            <w:r w:rsidDel="00000000" w:rsidR="00000000" w:rsidRPr="00000000">
              <w:rPr>
                <w:sz w:val="20"/>
                <w:szCs w:val="20"/>
                <w:rtl w:val="0"/>
              </w:rPr>
              <w:t xml:space="preserve">  example, sociological insights encourage stakeholder participation in</w:t>
            </w:r>
          </w:p>
          <w:p w:rsidR="00000000" w:rsidDel="00000000" w:rsidP="00000000" w:rsidRDefault="00000000" w:rsidRPr="00000000" w14:paraId="0000009D">
            <w:pPr>
              <w:spacing w:after="0" w:line="240" w:lineRule="auto"/>
              <w:rPr>
                <w:sz w:val="20"/>
                <w:szCs w:val="20"/>
              </w:rPr>
            </w:pPr>
            <w:r w:rsidDel="00000000" w:rsidR="00000000" w:rsidRPr="00000000">
              <w:rPr>
                <w:sz w:val="20"/>
                <w:szCs w:val="20"/>
                <w:rtl w:val="0"/>
              </w:rPr>
              <w:t xml:space="preserve">  planning tourism projects and help preserve maritime heritage and identities</w:t>
            </w:r>
          </w:p>
          <w:p w:rsidR="00000000" w:rsidDel="00000000" w:rsidP="00000000" w:rsidRDefault="00000000" w:rsidRPr="00000000" w14:paraId="0000009E">
            <w:pPr>
              <w:spacing w:after="0" w:line="240" w:lineRule="auto"/>
              <w:rPr>
                <w:sz w:val="20"/>
                <w:szCs w:val="20"/>
              </w:rPr>
            </w:pPr>
            <w:r w:rsidDel="00000000" w:rsidR="00000000" w:rsidRPr="00000000">
              <w:rPr>
                <w:sz w:val="20"/>
                <w:szCs w:val="20"/>
                <w:rtl w:val="0"/>
              </w:rPr>
              <w:t xml:space="preserve">  amid development[3]. This approach aligns tourism growth with local</w:t>
            </w:r>
          </w:p>
          <w:p w:rsidR="00000000" w:rsidDel="00000000" w:rsidP="00000000" w:rsidRDefault="00000000" w:rsidRPr="00000000" w14:paraId="0000009F">
            <w:pPr>
              <w:spacing w:after="0" w:line="240" w:lineRule="auto"/>
              <w:rPr>
                <w:sz w:val="20"/>
                <w:szCs w:val="20"/>
              </w:rPr>
            </w:pPr>
            <w:r w:rsidDel="00000000" w:rsidR="00000000" w:rsidRPr="00000000">
              <w:rPr>
                <w:sz w:val="20"/>
                <w:szCs w:val="20"/>
                <w:rtl w:val="0"/>
              </w:rPr>
              <w:t xml:space="preserve">  well-being – promoting models like “blue tourism” or “community-integrated</w:t>
            </w:r>
          </w:p>
          <w:p w:rsidR="00000000" w:rsidDel="00000000" w:rsidP="00000000" w:rsidRDefault="00000000" w:rsidRPr="00000000" w14:paraId="000000A0">
            <w:pPr>
              <w:spacing w:after="0" w:line="240" w:lineRule="auto"/>
              <w:rPr>
                <w:sz w:val="20"/>
                <w:szCs w:val="20"/>
              </w:rPr>
            </w:pPr>
            <w:r w:rsidDel="00000000" w:rsidR="00000000" w:rsidRPr="00000000">
              <w:rPr>
                <w:sz w:val="20"/>
                <w:szCs w:val="20"/>
                <w:rtl w:val="0"/>
              </w:rPr>
              <w:t xml:space="preserve">  tourism” that strive for environmental and social balance in coastal</w:t>
            </w:r>
          </w:p>
          <w:p w:rsidR="00000000" w:rsidDel="00000000" w:rsidP="00000000" w:rsidRDefault="00000000" w:rsidRPr="00000000" w14:paraId="000000A1">
            <w:pPr>
              <w:spacing w:after="0" w:line="240" w:lineRule="auto"/>
              <w:rPr>
                <w:sz w:val="20"/>
                <w:szCs w:val="20"/>
              </w:rPr>
            </w:pPr>
            <w:r w:rsidDel="00000000" w:rsidR="00000000" w:rsidRPr="00000000">
              <w:rPr>
                <w:sz w:val="20"/>
                <w:szCs w:val="20"/>
                <w:rtl w:val="0"/>
              </w:rPr>
              <w:t xml:space="preserve">  destinations.</w:t>
            </w:r>
          </w:p>
          <w:p w:rsidR="00000000" w:rsidDel="00000000" w:rsidP="00000000" w:rsidRDefault="00000000" w:rsidRPr="00000000" w14:paraId="000000A2">
            <w:pPr>
              <w:spacing w:after="0" w:line="240" w:lineRule="auto"/>
              <w:rPr>
                <w:sz w:val="20"/>
                <w:szCs w:val="20"/>
              </w:rPr>
            </w:pPr>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spacing w:after="0" w:line="240" w:lineRule="auto"/>
              <w:rPr>
                <w:sz w:val="20"/>
                <w:szCs w:val="20"/>
              </w:rPr>
            </w:pPr>
            <w:r w:rsidDel="00000000" w:rsidR="00000000" w:rsidRPr="00000000">
              <w:rPr>
                <w:rtl w:val="0"/>
              </w:rPr>
            </w:r>
          </w:p>
        </w:tc>
      </w:tr>
    </w:tbl>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not intend to make comparisons between field of scientific field and research work and political-administrative framework, which BE is.</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Thesis 1. Maritime Sociology has developed a comprehensive concept that – what we try to proof here – are relevant and tangible to BE - </w:t>
      </w:r>
      <w:r w:rsidDel="00000000" w:rsidR="00000000" w:rsidRPr="00000000">
        <w:rPr>
          <w:rFonts w:ascii="Times New Roman" w:cs="Times New Roman" w:eastAsia="Times New Roman" w:hAnsi="Times New Roman"/>
          <w:highlight w:val="yellow"/>
          <w:rtl w:val="0"/>
        </w:rPr>
        <w:t xml:space="preserve">one of the most comprehensive and institutionalized policy frameworks.</w:t>
      </w:r>
    </w:p>
    <w:p w:rsidR="00000000" w:rsidDel="00000000" w:rsidP="00000000" w:rsidRDefault="00000000" w:rsidRPr="00000000" w14:paraId="000000A7">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Socio-globalistic of Sea and Coast (Robert B. Woźniak, 2007)</w:t>
      </w:r>
    </w:p>
    <w:p w:rsidR="00000000" w:rsidDel="00000000" w:rsidP="00000000" w:rsidRDefault="00000000" w:rsidRPr="00000000" w14:paraId="000000A8">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Maritimization theory (Ludwik Janiszewski)</w:t>
      </w:r>
    </w:p>
    <w:p w:rsidR="00000000" w:rsidDel="00000000" w:rsidP="00000000" w:rsidRDefault="00000000" w:rsidRPr="00000000" w14:paraId="000000A9">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Maritime factor concept (Ludwik Janiszewski)</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2. Maritime Sociology has the potential to make an impact serves as a theoretical and analytical counterweight, focusing on social dynamics, power relations, and issues of social justic</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3. Maritime sociology as an contemporary interdisciplinary and exceptional social research agenda, that has not been yet replaced by other term. Where the maritime sociology ends and Ocean’s Sociology starts. Stages of maritime sociology development – I wave (60s-70s) create a theory – II wave (80s) – empirical case studies and spread of interest – III wave (90s – 00s) – crisis – IV wage (call for Maritime and Ocean Sociology, Maritime pop-up fields in every discipline dealing with the maritime issues i.e. maritime antropology, maritime archeology, maritime history, … environmental sociology, …</w:t>
      </w:r>
    </w:p>
    <w:p w:rsidR="00000000" w:rsidDel="00000000" w:rsidP="00000000" w:rsidRDefault="00000000" w:rsidRPr="00000000" w14:paraId="000000AC">
      <w:pPr>
        <w:jc w:val="both"/>
        <w:rPr>
          <w:del w:author="Robert Bartłomiejski" w:id="33" w:date="2025-10-08T13:50:42Z"/>
          <w:rFonts w:ascii="Times New Roman" w:cs="Times New Roman" w:eastAsia="Times New Roman" w:hAnsi="Times New Roman"/>
        </w:rPr>
      </w:pPr>
      <w:del w:author="Robert Bartłomiejski" w:id="33" w:date="2025-10-08T13:50:42Z">
        <w:r w:rsidDel="00000000" w:rsidR="00000000" w:rsidRPr="00000000">
          <w:rPr>
            <w:rtl w:val="0"/>
          </w:rPr>
        </w:r>
      </w:del>
    </w:p>
    <w:p w:rsidR="00000000" w:rsidDel="00000000" w:rsidP="00000000" w:rsidRDefault="00000000" w:rsidRPr="00000000" w14:paraId="000000AD">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It true and relevant what Frank Sowa, AKD and M. G. wrote in their article (A short-introduction to maritime sociology (2024, 2025). So we pose again the question and propose to answer to it but we are not the only one who sees the potential relevance and unique lenses that it introduces - not only to BE, but to other maritime industry transformations towards making the BE framework be materialized. </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not intend to make comparisons between field of scientific field and research work and political-administrative framework, which BE is. We admit that maritime sociology is not having answers to contemporary questions or solutions for BE - however it scope and lenses creates still an interesting and worth to be considered to be included as a part of BE framework.</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Thesis 1. Maritime Sociology has developed a comprehensive concept that – what we try to proof here – are relevant and tangible to BE - </w:t>
      </w:r>
      <w:r w:rsidDel="00000000" w:rsidR="00000000" w:rsidRPr="00000000">
        <w:rPr>
          <w:rFonts w:ascii="Times New Roman" w:cs="Times New Roman" w:eastAsia="Times New Roman" w:hAnsi="Times New Roman"/>
          <w:highlight w:val="yellow"/>
          <w:rtl w:val="0"/>
        </w:rPr>
        <w:t xml:space="preserve">one of the most comprehensive and institutionalized policy frameworks.</w:t>
      </w:r>
    </w:p>
    <w:p w:rsidR="00000000" w:rsidDel="00000000" w:rsidP="00000000" w:rsidRDefault="00000000" w:rsidRPr="00000000" w14:paraId="000000B0">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Socio-globalistic of Sea and Coast (Robert B. Woźniak, 2007)</w:t>
      </w:r>
    </w:p>
    <w:p w:rsidR="00000000" w:rsidDel="00000000" w:rsidP="00000000" w:rsidRDefault="00000000" w:rsidRPr="00000000" w14:paraId="000000B1">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Maritimization theory (Ludwik Janiszewski)</w:t>
      </w:r>
    </w:p>
    <w:p w:rsidR="00000000" w:rsidDel="00000000" w:rsidP="00000000" w:rsidRDefault="00000000" w:rsidRPr="00000000" w14:paraId="000000B2">
      <w:pPr>
        <w:spacing w:after="240" w:befor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Maritime factor concept (Ludwik Janiszewski)</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2. Maritime Sociology has the potential to make an impact serves as a theoretical and analytical counterweight, focusing on social dynamics, power relations, and issues of social justic</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3. Maritime sociology as an contemporary interdisciplinary and exceptional social research agenda, that has not been yet replaced by other term. Where the maritime sociology ends and Ocean’s Sociology starts. Stages of maritime sociology development – I wave (60s-70s) create a theory – II wave (80s) – empirical case studies and spread of interest – III wave (90s – 00s) – crisis – IV wage (call for Maritime and Ocean Sociology, Maritime pop-up fields in every discipline dealing with the maritime issues i.e. maritime antropology, maritime archeology, maritime history, … environmental sociology, …</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Maritime Sociology has the potential to support BE by adding the (martime factor but re-thinked in posthuman way) “green” and “friendly environmental rhetoric without substantive reform.</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EU, Maritime Sociology is not merely descriptive but also interventionist. Through sociological analyses of the sectors discussed in the text (fishing, shipbuilding, ports, shipping, tourism, renewable energy), it can identify the social imbalances generated by the Blue Economy and propose adaptation policies that strengthen social cohesion and contribute to the development of a “Blue Sociology” framework, one that treats the sea not as an economic resource but as a social and cultural ecosystem. Maritime Sociology thus functions simultaneously as an interpretive and critical field, illuminating how the Blue Economy can be transformed from a mechanism for growth into an.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We do not do “blue” framework – but we criticize blue economy through revealing the gaps, white – they are not wishes but we criticize and present disadvantages of BE, constructively but critically indicate the “basins of troubles, biases” and possible opportunities from including not research results itself from 60s to 90s but its scope and relevance for practical implementation,  impact of scientific approach given by maritime sociology.</w:t>
      </w:r>
    </w:p>
    <w:p w:rsidR="00000000" w:rsidDel="00000000" w:rsidP="00000000" w:rsidRDefault="00000000" w:rsidRPr="00000000" w14:paraId="000000B9">
      <w:pPr>
        <w:jc w:val="both"/>
        <w:rPr>
          <w:ins w:author="Robert Bartłomiejski" w:id="33" w:date="2025-10-08T13:50:42Z"/>
          <w:rFonts w:ascii="Times New Roman" w:cs="Times New Roman" w:eastAsia="Times New Roman" w:hAnsi="Times New Roman"/>
        </w:rPr>
      </w:pPr>
      <w:ins w:author="Robert Bartłomiejski" w:id="33" w:date="2025-10-08T13:50:42Z">
        <w:r w:rsidDel="00000000" w:rsidR="00000000" w:rsidRPr="00000000">
          <w:rPr>
            <w:rtl w:val="0"/>
          </w:rPr>
        </w:r>
      </w:ins>
    </w:p>
    <w:p w:rsidR="00000000" w:rsidDel="00000000" w:rsidP="00000000" w:rsidRDefault="00000000" w:rsidRPr="00000000" w14:paraId="000000BA">
      <w:pPr>
        <w:jc w:val="both"/>
        <w:rPr>
          <w:ins w:author="Robert Bartłomiejski" w:id="33" w:date="2025-10-08T13:50:42Z"/>
          <w:rFonts w:ascii="Times New Roman" w:cs="Times New Roman" w:eastAsia="Times New Roman" w:hAnsi="Times New Roman"/>
        </w:rPr>
      </w:pPr>
      <w:ins w:author="Robert Bartłomiejski" w:id="33" w:date="2025-10-08T13:50:42Z">
        <w:r w:rsidDel="00000000" w:rsidR="00000000" w:rsidRPr="00000000">
          <w:rPr>
            <w:rFonts w:ascii="Times New Roman" w:cs="Times New Roman" w:eastAsia="Times New Roman" w:hAnsi="Times New Roman"/>
            <w:rtl w:val="0"/>
          </w:rPr>
          <w:t xml:space="preserve">\</w:t>
        </w:r>
      </w:ins>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Blue Economy as a Maritime Sociological Perspective</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Discussion: Toward a “Blue Sociology”</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Blue Economy is frequently presented as an integrative policy framework that links established maritime sectors with emerging “blue” industries, while simultaneously promising sustainability, social inclusion, and improved living standards. Yet, as our analysis suggests, the principal challenge is not only definitional ambiguity, but the persistent tendency to treat “blue” transformation as a primarily economic and technological project, while leaving its social mechanisms under-specified. A “Blue Sociology” perspective addresses this gap by repositioning the sea not merely as an economic resource, but as a social and cultural ecosystem whose governance depends on institutions, labour regimes, communities, and historically shaped power relations.</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Maritime sociology strengthens the Blue Economy by reorienting analysis from “sectors” to societal challenges and lived realities. Penca et al. (2025) argue that rethinking the Blue Economy requires anchoring research in societal concerns and aspirations, and moving beyond conventional sector divisions toward themes such as maritime occupations, port cities, coastal communities, food security, and climate risks. Maritime sociology is naturally aligned with this move because its classic object of inquiry is precisely the social organization of work, institutions, and communities connected to the sea. </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recurring weakness of Blue Economy agendas is their tendency to foreground growth and innovation while treating labour as secondary. Maritime sociology brings seafarers, fishers, dockworkers, and other maritime occupations back into the centre of analysis. This is consistent with Poole’s classic delimitation of maritime sociology, which explicitly locates work, stratification, recruitment, socialisation, technology-driven change, and conflict as core analytical domains (Poole, 1981). It is also consistent with contemporary calls for a maritime sociology capable of contributing to sustainability science through the study of agency, institutions, governance, and social change in marine contexts (Villarroel Rios &amp; Chicaguala, 2024).</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Maritime sociology helps the Blue Economy field identify and explain why “blue” implementation often produces uneven outcomes. Penca et al. (2025) emphasize that, as implemented today, the Blue Economy is associated with injustices and inequalities, concentration of capital, persistent hazardous working conditions, and continuing exclusion of marginalized groups. Maritime sociology provides the conceptual resources to treat these outcomes not as unintended side effects, but as patterned consequences of institutional arrangements, organizational power, and governance design. In your manuscript, this is already framed through “marine justice,” which connects ecological degradation to cultural heritage loss and professional identity disruption in coastal societies.</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advantage of maritime sociology is its capacity to connect macro policy frames to meso institutions and micro lived experience. This makes it especially valuable for Blue Economy governance, where outcomes emerge through multi-level regulation, port governance, maritime labour markets, and coastal community resilience. The manuscript’s EU case explicitly demonstrates how Blue Economy implementation can be treated as a “laboratory” for examining working conditions, social inclusion, coastal resilience, and participatory maritime governance, while also revealing contradictions and risks within blue transitions. Maritime sociology supplies the analytical language to study these linkages systematically rather than descriptively.</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Economy debates are often caught between, on one hand, critical academic contestation and, on the other hand, ongoing policy implementation. Penca et al. (2025) warn that abandoning the Blue Economy discourse entirely can widen the science–policy gap, whereas a critical revision requires stronger social-science integration, co-creation with sea users, and more active engagement in science–policy interfaces. Maritime sociology can operationalize this by designing participatory processes, diagnosing why policies face legitimacy challenges, and translating evidence into forms that can travel across institutions, stakeholders, and governance levels. </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maritime sociology helps the Blue Economy field overcome the tacit assumption that marine social relations are simply extensions of terrestrial ones. Kołodziej and Kołodziej-Durnaś stress that maritime sociology negotiates its identity between two vectors, the influence of the sea on social life and the influence of social life on the sea, and that it must often go beyond land-centred paradigms to capture the distinctiveness of sea phenomena. This matters for contemporary Blue Economy sectors where infrastructures, technologies, and non-human elements (ships, ports, ecosystems, energy installations) co-produce social outcomes. The renewed relevance of approaches such as actor–network theory and “total institution” perspectives in maritime settings further supports this shift toward a more adequate analysis of maritime realities.</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contributions clarify what “Blue Sociology” adds to the Blue Economy field. It translates the focus of classic maritime sociology, which historically centred on maritime professions, institutions, and occupational communities, into a contemporary agenda that can also address sustainability, circularity, ocean governance, and emerging blue sectors, without losing the human dimension that blue policy discourse often promises but struggles to operationalize. In this sense, “Blue Sociology” is not a competitor to maritime sociology, but a renewal of its purpose under contemporary conditions, and a practical sociological lens for making Blue Economy implementation more socially inclusive and accountable.</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Conclusions</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put self-evidence maritime sociology responds to Contemporary challenges and needs </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Przedmiot socjologii morskiej stanowią według Ludwika Janiszewskiego I Adama Sosnowskiego (1984) m.in. ale nie tylko: 1) badania zbiorowości morskich, określonych przez nas mianem ludzi morza (maritime people), do których zaliczyć można członków kategorii społeczno-zawodowych bezpośrednio pracujących I żyjących na morzu; w poczet tychże zbiorowości zaliczamy również tych którzy kierują pracą na morzu i spełniają wobec niej szeroko rozumiane funkcje usługowe; 2) badania instytucji społecznych o charakterze morskich (maritime institutions), związanych bezpośrednio bądź pośrednio z różnymi kierunkami I formami aktywności człowieka na morzu; 3) badania zbiorowości terytorialnych (ekologicznych) o charakterze morskim, takich jak porty I miasta morskie, ośredla rybackie itp. 4) badania procesów społecznych, związanych z działalnością człowieka na morzu lub stanowiących na lądzie konsekwencję społeczną tej działalności. Problematyka społeczna na gruncie morskim łączy się z: 1) rozpatrywaniem oddziaływań (wpływu) zmieniających się biofizycznych warunków pracy I życia na morzu na charakter pracy I treści życia członków morskich zbiorowości społecznych; 2) wzajemnych oddziaływań (interakcji) ludzi morza na siebie w procesie pracy i współpracy, życia I współżycia na statkach; 3) wpływu pracy i życia ludzi morza na funkcjonowanie członków ich bezpośrednich środowisk na lądzie; 4) wielorakiego wpływu morza na charakter i kierunek poza profesjonalnej aktywności ludzkiej, występującej zarówno w ramach instytucjonalnych, jak I spontanicznych. W strukturalnej sferze przedmiotu socjologii morskiej mieszczą się natomiast: 1) kategorie społeczno-zawodowe ludzkie morza I związane pośrednio z aktywnością na morzu; 2) instytucje działające na morzu, dzięki morzu I na rzecz morza; 3) organizacje zawodowe I społeczno-polityczne działające na morzu, dzięki morzu I na rzecz morza; 4) morskie zbiorowości terytorialne (ekologiczne). Socjologię morską Janiszewski I Sosnowski uważali za szczegółową dyscyplinę socjologiczną, która bada zbiorowe, instytucjonalne, zorganizowane I spontaniczne formy różnorodnej, przeważanie ekonomicznej – choć nie wyłącznie – aktywności człowieka na morzu, pod wpływem morza lub w związku z morzem, ze szczególnym uwzględnieniem podłoża, mechanizmów, uwarunkowań I skutków społecznych tej aktywności. Z punktu widzenia ontologicznego jest to rzeczywistość specyficzna, różniąca się do od rzeczywistości “lądowej” pod względem podstaw przyrodniczych, ekonomicznych I kulturowych. Odmienność tych podstaw wywiera głęboki I trwały wpływ na sytuację społeczną ludzi, na structure stosunków I zależności między nimi, na systemy więzi międzyludzkich, wzory zachowań I systemy wartości oraz sposoby widzenia ich życia I pracy. Dlatego można również przyjąć, że przedmiotem socjologii morskiej jest właśnie morska rzeczywistość społeczna (Janiszewski, 1978. “Koncepcja socjologiczna morskeij rzeczywistości społecznej”. Przegląd Zachodniopomorski, 1978, nr 4). Socjologia morska dotyczy zatem takicjh problemów jak: 1) ludzie morza (seafarers); 2) społeczności morskie (seafaring communities), 3) odmienność życia I pracy na morzu; 4) odmienność środowisk portowych; 4) społeczne problem zatrudniania ludzi morza; 5) stosunki przemysłowe (industrial relations) na morzu I w portach; 7) organizacja żeglugi morskiej; 8) organizacja portów; 9) związki zawodowe ludzi morza I portowców; Przyjmując, że przedmiotem socjologii morskiej jest morska rzeczywistość społeczną, do której należą: zbiorowości I kategorie społeczno-zawodowe ludzi morza, instytucje I organizacje morskie, procesy społeczne zachodzące na morzu I w związku z morzem oraz morskie zbiorowości ekologiczne, każda z tych sfer jako przedmiot  tworzy odrębny dział zainteresowań socjologicznych. Wyróżniał następujące działy socjologii morskiej: 1) socjologia ludzi morza; 2) socjologia instytucji I organizacji morskich; 3) socjologia morskich zbiorowości terytorialnych (ekologicznych), 4) socjologia procesów społecznych wyznaczonych podłożem (charakterem) morskim. Janiszewski  rozumiał, że socjologię morską jako teorię średniego zasięgu, tj. Wyjaśniającą zjawiska I procesy zachodzące w poszczególnych sferach (dziedzinach) życia społecznego. Janiszewski I Sosnowski (1984) twierdzili, że suma wiedzy uzyskanej dzięki tymże teoriom nie kumuluje się w jakąś super ogólną teorię, lecz jest jedynie uzupełnieniem wiedzy już istniejącej przez coraz to nowe teorie średniego zasięgu. Inaczej mówiąc, socjologia jako Teoria średniego zasięgu zajmuje się badaniem I wyjaśnianiem struktury I dynamiki społeczności w skład których wchodzą przedstawiciele kategorii społeczno-zawodowych związanych charakterem podstawowej działalności profesjonalnej z morzem, oraz zbiorowości I środowisk społecznych, wiążących się bezpośrednio lub pośrednio z pracą I życiem na morzu. Socjologia morska nie jest oczywiście jedyną dyscypliną naukową, która zajmuje się badaniem problematyki morskiej. Jest ona także przedmiotem szerokiego zainteresowania pokaźnej grupy tzw. morskich nauk społecznych (maritime social sciences), jak np.: historia morska (maritime history), ekonomia morska (maritime economics), psychologia morska (maritime psychology), etnografia morska (maritime ethnography), czy antropologia morska (maritime anthropology). Janusz Sztumski (1971) określił socjologię morską jako subdyscyplinę zajmującą się badaniem wpływów morza na kształtowanie się współżycia ludzi oraz badaniem powstałych w wyniku tego współżycia struktur społecznych  I różnych wytworów społecznych. Koncepcja marynizacji Ludwika Janiszewskiego (1971) jako rama teoretyczna socjologii morskiej została po raz pierwszy przedstawiona jako uniwersalny czasowo process oddziaływania morza na rzeczywistość społeczną. Koncepcja marynizacji, łączy sie integralne z powstaniem socjologii morskiej. Zgodnie z założeniem koncepcji marynizacji, swoistość czy specyfikę tę kształtują dwa podstawowe czynniki: 1) morze czyli akwen jako środowisko naturalne – przyrodniczo-geograficzne (czynnik morski); 2) aktywności ludzi związana bezpośrednio lub pośrednio z morzem czy też owymi akwenami – czynnik społeczny (Janiszewski, 1991b: 3-4). Koncepcja marynizacji wpisuje się w klasyczny schemat myślenia naukowego, przebiegającego wzdłuż linii: zmienne wyjaśniające – zmienne wyjaśniane. Bliskość morza staje się tu zmienną niezależną wyjaśniającą jednostkowe I zbiorowe życie ludzi z nim związanych. Morze oraz sam process marynizacji pozostają istotne dopóty, dopóki określają (wyjaśniają) społeczno-kulturowe aspekty życia (Kołodziej, 2015. Zarys koncepcji marynizacji). Morze w koncepcji marynizacji jest widziane zatem z perspektywy skuteczności oddziaływań na działających aktorów. Pewną alternatywę stanowi współcześnie perspektywa posthumanistyczna. W jej perspektywie morze stanowiłoby dziś postrzeganie morza jako Wszechoceanu, aktora “który działa” (Rancew-Sikora, 2010: 135; Kołodziej 2015). Takie rozszerzenie perspektywy znosi ograniczenia teorii marynizacji, gdzie Morze nie oddziałuje jako hiperobiekt Timmothy Morton’a, nie jest też obiektem granicznym, ale superaktorem, równoprawnym z ludzkimi aktantami (Latour, Callon). W teorii marynizacji Janiszewskiego Morze interesowało socjologów jako punkt odniesienia, oddziałujący na społeczeństwo niejako mimowolnie. Oddziaływanie morza było dla Janiszewskiego jednym z najważniejszych, a zarazem najstrarszych procesów ogólnocywilizacyjnych o zasięgu zgoła uniwersalnym. Rozwój człowieka w kategoriach ubranizacji, industrializaji, postindustrializmu, modernizacji refleksyjnej miałby być tu korelujący ze wzrostem udziału morz I oceanów w życiu gospodarczym, technologicznym, kulturowym I politycznym. Postępujący process nazywał procesem marynizacji (marinus + marina) oznaczającego oddziaływanie morza jako czynnik przyrodniczy I czynnika społeczno-kulturowego na społeczeńtwo w ogólne I różne sery społeczeństwa. Morze jako środowisko przyrodniczo-geograficzne w ujęciu socjologii morskiej, które upowszechniał Ludwik Janiszewksi opiera się na stosunku tego środowiska przyrodniczo-geograficznego do człowieka I jego czynności, w tym całe zbiorowości społeczne, żyjące z morzem w pośrednim lub bezpośrednim związku. Oddziaływanie Morza jako środowiska przyrodniczo-geograficznego rozumiał jako: 1) oddziaływanie fizyczne np. Klimatu czy warunków hydrodynamicznych morza na organizm ludzki, jego zachowanie fizjologiczne; 2) oddziaływanie morza na psychikę np. na narządy zmysłowe i treść spostrzeżeń oraz na świadomość ludzi, przejawiającą się w ich wyobrażeniach, wierzeniach, obyczajach, sztuce itp. (percepcjach etatystycznych); 3) oddziaływanie zasobów materialnych morza I jego warunków meteorologicznych na kierunek I formę aktywności ludzkiej; 4) na zaludnienie I ruchy migracyjne, występujące na ośrodkach morskich I przymorskich; np. na gęstość zamieszkania czy sezonowe fluktuacje ludności, gdy wzrasta lub spada ruch turystyczny lub aktywność gospodarcza; 4) oddziaływanie morza na różne inne zachowania zbiorowe, np., morza stanowiące często naturalną granicę między lądami i kontynentami czy państwami – stwarzają okazję do ciągłych konfrontacji i współpracy gospodarczej, politycznej, technologicznej i kulturowej. Relacje te sprzyjają pozytywnym i negatywnym zjawiskom społecznym i ekologicznym. Oczywiście Morze jako żywioł przyrodniczy stanowi szczególnie trwały i stosunkowo mało zmienny czynnik biofizyczny, hydrologiczny, mogący wywierać i rzeczywiście wywierający określony sprawczy wpływ na społeczeństwa. Sprawczość morza jako agenta, który regulate climate, provide food and oxygen, and support incredible biodiversity, creates opportunities and threats, biases/ barriers and advantages, oddziałując na rozwój człowieka i często subordynacja swoim Wszech-oceanicznym oddziaływaniem hydro-społecznym antropocentryczną epokę człowieka. Janiszewskiego Morze interesowało jako obszar bogatej i wielorakiej aktywności człowieka, aktywności społeczno-kulturowej i ekonomicznej, związanej z morzem pośrednio lub wprost. Uważał, że Morze stanowi przede wszystkim rozległy i wielopoziomowy obszar aktywności ekonomicznej, związanej z gospodarczą eksploatacją jego zasobów: pod dnem morskim, na dnie morskim, w toni morskiej, na powierzchni morskiej i ponad powierzchnią morza (powietrze morskie). Skutkiem oddziaływania Morza i aktywności człowieka na morzu i aktywności pod jego oddziaływaniem możemy rozumieć za Janiszewskim również instytucjonalnie: 1) instytucje ekonomiczne (tzw. gospodarka morska, w tym transport morski, przemysł okrętowy, przemysł morski, przemysł rybny), instytucje administracyjne (działające dla tych co na morzu i aktywnych w relacji z morzem), instytucje militarne, instytucje wychowawcze (w tym pielęgnujące tradycje morskie, odtwórczo-praktykujące dawne sposoby związania aktywności człowieka z morzem, w tym kulturę morską i tożsamość morską ludzi morza), instytucje naukowe, instytucje kulturalne i instytucje socjalne (np. koła rodzin marynarzy, koła rodzin rybaków, związki zawodowe, stowarzyszenia). Pojęcie marynizacji Janiszewski rozróżniał w ujęciu szerokim i wąskim. Marynizacja w ujęciu szerokim oznaczało występujący w społeczeństwie układ zjawisk i procesów będących skutkiem wpływu „czynnika morskiego” (środowiska przyrodniczo-geograficznego), przy czym dotyczył on powstawania, kształtowania się i współwystępowania wszelkich cech morskich w kulturze materialnej i duchowej społeczeństwa oraz wszelkich zjawisk wzrostu i rozwoju tych cech, a także wywołanych przez nich następstw w życiu jednostkowym i zbiorowym. Natomiast w sensie wąskim, pojęcie marynizacji oznaczało układ zjawisk i procesów będących skutkiem wpływu morza jako środowiska przyrodniczo-geograficznego na człowieka i jego działalność, bądź układ zjawisk i procesów będących skutkiem wpływu morza jako obszaru aktywności ludzkiej na różne sfery życia społeczeństwa. W tym drugim rozumieniu chodzi w rzeczy samej o skutki, jakie wywiera aktywność ludzka związana z morzem na grupy i instytucje społeczne. Kolejnym kluczową koncepcją Janiszewskiego w teorii marynizacji jest tzw. czynnik morski, który również był używany w dwóch znaczeniach: morza jako środowiska biofizycznego, pierwotnego w stosunku do człowieka i jego aktywności (charakter środowiska przyrodniczo-geograficznego); 2) morza jako obszaru wielorakiej aktywności ekonomicznej i pozaekonomicznej człowieka zmierzającego do zaspokojenia wielu potrzeb jednostkowych i zbiorowych (charakter społeczno-kulturowy). Socjologia morska to nauka, która została sformułowana na bazie kilku twierdzeń, których dowodzeniem zajmować się powinna w toku badań empirycznych: 1) morze jako ważny składnik przyrody, stanowiące specyficzne środowisko geograficzne, które nie pozostaje bez wpływu na życie i aktywność człowieka i jego zbiorowych form życia społecznego; 2) morze to swoisty obszar aktywności ludzkiej, wywierający określony wpływ na zachowanie się jednostek i społeczności; 3) wpływ morza poprzez czynnik morski przejawia się w serii zjawisk powiązanych przyczynowo skutkowo lub strukturalno-funkcjonalnie lub teleologicznie, z racji świadomej i celowej aktywności ludzi podejmowanej pod jego oddziaływaniem; 4) proces marynizacji jest procesem zachodzącym w społeczeństwie ludzi; 5) proces marynizacji jest względnie autonomiczny, występuje jednak w określonych relacjach z innymi procesami/ sektorami/ obszarami aktywności ludzi; 6) proces marynizacji jest zespołem mechanizmów społecznych przebiegających na różnych poziomach struktury społecznej. Zagospodarowanie mórz przez człowieka odbywa się niejako we współ-zależności z morzem, bo zależne jest od warunków klimatycznych, nawigacyjnych, dostępności jego zasobów, warunków meteorologicznych, hydrodynamiki morza, trudności i zagrożeń jakie stwarza jako żywioł, krajobraz, swoistość biofizyczną i hydrogeologiczną. Janiszewski  twierdzenie, że socjologia morska jest deterministyczna geograficznie. Człowiek i społeczeństwo przecież nie tylko jest kształtowany przez Morze pod którego oddziaływaniem pozostaje, ale również sam w miarę rozwoju swoich sił wytwórczych kształtuje Morze, zagospodarowuje i czerpie z niego korzyści. Marynizacja to ostatecznie również dla Janiszewskiego był proces o dualnym charakterze: spontaniczny (indywidualne potrzeby zgodnie z naturalnym biegiem rzeczy) i ukierunkowany (planowany, podporządkowany interesom i wartościom człowieka). Marynizacja u Janiszewskiego była zatem złożonym zespołem zjawisk i procesów, przybierających różne aspekty i występujące w różnych płaszczyznach życia społecznego. Oto one: 1) aspekt przestrzenny – morska lokalizacja geograficzna sprzyjała rozwojowi, bogaceniu się, zyskom przy dużym ryzyku w porównaniu z lądem); 2) aspekt demograficzny – gęstość zaludnienia na obszarach nadmorskich, ruch turystyczny skierowany na wybrzeże; 3) aspekt ekonomiczny – morze stwarza miejsca pracy – procent ludności utrzymującej się z pracy w gospodarce morskiej; 4) aspekt społeczny – wychowanie, socjalizacja, kontrola społeczna, normy i wzorce zachowań powstałe w relacji z morzem; 5) aspekt kulturowy – wytwory aktywności ludzkiej związanej z morzem, inspirowanych morzem i samo określających rolę człowieka w relacji z morzem; 6) aspekt kulturalny – upowszechnianie morskich cech kulturowych (Ocean Literacy, blue humanities); 7) aspekt psychospołeczny – formowanie i rozwój tzw. świadomości morskiej, nowej mentalności i wyobraźni oraz cech osobowości charakterystycznych dla morskich zbiorowości społecznych, również tych o charakterze dewiacji społecznych, aspołecznych przyzwyczajeń, zakłóconych więzi rodzinnych i towarzyskich, ujawniających niedostosowanie do życia w społeczeństwie na lądzie.</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Marine sociology</w:t>
      </w:r>
    </w:p>
    <w:p w:rsidR="00000000" w:rsidDel="00000000" w:rsidP="00000000" w:rsidRDefault="00000000" w:rsidRPr="00000000" w14:paraId="000000D3">
      <w:pPr>
        <w:rPr/>
      </w:pPr>
      <w:r w:rsidDel="00000000" w:rsidR="00000000" w:rsidRPr="00000000">
        <w:rPr>
          <w:rtl w:val="0"/>
        </w:rPr>
        <w:t xml:space="preserve">Maritime sociology Micheal Poole</w:t>
      </w:r>
    </w:p>
    <w:p w:rsidR="00000000" w:rsidDel="00000000" w:rsidP="00000000" w:rsidRDefault="00000000" w:rsidRPr="00000000" w14:paraId="000000D4">
      <w:pPr>
        <w:rPr/>
      </w:pPr>
      <w:r w:rsidDel="00000000" w:rsidR="00000000" w:rsidRPr="00000000">
        <w:rPr>
          <w:rtl w:val="0"/>
        </w:rPr>
        <w:t xml:space="preserve">Maritime sociology Ludwik Janiszewski</w:t>
      </w:r>
    </w:p>
    <w:p w:rsidR="00000000" w:rsidDel="00000000" w:rsidP="00000000" w:rsidRDefault="00000000" w:rsidRPr="00000000" w14:paraId="000000D5">
      <w:pPr>
        <w:rPr/>
      </w:pPr>
      <w:r w:rsidDel="00000000" w:rsidR="00000000" w:rsidRPr="00000000">
        <w:rPr>
          <w:rtl w:val="0"/>
        </w:rPr>
        <w:t xml:space="preserve">Still valid both – but origins different values and principles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Introduction</w:t>
      </w:r>
    </w:p>
    <w:p w:rsidR="00000000" w:rsidDel="00000000" w:rsidP="00000000" w:rsidRDefault="00000000" w:rsidRPr="00000000" w14:paraId="000000D9">
      <w:pPr>
        <w:numPr>
          <w:ilvl w:val="0"/>
          <w:numId w:val="2"/>
        </w:numPr>
        <w:spacing w:after="0" w:afterAutospacing="0"/>
        <w:ind w:left="720" w:hanging="360"/>
      </w:pPr>
      <w:r w:rsidDel="00000000" w:rsidR="00000000" w:rsidRPr="00000000">
        <w:rPr>
          <w:rtl w:val="0"/>
        </w:rPr>
        <w:t xml:space="preserve">Blue economy framework - identify the need for new opening / extensions / inclusivity etc. </w:t>
      </w:r>
    </w:p>
    <w:p w:rsidR="00000000" w:rsidDel="00000000" w:rsidP="00000000" w:rsidRDefault="00000000" w:rsidRPr="00000000" w14:paraId="000000DA">
      <w:pPr>
        <w:numPr>
          <w:ilvl w:val="0"/>
          <w:numId w:val="2"/>
        </w:numPr>
        <w:spacing w:after="0" w:afterAutospacing="0"/>
        <w:ind w:left="720" w:hanging="360"/>
      </w:pPr>
      <w:r w:rsidDel="00000000" w:rsidR="00000000" w:rsidRPr="00000000">
        <w:rPr>
          <w:rtl w:val="0"/>
        </w:rPr>
        <w:t xml:space="preserve">Maritime social sciences for setting the stage</w:t>
      </w:r>
    </w:p>
    <w:p w:rsidR="00000000" w:rsidDel="00000000" w:rsidP="00000000" w:rsidRDefault="00000000" w:rsidRPr="00000000" w14:paraId="000000DB">
      <w:pPr>
        <w:numPr>
          <w:ilvl w:val="0"/>
          <w:numId w:val="2"/>
        </w:numPr>
        <w:spacing w:after="0" w:afterAutospacing="0"/>
        <w:ind w:left="720" w:hanging="360"/>
      </w:pPr>
      <w:r w:rsidDel="00000000" w:rsidR="00000000" w:rsidRPr="00000000">
        <w:rPr>
          <w:rtl w:val="0"/>
        </w:rPr>
        <w:t xml:space="preserve">Brief of how social sciences try to respond to opportunities and weaknesses</w:t>
      </w:r>
    </w:p>
    <w:p w:rsidR="00000000" w:rsidDel="00000000" w:rsidP="00000000" w:rsidRDefault="00000000" w:rsidRPr="00000000" w14:paraId="000000DC">
      <w:pPr>
        <w:numPr>
          <w:ilvl w:val="0"/>
          <w:numId w:val="2"/>
        </w:numPr>
        <w:ind w:left="720" w:hanging="360"/>
      </w:pPr>
      <w:r w:rsidDel="00000000" w:rsidR="00000000" w:rsidRPr="00000000">
        <w:rPr>
          <w:rtl w:val="0"/>
        </w:rPr>
        <w:t xml:space="preserve">Why maritime sociology here </w:t>
      </w:r>
    </w:p>
    <w:p w:rsidR="00000000" w:rsidDel="00000000" w:rsidP="00000000" w:rsidRDefault="00000000" w:rsidRPr="00000000" w14:paraId="000000DD">
      <w:pPr>
        <w:rPr/>
      </w:pPr>
      <w:commentRangeStart w:id="7"/>
      <w:r w:rsidDel="00000000" w:rsidR="00000000" w:rsidRPr="00000000">
        <w:rPr>
          <w:rtl w:val="0"/>
        </w:rPr>
        <w:t xml:space="preserve">1. Theoretical framework “blue economy” accusations 🡨 Sustainability / development.</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Table: What is problematic with blue economy?</w:t>
      </w:r>
    </w:p>
    <w:p w:rsidR="00000000" w:rsidDel="00000000" w:rsidP="00000000" w:rsidRDefault="00000000" w:rsidRPr="00000000" w14:paraId="000000DF">
      <w:pPr>
        <w:ind w:left="720" w:firstLine="0"/>
        <w:rPr/>
      </w:pPr>
      <w:r w:rsidDel="00000000" w:rsidR="00000000" w:rsidRPr="00000000">
        <w:rPr>
          <w:rtl w:val="0"/>
        </w:rPr>
        <w:t xml:space="preserve">Blue economy: Bullet points of opportunities / Threats and weaknesses Table</w:t>
        <w:tab/>
        <w:t xml:space="preserve">based on literature review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0">
      <w:pPr>
        <w:rPr>
          <w:color w:val="ff9900"/>
        </w:rPr>
      </w:pPr>
      <w:commentRangeStart w:id="8"/>
      <w:r w:rsidDel="00000000" w:rsidR="00000000" w:rsidRPr="00000000">
        <w:rPr>
          <w:color w:val="ff9900"/>
          <w:rtl w:val="0"/>
        </w:rPr>
        <w:t xml:space="preserve">3. Theoretical framework “maritime sociology” genesis roots</w:t>
      </w:r>
    </w:p>
    <w:p w:rsidR="00000000" w:rsidDel="00000000" w:rsidP="00000000" w:rsidRDefault="00000000" w:rsidRPr="00000000" w14:paraId="000000E1">
      <w:pPr>
        <w:ind w:left="720" w:firstLine="0"/>
        <w:rPr>
          <w:color w:val="ff9900"/>
        </w:rPr>
      </w:pPr>
      <w:r w:rsidDel="00000000" w:rsidR="00000000" w:rsidRPr="00000000">
        <w:rPr>
          <w:color w:val="ff9900"/>
          <w:rtl w:val="0"/>
        </w:rPr>
        <w:t xml:space="preserve">Maritime sociology - Janiszewski and Poole comparison - complementary perspectives developed separately </w:t>
      </w:r>
    </w:p>
    <w:p w:rsidR="00000000" w:rsidDel="00000000" w:rsidP="00000000" w:rsidRDefault="00000000" w:rsidRPr="00000000" w14:paraId="000000E2">
      <w:pPr>
        <w:rPr>
          <w:color w:val="ff9900"/>
        </w:rPr>
      </w:pPr>
      <w:r w:rsidDel="00000000" w:rsidR="00000000" w:rsidRPr="00000000">
        <w:rPr>
          <w:color w:val="ff9900"/>
          <w:rtl w:val="0"/>
        </w:rPr>
        <w:t xml:space="preserve">4. How contemporary “maritime sociology” serves to framework of blue economy </w:t>
      </w:r>
    </w:p>
    <w:p w:rsidR="00000000" w:rsidDel="00000000" w:rsidP="00000000" w:rsidRDefault="00000000" w:rsidRPr="00000000" w14:paraId="000000E3">
      <w:pPr>
        <w:ind w:left="720" w:firstLine="0"/>
        <w:rPr>
          <w:color w:val="ff9900"/>
        </w:rPr>
      </w:pPr>
      <w:r w:rsidDel="00000000" w:rsidR="00000000" w:rsidRPr="00000000">
        <w:rPr>
          <w:color w:val="ff9900"/>
          <w:rtl w:val="0"/>
        </w:rPr>
        <w:t xml:space="preserve">SIRC Cardiff</w:t>
      </w:r>
    </w:p>
    <w:p w:rsidR="00000000" w:rsidDel="00000000" w:rsidP="00000000" w:rsidRDefault="00000000" w:rsidRPr="00000000" w14:paraId="000000E4">
      <w:pPr>
        <w:ind w:left="720" w:firstLine="0"/>
        <w:rPr>
          <w:color w:val="ff9900"/>
        </w:rPr>
      </w:pPr>
      <w:r w:rsidDel="00000000" w:rsidR="00000000" w:rsidRPr="00000000">
        <w:rPr>
          <w:color w:val="ff9900"/>
          <w:rtl w:val="0"/>
        </w:rPr>
        <w:t xml:space="preserve">Amsterdam </w:t>
      </w:r>
    </w:p>
    <w:p w:rsidR="00000000" w:rsidDel="00000000" w:rsidP="00000000" w:rsidRDefault="00000000" w:rsidRPr="00000000" w14:paraId="000000E5">
      <w:pPr>
        <w:ind w:left="720" w:firstLine="0"/>
        <w:rPr>
          <w:color w:val="ff9900"/>
        </w:rPr>
      </w:pPr>
      <w:r w:rsidDel="00000000" w:rsidR="00000000" w:rsidRPr="00000000">
        <w:rPr>
          <w:color w:val="ff9900"/>
          <w:rtl w:val="0"/>
        </w:rPr>
        <w:t xml:space="preserve">Rotterdam </w:t>
      </w:r>
    </w:p>
    <w:p w:rsidR="00000000" w:rsidDel="00000000" w:rsidP="00000000" w:rsidRDefault="00000000" w:rsidRPr="00000000" w14:paraId="000000E6">
      <w:pPr>
        <w:ind w:left="720" w:firstLine="0"/>
        <w:rPr>
          <w:color w:val="ff9900"/>
        </w:rPr>
      </w:pPr>
      <w:r w:rsidDel="00000000" w:rsidR="00000000" w:rsidRPr="00000000">
        <w:rPr>
          <w:color w:val="ff9900"/>
          <w:rtl w:val="0"/>
        </w:rPr>
        <w:t xml:space="preserve">Cocco</w:t>
      </w:r>
    </w:p>
    <w:p w:rsidR="00000000" w:rsidDel="00000000" w:rsidP="00000000" w:rsidRDefault="00000000" w:rsidRPr="00000000" w14:paraId="000000E7">
      <w:pPr>
        <w:ind w:left="720" w:firstLine="0"/>
        <w:rPr>
          <w:color w:val="ff9900"/>
        </w:rPr>
      </w:pPr>
      <w:r w:rsidDel="00000000" w:rsidR="00000000" w:rsidRPr="00000000">
        <w:rPr>
          <w:color w:val="ff9900"/>
          <w:rtl w:val="0"/>
        </w:rPr>
        <w:t xml:space="preserve">Longo</w:t>
      </w:r>
    </w:p>
    <w:p w:rsidR="00000000" w:rsidDel="00000000" w:rsidP="00000000" w:rsidRDefault="00000000" w:rsidRPr="00000000" w14:paraId="000000E8">
      <w:pPr>
        <w:ind w:left="720" w:firstLine="0"/>
        <w:rPr>
          <w:color w:val="ff9900"/>
        </w:rPr>
      </w:pPr>
      <w:r w:rsidDel="00000000" w:rsidR="00000000" w:rsidRPr="00000000">
        <w:rPr>
          <w:color w:val="ff9900"/>
          <w:rtl w:val="0"/>
        </w:rPr>
        <w:t xml:space="preserve">Lyon </w:t>
      </w:r>
    </w:p>
    <w:p w:rsidR="00000000" w:rsidDel="00000000" w:rsidP="00000000" w:rsidRDefault="00000000" w:rsidRPr="00000000" w14:paraId="000000E9">
      <w:pPr>
        <w:ind w:left="720" w:firstLine="0"/>
        <w:rPr>
          <w:color w:val="ff9900"/>
        </w:rPr>
      </w:pPr>
      <w:r w:rsidDel="00000000" w:rsidR="00000000" w:rsidRPr="00000000">
        <w:rPr>
          <w:color w:val="ff9900"/>
          <w:rtl w:val="0"/>
        </w:rPr>
        <w:t xml:space="preserve">Oldbadison </w:t>
      </w:r>
    </w:p>
    <w:p w:rsidR="00000000" w:rsidDel="00000000" w:rsidP="00000000" w:rsidRDefault="00000000" w:rsidRPr="00000000" w14:paraId="000000EA">
      <w:pPr>
        <w:ind w:left="720" w:firstLine="0"/>
        <w:rPr>
          <w:color w:val="ff9900"/>
        </w:rPr>
      </w:pPr>
      <w:r w:rsidDel="00000000" w:rsidR="00000000" w:rsidRPr="00000000">
        <w:rPr>
          <w:color w:val="ff9900"/>
          <w:rtl w:val="0"/>
        </w:rPr>
        <w:t xml:space="preserve">Mah</w:t>
      </w:r>
    </w:p>
    <w:p w:rsidR="00000000" w:rsidDel="00000000" w:rsidP="00000000" w:rsidRDefault="00000000" w:rsidRPr="00000000" w14:paraId="000000EB">
      <w:pPr>
        <w:ind w:left="720" w:firstLine="0"/>
        <w:rPr>
          <w:color w:val="ff9900"/>
        </w:rPr>
      </w:pPr>
      <w:r w:rsidDel="00000000" w:rsidR="00000000" w:rsidRPr="00000000">
        <w:rPr>
          <w:color w:val="ff9900"/>
          <w:rtl w:val="0"/>
        </w:rPr>
        <w:t xml:space="preserve">Ruiz - sustainability</w:t>
      </w:r>
    </w:p>
    <w:p w:rsidR="00000000" w:rsidDel="00000000" w:rsidP="00000000" w:rsidRDefault="00000000" w:rsidRPr="00000000" w14:paraId="000000EC">
      <w:pPr>
        <w:ind w:left="720" w:firstLine="0"/>
        <w:rPr>
          <w:color w:val="ff9900"/>
        </w:rPr>
      </w:pPr>
      <w:r w:rsidDel="00000000" w:rsidR="00000000" w:rsidRPr="00000000">
        <w:rPr>
          <w:color w:val="ff9900"/>
          <w:rtl w:val="0"/>
        </w:rPr>
        <w:t xml:space="preserve">Vasquez </w:t>
      </w:r>
    </w:p>
    <w:p w:rsidR="00000000" w:rsidDel="00000000" w:rsidP="00000000" w:rsidRDefault="00000000" w:rsidRPr="00000000" w14:paraId="000000ED">
      <w:pPr>
        <w:ind w:left="720" w:firstLine="0"/>
        <w:rPr>
          <w:color w:val="ff9900"/>
        </w:rPr>
      </w:pPr>
      <w:r w:rsidDel="00000000" w:rsidR="00000000" w:rsidRPr="00000000">
        <w:rPr>
          <w:color w:val="ff9900"/>
          <w:rtl w:val="0"/>
        </w:rPr>
        <w:t xml:space="preserve">India</w:t>
      </w:r>
    </w:p>
    <w:p w:rsidR="00000000" w:rsidDel="00000000" w:rsidP="00000000" w:rsidRDefault="00000000" w:rsidRPr="00000000" w14:paraId="000000EE">
      <w:pPr>
        <w:ind w:left="720" w:firstLine="0"/>
        <w:rPr>
          <w:color w:val="ff9900"/>
        </w:rPr>
      </w:pPr>
      <w:r w:rsidDel="00000000" w:rsidR="00000000" w:rsidRPr="00000000">
        <w:rPr>
          <w:color w:val="ff9900"/>
          <w:rtl w:val="0"/>
        </w:rPr>
        <w:t xml:space="preserve">EASA - Sociology of the Ocean</w:t>
      </w:r>
    </w:p>
    <w:p w:rsidR="00000000" w:rsidDel="00000000" w:rsidP="00000000" w:rsidRDefault="00000000" w:rsidRPr="00000000" w14:paraId="000000EF">
      <w:pPr>
        <w:ind w:left="720" w:firstLine="0"/>
        <w:rPr>
          <w:color w:val="ff9900"/>
        </w:rPr>
      </w:pPr>
      <w:r w:rsidDel="00000000" w:rsidR="00000000" w:rsidRPr="00000000">
        <w:rPr>
          <w:color w:val="ff9900"/>
          <w:rtl w:val="0"/>
        </w:rPr>
        <w:t xml:space="preserve">Hannigan</w:t>
      </w:r>
    </w:p>
    <w:p w:rsidR="00000000" w:rsidDel="00000000" w:rsidP="00000000" w:rsidRDefault="00000000" w:rsidRPr="00000000" w14:paraId="000000F0">
      <w:pPr>
        <w:ind w:left="720" w:firstLine="0"/>
        <w:rPr>
          <w:color w:val="ff9900"/>
        </w:rPr>
      </w:pPr>
      <w:r w:rsidDel="00000000" w:rsidR="00000000" w:rsidRPr="00000000">
        <w:rPr>
          <w:color w:val="ff9900"/>
          <w:rtl w:val="0"/>
        </w:rPr>
        <w:t xml:space="preserve">Posthumanistic</w:t>
      </w:r>
    </w:p>
    <w:p w:rsidR="00000000" w:rsidDel="00000000" w:rsidP="00000000" w:rsidRDefault="00000000" w:rsidRPr="00000000" w14:paraId="000000F1">
      <w:pPr>
        <w:ind w:left="720" w:firstLine="0"/>
        <w:rPr>
          <w:color w:val="ff9900"/>
        </w:rPr>
      </w:pPr>
      <w:r w:rsidDel="00000000" w:rsidR="00000000" w:rsidRPr="00000000">
        <w:rPr>
          <w:color w:val="ff9900"/>
          <w:rtl w:val="0"/>
        </w:rPr>
        <w:t xml:space="preserve">Ecocriticism/ Hydrocriticism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3. What pieces of the maritime (sea-related) pie is for maritime sociology? </w:t>
      </w:r>
    </w:p>
    <w:p w:rsidR="00000000" w:rsidDel="00000000" w:rsidP="00000000" w:rsidRDefault="00000000" w:rsidRPr="00000000" w14:paraId="000000F3">
      <w:pPr>
        <w:ind w:firstLine="720"/>
        <w:rPr/>
      </w:pPr>
      <w:r w:rsidDel="00000000" w:rsidR="00000000" w:rsidRPr="00000000">
        <w:rPr>
          <w:rtl w:val="0"/>
        </w:rPr>
        <w:t xml:space="preserve">How “maritime social sciences” serves to framework of blue economy?</w:t>
      </w:r>
    </w:p>
    <w:p w:rsidR="00000000" w:rsidDel="00000000" w:rsidP="00000000" w:rsidRDefault="00000000" w:rsidRPr="00000000" w14:paraId="000000F4">
      <w:pPr>
        <w:ind w:firstLine="720"/>
        <w:rPr/>
      </w:pPr>
      <w:r w:rsidDel="00000000" w:rsidR="00000000" w:rsidRPr="00000000">
        <w:rPr>
          <w:rtl w:val="0"/>
        </w:rPr>
        <w:t xml:space="preserve">How maritime sociology assemblage respond with blue economy sectors?</w:t>
      </w:r>
    </w:p>
    <w:p w:rsidR="00000000" w:rsidDel="00000000" w:rsidP="00000000" w:rsidRDefault="00000000" w:rsidRPr="00000000" w14:paraId="000000F5">
      <w:pPr>
        <w:rPr/>
      </w:pPr>
      <w:commentRangeStart w:id="9"/>
      <w:r w:rsidDel="00000000" w:rsidR="00000000" w:rsidRPr="00000000">
        <w:rPr>
          <w:rtl w:val="0"/>
        </w:rPr>
        <w:t xml:space="preserve">5. How blue economy field may benefit from maritime sociology?</w:t>
      </w:r>
    </w:p>
    <w:p w:rsidR="00000000" w:rsidDel="00000000" w:rsidP="00000000" w:rsidRDefault="00000000" w:rsidRPr="00000000" w14:paraId="000000F6">
      <w:pPr>
        <w:rPr/>
      </w:pPr>
      <w:r w:rsidDel="00000000" w:rsidR="00000000" w:rsidRPr="00000000">
        <w:rPr>
          <w:rtl w:val="0"/>
        </w:rPr>
        <w:tab/>
        <w:t xml:space="preserve">Table. Reference to blue economy sectors with pros and cons characteristic and maritime sociology potentials to face them</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Define problems of blue economy that needs to be answered </w:t>
      </w:r>
    </w:p>
    <w:p w:rsidR="00000000" w:rsidDel="00000000" w:rsidP="00000000" w:rsidRDefault="00000000" w:rsidRPr="00000000" w14:paraId="000000F8">
      <w:pPr>
        <w:rPr/>
      </w:pPr>
      <w:r w:rsidDel="00000000" w:rsidR="00000000" w:rsidRPr="00000000">
        <w:rPr>
          <w:rtl w:val="0"/>
        </w:rPr>
        <w:t xml:space="preserve">5. Ugent need to recall / to display again the purpose of and potential maritime sociology – maritime sociology needs to return to its roots, where it was dedicated to maritime professions and occupations, productions, institutions.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3. Comparative analysis of two frameworks </w:t>
      </w:r>
    </w:p>
    <w:p w:rsidR="00000000" w:rsidDel="00000000" w:rsidP="00000000" w:rsidRDefault="00000000" w:rsidRPr="00000000" w14:paraId="000000FE">
      <w:pPr>
        <w:rPr/>
      </w:pPr>
      <w:r w:rsidDel="00000000" w:rsidR="00000000" w:rsidRPr="00000000">
        <w:rPr>
          <w:rtl w:val="0"/>
        </w:rPr>
        <w:t xml:space="preserve">4. Blue economy as one of Maritime Sociology perspectives </w:t>
      </w:r>
    </w:p>
    <w:p w:rsidR="00000000" w:rsidDel="00000000" w:rsidP="00000000" w:rsidRDefault="00000000" w:rsidRPr="00000000" w14:paraId="000000FF">
      <w:pPr>
        <w:rPr/>
      </w:pPr>
      <w:r w:rsidDel="00000000" w:rsidR="00000000" w:rsidRPr="00000000">
        <w:rPr>
          <w:rtl w:val="0"/>
        </w:rPr>
        <w:t xml:space="preserve">5. How blue economy serve to framework of “maritime sociology”</w:t>
      </w:r>
    </w:p>
    <w:p w:rsidR="00000000" w:rsidDel="00000000" w:rsidP="00000000" w:rsidRDefault="00000000" w:rsidRPr="00000000" w14:paraId="00000100">
      <w:pPr>
        <w:rPr/>
      </w:pPr>
      <w:r w:rsidDel="00000000" w:rsidR="00000000" w:rsidRPr="00000000">
        <w:rPr>
          <w:rtl w:val="0"/>
        </w:rPr>
        <w:t xml:space="preserve">6. Umbrella terms of maritime-social  affairs / subdiscipline / background /</w:t>
      </w:r>
    </w:p>
    <w:p w:rsidR="00000000" w:rsidDel="00000000" w:rsidP="00000000" w:rsidRDefault="00000000" w:rsidRPr="00000000" w14:paraId="00000101">
      <w:pPr>
        <w:rPr/>
      </w:pPr>
      <w:r w:rsidDel="00000000" w:rsidR="00000000" w:rsidRPr="00000000">
        <w:rPr>
          <w:rtl w:val="0"/>
        </w:rPr>
        <w:t xml:space="preserve">7. “Maritime social issues - Distinctive field of sociology; </w:t>
      </w:r>
    </w:p>
    <w:p w:rsidR="00000000" w:rsidDel="00000000" w:rsidP="00000000" w:rsidRDefault="00000000" w:rsidRPr="00000000" w14:paraId="00000102">
      <w:pPr>
        <w:rPr/>
      </w:pPr>
      <w:r w:rsidDel="00000000" w:rsidR="00000000" w:rsidRPr="00000000">
        <w:rPr>
          <w:rtl w:val="0"/>
        </w:rPr>
        <w:t xml:space="preserve">8. The traditional perspective to neglect maritime sociology as subdiscipline. We want to oppose this prejudice. </w:t>
      </w:r>
    </w:p>
    <w:p w:rsidR="00000000" w:rsidDel="00000000" w:rsidP="00000000" w:rsidRDefault="00000000" w:rsidRPr="00000000" w14:paraId="00000103">
      <w:pPr>
        <w:rPr/>
      </w:pPr>
      <w:r w:rsidDel="00000000" w:rsidR="00000000" w:rsidRPr="00000000">
        <w:rPr>
          <w:rtl w:val="0"/>
        </w:rPr>
        <w:t xml:space="preserve">10. Blue economy – fields translated from “classic sea-based professions, maritime communities and coastal communities” into “blue-economy professions, maritime communities and coastal communities.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Blue sociology</w:t>
      </w:r>
    </w:p>
    <w:p w:rsidR="00000000" w:rsidDel="00000000" w:rsidP="00000000" w:rsidRDefault="00000000" w:rsidRPr="00000000" w14:paraId="00000107">
      <w:pPr>
        <w:rPr/>
      </w:pPr>
      <w:r w:rsidDel="00000000" w:rsidR="00000000" w:rsidRPr="00000000">
        <w:rPr>
          <w:rtl w:val="0"/>
        </w:rPr>
        <w:t xml:space="preserve">Ocean sociology</w:t>
      </w:r>
    </w:p>
    <w:p w:rsidR="00000000" w:rsidDel="00000000" w:rsidP="00000000" w:rsidRDefault="00000000" w:rsidRPr="00000000" w14:paraId="00000108">
      <w:pPr>
        <w:rPr/>
      </w:pPr>
      <w:r w:rsidDel="00000000" w:rsidR="00000000" w:rsidRPr="00000000">
        <w:rPr>
          <w:rtl w:val="0"/>
        </w:rPr>
        <w:t xml:space="preserve">Maritime vs. Blue Sociology: frameworks of competition vs. complementary exchange of different perspectives (professional and “romantic” narration / professional vs. personal experience and imaginary)</w:t>
      </w:r>
    </w:p>
    <w:p w:rsidR="00000000" w:rsidDel="00000000" w:rsidP="00000000" w:rsidRDefault="00000000" w:rsidRPr="00000000" w14:paraId="00000109">
      <w:pPr>
        <w:rPr/>
      </w:pPr>
      <w:r w:rsidDel="00000000" w:rsidR="00000000" w:rsidRPr="00000000">
        <w:rPr>
          <w:rtl w:val="0"/>
        </w:rPr>
        <w:t xml:space="preserve">Find sectors of blue economy to be the brightest maritime sociology field to make a change</w:t>
      </w:r>
    </w:p>
    <w:p w:rsidR="00000000" w:rsidDel="00000000" w:rsidP="00000000" w:rsidRDefault="00000000" w:rsidRPr="00000000" w14:paraId="0000010A">
      <w:pPr>
        <w:rPr/>
      </w:pPr>
      <w:r w:rsidDel="00000000" w:rsidR="00000000" w:rsidRPr="00000000">
        <w:rPr>
          <w:rtl w:val="0"/>
        </w:rPr>
        <w:t xml:space="preserve">How the maritime sociology is connected to contemporary problems of sea?</w:t>
      </w:r>
    </w:p>
    <w:p w:rsidR="00000000" w:rsidDel="00000000" w:rsidP="00000000" w:rsidRDefault="00000000" w:rsidRPr="00000000" w14:paraId="0000010B">
      <w:pPr>
        <w:numPr>
          <w:ilvl w:val="0"/>
          <w:numId w:val="3"/>
        </w:numPr>
        <w:spacing w:after="0" w:lineRule="auto"/>
        <w:ind w:left="720" w:hanging="360"/>
      </w:pPr>
      <w:r w:rsidDel="00000000" w:rsidR="00000000" w:rsidRPr="00000000">
        <w:rPr>
          <w:rtl w:val="0"/>
        </w:rPr>
        <w:t xml:space="preserve">Blue economy – social cohen – sustainability SDG – blue urbanism – blue humanities – Blue Earth - </w:t>
      </w:r>
    </w:p>
    <w:p w:rsidR="00000000" w:rsidDel="00000000" w:rsidP="00000000" w:rsidRDefault="00000000" w:rsidRPr="00000000" w14:paraId="0000010C">
      <w:pPr>
        <w:numPr>
          <w:ilvl w:val="0"/>
          <w:numId w:val="3"/>
        </w:numPr>
        <w:spacing w:after="0" w:lineRule="auto"/>
        <w:ind w:left="720" w:hanging="360"/>
      </w:pPr>
      <w:r w:rsidDel="00000000" w:rsidR="00000000" w:rsidRPr="00000000">
        <w:rPr>
          <w:rtl w:val="0"/>
        </w:rPr>
        <w:t xml:space="preserve">How to bring the maritime sociology field of study beyond “people of the sea” professions and occupations, maritime processes, institutions, and groups.</w:t>
      </w:r>
    </w:p>
    <w:p w:rsidR="00000000" w:rsidDel="00000000" w:rsidP="00000000" w:rsidRDefault="00000000" w:rsidRPr="00000000" w14:paraId="0000010D">
      <w:pPr>
        <w:numPr>
          <w:ilvl w:val="0"/>
          <w:numId w:val="3"/>
        </w:numPr>
        <w:spacing w:after="0" w:lineRule="auto"/>
        <w:ind w:left="720" w:hanging="360"/>
      </w:pPr>
      <w:r w:rsidDel="00000000" w:rsidR="00000000" w:rsidRPr="00000000">
        <w:rPr>
          <w:rtl w:val="0"/>
        </w:rPr>
        <w:t xml:space="preserve">The gap to fill</w:t>
      </w:r>
    </w:p>
    <w:p w:rsidR="00000000" w:rsidDel="00000000" w:rsidP="00000000" w:rsidRDefault="00000000" w:rsidRPr="00000000" w14:paraId="0000010E">
      <w:pPr>
        <w:spacing w:after="0" w:lineRule="auto"/>
        <w:ind w:left="720" w:firstLine="0"/>
        <w:rPr/>
      </w:pPr>
      <w:r w:rsidDel="00000000" w:rsidR="00000000" w:rsidRPr="00000000">
        <w:rPr>
          <w:rtl w:val="0"/>
        </w:rPr>
      </w:r>
    </w:p>
    <w:p w:rsidR="00000000" w:rsidDel="00000000" w:rsidP="00000000" w:rsidRDefault="00000000" w:rsidRPr="00000000" w14:paraId="0000010F">
      <w:pPr>
        <w:numPr>
          <w:ilvl w:val="0"/>
          <w:numId w:val="3"/>
        </w:numPr>
        <w:spacing w:after="0" w:lineRule="auto"/>
        <w:ind w:left="720" w:hanging="360"/>
      </w:pPr>
      <w:r w:rsidDel="00000000" w:rsidR="00000000" w:rsidRPr="00000000">
        <w:rPr>
          <w:rtl w:val="0"/>
        </w:rPr>
        <w:t xml:space="preserve">Maritimization Theory of L. Janiszewski (maritime element and social element)</w:t>
      </w:r>
    </w:p>
    <w:p w:rsidR="00000000" w:rsidDel="00000000" w:rsidP="00000000" w:rsidRDefault="00000000" w:rsidRPr="00000000" w14:paraId="00000110">
      <w:pPr>
        <w:numPr>
          <w:ilvl w:val="0"/>
          <w:numId w:val="3"/>
        </w:numPr>
        <w:spacing w:after="0" w:lineRule="auto"/>
        <w:ind w:left="720" w:hanging="360"/>
      </w:pPr>
      <w:r w:rsidDel="00000000" w:rsidR="00000000" w:rsidRPr="00000000">
        <w:rPr>
          <w:rtl w:val="0"/>
        </w:rPr>
        <w:t xml:space="preserve">Thalassopilse </w:t>
      </w:r>
    </w:p>
    <w:p w:rsidR="00000000" w:rsidDel="00000000" w:rsidP="00000000" w:rsidRDefault="00000000" w:rsidRPr="00000000" w14:paraId="00000111">
      <w:pPr>
        <w:spacing w:after="0" w:lineRule="auto"/>
        <w:ind w:left="720" w:firstLine="0"/>
        <w:rPr/>
      </w:pPr>
      <w:r w:rsidDel="00000000" w:rsidR="00000000" w:rsidRPr="00000000">
        <w:rPr>
          <w:rtl w:val="0"/>
        </w:rPr>
      </w:r>
    </w:p>
    <w:p w:rsidR="00000000" w:rsidDel="00000000" w:rsidP="00000000" w:rsidRDefault="00000000" w:rsidRPr="00000000" w14:paraId="00000112">
      <w:pPr>
        <w:numPr>
          <w:ilvl w:val="0"/>
          <w:numId w:val="3"/>
        </w:numPr>
        <w:spacing w:after="0" w:lineRule="auto"/>
        <w:ind w:left="720" w:hanging="360"/>
      </w:pPr>
      <w:r w:rsidDel="00000000" w:rsidR="00000000" w:rsidRPr="00000000">
        <w:rPr>
          <w:rtl w:val="0"/>
        </w:rPr>
        <w:t xml:space="preserve">Timmothy Morton “hyperobject – World Ocean / river / estuatian spaces and hybrid-social beings fluid/ water; </w:t>
      </w:r>
    </w:p>
    <w:p w:rsidR="00000000" w:rsidDel="00000000" w:rsidP="00000000" w:rsidRDefault="00000000" w:rsidRPr="00000000" w14:paraId="00000113">
      <w:pPr>
        <w:numPr>
          <w:ilvl w:val="0"/>
          <w:numId w:val="3"/>
        </w:numPr>
        <w:spacing w:after="0" w:lineRule="auto"/>
        <w:ind w:left="720" w:hanging="360"/>
      </w:pPr>
      <w:r w:rsidDel="00000000" w:rsidR="00000000" w:rsidRPr="00000000">
        <w:rPr>
          <w:rtl w:val="0"/>
        </w:rPr>
        <w:t xml:space="preserve">Liquidity: Ice/ Salt water / Sweet water / Wetlands /Evaporation </w:t>
      </w:r>
    </w:p>
    <w:p w:rsidR="00000000" w:rsidDel="00000000" w:rsidP="00000000" w:rsidRDefault="00000000" w:rsidRPr="00000000" w14:paraId="00000114">
      <w:pPr>
        <w:numPr>
          <w:ilvl w:val="0"/>
          <w:numId w:val="3"/>
        </w:numPr>
        <w:spacing w:after="0" w:lineRule="auto"/>
        <w:ind w:left="720" w:hanging="360"/>
      </w:pPr>
      <w:r w:rsidDel="00000000" w:rsidR="00000000" w:rsidRPr="00000000">
        <w:rPr>
          <w:rtl w:val="0"/>
        </w:rPr>
        <w:t xml:space="preserve">Bruno Latour “Super-actant” - World Ocean /Kowalewski and Bartłomiejski </w:t>
      </w:r>
    </w:p>
    <w:p w:rsidR="00000000" w:rsidDel="00000000" w:rsidP="00000000" w:rsidRDefault="00000000" w:rsidRPr="00000000" w14:paraId="00000115">
      <w:pPr>
        <w:numPr>
          <w:ilvl w:val="0"/>
          <w:numId w:val="3"/>
        </w:numPr>
        <w:spacing w:after="0" w:lineRule="auto"/>
        <w:ind w:left="720" w:hanging="360"/>
      </w:pPr>
      <w:r w:rsidDel="00000000" w:rsidR="00000000" w:rsidRPr="00000000">
        <w:rPr>
          <w:rtl w:val="0"/>
        </w:rPr>
        <w:t xml:space="preserve">Border point theory – coast and World Ocean</w:t>
      </w:r>
    </w:p>
    <w:p w:rsidR="00000000" w:rsidDel="00000000" w:rsidP="00000000" w:rsidRDefault="00000000" w:rsidRPr="00000000" w14:paraId="00000116">
      <w:pPr>
        <w:numPr>
          <w:ilvl w:val="0"/>
          <w:numId w:val="3"/>
        </w:numPr>
        <w:spacing w:after="0" w:lineRule="auto"/>
        <w:ind w:left="720" w:hanging="360"/>
      </w:pPr>
      <w:r w:rsidDel="00000000" w:rsidR="00000000" w:rsidRPr="00000000">
        <w:rPr>
          <w:rtl w:val="0"/>
        </w:rPr>
        <w:t xml:space="preserve">Astrid Nemesis – posthuman theory (Water bodies)</w:t>
      </w:r>
    </w:p>
    <w:p w:rsidR="00000000" w:rsidDel="00000000" w:rsidP="00000000" w:rsidRDefault="00000000" w:rsidRPr="00000000" w14:paraId="00000117">
      <w:pPr>
        <w:spacing w:after="0" w:lineRule="auto"/>
        <w:ind w:left="720" w:firstLine="0"/>
        <w:rPr/>
      </w:pPr>
      <w:r w:rsidDel="00000000" w:rsidR="00000000" w:rsidRPr="00000000">
        <w:rPr>
          <w:rtl w:val="0"/>
        </w:rPr>
      </w:r>
    </w:p>
    <w:p w:rsidR="00000000" w:rsidDel="00000000" w:rsidP="00000000" w:rsidRDefault="00000000" w:rsidRPr="00000000" w14:paraId="00000118">
      <w:pPr>
        <w:numPr>
          <w:ilvl w:val="0"/>
          <w:numId w:val="3"/>
        </w:numPr>
        <w:spacing w:after="0" w:lineRule="auto"/>
        <w:ind w:left="720" w:hanging="360"/>
      </w:pPr>
      <w:r w:rsidDel="00000000" w:rsidR="00000000" w:rsidRPr="00000000">
        <w:rPr>
          <w:rtl w:val="0"/>
        </w:rPr>
        <w:t xml:space="preserve">The challenges of 20</w:t>
      </w:r>
      <w:r w:rsidDel="00000000" w:rsidR="00000000" w:rsidRPr="00000000">
        <w:rPr>
          <w:vertAlign w:val="superscript"/>
          <w:rtl w:val="0"/>
        </w:rPr>
        <w:t xml:space="preserve">th</w:t>
      </w:r>
      <w:r w:rsidDel="00000000" w:rsidR="00000000" w:rsidRPr="00000000">
        <w:rPr>
          <w:rtl w:val="0"/>
        </w:rPr>
        <w:t xml:space="preserve"> Century vs. 21th Century </w:t>
      </w:r>
    </w:p>
    <w:p w:rsidR="00000000" w:rsidDel="00000000" w:rsidP="00000000" w:rsidRDefault="00000000" w:rsidRPr="00000000" w14:paraId="00000119">
      <w:pPr>
        <w:spacing w:after="0" w:lineRule="auto"/>
        <w:ind w:left="720" w:firstLine="0"/>
        <w:rPr/>
      </w:pPr>
      <w:r w:rsidDel="00000000" w:rsidR="00000000" w:rsidRPr="00000000">
        <w:rPr>
          <w:rtl w:val="0"/>
        </w:rPr>
      </w:r>
    </w:p>
    <w:p w:rsidR="00000000" w:rsidDel="00000000" w:rsidP="00000000" w:rsidRDefault="00000000" w:rsidRPr="00000000" w14:paraId="0000011A">
      <w:pPr>
        <w:numPr>
          <w:ilvl w:val="0"/>
          <w:numId w:val="3"/>
        </w:numPr>
        <w:spacing w:after="0" w:lineRule="auto"/>
        <w:ind w:left="720" w:hanging="360"/>
      </w:pPr>
      <w:r w:rsidDel="00000000" w:rsidR="00000000" w:rsidRPr="00000000">
        <w:rPr>
          <w:rtl w:val="0"/>
        </w:rPr>
        <w:t xml:space="preserve">Economy</w:t>
      </w:r>
    </w:p>
    <w:p w:rsidR="00000000" w:rsidDel="00000000" w:rsidP="00000000" w:rsidRDefault="00000000" w:rsidRPr="00000000" w14:paraId="0000011B">
      <w:pPr>
        <w:numPr>
          <w:ilvl w:val="0"/>
          <w:numId w:val="3"/>
        </w:numPr>
        <w:spacing w:after="0" w:lineRule="auto"/>
        <w:ind w:left="720" w:hanging="360"/>
      </w:pPr>
      <w:r w:rsidDel="00000000" w:rsidR="00000000" w:rsidRPr="00000000">
        <w:rPr>
          <w:rtl w:val="0"/>
        </w:rPr>
        <w:t xml:space="preserve">Technological advancement </w:t>
      </w:r>
    </w:p>
    <w:p w:rsidR="00000000" w:rsidDel="00000000" w:rsidP="00000000" w:rsidRDefault="00000000" w:rsidRPr="00000000" w14:paraId="0000011C">
      <w:pPr>
        <w:numPr>
          <w:ilvl w:val="0"/>
          <w:numId w:val="3"/>
        </w:numPr>
        <w:spacing w:after="0" w:lineRule="auto"/>
        <w:ind w:left="720" w:hanging="360"/>
      </w:pPr>
      <w:r w:rsidDel="00000000" w:rsidR="00000000" w:rsidRPr="00000000">
        <w:rPr>
          <w:rtl w:val="0"/>
        </w:rPr>
        <w:t xml:space="preserve">Political system</w:t>
      </w:r>
    </w:p>
    <w:p w:rsidR="00000000" w:rsidDel="00000000" w:rsidP="00000000" w:rsidRDefault="00000000" w:rsidRPr="00000000" w14:paraId="0000011D">
      <w:pPr>
        <w:numPr>
          <w:ilvl w:val="0"/>
          <w:numId w:val="3"/>
        </w:numPr>
        <w:spacing w:after="0" w:lineRule="auto"/>
        <w:ind w:left="720" w:hanging="360"/>
      </w:pPr>
      <w:r w:rsidDel="00000000" w:rsidR="00000000" w:rsidRPr="00000000">
        <w:rPr>
          <w:rtl w:val="0"/>
        </w:rPr>
        <w:t xml:space="preserve">Culture / Heritage</w:t>
      </w:r>
    </w:p>
    <w:p w:rsidR="00000000" w:rsidDel="00000000" w:rsidP="00000000" w:rsidRDefault="00000000" w:rsidRPr="00000000" w14:paraId="0000011E">
      <w:pPr>
        <w:numPr>
          <w:ilvl w:val="0"/>
          <w:numId w:val="3"/>
        </w:numPr>
        <w:ind w:left="720" w:hanging="360"/>
      </w:pPr>
      <w:r w:rsidDel="00000000" w:rsidR="00000000" w:rsidRPr="00000000">
        <w:rPr>
          <w:rtl w:val="0"/>
        </w:rPr>
        <w:t xml:space="preserve">Environment – Poole vs Janiszewski (the role climate / nature)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3"/>
        </w:numPr>
        <w:ind w:left="720" w:hanging="360"/>
      </w:pPr>
      <w:r w:rsidDel="00000000" w:rsidR="00000000" w:rsidRPr="00000000">
        <w:rPr>
          <w:rtl w:val="0"/>
        </w:rPr>
        <w:t xml:space="preserve">Theory of metabolism vs. Theory of circularity of water</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oannis Katsounis" w:id="7" w:date="2025-10-14T13:08:07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Ioannis</w:t>
      </w:r>
    </w:p>
  </w:comment>
  <w:comment w:author="Ioannis Katsounis" w:id="0" w:date="2025-12-31T02:41:43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Bavinck, M., &amp; Verrips, J. (2020). Manifesto for the marine social sciences. Maritime Studies, 19(2), 121-123. https://doi.org/10.1007/s40152-020-00179-x</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Bennett, N. J. (2019). Marine social science for the peopled seas. Coastal Management, 47(2), 244-252.</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Bennett, N., Bennett, J., Blythe, J., White, C. S., &amp; Campero, C. (2021). Blue growth and blue justice: Ten risks and solutions for the ocean economy. Marine Policy, 125, 104387.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Ertör, I., &amp; Hadjimichael, M. (2020). Editorial: Blue degrowth and the politics of the sea: Rethinking the blue economy. Sustainability Science, 15, 1-10.</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Janiszewski, L., &amp; Sosnowski, A. (1984). Socjologia morska. Wybór zagadnień [Maritime sociology: Selected issues]. Ossolineum.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Kołodziej, A., &amp; Kołodziej-Durnaś, A. (2022). Maritime sociology in the making. In A. Kołodziej-Durnaś, F. Sowa, &amp; M. C. Grasmeier (Eds.), Maritime spaces and society (pp. 3-24). Brill. https://doi.org/10.1163/9789004503410_002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Penca, J., Ertör, I., Ballesteros, M., Briguglio, M., Kowalewski, M., Pauksztat, B., Cepić, D., Piñeiro-Corbeira, C., Vaidianu, N., Villasante, S., &amp; Pascual-Fernández, J. J. (2025). Rethinking the Blue Economy: Integrating social science for sustainability and justice. npj Ocean Sustainability, 4, 40. https://doi.org/10.1038/s44183-025-00138-1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Picken, F. (n.d.). Oceans, space and society: Towards a blue sociology (Preprint). Palgrave Macmillan.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Rios, C. V., &amp; Chicaguala, B. B. (2024). A maritime sociology for sustainability science. Current Opinion in Environmental Sustainability, 70, 101474. https://doi.org/10.1016/j.cosust.2024.101474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Silver, J. J., Gray, N. J., Campbell, L. M., Fairbanks, L. W., &amp; Gruby, R. L. (2015). Blue economy and competing discourses in international oceans governance. Journal of Environment &amp; Development, 24, 135-160.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Sumaila, U. R., et al. (2021). Financing a sustainable ocean economy. Nature Communications, 12, 3259.</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Voyer, M., Quirk, G., McIlgorm, A., &amp; Azmi, K. (2018). Shades of blue: What do competing interpretations of the Blue Ec</w:t>
      </w:r>
    </w:p>
  </w:comment>
  <w:comment w:author="Ioannis Katsounis" w:id="8" w:date="2025-10-14T13:08:24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Robert</w:t>
      </w:r>
    </w:p>
  </w:comment>
  <w:comment w:author="Robert Bartłomiejski" w:id="4" w:date="2025-10-08T13:39:57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sentence to be proofed</w:t>
      </w:r>
    </w:p>
  </w:comment>
  <w:comment w:author="Ioannis Katsounis" w:id="9" w:date="2025-10-14T13:07:53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Ioannis</w:t>
      </w:r>
    </w:p>
  </w:comment>
  <w:comment w:author="Robert Bartłomiejski" w:id="6" w:date="2025-10-08T13:47:26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only maritime sociology...</w:t>
      </w:r>
    </w:p>
  </w:comment>
  <w:comment w:author="Ioannis Katsounis" w:id="1" w:date="2025-12-31T03:06:43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Robert</w:t>
      </w:r>
    </w:p>
  </w:comment>
  <w:comment w:author="Robert Bartłomiejski" w:id="3" w:date="2025-10-08T13:38:17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list them all here after making a comparative table.</w:t>
      </w:r>
    </w:p>
  </w:comment>
  <w:comment w:author="Ioannis Katsounis" w:id="2" w:date="2025-10-08T13:27:20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https://op.europa.eu/fr/publication-detail/-/publication/0a4a79d8-353f-11f0-8a44-01aa75ed71a1/language-en</w:t>
      </w:r>
    </w:p>
  </w:comment>
  <w:comment w:author="Robert Bartłomiejski" w:id="5" w:date="2025-10-08T13:46:32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Significance of maritime sociology research agenda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0x010100AB9A4E3DAA08BF4F9F61CEEE32CD260C</vt:lpwstr>
  </property>
</Properties>
</file>