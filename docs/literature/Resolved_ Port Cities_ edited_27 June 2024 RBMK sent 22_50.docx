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77801" w14:textId="77777777" w:rsidR="00CB3FC9" w:rsidRPr="00F34A6C" w:rsidRDefault="00CB3FC9">
      <w:pPr>
        <w:rPr>
          <w:rFonts w:ascii="Brill" w:eastAsia="Brill" w:hAnsi="Brill" w:cs="Brill"/>
          <w:b/>
          <w:color w:val="000000"/>
          <w:lang w:val="en-AU"/>
          <w:rPrChange w:id="0" w:author="Autor">
            <w:rPr>
              <w:rFonts w:ascii="Brill" w:eastAsia="Brill" w:hAnsi="Brill" w:cs="Brill"/>
              <w:b/>
              <w:color w:val="000000"/>
            </w:rPr>
          </w:rPrChange>
        </w:rPr>
      </w:pPr>
    </w:p>
    <w:p w14:paraId="35077802" w14:textId="77777777" w:rsidR="00CB3FC9" w:rsidRPr="00C66272" w:rsidRDefault="00CB3FC9">
      <w:pPr>
        <w:rPr>
          <w:rFonts w:ascii="Brill" w:eastAsia="Brill" w:hAnsi="Brill" w:cs="Brill"/>
          <w:b/>
          <w:color w:val="000000"/>
          <w:sz w:val="40"/>
          <w:szCs w:val="40"/>
        </w:rPr>
      </w:pPr>
    </w:p>
    <w:p w14:paraId="35077803" w14:textId="77777777" w:rsidR="00CB3FC9" w:rsidRPr="00C66272" w:rsidRDefault="00CB3FC9">
      <w:pPr>
        <w:rPr>
          <w:rFonts w:ascii="Brill" w:eastAsia="Brill" w:hAnsi="Brill" w:cs="Brill"/>
          <w:b/>
          <w:color w:val="000000"/>
          <w:sz w:val="40"/>
          <w:szCs w:val="40"/>
        </w:rPr>
      </w:pPr>
    </w:p>
    <w:p w14:paraId="35077804" w14:textId="77777777" w:rsidR="00CB3FC9" w:rsidRPr="00C66272" w:rsidRDefault="00CB3FC9">
      <w:pPr>
        <w:rPr>
          <w:rFonts w:ascii="Brill" w:eastAsia="Brill" w:hAnsi="Brill" w:cs="Brill"/>
          <w:b/>
          <w:color w:val="000000"/>
          <w:sz w:val="40"/>
          <w:szCs w:val="40"/>
        </w:rPr>
      </w:pPr>
    </w:p>
    <w:p w14:paraId="35077805" w14:textId="77777777" w:rsidR="00CB3FC9" w:rsidRPr="00C66272" w:rsidRDefault="00CB3FC9">
      <w:pPr>
        <w:rPr>
          <w:rFonts w:ascii="Brill" w:eastAsia="Brill" w:hAnsi="Brill" w:cs="Brill"/>
          <w:b/>
          <w:color w:val="000000"/>
          <w:sz w:val="40"/>
          <w:szCs w:val="40"/>
        </w:rPr>
      </w:pPr>
    </w:p>
    <w:p w14:paraId="19CCB33C" w14:textId="77777777" w:rsidR="00375761" w:rsidRPr="00C66272" w:rsidRDefault="00375761" w:rsidP="00375761">
      <w:pPr>
        <w:rPr>
          <w:rFonts w:ascii="Brill" w:eastAsia="Brill" w:hAnsi="Brill" w:cs="Brill"/>
          <w:b/>
          <w:color w:val="000000"/>
          <w:sz w:val="44"/>
          <w:szCs w:val="44"/>
        </w:rPr>
      </w:pPr>
      <w:r w:rsidRPr="00C66272">
        <w:rPr>
          <w:rFonts w:ascii="Brill" w:eastAsia="Brill" w:hAnsi="Brill" w:cs="Brill"/>
          <w:b/>
          <w:color w:val="000000"/>
          <w:sz w:val="44"/>
          <w:szCs w:val="44"/>
        </w:rPr>
        <w:t xml:space="preserve">Hustle and Bustle. </w:t>
      </w:r>
      <w:r w:rsidRPr="00C66272">
        <w:rPr>
          <w:rFonts w:ascii="Brill" w:eastAsia="Brill" w:hAnsi="Brill" w:cs="Brill"/>
          <w:b/>
          <w:color w:val="000000"/>
          <w:sz w:val="44"/>
          <w:szCs w:val="44"/>
        </w:rPr>
        <w:br/>
        <w:t>The vibrant cultures of port cities</w:t>
      </w:r>
    </w:p>
    <w:p w14:paraId="3507780A" w14:textId="77777777" w:rsidR="00CB3FC9" w:rsidRPr="00D54894" w:rsidRDefault="00CB3FC9">
      <w:pPr>
        <w:rPr>
          <w:rFonts w:ascii="Brill" w:eastAsia="Brill" w:hAnsi="Brill" w:cs="Brill"/>
          <w:b/>
          <w:color w:val="000000"/>
          <w:lang w:val="en-US"/>
        </w:rPr>
      </w:pPr>
    </w:p>
    <w:p w14:paraId="3507780B" w14:textId="77777777" w:rsidR="00CB3FC9" w:rsidRPr="00D54894" w:rsidRDefault="00CB3FC9">
      <w:pPr>
        <w:rPr>
          <w:rFonts w:ascii="Brill" w:eastAsia="Brill" w:hAnsi="Brill" w:cs="Brill"/>
          <w:b/>
          <w:color w:val="000000"/>
          <w:lang w:val="en-US"/>
        </w:rPr>
      </w:pPr>
    </w:p>
    <w:p w14:paraId="3507780C" w14:textId="77777777" w:rsidR="00CB3FC9" w:rsidRPr="00D54894" w:rsidRDefault="00CB3FC9">
      <w:pPr>
        <w:rPr>
          <w:rFonts w:ascii="Brill" w:eastAsia="Brill" w:hAnsi="Brill" w:cs="Brill"/>
          <w:b/>
          <w:color w:val="000000"/>
          <w:lang w:val="en-US"/>
        </w:rPr>
      </w:pPr>
      <w:bookmarkStart w:id="1" w:name="_Hlk167697824"/>
    </w:p>
    <w:p w14:paraId="0A80FFE5" w14:textId="3560E00D" w:rsidR="004D60FE" w:rsidRDefault="00C11419" w:rsidP="004D60FE">
      <w:pPr>
        <w:rPr>
          <w:rFonts w:ascii="Brill" w:hAnsi="Brill"/>
          <w:sz w:val="22"/>
          <w:szCs w:val="22"/>
        </w:rPr>
      </w:pPr>
      <w:r>
        <w:rPr>
          <w:rFonts w:ascii="Brill" w:eastAsia="Brill" w:hAnsi="Brill" w:cs="Brill"/>
          <w:b/>
          <w:color w:val="000000"/>
          <w:lang w:val="en-US"/>
        </w:rPr>
        <w:t xml:space="preserve">Edited by </w:t>
      </w:r>
      <w:r w:rsidR="004D60FE" w:rsidRPr="005B3AB6">
        <w:rPr>
          <w:rFonts w:ascii="Brill" w:hAnsi="Brill"/>
          <w:sz w:val="22"/>
          <w:szCs w:val="22"/>
          <w:lang w:val="en-CA"/>
        </w:rPr>
        <w:t>Macie</w:t>
      </w:r>
      <w:r w:rsidR="004D60FE">
        <w:rPr>
          <w:rFonts w:ascii="Brill" w:hAnsi="Brill"/>
          <w:sz w:val="22"/>
          <w:szCs w:val="22"/>
          <w:lang w:val="en-CA"/>
        </w:rPr>
        <w:t xml:space="preserve">j </w:t>
      </w:r>
      <w:r w:rsidR="004D60FE" w:rsidRPr="005B3AB6">
        <w:rPr>
          <w:rFonts w:ascii="Brill" w:hAnsi="Brill"/>
          <w:sz w:val="22"/>
          <w:szCs w:val="22"/>
          <w:lang w:val="en-CA"/>
        </w:rPr>
        <w:t>Kowalewski</w:t>
      </w:r>
      <w:r w:rsidR="004D60FE">
        <w:rPr>
          <w:rFonts w:ascii="Brill" w:hAnsi="Brill"/>
          <w:sz w:val="22"/>
          <w:szCs w:val="22"/>
        </w:rPr>
        <w:t xml:space="preserve">, </w:t>
      </w:r>
      <w:r w:rsidR="004D60FE" w:rsidRPr="005B3AB6">
        <w:rPr>
          <w:rFonts w:ascii="Brill" w:hAnsi="Brill"/>
          <w:sz w:val="22"/>
          <w:szCs w:val="22"/>
          <w:lang w:val="en-CA"/>
        </w:rPr>
        <w:t>Robert</w:t>
      </w:r>
      <w:r w:rsidR="004D60FE">
        <w:rPr>
          <w:rFonts w:ascii="Brill" w:hAnsi="Brill"/>
          <w:sz w:val="22"/>
          <w:szCs w:val="22"/>
          <w:lang w:val="en-CA"/>
        </w:rPr>
        <w:t xml:space="preserve"> </w:t>
      </w:r>
      <w:r w:rsidR="004D60FE" w:rsidRPr="005B3AB6">
        <w:rPr>
          <w:rFonts w:ascii="Brill" w:hAnsi="Brill"/>
          <w:sz w:val="22"/>
          <w:szCs w:val="22"/>
          <w:lang w:val="en-CA"/>
        </w:rPr>
        <w:t>Bartłomiejski</w:t>
      </w:r>
      <w:r w:rsidR="004D60FE">
        <w:rPr>
          <w:rFonts w:ascii="Brill" w:hAnsi="Brill"/>
          <w:sz w:val="22"/>
          <w:szCs w:val="22"/>
        </w:rPr>
        <w:t xml:space="preserve">, and </w:t>
      </w:r>
      <w:r w:rsidR="004D60FE" w:rsidRPr="005B3AB6">
        <w:rPr>
          <w:rFonts w:ascii="Brill" w:hAnsi="Brill"/>
          <w:sz w:val="22"/>
          <w:szCs w:val="22"/>
          <w:lang w:val="en-CA"/>
        </w:rPr>
        <w:t>Carola</w:t>
      </w:r>
      <w:r w:rsidR="004D60FE">
        <w:rPr>
          <w:rFonts w:ascii="Brill" w:hAnsi="Brill"/>
          <w:sz w:val="22"/>
          <w:szCs w:val="22"/>
          <w:lang w:val="en-CA"/>
        </w:rPr>
        <w:t xml:space="preserve"> </w:t>
      </w:r>
      <w:r w:rsidR="004D60FE" w:rsidRPr="005B3AB6">
        <w:rPr>
          <w:rFonts w:ascii="Brill" w:hAnsi="Brill"/>
          <w:sz w:val="22"/>
          <w:szCs w:val="22"/>
          <w:lang w:val="en-CA"/>
        </w:rPr>
        <w:t>Hein</w:t>
      </w:r>
    </w:p>
    <w:p w14:paraId="3507780D" w14:textId="302D9603" w:rsidR="00CB3FC9" w:rsidRPr="00D54894" w:rsidRDefault="00CB3FC9">
      <w:pPr>
        <w:rPr>
          <w:rFonts w:ascii="Brill" w:eastAsia="Brill" w:hAnsi="Brill" w:cs="Brill"/>
          <w:b/>
          <w:color w:val="000000"/>
          <w:lang w:val="en-US"/>
        </w:rPr>
      </w:pPr>
    </w:p>
    <w:p w14:paraId="3507780E" w14:textId="77777777" w:rsidR="00CB3FC9" w:rsidRPr="00D54894" w:rsidRDefault="00CB3FC9">
      <w:pPr>
        <w:rPr>
          <w:rFonts w:ascii="Brill" w:eastAsia="Brill" w:hAnsi="Brill" w:cs="Brill"/>
          <w:b/>
          <w:color w:val="000000"/>
          <w:lang w:val="en-US"/>
        </w:rPr>
      </w:pPr>
    </w:p>
    <w:bookmarkEnd w:id="1"/>
    <w:p w14:paraId="3507780F" w14:textId="77777777" w:rsidR="00CB3FC9" w:rsidRPr="00D54894" w:rsidRDefault="00CB3FC9">
      <w:pPr>
        <w:rPr>
          <w:rFonts w:ascii="Brill" w:eastAsia="Brill" w:hAnsi="Brill" w:cs="Brill"/>
          <w:b/>
          <w:color w:val="000000"/>
          <w:lang w:val="en-US"/>
        </w:rPr>
      </w:pPr>
    </w:p>
    <w:p w14:paraId="35077810" w14:textId="77777777" w:rsidR="00CB3FC9" w:rsidRPr="00D54894" w:rsidRDefault="00CB3FC9">
      <w:pPr>
        <w:rPr>
          <w:rFonts w:ascii="Brill" w:eastAsia="Brill" w:hAnsi="Brill" w:cs="Brill"/>
          <w:b/>
          <w:color w:val="000000"/>
          <w:lang w:val="en-US"/>
        </w:rPr>
      </w:pPr>
    </w:p>
    <w:p w14:paraId="35077811" w14:textId="77777777" w:rsidR="00CB3FC9" w:rsidRPr="00D54894" w:rsidRDefault="00CB3FC9">
      <w:pPr>
        <w:rPr>
          <w:rFonts w:ascii="Brill" w:eastAsia="Brill" w:hAnsi="Brill" w:cs="Brill"/>
          <w:b/>
          <w:color w:val="000000"/>
          <w:lang w:val="en-US"/>
        </w:rPr>
      </w:pPr>
    </w:p>
    <w:p w14:paraId="35077812" w14:textId="77777777" w:rsidR="00CB3FC9" w:rsidRPr="00D54894" w:rsidRDefault="00CB3FC9">
      <w:pPr>
        <w:rPr>
          <w:rFonts w:ascii="Brill" w:eastAsia="Brill" w:hAnsi="Brill" w:cs="Brill"/>
          <w:b/>
          <w:color w:val="000000"/>
          <w:lang w:val="en-US"/>
        </w:rPr>
      </w:pPr>
    </w:p>
    <w:p w14:paraId="35077813" w14:textId="77777777" w:rsidR="00CB3FC9" w:rsidRPr="00D54894" w:rsidRDefault="00CB3FC9">
      <w:pPr>
        <w:rPr>
          <w:rFonts w:ascii="Brill" w:eastAsia="Brill" w:hAnsi="Brill" w:cs="Brill"/>
          <w:b/>
          <w:color w:val="000000"/>
          <w:lang w:val="en-US"/>
        </w:rPr>
      </w:pPr>
    </w:p>
    <w:p w14:paraId="35077814" w14:textId="77777777" w:rsidR="00CB3FC9" w:rsidRPr="00D54894" w:rsidRDefault="00CB3FC9">
      <w:pPr>
        <w:rPr>
          <w:rFonts w:ascii="Brill" w:eastAsia="Brill" w:hAnsi="Brill" w:cs="Brill"/>
          <w:b/>
          <w:color w:val="000000"/>
          <w:lang w:val="en-US"/>
        </w:rPr>
      </w:pPr>
    </w:p>
    <w:p w14:paraId="35077815" w14:textId="77777777" w:rsidR="00CB3FC9" w:rsidRPr="00D54894" w:rsidRDefault="00CB3FC9">
      <w:pPr>
        <w:rPr>
          <w:rFonts w:ascii="Brill" w:eastAsia="Brill" w:hAnsi="Brill" w:cs="Brill"/>
          <w:b/>
          <w:color w:val="000000"/>
          <w:lang w:val="en-US"/>
        </w:rPr>
      </w:pPr>
    </w:p>
    <w:p w14:paraId="35077816" w14:textId="77777777" w:rsidR="00CB3FC9" w:rsidRPr="00D54894" w:rsidRDefault="00CB3FC9">
      <w:pPr>
        <w:rPr>
          <w:rFonts w:ascii="Brill" w:eastAsia="Brill" w:hAnsi="Brill" w:cs="Brill"/>
          <w:b/>
          <w:color w:val="000000"/>
          <w:lang w:val="en-US"/>
        </w:rPr>
      </w:pPr>
    </w:p>
    <w:p w14:paraId="35077817" w14:textId="77777777" w:rsidR="00CB3FC9" w:rsidRPr="00D54894" w:rsidRDefault="00CB3FC9">
      <w:pPr>
        <w:rPr>
          <w:rFonts w:ascii="Brill" w:eastAsia="Brill" w:hAnsi="Brill" w:cs="Brill"/>
          <w:b/>
          <w:color w:val="000000"/>
          <w:lang w:val="en-US"/>
        </w:rPr>
      </w:pPr>
    </w:p>
    <w:p w14:paraId="35077818" w14:textId="77777777" w:rsidR="00CB3FC9" w:rsidRPr="00D54894" w:rsidRDefault="00CB3FC9">
      <w:pPr>
        <w:rPr>
          <w:rFonts w:ascii="Brill" w:eastAsia="Brill" w:hAnsi="Brill" w:cs="Brill"/>
          <w:b/>
          <w:color w:val="000000"/>
          <w:lang w:val="en-US"/>
        </w:rPr>
      </w:pPr>
    </w:p>
    <w:p w14:paraId="35077819" w14:textId="77777777" w:rsidR="00CB3FC9" w:rsidRPr="00D54894" w:rsidRDefault="00CB3FC9">
      <w:pPr>
        <w:rPr>
          <w:rFonts w:ascii="Brill" w:eastAsia="Brill" w:hAnsi="Brill" w:cs="Brill"/>
          <w:b/>
          <w:color w:val="000000"/>
          <w:lang w:val="en-US"/>
        </w:rPr>
      </w:pPr>
    </w:p>
    <w:p w14:paraId="3507781A" w14:textId="77777777" w:rsidR="00CB3FC9" w:rsidRPr="00D54894" w:rsidRDefault="00CB3FC9">
      <w:pPr>
        <w:rPr>
          <w:rFonts w:ascii="Brill" w:eastAsia="Brill" w:hAnsi="Brill" w:cs="Brill"/>
          <w:b/>
          <w:color w:val="000000"/>
          <w:lang w:val="en-US"/>
        </w:rPr>
      </w:pPr>
    </w:p>
    <w:p w14:paraId="3507781B" w14:textId="77777777" w:rsidR="00CB3FC9" w:rsidRPr="00D54894" w:rsidRDefault="00CB3FC9">
      <w:pPr>
        <w:rPr>
          <w:rFonts w:ascii="Brill" w:eastAsia="Brill" w:hAnsi="Brill" w:cs="Brill"/>
          <w:b/>
          <w:color w:val="000000"/>
          <w:lang w:val="en-US"/>
        </w:rPr>
      </w:pPr>
    </w:p>
    <w:p w14:paraId="3507781C" w14:textId="77777777" w:rsidR="00CB3FC9" w:rsidRPr="00D54894" w:rsidRDefault="00CB3FC9">
      <w:pPr>
        <w:rPr>
          <w:rFonts w:ascii="Brill" w:eastAsia="Brill" w:hAnsi="Brill" w:cs="Brill"/>
          <w:b/>
          <w:color w:val="000000"/>
          <w:lang w:val="en-US"/>
        </w:rPr>
      </w:pPr>
    </w:p>
    <w:p w14:paraId="3507781D" w14:textId="77777777" w:rsidR="00CB3FC9" w:rsidRPr="00D54894" w:rsidRDefault="00CB3FC9">
      <w:pPr>
        <w:rPr>
          <w:rFonts w:ascii="Brill" w:eastAsia="Brill" w:hAnsi="Brill" w:cs="Brill"/>
          <w:b/>
          <w:color w:val="000000"/>
          <w:lang w:val="en-US"/>
        </w:rPr>
      </w:pPr>
    </w:p>
    <w:p w14:paraId="3507781E" w14:textId="77777777" w:rsidR="00CB3FC9" w:rsidRPr="00D54894" w:rsidRDefault="00CB3FC9">
      <w:pPr>
        <w:rPr>
          <w:rFonts w:ascii="Brill" w:eastAsia="Brill" w:hAnsi="Brill" w:cs="Brill"/>
          <w:b/>
          <w:color w:val="000000"/>
          <w:lang w:val="en-US"/>
        </w:rPr>
      </w:pPr>
    </w:p>
    <w:p w14:paraId="3507781F" w14:textId="77777777" w:rsidR="00CB3FC9" w:rsidRPr="00D54894" w:rsidRDefault="00CB3FC9">
      <w:pPr>
        <w:rPr>
          <w:rFonts w:ascii="Brill" w:eastAsia="Brill" w:hAnsi="Brill" w:cs="Brill"/>
          <w:b/>
          <w:color w:val="000000"/>
          <w:lang w:val="en-US"/>
        </w:rPr>
      </w:pPr>
    </w:p>
    <w:p w14:paraId="35077820" w14:textId="77777777" w:rsidR="00CB3FC9" w:rsidRPr="00D54894" w:rsidRDefault="00CB3FC9">
      <w:pPr>
        <w:rPr>
          <w:rFonts w:ascii="Brill" w:eastAsia="Brill" w:hAnsi="Brill" w:cs="Brill"/>
          <w:b/>
          <w:color w:val="000000"/>
          <w:lang w:val="en-US"/>
        </w:rPr>
      </w:pPr>
    </w:p>
    <w:p w14:paraId="35077821" w14:textId="77777777" w:rsidR="00CB3FC9" w:rsidRPr="00D54894" w:rsidRDefault="00CB3FC9">
      <w:pPr>
        <w:rPr>
          <w:rFonts w:ascii="Brill" w:eastAsia="Brill" w:hAnsi="Brill" w:cs="Brill"/>
          <w:b/>
          <w:color w:val="000000"/>
          <w:lang w:val="en-US"/>
        </w:rPr>
      </w:pPr>
    </w:p>
    <w:p w14:paraId="35077822" w14:textId="77777777" w:rsidR="00CB3FC9" w:rsidRPr="00D54894" w:rsidRDefault="00CB3FC9">
      <w:pPr>
        <w:rPr>
          <w:rFonts w:ascii="Brill" w:eastAsia="Brill" w:hAnsi="Brill" w:cs="Brill"/>
          <w:b/>
          <w:color w:val="000000"/>
          <w:lang w:val="en-US"/>
        </w:rPr>
      </w:pPr>
    </w:p>
    <w:p w14:paraId="35077823" w14:textId="77777777" w:rsidR="00CB3FC9" w:rsidRPr="00D54894" w:rsidRDefault="00CB3FC9">
      <w:pPr>
        <w:rPr>
          <w:rFonts w:ascii="Brill" w:eastAsia="Brill" w:hAnsi="Brill" w:cs="Brill"/>
          <w:b/>
          <w:color w:val="000000"/>
          <w:lang w:val="en-US"/>
        </w:rPr>
      </w:pPr>
    </w:p>
    <w:p w14:paraId="35077824" w14:textId="77777777" w:rsidR="00CB3FC9" w:rsidRPr="00D54894" w:rsidRDefault="00CB3FC9">
      <w:pPr>
        <w:rPr>
          <w:rFonts w:ascii="Brill" w:eastAsia="Brill" w:hAnsi="Brill" w:cs="Brill"/>
          <w:b/>
          <w:color w:val="000000"/>
          <w:lang w:val="en-US"/>
        </w:rPr>
      </w:pPr>
    </w:p>
    <w:p w14:paraId="35077825" w14:textId="77777777" w:rsidR="00CB3FC9" w:rsidRPr="00D54894" w:rsidRDefault="00CB3FC9">
      <w:pPr>
        <w:rPr>
          <w:rFonts w:ascii="Brill" w:eastAsia="Brill" w:hAnsi="Brill" w:cs="Brill"/>
          <w:b/>
          <w:color w:val="000000"/>
          <w:lang w:val="en-US"/>
        </w:rPr>
      </w:pPr>
    </w:p>
    <w:p w14:paraId="35077826" w14:textId="77777777" w:rsidR="00CB3FC9" w:rsidRPr="00D54894" w:rsidRDefault="00CB3FC9">
      <w:pPr>
        <w:rPr>
          <w:rFonts w:ascii="Brill" w:eastAsia="Brill" w:hAnsi="Brill" w:cs="Brill"/>
          <w:b/>
          <w:color w:val="000000"/>
          <w:lang w:val="en-US"/>
        </w:rPr>
      </w:pPr>
    </w:p>
    <w:p w14:paraId="35077827" w14:textId="77777777" w:rsidR="00CB3FC9" w:rsidRDefault="00CB3FC9">
      <w:pPr>
        <w:rPr>
          <w:ins w:id="2" w:author="Autor"/>
          <w:rFonts w:ascii="Brill" w:eastAsia="Brill" w:hAnsi="Brill" w:cs="Brill"/>
          <w:b/>
          <w:color w:val="000000"/>
          <w:lang w:val="en-US"/>
        </w:rPr>
      </w:pPr>
    </w:p>
    <w:p w14:paraId="66D7FB57" w14:textId="77777777" w:rsidR="00E33CDB" w:rsidRDefault="00E33CDB">
      <w:pPr>
        <w:rPr>
          <w:ins w:id="3" w:author="Autor"/>
          <w:rFonts w:ascii="Brill" w:eastAsia="Brill" w:hAnsi="Brill" w:cs="Brill"/>
          <w:b/>
          <w:color w:val="000000"/>
          <w:lang w:val="en-US"/>
        </w:rPr>
      </w:pPr>
    </w:p>
    <w:p w14:paraId="46D78A97" w14:textId="77777777" w:rsidR="00E33CDB" w:rsidRPr="00D54894" w:rsidRDefault="00E33CDB">
      <w:pPr>
        <w:rPr>
          <w:rFonts w:ascii="Brill" w:eastAsia="Brill" w:hAnsi="Brill" w:cs="Brill"/>
          <w:b/>
          <w:color w:val="000000"/>
          <w:lang w:val="en-US"/>
        </w:rPr>
      </w:pPr>
    </w:p>
    <w:p w14:paraId="35077828" w14:textId="77777777" w:rsidR="00CB3FC9" w:rsidRPr="00D54894" w:rsidRDefault="00CB3FC9">
      <w:pPr>
        <w:rPr>
          <w:rFonts w:ascii="Brill" w:eastAsia="Brill" w:hAnsi="Brill" w:cs="Brill"/>
          <w:b/>
          <w:color w:val="000000"/>
          <w:lang w:val="en-US"/>
        </w:rPr>
      </w:pPr>
    </w:p>
    <w:p w14:paraId="35077829" w14:textId="77777777" w:rsidR="00CB3FC9" w:rsidRPr="00D54894" w:rsidRDefault="00CB3FC9">
      <w:pPr>
        <w:rPr>
          <w:rFonts w:ascii="Brill" w:eastAsia="Brill" w:hAnsi="Brill" w:cs="Brill"/>
          <w:b/>
          <w:color w:val="000000"/>
          <w:lang w:val="en-US"/>
        </w:rPr>
      </w:pPr>
    </w:p>
    <w:p w14:paraId="3507782A" w14:textId="77777777" w:rsidR="00CB3FC9" w:rsidRPr="00D54894" w:rsidRDefault="00CB3FC9">
      <w:pPr>
        <w:rPr>
          <w:rFonts w:ascii="Brill" w:eastAsia="Brill" w:hAnsi="Brill" w:cs="Brill"/>
          <w:b/>
          <w:color w:val="000000"/>
          <w:lang w:val="en-US"/>
        </w:rPr>
      </w:pPr>
    </w:p>
    <w:p w14:paraId="3507782B" w14:textId="77777777" w:rsidR="00CB3FC9" w:rsidRPr="00C66272" w:rsidRDefault="00C55FA1">
      <w:pPr>
        <w:rPr>
          <w:rFonts w:ascii="Brill" w:eastAsia="Brill" w:hAnsi="Brill" w:cs="Brill"/>
          <w:b/>
          <w:color w:val="000000"/>
          <w:sz w:val="22"/>
          <w:szCs w:val="22"/>
        </w:rPr>
      </w:pPr>
      <w:r w:rsidRPr="00C66272">
        <w:rPr>
          <w:rFonts w:ascii="Brill" w:eastAsia="Brill" w:hAnsi="Brill" w:cs="Brill"/>
          <w:b/>
          <w:color w:val="000000"/>
          <w:sz w:val="22"/>
          <w:szCs w:val="22"/>
        </w:rPr>
        <w:lastRenderedPageBreak/>
        <w:t>Table of Contents</w:t>
      </w:r>
    </w:p>
    <w:p w14:paraId="1DA4A4CE" w14:textId="77777777" w:rsidR="00C131B0" w:rsidRDefault="00C131B0">
      <w:pPr>
        <w:pBdr>
          <w:top w:val="nil"/>
          <w:left w:val="nil"/>
          <w:bottom w:val="nil"/>
          <w:right w:val="nil"/>
          <w:between w:val="nil"/>
        </w:pBdr>
        <w:jc w:val="both"/>
        <w:rPr>
          <w:ins w:id="4" w:author="Autor"/>
          <w:rFonts w:ascii="Brill" w:eastAsia="Brill" w:hAnsi="Brill" w:cs="Brill"/>
          <w:color w:val="000000"/>
          <w:sz w:val="22"/>
          <w:szCs w:val="22"/>
        </w:rPr>
      </w:pPr>
    </w:p>
    <w:p w14:paraId="3507782C" w14:textId="0D94B9B2"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The hustle and bustle of port cities. Introducing the concept</w:t>
      </w:r>
    </w:p>
    <w:p w14:paraId="3507782D" w14:textId="77777777" w:rsidR="00CB3FC9" w:rsidRPr="00C66272" w:rsidRDefault="00C55FA1">
      <w:pPr>
        <w:pBdr>
          <w:top w:val="nil"/>
          <w:left w:val="nil"/>
          <w:bottom w:val="nil"/>
          <w:right w:val="nil"/>
          <w:between w:val="nil"/>
        </w:pBdr>
        <w:jc w:val="both"/>
        <w:rPr>
          <w:rFonts w:ascii="Brill" w:eastAsia="Brill" w:hAnsi="Brill" w:cs="Brill"/>
          <w:i/>
          <w:color w:val="000000"/>
          <w:sz w:val="22"/>
          <w:szCs w:val="22"/>
        </w:rPr>
      </w:pPr>
      <w:r w:rsidRPr="00C66272">
        <w:rPr>
          <w:rFonts w:ascii="Brill" w:eastAsia="Brill" w:hAnsi="Brill" w:cs="Brill"/>
          <w:i/>
          <w:color w:val="000000"/>
          <w:sz w:val="22"/>
          <w:szCs w:val="22"/>
        </w:rPr>
        <w:t>Robert Bartłomiejski, Maciej Kowalewski, Carola Hein</w:t>
      </w:r>
    </w:p>
    <w:p w14:paraId="3507782E" w14:textId="77777777" w:rsidR="00CB3FC9" w:rsidRPr="00C66272" w:rsidRDefault="00CB3FC9">
      <w:pPr>
        <w:pBdr>
          <w:top w:val="nil"/>
          <w:left w:val="nil"/>
          <w:bottom w:val="nil"/>
          <w:right w:val="nil"/>
          <w:between w:val="nil"/>
        </w:pBdr>
        <w:jc w:val="both"/>
        <w:rPr>
          <w:rFonts w:ascii="Brill" w:eastAsia="Brill" w:hAnsi="Brill" w:cs="Brill"/>
          <w:i/>
          <w:color w:val="000000"/>
          <w:sz w:val="22"/>
          <w:szCs w:val="22"/>
        </w:rPr>
      </w:pPr>
    </w:p>
    <w:p w14:paraId="3507782F" w14:textId="77759C8C"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 xml:space="preserve">Chapter 1. The challenge of climate change for future </w:t>
      </w:r>
      <w:r w:rsidR="005364E9" w:rsidRPr="00C66272">
        <w:rPr>
          <w:rFonts w:ascii="Brill" w:eastAsia="Brill" w:hAnsi="Brill" w:cs="Brill"/>
          <w:color w:val="000000"/>
          <w:sz w:val="22"/>
          <w:szCs w:val="22"/>
        </w:rPr>
        <w:t>port cities</w:t>
      </w:r>
      <w:r w:rsidRPr="00C66272">
        <w:rPr>
          <w:rFonts w:ascii="Brill" w:eastAsia="Brill" w:hAnsi="Brill" w:cs="Brill"/>
          <w:color w:val="000000"/>
          <w:sz w:val="22"/>
          <w:szCs w:val="22"/>
        </w:rPr>
        <w:t xml:space="preserve">: Considering the precautionary principle in adaptation to sea-level rise </w:t>
      </w:r>
    </w:p>
    <w:p w14:paraId="35077830"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 xml:space="preserve">Nick </w:t>
      </w:r>
      <w:proofErr w:type="spellStart"/>
      <w:r w:rsidRPr="00C66272">
        <w:rPr>
          <w:rFonts w:ascii="Brill" w:eastAsia="Brill" w:hAnsi="Brill" w:cs="Brill"/>
          <w:i/>
          <w:color w:val="000000"/>
          <w:sz w:val="22"/>
          <w:szCs w:val="22"/>
        </w:rPr>
        <w:t>Osbaldiston</w:t>
      </w:r>
      <w:proofErr w:type="spellEnd"/>
    </w:p>
    <w:p w14:paraId="35077831" w14:textId="77777777" w:rsidR="00CB3FC9" w:rsidRPr="00C66272" w:rsidRDefault="00CB3FC9">
      <w:pPr>
        <w:pBdr>
          <w:top w:val="nil"/>
          <w:left w:val="nil"/>
          <w:bottom w:val="nil"/>
          <w:right w:val="nil"/>
          <w:between w:val="nil"/>
        </w:pBdr>
        <w:rPr>
          <w:rFonts w:ascii="Brill" w:eastAsia="Brill" w:hAnsi="Brill" w:cs="Brill"/>
          <w:i/>
          <w:color w:val="000000"/>
          <w:sz w:val="22"/>
          <w:szCs w:val="22"/>
        </w:rPr>
      </w:pPr>
    </w:p>
    <w:p w14:paraId="35077832" w14:textId="1117D08D"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Chapter 2. Noise versus silence: Anthropo-bio-</w:t>
      </w:r>
      <w:proofErr w:type="spellStart"/>
      <w:r w:rsidRPr="00C66272">
        <w:rPr>
          <w:rFonts w:ascii="Brill" w:eastAsia="Brill" w:hAnsi="Brill" w:cs="Brill"/>
          <w:color w:val="000000"/>
          <w:sz w:val="22"/>
          <w:szCs w:val="22"/>
        </w:rPr>
        <w:t>geophonics</w:t>
      </w:r>
      <w:proofErr w:type="spellEnd"/>
      <w:r w:rsidRPr="00C66272">
        <w:rPr>
          <w:rFonts w:ascii="Brill" w:eastAsia="Brill" w:hAnsi="Brill" w:cs="Brill"/>
          <w:color w:val="000000"/>
          <w:sz w:val="22"/>
          <w:szCs w:val="22"/>
        </w:rPr>
        <w:t xml:space="preserve"> of port cities </w:t>
      </w:r>
      <w:r w:rsidR="00281492" w:rsidRPr="00C66272">
        <w:rPr>
          <w:rFonts w:ascii="Brill" w:eastAsia="Brill" w:hAnsi="Brill" w:cs="Brill"/>
          <w:color w:val="000000"/>
          <w:sz w:val="22"/>
          <w:szCs w:val="22"/>
        </w:rPr>
        <w:t xml:space="preserve">that are also </w:t>
      </w:r>
      <w:r w:rsidRPr="00C66272">
        <w:rPr>
          <w:rFonts w:ascii="Brill" w:eastAsia="Brill" w:hAnsi="Brill" w:cs="Brill"/>
          <w:color w:val="000000"/>
          <w:sz w:val="22"/>
          <w:szCs w:val="22"/>
        </w:rPr>
        <w:t xml:space="preserve">health resorts </w:t>
      </w:r>
    </w:p>
    <w:p w14:paraId="35077833"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Ewa Rewers</w:t>
      </w:r>
    </w:p>
    <w:p w14:paraId="35077834" w14:textId="77777777" w:rsidR="00CB3FC9" w:rsidRPr="00C66272" w:rsidRDefault="00CB3FC9">
      <w:pPr>
        <w:pBdr>
          <w:top w:val="nil"/>
          <w:left w:val="nil"/>
          <w:bottom w:val="nil"/>
          <w:right w:val="nil"/>
          <w:between w:val="nil"/>
        </w:pBdr>
        <w:rPr>
          <w:rFonts w:ascii="Brill" w:eastAsia="Brill" w:hAnsi="Brill" w:cs="Brill"/>
          <w:i/>
          <w:color w:val="000000"/>
          <w:sz w:val="22"/>
          <w:szCs w:val="22"/>
        </w:rPr>
      </w:pPr>
    </w:p>
    <w:p w14:paraId="35077835" w14:textId="77777777" w:rsidR="00CB3FC9" w:rsidRPr="00C66272" w:rsidRDefault="00C55FA1">
      <w:pPr>
        <w:pStyle w:val="Tytu"/>
        <w:rPr>
          <w:rFonts w:ascii="Brill" w:eastAsia="Brill" w:hAnsi="Brill" w:cs="Brill"/>
          <w:b w:val="0"/>
          <w:color w:val="000000"/>
          <w:sz w:val="22"/>
          <w:szCs w:val="22"/>
        </w:rPr>
      </w:pPr>
      <w:r w:rsidRPr="00C66272">
        <w:rPr>
          <w:rFonts w:ascii="Brill" w:eastAsia="Brill" w:hAnsi="Brill" w:cs="Brill"/>
          <w:b w:val="0"/>
          <w:color w:val="000000"/>
          <w:sz w:val="22"/>
          <w:szCs w:val="22"/>
        </w:rPr>
        <w:t xml:space="preserve">Chapter 3. The </w:t>
      </w:r>
      <w:proofErr w:type="spellStart"/>
      <w:r w:rsidRPr="00C66272">
        <w:rPr>
          <w:rFonts w:ascii="Brill" w:eastAsia="Brill" w:hAnsi="Brill" w:cs="Brill"/>
          <w:b w:val="0"/>
          <w:color w:val="000000"/>
          <w:sz w:val="22"/>
          <w:szCs w:val="22"/>
        </w:rPr>
        <w:t>festivalization</w:t>
      </w:r>
      <w:proofErr w:type="spellEnd"/>
      <w:r w:rsidRPr="00C66272">
        <w:rPr>
          <w:rFonts w:ascii="Brill" w:eastAsia="Brill" w:hAnsi="Brill" w:cs="Brill"/>
          <w:b w:val="0"/>
          <w:color w:val="000000"/>
          <w:sz w:val="22"/>
          <w:szCs w:val="22"/>
        </w:rPr>
        <w:t xml:space="preserve"> of port cities: Major/mega events and port city culture</w:t>
      </w:r>
      <w:r w:rsidRPr="00C66272">
        <w:rPr>
          <w:rFonts w:ascii="Brill" w:eastAsia="Brill" w:hAnsi="Brill" w:cs="Brill"/>
          <w:b w:val="0"/>
          <w:color w:val="000000"/>
          <w:sz w:val="22"/>
          <w:szCs w:val="22"/>
        </w:rPr>
        <w:br/>
      </w:r>
      <w:r w:rsidRPr="00C66272">
        <w:rPr>
          <w:rFonts w:ascii="Brill" w:eastAsia="Brill" w:hAnsi="Brill" w:cs="Brill"/>
          <w:b w:val="0"/>
          <w:i/>
          <w:color w:val="000000"/>
          <w:sz w:val="22"/>
          <w:szCs w:val="22"/>
        </w:rPr>
        <w:t xml:space="preserve">Enrico </w:t>
      </w:r>
      <w:proofErr w:type="spellStart"/>
      <w:r w:rsidRPr="00C66272">
        <w:rPr>
          <w:rFonts w:ascii="Brill" w:eastAsia="Brill" w:hAnsi="Brill" w:cs="Brill"/>
          <w:b w:val="0"/>
          <w:i/>
          <w:color w:val="000000"/>
          <w:sz w:val="22"/>
          <w:szCs w:val="22"/>
        </w:rPr>
        <w:t>Tommarchi</w:t>
      </w:r>
      <w:proofErr w:type="spellEnd"/>
      <w:r w:rsidRPr="00C66272">
        <w:rPr>
          <w:rFonts w:ascii="Brill" w:eastAsia="Brill" w:hAnsi="Brill" w:cs="Brill"/>
          <w:b w:val="0"/>
          <w:color w:val="000000"/>
          <w:sz w:val="22"/>
          <w:szCs w:val="22"/>
        </w:rPr>
        <w:t xml:space="preserve"> </w:t>
      </w:r>
    </w:p>
    <w:p w14:paraId="35077836" w14:textId="77777777" w:rsidR="00CB3FC9" w:rsidRPr="00C66272" w:rsidRDefault="00CB3FC9">
      <w:pPr>
        <w:rPr>
          <w:rFonts w:ascii="Brill" w:hAnsi="Brill"/>
          <w:sz w:val="22"/>
          <w:szCs w:val="22"/>
        </w:rPr>
      </w:pPr>
    </w:p>
    <w:p w14:paraId="35077837" w14:textId="77777777" w:rsidR="00CB3FC9" w:rsidRPr="00C66272" w:rsidRDefault="00C55FA1">
      <w:pPr>
        <w:pStyle w:val="Tytu"/>
        <w:rPr>
          <w:rFonts w:ascii="Brill" w:eastAsia="Brill" w:hAnsi="Brill" w:cs="Brill"/>
          <w:b w:val="0"/>
          <w:color w:val="000000"/>
          <w:sz w:val="22"/>
          <w:szCs w:val="22"/>
        </w:rPr>
      </w:pPr>
      <w:r w:rsidRPr="00C66272">
        <w:rPr>
          <w:rFonts w:ascii="Brill" w:eastAsia="Brill" w:hAnsi="Brill" w:cs="Brill"/>
          <w:b w:val="0"/>
          <w:color w:val="000000"/>
          <w:sz w:val="22"/>
          <w:szCs w:val="22"/>
        </w:rPr>
        <w:t xml:space="preserve">Chapter 4. ‘The most sinful mile in the world’ – the transformation of a harbour district: Hamburg St Pauli and the Reeperbahn </w:t>
      </w:r>
    </w:p>
    <w:p w14:paraId="35077838" w14:textId="77777777" w:rsidR="00CB3FC9" w:rsidRPr="00C66272" w:rsidRDefault="00C55FA1">
      <w:pPr>
        <w:pStyle w:val="Tytu"/>
        <w:rPr>
          <w:rFonts w:ascii="Brill" w:eastAsia="Brill" w:hAnsi="Brill" w:cs="Brill"/>
          <w:b w:val="0"/>
          <w:i/>
          <w:color w:val="000000"/>
          <w:sz w:val="22"/>
          <w:szCs w:val="22"/>
        </w:rPr>
      </w:pPr>
      <w:r w:rsidRPr="00C66272">
        <w:rPr>
          <w:rFonts w:ascii="Brill" w:eastAsia="Brill" w:hAnsi="Brill" w:cs="Brill"/>
          <w:b w:val="0"/>
          <w:i/>
          <w:color w:val="000000"/>
          <w:sz w:val="22"/>
          <w:szCs w:val="22"/>
        </w:rPr>
        <w:t>Dirk Schubert</w:t>
      </w:r>
    </w:p>
    <w:p w14:paraId="35077839" w14:textId="77777777" w:rsidR="00CB3FC9" w:rsidRPr="00C66272" w:rsidRDefault="00CB3FC9">
      <w:pPr>
        <w:rPr>
          <w:rFonts w:ascii="Brill" w:hAnsi="Brill"/>
          <w:sz w:val="22"/>
          <w:szCs w:val="22"/>
        </w:rPr>
      </w:pPr>
    </w:p>
    <w:p w14:paraId="3507783A" w14:textId="77777777" w:rsidR="00CB3FC9" w:rsidRPr="00C66272" w:rsidRDefault="00C55FA1">
      <w:pPr>
        <w:pStyle w:val="Tytu"/>
        <w:rPr>
          <w:rFonts w:ascii="Brill" w:eastAsia="Brill" w:hAnsi="Brill" w:cs="Brill"/>
          <w:b w:val="0"/>
          <w:color w:val="000000"/>
          <w:sz w:val="22"/>
          <w:szCs w:val="22"/>
        </w:rPr>
      </w:pPr>
      <w:r w:rsidRPr="00C66272">
        <w:rPr>
          <w:rFonts w:ascii="Brill" w:eastAsia="Brill" w:hAnsi="Brill" w:cs="Brill"/>
          <w:b w:val="0"/>
          <w:color w:val="000000"/>
          <w:sz w:val="22"/>
          <w:szCs w:val="22"/>
        </w:rPr>
        <w:t xml:space="preserve">Chapter 5. Pleasure reconsidered and relocated: Modern urban visions in the wake of Rotterdam’s discontinued amusement areas </w:t>
      </w:r>
    </w:p>
    <w:p w14:paraId="3507783B" w14:textId="77777777" w:rsidR="00CB3FC9" w:rsidRPr="00BF26E0" w:rsidRDefault="00C55FA1">
      <w:pPr>
        <w:pStyle w:val="Tytu"/>
        <w:rPr>
          <w:rFonts w:ascii="Brill" w:eastAsia="Brill" w:hAnsi="Brill" w:cs="Brill"/>
          <w:b w:val="0"/>
          <w:i/>
          <w:color w:val="000000"/>
          <w:sz w:val="22"/>
          <w:szCs w:val="22"/>
          <w:lang w:val="nl-BE"/>
        </w:rPr>
      </w:pPr>
      <w:r w:rsidRPr="00BF26E0">
        <w:rPr>
          <w:rFonts w:ascii="Brill" w:eastAsia="Brill" w:hAnsi="Brill" w:cs="Brill"/>
          <w:b w:val="0"/>
          <w:i/>
          <w:color w:val="000000"/>
          <w:sz w:val="22"/>
          <w:szCs w:val="22"/>
          <w:lang w:val="nl-BE"/>
        </w:rPr>
        <w:t>Vincent Baptist, Paul van de Laar</w:t>
      </w:r>
    </w:p>
    <w:p w14:paraId="3507783C" w14:textId="77777777" w:rsidR="00CB3FC9" w:rsidRPr="00BF26E0" w:rsidRDefault="00CB3FC9">
      <w:pPr>
        <w:rPr>
          <w:rFonts w:ascii="Brill" w:hAnsi="Brill"/>
          <w:sz w:val="22"/>
          <w:szCs w:val="22"/>
          <w:lang w:val="nl-BE"/>
        </w:rPr>
      </w:pPr>
    </w:p>
    <w:p w14:paraId="3507783D" w14:textId="2C306CC6" w:rsidR="00CB3FC9" w:rsidRPr="00C66272" w:rsidRDefault="00C55FA1">
      <w:pPr>
        <w:pStyle w:val="Tytu"/>
        <w:rPr>
          <w:rFonts w:ascii="Brill" w:eastAsia="Brill" w:hAnsi="Brill" w:cs="Brill"/>
          <w:b w:val="0"/>
          <w:color w:val="000000"/>
          <w:sz w:val="22"/>
          <w:szCs w:val="22"/>
        </w:rPr>
      </w:pPr>
      <w:r w:rsidRPr="00C66272">
        <w:rPr>
          <w:rFonts w:ascii="Brill" w:eastAsia="Brill" w:hAnsi="Brill" w:cs="Brill"/>
          <w:b w:val="0"/>
          <w:color w:val="000000"/>
          <w:sz w:val="22"/>
          <w:szCs w:val="22"/>
        </w:rPr>
        <w:t xml:space="preserve">Chapter 6. Removing Liverpool and adding Quanzhou as World Heritage </w:t>
      </w:r>
      <w:r w:rsidR="00F62668">
        <w:rPr>
          <w:rFonts w:ascii="Brill" w:eastAsia="Brill" w:hAnsi="Brill" w:cs="Brill"/>
          <w:b w:val="0"/>
          <w:color w:val="000000"/>
          <w:sz w:val="22"/>
          <w:szCs w:val="22"/>
        </w:rPr>
        <w:t>property</w:t>
      </w:r>
      <w:r w:rsidRPr="00C66272">
        <w:rPr>
          <w:rFonts w:ascii="Brill" w:eastAsia="Brill" w:hAnsi="Brill" w:cs="Brill"/>
          <w:b w:val="0"/>
          <w:color w:val="000000"/>
          <w:sz w:val="22"/>
          <w:szCs w:val="22"/>
        </w:rPr>
        <w:t xml:space="preserve"> – what can we learn? </w:t>
      </w:r>
    </w:p>
    <w:p w14:paraId="3507783E" w14:textId="77777777" w:rsidR="00CB3FC9" w:rsidRPr="00C66272" w:rsidRDefault="00C55FA1">
      <w:pPr>
        <w:pStyle w:val="Tytu"/>
        <w:rPr>
          <w:rFonts w:ascii="Brill" w:eastAsia="Brill" w:hAnsi="Brill" w:cs="Brill"/>
          <w:b w:val="0"/>
          <w:i/>
          <w:color w:val="000000"/>
          <w:sz w:val="22"/>
          <w:szCs w:val="22"/>
        </w:rPr>
      </w:pPr>
      <w:r w:rsidRPr="00C66272">
        <w:rPr>
          <w:rFonts w:ascii="Brill" w:eastAsia="Brill" w:hAnsi="Brill" w:cs="Brill"/>
          <w:b w:val="0"/>
          <w:i/>
          <w:color w:val="000000"/>
          <w:sz w:val="22"/>
          <w:szCs w:val="22"/>
        </w:rPr>
        <w:t>Tianchen Dai, Carola Hein</w:t>
      </w:r>
    </w:p>
    <w:p w14:paraId="3507783F" w14:textId="77777777" w:rsidR="00CB3FC9" w:rsidRPr="00C66272" w:rsidRDefault="00CB3FC9">
      <w:pPr>
        <w:rPr>
          <w:rFonts w:ascii="Brill" w:hAnsi="Brill"/>
          <w:sz w:val="22"/>
          <w:szCs w:val="22"/>
        </w:rPr>
      </w:pPr>
    </w:p>
    <w:p w14:paraId="35077840" w14:textId="0BF4FB15" w:rsidR="00CB3FC9" w:rsidRPr="00C66272" w:rsidRDefault="00C55FA1">
      <w:pPr>
        <w:pBdr>
          <w:top w:val="nil"/>
          <w:left w:val="nil"/>
          <w:bottom w:val="nil"/>
          <w:right w:val="nil"/>
          <w:between w:val="nil"/>
        </w:pBdr>
        <w:spacing w:line="276" w:lineRule="auto"/>
        <w:jc w:val="both"/>
        <w:rPr>
          <w:rFonts w:ascii="Brill" w:eastAsia="Brill" w:hAnsi="Brill" w:cs="Brill"/>
          <w:color w:val="000000"/>
          <w:sz w:val="22"/>
          <w:szCs w:val="22"/>
        </w:rPr>
      </w:pPr>
      <w:r w:rsidRPr="00C66272">
        <w:rPr>
          <w:rFonts w:ascii="Brill" w:eastAsia="Brill" w:hAnsi="Brill" w:cs="Brill"/>
          <w:color w:val="000000"/>
          <w:sz w:val="22"/>
          <w:szCs w:val="22"/>
        </w:rPr>
        <w:t xml:space="preserve">Chapter 7. Celebrating the port city’s hustle and bustle: </w:t>
      </w:r>
      <w:ins w:id="5" w:author="Autor">
        <w:r w:rsidR="00E33CDB">
          <w:rPr>
            <w:rFonts w:ascii="Brill" w:eastAsia="Brill" w:hAnsi="Brill" w:cs="Brill"/>
            <w:color w:val="000000"/>
            <w:sz w:val="22"/>
            <w:szCs w:val="22"/>
          </w:rPr>
          <w:t>T</w:t>
        </w:r>
      </w:ins>
      <w:del w:id="6" w:author="Autor">
        <w:r w:rsidRPr="00C66272" w:rsidDel="00E33CDB">
          <w:rPr>
            <w:rFonts w:ascii="Brill" w:eastAsia="Brill" w:hAnsi="Brill" w:cs="Brill"/>
            <w:color w:val="000000"/>
            <w:sz w:val="22"/>
            <w:szCs w:val="22"/>
          </w:rPr>
          <w:delText>t</w:delText>
        </w:r>
      </w:del>
      <w:r w:rsidRPr="00C66272">
        <w:rPr>
          <w:rFonts w:ascii="Brill" w:eastAsia="Brill" w:hAnsi="Brill" w:cs="Brill"/>
          <w:color w:val="000000"/>
          <w:sz w:val="22"/>
          <w:szCs w:val="22"/>
        </w:rPr>
        <w:t xml:space="preserve">he Days of the Sea Festival in Szczecin </w:t>
      </w:r>
    </w:p>
    <w:p w14:paraId="35077841" w14:textId="77777777" w:rsidR="00CB3FC9" w:rsidRPr="00C66272" w:rsidRDefault="00C55FA1">
      <w:pPr>
        <w:pBdr>
          <w:top w:val="nil"/>
          <w:left w:val="nil"/>
          <w:bottom w:val="nil"/>
          <w:right w:val="nil"/>
          <w:between w:val="nil"/>
        </w:pBdr>
        <w:spacing w:line="276" w:lineRule="auto"/>
        <w:jc w:val="both"/>
        <w:rPr>
          <w:rFonts w:ascii="Brill" w:eastAsia="Brill" w:hAnsi="Brill" w:cs="Brill"/>
          <w:i/>
          <w:color w:val="000000"/>
          <w:sz w:val="22"/>
          <w:szCs w:val="22"/>
          <w:lang w:val="pl-PL"/>
        </w:rPr>
      </w:pPr>
      <w:r w:rsidRPr="00C66272">
        <w:rPr>
          <w:rFonts w:ascii="Brill" w:eastAsia="Brill" w:hAnsi="Brill" w:cs="Brill"/>
          <w:i/>
          <w:color w:val="000000"/>
          <w:sz w:val="22"/>
          <w:szCs w:val="22"/>
          <w:lang w:val="pl-PL"/>
        </w:rPr>
        <w:t>Maciej Kowalewski, Robert Bartłomiejski</w:t>
      </w:r>
    </w:p>
    <w:p w14:paraId="35077842" w14:textId="77777777" w:rsidR="00CB3FC9" w:rsidRPr="00C66272" w:rsidRDefault="00CB3FC9">
      <w:pPr>
        <w:pBdr>
          <w:top w:val="nil"/>
          <w:left w:val="nil"/>
          <w:bottom w:val="nil"/>
          <w:right w:val="nil"/>
          <w:between w:val="nil"/>
        </w:pBdr>
        <w:spacing w:line="276" w:lineRule="auto"/>
        <w:jc w:val="both"/>
        <w:rPr>
          <w:rFonts w:ascii="Brill" w:eastAsia="Brill" w:hAnsi="Brill" w:cs="Brill"/>
          <w:i/>
          <w:color w:val="000000"/>
          <w:sz w:val="22"/>
          <w:szCs w:val="22"/>
          <w:lang w:val="pl-PL"/>
        </w:rPr>
      </w:pPr>
    </w:p>
    <w:p w14:paraId="35077843" w14:textId="1E429431" w:rsidR="00CB3FC9" w:rsidRPr="00C66272" w:rsidRDefault="00C55FA1">
      <w:pPr>
        <w:pBdr>
          <w:top w:val="nil"/>
          <w:left w:val="nil"/>
          <w:bottom w:val="nil"/>
          <w:right w:val="nil"/>
          <w:between w:val="nil"/>
        </w:pBdr>
        <w:rPr>
          <w:rFonts w:ascii="Brill" w:eastAsia="Brill" w:hAnsi="Brill" w:cs="Brill"/>
          <w:color w:val="000000"/>
          <w:sz w:val="22"/>
          <w:szCs w:val="22"/>
        </w:rPr>
      </w:pPr>
      <w:proofErr w:type="spellStart"/>
      <w:r w:rsidRPr="00C66272">
        <w:rPr>
          <w:rFonts w:ascii="Brill" w:eastAsia="Brill" w:hAnsi="Brill" w:cs="Brill"/>
          <w:color w:val="000000"/>
          <w:sz w:val="22"/>
          <w:szCs w:val="22"/>
          <w:lang w:val="pl-PL"/>
        </w:rPr>
        <w:t>Chapter</w:t>
      </w:r>
      <w:proofErr w:type="spellEnd"/>
      <w:r w:rsidRPr="00C66272">
        <w:rPr>
          <w:rFonts w:ascii="Brill" w:eastAsia="Brill" w:hAnsi="Brill" w:cs="Brill"/>
          <w:color w:val="000000"/>
          <w:sz w:val="22"/>
          <w:szCs w:val="22"/>
          <w:lang w:val="pl-PL"/>
        </w:rPr>
        <w:t xml:space="preserve"> 8. </w:t>
      </w:r>
      <w:r w:rsidRPr="00C66272">
        <w:rPr>
          <w:rFonts w:ascii="Brill" w:eastAsia="Brill" w:hAnsi="Brill" w:cs="Brill"/>
          <w:color w:val="000000"/>
          <w:sz w:val="22"/>
          <w:szCs w:val="22"/>
        </w:rPr>
        <w:t>Port-City architectures between duality and rituality</w:t>
      </w:r>
      <w:ins w:id="7" w:author="Autor">
        <w:r w:rsidR="00E33CDB">
          <w:rPr>
            <w:rFonts w:ascii="Brill" w:eastAsia="Brill" w:hAnsi="Brill" w:cs="Brill"/>
            <w:color w:val="000000"/>
            <w:sz w:val="22"/>
            <w:szCs w:val="22"/>
          </w:rPr>
          <w:t>:</w:t>
        </w:r>
      </w:ins>
      <w:del w:id="8" w:author="Autor">
        <w:r w:rsidRPr="00C66272" w:rsidDel="00E33CDB">
          <w:rPr>
            <w:rFonts w:ascii="Brill" w:eastAsia="Brill" w:hAnsi="Brill" w:cs="Brill"/>
            <w:color w:val="000000"/>
            <w:sz w:val="22"/>
            <w:szCs w:val="22"/>
          </w:rPr>
          <w:delText>.</w:delText>
        </w:r>
      </w:del>
      <w:r w:rsidRPr="00C66272">
        <w:rPr>
          <w:rFonts w:ascii="Brill" w:eastAsia="Brill" w:hAnsi="Brill" w:cs="Brill"/>
          <w:color w:val="000000"/>
          <w:sz w:val="22"/>
          <w:szCs w:val="22"/>
        </w:rPr>
        <w:t xml:space="preserve"> Two Fish Markets in Italy </w:t>
      </w:r>
    </w:p>
    <w:p w14:paraId="35077844"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Beatrice Moretti</w:t>
      </w:r>
    </w:p>
    <w:p w14:paraId="35077845" w14:textId="77777777" w:rsidR="00CB3FC9" w:rsidRPr="00C66272" w:rsidRDefault="00CB3FC9">
      <w:pPr>
        <w:pBdr>
          <w:top w:val="nil"/>
          <w:left w:val="nil"/>
          <w:bottom w:val="nil"/>
          <w:right w:val="nil"/>
          <w:between w:val="nil"/>
        </w:pBdr>
        <w:rPr>
          <w:rFonts w:ascii="Brill" w:eastAsia="Brill" w:hAnsi="Brill" w:cs="Brill"/>
          <w:i/>
          <w:color w:val="000000"/>
          <w:sz w:val="22"/>
          <w:szCs w:val="22"/>
        </w:rPr>
      </w:pPr>
    </w:p>
    <w:p w14:paraId="35077846" w14:textId="486515C4"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Chapter 9.</w:t>
      </w:r>
      <w:r w:rsidR="001A1E0C">
        <w:rPr>
          <w:rFonts w:ascii="Brill" w:eastAsia="Brill" w:hAnsi="Brill" w:cs="Brill"/>
          <w:color w:val="000000"/>
          <w:sz w:val="22"/>
          <w:szCs w:val="22"/>
        </w:rPr>
        <w:t xml:space="preserve"> </w:t>
      </w:r>
      <w:r w:rsidRPr="00C66272">
        <w:rPr>
          <w:rFonts w:ascii="Brill" w:eastAsia="Brill" w:hAnsi="Brill" w:cs="Brill"/>
          <w:color w:val="000000"/>
          <w:sz w:val="22"/>
          <w:szCs w:val="22"/>
        </w:rPr>
        <w:t xml:space="preserve">“Ships, Shipyards, People, Energy!” Images of Hamburg and its Port in the German Television Series “Port Police” (1963-1966) </w:t>
      </w:r>
    </w:p>
    <w:p w14:paraId="35077847"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Christoph Strupp</w:t>
      </w:r>
    </w:p>
    <w:p w14:paraId="35077848" w14:textId="77777777" w:rsidR="00CB3FC9" w:rsidRPr="00C66272" w:rsidRDefault="00CB3FC9">
      <w:pPr>
        <w:pBdr>
          <w:top w:val="nil"/>
          <w:left w:val="nil"/>
          <w:bottom w:val="nil"/>
          <w:right w:val="nil"/>
          <w:between w:val="nil"/>
        </w:pBdr>
        <w:rPr>
          <w:rFonts w:ascii="Brill" w:eastAsia="Brill" w:hAnsi="Brill" w:cs="Brill"/>
          <w:i/>
          <w:color w:val="000000"/>
          <w:sz w:val="22"/>
          <w:szCs w:val="22"/>
        </w:rPr>
      </w:pPr>
    </w:p>
    <w:p w14:paraId="35077849" w14:textId="1D305179"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Chapter 10. Prostitution in a communist port city</w:t>
      </w:r>
      <w:ins w:id="9" w:author="Autor">
        <w:r w:rsidR="00E33CDB">
          <w:rPr>
            <w:rFonts w:ascii="Brill" w:eastAsia="Brill" w:hAnsi="Brill" w:cs="Brill"/>
            <w:color w:val="000000"/>
            <w:sz w:val="22"/>
            <w:szCs w:val="22"/>
          </w:rPr>
          <w:t>:</w:t>
        </w:r>
      </w:ins>
      <w:del w:id="10" w:author="Autor">
        <w:r w:rsidRPr="00C66272" w:rsidDel="00E33CDB">
          <w:rPr>
            <w:rFonts w:ascii="Brill" w:eastAsia="Brill" w:hAnsi="Brill" w:cs="Brill"/>
            <w:color w:val="000000"/>
            <w:sz w:val="22"/>
            <w:szCs w:val="22"/>
          </w:rPr>
          <w:delText>.</w:delText>
        </w:r>
      </w:del>
      <w:r w:rsidRPr="00C66272">
        <w:rPr>
          <w:rFonts w:ascii="Brill" w:eastAsia="Brill" w:hAnsi="Brill" w:cs="Brill"/>
          <w:color w:val="000000"/>
          <w:sz w:val="22"/>
          <w:szCs w:val="22"/>
        </w:rPr>
        <w:t xml:space="preserve"> A social and demographic portrait of prostitutes in Polish port cities in </w:t>
      </w:r>
      <w:r w:rsidR="00426E38" w:rsidRPr="00C66272">
        <w:rPr>
          <w:rFonts w:ascii="Brill" w:eastAsia="Brill" w:hAnsi="Brill" w:cs="Brill"/>
          <w:color w:val="000000"/>
          <w:sz w:val="22"/>
          <w:szCs w:val="22"/>
        </w:rPr>
        <w:t xml:space="preserve">the </w:t>
      </w:r>
      <w:r w:rsidRPr="00C66272">
        <w:rPr>
          <w:rFonts w:ascii="Brill" w:eastAsia="Brill" w:hAnsi="Brill" w:cs="Brill"/>
          <w:color w:val="000000"/>
          <w:sz w:val="22"/>
          <w:szCs w:val="22"/>
        </w:rPr>
        <w:t xml:space="preserve">1950s </w:t>
      </w:r>
    </w:p>
    <w:p w14:paraId="3507784A" w14:textId="77777777" w:rsidR="00CB3FC9" w:rsidRPr="00C66272" w:rsidRDefault="00C55FA1">
      <w:pPr>
        <w:pBdr>
          <w:top w:val="nil"/>
          <w:left w:val="nil"/>
          <w:bottom w:val="nil"/>
          <w:right w:val="nil"/>
          <w:between w:val="nil"/>
        </w:pBdr>
        <w:rPr>
          <w:rFonts w:ascii="Brill" w:eastAsia="Brill" w:hAnsi="Brill" w:cs="Brill"/>
          <w:i/>
          <w:color w:val="000000"/>
          <w:sz w:val="22"/>
          <w:szCs w:val="22"/>
          <w:lang w:val="pl-PL"/>
        </w:rPr>
      </w:pPr>
      <w:r w:rsidRPr="00C66272">
        <w:rPr>
          <w:rFonts w:ascii="Brill" w:eastAsia="Brill" w:hAnsi="Brill" w:cs="Brill"/>
          <w:i/>
          <w:color w:val="000000"/>
          <w:sz w:val="22"/>
          <w:szCs w:val="22"/>
          <w:lang w:val="pl-PL"/>
        </w:rPr>
        <w:t>Urszula Kozłowska, Karolina Izdebska</w:t>
      </w:r>
    </w:p>
    <w:p w14:paraId="3507784B" w14:textId="77777777" w:rsidR="00CB3FC9" w:rsidRPr="00C66272" w:rsidRDefault="00CB3FC9">
      <w:pPr>
        <w:pBdr>
          <w:top w:val="nil"/>
          <w:left w:val="nil"/>
          <w:bottom w:val="nil"/>
          <w:right w:val="nil"/>
          <w:between w:val="nil"/>
        </w:pBdr>
        <w:rPr>
          <w:rFonts w:ascii="Brill" w:eastAsia="Brill" w:hAnsi="Brill" w:cs="Brill"/>
          <w:i/>
          <w:color w:val="000000"/>
          <w:sz w:val="22"/>
          <w:szCs w:val="22"/>
          <w:lang w:val="pl-PL"/>
        </w:rPr>
      </w:pPr>
    </w:p>
    <w:p w14:paraId="3507784C" w14:textId="77777777" w:rsidR="00CB3FC9" w:rsidRPr="00C66272" w:rsidRDefault="00C55FA1">
      <w:pPr>
        <w:pBdr>
          <w:top w:val="nil"/>
          <w:left w:val="nil"/>
          <w:bottom w:val="nil"/>
          <w:right w:val="nil"/>
          <w:between w:val="nil"/>
        </w:pBdr>
        <w:rPr>
          <w:rFonts w:ascii="Brill" w:eastAsia="Brill" w:hAnsi="Brill" w:cs="Brill"/>
          <w:color w:val="000000"/>
          <w:sz w:val="22"/>
          <w:szCs w:val="22"/>
        </w:rPr>
      </w:pPr>
      <w:proofErr w:type="spellStart"/>
      <w:r w:rsidRPr="00C66272">
        <w:rPr>
          <w:rFonts w:ascii="Brill" w:eastAsia="Brill" w:hAnsi="Brill" w:cs="Brill"/>
          <w:color w:val="000000"/>
          <w:sz w:val="22"/>
          <w:szCs w:val="22"/>
          <w:lang w:val="pl-PL"/>
        </w:rPr>
        <w:t>Chapter</w:t>
      </w:r>
      <w:proofErr w:type="spellEnd"/>
      <w:r w:rsidRPr="00C66272">
        <w:rPr>
          <w:rFonts w:ascii="Brill" w:eastAsia="Brill" w:hAnsi="Brill" w:cs="Brill"/>
          <w:color w:val="000000"/>
          <w:sz w:val="22"/>
          <w:szCs w:val="22"/>
          <w:lang w:val="pl-PL"/>
        </w:rPr>
        <w:t xml:space="preserve"> 11. </w:t>
      </w:r>
      <w:r w:rsidRPr="00C66272">
        <w:rPr>
          <w:rFonts w:ascii="Brill" w:eastAsia="Brill" w:hAnsi="Brill" w:cs="Brill"/>
          <w:color w:val="000000"/>
          <w:sz w:val="22"/>
          <w:szCs w:val="22"/>
        </w:rPr>
        <w:t xml:space="preserve">Szczecin in the 1960s: The poetics of a port town </w:t>
      </w:r>
    </w:p>
    <w:p w14:paraId="3507784D"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 xml:space="preserve">Sławomir </w:t>
      </w:r>
      <w:proofErr w:type="spellStart"/>
      <w:r w:rsidRPr="00C66272">
        <w:rPr>
          <w:rFonts w:ascii="Brill" w:eastAsia="Brill" w:hAnsi="Brill" w:cs="Brill"/>
          <w:i/>
          <w:color w:val="000000"/>
          <w:sz w:val="22"/>
          <w:szCs w:val="22"/>
        </w:rPr>
        <w:t>Iwasiów</w:t>
      </w:r>
      <w:proofErr w:type="spellEnd"/>
    </w:p>
    <w:p w14:paraId="3507784E" w14:textId="77777777" w:rsidR="00CB3FC9" w:rsidRPr="00C66272" w:rsidRDefault="00CB3FC9">
      <w:pPr>
        <w:pBdr>
          <w:top w:val="nil"/>
          <w:left w:val="nil"/>
          <w:bottom w:val="nil"/>
          <w:right w:val="nil"/>
          <w:between w:val="nil"/>
        </w:pBdr>
        <w:rPr>
          <w:rFonts w:ascii="Brill" w:eastAsia="Brill" w:hAnsi="Brill" w:cs="Brill"/>
          <w:i/>
          <w:color w:val="000000"/>
          <w:sz w:val="22"/>
          <w:szCs w:val="22"/>
        </w:rPr>
      </w:pPr>
    </w:p>
    <w:p w14:paraId="3507784F" w14:textId="7664F9CC"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Chater 12. Urban land</w:t>
      </w:r>
      <w:r w:rsidR="00ED04C3" w:rsidRPr="00C66272">
        <w:rPr>
          <w:rFonts w:ascii="Brill" w:eastAsia="Brill" w:hAnsi="Brill" w:cs="Brill"/>
          <w:color w:val="000000"/>
          <w:sz w:val="22"/>
          <w:szCs w:val="22"/>
        </w:rPr>
        <w:t>-</w:t>
      </w:r>
      <w:r w:rsidRPr="00C66272">
        <w:rPr>
          <w:rFonts w:ascii="Brill" w:eastAsia="Brill" w:hAnsi="Brill" w:cs="Brill"/>
          <w:color w:val="000000"/>
          <w:sz w:val="22"/>
          <w:szCs w:val="22"/>
        </w:rPr>
        <w:t xml:space="preserve">use dynamics and </w:t>
      </w:r>
      <w:r w:rsidR="00ED04C3" w:rsidRPr="00C66272">
        <w:rPr>
          <w:rFonts w:ascii="Brill" w:eastAsia="Brill" w:hAnsi="Brill" w:cs="Brill"/>
          <w:color w:val="000000"/>
          <w:sz w:val="22"/>
          <w:szCs w:val="22"/>
        </w:rPr>
        <w:t xml:space="preserve">the </w:t>
      </w:r>
      <w:r w:rsidRPr="00C66272">
        <w:rPr>
          <w:rFonts w:ascii="Brill" w:eastAsia="Brill" w:hAnsi="Brill" w:cs="Brill"/>
          <w:color w:val="000000"/>
          <w:sz w:val="22"/>
          <w:szCs w:val="22"/>
        </w:rPr>
        <w:t>hustle and bustle</w:t>
      </w:r>
      <w:r w:rsidR="00ED04C3" w:rsidRPr="00C66272">
        <w:rPr>
          <w:rFonts w:ascii="Brill" w:eastAsia="Brill" w:hAnsi="Brill" w:cs="Brill"/>
          <w:color w:val="000000"/>
          <w:sz w:val="22"/>
          <w:szCs w:val="22"/>
        </w:rPr>
        <w:t xml:space="preserve"> of cities</w:t>
      </w:r>
      <w:r w:rsidRPr="00C66272">
        <w:rPr>
          <w:rFonts w:ascii="Brill" w:eastAsia="Brill" w:hAnsi="Brill" w:cs="Brill"/>
          <w:color w:val="000000"/>
          <w:sz w:val="22"/>
          <w:szCs w:val="22"/>
        </w:rPr>
        <w:t xml:space="preserve">. The case of Lisbon </w:t>
      </w:r>
    </w:p>
    <w:p w14:paraId="35077850" w14:textId="77777777" w:rsidR="00CB3FC9" w:rsidRPr="00C66272" w:rsidRDefault="00C55FA1">
      <w:pPr>
        <w:pBdr>
          <w:top w:val="nil"/>
          <w:left w:val="nil"/>
          <w:bottom w:val="nil"/>
          <w:right w:val="nil"/>
          <w:between w:val="nil"/>
        </w:pBdr>
        <w:rPr>
          <w:rFonts w:ascii="Brill" w:eastAsia="Brill" w:hAnsi="Brill" w:cs="Brill"/>
          <w:i/>
          <w:color w:val="000000"/>
          <w:sz w:val="22"/>
          <w:szCs w:val="22"/>
        </w:rPr>
      </w:pPr>
      <w:r w:rsidRPr="00C66272">
        <w:rPr>
          <w:rFonts w:ascii="Brill" w:eastAsia="Brill" w:hAnsi="Brill" w:cs="Brill"/>
          <w:i/>
          <w:color w:val="000000"/>
          <w:sz w:val="22"/>
          <w:szCs w:val="22"/>
        </w:rPr>
        <w:t xml:space="preserve">Manuel Pacheco Coelho </w:t>
      </w:r>
    </w:p>
    <w:p w14:paraId="35077851" w14:textId="77777777" w:rsidR="00CB3FC9" w:rsidRPr="00C66272" w:rsidRDefault="00CB3FC9">
      <w:pPr>
        <w:pBdr>
          <w:top w:val="nil"/>
          <w:left w:val="nil"/>
          <w:bottom w:val="nil"/>
          <w:right w:val="nil"/>
          <w:between w:val="nil"/>
        </w:pBdr>
        <w:rPr>
          <w:rFonts w:ascii="Brill" w:eastAsia="Brill" w:hAnsi="Brill" w:cs="Brill"/>
          <w:color w:val="000000"/>
          <w:sz w:val="22"/>
          <w:szCs w:val="22"/>
        </w:rPr>
      </w:pPr>
    </w:p>
    <w:p w14:paraId="35077852" w14:textId="0737B0AA" w:rsidR="00CB3FC9" w:rsidRPr="00C66272" w:rsidRDefault="00C55FA1">
      <w:pPr>
        <w:pBdr>
          <w:top w:val="nil"/>
          <w:left w:val="nil"/>
          <w:bottom w:val="nil"/>
          <w:right w:val="nil"/>
          <w:between w:val="nil"/>
        </w:pBdr>
        <w:rPr>
          <w:rFonts w:ascii="Brill" w:eastAsia="Brill" w:hAnsi="Brill" w:cs="Brill"/>
          <w:color w:val="000000"/>
          <w:sz w:val="22"/>
          <w:szCs w:val="22"/>
        </w:rPr>
      </w:pPr>
      <w:r w:rsidRPr="00C66272">
        <w:rPr>
          <w:rFonts w:ascii="Brill" w:eastAsia="Brill" w:hAnsi="Brill" w:cs="Brill"/>
          <w:color w:val="000000"/>
          <w:sz w:val="22"/>
          <w:szCs w:val="22"/>
        </w:rPr>
        <w:t xml:space="preserve">Conclusion. </w:t>
      </w:r>
      <w:r w:rsidR="00ED04C3" w:rsidRPr="00C66272">
        <w:rPr>
          <w:rFonts w:ascii="Brill" w:eastAsia="Brill" w:hAnsi="Brill" w:cs="Brill"/>
          <w:color w:val="000000"/>
          <w:sz w:val="22"/>
          <w:szCs w:val="22"/>
        </w:rPr>
        <w:t>The d</w:t>
      </w:r>
      <w:r w:rsidRPr="00C66272">
        <w:rPr>
          <w:rFonts w:ascii="Brill" w:eastAsia="Brill" w:hAnsi="Brill" w:cs="Brill"/>
          <w:color w:val="000000"/>
          <w:sz w:val="22"/>
          <w:szCs w:val="22"/>
        </w:rPr>
        <w:t>uality of hustle and bustle</w:t>
      </w:r>
    </w:p>
    <w:p w14:paraId="35077853" w14:textId="77777777" w:rsidR="00CB3FC9" w:rsidRPr="00C66272" w:rsidRDefault="00C55FA1">
      <w:pPr>
        <w:spacing w:after="240"/>
        <w:jc w:val="both"/>
        <w:rPr>
          <w:rFonts w:ascii="Brill" w:eastAsia="Brill" w:hAnsi="Brill" w:cs="Brill"/>
          <w:i/>
          <w:sz w:val="22"/>
          <w:szCs w:val="22"/>
          <w:lang w:val="pl-PL"/>
        </w:rPr>
      </w:pPr>
      <w:r w:rsidRPr="00C66272">
        <w:rPr>
          <w:rFonts w:ascii="Brill" w:eastAsia="Brill" w:hAnsi="Brill" w:cs="Brill"/>
          <w:i/>
          <w:sz w:val="22"/>
          <w:szCs w:val="22"/>
          <w:lang w:val="pl-PL"/>
        </w:rPr>
        <w:t>Robert Bartłomiejski, Maciej Kowalewski, Carola Hein</w:t>
      </w:r>
    </w:p>
    <w:p w14:paraId="35077854" w14:textId="77777777" w:rsidR="00CB3FC9" w:rsidRPr="00C66272" w:rsidRDefault="00CB3FC9">
      <w:pPr>
        <w:rPr>
          <w:rFonts w:ascii="Brill" w:eastAsia="Brill" w:hAnsi="Brill" w:cs="Brill"/>
          <w:i/>
          <w:color w:val="000000"/>
          <w:sz w:val="22"/>
          <w:szCs w:val="22"/>
          <w:lang w:val="pl-PL"/>
        </w:rPr>
      </w:pPr>
    </w:p>
    <w:p w14:paraId="35077855" w14:textId="77777777" w:rsidR="00CB3FC9" w:rsidRPr="00C66272" w:rsidRDefault="00CB3FC9">
      <w:pPr>
        <w:pBdr>
          <w:top w:val="nil"/>
          <w:left w:val="nil"/>
          <w:bottom w:val="nil"/>
          <w:right w:val="nil"/>
          <w:between w:val="nil"/>
        </w:pBdr>
        <w:ind w:left="720"/>
        <w:rPr>
          <w:rFonts w:ascii="Brill" w:eastAsia="Brill" w:hAnsi="Brill" w:cs="Brill"/>
          <w:i/>
          <w:color w:val="000000"/>
          <w:lang w:val="pl-PL"/>
        </w:rPr>
      </w:pPr>
    </w:p>
    <w:p w14:paraId="50D6DC38" w14:textId="77777777" w:rsidR="00E33CDB" w:rsidRPr="00F34A6C" w:rsidRDefault="00E33CDB">
      <w:pPr>
        <w:spacing w:line="360" w:lineRule="auto"/>
        <w:jc w:val="both"/>
        <w:rPr>
          <w:ins w:id="11" w:author="Autor"/>
          <w:rFonts w:ascii="Brill" w:eastAsia="Brill" w:hAnsi="Brill" w:cs="Brill"/>
          <w:b/>
          <w:sz w:val="28"/>
          <w:szCs w:val="28"/>
          <w:lang w:val="pl-PL"/>
          <w:rPrChange w:id="12" w:author="Autor">
            <w:rPr>
              <w:ins w:id="13" w:author="Autor"/>
              <w:rFonts w:ascii="Brill" w:eastAsia="Brill" w:hAnsi="Brill" w:cs="Brill"/>
              <w:b/>
              <w:sz w:val="28"/>
              <w:szCs w:val="28"/>
            </w:rPr>
          </w:rPrChange>
        </w:rPr>
      </w:pPr>
    </w:p>
    <w:p w14:paraId="35077856" w14:textId="26777BD8" w:rsidR="00CB3FC9" w:rsidRPr="00C66272" w:rsidRDefault="00C55FA1">
      <w:pPr>
        <w:spacing w:line="360" w:lineRule="auto"/>
        <w:jc w:val="both"/>
        <w:rPr>
          <w:rFonts w:ascii="Brill" w:eastAsia="Brill" w:hAnsi="Brill" w:cs="Brill"/>
          <w:b/>
          <w:sz w:val="28"/>
          <w:szCs w:val="28"/>
        </w:rPr>
      </w:pPr>
      <w:r w:rsidRPr="00C66272">
        <w:rPr>
          <w:rFonts w:ascii="Brill" w:eastAsia="Brill" w:hAnsi="Brill" w:cs="Brill"/>
          <w:b/>
          <w:sz w:val="28"/>
          <w:szCs w:val="28"/>
        </w:rPr>
        <w:t>The hustle and bustle of port cities. Introducing the concept</w:t>
      </w:r>
    </w:p>
    <w:p w14:paraId="35077857" w14:textId="77777777" w:rsidR="00CB3FC9" w:rsidRPr="00C66272" w:rsidRDefault="00C55FA1">
      <w:pPr>
        <w:jc w:val="both"/>
        <w:rPr>
          <w:rFonts w:ascii="Brill" w:eastAsia="Brill" w:hAnsi="Brill" w:cs="Brill"/>
          <w:i/>
        </w:rPr>
      </w:pPr>
      <w:r w:rsidRPr="00C66272">
        <w:rPr>
          <w:rFonts w:ascii="Brill" w:eastAsia="Brill" w:hAnsi="Brill" w:cs="Brill"/>
          <w:i/>
        </w:rPr>
        <w:t>Robert Bartłomiejski</w:t>
      </w:r>
    </w:p>
    <w:p w14:paraId="35077858" w14:textId="77777777" w:rsidR="00CB3FC9" w:rsidRPr="00C66272" w:rsidRDefault="00C55FA1">
      <w:pPr>
        <w:jc w:val="both"/>
        <w:rPr>
          <w:rFonts w:ascii="Brill" w:eastAsia="Brill" w:hAnsi="Brill" w:cs="Brill"/>
        </w:rPr>
      </w:pPr>
      <w:r w:rsidRPr="00C66272">
        <w:rPr>
          <w:rFonts w:ascii="Brill" w:eastAsia="Brill" w:hAnsi="Brill" w:cs="Brill"/>
        </w:rPr>
        <w:t>(University of Szczecin)</w:t>
      </w:r>
    </w:p>
    <w:p w14:paraId="35077859" w14:textId="77777777" w:rsidR="00CB3FC9" w:rsidRPr="00C66272" w:rsidRDefault="00CB3FC9">
      <w:pPr>
        <w:jc w:val="both"/>
        <w:rPr>
          <w:rFonts w:ascii="Brill" w:eastAsia="Brill" w:hAnsi="Brill" w:cs="Brill"/>
          <w:i/>
        </w:rPr>
      </w:pPr>
    </w:p>
    <w:p w14:paraId="3507785A" w14:textId="77777777" w:rsidR="00CB3FC9" w:rsidRPr="00F34A6C" w:rsidRDefault="00C55FA1">
      <w:pPr>
        <w:jc w:val="both"/>
        <w:rPr>
          <w:rFonts w:ascii="Brill" w:eastAsia="Brill" w:hAnsi="Brill" w:cs="Brill"/>
          <w:i/>
          <w:lang w:val="pl-PL"/>
          <w:rPrChange w:id="14" w:author="Autor">
            <w:rPr>
              <w:rFonts w:ascii="Brill" w:eastAsia="Brill" w:hAnsi="Brill" w:cs="Brill"/>
              <w:i/>
              <w:lang w:val="en-US"/>
            </w:rPr>
          </w:rPrChange>
        </w:rPr>
      </w:pPr>
      <w:r w:rsidRPr="00F34A6C">
        <w:rPr>
          <w:rFonts w:ascii="Brill" w:eastAsia="Brill" w:hAnsi="Brill" w:cs="Brill"/>
          <w:i/>
          <w:lang w:val="pl-PL"/>
          <w:rPrChange w:id="15" w:author="Autor">
            <w:rPr>
              <w:rFonts w:ascii="Brill" w:eastAsia="Brill" w:hAnsi="Brill" w:cs="Brill"/>
              <w:i/>
              <w:lang w:val="en-US"/>
            </w:rPr>
          </w:rPrChange>
        </w:rPr>
        <w:t>Maciej Kowalewski</w:t>
      </w:r>
    </w:p>
    <w:p w14:paraId="3507785B" w14:textId="77777777" w:rsidR="00CB3FC9" w:rsidRPr="00F34A6C" w:rsidRDefault="00C55FA1">
      <w:pPr>
        <w:jc w:val="both"/>
        <w:rPr>
          <w:rFonts w:ascii="Brill" w:eastAsia="Brill" w:hAnsi="Brill" w:cs="Brill"/>
          <w:lang w:val="pl-PL"/>
          <w:rPrChange w:id="16" w:author="Autor">
            <w:rPr>
              <w:rFonts w:ascii="Brill" w:eastAsia="Brill" w:hAnsi="Brill" w:cs="Brill"/>
              <w:lang w:val="en-US"/>
            </w:rPr>
          </w:rPrChange>
        </w:rPr>
      </w:pPr>
      <w:r w:rsidRPr="00F34A6C">
        <w:rPr>
          <w:rFonts w:ascii="Brill" w:eastAsia="Brill" w:hAnsi="Brill" w:cs="Brill"/>
          <w:lang w:val="pl-PL"/>
          <w:rPrChange w:id="17" w:author="Autor">
            <w:rPr>
              <w:rFonts w:ascii="Brill" w:eastAsia="Brill" w:hAnsi="Brill" w:cs="Brill"/>
              <w:lang w:val="en-US"/>
            </w:rPr>
          </w:rPrChange>
        </w:rPr>
        <w:t>(University of Szczecin)</w:t>
      </w:r>
    </w:p>
    <w:p w14:paraId="3507785C" w14:textId="77777777" w:rsidR="00CB3FC9" w:rsidRPr="00F34A6C" w:rsidRDefault="00CB3FC9">
      <w:pPr>
        <w:jc w:val="both"/>
        <w:rPr>
          <w:rFonts w:ascii="Brill" w:eastAsia="Brill" w:hAnsi="Brill" w:cs="Brill"/>
          <w:i/>
          <w:lang w:val="pl-PL"/>
          <w:rPrChange w:id="18" w:author="Autor">
            <w:rPr>
              <w:rFonts w:ascii="Brill" w:eastAsia="Brill" w:hAnsi="Brill" w:cs="Brill"/>
              <w:i/>
              <w:lang w:val="en-US"/>
            </w:rPr>
          </w:rPrChange>
        </w:rPr>
      </w:pPr>
    </w:p>
    <w:p w14:paraId="3507785D" w14:textId="77777777" w:rsidR="00CB3FC9" w:rsidRPr="00C66272" w:rsidRDefault="00C55FA1">
      <w:pPr>
        <w:jc w:val="both"/>
        <w:rPr>
          <w:rFonts w:ascii="Brill" w:eastAsia="Brill" w:hAnsi="Brill" w:cs="Brill"/>
          <w:i/>
        </w:rPr>
      </w:pPr>
      <w:r w:rsidRPr="00C66272">
        <w:rPr>
          <w:rFonts w:ascii="Brill" w:eastAsia="Brill" w:hAnsi="Brill" w:cs="Brill"/>
          <w:i/>
        </w:rPr>
        <w:t>Carola Hein</w:t>
      </w:r>
    </w:p>
    <w:p w14:paraId="3507785E" w14:textId="77777777" w:rsidR="00CB3FC9" w:rsidRPr="00C66272" w:rsidRDefault="00C55FA1">
      <w:pPr>
        <w:jc w:val="both"/>
        <w:rPr>
          <w:rFonts w:ascii="Brill" w:eastAsia="Brill" w:hAnsi="Brill" w:cs="Brill"/>
        </w:rPr>
      </w:pPr>
      <w:r w:rsidRPr="00C66272">
        <w:rPr>
          <w:rFonts w:ascii="Brill" w:eastAsia="Brill" w:hAnsi="Brill" w:cs="Brill"/>
        </w:rPr>
        <w:t>(TU Delft)</w:t>
      </w:r>
    </w:p>
    <w:p w14:paraId="3507785F" w14:textId="77777777" w:rsidR="00CB3FC9" w:rsidRPr="00C66272" w:rsidRDefault="00CB3FC9">
      <w:pPr>
        <w:spacing w:line="360" w:lineRule="auto"/>
        <w:jc w:val="both"/>
        <w:rPr>
          <w:rFonts w:ascii="Brill" w:eastAsia="Brill" w:hAnsi="Brill" w:cs="Brill"/>
          <w:b/>
        </w:rPr>
      </w:pPr>
    </w:p>
    <w:p w14:paraId="35077860"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Port city – an exceptional conjunction</w:t>
      </w:r>
    </w:p>
    <w:p w14:paraId="35077861" w14:textId="6E4B354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confluence of sea and city has left its mark on urban design, art, and literature. When we talk about port cities, we usually imply urban units defined by a special physical, technical, and cultural </w:t>
      </w:r>
      <w:r w:rsidR="00D43946" w:rsidRPr="00C66272">
        <w:rPr>
          <w:rFonts w:ascii="Brill" w:eastAsia="Brill" w:hAnsi="Brill" w:cs="Brill"/>
        </w:rPr>
        <w:t>relationship</w:t>
      </w:r>
      <w:r w:rsidRPr="00C66272">
        <w:rPr>
          <w:rFonts w:ascii="Brill" w:eastAsia="Brill" w:hAnsi="Brill" w:cs="Brill"/>
        </w:rPr>
        <w:t xml:space="preserve"> </w:t>
      </w:r>
      <w:r w:rsidR="001F4374" w:rsidRPr="00C66272">
        <w:rPr>
          <w:rFonts w:ascii="Brill" w:eastAsia="Brill" w:hAnsi="Brill" w:cs="Brill"/>
        </w:rPr>
        <w:t>with</w:t>
      </w:r>
      <w:r w:rsidRPr="00C66272">
        <w:rPr>
          <w:rFonts w:ascii="Brill" w:eastAsia="Brill" w:hAnsi="Brill" w:cs="Brill"/>
        </w:rPr>
        <w:t xml:space="preserve"> the sea</w:t>
      </w:r>
      <w:r w:rsidR="00396D06" w:rsidRPr="00C66272">
        <w:rPr>
          <w:rFonts w:ascii="Brill" w:eastAsia="Brill" w:hAnsi="Brill" w:cs="Brill"/>
        </w:rPr>
        <w:t>,</w:t>
      </w:r>
      <w:r w:rsidRPr="00C66272">
        <w:rPr>
          <w:rFonts w:ascii="Brill" w:eastAsia="Brill" w:hAnsi="Brill" w:cs="Brill"/>
        </w:rPr>
        <w:t xml:space="preserve"> made possible by port infrastructure. In fact, the functionality of port cities has changed over time</w:t>
      </w:r>
      <w:r w:rsidRPr="00C66272">
        <w:rPr>
          <w:rFonts w:ascii="Brill" w:eastAsia="Brill" w:hAnsi="Brill" w:cs="Brill"/>
          <w:color w:val="000000"/>
        </w:rPr>
        <w:t>, and they have, at various points, been considered safe havens</w:t>
      </w:r>
      <w:r w:rsidR="00F7141D" w:rsidRPr="00C66272">
        <w:rPr>
          <w:rFonts w:ascii="Brill" w:eastAsia="Brill" w:hAnsi="Brill" w:cs="Brill"/>
          <w:color w:val="000000"/>
        </w:rPr>
        <w:t xml:space="preserve"> and</w:t>
      </w:r>
      <w:r w:rsidRPr="00C66272">
        <w:rPr>
          <w:rFonts w:ascii="Brill" w:eastAsia="Brill" w:hAnsi="Brill" w:cs="Brill"/>
          <w:color w:val="000000"/>
        </w:rPr>
        <w:t xml:space="preserve"> defen</w:t>
      </w:r>
      <w:ins w:id="19" w:author="Autor">
        <w:r w:rsidR="00E33CDB">
          <w:rPr>
            <w:rFonts w:ascii="Brill" w:eastAsia="Brill" w:hAnsi="Brill" w:cs="Brill"/>
            <w:color w:val="000000"/>
          </w:rPr>
          <w:t>c</w:t>
        </w:r>
      </w:ins>
      <w:del w:id="20" w:author="Autor">
        <w:r w:rsidRPr="00C66272" w:rsidDel="00E33CDB">
          <w:rPr>
            <w:rFonts w:ascii="Brill" w:eastAsia="Brill" w:hAnsi="Brill" w:cs="Brill"/>
            <w:color w:val="000000"/>
          </w:rPr>
          <w:delText>s</w:delText>
        </w:r>
      </w:del>
      <w:r w:rsidRPr="00C66272">
        <w:rPr>
          <w:rFonts w:ascii="Brill" w:eastAsia="Brill" w:hAnsi="Brill" w:cs="Brill"/>
          <w:color w:val="000000"/>
        </w:rPr>
        <w:t>e posts</w:t>
      </w:r>
      <w:r w:rsidRPr="00C66272">
        <w:rPr>
          <w:rFonts w:ascii="Brill" w:eastAsia="Brill" w:hAnsi="Brill" w:cs="Brill"/>
        </w:rPr>
        <w:t xml:space="preserve">. </w:t>
      </w:r>
    </w:p>
    <w:p w14:paraId="35077862" w14:textId="7939DC7A" w:rsidR="00CB3FC9" w:rsidRPr="00C66272" w:rsidRDefault="0019261C">
      <w:pPr>
        <w:spacing w:line="360" w:lineRule="auto"/>
        <w:ind w:firstLine="720"/>
        <w:jc w:val="both"/>
        <w:rPr>
          <w:rFonts w:ascii="Brill" w:eastAsia="Brill" w:hAnsi="Brill" w:cs="Brill"/>
        </w:rPr>
      </w:pPr>
      <w:r w:rsidRPr="00C66272">
        <w:rPr>
          <w:rFonts w:ascii="Brill" w:eastAsia="Brill" w:hAnsi="Brill" w:cs="Brill"/>
          <w:color w:val="000000"/>
        </w:rPr>
        <w:t>A</w:t>
      </w:r>
      <w:r w:rsidR="008D3850" w:rsidRPr="00C66272">
        <w:rPr>
          <w:rFonts w:ascii="Brill" w:eastAsia="Brill" w:hAnsi="Brill" w:cs="Brill"/>
          <w:color w:val="000000"/>
        </w:rPr>
        <w:t xml:space="preserve">lthough port cities may </w:t>
      </w:r>
      <w:r w:rsidR="006260B0" w:rsidRPr="00C66272">
        <w:rPr>
          <w:rFonts w:ascii="Brill" w:eastAsia="Brill" w:hAnsi="Brill" w:cs="Brill"/>
          <w:color w:val="000000"/>
        </w:rPr>
        <w:t xml:space="preserve">play many roles, </w:t>
      </w:r>
      <w:r w:rsidR="003D3391" w:rsidRPr="00C66272">
        <w:rPr>
          <w:rFonts w:ascii="Brill" w:eastAsia="Brill" w:hAnsi="Brill" w:cs="Brill"/>
          <w:color w:val="000000"/>
        </w:rPr>
        <w:t xml:space="preserve">keeping the port operating usually has taken precedence over any other </w:t>
      </w:r>
      <w:r w:rsidR="004560E1" w:rsidRPr="00C66272">
        <w:rPr>
          <w:rFonts w:ascii="Brill" w:eastAsia="Brill" w:hAnsi="Brill" w:cs="Brill"/>
          <w:color w:val="000000"/>
        </w:rPr>
        <w:t>endeavours</w:t>
      </w:r>
      <w:r w:rsidRPr="00C66272">
        <w:rPr>
          <w:rFonts w:ascii="Brill" w:eastAsia="Brill" w:hAnsi="Brill" w:cs="Brill"/>
          <w:color w:val="000000"/>
        </w:rPr>
        <w:t xml:space="preserve">. </w:t>
      </w:r>
      <w:r w:rsidRPr="00C66272">
        <w:rPr>
          <w:rFonts w:ascii="Brill" w:eastAsia="Brill" w:hAnsi="Brill" w:cs="Brill"/>
        </w:rPr>
        <w:t>However, many contemporary cities that began as ports have gradually been over</w:t>
      </w:r>
      <w:r w:rsidR="00317085" w:rsidRPr="00C66272">
        <w:rPr>
          <w:rFonts w:ascii="Brill" w:eastAsia="Brill" w:hAnsi="Brill" w:cs="Brill"/>
        </w:rPr>
        <w:t>taken</w:t>
      </w:r>
      <w:r w:rsidRPr="00C66272">
        <w:rPr>
          <w:rFonts w:ascii="Brill" w:eastAsia="Brill" w:hAnsi="Brill" w:cs="Brill"/>
        </w:rPr>
        <w:t xml:space="preserve"> by manufacturing, financial, or service activities and, for many, port city heritage has become an iconic landmark. </w:t>
      </w:r>
      <w:r w:rsidR="005F0E5A" w:rsidRPr="00C66272">
        <w:rPr>
          <w:rFonts w:ascii="Brill" w:eastAsia="Brill" w:hAnsi="Brill" w:cs="Brill"/>
        </w:rPr>
        <w:t>P</w:t>
      </w:r>
      <w:r w:rsidRPr="00C66272">
        <w:rPr>
          <w:rFonts w:ascii="Brill" w:eastAsia="Brill" w:hAnsi="Brill" w:cs="Brill"/>
        </w:rPr>
        <w:t xml:space="preserve">ort cities are not just about logistics, but also about a particular kind of culture. </w:t>
      </w:r>
    </w:p>
    <w:p w14:paraId="35077863" w14:textId="0D65033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principle, a port is the part of </w:t>
      </w:r>
      <w:r w:rsidR="0053153B" w:rsidRPr="00C66272">
        <w:rPr>
          <w:rFonts w:ascii="Brill" w:eastAsia="Brill" w:hAnsi="Brill" w:cs="Brill"/>
        </w:rPr>
        <w:t>a port</w:t>
      </w:r>
      <w:r w:rsidRPr="00C66272">
        <w:rPr>
          <w:rFonts w:ascii="Brill" w:eastAsia="Brill" w:hAnsi="Brill" w:cs="Brill"/>
        </w:rPr>
        <w:t xml:space="preserve"> city where the relationship between sea and city is staged. But in recent years, harbour zones have been pushed out</w:t>
      </w:r>
      <w:r w:rsidR="0053153B" w:rsidRPr="00C66272">
        <w:rPr>
          <w:rFonts w:ascii="Brill" w:eastAsia="Brill" w:hAnsi="Brill" w:cs="Brill"/>
        </w:rPr>
        <w:t>side</w:t>
      </w:r>
      <w:r w:rsidRPr="00C66272">
        <w:rPr>
          <w:rFonts w:ascii="Brill" w:eastAsia="Brill" w:hAnsi="Brill" w:cs="Brill"/>
        </w:rPr>
        <w:t xml:space="preserve"> the city centre to the outskirts, where they are surrounded by high fences and controlled by special institutions (</w:t>
      </w:r>
      <w:r w:rsidRPr="00C3695D">
        <w:rPr>
          <w:rFonts w:ascii="Brill" w:eastAsia="Brill" w:hAnsi="Brill" w:cs="Brill"/>
        </w:rPr>
        <w:t>Hein, 2019</w:t>
      </w:r>
      <w:r w:rsidRPr="00C66272">
        <w:rPr>
          <w:rFonts w:ascii="Brill" w:eastAsia="Brill" w:hAnsi="Brill" w:cs="Brill"/>
        </w:rPr>
        <w:t xml:space="preserve">). Restricted access to quays, ships, and seafarers </w:t>
      </w:r>
      <w:r w:rsidR="001770BA" w:rsidRPr="00C66272">
        <w:rPr>
          <w:rFonts w:ascii="Brill" w:eastAsia="Brill" w:hAnsi="Brill" w:cs="Brill"/>
        </w:rPr>
        <w:t xml:space="preserve">has </w:t>
      </w:r>
      <w:r w:rsidRPr="00C66272">
        <w:rPr>
          <w:rFonts w:ascii="Brill" w:eastAsia="Brill" w:hAnsi="Brill" w:cs="Brill"/>
        </w:rPr>
        <w:t>led to the decline of ‘</w:t>
      </w:r>
      <w:proofErr w:type="spellStart"/>
      <w:r w:rsidRPr="00C66272">
        <w:rPr>
          <w:rFonts w:ascii="Brill" w:eastAsia="Brill" w:hAnsi="Brill" w:cs="Brill"/>
        </w:rPr>
        <w:t>sailortowns</w:t>
      </w:r>
      <w:proofErr w:type="spellEnd"/>
      <w:r w:rsidRPr="00C66272">
        <w:rPr>
          <w:rFonts w:ascii="Brill" w:eastAsia="Brill" w:hAnsi="Brill" w:cs="Brill"/>
        </w:rPr>
        <w:t xml:space="preserve">’, which once bustled with taverns while maritime tales and exoticism built an attractive myth of </w:t>
      </w:r>
      <w:r w:rsidR="001770BA" w:rsidRPr="00C66272">
        <w:rPr>
          <w:rFonts w:ascii="Brill" w:eastAsia="Brill" w:hAnsi="Brill" w:cs="Brill"/>
        </w:rPr>
        <w:t>the</w:t>
      </w:r>
      <w:r w:rsidRPr="00C66272">
        <w:rPr>
          <w:rFonts w:ascii="Brill" w:eastAsia="Brill" w:hAnsi="Brill" w:cs="Brill"/>
        </w:rPr>
        <w:t xml:space="preserve"> port city. </w:t>
      </w:r>
    </w:p>
    <w:p w14:paraId="35077864" w14:textId="260360D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Even if the port functions of port cities are hidden, port and city remain mutually interdependent. Harbour districts provide a good example of the nexus formed by a city, water, and port wharf</w:t>
      </w:r>
      <w:r w:rsidR="00F72F25" w:rsidRPr="00C66272">
        <w:rPr>
          <w:rFonts w:ascii="Brill" w:eastAsia="Brill" w:hAnsi="Brill" w:cs="Brill"/>
        </w:rPr>
        <w:t>; t</w:t>
      </w:r>
      <w:r w:rsidRPr="00C66272">
        <w:rPr>
          <w:rFonts w:ascii="Brill" w:eastAsia="Brill" w:hAnsi="Brill" w:cs="Brill"/>
        </w:rPr>
        <w:t xml:space="preserve">he essence of </w:t>
      </w:r>
      <w:r w:rsidR="00F72F25" w:rsidRPr="00C66272">
        <w:rPr>
          <w:rFonts w:ascii="Brill" w:eastAsia="Brill" w:hAnsi="Brill" w:cs="Brill"/>
        </w:rPr>
        <w:t>a</w:t>
      </w:r>
      <w:r w:rsidRPr="00C66272">
        <w:rPr>
          <w:rFonts w:ascii="Brill" w:eastAsia="Brill" w:hAnsi="Brill" w:cs="Brill"/>
        </w:rPr>
        <w:t xml:space="preserve"> port city’s atmosphere is based there. Many historic settlements and contemporary World Heritage </w:t>
      </w:r>
      <w:r w:rsidR="00F62668">
        <w:rPr>
          <w:rFonts w:ascii="Brill" w:eastAsia="Brill" w:hAnsi="Brill" w:cs="Brill"/>
        </w:rPr>
        <w:t>propertie</w:t>
      </w:r>
      <w:r w:rsidRPr="00C66272">
        <w:rPr>
          <w:rFonts w:ascii="Brill" w:eastAsia="Brill" w:hAnsi="Brill" w:cs="Brill"/>
        </w:rPr>
        <w:t xml:space="preserve">s were built around maritime trade and remain vibrant port cities today. The atmosphere of the port city is still noticeable in the material and immaterial remnants of maritime human activities in public spaces. It can also </w:t>
      </w:r>
      <w:r w:rsidRPr="00C66272">
        <w:rPr>
          <w:rFonts w:ascii="Brill" w:eastAsia="Brill" w:hAnsi="Brill" w:cs="Brill"/>
        </w:rPr>
        <w:lastRenderedPageBreak/>
        <w:t>be depicted in the city dweller’s imagination, which is filled with myths, legends, port tales, shanties, and memories of old harbour places. Figures and objects in urban space or on waterway routes such as old cranes, bollards, piles, anchors, and sailing marks can strengthen shared mindsets and support a sense of belonging. This maritime cultural landscape is still captured in contemporary art, film, and literature.</w:t>
      </w:r>
    </w:p>
    <w:p w14:paraId="35077865" w14:textId="48E41259" w:rsidR="00CB3FC9" w:rsidRPr="00C66272" w:rsidRDefault="00C55FA1">
      <w:pPr>
        <w:spacing w:line="360" w:lineRule="auto"/>
        <w:ind w:firstLine="720"/>
        <w:jc w:val="both"/>
        <w:rPr>
          <w:rFonts w:ascii="Brill" w:eastAsia="Brill" w:hAnsi="Brill" w:cs="Brill"/>
        </w:rPr>
      </w:pPr>
      <w:r w:rsidRPr="00F8486D">
        <w:rPr>
          <w:rFonts w:ascii="Brill" w:eastAsia="Brill" w:hAnsi="Brill" w:cs="Brill"/>
        </w:rPr>
        <w:t>T</w:t>
      </w:r>
      <w:r w:rsidR="00F8486D" w:rsidRPr="00F8486D">
        <w:rPr>
          <w:rFonts w:ascii="Brill" w:eastAsia="Brill" w:hAnsi="Brill" w:cs="Brill"/>
        </w:rPr>
        <w:t xml:space="preserve">ogether </w:t>
      </w:r>
      <w:commentRangeStart w:id="21"/>
      <w:commentRangeStart w:id="22"/>
      <w:r w:rsidR="00F8486D" w:rsidRPr="00F8486D">
        <w:rPr>
          <w:rFonts w:ascii="Brill" w:eastAsia="Brill" w:hAnsi="Brill" w:cs="Brill"/>
        </w:rPr>
        <w:t>they</w:t>
      </w:r>
      <w:commentRangeEnd w:id="21"/>
      <w:r w:rsidR="00E33CDB">
        <w:rPr>
          <w:rStyle w:val="Odwoaniedokomentarza"/>
          <w:lang w:val="en-AU"/>
        </w:rPr>
        <w:commentReference w:id="21"/>
      </w:r>
      <w:commentRangeEnd w:id="22"/>
      <w:r w:rsidR="00DC5458">
        <w:rPr>
          <w:rStyle w:val="Odwoaniedokomentarza"/>
          <w:lang w:val="en-AU"/>
        </w:rPr>
        <w:commentReference w:id="22"/>
      </w:r>
      <w:r w:rsidR="00F8486D" w:rsidRPr="00F8486D">
        <w:rPr>
          <w:rFonts w:ascii="Brill" w:eastAsia="Brill" w:hAnsi="Brill" w:cs="Brill"/>
        </w:rPr>
        <w:t xml:space="preserve"> create a</w:t>
      </w:r>
      <w:r w:rsidRPr="00F8486D">
        <w:rPr>
          <w:rFonts w:ascii="Brill" w:eastAsia="Brill" w:hAnsi="Brill" w:cs="Brill"/>
        </w:rPr>
        <w:t xml:space="preserve"> port cityscape </w:t>
      </w:r>
      <w:r w:rsidR="00F8486D" w:rsidRPr="00F8486D">
        <w:rPr>
          <w:rFonts w:ascii="Brill" w:eastAsia="Brill" w:hAnsi="Brill" w:cs="Brill"/>
        </w:rPr>
        <w:t>that</w:t>
      </w:r>
      <w:r w:rsidR="00F8486D">
        <w:rPr>
          <w:rFonts w:ascii="Brill" w:eastAsia="Brill" w:hAnsi="Brill" w:cs="Brill"/>
        </w:rPr>
        <w:t xml:space="preserve"> </w:t>
      </w:r>
      <w:r w:rsidRPr="00C66272">
        <w:rPr>
          <w:rFonts w:ascii="Brill" w:eastAsia="Brill" w:hAnsi="Brill" w:cs="Brill"/>
        </w:rPr>
        <w:t>goes far beyond the port’s demarcated borders into neighbouring streets, waterfronts, housing, and leisure facilities</w:t>
      </w:r>
      <w:r w:rsidR="00F8486D">
        <w:rPr>
          <w:rFonts w:ascii="Brill" w:eastAsia="Brill" w:hAnsi="Brill" w:cs="Brill"/>
        </w:rPr>
        <w:t>, a porous space crossed by diverse flows (</w:t>
      </w:r>
      <w:r w:rsidR="00F8486D" w:rsidRPr="00C3695D">
        <w:rPr>
          <w:rFonts w:ascii="Brill" w:eastAsia="Brill" w:hAnsi="Brill" w:cs="Brill"/>
        </w:rPr>
        <w:t>Hein 2011, 2021</w:t>
      </w:r>
      <w:r w:rsidR="00F8486D">
        <w:rPr>
          <w:rFonts w:ascii="Brill" w:eastAsia="Brill" w:hAnsi="Brill" w:cs="Brill"/>
        </w:rPr>
        <w:t>)</w:t>
      </w:r>
      <w:r w:rsidRPr="00C66272">
        <w:rPr>
          <w:rFonts w:ascii="Brill" w:eastAsia="Brill" w:hAnsi="Brill" w:cs="Brill"/>
        </w:rPr>
        <w:t>. Every city is a treasure trove of memories, traditions, and cultural heritage. It is true that many ports have undergone a transformation which</w:t>
      </w:r>
      <w:del w:id="23" w:author="Autor">
        <w:r w:rsidRPr="00C66272" w:rsidDel="00E33CDB">
          <w:rPr>
            <w:rFonts w:ascii="Brill" w:eastAsia="Brill" w:hAnsi="Brill" w:cs="Brill"/>
          </w:rPr>
          <w:delText>,</w:delText>
        </w:r>
      </w:del>
      <w:r w:rsidRPr="00C66272">
        <w:rPr>
          <w:rFonts w:ascii="Brill" w:eastAsia="Brill" w:hAnsi="Brill" w:cs="Brill"/>
        </w:rPr>
        <w:t xml:space="preserve"> has meant the withdrawal of the port from the life of the city to its outskirts or even the loss of a port’s function. </w:t>
      </w:r>
    </w:p>
    <w:p w14:paraId="35077866" w14:textId="25874C9D" w:rsidR="00CB3FC9" w:rsidRPr="00C66272" w:rsidRDefault="00C55FA1" w:rsidP="00F8486D">
      <w:pPr>
        <w:spacing w:line="360" w:lineRule="auto"/>
        <w:ind w:firstLine="720"/>
        <w:jc w:val="both"/>
        <w:rPr>
          <w:rFonts w:ascii="Brill" w:eastAsia="Brill" w:hAnsi="Brill" w:cs="Brill"/>
        </w:rPr>
      </w:pPr>
      <w:r w:rsidRPr="00C66272">
        <w:rPr>
          <w:rFonts w:ascii="Brill" w:eastAsia="Brill" w:hAnsi="Brill" w:cs="Brill"/>
        </w:rPr>
        <w:t>The influence of port and sea does not always involve romantic port tale</w:t>
      </w:r>
      <w:r w:rsidR="00952472" w:rsidRPr="00C66272">
        <w:rPr>
          <w:rFonts w:ascii="Brill" w:eastAsia="Brill" w:hAnsi="Brill" w:cs="Brill"/>
        </w:rPr>
        <w:t>s</w:t>
      </w:r>
      <w:r w:rsidRPr="00C66272">
        <w:rPr>
          <w:rFonts w:ascii="Brill" w:eastAsia="Brill" w:hAnsi="Brill" w:cs="Brill"/>
        </w:rPr>
        <w:t xml:space="preserve"> or nostalgia for the port's former splendo</w:t>
      </w:r>
      <w:ins w:id="24" w:author="Autor">
        <w:r w:rsidR="00E33CDB">
          <w:rPr>
            <w:rFonts w:ascii="Brill" w:eastAsia="Brill" w:hAnsi="Brill" w:cs="Brill"/>
          </w:rPr>
          <w:t>u</w:t>
        </w:r>
      </w:ins>
      <w:r w:rsidRPr="00C66272">
        <w:rPr>
          <w:rFonts w:ascii="Brill" w:eastAsia="Brill" w:hAnsi="Brill" w:cs="Brill"/>
        </w:rPr>
        <w:t>r</w:t>
      </w:r>
      <w:r w:rsidR="004D14A9" w:rsidRPr="00C66272">
        <w:rPr>
          <w:rFonts w:ascii="Brill" w:eastAsia="Brill" w:hAnsi="Brill" w:cs="Brill"/>
        </w:rPr>
        <w:t xml:space="preserve">. </w:t>
      </w:r>
      <w:r w:rsidR="00010A0E" w:rsidRPr="00C66272">
        <w:rPr>
          <w:rFonts w:ascii="Brill" w:eastAsia="Brill" w:hAnsi="Brill" w:cs="Brill"/>
        </w:rPr>
        <w:t>The</w:t>
      </w:r>
      <w:r w:rsidR="004D14A9" w:rsidRPr="00C66272">
        <w:rPr>
          <w:rFonts w:ascii="Brill" w:eastAsia="Brill" w:hAnsi="Brill" w:cs="Brill"/>
        </w:rPr>
        <w:t xml:space="preserve"> </w:t>
      </w:r>
      <w:r w:rsidRPr="00C66272">
        <w:rPr>
          <w:rFonts w:ascii="Brill" w:eastAsia="Brill" w:hAnsi="Brill" w:cs="Brill"/>
        </w:rPr>
        <w:t>industrial impact of a working port</w:t>
      </w:r>
      <w:r w:rsidR="00010A0E" w:rsidRPr="00C66272">
        <w:rPr>
          <w:rFonts w:ascii="Brill" w:eastAsia="Brill" w:hAnsi="Brill" w:cs="Brill"/>
        </w:rPr>
        <w:t xml:space="preserve"> – with</w:t>
      </w:r>
      <w:r w:rsidRPr="00C66272">
        <w:rPr>
          <w:rFonts w:ascii="Brill" w:eastAsia="Brill" w:hAnsi="Brill" w:cs="Brill"/>
        </w:rPr>
        <w:t xml:space="preserve"> its air, water, soil, and noise pollution</w:t>
      </w:r>
      <w:r w:rsidR="00010A0E" w:rsidRPr="00C66272">
        <w:rPr>
          <w:rFonts w:ascii="Brill" w:eastAsia="Brill" w:hAnsi="Brill" w:cs="Brill"/>
        </w:rPr>
        <w:t xml:space="preserve"> – may be </w:t>
      </w:r>
      <w:r w:rsidR="0014690D" w:rsidRPr="00C66272">
        <w:rPr>
          <w:rFonts w:ascii="Brill" w:eastAsia="Brill" w:hAnsi="Brill" w:cs="Brill"/>
        </w:rPr>
        <w:t xml:space="preserve">considered </w:t>
      </w:r>
      <w:r w:rsidR="00C30D55" w:rsidRPr="00C66272">
        <w:rPr>
          <w:rFonts w:ascii="Brill" w:eastAsia="Brill" w:hAnsi="Brill" w:cs="Brill"/>
        </w:rPr>
        <w:t>highly undesirable by actual or potential residents.</w:t>
      </w:r>
      <w:r w:rsidRPr="00C66272">
        <w:rPr>
          <w:rFonts w:ascii="Brill" w:eastAsia="Brill" w:hAnsi="Brill" w:cs="Brill"/>
        </w:rPr>
        <w:t xml:space="preserve"> This has been recognized in the </w:t>
      </w:r>
      <w:commentRangeStart w:id="25"/>
      <w:commentRangeStart w:id="26"/>
      <w:r w:rsidRPr="00C66272">
        <w:rPr>
          <w:rFonts w:ascii="Brill" w:eastAsia="Brill" w:hAnsi="Brill" w:cs="Brill"/>
        </w:rPr>
        <w:t>AIVP</w:t>
      </w:r>
      <w:commentRangeEnd w:id="25"/>
      <w:r w:rsidR="00E33CDB">
        <w:rPr>
          <w:rStyle w:val="Odwoaniedokomentarza"/>
          <w:lang w:val="en-AU"/>
        </w:rPr>
        <w:commentReference w:id="25"/>
      </w:r>
      <w:commentRangeEnd w:id="26"/>
      <w:r w:rsidR="00DC5458">
        <w:rPr>
          <w:rStyle w:val="Odwoaniedokomentarza"/>
          <w:lang w:val="en-AU"/>
        </w:rPr>
        <w:commentReference w:id="26"/>
      </w:r>
      <w:r w:rsidRPr="00C66272">
        <w:rPr>
          <w:rFonts w:ascii="Brill" w:eastAsia="Brill" w:hAnsi="Brill" w:cs="Brill"/>
        </w:rPr>
        <w:t xml:space="preserve"> Agenda 2030</w:t>
      </w:r>
      <w:r w:rsidR="00C30D55" w:rsidRPr="00C66272">
        <w:rPr>
          <w:rFonts w:ascii="Brill" w:eastAsia="Brill" w:hAnsi="Brill" w:cs="Brill"/>
        </w:rPr>
        <w:t>, which</w:t>
      </w:r>
      <w:r w:rsidRPr="00C66272">
        <w:rPr>
          <w:rFonts w:ascii="Brill" w:eastAsia="Brill" w:hAnsi="Brill" w:cs="Brill"/>
        </w:rPr>
        <w:t xml:space="preserve"> translates the global governance Sustainable Development Goals defined by the United Nations in the 2030 Agenda into the context of port cities. The conclusion to be drawn from these strategic documents is that port cities are at the front line of sustainable development challenges. What is more, coastal regions will suffer some of the worst consequences of climate change. However, port cities are also frontrunners in testing innovative solutions t</w:t>
      </w:r>
      <w:r w:rsidR="003D2204" w:rsidRPr="00C66272">
        <w:rPr>
          <w:rFonts w:ascii="Brill" w:eastAsia="Brill" w:hAnsi="Brill" w:cs="Brill"/>
        </w:rPr>
        <w:t>o</w:t>
      </w:r>
      <w:r w:rsidRPr="00C66272">
        <w:rPr>
          <w:rFonts w:ascii="Brill" w:eastAsia="Brill" w:hAnsi="Brill" w:cs="Brill"/>
        </w:rPr>
        <w:t xml:space="preserve"> various </w:t>
      </w:r>
      <w:r w:rsidR="003D2204" w:rsidRPr="00C66272">
        <w:rPr>
          <w:rFonts w:ascii="Brill" w:eastAsia="Brill" w:hAnsi="Brill" w:cs="Brill"/>
        </w:rPr>
        <w:t>problems</w:t>
      </w:r>
      <w:r w:rsidRPr="00C66272">
        <w:rPr>
          <w:rFonts w:ascii="Brill" w:eastAsia="Brill" w:hAnsi="Brill" w:cs="Brill"/>
        </w:rPr>
        <w:t xml:space="preserve"> including those related to energy transition, innovative industries,</w:t>
      </w:r>
      <w:r w:rsidR="00F8486D">
        <w:rPr>
          <w:rFonts w:ascii="Brill" w:eastAsia="Brill" w:hAnsi="Brill" w:cs="Brill"/>
        </w:rPr>
        <w:t xml:space="preserve"> </w:t>
      </w:r>
      <w:r w:rsidRPr="00C66272">
        <w:rPr>
          <w:rFonts w:ascii="Brill" w:eastAsia="Brill" w:hAnsi="Brill" w:cs="Brill"/>
        </w:rPr>
        <w:t xml:space="preserve">mobility, and cultural development. Among measures taken to build the capital to maintain the competitiveness of the port city, </w:t>
      </w:r>
      <w:r w:rsidR="00F8486D">
        <w:rPr>
          <w:rFonts w:ascii="Brill" w:eastAsia="Brill" w:hAnsi="Brill" w:cs="Brill"/>
        </w:rPr>
        <w:t xml:space="preserve">decision makers, planners and researchers should pay </w:t>
      </w:r>
      <w:r w:rsidRPr="00C66272">
        <w:rPr>
          <w:rFonts w:ascii="Brill" w:eastAsia="Brill" w:hAnsi="Brill" w:cs="Brill"/>
        </w:rPr>
        <w:t xml:space="preserve">particular attention </w:t>
      </w:r>
      <w:del w:id="27" w:author="Autor">
        <w:r w:rsidR="00D43946" w:rsidRPr="00C66272" w:rsidDel="009C5CC1">
          <w:rPr>
            <w:rFonts w:ascii="Brill" w:eastAsia="Brill" w:hAnsi="Brill" w:cs="Brill"/>
          </w:rPr>
          <w:delText xml:space="preserve">should </w:delText>
        </w:r>
      </w:del>
      <w:r w:rsidR="00F8486D">
        <w:rPr>
          <w:rFonts w:ascii="Brill" w:eastAsia="Brill" w:hAnsi="Brill" w:cs="Brill"/>
        </w:rPr>
        <w:t>t</w:t>
      </w:r>
      <w:r w:rsidRPr="00C66272">
        <w:rPr>
          <w:rFonts w:ascii="Brill" w:eastAsia="Brill" w:hAnsi="Brill" w:cs="Brill"/>
        </w:rPr>
        <w:t xml:space="preserve">o the relationship between port, city, and city dwellers. To prepare port cities for sustainable development challenges </w:t>
      </w:r>
      <w:r w:rsidR="00EC607F" w:rsidRPr="00C66272">
        <w:rPr>
          <w:rFonts w:ascii="Brill" w:eastAsia="Brill" w:hAnsi="Brill" w:cs="Brill"/>
        </w:rPr>
        <w:t>we need</w:t>
      </w:r>
      <w:r w:rsidRPr="00C66272">
        <w:rPr>
          <w:rFonts w:ascii="Brill" w:eastAsia="Brill" w:hAnsi="Brill" w:cs="Brill"/>
        </w:rPr>
        <w:t xml:space="preserve"> to create collaborative spaces for experimentation</w:t>
      </w:r>
      <w:r w:rsidR="00EC607F" w:rsidRPr="00C66272">
        <w:rPr>
          <w:rFonts w:ascii="Brill" w:eastAsia="Brill" w:hAnsi="Brill" w:cs="Brill"/>
        </w:rPr>
        <w:t>. We need</w:t>
      </w:r>
      <w:r w:rsidRPr="00C66272">
        <w:rPr>
          <w:rFonts w:ascii="Brill" w:eastAsia="Brill" w:hAnsi="Brill" w:cs="Brill"/>
        </w:rPr>
        <w:t xml:space="preserve"> to encourage communication and interaction based on the collective identity of the port city. That may include developing public spaces and recreational or cultural amenities in port city interface zones to promote a better understanding of the port and public acceptance of logistic activities. </w:t>
      </w:r>
    </w:p>
    <w:p w14:paraId="35077867" w14:textId="2FA7C0F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Regardless of whether and how a port prospers in the global transshipment market, port cities still matter. City residents, local authorities, and port stakeholders need each other today, some to maintain their imaginations and others their expectations, and </w:t>
      </w:r>
      <w:r w:rsidR="00905608" w:rsidRPr="00C66272">
        <w:rPr>
          <w:rFonts w:ascii="Brill" w:eastAsia="Brill" w:hAnsi="Brill" w:cs="Brill"/>
        </w:rPr>
        <w:t>they n</w:t>
      </w:r>
      <w:r w:rsidR="000A4522" w:rsidRPr="00C66272">
        <w:rPr>
          <w:rFonts w:ascii="Brill" w:eastAsia="Brill" w:hAnsi="Brill" w:cs="Brill"/>
        </w:rPr>
        <w:t xml:space="preserve">eed to </w:t>
      </w:r>
      <w:r w:rsidR="000A4522" w:rsidRPr="00C66272">
        <w:rPr>
          <w:rFonts w:ascii="Brill" w:eastAsia="Brill" w:hAnsi="Brill" w:cs="Brill"/>
        </w:rPr>
        <w:lastRenderedPageBreak/>
        <w:t>work together</w:t>
      </w:r>
      <w:r w:rsidR="00905608" w:rsidRPr="00C66272">
        <w:rPr>
          <w:rFonts w:ascii="Brill" w:eastAsia="Brill" w:hAnsi="Brill" w:cs="Brill"/>
        </w:rPr>
        <w:t xml:space="preserve"> </w:t>
      </w:r>
      <w:r w:rsidRPr="00C66272">
        <w:rPr>
          <w:rFonts w:ascii="Brill" w:eastAsia="Brill" w:hAnsi="Brill" w:cs="Brill"/>
        </w:rPr>
        <w:t>to gain an advantage over other ports by attracting young talent to the maritime transshipment industry. There is a new hustle and bustle in port cities that deserves to be discovered.</w:t>
      </w:r>
    </w:p>
    <w:p w14:paraId="35077868" w14:textId="77777777" w:rsidR="00CB3FC9" w:rsidRPr="00C66272" w:rsidRDefault="00CB3FC9">
      <w:pPr>
        <w:spacing w:line="360" w:lineRule="auto"/>
        <w:jc w:val="both"/>
        <w:rPr>
          <w:rFonts w:ascii="Brill" w:eastAsia="Brill" w:hAnsi="Brill" w:cs="Brill"/>
          <w:b/>
        </w:rPr>
      </w:pPr>
    </w:p>
    <w:p w14:paraId="35077869"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Hustle and bustle</w:t>
      </w:r>
    </w:p>
    <w:p w14:paraId="3507786A" w14:textId="158097F8" w:rsidR="00CB3FC9" w:rsidRPr="00C66272" w:rsidRDefault="00C55FA1">
      <w:pPr>
        <w:pBdr>
          <w:top w:val="nil"/>
          <w:left w:val="nil"/>
          <w:bottom w:val="nil"/>
          <w:right w:val="nil"/>
          <w:between w:val="nil"/>
        </w:pBdr>
        <w:spacing w:line="360" w:lineRule="auto"/>
        <w:ind w:firstLine="360"/>
        <w:jc w:val="both"/>
        <w:rPr>
          <w:rFonts w:ascii="Brill" w:eastAsia="Brill" w:hAnsi="Brill" w:cs="Brill"/>
          <w:color w:val="000000"/>
        </w:rPr>
      </w:pPr>
      <w:r w:rsidRPr="00C66272">
        <w:rPr>
          <w:rFonts w:ascii="Brill" w:eastAsia="Brill" w:hAnsi="Brill" w:cs="Brill"/>
          <w:color w:val="000000"/>
        </w:rPr>
        <w:t xml:space="preserve">The phrase ‘hustle and bustle’ </w:t>
      </w:r>
      <w:r w:rsidR="000A4522" w:rsidRPr="00C66272">
        <w:rPr>
          <w:rFonts w:ascii="Brill" w:eastAsia="Brill" w:hAnsi="Brill" w:cs="Brill"/>
          <w:color w:val="000000"/>
        </w:rPr>
        <w:t>is a</w:t>
      </w:r>
      <w:r w:rsidRPr="00C66272">
        <w:rPr>
          <w:rFonts w:ascii="Brill" w:eastAsia="Brill" w:hAnsi="Brill" w:cs="Brill"/>
          <w:color w:val="000000"/>
        </w:rPr>
        <w:t xml:space="preserve"> useful way to describe </w:t>
      </w:r>
      <w:r w:rsidR="00BD057F" w:rsidRPr="00C66272">
        <w:rPr>
          <w:rFonts w:ascii="Brill" w:eastAsia="Brill" w:hAnsi="Brill" w:cs="Brill"/>
          <w:color w:val="000000"/>
        </w:rPr>
        <w:t xml:space="preserve">what characterizes </w:t>
      </w:r>
      <w:r w:rsidRPr="00C66272">
        <w:rPr>
          <w:rFonts w:ascii="Brill" w:eastAsia="Brill" w:hAnsi="Brill" w:cs="Brill"/>
          <w:color w:val="000000"/>
        </w:rPr>
        <w:t xml:space="preserve">port cities. One of the main research questions that accompanies the proposed concept is the following: in what sense is hustle and bustle a choice, and in what sense is it an inherent (but also invariable) feature of a port city? The intensity of the flow of people and goods and the accompanying sounds and light can generate local conflict, or at least provoke discussion around topics such as hyper-tourism, gentrification, and protection of the urban environment. </w:t>
      </w:r>
    </w:p>
    <w:p w14:paraId="3507786B" w14:textId="0FE46513" w:rsidR="00CB3FC9" w:rsidRPr="00C66272" w:rsidRDefault="00C55FA1">
      <w:pPr>
        <w:spacing w:line="360" w:lineRule="auto"/>
        <w:ind w:firstLine="720"/>
        <w:jc w:val="both"/>
        <w:rPr>
          <w:rFonts w:ascii="Brill" w:eastAsia="Brill" w:hAnsi="Brill" w:cs="Brill"/>
          <w:b/>
        </w:rPr>
      </w:pPr>
      <w:r w:rsidRPr="00C66272">
        <w:rPr>
          <w:rFonts w:ascii="Brill" w:eastAsia="Brill" w:hAnsi="Brill" w:cs="Brill"/>
          <w:color w:val="000000"/>
        </w:rPr>
        <w:t xml:space="preserve">Hustle and bustle is not only descriptive, but an </w:t>
      </w:r>
      <w:r w:rsidR="00F62668">
        <w:rPr>
          <w:rFonts w:ascii="Brill" w:eastAsia="Brill" w:hAnsi="Brill" w:cs="Brill"/>
          <w:color w:val="000000"/>
        </w:rPr>
        <w:t xml:space="preserve">analytical </w:t>
      </w:r>
      <w:r w:rsidRPr="00C66272">
        <w:rPr>
          <w:rFonts w:ascii="Brill" w:eastAsia="Brill" w:hAnsi="Brill" w:cs="Brill"/>
          <w:color w:val="000000"/>
        </w:rPr>
        <w:t>judgement. It suggests a lively and attractive environment, but also one filled with chaos, danger, and noise</w:t>
      </w:r>
      <w:r w:rsidRPr="00C66272">
        <w:rPr>
          <w:rFonts w:ascii="Brill" w:eastAsia="Brill" w:hAnsi="Brill" w:cs="Brill"/>
        </w:rPr>
        <w:t>.</w:t>
      </w:r>
      <w:r w:rsidRPr="00C66272">
        <w:rPr>
          <w:rFonts w:ascii="Brill" w:eastAsia="Brill" w:hAnsi="Brill" w:cs="Brill"/>
          <w:b/>
        </w:rPr>
        <w:t xml:space="preserve"> </w:t>
      </w:r>
      <w:r w:rsidRPr="00C66272">
        <w:rPr>
          <w:rFonts w:ascii="Brill" w:eastAsia="Brill" w:hAnsi="Brill" w:cs="Brill"/>
        </w:rPr>
        <w:t>A bustling, crowded street can be an indicator of the success of urban planning and the quality of urban public spaces (as a place where ‘something is always happening’). But it can also be an indicator of overcrowding and a space that is too noisy and busy. Th</w:t>
      </w:r>
      <w:r w:rsidR="00F8486D">
        <w:rPr>
          <w:rFonts w:ascii="Brill" w:eastAsia="Brill" w:hAnsi="Brill" w:cs="Brill"/>
        </w:rPr>
        <w:t>is</w:t>
      </w:r>
      <w:r w:rsidRPr="00C66272">
        <w:rPr>
          <w:rFonts w:ascii="Brill" w:eastAsia="Brill" w:hAnsi="Brill" w:cs="Brill"/>
        </w:rPr>
        <w:t xml:space="preserve"> </w:t>
      </w:r>
      <w:r w:rsidR="00BD057F" w:rsidRPr="00C66272">
        <w:rPr>
          <w:rFonts w:ascii="Brill" w:eastAsia="Brill" w:hAnsi="Brill" w:cs="Brill"/>
        </w:rPr>
        <w:t>concept encompasses</w:t>
      </w:r>
      <w:r w:rsidRPr="00C66272">
        <w:rPr>
          <w:rFonts w:ascii="Brill" w:eastAsia="Brill" w:hAnsi="Brill" w:cs="Brill"/>
        </w:rPr>
        <w:t xml:space="preserve"> both quantitative (physical parameters, quantifiable multiplicity, social diversity indicators) and qualitative characteristics (cultural images, metaphors, meanings).</w:t>
      </w:r>
    </w:p>
    <w:p w14:paraId="3507786C" w14:textId="478546AA" w:rsidR="00CB3FC9" w:rsidRPr="00C66272" w:rsidRDefault="00C55FA1">
      <w:pPr>
        <w:spacing w:line="360" w:lineRule="auto"/>
        <w:ind w:firstLine="720"/>
        <w:jc w:val="both"/>
        <w:rPr>
          <w:rFonts w:ascii="Brill" w:eastAsia="Brill" w:hAnsi="Brill" w:cs="Brill"/>
        </w:rPr>
      </w:pPr>
      <w:r w:rsidRPr="00C66272">
        <w:rPr>
          <w:rFonts w:ascii="Brill" w:eastAsia="Brill" w:hAnsi="Brill" w:cs="Brill"/>
          <w:color w:val="000000"/>
        </w:rPr>
        <w:t xml:space="preserve">The hustle and bustle of a port city is not just an experience of sound and images nor is it a metaphor </w:t>
      </w:r>
      <w:bookmarkStart w:id="28" w:name="_Hlk168499438"/>
      <w:ins w:id="29" w:author="Autor">
        <w:r w:rsidR="0002419E" w:rsidRPr="00C66272">
          <w:rPr>
            <w:rFonts w:ascii="Brill" w:eastAsia="Brill" w:hAnsi="Brill" w:cs="Brill"/>
          </w:rPr>
          <w:t>–</w:t>
        </w:r>
      </w:ins>
      <w:bookmarkEnd w:id="28"/>
      <w:del w:id="30" w:author="Autor">
        <w:r w:rsidRPr="00C66272" w:rsidDel="0002419E">
          <w:rPr>
            <w:rFonts w:ascii="Brill" w:eastAsia="Brill" w:hAnsi="Brill" w:cs="Brill"/>
            <w:color w:val="000000"/>
          </w:rPr>
          <w:delText>-</w:delText>
        </w:r>
      </w:del>
      <w:r w:rsidRPr="00C66272">
        <w:rPr>
          <w:rFonts w:ascii="Brill" w:eastAsia="Brill" w:hAnsi="Brill" w:cs="Brill"/>
          <w:color w:val="000000"/>
        </w:rPr>
        <w:t xml:space="preserve"> it is also a temporal, social, and spatial reality. A port city, like an organism, generates noises, movements, and images related to its urban metabolism. It seems to have a life of its own. </w:t>
      </w:r>
      <w:r w:rsidRPr="00C66272">
        <w:rPr>
          <w:rFonts w:ascii="Brill" w:eastAsia="Brill" w:hAnsi="Brill" w:cs="Brill"/>
        </w:rPr>
        <w:t xml:space="preserve">Consider the most significant antonym of hustle and bustle: silence. In urban studies, this </w:t>
      </w:r>
      <w:r w:rsidR="005C2E07" w:rsidRPr="00C66272">
        <w:rPr>
          <w:rFonts w:ascii="Brill" w:eastAsia="Brill" w:hAnsi="Brill" w:cs="Brill"/>
        </w:rPr>
        <w:t>term also</w:t>
      </w:r>
      <w:r w:rsidRPr="00C66272">
        <w:rPr>
          <w:rFonts w:ascii="Brill" w:eastAsia="Brill" w:hAnsi="Brill" w:cs="Brill"/>
        </w:rPr>
        <w:t xml:space="preserve"> is Janus-faced. On the one hand, silence is a threatening sign of a cataclysm yet to come; it points to empty, extinct, or simply sterile spaces. From this perspective, as long as there is hustle and bustle, the city is alive. When the city begins to decline, to depopulate, to disintegrate, it begins to quiet down. Hustle and bustle can be understood as a sign of power and urban vitality, generated by group activity. But there is also another understanding of urban silence: as something valued by those tired of the noises of the city. After all, a feature of well-selling apartments for people seeking stability and respite is ‘peace and quiet’. Isolation from car traffic, from the crowd, becomes a requirement of rest and a sought-after treasure </w:t>
      </w:r>
      <w:ins w:id="31" w:author="Autor">
        <w:r w:rsidR="0002419E" w:rsidRPr="00C66272">
          <w:rPr>
            <w:rFonts w:ascii="Brill" w:eastAsia="Brill" w:hAnsi="Brill" w:cs="Brill"/>
          </w:rPr>
          <w:t>–</w:t>
        </w:r>
      </w:ins>
      <w:del w:id="32" w:author="Autor">
        <w:r w:rsidRPr="00C66272" w:rsidDel="0002419E">
          <w:rPr>
            <w:rFonts w:ascii="Brill" w:eastAsia="Brill" w:hAnsi="Brill" w:cs="Brill"/>
          </w:rPr>
          <w:delText>-</w:delText>
        </w:r>
      </w:del>
      <w:r w:rsidRPr="00C66272">
        <w:rPr>
          <w:rFonts w:ascii="Brill" w:eastAsia="Brill" w:hAnsi="Brill" w:cs="Brill"/>
        </w:rPr>
        <w:t xml:space="preserve"> because it is extremely difficult to find in the urban space </w:t>
      </w:r>
      <w:r w:rsidRPr="00C66272">
        <w:rPr>
          <w:rFonts w:ascii="Brill" w:eastAsia="Brill" w:hAnsi="Brill" w:cs="Brill"/>
        </w:rPr>
        <w:lastRenderedPageBreak/>
        <w:t>of a metropolis. But in the end, one of the attract</w:t>
      </w:r>
      <w:r w:rsidR="00765C4F" w:rsidRPr="00C66272">
        <w:rPr>
          <w:rFonts w:ascii="Brill" w:eastAsia="Brill" w:hAnsi="Brill" w:cs="Brill"/>
        </w:rPr>
        <w:t>ions</w:t>
      </w:r>
      <w:r w:rsidRPr="00C66272">
        <w:rPr>
          <w:rFonts w:ascii="Brill" w:eastAsia="Brill" w:hAnsi="Brill" w:cs="Brill"/>
        </w:rPr>
        <w:t xml:space="preserve"> of an urban way of life is being among people, where something </w:t>
      </w:r>
      <w:r w:rsidR="00BD057F" w:rsidRPr="00C66272">
        <w:rPr>
          <w:rFonts w:ascii="Brill" w:eastAsia="Brill" w:hAnsi="Brill" w:cs="Brill"/>
        </w:rPr>
        <w:t>is going on</w:t>
      </w:r>
      <w:r w:rsidRPr="00C66272">
        <w:rPr>
          <w:rFonts w:ascii="Brill" w:eastAsia="Brill" w:hAnsi="Brill" w:cs="Brill"/>
        </w:rPr>
        <w:t xml:space="preserve">. </w:t>
      </w:r>
    </w:p>
    <w:p w14:paraId="3507786D" w14:textId="0EDCD5E5"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Clearly, in the sense proposed here we go beyond the physical study of the urban </w:t>
      </w:r>
      <w:proofErr w:type="spellStart"/>
      <w:r w:rsidRPr="00C66272">
        <w:rPr>
          <w:rFonts w:ascii="Brill" w:eastAsia="Brill" w:hAnsi="Brill" w:cs="Brill"/>
          <w:color w:val="000000"/>
        </w:rPr>
        <w:t>audiosphere</w:t>
      </w:r>
      <w:proofErr w:type="spellEnd"/>
      <w:r w:rsidRPr="00C66272">
        <w:rPr>
          <w:rFonts w:ascii="Brill" w:eastAsia="Brill" w:hAnsi="Brill" w:cs="Brill"/>
          <w:color w:val="000000"/>
        </w:rPr>
        <w:t xml:space="preserve"> </w:t>
      </w:r>
      <w:ins w:id="33" w:author="Autor">
        <w:r w:rsidR="00E8421A" w:rsidRPr="00C66272">
          <w:rPr>
            <w:rFonts w:ascii="Brill" w:eastAsia="Brill" w:hAnsi="Brill" w:cs="Brill"/>
          </w:rPr>
          <w:t>–</w:t>
        </w:r>
      </w:ins>
      <w:del w:id="34" w:author="Autor">
        <w:r w:rsidRPr="00C66272" w:rsidDel="00E8421A">
          <w:rPr>
            <w:rFonts w:ascii="Brill" w:eastAsia="Brill" w:hAnsi="Brill" w:cs="Brill"/>
            <w:color w:val="000000"/>
          </w:rPr>
          <w:delText>-</w:delText>
        </w:r>
      </w:del>
      <w:r w:rsidRPr="00C66272">
        <w:rPr>
          <w:rFonts w:ascii="Brill" w:eastAsia="Brill" w:hAnsi="Brill" w:cs="Brill"/>
          <w:color w:val="000000"/>
        </w:rPr>
        <w:t xml:space="preserve"> we are much more interested in the conventions of reading and generating the sounds of the city in the so-called soundscape (</w:t>
      </w:r>
      <w:commentRangeStart w:id="35"/>
      <w:commentRangeStart w:id="36"/>
      <w:del w:id="37" w:author="Autor">
        <w:r w:rsidRPr="00F34A6C" w:rsidDel="004D359C">
          <w:rPr>
            <w:rFonts w:ascii="Brill" w:eastAsia="Brill" w:hAnsi="Brill" w:cs="Brill"/>
            <w:color w:val="000000"/>
            <w:highlight w:val="green"/>
            <w:rPrChange w:id="38" w:author="Autor">
              <w:rPr>
                <w:rFonts w:ascii="Brill" w:eastAsia="Brill" w:hAnsi="Brill" w:cs="Brill"/>
                <w:color w:val="000000"/>
              </w:rPr>
            </w:rPrChange>
          </w:rPr>
          <w:delText>Murray</w:delText>
        </w:r>
      </w:del>
      <w:ins w:id="39" w:author="Autor">
        <w:r w:rsidR="004D359C">
          <w:rPr>
            <w:rFonts w:ascii="Brill" w:eastAsia="Brill" w:hAnsi="Brill" w:cs="Brill"/>
            <w:color w:val="000000"/>
            <w:highlight w:val="green"/>
          </w:rPr>
          <w:t>Schafer</w:t>
        </w:r>
      </w:ins>
      <w:r w:rsidRPr="00F34A6C">
        <w:rPr>
          <w:rFonts w:ascii="Brill" w:eastAsia="Brill" w:hAnsi="Brill" w:cs="Brill"/>
          <w:color w:val="000000"/>
          <w:highlight w:val="green"/>
          <w:rPrChange w:id="40" w:author="Autor">
            <w:rPr>
              <w:rFonts w:ascii="Brill" w:eastAsia="Brill" w:hAnsi="Brill" w:cs="Brill"/>
              <w:color w:val="000000"/>
            </w:rPr>
          </w:rPrChange>
        </w:rPr>
        <w:t>, 1994</w:t>
      </w:r>
      <w:commentRangeEnd w:id="35"/>
      <w:r w:rsidR="00C3695D">
        <w:rPr>
          <w:rStyle w:val="Odwoaniedokomentarza"/>
          <w:lang w:val="en-AU"/>
        </w:rPr>
        <w:commentReference w:id="35"/>
      </w:r>
      <w:commentRangeEnd w:id="36"/>
      <w:r w:rsidR="004D359C">
        <w:rPr>
          <w:rStyle w:val="Odwoaniedokomentarza"/>
          <w:lang w:val="en-AU"/>
        </w:rPr>
        <w:commentReference w:id="36"/>
      </w:r>
      <w:r w:rsidRPr="00C66272">
        <w:rPr>
          <w:rFonts w:ascii="Brill" w:eastAsia="Brill" w:hAnsi="Brill" w:cs="Brill"/>
          <w:color w:val="000000"/>
        </w:rPr>
        <w:t xml:space="preserve">; </w:t>
      </w:r>
      <w:r w:rsidRPr="00C3695D">
        <w:rPr>
          <w:rFonts w:ascii="Brill" w:eastAsia="Brill" w:hAnsi="Brill" w:cs="Brill"/>
          <w:color w:val="000000"/>
        </w:rPr>
        <w:t>Malaspina, 2018</w:t>
      </w:r>
      <w:r w:rsidRPr="00C66272">
        <w:rPr>
          <w:rFonts w:ascii="Brill" w:eastAsia="Brill" w:hAnsi="Brill" w:cs="Brill"/>
          <w:color w:val="000000"/>
        </w:rPr>
        <w:t xml:space="preserve">; </w:t>
      </w:r>
      <w:r w:rsidRPr="00C3695D">
        <w:rPr>
          <w:rFonts w:ascii="Brill" w:eastAsia="Brill" w:hAnsi="Brill" w:cs="Brill"/>
          <w:color w:val="000000"/>
        </w:rPr>
        <w:t>Axelsson, 2020</w:t>
      </w:r>
      <w:r w:rsidRPr="00C66272">
        <w:rPr>
          <w:rFonts w:ascii="Brill" w:eastAsia="Brill" w:hAnsi="Brill" w:cs="Brill"/>
          <w:color w:val="000000"/>
        </w:rPr>
        <w:t>). We derive the hustle</w:t>
      </w:r>
      <w:r w:rsidR="00380439" w:rsidRPr="00C66272">
        <w:rPr>
          <w:rFonts w:ascii="Brill" w:eastAsia="Brill" w:hAnsi="Brill" w:cs="Brill"/>
          <w:color w:val="000000"/>
        </w:rPr>
        <w:t>-</w:t>
      </w:r>
      <w:r w:rsidRPr="00C66272">
        <w:rPr>
          <w:rFonts w:ascii="Brill" w:eastAsia="Brill" w:hAnsi="Brill" w:cs="Brill"/>
          <w:color w:val="000000"/>
        </w:rPr>
        <w:t>and</w:t>
      </w:r>
      <w:r w:rsidR="00380439" w:rsidRPr="00C66272">
        <w:rPr>
          <w:rFonts w:ascii="Brill" w:eastAsia="Brill" w:hAnsi="Brill" w:cs="Brill"/>
          <w:color w:val="000000"/>
        </w:rPr>
        <w:t>-</w:t>
      </w:r>
      <w:r w:rsidRPr="00C66272">
        <w:rPr>
          <w:rFonts w:ascii="Brill" w:eastAsia="Brill" w:hAnsi="Brill" w:cs="Brill"/>
          <w:color w:val="000000"/>
        </w:rPr>
        <w:t xml:space="preserve">bustle concept from associations with modern metropolises, whose </w:t>
      </w:r>
      <w:r w:rsidR="00F62668">
        <w:rPr>
          <w:rFonts w:ascii="Brill" w:eastAsia="Brill" w:hAnsi="Brill" w:cs="Brill"/>
          <w:color w:val="000000"/>
        </w:rPr>
        <w:t>centre</w:t>
      </w:r>
      <w:r w:rsidRPr="00C66272">
        <w:rPr>
          <w:rFonts w:ascii="Brill" w:eastAsia="Brill" w:hAnsi="Brill" w:cs="Brill"/>
          <w:color w:val="000000"/>
        </w:rPr>
        <w:t>s ‘never sleep’, referring to images of urban spaces in which there is an intense flow of crowds</w:t>
      </w:r>
      <w:r w:rsidR="00A942D7" w:rsidRPr="00C66272">
        <w:rPr>
          <w:rFonts w:ascii="Brill" w:eastAsia="Brill" w:hAnsi="Brill" w:cs="Brill"/>
          <w:color w:val="000000"/>
        </w:rPr>
        <w:t xml:space="preserve"> and an </w:t>
      </w:r>
      <w:r w:rsidRPr="00C66272">
        <w:rPr>
          <w:rFonts w:ascii="Brill" w:eastAsia="Brill" w:hAnsi="Brill" w:cs="Brill"/>
          <w:color w:val="000000"/>
        </w:rPr>
        <w:t>increased activity of institutions, people, machines, and nature. Images of the vibrant port city have been and are sustained in a variety of narratives: literary, pop culture, marketing, and tourism (</w:t>
      </w:r>
      <w:r w:rsidRPr="00586F10">
        <w:rPr>
          <w:rFonts w:ascii="Brill" w:eastAsia="Brill" w:hAnsi="Brill" w:cs="Brill"/>
          <w:color w:val="000000"/>
        </w:rPr>
        <w:t>Kowalewski, 2021</w:t>
      </w:r>
      <w:r w:rsidRPr="00C66272">
        <w:rPr>
          <w:rFonts w:ascii="Brill" w:eastAsia="Brill" w:hAnsi="Brill" w:cs="Brill"/>
          <w:color w:val="000000"/>
        </w:rPr>
        <w:t xml:space="preserve">). We find references to the mobility and noise of port facilities, but also to the bustle of the tertiary sector </w:t>
      </w:r>
      <w:ins w:id="41" w:author="Autor">
        <w:r w:rsidR="00E8421A" w:rsidRPr="00C66272">
          <w:rPr>
            <w:rFonts w:ascii="Brill" w:eastAsia="Brill" w:hAnsi="Brill" w:cs="Brill"/>
          </w:rPr>
          <w:t>–</w:t>
        </w:r>
      </w:ins>
      <w:del w:id="42" w:author="Autor">
        <w:r w:rsidRPr="00C66272" w:rsidDel="00E8421A">
          <w:rPr>
            <w:rFonts w:ascii="Brill" w:eastAsia="Brill" w:hAnsi="Brill" w:cs="Brill"/>
            <w:color w:val="000000"/>
          </w:rPr>
          <w:delText>-</w:delText>
        </w:r>
      </w:del>
      <w:r w:rsidRPr="00C66272">
        <w:rPr>
          <w:rFonts w:ascii="Brill" w:eastAsia="Brill" w:hAnsi="Brill" w:cs="Brill"/>
          <w:color w:val="000000"/>
        </w:rPr>
        <w:t xml:space="preserve"> the spaces that serve ports and seafarers. The pubs, restaurants, streets, and sometimes crime areas add up to the promise of a city that pulsates and vibrates: night</w:t>
      </w:r>
      <w:r w:rsidR="00F8486D">
        <w:rPr>
          <w:rFonts w:ascii="Brill" w:eastAsia="Brill" w:hAnsi="Brill" w:cs="Brill"/>
          <w:color w:val="000000"/>
        </w:rPr>
        <w:t>-</w:t>
      </w:r>
      <w:r w:rsidRPr="00C66272">
        <w:rPr>
          <w:rFonts w:ascii="Brill" w:eastAsia="Brill" w:hAnsi="Brill" w:cs="Brill"/>
          <w:color w:val="000000"/>
        </w:rPr>
        <w:t>time lights and crowds of people at the edge of water are important elements of that image (</w:t>
      </w:r>
      <w:proofErr w:type="spellStart"/>
      <w:r w:rsidRPr="00236EBF">
        <w:rPr>
          <w:rFonts w:ascii="Brill" w:eastAsia="Brill" w:hAnsi="Brill" w:cs="Brill"/>
          <w:color w:val="000000"/>
        </w:rPr>
        <w:t>Tommarchi</w:t>
      </w:r>
      <w:proofErr w:type="spellEnd"/>
      <w:r w:rsidRPr="00236EBF">
        <w:rPr>
          <w:rFonts w:ascii="Brill" w:eastAsia="Brill" w:hAnsi="Brill" w:cs="Brill"/>
          <w:color w:val="000000"/>
        </w:rPr>
        <w:t xml:space="preserve"> &amp; </w:t>
      </w:r>
      <w:proofErr w:type="spellStart"/>
      <w:r w:rsidRPr="00236EBF">
        <w:rPr>
          <w:rFonts w:ascii="Brill" w:eastAsia="Brill" w:hAnsi="Brill" w:cs="Brill"/>
          <w:color w:val="000000"/>
        </w:rPr>
        <w:t>Cavalleri</w:t>
      </w:r>
      <w:proofErr w:type="spellEnd"/>
      <w:r w:rsidRPr="00236EBF">
        <w:rPr>
          <w:rFonts w:ascii="Brill" w:eastAsia="Brill" w:hAnsi="Brill" w:cs="Brill"/>
          <w:color w:val="000000"/>
        </w:rPr>
        <w:t>, 2020</w:t>
      </w:r>
      <w:r w:rsidRPr="00C66272">
        <w:rPr>
          <w:rFonts w:ascii="Brill" w:eastAsia="Brill" w:hAnsi="Brill" w:cs="Brill"/>
          <w:color w:val="000000"/>
        </w:rPr>
        <w:t xml:space="preserve">), sustained by </w:t>
      </w:r>
      <w:proofErr w:type="spellStart"/>
      <w:r w:rsidRPr="00C66272">
        <w:rPr>
          <w:rFonts w:ascii="Brill" w:eastAsia="Brill" w:hAnsi="Brill" w:cs="Brill"/>
          <w:color w:val="000000"/>
        </w:rPr>
        <w:t>festivalization</w:t>
      </w:r>
      <w:proofErr w:type="spellEnd"/>
      <w:r w:rsidRPr="00C66272">
        <w:rPr>
          <w:rFonts w:ascii="Brill" w:eastAsia="Brill" w:hAnsi="Brill" w:cs="Brill"/>
          <w:color w:val="000000"/>
        </w:rPr>
        <w:t xml:space="preserve"> and temporal urban scenes. The port itself can generate events, as in the appearance of a large or famous ship whose arrival in the port becomes an urban attraction and perhaps even an event that raises the profile of the port city (</w:t>
      </w:r>
      <w:r w:rsidRPr="00236EBF">
        <w:rPr>
          <w:rFonts w:ascii="Brill" w:eastAsia="Brill" w:hAnsi="Brill" w:cs="Brill"/>
          <w:color w:val="000000"/>
        </w:rPr>
        <w:t>Wolf et al. 2016</w:t>
      </w:r>
      <w:r w:rsidRPr="00C66272">
        <w:rPr>
          <w:rFonts w:ascii="Brill" w:eastAsia="Brill" w:hAnsi="Brill" w:cs="Brill"/>
          <w:color w:val="000000"/>
        </w:rPr>
        <w:t xml:space="preserve">). </w:t>
      </w:r>
    </w:p>
    <w:p w14:paraId="3507786E" w14:textId="17FDF274"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culture of a port city can also be an attract</w:t>
      </w:r>
      <w:r w:rsidR="004964E6" w:rsidRPr="00C66272">
        <w:rPr>
          <w:rFonts w:ascii="Brill" w:eastAsia="Brill" w:hAnsi="Brill" w:cs="Brill"/>
          <w:color w:val="000000"/>
        </w:rPr>
        <w:t>ion</w:t>
      </w:r>
      <w:r w:rsidRPr="00C66272">
        <w:rPr>
          <w:rFonts w:ascii="Brill" w:eastAsia="Brill" w:hAnsi="Brill" w:cs="Brill"/>
          <w:color w:val="000000"/>
        </w:rPr>
        <w:t>, especially in the context of the economic collapse of the maritime and shipping industry. Cultural revitalisation projects related to waterfront development are a good example of attempts to make port cities attractive to new residents and sources of income. The renewal of waterfront spaces has created new meanings and functionalities in the public sphere. The synergy of past and present make</w:t>
      </w:r>
      <w:ins w:id="43" w:author="Autor">
        <w:r w:rsidR="00C131B0">
          <w:rPr>
            <w:rFonts w:ascii="Brill" w:eastAsia="Brill" w:hAnsi="Brill" w:cs="Brill"/>
            <w:color w:val="000000"/>
          </w:rPr>
          <w:t>s</w:t>
        </w:r>
      </w:ins>
      <w:r w:rsidRPr="00C66272">
        <w:rPr>
          <w:rFonts w:ascii="Brill" w:eastAsia="Brill" w:hAnsi="Brill" w:cs="Brill"/>
          <w:color w:val="000000"/>
        </w:rPr>
        <w:t xml:space="preserve"> them attractive places to live or locate a business. Culture and creativity have bec</w:t>
      </w:r>
      <w:r w:rsidRPr="00C66272">
        <w:rPr>
          <w:rFonts w:ascii="Brill" w:eastAsia="Brill" w:hAnsi="Brill" w:cs="Brill"/>
        </w:rPr>
        <w:t>o</w:t>
      </w:r>
      <w:r w:rsidRPr="00C66272">
        <w:rPr>
          <w:rFonts w:ascii="Brill" w:eastAsia="Brill" w:hAnsi="Brill" w:cs="Brill"/>
          <w:color w:val="000000"/>
        </w:rPr>
        <w:t xml:space="preserve">me a kind of capital </w:t>
      </w:r>
      <w:ins w:id="44" w:author="Autor">
        <w:r w:rsidR="00C131B0">
          <w:rPr>
            <w:rFonts w:ascii="Brill" w:eastAsia="Brill" w:hAnsi="Brill" w:cs="Brill"/>
            <w:color w:val="000000"/>
          </w:rPr>
          <w:t>in</w:t>
        </w:r>
      </w:ins>
      <w:del w:id="45" w:author="Autor">
        <w:r w:rsidRPr="00C66272" w:rsidDel="00C131B0">
          <w:rPr>
            <w:rFonts w:ascii="Brill" w:eastAsia="Brill" w:hAnsi="Brill" w:cs="Brill"/>
            <w:color w:val="000000"/>
          </w:rPr>
          <w:delText>and</w:delText>
        </w:r>
      </w:del>
      <w:r w:rsidRPr="00C66272">
        <w:rPr>
          <w:rFonts w:ascii="Brill" w:eastAsia="Brill" w:hAnsi="Brill" w:cs="Brill"/>
          <w:color w:val="000000"/>
        </w:rPr>
        <w:t xml:space="preserve"> the syncretic space of old and new. They give character to the space, which becomes an important element of the image of the port city. It gives a sense of shared identity, </w:t>
      </w:r>
      <w:r w:rsidR="00BD057F" w:rsidRPr="00C66272">
        <w:rPr>
          <w:rFonts w:ascii="Brill" w:hAnsi="Brill" w:cs="Times New Roman"/>
          <w:color w:val="000000"/>
        </w:rPr>
        <w:t>as if people have implicitly agreed on how the city should be understood</w:t>
      </w:r>
      <w:r w:rsidRPr="00C66272">
        <w:rPr>
          <w:rFonts w:ascii="Brill" w:eastAsia="Brill" w:hAnsi="Brill" w:cs="Times New Roman"/>
          <w:color w:val="000000"/>
        </w:rPr>
        <w:t>.</w:t>
      </w:r>
    </w:p>
    <w:p w14:paraId="3507786F" w14:textId="7AD1164A" w:rsidR="00CB3FC9" w:rsidRPr="00C66272" w:rsidRDefault="00BD057F">
      <w:pPr>
        <w:spacing w:line="360" w:lineRule="auto"/>
        <w:ind w:firstLine="720"/>
        <w:jc w:val="both"/>
        <w:rPr>
          <w:rFonts w:ascii="Brill" w:eastAsia="Brill" w:hAnsi="Brill" w:cs="Brill"/>
        </w:rPr>
      </w:pPr>
      <w:r w:rsidRPr="00C66272">
        <w:rPr>
          <w:rFonts w:ascii="Brill" w:hAnsi="Brill" w:cs="Times New Roman"/>
          <w:color w:val="000000"/>
        </w:rPr>
        <w:t>The contributions to this volume consider</w:t>
      </w:r>
      <w:r w:rsidRPr="00C66272">
        <w:rPr>
          <w:rFonts w:ascii="Brill" w:eastAsia="Brill" w:hAnsi="Brill" w:cs="Brill"/>
          <w:sz w:val="22"/>
          <w:szCs w:val="22"/>
        </w:rPr>
        <w:t xml:space="preserve"> </w:t>
      </w:r>
      <w:r w:rsidR="00C55FA1" w:rsidRPr="00C66272">
        <w:rPr>
          <w:rFonts w:ascii="Brill" w:eastAsia="Brill" w:hAnsi="Brill" w:cs="Brill"/>
        </w:rPr>
        <w:t xml:space="preserve">the perspectives of various scientific disciplines and methodological approaches to capture different layers of the port city’s hustle and bustle. </w:t>
      </w:r>
      <w:ins w:id="46" w:author="Autor">
        <w:r w:rsidR="00C131B0">
          <w:rPr>
            <w:rFonts w:ascii="Brill" w:eastAsia="Brill" w:hAnsi="Brill" w:cs="Brill"/>
          </w:rPr>
          <w:t>They engage with m</w:t>
        </w:r>
      </w:ins>
      <w:del w:id="47" w:author="Autor">
        <w:r w:rsidR="00C55FA1" w:rsidRPr="00C66272" w:rsidDel="00C131B0">
          <w:rPr>
            <w:rFonts w:ascii="Brill" w:eastAsia="Brill" w:hAnsi="Brill" w:cs="Brill"/>
          </w:rPr>
          <w:delText>M</w:delText>
        </w:r>
      </w:del>
      <w:r w:rsidR="00C55FA1" w:rsidRPr="00C66272">
        <w:rPr>
          <w:rFonts w:ascii="Brill" w:eastAsia="Brill" w:hAnsi="Brill" w:cs="Brill"/>
        </w:rPr>
        <w:t xml:space="preserve">ovements and sounds generated by water, machines, ships, cranes, animals, and people </w:t>
      </w:r>
      <w:ins w:id="48" w:author="Autor">
        <w:r w:rsidR="00C131B0" w:rsidRPr="00C66272">
          <w:rPr>
            <w:rFonts w:ascii="Brill" w:eastAsia="Brill" w:hAnsi="Brill" w:cs="Brill"/>
          </w:rPr>
          <w:t>–</w:t>
        </w:r>
      </w:ins>
      <w:del w:id="49" w:author="Autor">
        <w:r w:rsidR="00C55FA1" w:rsidRPr="00C66272" w:rsidDel="00C131B0">
          <w:rPr>
            <w:rFonts w:ascii="Brill" w:eastAsia="Brill" w:hAnsi="Brill" w:cs="Brill"/>
          </w:rPr>
          <w:delText>-</w:delText>
        </w:r>
      </w:del>
      <w:r w:rsidR="00C55FA1" w:rsidRPr="00C66272">
        <w:rPr>
          <w:rFonts w:ascii="Brill" w:eastAsia="Brill" w:hAnsi="Brill" w:cs="Brill"/>
        </w:rPr>
        <w:t xml:space="preserve"> what we have in mind is not only the physical parameters of hearing, but the social practice of listening and interpreting. </w:t>
      </w:r>
    </w:p>
    <w:p w14:paraId="35077870" w14:textId="21C403C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The port </w:t>
      </w:r>
      <w:del w:id="50" w:author="Autor">
        <w:r w:rsidRPr="00C66272" w:rsidDel="00C131B0">
          <w:rPr>
            <w:rFonts w:ascii="Brill" w:eastAsia="Brill" w:hAnsi="Brill" w:cs="Brill"/>
          </w:rPr>
          <w:delText xml:space="preserve">- </w:delText>
        </w:r>
      </w:del>
      <w:ins w:id="51" w:author="Autor">
        <w:r w:rsidR="00C131B0" w:rsidRPr="00C66272">
          <w:rPr>
            <w:rFonts w:ascii="Brill" w:eastAsia="Brill" w:hAnsi="Brill" w:cs="Brill"/>
          </w:rPr>
          <w:t xml:space="preserve">– </w:t>
        </w:r>
      </w:ins>
      <w:r w:rsidRPr="00C66272">
        <w:rPr>
          <w:rFonts w:ascii="Brill" w:eastAsia="Brill" w:hAnsi="Brill" w:cs="Brill"/>
        </w:rPr>
        <w:t xml:space="preserve">if it is accessible and visible </w:t>
      </w:r>
      <w:ins w:id="52" w:author="Autor">
        <w:r w:rsidR="00C131B0" w:rsidRPr="00C66272">
          <w:rPr>
            <w:rFonts w:ascii="Brill" w:eastAsia="Brill" w:hAnsi="Brill" w:cs="Brill"/>
          </w:rPr>
          <w:t>–</w:t>
        </w:r>
      </w:ins>
      <w:del w:id="53" w:author="Autor">
        <w:r w:rsidRPr="00C66272" w:rsidDel="00C131B0">
          <w:rPr>
            <w:rFonts w:ascii="Brill" w:eastAsia="Brill" w:hAnsi="Brill" w:cs="Brill"/>
          </w:rPr>
          <w:delText>-</w:delText>
        </w:r>
      </w:del>
      <w:r w:rsidRPr="00C66272">
        <w:rPr>
          <w:rFonts w:ascii="Brill" w:eastAsia="Brill" w:hAnsi="Brill" w:cs="Brill"/>
        </w:rPr>
        <w:t xml:space="preserve"> offers a feast of colo</w:t>
      </w:r>
      <w:ins w:id="54" w:author="Autor">
        <w:r w:rsidR="00C131B0">
          <w:rPr>
            <w:rFonts w:ascii="Brill" w:eastAsia="Brill" w:hAnsi="Brill" w:cs="Brill"/>
          </w:rPr>
          <w:t>u</w:t>
        </w:r>
      </w:ins>
      <w:r w:rsidRPr="00C66272">
        <w:rPr>
          <w:rFonts w:ascii="Brill" w:eastAsia="Brill" w:hAnsi="Brill" w:cs="Brill"/>
        </w:rPr>
        <w:t xml:space="preserve">r and sound, interpenetrating with the ordinary (not related to the port) urban structure. It can present as a complex threat, not only in the criminal sphere, but also in the sphere of organism overload, of light and noise pollution. The multi-sensory experience of vibrant port cities has its own pattern of stimulus reception, as </w:t>
      </w:r>
      <w:r w:rsidRPr="00236EBF">
        <w:rPr>
          <w:rFonts w:ascii="Brill" w:eastAsia="Brill" w:hAnsi="Brill" w:cs="Brill"/>
        </w:rPr>
        <w:t>Georg Simmel (1902</w:t>
      </w:r>
      <w:r w:rsidRPr="00C66272">
        <w:rPr>
          <w:rFonts w:ascii="Brill" w:eastAsia="Brill" w:hAnsi="Brill" w:cs="Brill"/>
        </w:rPr>
        <w:t xml:space="preserve">) has written about. Perhaps the cultural framework that rationalizes the need to endure contact with the port is the romanticization through which the port district gets its magical glow, and the port sex quarters, hiding structures of human and drug trafficking, become a tourist attraction. </w:t>
      </w:r>
    </w:p>
    <w:p w14:paraId="35077871" w14:textId="078A2286"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Stereotypes of frenetic port districts with stark contrasts, both bright-neon lit and dark</w:t>
      </w:r>
      <w:r w:rsidR="00C061B7" w:rsidRPr="00C66272">
        <w:rPr>
          <w:rFonts w:ascii="Brill" w:eastAsia="Brill" w:hAnsi="Brill" w:cs="Brill"/>
          <w:color w:val="000000"/>
        </w:rPr>
        <w:t xml:space="preserve"> and</w:t>
      </w:r>
      <w:r w:rsidRPr="00C66272">
        <w:rPr>
          <w:rFonts w:ascii="Brill" w:eastAsia="Brill" w:hAnsi="Brill" w:cs="Brill"/>
          <w:color w:val="000000"/>
        </w:rPr>
        <w:t xml:space="preserve"> crime-ridden, recur in narratives of city governments that attempt to attract tourists by appealing to the promise of vibrant, liveable spaces of entertainment and their integrative/innovative function (‘</w:t>
      </w:r>
      <w:proofErr w:type="spellStart"/>
      <w:r w:rsidRPr="00C66272">
        <w:rPr>
          <w:rFonts w:ascii="Brill" w:eastAsia="Brill" w:hAnsi="Brill" w:cs="Brill"/>
          <w:color w:val="000000"/>
        </w:rPr>
        <w:t>pleasurescapes</w:t>
      </w:r>
      <w:proofErr w:type="spellEnd"/>
      <w:r w:rsidRPr="00C66272">
        <w:rPr>
          <w:rFonts w:ascii="Brill" w:eastAsia="Brill" w:hAnsi="Brill" w:cs="Brill"/>
          <w:color w:val="000000"/>
        </w:rPr>
        <w:t xml:space="preserve">’ </w:t>
      </w:r>
      <w:r w:rsidRPr="00236EBF">
        <w:rPr>
          <w:rFonts w:ascii="Brill" w:eastAsia="Brill" w:hAnsi="Brill" w:cs="Brill"/>
          <w:color w:val="000000"/>
        </w:rPr>
        <w:t>(Baptist, 2020</w:t>
      </w:r>
      <w:r w:rsidRPr="00C66272">
        <w:rPr>
          <w:rFonts w:ascii="Brill" w:eastAsia="Brill" w:hAnsi="Brill" w:cs="Brill"/>
          <w:color w:val="000000"/>
        </w:rPr>
        <w:t>)). They are both part of a maritime mindset and port city culture that ha</w:t>
      </w:r>
      <w:ins w:id="55" w:author="Autor">
        <w:r w:rsidR="00C131B0">
          <w:rPr>
            <w:rFonts w:ascii="Brill" w:eastAsia="Brill" w:hAnsi="Brill" w:cs="Brill"/>
            <w:color w:val="000000"/>
          </w:rPr>
          <w:t>ve</w:t>
        </w:r>
      </w:ins>
      <w:del w:id="56" w:author="Autor">
        <w:r w:rsidRPr="00C66272" w:rsidDel="00C131B0">
          <w:rPr>
            <w:rFonts w:ascii="Brill" w:eastAsia="Brill" w:hAnsi="Brill" w:cs="Brill"/>
            <w:color w:val="000000"/>
          </w:rPr>
          <w:delText>s</w:delText>
        </w:r>
      </w:del>
      <w:r w:rsidRPr="00C66272">
        <w:rPr>
          <w:rFonts w:ascii="Brill" w:eastAsia="Brill" w:hAnsi="Brill" w:cs="Brill"/>
          <w:color w:val="000000"/>
        </w:rPr>
        <w:t xml:space="preserve"> long characterized port cities and that merit</w:t>
      </w:r>
      <w:del w:id="57" w:author="Autor">
        <w:r w:rsidRPr="00C66272" w:rsidDel="00C131B0">
          <w:rPr>
            <w:rFonts w:ascii="Brill" w:eastAsia="Brill" w:hAnsi="Brill" w:cs="Brill"/>
            <w:color w:val="000000"/>
          </w:rPr>
          <w:delText>s</w:delText>
        </w:r>
      </w:del>
      <w:r w:rsidRPr="00C66272">
        <w:rPr>
          <w:rFonts w:ascii="Brill" w:eastAsia="Brill" w:hAnsi="Brill" w:cs="Brill"/>
          <w:color w:val="000000"/>
        </w:rPr>
        <w:t xml:space="preserve"> rediscovery in view of much needed improved collaboration between ports and cities (</w:t>
      </w:r>
      <w:commentRangeStart w:id="58"/>
      <w:commentRangeStart w:id="59"/>
      <w:r w:rsidRPr="00F34A6C">
        <w:rPr>
          <w:rFonts w:ascii="Brill" w:eastAsia="Brill" w:hAnsi="Brill" w:cs="Brill"/>
          <w:color w:val="000000"/>
          <w:highlight w:val="green"/>
          <w:rPrChange w:id="60" w:author="Autor">
            <w:rPr>
              <w:rFonts w:ascii="Brill" w:eastAsia="Brill" w:hAnsi="Brill" w:cs="Brill"/>
              <w:color w:val="000000"/>
            </w:rPr>
          </w:rPrChange>
        </w:rPr>
        <w:t>Hein</w:t>
      </w:r>
      <w:ins w:id="61" w:author="Autor">
        <w:r w:rsidR="004D359C">
          <w:rPr>
            <w:rFonts w:ascii="Brill" w:eastAsia="Brill" w:hAnsi="Brill" w:cs="Brill"/>
            <w:color w:val="000000"/>
            <w:highlight w:val="green"/>
          </w:rPr>
          <w:t xml:space="preserve"> et al., </w:t>
        </w:r>
      </w:ins>
      <w:del w:id="62" w:author="Autor">
        <w:r w:rsidRPr="00F34A6C" w:rsidDel="004D359C">
          <w:rPr>
            <w:rFonts w:ascii="Brill" w:eastAsia="Brill" w:hAnsi="Brill" w:cs="Brill"/>
            <w:color w:val="000000"/>
            <w:highlight w:val="green"/>
            <w:rPrChange w:id="63" w:author="Autor">
              <w:rPr>
                <w:rFonts w:ascii="Brill" w:eastAsia="Brill" w:hAnsi="Brill" w:cs="Brill"/>
                <w:color w:val="000000"/>
              </w:rPr>
            </w:rPrChange>
          </w:rPr>
          <w:delText xml:space="preserve">, Luning &amp; van de Laar, </w:delText>
        </w:r>
      </w:del>
      <w:r w:rsidRPr="00F34A6C">
        <w:rPr>
          <w:rFonts w:ascii="Brill" w:eastAsia="Brill" w:hAnsi="Brill" w:cs="Brill"/>
          <w:color w:val="000000"/>
          <w:highlight w:val="green"/>
          <w:rPrChange w:id="64" w:author="Autor">
            <w:rPr>
              <w:rFonts w:ascii="Brill" w:eastAsia="Brill" w:hAnsi="Brill" w:cs="Brill"/>
              <w:color w:val="000000"/>
            </w:rPr>
          </w:rPrChange>
        </w:rPr>
        <w:t>2021</w:t>
      </w:r>
      <w:commentRangeEnd w:id="58"/>
      <w:r w:rsidR="00236EBF">
        <w:rPr>
          <w:rStyle w:val="Odwoaniedokomentarza"/>
          <w:lang w:val="en-AU"/>
        </w:rPr>
        <w:commentReference w:id="58"/>
      </w:r>
      <w:commentRangeEnd w:id="59"/>
      <w:r w:rsidR="004D359C">
        <w:rPr>
          <w:rStyle w:val="Odwoaniedokomentarza"/>
          <w:lang w:val="en-AU"/>
        </w:rPr>
        <w:commentReference w:id="59"/>
      </w:r>
      <w:r w:rsidRPr="00C66272">
        <w:rPr>
          <w:rFonts w:ascii="Brill" w:eastAsia="Brill" w:hAnsi="Brill" w:cs="Brill"/>
          <w:color w:val="000000"/>
        </w:rPr>
        <w:t>)</w:t>
      </w:r>
      <w:ins w:id="65" w:author="Autor">
        <w:r w:rsidR="00C131B0">
          <w:rPr>
            <w:rFonts w:ascii="Brill" w:eastAsia="Brill" w:hAnsi="Brill" w:cs="Brill"/>
            <w:color w:val="000000"/>
          </w:rPr>
          <w:t>.</w:t>
        </w:r>
      </w:ins>
    </w:p>
    <w:p w14:paraId="35077872" w14:textId="14D19040" w:rsidR="00CB3FC9" w:rsidRPr="00C66272" w:rsidRDefault="00C55FA1">
      <w:pPr>
        <w:spacing w:line="360" w:lineRule="auto"/>
        <w:ind w:firstLine="720"/>
        <w:jc w:val="both"/>
        <w:rPr>
          <w:rFonts w:ascii="Brill" w:eastAsia="Brill" w:hAnsi="Brill" w:cs="Brill"/>
        </w:rPr>
      </w:pPr>
      <w:r w:rsidRPr="00C66272">
        <w:rPr>
          <w:rFonts w:ascii="Brill" w:eastAsia="Brill" w:hAnsi="Brill" w:cs="Brill"/>
          <w:color w:val="000000"/>
        </w:rPr>
        <w:t>The sites are designed to attract tourists</w:t>
      </w:r>
      <w:del w:id="66" w:author="Autor">
        <w:r w:rsidRPr="00C66272" w:rsidDel="00FD21DB">
          <w:rPr>
            <w:rFonts w:ascii="Brill" w:eastAsia="Brill" w:hAnsi="Brill" w:cs="Brill"/>
            <w:color w:val="000000"/>
          </w:rPr>
          <w:delText>,</w:delText>
        </w:r>
      </w:del>
      <w:r w:rsidRPr="00C66272">
        <w:rPr>
          <w:rFonts w:ascii="Brill" w:eastAsia="Brill" w:hAnsi="Brill" w:cs="Brill"/>
          <w:color w:val="000000"/>
        </w:rPr>
        <w:t xml:space="preserve"> for whom the iconic imagery of the port city space, presence of ships, and </w:t>
      </w:r>
      <w:del w:id="67" w:author="Autor">
        <w:r w:rsidRPr="00C66272" w:rsidDel="00C131B0">
          <w:rPr>
            <w:rFonts w:ascii="Brill" w:eastAsia="Brill" w:hAnsi="Brill" w:cs="Brill"/>
            <w:color w:val="000000"/>
          </w:rPr>
          <w:delText>colorful</w:delText>
        </w:r>
      </w:del>
      <w:ins w:id="68" w:author="Autor">
        <w:r w:rsidR="00C131B0" w:rsidRPr="00C66272">
          <w:rPr>
            <w:rFonts w:ascii="Brill" w:eastAsia="Brill" w:hAnsi="Brill" w:cs="Brill"/>
            <w:color w:val="000000"/>
          </w:rPr>
          <w:t>colourful</w:t>
        </w:r>
      </w:ins>
      <w:r w:rsidRPr="00C66272">
        <w:rPr>
          <w:rFonts w:ascii="Brill" w:eastAsia="Brill" w:hAnsi="Brill" w:cs="Brill"/>
          <w:color w:val="000000"/>
        </w:rPr>
        <w:t xml:space="preserve"> port districts provide the setting and promise of a satisfying experience. </w:t>
      </w:r>
      <w:r w:rsidRPr="00C66272">
        <w:rPr>
          <w:rFonts w:ascii="Brill" w:eastAsia="Brill" w:hAnsi="Brill" w:cs="Brill"/>
        </w:rPr>
        <w:t>Again, we find a port city duality: some residents look forward to the events in which the port city will shine, while others, overwhelmed by the noise and influx of tourists, escape from the city or contest its policies. S</w:t>
      </w:r>
      <w:r w:rsidRPr="00C66272">
        <w:rPr>
          <w:rFonts w:ascii="Brill" w:eastAsia="Brill" w:hAnsi="Brill" w:cs="Brill"/>
          <w:color w:val="000000"/>
        </w:rPr>
        <w:t>ustainable development and environmental protection have become increasingly important.</w:t>
      </w:r>
      <w:r w:rsidRPr="00C66272">
        <w:rPr>
          <w:rFonts w:ascii="Brill" w:eastAsia="Brill" w:hAnsi="Brill" w:cs="Brill"/>
        </w:rPr>
        <w:t xml:space="preserve"> We need to understand that the port city will not grow indefinitely and that the effects of its development, such as water, soil, and air pollution, are becoming a problem. Planning for the future and prosperity of port cities must take this complexity into account. </w:t>
      </w:r>
    </w:p>
    <w:p w14:paraId="35077873" w14:textId="48BB3CB5"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rPr>
        <w:t>The hustle and bustle of port cities has its own dynamics over the long term. Port spaces intermingle with other urban structures</w:t>
      </w:r>
      <w:r w:rsidR="00A665E4" w:rsidRPr="00C66272">
        <w:rPr>
          <w:rFonts w:ascii="Brill" w:eastAsia="Brill" w:hAnsi="Brill" w:cs="Brill"/>
        </w:rPr>
        <w:t>;</w:t>
      </w:r>
      <w:r w:rsidRPr="00C66272">
        <w:rPr>
          <w:rFonts w:ascii="Brill" w:eastAsia="Brill" w:hAnsi="Brill" w:cs="Brill"/>
        </w:rPr>
        <w:t xml:space="preserve"> there is an alternating </w:t>
      </w:r>
      <w:ins w:id="69" w:author="Autor">
        <w:r w:rsidR="00FD21DB">
          <w:rPr>
            <w:rFonts w:ascii="Brill" w:eastAsia="Brill" w:hAnsi="Brill" w:cs="Brill"/>
          </w:rPr>
          <w:t>‘</w:t>
        </w:r>
      </w:ins>
      <w:del w:id="70" w:author="Autor">
        <w:r w:rsidRPr="00C66272" w:rsidDel="00FD21DB">
          <w:rPr>
            <w:rFonts w:ascii="Brill" w:eastAsia="Brill" w:hAnsi="Brill" w:cs="Brill"/>
          </w:rPr>
          <w:delText>"</w:delText>
        </w:r>
      </w:del>
      <w:r w:rsidRPr="00C66272">
        <w:rPr>
          <w:rFonts w:ascii="Brill" w:eastAsia="Brill" w:hAnsi="Brill" w:cs="Brill"/>
        </w:rPr>
        <w:t>quieting</w:t>
      </w:r>
      <w:ins w:id="71" w:author="Autor">
        <w:r w:rsidR="00FD21DB">
          <w:rPr>
            <w:rFonts w:ascii="Brill" w:eastAsia="Brill" w:hAnsi="Brill" w:cs="Brill"/>
          </w:rPr>
          <w:t>’</w:t>
        </w:r>
      </w:ins>
      <w:del w:id="72" w:author="Autor">
        <w:r w:rsidRPr="00C66272" w:rsidDel="00FD21DB">
          <w:rPr>
            <w:rFonts w:ascii="Brill" w:eastAsia="Brill" w:hAnsi="Brill" w:cs="Brill"/>
          </w:rPr>
          <w:delText>"</w:delText>
        </w:r>
      </w:del>
      <w:r w:rsidRPr="00C66272">
        <w:rPr>
          <w:rFonts w:ascii="Brill" w:eastAsia="Brill" w:hAnsi="Brill" w:cs="Brill"/>
        </w:rPr>
        <w:t xml:space="preserve"> and intensification of the turmoil. However, the experience of the micro-geography of the hustle and bustle space is related to the imaginary, the narrative of the vibrant culture of the port city. Literature, film, television series, tourist brochures, travel guides, postcards, Instagram photos </w:t>
      </w:r>
      <w:ins w:id="73" w:author="Autor">
        <w:r w:rsidR="00FD21DB" w:rsidRPr="00C66272">
          <w:rPr>
            <w:rFonts w:ascii="Brill" w:eastAsia="Brill" w:hAnsi="Brill" w:cs="Brill"/>
          </w:rPr>
          <w:t>–</w:t>
        </w:r>
      </w:ins>
      <w:del w:id="74" w:author="Autor">
        <w:r w:rsidRPr="00C66272" w:rsidDel="00FD21DB">
          <w:rPr>
            <w:rFonts w:ascii="Brill" w:eastAsia="Brill" w:hAnsi="Brill" w:cs="Brill"/>
          </w:rPr>
          <w:delText>-</w:delText>
        </w:r>
      </w:del>
      <w:r w:rsidRPr="00C66272">
        <w:rPr>
          <w:rFonts w:ascii="Brill" w:eastAsia="Brill" w:hAnsi="Brill" w:cs="Brill"/>
        </w:rPr>
        <w:t xml:space="preserve"> each of these constructs a port city mindset. With sufficient skill, stories can be used to manage</w:t>
      </w:r>
      <w:r w:rsidRPr="00C66272">
        <w:rPr>
          <w:rFonts w:ascii="Brill" w:eastAsia="Brill" w:hAnsi="Brill" w:cs="Brill"/>
          <w:color w:val="000000"/>
        </w:rPr>
        <w:t xml:space="preserve"> the image of a vibrant, living city: to hide the flaws and weaknesses of port areas, but also to identify strategic goals for urban transformation.</w:t>
      </w:r>
    </w:p>
    <w:p w14:paraId="35077874" w14:textId="1E35D66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The double face of the hustle and bustle of the port city also applies to the post-capitalist production of space. The structures of the patriarchal and post-colonial world, subordinated to the logic of profit, and the spaces of </w:t>
      </w:r>
      <w:r w:rsidRPr="00C66272">
        <w:rPr>
          <w:rFonts w:ascii="Brill" w:eastAsia="Brill" w:hAnsi="Brill" w:cs="Brill"/>
          <w:color w:val="000000"/>
        </w:rPr>
        <w:t xml:space="preserve">human trafficking are </w:t>
      </w:r>
      <w:r w:rsidRPr="00C66272">
        <w:rPr>
          <w:rFonts w:ascii="Brill" w:eastAsia="Brill" w:hAnsi="Brill" w:cs="Brill"/>
        </w:rPr>
        <w:t xml:space="preserve">hidden behind the veil of the bustling port and </w:t>
      </w:r>
      <w:del w:id="75" w:author="Autor">
        <w:r w:rsidRPr="00C66272" w:rsidDel="00C131B0">
          <w:rPr>
            <w:rFonts w:ascii="Brill" w:eastAsia="Brill" w:hAnsi="Brill" w:cs="Brill"/>
          </w:rPr>
          <w:delText>colorful</w:delText>
        </w:r>
      </w:del>
      <w:ins w:id="76" w:author="Autor">
        <w:r w:rsidR="00C131B0" w:rsidRPr="00C66272">
          <w:rPr>
            <w:rFonts w:ascii="Brill" w:eastAsia="Brill" w:hAnsi="Brill" w:cs="Brill"/>
          </w:rPr>
          <w:t>colourful</w:t>
        </w:r>
      </w:ins>
      <w:r w:rsidRPr="00C66272">
        <w:rPr>
          <w:rFonts w:ascii="Brill" w:eastAsia="Brill" w:hAnsi="Brill" w:cs="Brill"/>
        </w:rPr>
        <w:t xml:space="preserve"> port district. </w:t>
      </w:r>
      <w:r w:rsidRPr="00C66272">
        <w:rPr>
          <w:rFonts w:ascii="Brill" w:eastAsia="Brill" w:hAnsi="Brill" w:cs="Brill"/>
          <w:color w:val="000000"/>
        </w:rPr>
        <w:t xml:space="preserve">When we think of cities as points of migration flows, of their role as nodes of multiple languages, cultures, and religions </w:t>
      </w:r>
      <w:r w:rsidRPr="00F34A6C">
        <w:rPr>
          <w:rFonts w:ascii="Brill" w:eastAsia="Brill" w:hAnsi="Brill" w:cs="Brill"/>
          <w:color w:val="000000"/>
          <w:u w:val="single"/>
          <w:rPrChange w:id="77" w:author="Autor">
            <w:rPr>
              <w:rFonts w:ascii="Brill" w:eastAsia="Brill" w:hAnsi="Brill" w:cs="Brill"/>
              <w:color w:val="000000"/>
            </w:rPr>
          </w:rPrChange>
        </w:rPr>
        <w:t>(</w:t>
      </w:r>
      <w:proofErr w:type="spellStart"/>
      <w:r w:rsidRPr="00F34A6C">
        <w:rPr>
          <w:rFonts w:ascii="Brill" w:eastAsia="Brill" w:hAnsi="Brill" w:cs="Brill"/>
          <w:color w:val="222222"/>
          <w:highlight w:val="white"/>
          <w:u w:val="single"/>
          <w:rPrChange w:id="78" w:author="Autor">
            <w:rPr>
              <w:rFonts w:ascii="Brill" w:eastAsia="Brill" w:hAnsi="Brill" w:cs="Brill"/>
              <w:color w:val="222222"/>
              <w:highlight w:val="white"/>
            </w:rPr>
          </w:rPrChange>
        </w:rPr>
        <w:t>Körs</w:t>
      </w:r>
      <w:proofErr w:type="spellEnd"/>
      <w:r w:rsidRPr="00F34A6C">
        <w:rPr>
          <w:rFonts w:ascii="Brill" w:eastAsia="Brill" w:hAnsi="Brill" w:cs="Brill"/>
          <w:color w:val="222222"/>
          <w:highlight w:val="white"/>
          <w:u w:val="single"/>
          <w:rPrChange w:id="79" w:author="Autor">
            <w:rPr>
              <w:rFonts w:ascii="Brill" w:eastAsia="Brill" w:hAnsi="Brill" w:cs="Brill"/>
              <w:color w:val="222222"/>
              <w:highlight w:val="white"/>
            </w:rPr>
          </w:rPrChange>
        </w:rPr>
        <w:t xml:space="preserve">, </w:t>
      </w:r>
      <w:r w:rsidRPr="00F34A6C">
        <w:rPr>
          <w:rFonts w:ascii="Brill" w:eastAsia="Brill" w:hAnsi="Brill" w:cs="Brill"/>
          <w:color w:val="000000"/>
          <w:u w:val="single"/>
          <w:rPrChange w:id="80" w:author="Autor">
            <w:rPr>
              <w:rFonts w:ascii="Brill" w:eastAsia="Brill" w:hAnsi="Brill" w:cs="Brill"/>
              <w:color w:val="000000"/>
            </w:rPr>
          </w:rPrChange>
        </w:rPr>
        <w:t>2019</w:t>
      </w:r>
      <w:r w:rsidRPr="00C66272">
        <w:rPr>
          <w:rFonts w:ascii="Brill" w:eastAsia="Brill" w:hAnsi="Brill" w:cs="Brill"/>
          <w:color w:val="000000"/>
        </w:rPr>
        <w:t>), we also remember that they have served as places where slaves were deported (</w:t>
      </w:r>
      <w:proofErr w:type="spellStart"/>
      <w:r w:rsidRPr="00236EBF">
        <w:rPr>
          <w:rFonts w:ascii="Brill" w:eastAsia="Brill" w:hAnsi="Brill" w:cs="Brill"/>
          <w:color w:val="000000"/>
        </w:rPr>
        <w:t>Oostindie</w:t>
      </w:r>
      <w:proofErr w:type="spellEnd"/>
      <w:r w:rsidRPr="00236EBF">
        <w:rPr>
          <w:rFonts w:ascii="Brill" w:eastAsia="Brill" w:hAnsi="Brill" w:cs="Brill"/>
          <w:color w:val="000000"/>
        </w:rPr>
        <w:t>, 2021</w:t>
      </w:r>
      <w:r w:rsidRPr="00C66272">
        <w:rPr>
          <w:rFonts w:ascii="Brill" w:eastAsia="Brill" w:hAnsi="Brill" w:cs="Brill"/>
          <w:color w:val="000000"/>
        </w:rPr>
        <w:t>) and for refugees have been sites of forced displacement (</w:t>
      </w:r>
      <w:r w:rsidRPr="00236EBF">
        <w:rPr>
          <w:rFonts w:ascii="Brill" w:eastAsia="Brill" w:hAnsi="Brill" w:cs="Brill"/>
          <w:color w:val="000000"/>
        </w:rPr>
        <w:t>Diaz, 2019</w:t>
      </w:r>
      <w:r w:rsidRPr="00C66272">
        <w:rPr>
          <w:rFonts w:ascii="Brill" w:eastAsia="Brill" w:hAnsi="Brill" w:cs="Brill"/>
          <w:color w:val="000000"/>
        </w:rPr>
        <w:t xml:space="preserve">). </w:t>
      </w:r>
    </w:p>
    <w:p w14:paraId="35077875" w14:textId="7EEDBE0A"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rPr>
        <w:t>The port city is created not only by narratives but also by spatial practices. Movement, trade, transportation operations, and port traffic are subordinated to daily cycles, but change over longer periods of time</w:t>
      </w:r>
      <w:ins w:id="81" w:author="Autor">
        <w:r w:rsidR="007C531E">
          <w:rPr>
            <w:rFonts w:ascii="Brill" w:eastAsia="Brill" w:hAnsi="Brill" w:cs="Brill"/>
          </w:rPr>
          <w:t xml:space="preserve"> </w:t>
        </w:r>
        <w:r w:rsidR="007C531E" w:rsidRPr="00C66272">
          <w:rPr>
            <w:rFonts w:ascii="Brill" w:eastAsia="Brill" w:hAnsi="Brill" w:cs="Brill"/>
          </w:rPr>
          <w:t>–</w:t>
        </w:r>
        <w:r w:rsidR="007C531E">
          <w:rPr>
            <w:rFonts w:ascii="Brill" w:eastAsia="Brill" w:hAnsi="Brill" w:cs="Brill"/>
          </w:rPr>
          <w:t xml:space="preserve"> </w:t>
        </w:r>
      </w:ins>
      <w:del w:id="82" w:author="Autor">
        <w:r w:rsidRPr="00C66272" w:rsidDel="007C531E">
          <w:rPr>
            <w:rFonts w:ascii="Brill" w:eastAsia="Brill" w:hAnsi="Brill" w:cs="Brill"/>
          </w:rPr>
          <w:delText>—</w:delText>
        </w:r>
      </w:del>
      <w:r w:rsidRPr="00C66272">
        <w:rPr>
          <w:rFonts w:ascii="Brill" w:eastAsia="Brill" w:hAnsi="Brill" w:cs="Brill"/>
        </w:rPr>
        <w:t xml:space="preserve">years, decades, and centuries. </w:t>
      </w:r>
      <w:r w:rsidRPr="00C66272">
        <w:rPr>
          <w:rFonts w:ascii="Brill" w:eastAsia="Brill" w:hAnsi="Brill" w:cs="Brill"/>
          <w:color w:val="000000"/>
        </w:rPr>
        <w:t>The historical and political perspective is key to the rethinking of port city culture. We need to consider how relevant the memory of the golden age of the port city is: the years of prosperity, when ships announced their arrival with a loud siren, and the port and the city remained in strong symbiosis (</w:t>
      </w:r>
      <w:r w:rsidRPr="00236EBF">
        <w:rPr>
          <w:rFonts w:ascii="Brill" w:eastAsia="Brill" w:hAnsi="Brill" w:cs="Brill"/>
          <w:color w:val="000000"/>
        </w:rPr>
        <w:t>van de Laar, 2016</w:t>
      </w:r>
      <w:r w:rsidRPr="00C66272">
        <w:rPr>
          <w:rFonts w:ascii="Brill" w:eastAsia="Brill" w:hAnsi="Brill" w:cs="Brill"/>
          <w:color w:val="000000"/>
        </w:rPr>
        <w:t>)</w:t>
      </w:r>
      <w:r w:rsidR="00AE2429" w:rsidRPr="00C66272">
        <w:rPr>
          <w:rFonts w:ascii="Brill" w:eastAsia="Brill" w:hAnsi="Brill" w:cs="Brill"/>
          <w:color w:val="000000"/>
        </w:rPr>
        <w:t xml:space="preserve">. </w:t>
      </w:r>
    </w:p>
    <w:p w14:paraId="35077876" w14:textId="4B01AA38"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complexity addressed here, the multiplicity of economic actors operating in a port city, are unique parameters for conducting large-scale commercial activities. The port city is an environment that, through its highly educated and diverse population, offers more frequent unplanned face-to-face contacts and thus </w:t>
      </w:r>
      <w:ins w:id="83" w:author="Autor">
        <w:r w:rsidR="007C531E" w:rsidRPr="00C66272">
          <w:rPr>
            <w:rFonts w:ascii="Brill" w:eastAsia="Brill" w:hAnsi="Brill" w:cs="Brill"/>
          </w:rPr>
          <w:t>–</w:t>
        </w:r>
      </w:ins>
      <w:del w:id="84" w:author="Autor">
        <w:r w:rsidRPr="00C66272" w:rsidDel="007C531E">
          <w:rPr>
            <w:rFonts w:ascii="Brill" w:eastAsia="Brill" w:hAnsi="Brill" w:cs="Brill"/>
            <w:color w:val="000000"/>
          </w:rPr>
          <w:delText>-</w:delText>
        </w:r>
      </w:del>
      <w:r w:rsidRPr="00C66272">
        <w:rPr>
          <w:rFonts w:ascii="Brill" w:eastAsia="Brill" w:hAnsi="Brill" w:cs="Brill"/>
          <w:color w:val="000000"/>
        </w:rPr>
        <w:t xml:space="preserve"> potentially </w:t>
      </w:r>
      <w:ins w:id="85" w:author="Autor">
        <w:r w:rsidR="007C531E" w:rsidRPr="00C66272">
          <w:rPr>
            <w:rFonts w:ascii="Brill" w:eastAsia="Brill" w:hAnsi="Brill" w:cs="Brill"/>
          </w:rPr>
          <w:t>–</w:t>
        </w:r>
      </w:ins>
      <w:del w:id="86" w:author="Autor">
        <w:r w:rsidRPr="00C66272" w:rsidDel="007C531E">
          <w:rPr>
            <w:rFonts w:ascii="Brill" w:eastAsia="Brill" w:hAnsi="Brill" w:cs="Brill"/>
            <w:color w:val="000000"/>
          </w:rPr>
          <w:delText>-</w:delText>
        </w:r>
      </w:del>
      <w:r w:rsidRPr="00C66272">
        <w:rPr>
          <w:rFonts w:ascii="Brill" w:eastAsia="Brill" w:hAnsi="Brill" w:cs="Brill"/>
          <w:color w:val="000000"/>
        </w:rPr>
        <w:t xml:space="preserve"> increases the likelihood of new solutions emerging. The possibility of applying knowledge resources, technology hubs, network infrastructures</w:t>
      </w:r>
      <w:ins w:id="87" w:author="Autor">
        <w:r w:rsidR="007C531E">
          <w:rPr>
            <w:rFonts w:ascii="Brill" w:eastAsia="Brill" w:hAnsi="Brill" w:cs="Brill"/>
            <w:color w:val="000000"/>
          </w:rPr>
          <w:t>,</w:t>
        </w:r>
      </w:ins>
      <w:r w:rsidRPr="00C66272">
        <w:rPr>
          <w:rFonts w:ascii="Brill" w:eastAsia="Brill" w:hAnsi="Brill" w:cs="Brill"/>
          <w:color w:val="000000"/>
        </w:rPr>
        <w:t xml:space="preserve"> or even mobile devices to new forms of collaboration between port city stakeholders</w:t>
      </w:r>
      <w:ins w:id="88" w:author="Autor">
        <w:r w:rsidR="007C531E">
          <w:rPr>
            <w:rFonts w:ascii="Brill" w:eastAsia="Brill" w:hAnsi="Brill" w:cs="Brill"/>
            <w:color w:val="000000"/>
          </w:rPr>
          <w:t xml:space="preserve"> </w:t>
        </w:r>
        <w:r w:rsidR="007C531E" w:rsidRPr="00C66272">
          <w:rPr>
            <w:rFonts w:ascii="Brill" w:eastAsia="Brill" w:hAnsi="Brill" w:cs="Brill"/>
          </w:rPr>
          <w:t>–</w:t>
        </w:r>
        <w:r w:rsidR="007C531E">
          <w:rPr>
            <w:rFonts w:ascii="Brill" w:eastAsia="Brill" w:hAnsi="Brill" w:cs="Brill"/>
          </w:rPr>
          <w:t xml:space="preserve"> </w:t>
        </w:r>
      </w:ins>
      <w:del w:id="89" w:author="Autor">
        <w:r w:rsidRPr="00C66272" w:rsidDel="007C531E">
          <w:rPr>
            <w:rFonts w:ascii="Brill" w:eastAsia="Brill" w:hAnsi="Brill" w:cs="Brill"/>
            <w:color w:val="000000"/>
          </w:rPr>
          <w:delText>—</w:delText>
        </w:r>
      </w:del>
      <w:r w:rsidRPr="00C66272">
        <w:rPr>
          <w:rFonts w:ascii="Brill" w:eastAsia="Brill" w:hAnsi="Brill" w:cs="Brill"/>
          <w:color w:val="000000"/>
        </w:rPr>
        <w:t>local governments, research institutions, and universities on the one hand and residents on the other</w:t>
      </w:r>
      <w:ins w:id="90" w:author="Autor">
        <w:r w:rsidR="007C531E">
          <w:rPr>
            <w:rFonts w:ascii="Brill" w:eastAsia="Brill" w:hAnsi="Brill" w:cs="Brill"/>
            <w:color w:val="000000"/>
          </w:rPr>
          <w:t xml:space="preserve"> </w:t>
        </w:r>
        <w:r w:rsidR="007C531E" w:rsidRPr="00C66272">
          <w:rPr>
            <w:rFonts w:ascii="Brill" w:eastAsia="Brill" w:hAnsi="Brill" w:cs="Brill"/>
          </w:rPr>
          <w:t>–</w:t>
        </w:r>
        <w:r w:rsidR="007C531E">
          <w:rPr>
            <w:rFonts w:ascii="Brill" w:eastAsia="Brill" w:hAnsi="Brill" w:cs="Brill"/>
          </w:rPr>
          <w:t xml:space="preserve"> </w:t>
        </w:r>
      </w:ins>
      <w:del w:id="91" w:author="Autor">
        <w:r w:rsidRPr="00C66272" w:rsidDel="007C531E">
          <w:rPr>
            <w:rFonts w:ascii="Brill" w:eastAsia="Brill" w:hAnsi="Brill" w:cs="Brill"/>
            <w:color w:val="000000"/>
          </w:rPr>
          <w:delText>—</w:delText>
        </w:r>
      </w:del>
      <w:r w:rsidRPr="00C66272">
        <w:rPr>
          <w:rFonts w:ascii="Brill" w:eastAsia="Brill" w:hAnsi="Brill" w:cs="Brill"/>
          <w:color w:val="000000"/>
        </w:rPr>
        <w:t xml:space="preserve">should be reflected in an increase in innovative solutions. But does the existence of complex, buzzing, and pulsating networks in port cities really influence the development of innovation? </w:t>
      </w:r>
      <w:del w:id="92" w:author="Autor">
        <w:r w:rsidRPr="00C66272" w:rsidDel="004D359C">
          <w:rPr>
            <w:rFonts w:ascii="Brill" w:eastAsia="Brill" w:hAnsi="Brill" w:cs="Brill"/>
            <w:color w:val="000000"/>
          </w:rPr>
          <w:delText>According to theories describing the relationship between urbanity and the creative class, cities attract innovators by providing a kind of hinterland, ensuring adequate infrastructure, quality of life</w:delText>
        </w:r>
      </w:del>
      <w:ins w:id="93" w:author="Autor">
        <w:del w:id="94" w:author="Autor">
          <w:r w:rsidR="007C531E" w:rsidDel="004D359C">
            <w:rPr>
              <w:rFonts w:ascii="Brill" w:eastAsia="Brill" w:hAnsi="Brill" w:cs="Brill"/>
              <w:color w:val="000000"/>
            </w:rPr>
            <w:delText>,</w:delText>
          </w:r>
        </w:del>
      </w:ins>
      <w:del w:id="95" w:author="Autor">
        <w:r w:rsidRPr="00C66272" w:rsidDel="004D359C">
          <w:rPr>
            <w:rFonts w:ascii="Brill" w:eastAsia="Brill" w:hAnsi="Brill" w:cs="Brill"/>
            <w:color w:val="000000"/>
          </w:rPr>
          <w:delText xml:space="preserve"> and access to markets for innovative solutions (</w:delText>
        </w:r>
        <w:commentRangeStart w:id="96"/>
        <w:r w:rsidRPr="00F34A6C" w:rsidDel="004D359C">
          <w:rPr>
            <w:rFonts w:ascii="Brill" w:eastAsia="Brill" w:hAnsi="Brill" w:cs="Brill"/>
            <w:color w:val="000000"/>
            <w:highlight w:val="green"/>
            <w:rPrChange w:id="97" w:author="Autor">
              <w:rPr>
                <w:rFonts w:ascii="Brill" w:eastAsia="Brill" w:hAnsi="Brill" w:cs="Brill"/>
                <w:color w:val="000000"/>
              </w:rPr>
            </w:rPrChange>
          </w:rPr>
          <w:delText>Shapiro, 2006</w:delText>
        </w:r>
        <w:commentRangeEnd w:id="96"/>
        <w:r w:rsidR="00236EBF" w:rsidDel="004D359C">
          <w:rPr>
            <w:rStyle w:val="Odwoaniedokomentarza"/>
            <w:lang w:val="en-AU"/>
          </w:rPr>
          <w:commentReference w:id="96"/>
        </w:r>
        <w:r w:rsidRPr="00C66272" w:rsidDel="004D359C">
          <w:rPr>
            <w:rFonts w:ascii="Brill" w:eastAsia="Brill" w:hAnsi="Brill" w:cs="Brill"/>
            <w:color w:val="000000"/>
          </w:rPr>
          <w:delText xml:space="preserve">). </w:delText>
        </w:r>
      </w:del>
      <w:r w:rsidRPr="00C66272">
        <w:rPr>
          <w:rFonts w:ascii="Brill" w:eastAsia="Brill" w:hAnsi="Brill" w:cs="Brill"/>
          <w:color w:val="000000"/>
        </w:rPr>
        <w:t>In this sense, innovations can only reach their full commercial potential if they are developed and marketed in a large city (</w:t>
      </w:r>
      <w:commentRangeStart w:id="98"/>
      <w:proofErr w:type="spellStart"/>
      <w:r w:rsidRPr="00236EBF">
        <w:rPr>
          <w:rFonts w:ascii="Brill" w:eastAsia="Brill" w:hAnsi="Brill" w:cs="Brill"/>
          <w:color w:val="000000"/>
        </w:rPr>
        <w:t>Shearmur</w:t>
      </w:r>
      <w:proofErr w:type="spellEnd"/>
      <w:r w:rsidRPr="00236EBF">
        <w:rPr>
          <w:rFonts w:ascii="Brill" w:eastAsia="Brill" w:hAnsi="Brill" w:cs="Brill"/>
          <w:color w:val="000000"/>
        </w:rPr>
        <w:t>, 2012</w:t>
      </w:r>
      <w:commentRangeEnd w:id="98"/>
      <w:r w:rsidR="00236EBF">
        <w:rPr>
          <w:rStyle w:val="Odwoaniedokomentarza"/>
          <w:lang w:val="en-AU"/>
        </w:rPr>
        <w:commentReference w:id="98"/>
      </w:r>
      <w:r w:rsidRPr="00C66272">
        <w:rPr>
          <w:rFonts w:ascii="Brill" w:eastAsia="Brill" w:hAnsi="Brill" w:cs="Brill"/>
          <w:color w:val="000000"/>
        </w:rPr>
        <w:t>). However, innovation is not assigned to a specific place or to a specific city. Any kind of condition, social or geographical, can play an important role in creating, developing, and promoting innovation.</w:t>
      </w:r>
    </w:p>
    <w:p w14:paraId="35077877" w14:textId="1DE4B9B1"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multiculturalism of ports is also a complexity of their heritage, whose remnants can be seen across the city in diverted architectural genealogies and varied layers of urban planning. Former garrisons, brownfields, technical solutions, </w:t>
      </w:r>
      <w:ins w:id="99" w:author="Autor">
        <w:r w:rsidR="002C79C1">
          <w:rPr>
            <w:rFonts w:ascii="Brill" w:eastAsia="Brill" w:hAnsi="Brill" w:cs="Brill"/>
            <w:color w:val="000000"/>
          </w:rPr>
          <w:t xml:space="preserve">and </w:t>
        </w:r>
      </w:ins>
      <w:r w:rsidRPr="00C66272">
        <w:rPr>
          <w:rFonts w:ascii="Brill" w:eastAsia="Brill" w:hAnsi="Brill" w:cs="Brill"/>
          <w:color w:val="000000"/>
        </w:rPr>
        <w:t xml:space="preserve">traces of mixed urban </w:t>
      </w:r>
      <w:r w:rsidRPr="00C66272">
        <w:rPr>
          <w:rFonts w:ascii="Brill" w:eastAsia="Brill" w:hAnsi="Brill" w:cs="Brill"/>
          <w:color w:val="000000"/>
        </w:rPr>
        <w:lastRenderedPageBreak/>
        <w:t xml:space="preserve">cultures (especially in cities over which different nation-states took control over centuries) make up this composition, a polyphony of identities. </w:t>
      </w:r>
    </w:p>
    <w:p w14:paraId="35077878" w14:textId="7A064DB5"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One of the historically shaped characteristics of the port city is the complexity of the networks of social bodies: guilds, associations, trading companies, maritime leagues with their ambitions and objectives that go beyond the local level. The management cent</w:t>
      </w:r>
      <w:r w:rsidR="00F8486D">
        <w:rPr>
          <w:rFonts w:ascii="Brill" w:eastAsia="Brill" w:hAnsi="Brill" w:cs="Brill"/>
          <w:color w:val="000000"/>
        </w:rPr>
        <w:t>re</w:t>
      </w:r>
      <w:r w:rsidRPr="00C66272">
        <w:rPr>
          <w:rFonts w:ascii="Brill" w:eastAsia="Brill" w:hAnsi="Brill" w:cs="Brill"/>
          <w:color w:val="000000"/>
        </w:rPr>
        <w:t xml:space="preserve">s of transnational networks are concentrated in the port city and the relationships between them are unique. The competition between the actors mentioned here (and the competition between ports) makes some of these relationships conflictual in nature. The role of ports in international politics is particular </w:t>
      </w:r>
      <w:ins w:id="100" w:author="Autor">
        <w:r w:rsidR="002C79C1" w:rsidRPr="00C66272">
          <w:rPr>
            <w:rFonts w:ascii="Brill" w:eastAsia="Brill" w:hAnsi="Brill" w:cs="Brill"/>
          </w:rPr>
          <w:t>–</w:t>
        </w:r>
      </w:ins>
      <w:del w:id="101" w:author="Autor">
        <w:r w:rsidRPr="00C66272" w:rsidDel="002C79C1">
          <w:rPr>
            <w:rFonts w:ascii="Brill" w:eastAsia="Brill" w:hAnsi="Brill" w:cs="Brill"/>
            <w:color w:val="000000"/>
          </w:rPr>
          <w:delText>-</w:delText>
        </w:r>
      </w:del>
      <w:r w:rsidRPr="00C66272">
        <w:rPr>
          <w:rFonts w:ascii="Brill" w:eastAsia="Brill" w:hAnsi="Brill" w:cs="Brill"/>
          <w:color w:val="000000"/>
        </w:rPr>
        <w:t xml:space="preserve"> it is also revealed in micro-geographies and local practices, with perhaps the most notable case </w:t>
      </w:r>
      <w:r w:rsidR="00D30042" w:rsidRPr="00C66272">
        <w:rPr>
          <w:rFonts w:ascii="Brill" w:eastAsia="Brill" w:hAnsi="Brill" w:cs="Brill"/>
          <w:color w:val="000000"/>
        </w:rPr>
        <w:t>being</w:t>
      </w:r>
      <w:r w:rsidRPr="00C66272">
        <w:rPr>
          <w:rFonts w:ascii="Brill" w:eastAsia="Brill" w:hAnsi="Brill" w:cs="Brill"/>
          <w:color w:val="000000"/>
        </w:rPr>
        <w:t xml:space="preserve"> the Boston Tea Party. The arrest of a foreign ship, the refusal to serve a ship of a hostile power, cargo and customs embargoes, the involvement of ships in political subversion </w:t>
      </w:r>
      <w:ins w:id="102" w:author="Autor">
        <w:r w:rsidR="002C79C1" w:rsidRPr="00C66272">
          <w:rPr>
            <w:rFonts w:ascii="Brill" w:eastAsia="Brill" w:hAnsi="Brill" w:cs="Brill"/>
          </w:rPr>
          <w:t>–</w:t>
        </w:r>
      </w:ins>
      <w:del w:id="103" w:author="Autor">
        <w:r w:rsidRPr="00C66272" w:rsidDel="002C79C1">
          <w:rPr>
            <w:rFonts w:ascii="Brill" w:eastAsia="Brill" w:hAnsi="Brill" w:cs="Brill"/>
            <w:color w:val="000000"/>
          </w:rPr>
          <w:delText>-</w:delText>
        </w:r>
      </w:del>
      <w:r w:rsidRPr="00C66272">
        <w:rPr>
          <w:rFonts w:ascii="Brill" w:eastAsia="Brill" w:hAnsi="Brill" w:cs="Brill"/>
          <w:color w:val="000000"/>
        </w:rPr>
        <w:t xml:space="preserve"> these are cases that show that a port can appear as an important setting in international politics and that it can be seen as a place of contention. </w:t>
      </w:r>
    </w:p>
    <w:p w14:paraId="35077879" w14:textId="2A0C140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Phrases such as ‘turmoil’ or ‘melting pot’ apply not only to the role of ports in international political processes, but also to domestic politics, as evidenced by numerous studies of protests in port cities (</w:t>
      </w:r>
      <w:r w:rsidRPr="002A35AA">
        <w:rPr>
          <w:rFonts w:ascii="Brill" w:eastAsia="Brill" w:hAnsi="Brill" w:cs="Brill"/>
        </w:rPr>
        <w:t>Tan, 2007</w:t>
      </w:r>
      <w:r w:rsidRPr="00C66272">
        <w:rPr>
          <w:rFonts w:ascii="Brill" w:eastAsia="Brill" w:hAnsi="Brill" w:cs="Brill"/>
        </w:rPr>
        <w:t xml:space="preserve">; </w:t>
      </w:r>
      <w:commentRangeStart w:id="104"/>
      <w:proofErr w:type="spellStart"/>
      <w:r w:rsidRPr="00236EBF">
        <w:rPr>
          <w:rFonts w:ascii="Brill" w:eastAsia="Brill" w:hAnsi="Brill" w:cs="Brill"/>
        </w:rPr>
        <w:t>Mottiar</w:t>
      </w:r>
      <w:proofErr w:type="spellEnd"/>
      <w:r w:rsidRPr="00236EBF">
        <w:rPr>
          <w:rFonts w:ascii="Brill" w:eastAsia="Brill" w:hAnsi="Brill" w:cs="Brill"/>
        </w:rPr>
        <w:t xml:space="preserve"> &amp; Bond, 2012</w:t>
      </w:r>
      <w:commentRangeEnd w:id="104"/>
      <w:r w:rsidR="00236EBF">
        <w:rPr>
          <w:rStyle w:val="Odwoaniedokomentarza"/>
          <w:lang w:val="en-AU"/>
        </w:rPr>
        <w:commentReference w:id="104"/>
      </w:r>
      <w:r w:rsidRPr="00C66272">
        <w:rPr>
          <w:rFonts w:ascii="Brill" w:eastAsia="Brill" w:hAnsi="Brill" w:cs="Brill"/>
        </w:rPr>
        <w:t xml:space="preserve">). An important example can be found in the research on the political climate of Polish coastal cities in the 1970s and 1980s, which emphasizes the important role </w:t>
      </w:r>
      <w:r w:rsidR="00AD3F0E" w:rsidRPr="00C66272">
        <w:rPr>
          <w:rFonts w:ascii="Brill" w:eastAsia="Brill" w:hAnsi="Brill" w:cs="Brill"/>
        </w:rPr>
        <w:t>in protest campaigns played by</w:t>
      </w:r>
      <w:r w:rsidRPr="00C66272">
        <w:rPr>
          <w:rFonts w:ascii="Brill" w:eastAsia="Brill" w:hAnsi="Brill" w:cs="Brill"/>
        </w:rPr>
        <w:t xml:space="preserve"> port cities (</w:t>
      </w:r>
      <w:r w:rsidRPr="00236EBF">
        <w:rPr>
          <w:rFonts w:ascii="Brill" w:eastAsia="Brill" w:hAnsi="Brill" w:cs="Brill"/>
        </w:rPr>
        <w:t>Bloom, 2006</w:t>
      </w:r>
      <w:r w:rsidRPr="00C66272">
        <w:rPr>
          <w:rFonts w:ascii="Brill" w:eastAsia="Brill" w:hAnsi="Brill" w:cs="Brill"/>
        </w:rPr>
        <w:t xml:space="preserve">; </w:t>
      </w:r>
      <w:r w:rsidRPr="00236EBF">
        <w:rPr>
          <w:rFonts w:ascii="Brill" w:eastAsia="Brill" w:hAnsi="Brill" w:cs="Brill"/>
        </w:rPr>
        <w:t xml:space="preserve">Lorens &amp; </w:t>
      </w:r>
      <w:proofErr w:type="spellStart"/>
      <w:r w:rsidRPr="00236EBF">
        <w:rPr>
          <w:rFonts w:ascii="Brill" w:eastAsia="Brill" w:hAnsi="Brill" w:cs="Brill"/>
        </w:rPr>
        <w:t>Bugalski</w:t>
      </w:r>
      <w:proofErr w:type="spellEnd"/>
      <w:r w:rsidRPr="00236EBF">
        <w:rPr>
          <w:rFonts w:ascii="Brill" w:eastAsia="Brill" w:hAnsi="Brill" w:cs="Brill"/>
        </w:rPr>
        <w:t>, 2021</w:t>
      </w:r>
      <w:r w:rsidRPr="00C66272">
        <w:rPr>
          <w:rFonts w:ascii="Brill" w:eastAsia="Brill" w:hAnsi="Brill" w:cs="Brill"/>
        </w:rPr>
        <w:t xml:space="preserve">), with </w:t>
      </w:r>
      <w:r w:rsidR="00AD3F0E" w:rsidRPr="00C66272">
        <w:rPr>
          <w:rFonts w:ascii="Brill" w:eastAsia="Brill" w:hAnsi="Brill" w:cs="Brill"/>
        </w:rPr>
        <w:t xml:space="preserve">their </w:t>
      </w:r>
      <w:r w:rsidRPr="00C66272">
        <w:rPr>
          <w:rFonts w:ascii="Brill" w:eastAsia="Brill" w:hAnsi="Brill" w:cs="Brill"/>
        </w:rPr>
        <w:t xml:space="preserve">relatively easier contact with the outside world and open-minded and politically brave spirit. </w:t>
      </w:r>
    </w:p>
    <w:p w14:paraId="3507787A" w14:textId="43FE517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Representations of (lost) success or an inadequate standard of living </w:t>
      </w:r>
      <w:r w:rsidRPr="00C66272">
        <w:rPr>
          <w:rFonts w:ascii="Brill" w:eastAsia="Brill" w:hAnsi="Brill" w:cs="Brill"/>
          <w:color w:val="000000"/>
        </w:rPr>
        <w:t>are often seen in the politics surrounding port cities</w:t>
      </w:r>
      <w:r w:rsidRPr="00C66272">
        <w:rPr>
          <w:rFonts w:ascii="Brill" w:eastAsia="Brill" w:hAnsi="Brill" w:cs="Brill"/>
        </w:rPr>
        <w:t xml:space="preserve">. </w:t>
      </w:r>
      <w:r w:rsidRPr="00C66272">
        <w:rPr>
          <w:rFonts w:ascii="Brill" w:eastAsia="Brill" w:hAnsi="Brill" w:cs="Brill"/>
          <w:color w:val="000000"/>
        </w:rPr>
        <w:t xml:space="preserve">Urban authorities must listen carefully to the narratives of dissatisfied citizens who may loudly demand change. </w:t>
      </w:r>
      <w:r w:rsidRPr="00C66272">
        <w:rPr>
          <w:rFonts w:ascii="Brill" w:eastAsia="Brill" w:hAnsi="Brill" w:cs="Brill"/>
        </w:rPr>
        <w:t>Hustling is seen as a feature of a dangerous, unpredictable crowd. As Aimée Boutin writes</w:t>
      </w:r>
      <w:r w:rsidRPr="00C66272">
        <w:rPr>
          <w:rFonts w:ascii="Brill" w:eastAsia="Brill" w:hAnsi="Brill" w:cs="Brill"/>
          <w:color w:val="70757A"/>
          <w:highlight w:val="white"/>
        </w:rPr>
        <w:t>, ‘</w:t>
      </w:r>
      <w:r w:rsidRPr="00C66272">
        <w:rPr>
          <w:rFonts w:ascii="Brill" w:eastAsia="Brill" w:hAnsi="Brill" w:cs="Brill"/>
        </w:rPr>
        <w:t xml:space="preserve">Although the hubbub of street noise remains a persistent motif in literary guidebooks and journalists’ accounts throughout the century, policy makers attempted to curb the </w:t>
      </w:r>
      <w:proofErr w:type="spellStart"/>
      <w:r w:rsidRPr="00C66272">
        <w:rPr>
          <w:rFonts w:ascii="Brill" w:eastAsia="Brill" w:hAnsi="Brill" w:cs="Brill"/>
        </w:rPr>
        <w:t>clamor</w:t>
      </w:r>
      <w:proofErr w:type="spellEnd"/>
      <w:r w:rsidRPr="00C66272">
        <w:rPr>
          <w:rFonts w:ascii="Brill" w:eastAsia="Brill" w:hAnsi="Brill" w:cs="Brill"/>
        </w:rPr>
        <w:t>’</w:t>
      </w:r>
      <w:r w:rsidR="00232BC5" w:rsidRPr="00C66272">
        <w:rPr>
          <w:rFonts w:ascii="Brill" w:eastAsia="Brill" w:hAnsi="Brill" w:cs="Brill"/>
        </w:rPr>
        <w:t xml:space="preserve"> </w:t>
      </w:r>
      <w:r w:rsidRPr="00C66272">
        <w:rPr>
          <w:rFonts w:ascii="Brill" w:eastAsia="Brill" w:hAnsi="Brill" w:cs="Brill"/>
        </w:rPr>
        <w:t>(</w:t>
      </w:r>
      <w:r w:rsidRPr="00236EBF">
        <w:rPr>
          <w:rFonts w:ascii="Brill" w:eastAsia="Brill" w:hAnsi="Brill" w:cs="Brill"/>
        </w:rPr>
        <w:t>Boutin, 2015, 69</w:t>
      </w:r>
      <w:r w:rsidRPr="00C66272">
        <w:rPr>
          <w:rFonts w:ascii="Brill" w:eastAsia="Brill" w:hAnsi="Brill" w:cs="Brill"/>
        </w:rPr>
        <w:t xml:space="preserve">). </w:t>
      </w:r>
      <w:r w:rsidRPr="00C66272">
        <w:rPr>
          <w:rFonts w:ascii="Brill" w:eastAsia="Brill" w:hAnsi="Brill" w:cs="Brill"/>
          <w:color w:val="000000"/>
        </w:rPr>
        <w:t xml:space="preserve">Political history shows that the hustle and bustle of port cities is a fertile environment for social contention and unrest (described by Karl Marx, Frederick Engels, Ferdinand </w:t>
      </w:r>
      <w:proofErr w:type="spellStart"/>
      <w:r w:rsidRPr="00C66272">
        <w:rPr>
          <w:rFonts w:ascii="Brill" w:eastAsia="Brill" w:hAnsi="Brill" w:cs="Brill"/>
          <w:color w:val="000000"/>
        </w:rPr>
        <w:t>Tönnies</w:t>
      </w:r>
      <w:proofErr w:type="spellEnd"/>
      <w:r w:rsidRPr="00C66272">
        <w:rPr>
          <w:rFonts w:ascii="Brill" w:eastAsia="Brill" w:hAnsi="Brill" w:cs="Brill"/>
          <w:color w:val="000000"/>
        </w:rPr>
        <w:t xml:space="preserve"> and many others, who researched the protests of dockers and shipyard workers). </w:t>
      </w:r>
      <w:r w:rsidRPr="00C66272">
        <w:rPr>
          <w:rFonts w:ascii="Brill" w:eastAsia="Brill" w:hAnsi="Brill" w:cs="Brill"/>
        </w:rPr>
        <w:t>Cosmopolitanism, inclusiveness</w:t>
      </w:r>
      <w:ins w:id="105" w:author="Autor">
        <w:r w:rsidR="002C79C1">
          <w:rPr>
            <w:rFonts w:ascii="Brill" w:eastAsia="Brill" w:hAnsi="Brill" w:cs="Brill"/>
          </w:rPr>
          <w:t>,</w:t>
        </w:r>
      </w:ins>
      <w:r w:rsidRPr="00C66272">
        <w:rPr>
          <w:rFonts w:ascii="Brill" w:eastAsia="Brill" w:hAnsi="Brill" w:cs="Brill"/>
        </w:rPr>
        <w:t xml:space="preserve"> and tolerance clash in port cities with bourgeois conservatism </w:t>
      </w:r>
      <w:ins w:id="106" w:author="Autor">
        <w:r w:rsidR="002C79C1" w:rsidRPr="00C66272">
          <w:rPr>
            <w:rFonts w:ascii="Brill" w:eastAsia="Brill" w:hAnsi="Brill" w:cs="Brill"/>
          </w:rPr>
          <w:t>–</w:t>
        </w:r>
      </w:ins>
      <w:del w:id="107" w:author="Autor">
        <w:r w:rsidRPr="00C66272" w:rsidDel="002C79C1">
          <w:rPr>
            <w:rFonts w:ascii="Brill" w:eastAsia="Brill" w:hAnsi="Brill" w:cs="Brill"/>
          </w:rPr>
          <w:delText>-</w:delText>
        </w:r>
      </w:del>
      <w:r w:rsidRPr="00C66272">
        <w:rPr>
          <w:rFonts w:ascii="Brill" w:eastAsia="Brill" w:hAnsi="Brill" w:cs="Brill"/>
        </w:rPr>
        <w:t xml:space="preserve"> just like the tides, the sea of change is trying to break into land. In the cracks</w:t>
      </w:r>
      <w:ins w:id="108" w:author="Autor">
        <w:r w:rsidR="002C79C1">
          <w:rPr>
            <w:rFonts w:ascii="Brill" w:eastAsia="Brill" w:hAnsi="Brill" w:cs="Brill"/>
          </w:rPr>
          <w:t>,</w:t>
        </w:r>
      </w:ins>
      <w:r w:rsidRPr="00C66272">
        <w:rPr>
          <w:rFonts w:ascii="Brill" w:eastAsia="Brill" w:hAnsi="Brill" w:cs="Brill"/>
        </w:rPr>
        <w:t xml:space="preserve"> the political uproar can be heard and seen most clearly.</w:t>
      </w:r>
    </w:p>
    <w:p w14:paraId="3507787B" w14:textId="42D4ECA7"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lastRenderedPageBreak/>
        <w:t>The hustle and bustle of activities in and around the port are central to the ambiguity of opinions regarding port cities. Port cities have been portrayed as places where fantasies of wealth, freedom</w:t>
      </w:r>
      <w:ins w:id="109" w:author="Autor">
        <w:r w:rsidR="002C79C1">
          <w:rPr>
            <w:rFonts w:ascii="Brill" w:eastAsia="Brill" w:hAnsi="Brill" w:cs="Brill"/>
            <w:color w:val="000000"/>
          </w:rPr>
          <w:t>,</w:t>
        </w:r>
      </w:ins>
      <w:r w:rsidR="00DF757D" w:rsidRPr="00C66272">
        <w:rPr>
          <w:rFonts w:ascii="Brill" w:eastAsia="Brill" w:hAnsi="Brill" w:cs="Brill"/>
          <w:color w:val="000000"/>
        </w:rPr>
        <w:t xml:space="preserve"> and</w:t>
      </w:r>
      <w:r w:rsidRPr="00C66272">
        <w:rPr>
          <w:rFonts w:ascii="Brill" w:eastAsia="Brill" w:hAnsi="Brill" w:cs="Brill"/>
          <w:color w:val="000000"/>
        </w:rPr>
        <w:t xml:space="preserve"> exotic and dangerous journeys are combined with down-to-earth passions, exploitation, demoralisation, human hubris, and rebelliousness. Cognitive dualism provides a universal interpretative framework for port cities. The hustle and bustle of the market, the harbour, and the quays made port cities strong centres of economic and cultural life. On the other hand, port cities </w:t>
      </w:r>
      <w:r w:rsidR="00D91A2A" w:rsidRPr="00C66272">
        <w:rPr>
          <w:rFonts w:ascii="Brill" w:eastAsia="Brill" w:hAnsi="Brill" w:cs="Brill"/>
          <w:color w:val="000000"/>
        </w:rPr>
        <w:t xml:space="preserve">have been </w:t>
      </w:r>
      <w:r w:rsidRPr="00C66272">
        <w:rPr>
          <w:rFonts w:ascii="Brill" w:eastAsia="Brill" w:hAnsi="Brill" w:cs="Brill"/>
          <w:color w:val="000000"/>
        </w:rPr>
        <w:t xml:space="preserve">notorious for difficulties </w:t>
      </w:r>
      <w:r w:rsidR="00110BE2" w:rsidRPr="00C66272">
        <w:rPr>
          <w:rFonts w:ascii="Brill" w:eastAsia="Brill" w:hAnsi="Brill" w:cs="Brill"/>
          <w:color w:val="000000"/>
        </w:rPr>
        <w:t xml:space="preserve">in maintaining </w:t>
      </w:r>
      <w:r w:rsidRPr="00C66272">
        <w:rPr>
          <w:rFonts w:ascii="Brill" w:eastAsia="Brill" w:hAnsi="Brill" w:cs="Brill"/>
          <w:color w:val="000000"/>
        </w:rPr>
        <w:t>public order</w:t>
      </w:r>
      <w:r w:rsidR="00723F02" w:rsidRPr="00C66272">
        <w:rPr>
          <w:rFonts w:ascii="Brill" w:eastAsia="Brill" w:hAnsi="Brill" w:cs="Brill"/>
          <w:color w:val="000000"/>
        </w:rPr>
        <w:t xml:space="preserve"> as well as for the </w:t>
      </w:r>
      <w:r w:rsidRPr="00C66272">
        <w:rPr>
          <w:rFonts w:ascii="Brill" w:eastAsia="Brill" w:hAnsi="Brill" w:cs="Brill"/>
          <w:color w:val="000000"/>
        </w:rPr>
        <w:t xml:space="preserve">moral decay, noise, and poor social conditions that </w:t>
      </w:r>
      <w:r w:rsidR="00723F02" w:rsidRPr="00C66272">
        <w:rPr>
          <w:rFonts w:ascii="Brill" w:eastAsia="Brill" w:hAnsi="Brill" w:cs="Brill"/>
          <w:color w:val="000000"/>
        </w:rPr>
        <w:t xml:space="preserve">have </w:t>
      </w:r>
      <w:r w:rsidRPr="00C66272">
        <w:rPr>
          <w:rFonts w:ascii="Brill" w:eastAsia="Brill" w:hAnsi="Brill" w:cs="Brill"/>
          <w:color w:val="000000"/>
        </w:rPr>
        <w:t>accompan</w:t>
      </w:r>
      <w:r w:rsidR="00723F02" w:rsidRPr="00C66272">
        <w:rPr>
          <w:rFonts w:ascii="Brill" w:eastAsia="Brill" w:hAnsi="Brill" w:cs="Brill"/>
          <w:color w:val="000000"/>
        </w:rPr>
        <w:t>ied</w:t>
      </w:r>
      <w:r w:rsidRPr="00C66272">
        <w:rPr>
          <w:rFonts w:ascii="Brill" w:eastAsia="Brill" w:hAnsi="Brill" w:cs="Brill"/>
          <w:color w:val="000000"/>
        </w:rPr>
        <w:t xml:space="preserve"> intensive port and commercial activities (</w:t>
      </w:r>
      <w:commentRangeStart w:id="110"/>
      <w:r w:rsidRPr="00236EBF">
        <w:rPr>
          <w:rFonts w:ascii="Brill" w:eastAsia="Brill" w:hAnsi="Brill" w:cs="Brill"/>
          <w:color w:val="000000"/>
        </w:rPr>
        <w:t>Braudel, 1992</w:t>
      </w:r>
      <w:commentRangeEnd w:id="110"/>
      <w:r w:rsidR="00236EBF">
        <w:rPr>
          <w:rStyle w:val="Odwoaniedokomentarza"/>
          <w:lang w:val="en-AU"/>
        </w:rPr>
        <w:commentReference w:id="110"/>
      </w:r>
      <w:ins w:id="111" w:author="Autor">
        <w:r w:rsidR="004D359C">
          <w:rPr>
            <w:rFonts w:ascii="Brill" w:eastAsia="Brill" w:hAnsi="Brill" w:cs="Brill"/>
            <w:color w:val="000000"/>
          </w:rPr>
          <w:t>a; Braudel 1992b</w:t>
        </w:r>
      </w:ins>
      <w:r w:rsidRPr="00C66272">
        <w:rPr>
          <w:rFonts w:ascii="Brill" w:eastAsia="Brill" w:hAnsi="Brill" w:cs="Brill"/>
          <w:color w:val="000000"/>
        </w:rPr>
        <w:t xml:space="preserve">). This is exemplified by the work of Lewis </w:t>
      </w:r>
      <w:r w:rsidRPr="00236EBF">
        <w:rPr>
          <w:rFonts w:ascii="Brill" w:eastAsia="Brill" w:hAnsi="Brill" w:cs="Brill"/>
          <w:color w:val="000000"/>
        </w:rPr>
        <w:t>Mumford (1961</w:t>
      </w:r>
      <w:r w:rsidRPr="00C66272">
        <w:rPr>
          <w:rFonts w:ascii="Brill" w:eastAsia="Brill" w:hAnsi="Brill" w:cs="Brill"/>
          <w:color w:val="000000"/>
        </w:rPr>
        <w:t xml:space="preserve">), for whom the port city provided a negative example, similar to the noisy Greek polis and vast Roman megalopolis. Port cities were said to lack an organic relationship between the city and its landscape, daily life, and work. In </w:t>
      </w:r>
      <w:r w:rsidR="00124A1E" w:rsidRPr="00C66272">
        <w:rPr>
          <w:rFonts w:ascii="Brill" w:eastAsia="Brill" w:hAnsi="Brill" w:cs="Brill"/>
          <w:color w:val="000000"/>
        </w:rPr>
        <w:t>Mumford’s</w:t>
      </w:r>
      <w:r w:rsidRPr="00C66272">
        <w:rPr>
          <w:rFonts w:ascii="Brill" w:eastAsia="Brill" w:hAnsi="Brill" w:cs="Brill"/>
          <w:color w:val="000000"/>
        </w:rPr>
        <w:t xml:space="preserve"> view, the story of the development of port cities up to the Second World War was </w:t>
      </w:r>
      <w:r w:rsidR="005E4C7B" w:rsidRPr="00C66272">
        <w:rPr>
          <w:rFonts w:ascii="Brill" w:eastAsia="Brill" w:hAnsi="Brill" w:cs="Brill"/>
          <w:color w:val="000000"/>
        </w:rPr>
        <w:t>one of</w:t>
      </w:r>
      <w:r w:rsidRPr="00C66272">
        <w:rPr>
          <w:rFonts w:ascii="Brill" w:eastAsia="Brill" w:hAnsi="Brill" w:cs="Brill"/>
          <w:color w:val="000000"/>
        </w:rPr>
        <w:t xml:space="preserve"> progressive degradation of the quality of urban life crammed into docks and quays through impassable streets, crowded residential quarters, brothels, taverns</w:t>
      </w:r>
      <w:r w:rsidR="0071538B" w:rsidRPr="00C66272">
        <w:rPr>
          <w:rFonts w:ascii="Brill" w:eastAsia="Brill" w:hAnsi="Brill" w:cs="Brill"/>
          <w:color w:val="000000"/>
        </w:rPr>
        <w:t>, and a lack of basic public services</w:t>
      </w:r>
      <w:r w:rsidRPr="00C66272">
        <w:rPr>
          <w:rFonts w:ascii="Brill" w:eastAsia="Brill" w:hAnsi="Brill" w:cs="Brill"/>
          <w:color w:val="000000"/>
        </w:rPr>
        <w:t xml:space="preserve">. </w:t>
      </w:r>
    </w:p>
    <w:p w14:paraId="3507787C" w14:textId="72D431FD"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The discourse on the hustle and bustle in a port city is intrinsically linked to the interactions between ports and their urban counterparts. Reflecting on the port-city interface concept (</w:t>
      </w:r>
      <w:proofErr w:type="spellStart"/>
      <w:r w:rsidRPr="00236EBF">
        <w:rPr>
          <w:rFonts w:ascii="Brill" w:eastAsia="Brill" w:hAnsi="Brill" w:cs="Brill"/>
          <w:color w:val="000000"/>
        </w:rPr>
        <w:t>Hayuth</w:t>
      </w:r>
      <w:proofErr w:type="spellEnd"/>
      <w:r w:rsidRPr="00236EBF">
        <w:rPr>
          <w:rFonts w:ascii="Brill" w:eastAsia="Brill" w:hAnsi="Brill" w:cs="Brill"/>
          <w:color w:val="000000"/>
        </w:rPr>
        <w:t>, 1982</w:t>
      </w:r>
      <w:r w:rsidRPr="00C66272">
        <w:rPr>
          <w:rFonts w:ascii="Brill" w:eastAsia="Brill" w:hAnsi="Brill" w:cs="Brill"/>
          <w:color w:val="000000"/>
        </w:rPr>
        <w:t xml:space="preserve">), the hustle and bustle of a port city emerges from the interplay between port functions and urban activities. As </w:t>
      </w:r>
      <w:r w:rsidRPr="00236EBF">
        <w:rPr>
          <w:rFonts w:ascii="Brill" w:eastAsia="Brill" w:hAnsi="Brill" w:cs="Brill"/>
          <w:color w:val="000000"/>
        </w:rPr>
        <w:t>Brian S. Hoyle (1989</w:t>
      </w:r>
      <w:r w:rsidRPr="00C66272">
        <w:rPr>
          <w:rFonts w:ascii="Brill" w:eastAsia="Brill" w:hAnsi="Brill" w:cs="Brill"/>
          <w:color w:val="000000"/>
        </w:rPr>
        <w:t>) point</w:t>
      </w:r>
      <w:r w:rsidR="00092132" w:rsidRPr="00C66272">
        <w:rPr>
          <w:rFonts w:ascii="Brill" w:eastAsia="Brill" w:hAnsi="Brill" w:cs="Brill"/>
          <w:color w:val="000000"/>
        </w:rPr>
        <w:t>s</w:t>
      </w:r>
      <w:r w:rsidRPr="00C66272">
        <w:rPr>
          <w:rFonts w:ascii="Brill" w:eastAsia="Brill" w:hAnsi="Brill" w:cs="Brill"/>
          <w:color w:val="000000"/>
        </w:rPr>
        <w:t xml:space="preserve"> out, the port-city interface can be seen not only as a physical boundary, but also as a complex economic system. Historically, a city's prosperity was deeply intertwined with its port's fortune, leading to either mutual growth or decline. The hustle and bustle of former port cities w</w:t>
      </w:r>
      <w:r w:rsidR="00092132" w:rsidRPr="00C66272">
        <w:rPr>
          <w:rFonts w:ascii="Brill" w:eastAsia="Brill" w:hAnsi="Brill" w:cs="Brill"/>
          <w:color w:val="000000"/>
        </w:rPr>
        <w:t>as</w:t>
      </w:r>
      <w:r w:rsidRPr="00C66272">
        <w:rPr>
          <w:rFonts w:ascii="Brill" w:eastAsia="Brill" w:hAnsi="Brill" w:cs="Brill"/>
          <w:color w:val="000000"/>
        </w:rPr>
        <w:t xml:space="preserve"> generated as intermediaries of exchange carried out at the threshold of sea and land. The essence of most commercial cities lay in street trading, markets, trade fairs, occasional merchant fairs, or exchanges, with a superstructure comprising exchange offices, notarial services, banks, courts, chambers of commerce, and merchant houses (</w:t>
      </w:r>
      <w:r w:rsidRPr="00236EBF">
        <w:rPr>
          <w:rFonts w:ascii="Brill" w:eastAsia="Brill" w:hAnsi="Brill" w:cs="Brill"/>
          <w:color w:val="000000"/>
        </w:rPr>
        <w:t>Braudel, 1992a</w:t>
      </w:r>
      <w:ins w:id="112" w:author="Autor">
        <w:r w:rsidR="008259FE" w:rsidRPr="00F34A6C">
          <w:rPr>
            <w:rFonts w:ascii="Brill" w:eastAsia="Brill" w:hAnsi="Brill" w:cs="Brill"/>
            <w:color w:val="000000"/>
            <w:rPrChange w:id="113" w:author="Autor">
              <w:rPr>
                <w:rFonts w:ascii="Brill" w:eastAsia="Brill" w:hAnsi="Brill" w:cs="Brill"/>
                <w:color w:val="000000"/>
                <w:highlight w:val="green"/>
              </w:rPr>
            </w:rPrChange>
          </w:rPr>
          <w:t xml:space="preserve">; </w:t>
        </w:r>
        <w:commentRangeStart w:id="114"/>
        <w:r w:rsidR="008259FE">
          <w:rPr>
            <w:rFonts w:ascii="Brill" w:eastAsia="Brill" w:hAnsi="Brill" w:cs="Brill"/>
            <w:color w:val="000000"/>
            <w:highlight w:val="green"/>
          </w:rPr>
          <w:t>1992</w:t>
        </w:r>
      </w:ins>
      <w:r w:rsidRPr="00F34A6C">
        <w:rPr>
          <w:rFonts w:ascii="Brill" w:eastAsia="Brill" w:hAnsi="Brill" w:cs="Brill"/>
          <w:color w:val="000000"/>
          <w:highlight w:val="green"/>
          <w:rPrChange w:id="115" w:author="Autor">
            <w:rPr>
              <w:rFonts w:ascii="Brill" w:eastAsia="Brill" w:hAnsi="Brill" w:cs="Brill"/>
              <w:color w:val="000000"/>
            </w:rPr>
          </w:rPrChange>
        </w:rPr>
        <w:t>b</w:t>
      </w:r>
      <w:commentRangeEnd w:id="114"/>
      <w:r w:rsidR="008259FE">
        <w:rPr>
          <w:rStyle w:val="Odwoaniedokomentarza"/>
          <w:lang w:val="en-AU"/>
        </w:rPr>
        <w:commentReference w:id="114"/>
      </w:r>
      <w:r w:rsidRPr="00C66272">
        <w:rPr>
          <w:rFonts w:ascii="Brill" w:eastAsia="Brill" w:hAnsi="Brill" w:cs="Brill"/>
          <w:color w:val="000000"/>
        </w:rPr>
        <w:t>). Presently, port cities function as pivotal nodes connecting hinterland trade routes with foreland trading networks. However, the nature of these connections, encompassing ports, their immediate surroundings, and the broader region, varied across Europe, Asia, and Africa (</w:t>
      </w:r>
      <w:commentRangeStart w:id="116"/>
      <w:r w:rsidRPr="00F34A6C">
        <w:rPr>
          <w:rFonts w:ascii="Brill" w:eastAsia="Brill" w:hAnsi="Brill" w:cs="Brill"/>
          <w:color w:val="000000"/>
          <w:highlight w:val="green"/>
          <w:rPrChange w:id="117" w:author="Autor">
            <w:rPr>
              <w:rFonts w:ascii="Brill" w:eastAsia="Brill" w:hAnsi="Brill" w:cs="Brill"/>
              <w:color w:val="000000"/>
            </w:rPr>
          </w:rPrChange>
        </w:rPr>
        <w:t xml:space="preserve">Ducruet </w:t>
      </w:r>
      <w:del w:id="118" w:author="Autor">
        <w:r w:rsidRPr="00F34A6C" w:rsidDel="004D359C">
          <w:rPr>
            <w:rFonts w:ascii="Brill" w:eastAsia="Brill" w:hAnsi="Brill" w:cs="Brill"/>
            <w:color w:val="000000"/>
            <w:highlight w:val="green"/>
            <w:rPrChange w:id="119" w:author="Autor">
              <w:rPr>
                <w:rFonts w:ascii="Brill" w:eastAsia="Brill" w:hAnsi="Brill" w:cs="Brill"/>
                <w:color w:val="000000"/>
              </w:rPr>
            </w:rPrChange>
          </w:rPr>
          <w:delText>et al.,</w:delText>
        </w:r>
      </w:del>
      <w:ins w:id="120" w:author="Autor">
        <w:r w:rsidR="004D359C">
          <w:rPr>
            <w:rFonts w:ascii="Brill" w:eastAsia="Brill" w:hAnsi="Brill" w:cs="Brill"/>
            <w:color w:val="000000"/>
            <w:highlight w:val="green"/>
          </w:rPr>
          <w:t>and Jeong</w:t>
        </w:r>
      </w:ins>
      <w:r w:rsidRPr="00F34A6C">
        <w:rPr>
          <w:rFonts w:ascii="Brill" w:eastAsia="Brill" w:hAnsi="Brill" w:cs="Brill"/>
          <w:color w:val="000000"/>
          <w:highlight w:val="green"/>
          <w:rPrChange w:id="121" w:author="Autor">
            <w:rPr>
              <w:rFonts w:ascii="Brill" w:eastAsia="Brill" w:hAnsi="Brill" w:cs="Brill"/>
              <w:color w:val="000000"/>
            </w:rPr>
          </w:rPrChange>
        </w:rPr>
        <w:t xml:space="preserve"> 2005</w:t>
      </w:r>
      <w:commentRangeEnd w:id="116"/>
      <w:r w:rsidR="00236EBF">
        <w:rPr>
          <w:rStyle w:val="Odwoaniedokomentarza"/>
          <w:lang w:val="en-AU"/>
        </w:rPr>
        <w:commentReference w:id="116"/>
      </w:r>
      <w:r w:rsidRPr="00C66272">
        <w:rPr>
          <w:rFonts w:ascii="Brill" w:eastAsia="Brill" w:hAnsi="Brill" w:cs="Brill"/>
          <w:color w:val="000000"/>
        </w:rPr>
        <w:t xml:space="preserve">; </w:t>
      </w:r>
      <w:r w:rsidRPr="00236EBF">
        <w:rPr>
          <w:rFonts w:ascii="Brill" w:eastAsia="Brill" w:hAnsi="Brill" w:cs="Brill"/>
          <w:color w:val="000000"/>
        </w:rPr>
        <w:t>Lee et al., 2008</w:t>
      </w:r>
      <w:r w:rsidRPr="00C66272">
        <w:rPr>
          <w:rFonts w:ascii="Brill" w:eastAsia="Brill" w:hAnsi="Brill" w:cs="Brill"/>
          <w:color w:val="000000"/>
        </w:rPr>
        <w:t>). Not only d</w:t>
      </w:r>
      <w:r w:rsidR="004317BF" w:rsidRPr="00C66272">
        <w:rPr>
          <w:rFonts w:ascii="Brill" w:eastAsia="Brill" w:hAnsi="Brill" w:cs="Brill"/>
          <w:color w:val="000000"/>
        </w:rPr>
        <w:t>id</w:t>
      </w:r>
      <w:r w:rsidRPr="00C66272">
        <w:rPr>
          <w:rFonts w:ascii="Brill" w:eastAsia="Brill" w:hAnsi="Brill" w:cs="Brill"/>
          <w:color w:val="000000"/>
        </w:rPr>
        <w:t xml:space="preserve"> these relationships have different dynamics </w:t>
      </w:r>
      <w:r w:rsidR="00345995" w:rsidRPr="00C66272">
        <w:rPr>
          <w:rFonts w:ascii="Brill" w:eastAsia="Brill" w:hAnsi="Brill" w:cs="Brill"/>
          <w:color w:val="000000"/>
        </w:rPr>
        <w:t>and</w:t>
      </w:r>
      <w:r w:rsidRPr="00C66272">
        <w:rPr>
          <w:rFonts w:ascii="Brill" w:eastAsia="Brill" w:hAnsi="Brill" w:cs="Brill"/>
          <w:color w:val="000000"/>
        </w:rPr>
        <w:t xml:space="preserve"> consequences for the hustle and bustle of cities at the time, but they resonate today in the </w:t>
      </w:r>
      <w:r w:rsidRPr="00C66272">
        <w:rPr>
          <w:rFonts w:ascii="Brill" w:eastAsia="Brill" w:hAnsi="Brill" w:cs="Brill"/>
          <w:color w:val="000000"/>
        </w:rPr>
        <w:lastRenderedPageBreak/>
        <w:t xml:space="preserve">interpretative frame of the port city. Recognizing the global scope of this topic, we understand that other parts of the world necessitate separate, detailed studies due to their unique characteristics. Given their distinct nature, we are acutely aware of the vibrant activity of colonial </w:t>
      </w:r>
      <w:r w:rsidR="00F84987" w:rsidRPr="00C66272">
        <w:rPr>
          <w:rFonts w:ascii="Brill" w:eastAsia="Brill" w:hAnsi="Brill" w:cs="Brill"/>
          <w:color w:val="000000"/>
        </w:rPr>
        <w:t>and</w:t>
      </w:r>
      <w:r w:rsidRPr="00C66272">
        <w:rPr>
          <w:rFonts w:ascii="Brill" w:eastAsia="Brill" w:hAnsi="Brill" w:cs="Brill"/>
          <w:color w:val="000000"/>
        </w:rPr>
        <w:t xml:space="preserve"> global port hubs in various regions of the world</w:t>
      </w:r>
      <w:r w:rsidRPr="00C66272">
        <w:rPr>
          <w:rFonts w:ascii="Brill" w:eastAsia="Brill" w:hAnsi="Brill" w:cs="Brill"/>
        </w:rPr>
        <w:t xml:space="preserve"> that </w:t>
      </w:r>
      <w:commentRangeStart w:id="122"/>
      <w:del w:id="123" w:author="Autor">
        <w:r w:rsidRPr="00C66272" w:rsidDel="004D359C">
          <w:rPr>
            <w:rFonts w:ascii="Brill" w:eastAsia="Brill" w:hAnsi="Brill" w:cs="Brill"/>
            <w:color w:val="000000"/>
          </w:rPr>
          <w:delText>necessitate</w:delText>
        </w:r>
        <w:commentRangeEnd w:id="122"/>
        <w:r w:rsidR="005E18B4" w:rsidDel="004D359C">
          <w:rPr>
            <w:rStyle w:val="Odwoaniedokomentarza"/>
            <w:lang w:val="en-AU"/>
          </w:rPr>
          <w:commentReference w:id="122"/>
        </w:r>
        <w:r w:rsidRPr="00C66272" w:rsidDel="004D359C">
          <w:rPr>
            <w:rFonts w:ascii="Brill" w:eastAsia="Brill" w:hAnsi="Brill" w:cs="Brill"/>
            <w:color w:val="000000"/>
          </w:rPr>
          <w:delText xml:space="preserve"> </w:delText>
        </w:r>
      </w:del>
      <w:ins w:id="124" w:author="Autor">
        <w:r w:rsidR="004D359C">
          <w:rPr>
            <w:rFonts w:ascii="Brill" w:eastAsia="Brill" w:hAnsi="Brill" w:cs="Brill"/>
            <w:color w:val="000000"/>
          </w:rPr>
          <w:t>demand</w:t>
        </w:r>
        <w:r w:rsidR="004D359C" w:rsidRPr="00C66272">
          <w:rPr>
            <w:rFonts w:ascii="Brill" w:eastAsia="Brill" w:hAnsi="Brill" w:cs="Brill"/>
            <w:color w:val="000000"/>
          </w:rPr>
          <w:t xml:space="preserve"> </w:t>
        </w:r>
      </w:ins>
      <w:r w:rsidRPr="00C66272">
        <w:rPr>
          <w:rFonts w:ascii="Brill" w:eastAsia="Brill" w:hAnsi="Brill" w:cs="Brill"/>
          <w:color w:val="000000"/>
        </w:rPr>
        <w:t xml:space="preserve">separate and thorough investigations. This publication specifically focuses on the phenomenon of hustle and bustle within European port cities, delving into the specificities and historical contexts that define their unique urban and socio-economic landscapes. Our analysis is dedicated to exploring how these European port cities have evolved and how they continue to shape and be shaped by the dynamic interplay of commercial, cultural, and social activities. </w:t>
      </w:r>
    </w:p>
    <w:p w14:paraId="3507787D" w14:textId="08328ADB"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The incoherence of the image of port cities</w:t>
      </w:r>
      <w:r w:rsidR="00C953C2" w:rsidRPr="00C66272">
        <w:rPr>
          <w:rFonts w:ascii="Brill" w:eastAsia="Brill" w:hAnsi="Brill" w:cs="Brill"/>
          <w:color w:val="000000"/>
        </w:rPr>
        <w:t xml:space="preserve"> and </w:t>
      </w:r>
      <w:r w:rsidRPr="00C66272">
        <w:rPr>
          <w:rFonts w:ascii="Brill" w:eastAsia="Brill" w:hAnsi="Brill" w:cs="Brill"/>
          <w:color w:val="000000"/>
        </w:rPr>
        <w:t>the fragmented nature of their spaces and urban identities are their defining features (</w:t>
      </w:r>
      <w:r w:rsidRPr="00236EBF">
        <w:rPr>
          <w:rFonts w:ascii="Brill" w:eastAsia="Brill" w:hAnsi="Brill" w:cs="Brill"/>
          <w:color w:val="000000"/>
        </w:rPr>
        <w:t>Mah, 2014</w:t>
      </w:r>
      <w:r w:rsidRPr="00C66272">
        <w:rPr>
          <w:rFonts w:ascii="Brill" w:eastAsia="Brill" w:hAnsi="Brill" w:cs="Brill"/>
          <w:color w:val="000000"/>
        </w:rPr>
        <w:t xml:space="preserve">). Port cities were divided into various ‘special’ districts carrying out different kinds of functions related not only to transshipment, warehousing, </w:t>
      </w:r>
      <w:r w:rsidR="00C953C2" w:rsidRPr="00C66272">
        <w:rPr>
          <w:rFonts w:ascii="Brill" w:eastAsia="Brill" w:hAnsi="Brill" w:cs="Brill"/>
          <w:color w:val="000000"/>
        </w:rPr>
        <w:t>and</w:t>
      </w:r>
      <w:r w:rsidRPr="00C66272">
        <w:rPr>
          <w:rFonts w:ascii="Brill" w:eastAsia="Brill" w:hAnsi="Brill" w:cs="Brill"/>
          <w:color w:val="000000"/>
        </w:rPr>
        <w:t xml:space="preserve"> merchandising but also to daily life outside the work of the dockworker, seafarer, merchant, banker, speculator, or tax collector. While waiting for transshipment to be completed, for favourable weather conditions for shipping, or simply for permission to trade, people had to pass the time. The port districts were hidden places of otherness and exoticism, as diasporas close to each other in language, culture, or religious background were concentrated there. This otherness both attracted and repelled</w:t>
      </w:r>
      <w:ins w:id="125" w:author="Autor">
        <w:r w:rsidR="005E18B4">
          <w:rPr>
            <w:rFonts w:ascii="Brill" w:eastAsia="Brill" w:hAnsi="Brill" w:cs="Brill"/>
            <w:color w:val="000000"/>
          </w:rPr>
          <w:t>;</w:t>
        </w:r>
      </w:ins>
      <w:del w:id="126" w:author="Autor">
        <w:r w:rsidRPr="00C66272" w:rsidDel="005E18B4">
          <w:rPr>
            <w:rFonts w:ascii="Brill" w:eastAsia="Brill" w:hAnsi="Brill" w:cs="Brill"/>
            <w:color w:val="000000"/>
          </w:rPr>
          <w:delText>,</w:delText>
        </w:r>
      </w:del>
      <w:r w:rsidRPr="00C66272">
        <w:rPr>
          <w:rFonts w:ascii="Brill" w:eastAsia="Brill" w:hAnsi="Brill" w:cs="Brill"/>
          <w:color w:val="000000"/>
        </w:rPr>
        <w:t xml:space="preserve"> h</w:t>
      </w:r>
      <w:r w:rsidR="00FA596D" w:rsidRPr="00C66272">
        <w:rPr>
          <w:rFonts w:ascii="Brill" w:eastAsia="Brill" w:hAnsi="Brill" w:cs="Brill"/>
          <w:color w:val="000000"/>
        </w:rPr>
        <w:t>e</w:t>
      </w:r>
      <w:r w:rsidRPr="00C66272">
        <w:rPr>
          <w:rFonts w:ascii="Brill" w:eastAsia="Brill" w:hAnsi="Brill" w:cs="Brill"/>
          <w:color w:val="000000"/>
        </w:rPr>
        <w:t xml:space="preserve">nce port districts were considered ‘dangerous’ and ‘amoral’, especially as attitudes of proselytising by newcomers or colonial patterns of exploitation of the local population were not uncommon. Admiration and interest in strangers </w:t>
      </w:r>
      <w:del w:id="127" w:author="Autor">
        <w:r w:rsidRPr="00C66272" w:rsidDel="005E18B4">
          <w:rPr>
            <w:rFonts w:ascii="Brill" w:eastAsia="Brill" w:hAnsi="Brill" w:cs="Brill"/>
            <w:color w:val="000000"/>
          </w:rPr>
          <w:delText>was</w:delText>
        </w:r>
      </w:del>
      <w:ins w:id="128" w:author="Autor">
        <w:r w:rsidR="005E18B4" w:rsidRPr="00C66272">
          <w:rPr>
            <w:rFonts w:ascii="Brill" w:eastAsia="Brill" w:hAnsi="Brill" w:cs="Brill"/>
            <w:color w:val="000000"/>
          </w:rPr>
          <w:t>were</w:t>
        </w:r>
      </w:ins>
      <w:r w:rsidRPr="00C66272">
        <w:rPr>
          <w:rFonts w:ascii="Brill" w:eastAsia="Brill" w:hAnsi="Brill" w:cs="Brill"/>
          <w:color w:val="000000"/>
        </w:rPr>
        <w:t xml:space="preserve"> coupled with fear and suspicion (</w:t>
      </w:r>
      <w:r w:rsidRPr="00236EBF">
        <w:rPr>
          <w:rFonts w:ascii="Brill" w:eastAsia="Brill" w:hAnsi="Brill" w:cs="Brill"/>
          <w:color w:val="000000"/>
        </w:rPr>
        <w:t>Schubert, 2008</w:t>
      </w:r>
      <w:r w:rsidRPr="00C66272">
        <w:rPr>
          <w:rFonts w:ascii="Brill" w:eastAsia="Brill" w:hAnsi="Brill" w:cs="Brill"/>
          <w:color w:val="000000"/>
        </w:rPr>
        <w:t xml:space="preserve">). City authorities were largely concerned with maintaining control over the hustle and bustle of the city, which challenged social order, the safety of locals, </w:t>
      </w:r>
      <w:r w:rsidR="00805D9E" w:rsidRPr="00C66272">
        <w:rPr>
          <w:rFonts w:ascii="Brill" w:eastAsia="Brill" w:hAnsi="Brill" w:cs="Brill"/>
          <w:color w:val="000000"/>
        </w:rPr>
        <w:t xml:space="preserve">and </w:t>
      </w:r>
      <w:r w:rsidRPr="00C66272">
        <w:rPr>
          <w:rFonts w:ascii="Brill" w:eastAsia="Brill" w:hAnsi="Brill" w:cs="Brill"/>
          <w:color w:val="000000"/>
        </w:rPr>
        <w:t xml:space="preserve">the enforcement of customs regulations, in the face of tensions and rivalries between newcomers and locals over influence and privilege. Thus, port cities were not always </w:t>
      </w:r>
      <w:r w:rsidR="00610AD6" w:rsidRPr="00C66272">
        <w:rPr>
          <w:rFonts w:ascii="Brill" w:eastAsia="Brill" w:hAnsi="Brill" w:cs="Brill"/>
          <w:color w:val="000000"/>
        </w:rPr>
        <w:t xml:space="preserve">as </w:t>
      </w:r>
      <w:r w:rsidRPr="00C66272">
        <w:rPr>
          <w:rFonts w:ascii="Brill" w:eastAsia="Brill" w:hAnsi="Brill" w:cs="Brill"/>
          <w:color w:val="000000"/>
        </w:rPr>
        <w:t>cosmopolitan</w:t>
      </w:r>
      <w:r w:rsidR="00610AD6" w:rsidRPr="00C66272">
        <w:rPr>
          <w:rFonts w:ascii="Brill" w:eastAsia="Brill" w:hAnsi="Brill" w:cs="Brill"/>
          <w:color w:val="000000"/>
        </w:rPr>
        <w:t xml:space="preserve"> </w:t>
      </w:r>
      <w:r w:rsidRPr="00C66272">
        <w:rPr>
          <w:rFonts w:ascii="Brill" w:eastAsia="Brill" w:hAnsi="Brill" w:cs="Brill"/>
          <w:color w:val="000000"/>
        </w:rPr>
        <w:t>as the</w:t>
      </w:r>
      <w:r w:rsidR="006A6ECF" w:rsidRPr="00C66272">
        <w:rPr>
          <w:rFonts w:ascii="Brill" w:eastAsia="Brill" w:hAnsi="Brill" w:cs="Brill"/>
          <w:color w:val="000000"/>
        </w:rPr>
        <w:t>ir idealised image</w:t>
      </w:r>
      <w:r w:rsidRPr="00C66272">
        <w:rPr>
          <w:rFonts w:ascii="Brill" w:eastAsia="Brill" w:hAnsi="Brill" w:cs="Brill"/>
          <w:color w:val="000000"/>
        </w:rPr>
        <w:t xml:space="preserve">. Willingly or unwillingly, the authorities of port cities wishing to benefit from international trade had to compete with other cities to create attractive conditions for newcomers, seafarers, merchants, agents of merchant guilds, </w:t>
      </w:r>
      <w:r w:rsidR="004546CA" w:rsidRPr="00C66272">
        <w:rPr>
          <w:rFonts w:ascii="Brill" w:eastAsia="Brill" w:hAnsi="Brill" w:cs="Brill"/>
          <w:color w:val="000000"/>
        </w:rPr>
        <w:t xml:space="preserve">and </w:t>
      </w:r>
      <w:r w:rsidRPr="00C66272">
        <w:rPr>
          <w:rFonts w:ascii="Brill" w:eastAsia="Brill" w:hAnsi="Brill" w:cs="Brill"/>
          <w:color w:val="000000"/>
        </w:rPr>
        <w:t xml:space="preserve">trading companies. However, </w:t>
      </w:r>
      <w:r w:rsidR="00B83ED3" w:rsidRPr="00C66272">
        <w:rPr>
          <w:rFonts w:ascii="Brill" w:eastAsia="Brill" w:hAnsi="Brill" w:cs="Brill"/>
          <w:color w:val="000000"/>
        </w:rPr>
        <w:t>considering this task</w:t>
      </w:r>
      <w:r w:rsidRPr="00C66272">
        <w:rPr>
          <w:rFonts w:ascii="Brill" w:eastAsia="Brill" w:hAnsi="Brill" w:cs="Brill"/>
          <w:color w:val="000000"/>
        </w:rPr>
        <w:t xml:space="preserve"> a necessary evil, they issued trade concessions and approvals for the creation of merchant enclaves separated from the city centres, creating custom</w:t>
      </w:r>
      <w:ins w:id="129" w:author="Autor">
        <w:r w:rsidR="00D40840">
          <w:rPr>
            <w:rFonts w:ascii="Brill" w:eastAsia="Brill" w:hAnsi="Brill" w:cs="Brill"/>
            <w:color w:val="000000"/>
          </w:rPr>
          <w:t>s</w:t>
        </w:r>
      </w:ins>
      <w:r w:rsidRPr="00C66272">
        <w:rPr>
          <w:rFonts w:ascii="Brill" w:eastAsia="Brill" w:hAnsi="Brill" w:cs="Brill"/>
          <w:color w:val="000000"/>
        </w:rPr>
        <w:t xml:space="preserve"> barriers and forcing cooperation with local middlemen, guilds, merchant houses, </w:t>
      </w:r>
      <w:r w:rsidR="004E760A" w:rsidRPr="00C66272">
        <w:rPr>
          <w:rFonts w:ascii="Brill" w:eastAsia="Brill" w:hAnsi="Brill" w:cs="Brill"/>
          <w:color w:val="000000"/>
        </w:rPr>
        <w:t>and</w:t>
      </w:r>
      <w:r w:rsidRPr="00C66272">
        <w:rPr>
          <w:rFonts w:ascii="Brill" w:eastAsia="Brill" w:hAnsi="Brill" w:cs="Brill"/>
          <w:color w:val="000000"/>
        </w:rPr>
        <w:t xml:space="preserve"> native big merchants (</w:t>
      </w:r>
      <w:r w:rsidRPr="00236EBF">
        <w:rPr>
          <w:rFonts w:ascii="Brill" w:eastAsia="Brill" w:hAnsi="Brill" w:cs="Brill"/>
          <w:color w:val="000000"/>
        </w:rPr>
        <w:t xml:space="preserve">Braudel, </w:t>
      </w:r>
      <w:commentRangeStart w:id="130"/>
      <w:r w:rsidRPr="00F34A6C">
        <w:rPr>
          <w:rFonts w:ascii="Brill" w:eastAsia="Brill" w:hAnsi="Brill" w:cs="Brill"/>
          <w:color w:val="000000"/>
          <w:highlight w:val="green"/>
          <w:rPrChange w:id="131" w:author="Autor">
            <w:rPr>
              <w:rFonts w:ascii="Brill" w:eastAsia="Brill" w:hAnsi="Brill" w:cs="Brill"/>
              <w:color w:val="000000"/>
            </w:rPr>
          </w:rPrChange>
        </w:rPr>
        <w:t>1992a</w:t>
      </w:r>
      <w:ins w:id="132" w:author="Autor">
        <w:r w:rsidR="008259FE">
          <w:rPr>
            <w:rFonts w:ascii="Brill" w:eastAsia="Brill" w:hAnsi="Brill" w:cs="Brill"/>
            <w:color w:val="000000"/>
            <w:highlight w:val="green"/>
          </w:rPr>
          <w:t xml:space="preserve">; </w:t>
        </w:r>
        <w:r w:rsidR="004D359C" w:rsidRPr="00236EBF">
          <w:rPr>
            <w:rFonts w:ascii="Brill" w:eastAsia="Brill" w:hAnsi="Brill" w:cs="Brill"/>
            <w:color w:val="000000"/>
          </w:rPr>
          <w:t>Braudel</w:t>
        </w:r>
        <w:r w:rsidR="004D359C">
          <w:rPr>
            <w:rFonts w:ascii="Brill" w:eastAsia="Brill" w:hAnsi="Brill" w:cs="Brill"/>
            <w:color w:val="000000"/>
            <w:highlight w:val="green"/>
          </w:rPr>
          <w:t xml:space="preserve"> </w:t>
        </w:r>
        <w:r w:rsidR="008259FE">
          <w:rPr>
            <w:rFonts w:ascii="Brill" w:eastAsia="Brill" w:hAnsi="Brill" w:cs="Brill"/>
            <w:color w:val="000000"/>
            <w:highlight w:val="green"/>
          </w:rPr>
          <w:t>1992</w:t>
        </w:r>
      </w:ins>
      <w:r w:rsidRPr="00F34A6C">
        <w:rPr>
          <w:rFonts w:ascii="Brill" w:eastAsia="Brill" w:hAnsi="Brill" w:cs="Brill"/>
          <w:color w:val="000000"/>
          <w:highlight w:val="green"/>
          <w:rPrChange w:id="133" w:author="Autor">
            <w:rPr>
              <w:rFonts w:ascii="Brill" w:eastAsia="Brill" w:hAnsi="Brill" w:cs="Brill"/>
              <w:color w:val="000000"/>
            </w:rPr>
          </w:rPrChange>
        </w:rPr>
        <w:t>b</w:t>
      </w:r>
      <w:commentRangeEnd w:id="130"/>
      <w:r w:rsidR="008259FE">
        <w:rPr>
          <w:rStyle w:val="Odwoaniedokomentarza"/>
          <w:lang w:val="en-AU"/>
        </w:rPr>
        <w:commentReference w:id="130"/>
      </w:r>
      <w:r w:rsidRPr="00C66272">
        <w:rPr>
          <w:rFonts w:ascii="Brill" w:eastAsia="Brill" w:hAnsi="Brill" w:cs="Brill"/>
          <w:color w:val="000000"/>
        </w:rPr>
        <w:t xml:space="preserve">). Thus, the hustle and bustle of port cities was not so much </w:t>
      </w:r>
      <w:r w:rsidRPr="00C66272">
        <w:rPr>
          <w:rFonts w:ascii="Brill" w:eastAsia="Brill" w:hAnsi="Brill" w:cs="Brill"/>
          <w:color w:val="000000"/>
        </w:rPr>
        <w:lastRenderedPageBreak/>
        <w:t xml:space="preserve">spontaneous but rather </w:t>
      </w:r>
      <w:ins w:id="134" w:author="Autor">
        <w:r w:rsidR="005E18B4">
          <w:rPr>
            <w:rFonts w:ascii="Brill" w:eastAsia="Brill" w:hAnsi="Brill" w:cs="Brill"/>
            <w:color w:val="000000"/>
          </w:rPr>
          <w:t xml:space="preserve">was </w:t>
        </w:r>
      </w:ins>
      <w:r w:rsidRPr="00C66272">
        <w:rPr>
          <w:rFonts w:ascii="Brill" w:eastAsia="Brill" w:hAnsi="Brill" w:cs="Brill"/>
          <w:color w:val="000000"/>
        </w:rPr>
        <w:t>established</w:t>
      </w:r>
      <w:r w:rsidR="00B11110" w:rsidRPr="00C66272">
        <w:rPr>
          <w:rFonts w:ascii="Brill" w:eastAsia="Brill" w:hAnsi="Brill" w:cs="Brill"/>
          <w:color w:val="000000"/>
        </w:rPr>
        <w:t xml:space="preserve"> </w:t>
      </w:r>
      <w:r w:rsidRPr="00C66272">
        <w:rPr>
          <w:rFonts w:ascii="Brill" w:eastAsia="Brill" w:hAnsi="Brill" w:cs="Brill"/>
          <w:color w:val="000000"/>
        </w:rPr>
        <w:t xml:space="preserve">on the basis of negotiations </w:t>
      </w:r>
      <w:r w:rsidR="00B11110" w:rsidRPr="00C66272">
        <w:rPr>
          <w:rFonts w:ascii="Brill" w:eastAsia="Brill" w:hAnsi="Brill" w:cs="Brill"/>
          <w:color w:val="000000"/>
        </w:rPr>
        <w:t>and</w:t>
      </w:r>
      <w:r w:rsidRPr="00C66272">
        <w:rPr>
          <w:rFonts w:ascii="Brill" w:eastAsia="Brill" w:hAnsi="Brill" w:cs="Brill"/>
          <w:color w:val="000000"/>
        </w:rPr>
        <w:t xml:space="preserve"> competing influences from inside and outside.</w:t>
      </w:r>
    </w:p>
    <w:p w14:paraId="3507787E" w14:textId="752B6F43"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 xml:space="preserve">David </w:t>
      </w:r>
      <w:r w:rsidRPr="00236EBF">
        <w:rPr>
          <w:rFonts w:ascii="Brill" w:eastAsia="Brill" w:hAnsi="Brill" w:cs="Brill"/>
          <w:color w:val="000000"/>
        </w:rPr>
        <w:t>Grazian (2008</w:t>
      </w:r>
      <w:r w:rsidRPr="00C66272">
        <w:rPr>
          <w:rFonts w:ascii="Brill" w:eastAsia="Brill" w:hAnsi="Brill" w:cs="Brill"/>
          <w:color w:val="000000"/>
        </w:rPr>
        <w:t xml:space="preserve">) </w:t>
      </w:r>
      <w:r w:rsidR="006324EB" w:rsidRPr="00C66272">
        <w:rPr>
          <w:rFonts w:ascii="Brill" w:eastAsia="Brill" w:hAnsi="Brill" w:cs="Brill"/>
          <w:color w:val="000000"/>
        </w:rPr>
        <w:t xml:space="preserve">has argued that </w:t>
      </w:r>
      <w:r w:rsidRPr="00C66272">
        <w:rPr>
          <w:rFonts w:ascii="Brill" w:eastAsia="Brill" w:hAnsi="Brill" w:cs="Brill"/>
          <w:color w:val="000000"/>
        </w:rPr>
        <w:t>anonymity is the driving force behind urban hustle and bustl</w:t>
      </w:r>
      <w:r w:rsidR="006324EB" w:rsidRPr="00C66272">
        <w:rPr>
          <w:rFonts w:ascii="Brill" w:eastAsia="Brill" w:hAnsi="Brill" w:cs="Brill"/>
          <w:color w:val="000000"/>
        </w:rPr>
        <w:t>e</w:t>
      </w:r>
      <w:ins w:id="135" w:author="Autor">
        <w:r w:rsidR="005E18B4">
          <w:rPr>
            <w:rFonts w:ascii="Brill" w:eastAsia="Brill" w:hAnsi="Brill" w:cs="Brill"/>
            <w:color w:val="000000"/>
          </w:rPr>
          <w:t>;</w:t>
        </w:r>
      </w:ins>
      <w:del w:id="136" w:author="Autor">
        <w:r w:rsidR="006324EB" w:rsidRPr="00C66272" w:rsidDel="005E18B4">
          <w:rPr>
            <w:rFonts w:ascii="Brill" w:eastAsia="Brill" w:hAnsi="Brill" w:cs="Brill"/>
            <w:color w:val="000000"/>
          </w:rPr>
          <w:delText xml:space="preserve"> and</w:delText>
        </w:r>
      </w:del>
      <w:r w:rsidR="006324EB" w:rsidRPr="00C66272">
        <w:rPr>
          <w:rFonts w:ascii="Brill" w:eastAsia="Brill" w:hAnsi="Brill" w:cs="Brill"/>
          <w:color w:val="000000"/>
        </w:rPr>
        <w:t xml:space="preserve"> along the same lines</w:t>
      </w:r>
      <w:r w:rsidR="001A1E0C">
        <w:rPr>
          <w:rFonts w:ascii="Brill" w:eastAsia="Brill" w:hAnsi="Brill" w:cs="Brill"/>
          <w:color w:val="000000"/>
        </w:rPr>
        <w:t xml:space="preserve"> </w:t>
      </w:r>
      <w:r w:rsidRPr="00C66272">
        <w:rPr>
          <w:rFonts w:ascii="Brill" w:eastAsia="Brill" w:hAnsi="Brill" w:cs="Brill"/>
          <w:color w:val="000000"/>
        </w:rPr>
        <w:t xml:space="preserve">it can be argued that </w:t>
      </w:r>
      <w:r w:rsidR="00F52CC7" w:rsidRPr="00C66272">
        <w:rPr>
          <w:rFonts w:ascii="Brill" w:eastAsia="Brill" w:hAnsi="Brill" w:cs="Brill"/>
          <w:color w:val="000000"/>
        </w:rPr>
        <w:t xml:space="preserve">this is one way that </w:t>
      </w:r>
      <w:r w:rsidRPr="00C66272">
        <w:rPr>
          <w:rFonts w:ascii="Brill" w:eastAsia="Brill" w:hAnsi="Brill" w:cs="Brill"/>
          <w:color w:val="000000"/>
        </w:rPr>
        <w:t>port cities have always distinguished themselves from inland cities. The hustlers of port cities were not only the people of the sea</w:t>
      </w:r>
      <w:r w:rsidR="00B80A43" w:rsidRPr="00C66272">
        <w:rPr>
          <w:rFonts w:ascii="Brill" w:eastAsia="Brill" w:hAnsi="Brill" w:cs="Brill"/>
          <w:color w:val="000000"/>
        </w:rPr>
        <w:t xml:space="preserve"> and </w:t>
      </w:r>
      <w:r w:rsidRPr="00C66272">
        <w:rPr>
          <w:rFonts w:ascii="Brill" w:eastAsia="Brill" w:hAnsi="Brill" w:cs="Brill"/>
          <w:color w:val="000000"/>
        </w:rPr>
        <w:t>port, trade</w:t>
      </w:r>
      <w:r w:rsidR="00B80A43" w:rsidRPr="00C66272">
        <w:rPr>
          <w:rFonts w:ascii="Brill" w:eastAsia="Brill" w:hAnsi="Brill" w:cs="Brill"/>
          <w:color w:val="000000"/>
        </w:rPr>
        <w:t xml:space="preserve">rs </w:t>
      </w:r>
      <w:r w:rsidR="00F52CC7" w:rsidRPr="00C66272">
        <w:rPr>
          <w:rFonts w:ascii="Brill" w:eastAsia="Brill" w:hAnsi="Brill" w:cs="Brill"/>
          <w:color w:val="000000"/>
        </w:rPr>
        <w:t>and</w:t>
      </w:r>
      <w:r w:rsidRPr="00C66272">
        <w:rPr>
          <w:rFonts w:ascii="Brill" w:eastAsia="Brill" w:hAnsi="Brill" w:cs="Brill"/>
          <w:color w:val="000000"/>
        </w:rPr>
        <w:t xml:space="preserve"> ban</w:t>
      </w:r>
      <w:r w:rsidR="00B80A43" w:rsidRPr="00C66272">
        <w:rPr>
          <w:rFonts w:ascii="Brill" w:eastAsia="Brill" w:hAnsi="Brill" w:cs="Brill"/>
          <w:color w:val="000000"/>
        </w:rPr>
        <w:t>kers,</w:t>
      </w:r>
      <w:r w:rsidRPr="00C66272">
        <w:rPr>
          <w:rFonts w:ascii="Brill" w:eastAsia="Brill" w:hAnsi="Brill" w:cs="Brill"/>
          <w:color w:val="000000"/>
        </w:rPr>
        <w:t xml:space="preserve"> but also the insiders responsible for welcoming</w:t>
      </w:r>
      <w:r w:rsidR="00C60A28" w:rsidRPr="00C66272">
        <w:rPr>
          <w:rFonts w:ascii="Brill" w:eastAsia="Brill" w:hAnsi="Brill" w:cs="Brill"/>
          <w:color w:val="000000"/>
        </w:rPr>
        <w:t xml:space="preserve"> and</w:t>
      </w:r>
      <w:r w:rsidRPr="00C66272">
        <w:rPr>
          <w:rFonts w:ascii="Brill" w:eastAsia="Brill" w:hAnsi="Brill" w:cs="Brill"/>
          <w:color w:val="000000"/>
        </w:rPr>
        <w:t xml:space="preserve"> serving </w:t>
      </w:r>
      <w:r w:rsidR="00C60A28" w:rsidRPr="00C66272">
        <w:rPr>
          <w:rFonts w:ascii="Brill" w:eastAsia="Brill" w:hAnsi="Brill" w:cs="Brill"/>
          <w:color w:val="000000"/>
        </w:rPr>
        <w:t>c</w:t>
      </w:r>
      <w:r w:rsidRPr="00C66272">
        <w:rPr>
          <w:rFonts w:ascii="Brill" w:eastAsia="Brill" w:hAnsi="Brill" w:cs="Brill"/>
          <w:color w:val="000000"/>
        </w:rPr>
        <w:t>ustomer</w:t>
      </w:r>
      <w:r w:rsidR="00C60A28" w:rsidRPr="00C66272">
        <w:rPr>
          <w:rFonts w:ascii="Brill" w:eastAsia="Brill" w:hAnsi="Brill" w:cs="Brill"/>
          <w:color w:val="000000"/>
        </w:rPr>
        <w:t>s</w:t>
      </w:r>
      <w:ins w:id="137" w:author="Autor">
        <w:r w:rsidR="005E18B4">
          <w:rPr>
            <w:rFonts w:ascii="Brill" w:eastAsia="Brill" w:hAnsi="Brill" w:cs="Brill"/>
            <w:color w:val="000000"/>
          </w:rPr>
          <w:t>.</w:t>
        </w:r>
      </w:ins>
      <w:del w:id="138" w:author="Autor">
        <w:r w:rsidR="00765A11" w:rsidRPr="00C66272" w:rsidDel="005E18B4">
          <w:rPr>
            <w:rFonts w:ascii="Brill" w:eastAsia="Brill" w:hAnsi="Brill" w:cs="Brill"/>
            <w:color w:val="000000"/>
          </w:rPr>
          <w:delText>,</w:delText>
        </w:r>
      </w:del>
      <w:r w:rsidR="00765A11" w:rsidRPr="00C66272">
        <w:rPr>
          <w:rFonts w:ascii="Brill" w:eastAsia="Brill" w:hAnsi="Brill" w:cs="Brill"/>
          <w:color w:val="000000"/>
        </w:rPr>
        <w:t xml:space="preserve"> </w:t>
      </w:r>
      <w:r w:rsidRPr="00C66272">
        <w:rPr>
          <w:rFonts w:ascii="Brill" w:eastAsia="Brill" w:hAnsi="Brill" w:cs="Brill"/>
          <w:color w:val="000000"/>
        </w:rPr>
        <w:t xml:space="preserve">These included not only the owners of taverns </w:t>
      </w:r>
      <w:r w:rsidR="007339E8" w:rsidRPr="00C66272">
        <w:rPr>
          <w:rFonts w:ascii="Brill" w:eastAsia="Brill" w:hAnsi="Brill" w:cs="Brill"/>
          <w:color w:val="000000"/>
        </w:rPr>
        <w:t>and</w:t>
      </w:r>
      <w:r w:rsidRPr="00C66272">
        <w:rPr>
          <w:rFonts w:ascii="Brill" w:eastAsia="Brill" w:hAnsi="Brill" w:cs="Brill"/>
          <w:color w:val="000000"/>
        </w:rPr>
        <w:t xml:space="preserve"> entertainment venues, but also bartenders, waiters,</w:t>
      </w:r>
      <w:r w:rsidR="00F8486D">
        <w:rPr>
          <w:rFonts w:ascii="Brill" w:eastAsia="Brill" w:hAnsi="Brill" w:cs="Brill"/>
          <w:color w:val="000000"/>
        </w:rPr>
        <w:t xml:space="preserve"> </w:t>
      </w:r>
      <w:r w:rsidRPr="00C66272">
        <w:rPr>
          <w:rFonts w:ascii="Brill" w:eastAsia="Brill" w:hAnsi="Brill" w:cs="Brill"/>
          <w:color w:val="000000"/>
        </w:rPr>
        <w:t>doorm</w:t>
      </w:r>
      <w:r w:rsidR="007339E8" w:rsidRPr="00C66272">
        <w:rPr>
          <w:rFonts w:ascii="Brill" w:eastAsia="Brill" w:hAnsi="Brill" w:cs="Brill"/>
          <w:color w:val="000000"/>
        </w:rPr>
        <w:t>e</w:t>
      </w:r>
      <w:r w:rsidRPr="00C66272">
        <w:rPr>
          <w:rFonts w:ascii="Brill" w:eastAsia="Brill" w:hAnsi="Brill" w:cs="Brill"/>
          <w:color w:val="000000"/>
        </w:rPr>
        <w:t>n, bouncers, secret intermediaries, guides, society ladies, recruiters, solicitors, crimps</w:t>
      </w:r>
      <w:r w:rsidR="00177906" w:rsidRPr="00C66272">
        <w:rPr>
          <w:rFonts w:ascii="Brill" w:eastAsia="Brill" w:hAnsi="Brill" w:cs="Brill"/>
          <w:color w:val="000000"/>
        </w:rPr>
        <w:t>, and</w:t>
      </w:r>
      <w:r w:rsidRPr="00C66272">
        <w:rPr>
          <w:rFonts w:ascii="Brill" w:eastAsia="Brill" w:hAnsi="Brill" w:cs="Brill"/>
          <w:color w:val="000000"/>
        </w:rPr>
        <w:t xml:space="preserve"> press gangers. These support</w:t>
      </w:r>
      <w:r w:rsidR="00337D98" w:rsidRPr="00C66272">
        <w:rPr>
          <w:rFonts w:ascii="Brill" w:eastAsia="Brill" w:hAnsi="Brill" w:cs="Brill"/>
          <w:color w:val="000000"/>
        </w:rPr>
        <w:t>-</w:t>
      </w:r>
      <w:r w:rsidRPr="00C66272">
        <w:rPr>
          <w:rFonts w:ascii="Brill" w:eastAsia="Brill" w:hAnsi="Brill" w:cs="Brill"/>
          <w:color w:val="000000"/>
        </w:rPr>
        <w:t xml:space="preserve">staff members, who </w:t>
      </w:r>
      <w:r w:rsidR="009124BC" w:rsidRPr="00C66272">
        <w:rPr>
          <w:rFonts w:ascii="Brill" w:eastAsia="Brill" w:hAnsi="Brill" w:cs="Brill"/>
          <w:color w:val="000000"/>
        </w:rPr>
        <w:t xml:space="preserve">played </w:t>
      </w:r>
      <w:r w:rsidRPr="00C66272">
        <w:rPr>
          <w:rFonts w:ascii="Brill" w:eastAsia="Brill" w:hAnsi="Brill" w:cs="Brill"/>
          <w:color w:val="000000"/>
        </w:rPr>
        <w:t>working-class professional roles, constituted a network of secondary producers of the hustle and bustle of the city (</w:t>
      </w:r>
      <w:commentRangeStart w:id="139"/>
      <w:r w:rsidRPr="00F34A6C">
        <w:rPr>
          <w:rFonts w:ascii="Brill" w:eastAsia="Brill" w:hAnsi="Brill" w:cs="Brill"/>
          <w:color w:val="000000"/>
          <w:highlight w:val="green"/>
          <w:rPrChange w:id="140" w:author="Autor">
            <w:rPr>
              <w:rFonts w:ascii="Brill" w:eastAsia="Brill" w:hAnsi="Brill" w:cs="Brill"/>
              <w:color w:val="000000"/>
            </w:rPr>
          </w:rPrChange>
        </w:rPr>
        <w:t xml:space="preserve">Becker, </w:t>
      </w:r>
      <w:del w:id="141" w:author="Autor">
        <w:r w:rsidRPr="00F34A6C" w:rsidDel="00A2518F">
          <w:rPr>
            <w:rFonts w:ascii="Brill" w:eastAsia="Brill" w:hAnsi="Brill" w:cs="Brill"/>
            <w:color w:val="000000"/>
            <w:highlight w:val="green"/>
            <w:rPrChange w:id="142" w:author="Autor">
              <w:rPr>
                <w:rFonts w:ascii="Brill" w:eastAsia="Brill" w:hAnsi="Brill" w:cs="Brill"/>
                <w:color w:val="000000"/>
              </w:rPr>
            </w:rPrChange>
          </w:rPr>
          <w:delText>1982</w:delText>
        </w:r>
        <w:commentRangeEnd w:id="139"/>
        <w:r w:rsidR="00236EBF" w:rsidDel="00A2518F">
          <w:rPr>
            <w:rStyle w:val="Odwoaniedokomentarza"/>
            <w:lang w:val="en-AU"/>
          </w:rPr>
          <w:commentReference w:id="139"/>
        </w:r>
      </w:del>
      <w:ins w:id="143" w:author="Autor">
        <w:r w:rsidR="00A2518F">
          <w:rPr>
            <w:rFonts w:ascii="Brill" w:eastAsia="Brill" w:hAnsi="Brill" w:cs="Brill"/>
            <w:color w:val="000000"/>
          </w:rPr>
          <w:t>2008</w:t>
        </w:r>
      </w:ins>
      <w:r w:rsidRPr="00C66272">
        <w:rPr>
          <w:rFonts w:ascii="Brill" w:eastAsia="Brill" w:hAnsi="Brill" w:cs="Brill"/>
          <w:color w:val="000000"/>
        </w:rPr>
        <w:t xml:space="preserve">). </w:t>
      </w:r>
      <w:ins w:id="144" w:author="Autor">
        <w:r w:rsidR="00846011">
          <w:rPr>
            <w:rFonts w:ascii="Brill" w:eastAsia="Brill" w:hAnsi="Brill" w:cs="Brill"/>
            <w:color w:val="000000"/>
          </w:rPr>
          <w:t>At</w:t>
        </w:r>
        <w:del w:id="145" w:author="Autor">
          <w:r w:rsidR="00846011" w:rsidDel="004D359C">
            <w:rPr>
              <w:rFonts w:ascii="Brill" w:eastAsia="Brill" w:hAnsi="Brill" w:cs="Brill"/>
              <w:color w:val="000000"/>
            </w:rPr>
            <w:delText xml:space="preserve"> </w:delText>
          </w:r>
        </w:del>
        <w:r w:rsidR="00846011">
          <w:rPr>
            <w:rFonts w:ascii="Brill" w:eastAsia="Brill" w:hAnsi="Brill" w:cs="Brill"/>
            <w:color w:val="000000"/>
          </w:rPr>
          <w:t xml:space="preserve"> night t</w:t>
        </w:r>
      </w:ins>
      <w:del w:id="146" w:author="Autor">
        <w:r w:rsidRPr="00C66272" w:rsidDel="00846011">
          <w:rPr>
            <w:rFonts w:ascii="Brill" w:eastAsia="Brill" w:hAnsi="Brill" w:cs="Brill"/>
            <w:color w:val="000000"/>
          </w:rPr>
          <w:delText>T</w:delText>
        </w:r>
      </w:del>
      <w:r w:rsidRPr="00C66272">
        <w:rPr>
          <w:rFonts w:ascii="Brill" w:eastAsia="Brill" w:hAnsi="Brill" w:cs="Brill"/>
          <w:color w:val="000000"/>
        </w:rPr>
        <w:t>he port city had its hustlers</w:t>
      </w:r>
      <w:del w:id="147" w:author="Autor">
        <w:r w:rsidRPr="00C66272" w:rsidDel="00846011">
          <w:rPr>
            <w:rFonts w:ascii="Brill" w:eastAsia="Brill" w:hAnsi="Brill" w:cs="Brill"/>
            <w:color w:val="000000"/>
          </w:rPr>
          <w:delText xml:space="preserve"> at night</w:delText>
        </w:r>
      </w:del>
      <w:r w:rsidRPr="00C66272">
        <w:rPr>
          <w:rFonts w:ascii="Brill" w:eastAsia="Brill" w:hAnsi="Brill" w:cs="Brill"/>
          <w:color w:val="000000"/>
        </w:rPr>
        <w:t>, understood as primary and secondary performers, responsible for spreading an aura of enthusiasm for doing business during the day. After all, a port city</w:t>
      </w:r>
      <w:r w:rsidR="004F6347" w:rsidRPr="00C66272">
        <w:rPr>
          <w:rFonts w:ascii="Brill" w:eastAsia="Brill" w:hAnsi="Brill" w:cs="Brill"/>
          <w:color w:val="000000"/>
        </w:rPr>
        <w:t>’s entertainment</w:t>
      </w:r>
      <w:r w:rsidRPr="00C66272">
        <w:rPr>
          <w:rFonts w:ascii="Brill" w:eastAsia="Brill" w:hAnsi="Brill" w:cs="Brill"/>
          <w:color w:val="000000"/>
        </w:rPr>
        <w:t xml:space="preserve"> is not just about nightlife. Trading houses, merchant guilds, </w:t>
      </w:r>
      <w:r w:rsidR="004F6347" w:rsidRPr="00C66272">
        <w:rPr>
          <w:rFonts w:ascii="Brill" w:eastAsia="Brill" w:hAnsi="Brill" w:cs="Brill"/>
          <w:color w:val="000000"/>
        </w:rPr>
        <w:t>and</w:t>
      </w:r>
      <w:r w:rsidRPr="00C66272">
        <w:rPr>
          <w:rFonts w:ascii="Brill" w:eastAsia="Brill" w:hAnsi="Brill" w:cs="Brill"/>
          <w:color w:val="000000"/>
        </w:rPr>
        <w:t xml:space="preserve"> stock exchanges required a service base for the great exchange game in international trade and transport. Serving this hustle and bustle</w:t>
      </w:r>
      <w:r w:rsidR="001A1E0C">
        <w:rPr>
          <w:rFonts w:ascii="Brill" w:eastAsia="Brill" w:hAnsi="Brill" w:cs="Brill"/>
          <w:color w:val="000000"/>
        </w:rPr>
        <w:t xml:space="preserve"> </w:t>
      </w:r>
      <w:r w:rsidR="00E56576" w:rsidRPr="00C66272">
        <w:rPr>
          <w:rFonts w:ascii="Brill" w:eastAsia="Brill" w:hAnsi="Brill" w:cs="Brill"/>
          <w:color w:val="000000"/>
        </w:rPr>
        <w:t xml:space="preserve">involved a </w:t>
      </w:r>
      <w:r w:rsidR="0044005D" w:rsidRPr="00C66272">
        <w:rPr>
          <w:rFonts w:ascii="Brill" w:eastAsia="Brill" w:hAnsi="Brill" w:cs="Brill"/>
          <w:color w:val="000000"/>
        </w:rPr>
        <w:t xml:space="preserve">daily </w:t>
      </w:r>
      <w:r w:rsidRPr="00C66272">
        <w:rPr>
          <w:rFonts w:ascii="Brill" w:eastAsia="Brill" w:hAnsi="Brill" w:cs="Brill"/>
          <w:color w:val="000000"/>
        </w:rPr>
        <w:t>balance</w:t>
      </w:r>
      <w:r w:rsidR="00F8486D">
        <w:rPr>
          <w:rFonts w:ascii="Brill" w:eastAsia="Brill" w:hAnsi="Brill" w:cs="Brill"/>
          <w:color w:val="000000"/>
        </w:rPr>
        <w:t xml:space="preserve"> </w:t>
      </w:r>
      <w:r w:rsidRPr="00C66272">
        <w:rPr>
          <w:rFonts w:ascii="Brill" w:eastAsia="Brill" w:hAnsi="Brill" w:cs="Brill"/>
          <w:color w:val="000000"/>
        </w:rPr>
        <w:t xml:space="preserve">– </w:t>
      </w:r>
      <w:r w:rsidR="00F27DC2" w:rsidRPr="00C66272">
        <w:rPr>
          <w:rFonts w:ascii="Brill" w:eastAsia="Brill" w:hAnsi="Brill" w:cs="Brill"/>
          <w:color w:val="000000"/>
        </w:rPr>
        <w:t xml:space="preserve">as </w:t>
      </w:r>
      <w:r w:rsidRPr="00C66272">
        <w:rPr>
          <w:rFonts w:ascii="Brill" w:eastAsia="Brill" w:hAnsi="Brill" w:cs="Brill"/>
          <w:color w:val="000000"/>
        </w:rPr>
        <w:t xml:space="preserve">Peter </w:t>
      </w:r>
      <w:r w:rsidRPr="00236EBF">
        <w:rPr>
          <w:rFonts w:ascii="Brill" w:eastAsia="Brill" w:hAnsi="Brill" w:cs="Brill"/>
          <w:color w:val="000000"/>
        </w:rPr>
        <w:t>Bearman (2005)</w:t>
      </w:r>
      <w:r w:rsidRPr="00C66272">
        <w:rPr>
          <w:rFonts w:ascii="Brill" w:eastAsia="Brill" w:hAnsi="Brill" w:cs="Brill"/>
          <w:color w:val="000000"/>
        </w:rPr>
        <w:t xml:space="preserve"> </w:t>
      </w:r>
      <w:r w:rsidR="00F27DC2" w:rsidRPr="00C66272">
        <w:rPr>
          <w:rFonts w:ascii="Brill" w:eastAsia="Brill" w:hAnsi="Brill" w:cs="Brill"/>
          <w:color w:val="000000"/>
        </w:rPr>
        <w:t xml:space="preserve">puts it </w:t>
      </w:r>
      <w:r w:rsidRPr="00C66272">
        <w:rPr>
          <w:rFonts w:ascii="Brill" w:eastAsia="Brill" w:hAnsi="Brill" w:cs="Brill"/>
          <w:color w:val="000000"/>
        </w:rPr>
        <w:t xml:space="preserve">– between direct human interaction and enormous social distancing. The subtle hustlers of the port cities were clerks, customs officials, tax collectors, informers, confidants, </w:t>
      </w:r>
      <w:r w:rsidR="00F17521" w:rsidRPr="00C66272">
        <w:rPr>
          <w:rFonts w:ascii="Brill" w:eastAsia="Brill" w:hAnsi="Brill" w:cs="Brill"/>
          <w:color w:val="000000"/>
        </w:rPr>
        <w:t>and</w:t>
      </w:r>
      <w:r w:rsidRPr="00C66272">
        <w:rPr>
          <w:rFonts w:ascii="Brill" w:eastAsia="Brill" w:hAnsi="Brill" w:cs="Brill"/>
          <w:color w:val="000000"/>
        </w:rPr>
        <w:t xml:space="preserve"> denunciators who prowled the port, warehouses, and taverns identifying those who might have goods for the sale. The city guard</w:t>
      </w:r>
      <w:r w:rsidR="004A2505" w:rsidRPr="00C66272">
        <w:rPr>
          <w:rFonts w:ascii="Brill" w:eastAsia="Brill" w:hAnsi="Brill" w:cs="Brill"/>
          <w:color w:val="000000"/>
        </w:rPr>
        <w:t>s</w:t>
      </w:r>
      <w:r w:rsidRPr="00C66272">
        <w:rPr>
          <w:rFonts w:ascii="Brill" w:eastAsia="Brill" w:hAnsi="Brill" w:cs="Brill"/>
          <w:color w:val="000000"/>
        </w:rPr>
        <w:t xml:space="preserve"> monitored all the hustle and bustle of the port city to ensure it did not spiral out of control.</w:t>
      </w:r>
    </w:p>
    <w:p w14:paraId="3507787F" w14:textId="17148B73"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 xml:space="preserve">In contemporary port cities, everyday life occasionally assumes a maritime character, particularly during cultural events, large-scale urban festivities, historical reenactments, and the revitalisation of former port areas for tourism, business ventures, exhibitions, and museums. The advanced technological orchestration of port infrastructure enables the application of an </w:t>
      </w:r>
      <w:commentRangeStart w:id="148"/>
      <w:r w:rsidRPr="00C66272">
        <w:rPr>
          <w:rFonts w:ascii="Brill" w:eastAsia="Brill" w:hAnsi="Brill" w:cs="Brill"/>
          <w:color w:val="000000"/>
        </w:rPr>
        <w:t>interpret</w:t>
      </w:r>
      <w:ins w:id="149" w:author="Autor">
        <w:r w:rsidR="00A2518F">
          <w:rPr>
            <w:rFonts w:ascii="Brill" w:eastAsia="Brill" w:hAnsi="Brill" w:cs="Brill"/>
            <w:color w:val="000000"/>
          </w:rPr>
          <w:t>at</w:t>
        </w:r>
      </w:ins>
      <w:r w:rsidRPr="00C66272">
        <w:rPr>
          <w:rFonts w:ascii="Brill" w:eastAsia="Brill" w:hAnsi="Brill" w:cs="Brill"/>
          <w:color w:val="000000"/>
        </w:rPr>
        <w:t>ive</w:t>
      </w:r>
      <w:commentRangeEnd w:id="148"/>
      <w:r w:rsidR="00D40840">
        <w:rPr>
          <w:rStyle w:val="Odwoaniedokomentarza"/>
          <w:lang w:val="en-AU"/>
        </w:rPr>
        <w:commentReference w:id="148"/>
      </w:r>
      <w:r w:rsidRPr="00C66272">
        <w:rPr>
          <w:rFonts w:ascii="Brill" w:eastAsia="Brill" w:hAnsi="Brill" w:cs="Brill"/>
          <w:color w:val="000000"/>
        </w:rPr>
        <w:t xml:space="preserve"> framework (</w:t>
      </w:r>
      <w:r w:rsidRPr="002A35AA">
        <w:rPr>
          <w:rFonts w:ascii="Brill" w:eastAsia="Brill" w:hAnsi="Brill" w:cs="Brill"/>
          <w:color w:val="000000"/>
        </w:rPr>
        <w:t>Goffman, 1974</w:t>
      </w:r>
      <w:r w:rsidRPr="00C66272">
        <w:rPr>
          <w:rFonts w:ascii="Brill" w:eastAsia="Brill" w:hAnsi="Brill" w:cs="Brill"/>
          <w:color w:val="000000"/>
        </w:rPr>
        <w:t xml:space="preserve">) to the port city in the context of cultural performance and the creation of spaces for performative practices. Presently, the role of 'hustlers' in port cities, as identified by David </w:t>
      </w:r>
      <w:r w:rsidRPr="002A35AA">
        <w:rPr>
          <w:rFonts w:ascii="Brill" w:eastAsia="Brill" w:hAnsi="Brill" w:cs="Brill"/>
          <w:color w:val="000000"/>
        </w:rPr>
        <w:t>Grazian (2008),</w:t>
      </w:r>
      <w:r w:rsidRPr="00C66272">
        <w:rPr>
          <w:rFonts w:ascii="Brill" w:eastAsia="Brill" w:hAnsi="Brill" w:cs="Brill"/>
          <w:color w:val="000000"/>
        </w:rPr>
        <w:t xml:space="preserve"> is fulfilled by cultural performance creators, including public relations consultants, professional performers, and their support staff. Each employs embellishment, deception, and subterfuge strategies in the development of the city's promotional strategies, event marketing, site branding, and city branding, all aiming to generate revenue. Public relations experts function similarly to </w:t>
      </w:r>
      <w:r w:rsidRPr="00C66272">
        <w:rPr>
          <w:rFonts w:ascii="Brill" w:eastAsia="Brill" w:hAnsi="Brill" w:cs="Brill"/>
          <w:color w:val="000000"/>
        </w:rPr>
        <w:lastRenderedPageBreak/>
        <w:t>strategic anglers, meticulously selecting their targets and drawing them to a pre-arranged locale (referred to as a 'hotspot'), where the targets become immersed in an engineered atmosphere, effectively allowing themselves to be assimilated into a fabricated reality. In</w:t>
      </w:r>
      <w:del w:id="150" w:author="Autor">
        <w:r w:rsidRPr="00C66272" w:rsidDel="00A51104">
          <w:rPr>
            <w:rFonts w:ascii="Brill" w:eastAsia="Brill" w:hAnsi="Brill" w:cs="Brill"/>
            <w:color w:val="000000"/>
          </w:rPr>
          <w:delText xml:space="preserve"> a</w:delText>
        </w:r>
      </w:del>
      <w:r w:rsidRPr="00C66272">
        <w:rPr>
          <w:rFonts w:ascii="Brill" w:eastAsia="Brill" w:hAnsi="Brill" w:cs="Brill"/>
          <w:color w:val="000000"/>
        </w:rPr>
        <w:t xml:space="preserve"> parallel fashion, the media channels cultural consumers not only to downtown restaurants and bars, but also towards the local job market and the arts and entertainment sectors. In the context of urban nightlife's dynamism, public relations consultants and media professionals act as orchestrators, facilitating connections through employment agencies, career </w:t>
      </w:r>
      <w:del w:id="151" w:author="Autor">
        <w:r w:rsidRPr="00C66272" w:rsidDel="00A51104">
          <w:rPr>
            <w:rFonts w:ascii="Brill" w:eastAsia="Brill" w:hAnsi="Brill" w:cs="Brill"/>
            <w:color w:val="000000"/>
          </w:rPr>
          <w:delText>counseling</w:delText>
        </w:r>
      </w:del>
      <w:ins w:id="152" w:author="Autor">
        <w:r w:rsidR="00A51104" w:rsidRPr="00C66272">
          <w:rPr>
            <w:rFonts w:ascii="Brill" w:eastAsia="Brill" w:hAnsi="Brill" w:cs="Brill"/>
            <w:color w:val="000000"/>
          </w:rPr>
          <w:t>counselling</w:t>
        </w:r>
      </w:ins>
      <w:r w:rsidRPr="00C66272">
        <w:rPr>
          <w:rFonts w:ascii="Brill" w:eastAsia="Brill" w:hAnsi="Brill" w:cs="Brill"/>
          <w:color w:val="000000"/>
        </w:rPr>
        <w:t xml:space="preserve"> </w:t>
      </w:r>
      <w:r w:rsidR="00F62668">
        <w:rPr>
          <w:rFonts w:ascii="Brill" w:eastAsia="Brill" w:hAnsi="Brill" w:cs="Brill"/>
          <w:color w:val="000000"/>
        </w:rPr>
        <w:t>centre</w:t>
      </w:r>
      <w:r w:rsidRPr="00C66272">
        <w:rPr>
          <w:rFonts w:ascii="Brill" w:eastAsia="Brill" w:hAnsi="Brill" w:cs="Brill"/>
          <w:color w:val="000000"/>
        </w:rPr>
        <w:t>s, maritime schools, and investor support hubs, as well as port-related institutions, organizations, and businesses. These entities cater to the interests of savvy investors, developers, and landlords, poised to engage a client once directed to their premises by these orchestrators. Similarly, cultural facilitators, consultants, and specialists lend support to film productions that potentially amplify the cultural, touristic, and economic allure of the port city and its region. They leverage the port city's historical narratives to craft storylines that resonate with its erstwhile vibrancy and bustle.</w:t>
      </w:r>
    </w:p>
    <w:p w14:paraId="35077880" w14:textId="1D27E350"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The occasional nature of experiencing a city's port character and its accompanying tumult and clamour supports the notion that in modern port cities, this port essence might not be perceptible in daily life. It does not form an all-encompassing, everyday reality but rather serves as one of the numerous interpretative frames through which one can experience the vibrancy and commotion of a port city at distinct times and spaces. The port aspect of the city becomes apparent to its users during extraordinary events such as ceremonies, festivals, or other interactive rituals. The noise and excitement of the port city represent a</w:t>
      </w:r>
      <w:r w:rsidR="00AD723B" w:rsidRPr="00C66272">
        <w:rPr>
          <w:rFonts w:ascii="Brill" w:eastAsia="Brill" w:hAnsi="Brill" w:cs="Brill"/>
          <w:color w:val="000000"/>
        </w:rPr>
        <w:t>n</w:t>
      </w:r>
      <w:r w:rsidRPr="00C66272">
        <w:rPr>
          <w:rFonts w:ascii="Brill" w:eastAsia="Brill" w:hAnsi="Brill" w:cs="Brill"/>
          <w:color w:val="000000"/>
        </w:rPr>
        <w:t xml:space="preserve"> ephemeral interactive reality, collaboratively constructed either from above by the authorities or from below by a multitude of hustlers and performers. They conjure up a scenario that is absent in ordinary life, or at least not available to those who are not directly or indirectly involved in port performances. The proposed hypothesis draws upon the works of Alfred Schütz and Erving Goffman, who perceive everyday life as a relationship between the cultural repository of 'frames' and the procedural 'enactment' of framed performances. The port city is a composite multiperformance (</w:t>
      </w:r>
      <w:r w:rsidRPr="002A35AA">
        <w:rPr>
          <w:rFonts w:ascii="Brill" w:eastAsia="Brill" w:hAnsi="Brill" w:cs="Brill"/>
          <w:color w:val="000000"/>
        </w:rPr>
        <w:t>McKenzie, 2001</w:t>
      </w:r>
      <w:r w:rsidRPr="00C66272">
        <w:rPr>
          <w:rFonts w:ascii="Brill" w:eastAsia="Brill" w:hAnsi="Brill" w:cs="Brill"/>
          <w:color w:val="000000"/>
        </w:rPr>
        <w:t xml:space="preserve">), </w:t>
      </w:r>
      <w:ins w:id="153" w:author="Autor">
        <w:r w:rsidR="00BB2FBF">
          <w:rPr>
            <w:rFonts w:ascii="Brill" w:eastAsia="Brill" w:hAnsi="Brill" w:cs="Brill"/>
            <w:color w:val="000000"/>
          </w:rPr>
          <w:t xml:space="preserve">as </w:t>
        </w:r>
      </w:ins>
      <w:r w:rsidRPr="00C66272">
        <w:rPr>
          <w:rFonts w:ascii="Brill" w:eastAsia="Brill" w:hAnsi="Brill" w:cs="Brill"/>
          <w:color w:val="000000"/>
        </w:rPr>
        <w:t xml:space="preserve">equally meta-communicative as it is actual; it is simulated through various socio-technical systems employing the interpretive frame in diverse contexts and reference systems related to time and place, while simultaneously recreating, or potentially innovatively intercepting, contemporary 'restored </w:t>
      </w:r>
      <w:proofErr w:type="spellStart"/>
      <w:r w:rsidRPr="00C66272">
        <w:rPr>
          <w:rFonts w:ascii="Brill" w:eastAsia="Brill" w:hAnsi="Brill" w:cs="Brill"/>
          <w:color w:val="000000"/>
        </w:rPr>
        <w:t>behavior</w:t>
      </w:r>
      <w:proofErr w:type="spellEnd"/>
      <w:r w:rsidRPr="00C66272">
        <w:rPr>
          <w:rFonts w:ascii="Brill" w:eastAsia="Brill" w:hAnsi="Brill" w:cs="Brill"/>
          <w:color w:val="000000"/>
        </w:rPr>
        <w:t>' (</w:t>
      </w:r>
      <w:r w:rsidRPr="002A35AA">
        <w:rPr>
          <w:rFonts w:ascii="Brill" w:eastAsia="Brill" w:hAnsi="Brill" w:cs="Brill"/>
          <w:color w:val="000000"/>
        </w:rPr>
        <w:t>Schechner, 1985</w:t>
      </w:r>
      <w:r w:rsidRPr="00C66272">
        <w:rPr>
          <w:rFonts w:ascii="Brill" w:eastAsia="Brill" w:hAnsi="Brill" w:cs="Brill"/>
          <w:color w:val="000000"/>
        </w:rPr>
        <w:t xml:space="preserve">). Framing fundamentally involves </w:t>
      </w:r>
      <w:r w:rsidRPr="00C66272">
        <w:rPr>
          <w:rFonts w:ascii="Brill" w:eastAsia="Brill" w:hAnsi="Brill" w:cs="Brill"/>
          <w:color w:val="000000"/>
        </w:rPr>
        <w:lastRenderedPageBreak/>
        <w:t xml:space="preserve">selection and emphasis. To frame means to choose certain aspects of perceived reality and accentuate them in communication </w:t>
      </w:r>
      <w:r w:rsidR="000336D4" w:rsidRPr="00C66272">
        <w:rPr>
          <w:rFonts w:ascii="Brill" w:eastAsia="Brill" w:hAnsi="Brill" w:cs="Brill"/>
          <w:color w:val="000000"/>
        </w:rPr>
        <w:t>to</w:t>
      </w:r>
      <w:r w:rsidRPr="00C66272">
        <w:rPr>
          <w:rFonts w:ascii="Brill" w:eastAsia="Brill" w:hAnsi="Brill" w:cs="Brill"/>
          <w:color w:val="000000"/>
        </w:rPr>
        <w:t xml:space="preserve"> bolster a specific definition of the situation (</w:t>
      </w:r>
      <w:proofErr w:type="spellStart"/>
      <w:r w:rsidRPr="002A35AA">
        <w:rPr>
          <w:rFonts w:ascii="Brill" w:eastAsia="Brill" w:hAnsi="Brill" w:cs="Brill"/>
          <w:color w:val="000000"/>
        </w:rPr>
        <w:t>Entman</w:t>
      </w:r>
      <w:proofErr w:type="spellEnd"/>
      <w:r w:rsidRPr="002A35AA">
        <w:rPr>
          <w:rFonts w:ascii="Brill" w:eastAsia="Brill" w:hAnsi="Brill" w:cs="Brill"/>
          <w:color w:val="000000"/>
        </w:rPr>
        <w:t>, 1993</w:t>
      </w:r>
      <w:r w:rsidRPr="00C66272">
        <w:rPr>
          <w:rFonts w:ascii="Brill" w:eastAsia="Brill" w:hAnsi="Brill" w:cs="Brill"/>
          <w:color w:val="000000"/>
        </w:rPr>
        <w:t>).</w:t>
      </w:r>
    </w:p>
    <w:p w14:paraId="35077881" w14:textId="1029C98D"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This observation elucidates why the selected case studies pertaining to the hustle and bustle of the port city predominantly occur in areas adjacent to or within the post-port space, namely segments of urban spaces and wharves, rather than encompassing the entire city. Revitali</w:t>
      </w:r>
      <w:ins w:id="154" w:author="Autor">
        <w:r w:rsidR="00BB2FBF">
          <w:rPr>
            <w:rFonts w:ascii="Brill" w:eastAsia="Brill" w:hAnsi="Brill" w:cs="Brill"/>
            <w:color w:val="000000"/>
          </w:rPr>
          <w:t>s</w:t>
        </w:r>
      </w:ins>
      <w:del w:id="155" w:author="Autor">
        <w:r w:rsidRPr="00C66272" w:rsidDel="00BB2FBF">
          <w:rPr>
            <w:rFonts w:ascii="Brill" w:eastAsia="Brill" w:hAnsi="Brill" w:cs="Brill"/>
            <w:color w:val="000000"/>
          </w:rPr>
          <w:delText>z</w:delText>
        </w:r>
      </w:del>
      <w:r w:rsidRPr="00C66272">
        <w:rPr>
          <w:rFonts w:ascii="Brill" w:eastAsia="Brill" w:hAnsi="Brill" w:cs="Brill"/>
          <w:color w:val="000000"/>
        </w:rPr>
        <w:t xml:space="preserve">ed docks, renovated buildings of former port institutions, </w:t>
      </w:r>
      <w:r w:rsidR="00C51354" w:rsidRPr="00C66272">
        <w:rPr>
          <w:rFonts w:ascii="Brill" w:eastAsia="Brill" w:hAnsi="Brill" w:cs="Brill"/>
          <w:color w:val="000000"/>
        </w:rPr>
        <w:t>and</w:t>
      </w:r>
      <w:r w:rsidRPr="00C66272">
        <w:rPr>
          <w:rFonts w:ascii="Brill" w:eastAsia="Brill" w:hAnsi="Brill" w:cs="Brill"/>
          <w:color w:val="000000"/>
        </w:rPr>
        <w:t xml:space="preserve"> open-air museums of port districts serve as venues for rituals transitioning from the city's everyday life to the vibrancy and commotion of the port city. The maritime essence of the city can be interpreted as a framework that, contingent upon the context, facilitates the construction of meta-communicative narratives aimed at collectively redefining the situation. In other words, this pertains to the liminal experience (</w:t>
      </w:r>
      <w:r w:rsidRPr="002A35AA">
        <w:rPr>
          <w:rFonts w:ascii="Brill" w:eastAsia="Brill" w:hAnsi="Brill" w:cs="Brill"/>
          <w:color w:val="000000"/>
        </w:rPr>
        <w:t>Turner, 1967</w:t>
      </w:r>
      <w:r w:rsidRPr="00C66272">
        <w:rPr>
          <w:rFonts w:ascii="Brill" w:eastAsia="Brill" w:hAnsi="Brill" w:cs="Brill"/>
          <w:color w:val="000000"/>
        </w:rPr>
        <w:t xml:space="preserve">) oscillating between the daily routine of the port city and the festive experience of its hustle and bustle, whether imagined, constructed, or reconstructed. This stems from the detachment of the port from the city, </w:t>
      </w:r>
      <w:r w:rsidR="00D71284" w:rsidRPr="00C66272">
        <w:rPr>
          <w:rFonts w:ascii="Brill" w:eastAsia="Brill" w:hAnsi="Brill" w:cs="Brill"/>
          <w:color w:val="000000"/>
        </w:rPr>
        <w:t xml:space="preserve">which </w:t>
      </w:r>
      <w:r w:rsidRPr="00C66272">
        <w:rPr>
          <w:rFonts w:ascii="Brill" w:eastAsia="Brill" w:hAnsi="Brill" w:cs="Brill"/>
          <w:color w:val="000000"/>
        </w:rPr>
        <w:t>erect</w:t>
      </w:r>
      <w:r w:rsidR="00D71284" w:rsidRPr="00C66272">
        <w:rPr>
          <w:rFonts w:ascii="Brill" w:eastAsia="Brill" w:hAnsi="Brill" w:cs="Brill"/>
          <w:color w:val="000000"/>
        </w:rPr>
        <w:t>s</w:t>
      </w:r>
      <w:r w:rsidRPr="00C66272">
        <w:rPr>
          <w:rFonts w:ascii="Brill" w:eastAsia="Brill" w:hAnsi="Brill" w:cs="Brill"/>
          <w:color w:val="000000"/>
        </w:rPr>
        <w:t xml:space="preserve"> a divide between the city's users and the port. In response to the unavailability of the port's infrastructural technological integration and the related professional enactments in the urban space, city authorities, in conjunction with the port city's hustlers and performers, have recreated, based on the port city's framework, unique spaces, narratives, and events. These allow for </w:t>
      </w:r>
      <w:r w:rsidR="008A3D8B" w:rsidRPr="00C66272">
        <w:rPr>
          <w:rFonts w:ascii="Brill" w:eastAsia="Brill" w:hAnsi="Brill" w:cs="Brill"/>
          <w:color w:val="000000"/>
        </w:rPr>
        <w:t>an</w:t>
      </w:r>
      <w:r w:rsidRPr="00C66272">
        <w:rPr>
          <w:rFonts w:ascii="Brill" w:eastAsia="Brill" w:hAnsi="Brill" w:cs="Brill"/>
          <w:color w:val="000000"/>
        </w:rPr>
        <w:t xml:space="preserve"> experiential engagement with the city's port character and its dynamic atmosphere</w:t>
      </w:r>
      <w:r w:rsidR="008A3D8B" w:rsidRPr="00C66272">
        <w:rPr>
          <w:rFonts w:ascii="Brill" w:eastAsia="Brill" w:hAnsi="Brill" w:cs="Brill"/>
          <w:color w:val="000000"/>
        </w:rPr>
        <w:t xml:space="preserve"> that is</w:t>
      </w:r>
      <w:r w:rsidRPr="00C66272">
        <w:rPr>
          <w:rFonts w:ascii="Brill" w:eastAsia="Brill" w:hAnsi="Brill" w:cs="Brill"/>
          <w:color w:val="000000"/>
        </w:rPr>
        <w:t xml:space="preserve">, in a sense, independent of the actual port – not as it exists, but as </w:t>
      </w:r>
      <w:r w:rsidR="008A3D8B" w:rsidRPr="00C66272">
        <w:rPr>
          <w:rFonts w:ascii="Brill" w:eastAsia="Brill" w:hAnsi="Brill" w:cs="Brill"/>
          <w:color w:val="000000"/>
        </w:rPr>
        <w:t xml:space="preserve">it is </w:t>
      </w:r>
      <w:r w:rsidRPr="00C66272">
        <w:rPr>
          <w:rFonts w:ascii="Brill" w:eastAsia="Brill" w:hAnsi="Brill" w:cs="Brill"/>
          <w:color w:val="000000"/>
        </w:rPr>
        <w:t>envisioned and desired by the participants.</w:t>
      </w:r>
    </w:p>
    <w:p w14:paraId="35077882" w14:textId="77777777" w:rsidR="00CB3FC9" w:rsidRPr="00C66272" w:rsidRDefault="00CB3FC9">
      <w:pPr>
        <w:rPr>
          <w:rFonts w:ascii="Brill" w:eastAsia="Brill" w:hAnsi="Brill" w:cs="Brill"/>
        </w:rPr>
      </w:pPr>
    </w:p>
    <w:p w14:paraId="35077883" w14:textId="77777777" w:rsidR="00CB3FC9" w:rsidRDefault="00C55FA1">
      <w:pPr>
        <w:rPr>
          <w:ins w:id="156" w:author="Autor"/>
          <w:rFonts w:ascii="Brill" w:eastAsia="Brill" w:hAnsi="Brill" w:cs="Brill"/>
          <w:b/>
          <w:color w:val="000000"/>
        </w:rPr>
      </w:pPr>
      <w:r w:rsidRPr="00C66272">
        <w:rPr>
          <w:rFonts w:ascii="Brill" w:eastAsia="Brill" w:hAnsi="Brill" w:cs="Brill"/>
          <w:b/>
          <w:color w:val="000000"/>
        </w:rPr>
        <w:t>About this volume</w:t>
      </w:r>
    </w:p>
    <w:p w14:paraId="407DDC89" w14:textId="77777777" w:rsidR="00A74D66" w:rsidRPr="00C66272" w:rsidRDefault="00A74D66">
      <w:pPr>
        <w:rPr>
          <w:rFonts w:ascii="Brill" w:eastAsia="Brill" w:hAnsi="Brill" w:cs="Brill"/>
          <w:b/>
          <w:color w:val="000000"/>
        </w:rPr>
      </w:pPr>
    </w:p>
    <w:p w14:paraId="35077884" w14:textId="492CD105"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We propose that the phrase 'hustle and bustle' </w:t>
      </w:r>
      <w:r w:rsidR="00BC6EA6" w:rsidRPr="00C66272">
        <w:rPr>
          <w:rFonts w:ascii="Brill" w:eastAsia="Brill" w:hAnsi="Brill" w:cs="Brill"/>
          <w:color w:val="000000"/>
        </w:rPr>
        <w:t xml:space="preserve">helps </w:t>
      </w:r>
      <w:r w:rsidRPr="00C66272">
        <w:rPr>
          <w:rFonts w:ascii="Brill" w:eastAsia="Brill" w:hAnsi="Brill" w:cs="Brill"/>
          <w:color w:val="000000"/>
        </w:rPr>
        <w:t>to define the phenomenon of maritime culture and port city urban planning, as well as to capture the dynamic process of altering the boundaries of city and port, creating new 'in-between' areas. The multiple approaches we have presented here make it easier to understand</w:t>
      </w:r>
      <w:del w:id="157" w:author="Autor">
        <w:r w:rsidRPr="00C66272" w:rsidDel="00A74D66">
          <w:rPr>
            <w:rFonts w:ascii="Brill" w:eastAsia="Brill" w:hAnsi="Brill" w:cs="Brill"/>
            <w:color w:val="000000"/>
          </w:rPr>
          <w:delText xml:space="preserve"> of</w:delText>
        </w:r>
      </w:del>
      <w:r w:rsidRPr="00C66272">
        <w:rPr>
          <w:rFonts w:ascii="Brill" w:eastAsia="Brill" w:hAnsi="Brill" w:cs="Brill"/>
          <w:color w:val="000000"/>
        </w:rPr>
        <w:t xml:space="preserve"> the phenomenon of the port city. ‘Hustle and bustle’ is a </w:t>
      </w:r>
      <w:r w:rsidR="0091643E" w:rsidRPr="00C66272">
        <w:rPr>
          <w:rFonts w:ascii="Brill" w:eastAsia="Brill" w:hAnsi="Brill" w:cs="Brill"/>
          <w:color w:val="000000"/>
        </w:rPr>
        <w:t xml:space="preserve">way to </w:t>
      </w:r>
      <w:r w:rsidRPr="00C66272">
        <w:rPr>
          <w:rFonts w:ascii="Brill" w:eastAsia="Brill" w:hAnsi="Brill" w:cs="Brill"/>
          <w:color w:val="000000"/>
        </w:rPr>
        <w:t>represent</w:t>
      </w:r>
      <w:r w:rsidR="0091643E" w:rsidRPr="00C66272">
        <w:rPr>
          <w:rFonts w:ascii="Brill" w:eastAsia="Brill" w:hAnsi="Brill" w:cs="Brill"/>
          <w:color w:val="000000"/>
        </w:rPr>
        <w:t xml:space="preserve"> </w:t>
      </w:r>
      <w:r w:rsidRPr="00C66272">
        <w:rPr>
          <w:rFonts w:ascii="Brill" w:eastAsia="Brill" w:hAnsi="Brill" w:cs="Brill"/>
          <w:color w:val="000000"/>
        </w:rPr>
        <w:t>the urban assemblage (</w:t>
      </w:r>
      <w:r w:rsidRPr="002A35AA">
        <w:rPr>
          <w:rFonts w:ascii="Brill" w:eastAsia="Brill" w:hAnsi="Brill" w:cs="Brill"/>
          <w:color w:val="000000"/>
        </w:rPr>
        <w:t>Bartłomiejski &amp; Kowalewski, 2022</w:t>
      </w:r>
      <w:r w:rsidRPr="00C66272">
        <w:rPr>
          <w:rFonts w:ascii="Brill" w:eastAsia="Brill" w:hAnsi="Brill" w:cs="Brill"/>
          <w:color w:val="000000"/>
        </w:rPr>
        <w:t xml:space="preserve">), a complex network of meanings and interactions, which may have a universal (global) character. For the moment, in this volume, we focus mostly on European cities (and Cairns, Australia). We are aware of this limitation; however, before applying the concept of hustle and bustle to the port cities of Asia, Africa, and America, we attempt to </w:t>
      </w:r>
      <w:r w:rsidRPr="00C66272">
        <w:rPr>
          <w:rFonts w:ascii="Brill" w:eastAsia="Brill" w:hAnsi="Brill" w:cs="Brill"/>
          <w:color w:val="000000"/>
        </w:rPr>
        <w:lastRenderedPageBreak/>
        <w:t>outline a model as a reference point for recognizing possible differences. The perspective of the past we are trying to outline is not very extensive either. In the history of the hustle and bustle of port cities, we go back to the 19th and 20th centuries, focusing primarily on the present and the challenges of future. </w:t>
      </w:r>
    </w:p>
    <w:p w14:paraId="35077885" w14:textId="4D8BE9B7"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We pose a question here about the possibility of using this concept not only in urban studies but also in urban planning, city marketing, and urban policies. One of the main challenges that accompanies the proposed concept is as follows: in what sense is the hustle and bustle a choice, and in what sense is it an inherent (but also invariable) feature of a port city? The intensity of the flow of people and goods, the accompanying sounds, and light and sound stimuli can generate local conflicts or at least provoke discussions on topics such as hyper-tourism, gentrification, and protection of the urban environment. As we admire the cultural phenomenon of port cities, we must recognize the inequalities and social costs that can arise: housing projects, with nice views of the ports, close to the </w:t>
      </w:r>
      <w:proofErr w:type="spellStart"/>
      <w:r w:rsidRPr="00C66272">
        <w:rPr>
          <w:rFonts w:ascii="Brill" w:eastAsia="Brill" w:hAnsi="Brill" w:cs="Brill"/>
          <w:color w:val="000000"/>
        </w:rPr>
        <w:t>pleasurescape</w:t>
      </w:r>
      <w:proofErr w:type="spellEnd"/>
      <w:r w:rsidRPr="00C66272">
        <w:rPr>
          <w:rFonts w:ascii="Brill" w:eastAsia="Brill" w:hAnsi="Brill" w:cs="Brill"/>
          <w:color w:val="000000"/>
        </w:rPr>
        <w:t xml:space="preserve"> districts</w:t>
      </w:r>
      <w:ins w:id="158" w:author="Autor">
        <w:r w:rsidR="00D95C4F">
          <w:rPr>
            <w:rFonts w:ascii="Brill" w:eastAsia="Brill" w:hAnsi="Brill" w:cs="Brill"/>
            <w:color w:val="000000"/>
          </w:rPr>
          <w:t>,</w:t>
        </w:r>
      </w:ins>
      <w:r w:rsidRPr="00C66272">
        <w:rPr>
          <w:rFonts w:ascii="Brill" w:eastAsia="Brill" w:hAnsi="Brill" w:cs="Brill"/>
          <w:color w:val="000000"/>
        </w:rPr>
        <w:t xml:space="preserve"> may be reserved only for </w:t>
      </w:r>
      <w:r w:rsidR="00313BB1" w:rsidRPr="00C66272">
        <w:rPr>
          <w:rFonts w:ascii="Brill" w:eastAsia="Brill" w:hAnsi="Brill" w:cs="Brill"/>
          <w:color w:val="000000"/>
        </w:rPr>
        <w:t xml:space="preserve">the </w:t>
      </w:r>
      <w:r w:rsidRPr="00C66272">
        <w:rPr>
          <w:rFonts w:ascii="Brill" w:eastAsia="Brill" w:hAnsi="Brill" w:cs="Brill"/>
          <w:color w:val="000000"/>
        </w:rPr>
        <w:t>privileged</w:t>
      </w:r>
      <w:ins w:id="159" w:author="Autor">
        <w:r w:rsidR="00D95C4F">
          <w:rPr>
            <w:rFonts w:ascii="Brill" w:eastAsia="Brill" w:hAnsi="Brill" w:cs="Brill"/>
            <w:color w:val="000000"/>
          </w:rPr>
          <w:t>. Furthermore,</w:t>
        </w:r>
      </w:ins>
      <w:del w:id="160" w:author="Autor">
        <w:r w:rsidR="00313BB1" w:rsidRPr="00C66272" w:rsidDel="00D95C4F">
          <w:rPr>
            <w:rFonts w:ascii="Brill" w:eastAsia="Brill" w:hAnsi="Brill" w:cs="Brill"/>
            <w:color w:val="000000"/>
          </w:rPr>
          <w:delText>,</w:delText>
        </w:r>
        <w:r w:rsidRPr="00C66272" w:rsidDel="00D95C4F">
          <w:rPr>
            <w:rFonts w:ascii="Brill" w:eastAsia="Brill" w:hAnsi="Brill" w:cs="Brill"/>
            <w:color w:val="000000"/>
          </w:rPr>
          <w:delText xml:space="preserve"> and</w:delText>
        </w:r>
      </w:del>
      <w:r w:rsidRPr="00C66272">
        <w:rPr>
          <w:rFonts w:ascii="Brill" w:eastAsia="Brill" w:hAnsi="Brill" w:cs="Brill"/>
          <w:color w:val="000000"/>
        </w:rPr>
        <w:t xml:space="preserve"> the operation of ports and urban surroundings causes light and noise pollution. </w:t>
      </w:r>
    </w:p>
    <w:p w14:paraId="35077886" w14:textId="3F6CC52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As port cities have been the main beneficiaries of global growth, our joint reflection on the specifics of their hustle and bustle will begin with an ethical question: What sort of port city</w:t>
      </w:r>
      <w:r w:rsidR="00893A93" w:rsidRPr="00C66272">
        <w:rPr>
          <w:rFonts w:ascii="Brill" w:eastAsia="Brill" w:hAnsi="Brill" w:cs="Brill"/>
        </w:rPr>
        <w:t xml:space="preserve"> do</w:t>
      </w:r>
      <w:r w:rsidRPr="00C66272">
        <w:rPr>
          <w:rFonts w:ascii="Brill" w:eastAsia="Brill" w:hAnsi="Brill" w:cs="Brill"/>
        </w:rPr>
        <w:t xml:space="preserve"> we want to leave for future generations? It is a question of the values we would like to be guided by when thinking about port city development in uncertain times. Adaptation to climate change is one of the main challenges faced by port cities. Coastal regions and port cities are particularly </w:t>
      </w:r>
      <w:r w:rsidR="00893A93" w:rsidRPr="00C66272">
        <w:rPr>
          <w:rFonts w:ascii="Brill" w:eastAsia="Brill" w:hAnsi="Brill" w:cs="Brill"/>
        </w:rPr>
        <w:t>vulnerable</w:t>
      </w:r>
      <w:r w:rsidR="004A743B" w:rsidRPr="00C66272">
        <w:rPr>
          <w:rFonts w:ascii="Brill" w:eastAsia="Brill" w:hAnsi="Brill" w:cs="Brill"/>
        </w:rPr>
        <w:t xml:space="preserve"> </w:t>
      </w:r>
      <w:r w:rsidR="008E5BE5" w:rsidRPr="00C66272">
        <w:rPr>
          <w:rFonts w:ascii="Brill" w:eastAsia="Brill" w:hAnsi="Brill" w:cs="Brill"/>
        </w:rPr>
        <w:t>to the effects of</w:t>
      </w:r>
      <w:r w:rsidRPr="00C66272">
        <w:rPr>
          <w:rFonts w:ascii="Brill" w:eastAsia="Brill" w:hAnsi="Brill" w:cs="Brill"/>
        </w:rPr>
        <w:t xml:space="preserve"> climate change. Therefore, it is reasonable to pose ethical questions to define what economic and social gains of port-city regions should be maintained or sacrificed. In the opening chapter, Nick </w:t>
      </w:r>
      <w:proofErr w:type="spellStart"/>
      <w:r w:rsidRPr="00C66272">
        <w:rPr>
          <w:rFonts w:ascii="Brill" w:eastAsia="Brill" w:hAnsi="Brill" w:cs="Brill"/>
        </w:rPr>
        <w:t>Osbaldiston</w:t>
      </w:r>
      <w:proofErr w:type="spellEnd"/>
      <w:r w:rsidRPr="00C66272">
        <w:rPr>
          <w:rFonts w:ascii="Brill" w:eastAsia="Brill" w:hAnsi="Brill" w:cs="Brill"/>
        </w:rPr>
        <w:t xml:space="preserve"> claims that we should start </w:t>
      </w:r>
      <w:r w:rsidR="008E5BE5" w:rsidRPr="00C66272">
        <w:rPr>
          <w:rFonts w:ascii="Brill" w:eastAsia="Brill" w:hAnsi="Brill" w:cs="Brill"/>
        </w:rPr>
        <w:t>with an</w:t>
      </w:r>
      <w:r w:rsidRPr="00C66272">
        <w:rPr>
          <w:rFonts w:ascii="Brill" w:eastAsia="Brill" w:hAnsi="Brill" w:cs="Brill"/>
        </w:rPr>
        <w:t xml:space="preserve"> ethics of responsibility </w:t>
      </w:r>
      <w:r w:rsidR="004A5860">
        <w:rPr>
          <w:rFonts w:ascii="Brill" w:eastAsia="Brill" w:hAnsi="Brill" w:cs="Brill"/>
        </w:rPr>
        <w:t>in line with the</w:t>
      </w:r>
      <w:r w:rsidRPr="00C66272">
        <w:rPr>
          <w:rFonts w:ascii="Brill" w:eastAsia="Brill" w:hAnsi="Brill" w:cs="Brill"/>
        </w:rPr>
        <w:t xml:space="preserve"> precautionary principle</w:t>
      </w:r>
      <w:r w:rsidR="004A5860">
        <w:rPr>
          <w:rFonts w:ascii="Brill" w:eastAsia="Brill" w:hAnsi="Brill" w:cs="Brill"/>
        </w:rPr>
        <w:t>, an epistemological approach that focuses on caution before implementing innovations,</w:t>
      </w:r>
      <w:r w:rsidRPr="00C66272">
        <w:rPr>
          <w:rFonts w:ascii="Brill" w:eastAsia="Brill" w:hAnsi="Brill" w:cs="Brill"/>
        </w:rPr>
        <w:t xml:space="preserve"> because </w:t>
      </w:r>
      <w:r w:rsidR="008B4AA0" w:rsidRPr="00C66272">
        <w:rPr>
          <w:rFonts w:ascii="Brill" w:eastAsia="Brill" w:hAnsi="Brill" w:cs="Brill"/>
        </w:rPr>
        <w:t>those of us alive today</w:t>
      </w:r>
      <w:r w:rsidRPr="00C66272">
        <w:rPr>
          <w:rFonts w:ascii="Brill" w:eastAsia="Brill" w:hAnsi="Brill" w:cs="Brill"/>
        </w:rPr>
        <w:t xml:space="preserve"> will not bear the consequences of our choices</w:t>
      </w:r>
      <w:r w:rsidR="008B4AA0" w:rsidRPr="00C66272">
        <w:rPr>
          <w:rFonts w:ascii="Brill" w:eastAsia="Brill" w:hAnsi="Brill" w:cs="Brill"/>
        </w:rPr>
        <w:t xml:space="preserve"> – </w:t>
      </w:r>
      <w:r w:rsidRPr="00C66272">
        <w:rPr>
          <w:rFonts w:ascii="Brill" w:eastAsia="Brill" w:hAnsi="Brill" w:cs="Brill"/>
        </w:rPr>
        <w:t xml:space="preserve">future generations will. If the hustle and bustle of port cities </w:t>
      </w:r>
      <w:ins w:id="161" w:author="Autor">
        <w:r w:rsidR="00D95C4F">
          <w:rPr>
            <w:rFonts w:ascii="Brill" w:eastAsia="Brill" w:hAnsi="Brill" w:cs="Brill"/>
          </w:rPr>
          <w:t>is</w:t>
        </w:r>
      </w:ins>
      <w:del w:id="162" w:author="Autor">
        <w:r w:rsidRPr="00C66272" w:rsidDel="00D95C4F">
          <w:rPr>
            <w:rFonts w:ascii="Brill" w:eastAsia="Brill" w:hAnsi="Brill" w:cs="Brill"/>
          </w:rPr>
          <w:delText>are</w:delText>
        </w:r>
      </w:del>
      <w:r w:rsidRPr="00C66272">
        <w:rPr>
          <w:rFonts w:ascii="Brill" w:eastAsia="Brill" w:hAnsi="Brill" w:cs="Brill"/>
        </w:rPr>
        <w:t xml:space="preserve"> a derivative of their key functionalities for economic gain and social well-being, the accompanying environmental costs should not lead to a radical change in the cities themselves.</w:t>
      </w:r>
      <w:r w:rsidRPr="00C66272">
        <w:rPr>
          <w:rFonts w:ascii="Brill" w:eastAsia="Brill" w:hAnsi="Brill" w:cs="Times New Roman"/>
        </w:rPr>
        <w:t xml:space="preserve"> </w:t>
      </w:r>
      <w:r w:rsidR="00765A11" w:rsidRPr="00C66272">
        <w:rPr>
          <w:rFonts w:ascii="Brill" w:hAnsi="Brill" w:cs="Times New Roman"/>
          <w:color w:val="000000"/>
        </w:rPr>
        <w:t>Proposals that involve a toning down of the intensity of port cities’ bustle should not be rejected</w:t>
      </w:r>
      <w:r w:rsidRPr="00C66272">
        <w:rPr>
          <w:rFonts w:ascii="Brill" w:eastAsia="Brill" w:hAnsi="Brill" w:cs="Times New Roman"/>
        </w:rPr>
        <w:t xml:space="preserve">, even if this is at the expense of </w:t>
      </w:r>
      <w:r w:rsidR="003A2FD8" w:rsidRPr="00C66272">
        <w:rPr>
          <w:rFonts w:ascii="Brill" w:eastAsia="Brill" w:hAnsi="Brill" w:cs="Times New Roman"/>
        </w:rPr>
        <w:t>their</w:t>
      </w:r>
      <w:r w:rsidRPr="00C66272">
        <w:rPr>
          <w:rFonts w:ascii="Brill" w:eastAsia="Brill" w:hAnsi="Brill" w:cs="Times New Roman"/>
        </w:rPr>
        <w:t xml:space="preserve"> existing functionality.</w:t>
      </w:r>
    </w:p>
    <w:p w14:paraId="35077887" w14:textId="7903617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In the second chapter, Ewa Rewers characterizes the sounds experienced in port cities. The hustle and bustle of port cities is a crucible for confrontation between the culture of noise and the culture of silence. The very way in which keynote sounds make up the bustle of the port city is subject to multifaceted </w:t>
      </w:r>
      <w:r w:rsidR="00DA4AC4" w:rsidRPr="00C66272">
        <w:rPr>
          <w:rFonts w:ascii="Brill" w:eastAsia="Brill" w:hAnsi="Brill" w:cs="Brill"/>
        </w:rPr>
        <w:t>sensual</w:t>
      </w:r>
      <w:r w:rsidRPr="00C66272">
        <w:rPr>
          <w:rFonts w:ascii="Brill" w:eastAsia="Brill" w:hAnsi="Brill" w:cs="Brill"/>
        </w:rPr>
        <w:t xml:space="preserve"> modifications and reinterpretations. What emerges is an urban soundscape that is not always an unequivocally pleasant experience</w:t>
      </w:r>
      <w:r w:rsidR="00DA4AC4" w:rsidRPr="00C66272">
        <w:rPr>
          <w:rFonts w:ascii="Brill" w:eastAsia="Brill" w:hAnsi="Brill" w:cs="Brill"/>
        </w:rPr>
        <w:t xml:space="preserve"> – </w:t>
      </w:r>
      <w:r w:rsidRPr="00C66272">
        <w:rPr>
          <w:rFonts w:ascii="Brill" w:eastAsia="Brill" w:hAnsi="Brill" w:cs="Brill"/>
        </w:rPr>
        <w:t xml:space="preserve">at least its assessment depends on the experiencer’s perspective. Using the example of soundscapes contained in films about three Polish port cities, Rewers explores the properties of their hustle and bustle. While it is true that port cities are not oases of </w:t>
      </w:r>
      <w:proofErr w:type="spellStart"/>
      <w:r w:rsidRPr="00C66272">
        <w:rPr>
          <w:rFonts w:ascii="Brill" w:eastAsia="Brill" w:hAnsi="Brill" w:cs="Brill"/>
        </w:rPr>
        <w:t>tranquility</w:t>
      </w:r>
      <w:proofErr w:type="spellEnd"/>
      <w:r w:rsidRPr="00C66272">
        <w:rPr>
          <w:rFonts w:ascii="Brill" w:eastAsia="Brill" w:hAnsi="Brill" w:cs="Brill"/>
        </w:rPr>
        <w:t>, filmmakers seek diversity and contrast. Sound in films about port cities reflects people's sensitivities and expectations, and these often highlight their therapeutic qualities. In other words, one should not fall into demonizing the hustle and bustle of port cities, as they are rich in sound and may be experienced differently.</w:t>
      </w:r>
    </w:p>
    <w:p w14:paraId="35077888" w14:textId="5024B08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hustle and bustle of port cities </w:t>
      </w:r>
      <w:r w:rsidR="00E6367E" w:rsidRPr="00C66272">
        <w:rPr>
          <w:rFonts w:ascii="Brill" w:eastAsia="Brill" w:hAnsi="Brill" w:cs="Brill"/>
        </w:rPr>
        <w:t>is</w:t>
      </w:r>
      <w:r w:rsidRPr="00C66272">
        <w:rPr>
          <w:rFonts w:ascii="Brill" w:eastAsia="Brill" w:hAnsi="Brill" w:cs="Brill"/>
        </w:rPr>
        <w:t xml:space="preserve"> driven by the daily rhythm of their stakeholders, but can also be stimulated externally or internally through events that artificially generate it. As Enrico </w:t>
      </w:r>
      <w:proofErr w:type="spellStart"/>
      <w:r w:rsidRPr="00C66272">
        <w:rPr>
          <w:rFonts w:ascii="Brill" w:eastAsia="Brill" w:hAnsi="Brill" w:cs="Brill"/>
        </w:rPr>
        <w:t>Tommarchi</w:t>
      </w:r>
      <w:proofErr w:type="spellEnd"/>
      <w:r w:rsidRPr="00C66272">
        <w:rPr>
          <w:rFonts w:ascii="Brill" w:eastAsia="Brill" w:hAnsi="Brill" w:cs="Brill"/>
        </w:rPr>
        <w:t xml:space="preserve"> notes in his chapter, port cities are frequent hosts of large-scale mass events that demonstrate the openness and creativity of their inhabitants, the organizational agility of their authority, and their attractiveness from the point of view of investment location. To maintain this image, port city authorities, together with a multitude of city stakeholders, organize cultural and artistic events on the waterfronts. The hustle and bustle of port cities accompanying such events enlivens post-port areas, demonstrates the attractiveness of these locations for business, and is a strategy for disseminating the city's unique image to residents and tourists.</w:t>
      </w:r>
    </w:p>
    <w:p w14:paraId="35077889" w14:textId="7004E7E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following chapter, Dirk Schubert presents the hustle and bustle of a port city in an era of intensive industrialization and urbanization using Hamburg as an example. In </w:t>
      </w:r>
      <w:r w:rsidR="00125E74" w:rsidRPr="00C66272">
        <w:rPr>
          <w:rFonts w:ascii="Brill" w:eastAsia="Brill" w:hAnsi="Brill" w:cs="Brill"/>
        </w:rPr>
        <w:t xml:space="preserve">the </w:t>
      </w:r>
      <w:r w:rsidRPr="00C66272">
        <w:rPr>
          <w:rFonts w:ascii="Brill" w:eastAsia="Brill" w:hAnsi="Brill" w:cs="Brill"/>
        </w:rPr>
        <w:t xml:space="preserve">context of success propaganda, Hamburg was portrayed as a cosmopolitan metropolis serving as a global gateway. The promoted image of the city was at odds with the characteristics of </w:t>
      </w:r>
      <w:r w:rsidR="00274A8F" w:rsidRPr="00C66272">
        <w:rPr>
          <w:rFonts w:ascii="Brill" w:eastAsia="Brill" w:hAnsi="Brill" w:cs="Brill"/>
        </w:rPr>
        <w:t>a</w:t>
      </w:r>
      <w:r w:rsidRPr="00C66272">
        <w:rPr>
          <w:rFonts w:ascii="Brill" w:eastAsia="Brill" w:hAnsi="Brill" w:cs="Brill"/>
        </w:rPr>
        <w:t xml:space="preserve"> port district full of crime, smuggling, and prostitution; at the turn of the 20th century, port cities like Hamburg struggled with dockworker strikes and epidemi</w:t>
      </w:r>
      <w:r w:rsidR="00274A8F" w:rsidRPr="00C66272">
        <w:rPr>
          <w:rFonts w:ascii="Brill" w:eastAsia="Brill" w:hAnsi="Brill" w:cs="Brill"/>
        </w:rPr>
        <w:t>c</w:t>
      </w:r>
      <w:r w:rsidRPr="00C66272">
        <w:rPr>
          <w:rFonts w:ascii="Brill" w:eastAsia="Brill" w:hAnsi="Brill" w:cs="Brill"/>
        </w:rPr>
        <w:t xml:space="preserve">s driven by poor </w:t>
      </w:r>
      <w:del w:id="163" w:author="Autor">
        <w:r w:rsidRPr="00C66272" w:rsidDel="00B1217F">
          <w:rPr>
            <w:rFonts w:ascii="Brill" w:eastAsia="Brill" w:hAnsi="Brill" w:cs="Brill"/>
          </w:rPr>
          <w:delText>labor</w:delText>
        </w:r>
      </w:del>
      <w:ins w:id="164" w:author="Autor">
        <w:r w:rsidR="00B1217F" w:rsidRPr="00C66272">
          <w:rPr>
            <w:rFonts w:ascii="Brill" w:eastAsia="Brill" w:hAnsi="Brill" w:cs="Brill"/>
          </w:rPr>
          <w:t>labour</w:t>
        </w:r>
      </w:ins>
      <w:r w:rsidRPr="00C66272">
        <w:rPr>
          <w:rFonts w:ascii="Brill" w:eastAsia="Brill" w:hAnsi="Brill" w:cs="Brill"/>
        </w:rPr>
        <w:t xml:space="preserve">, housing, and living conditions. Notorious port districts caused conflicts between residents seeking peace and security and newcomers hungry for entertainment, adventure, and </w:t>
      </w:r>
      <w:r w:rsidR="00DB7B5D" w:rsidRPr="00C66272">
        <w:rPr>
          <w:rFonts w:ascii="Brill" w:eastAsia="Brill" w:hAnsi="Brill" w:cs="Brill"/>
        </w:rPr>
        <w:t xml:space="preserve">the </w:t>
      </w:r>
      <w:r w:rsidRPr="00C66272">
        <w:rPr>
          <w:rFonts w:ascii="Brill" w:eastAsia="Brill" w:hAnsi="Brill" w:cs="Brill"/>
        </w:rPr>
        <w:t xml:space="preserve">exotic. </w:t>
      </w:r>
      <w:r w:rsidR="00DB7B5D" w:rsidRPr="00C66272">
        <w:rPr>
          <w:rFonts w:ascii="Brill" w:eastAsia="Brill" w:hAnsi="Brill" w:cs="Brill"/>
        </w:rPr>
        <w:t>W</w:t>
      </w:r>
      <w:r w:rsidRPr="00C66272">
        <w:rPr>
          <w:rFonts w:ascii="Brill" w:eastAsia="Brill" w:hAnsi="Brill" w:cs="Brill"/>
        </w:rPr>
        <w:t xml:space="preserve">hat </w:t>
      </w:r>
      <w:ins w:id="165" w:author="Autor">
        <w:r w:rsidR="00D95C4F">
          <w:rPr>
            <w:rFonts w:ascii="Brill" w:eastAsia="Brill" w:hAnsi="Brill" w:cs="Brill"/>
          </w:rPr>
          <w:t>was</w:t>
        </w:r>
      </w:ins>
      <w:del w:id="166" w:author="Autor">
        <w:r w:rsidRPr="00C66272" w:rsidDel="00D95C4F">
          <w:rPr>
            <w:rFonts w:ascii="Brill" w:eastAsia="Brill" w:hAnsi="Brill" w:cs="Brill"/>
          </w:rPr>
          <w:delText>is</w:delText>
        </w:r>
      </w:del>
      <w:r w:rsidRPr="00C66272">
        <w:rPr>
          <w:rFonts w:ascii="Brill" w:eastAsia="Brill" w:hAnsi="Brill" w:cs="Brill"/>
        </w:rPr>
        <w:t xml:space="preserve"> once a </w:t>
      </w:r>
      <w:r w:rsidR="00DB7B5D" w:rsidRPr="00C66272">
        <w:rPr>
          <w:rFonts w:ascii="Brill" w:eastAsia="Brill" w:hAnsi="Brill" w:cs="Brill"/>
        </w:rPr>
        <w:t xml:space="preserve">source </w:t>
      </w:r>
      <w:r w:rsidRPr="00C66272">
        <w:rPr>
          <w:rFonts w:ascii="Brill" w:eastAsia="Brill" w:hAnsi="Brill" w:cs="Brill"/>
        </w:rPr>
        <w:t xml:space="preserve">of conflict today </w:t>
      </w:r>
      <w:r w:rsidR="000C166E" w:rsidRPr="00C66272">
        <w:rPr>
          <w:rFonts w:ascii="Brill" w:eastAsia="Brill" w:hAnsi="Brill" w:cs="Brill"/>
        </w:rPr>
        <w:t xml:space="preserve">invites </w:t>
      </w:r>
      <w:r w:rsidRPr="00C66272">
        <w:rPr>
          <w:rFonts w:ascii="Brill" w:eastAsia="Brill" w:hAnsi="Brill" w:cs="Brill"/>
        </w:rPr>
        <w:t xml:space="preserve">nostalgia </w:t>
      </w:r>
      <w:r w:rsidR="000C166E" w:rsidRPr="00C66272">
        <w:rPr>
          <w:rFonts w:ascii="Brill" w:eastAsia="Brill" w:hAnsi="Brill" w:cs="Brill"/>
        </w:rPr>
        <w:t>and</w:t>
      </w:r>
      <w:r w:rsidRPr="00C66272">
        <w:rPr>
          <w:rFonts w:ascii="Brill" w:eastAsia="Brill" w:hAnsi="Brill" w:cs="Brill"/>
        </w:rPr>
        <w:t xml:space="preserve"> curiosity. Spaces that </w:t>
      </w:r>
      <w:r w:rsidRPr="00C66272">
        <w:rPr>
          <w:rFonts w:ascii="Brill" w:eastAsia="Brill" w:hAnsi="Brill" w:cs="Brill"/>
        </w:rPr>
        <w:lastRenderedPageBreak/>
        <w:t>were once infamous</w:t>
      </w:r>
      <w:del w:id="167" w:author="Autor">
        <w:r w:rsidRPr="00C66272" w:rsidDel="00D95C4F">
          <w:rPr>
            <w:rFonts w:ascii="Brill" w:eastAsia="Brill" w:hAnsi="Brill" w:cs="Brill"/>
          </w:rPr>
          <w:delText xml:space="preserve"> are now</w:delText>
        </w:r>
      </w:del>
      <w:r w:rsidRPr="00C66272">
        <w:rPr>
          <w:rFonts w:ascii="Brill" w:eastAsia="Brill" w:hAnsi="Brill" w:cs="Brill"/>
        </w:rPr>
        <w:t xml:space="preserve"> </w:t>
      </w:r>
      <w:ins w:id="168" w:author="Autor">
        <w:r w:rsidR="00D95C4F" w:rsidRPr="00C66272">
          <w:rPr>
            <w:rFonts w:ascii="Brill" w:eastAsia="Brill" w:hAnsi="Brill" w:cs="Brill"/>
          </w:rPr>
          <w:t>–</w:t>
        </w:r>
      </w:ins>
      <w:del w:id="169" w:author="Autor">
        <w:r w:rsidRPr="00C66272" w:rsidDel="00D95C4F">
          <w:rPr>
            <w:rFonts w:ascii="Brill" w:eastAsia="Brill" w:hAnsi="Brill" w:cs="Brill"/>
          </w:rPr>
          <w:delText>-</w:delText>
        </w:r>
      </w:del>
      <w:r w:rsidRPr="00C66272">
        <w:rPr>
          <w:rFonts w:ascii="Brill" w:eastAsia="Brill" w:hAnsi="Brill" w:cs="Brill"/>
        </w:rPr>
        <w:t xml:space="preserve"> such as St. Pauli in Hamburg </w:t>
      </w:r>
      <w:del w:id="170" w:author="Autor">
        <w:r w:rsidRPr="00C66272" w:rsidDel="00D95C4F">
          <w:rPr>
            <w:rFonts w:ascii="Brill" w:eastAsia="Brill" w:hAnsi="Brill" w:cs="Brill"/>
          </w:rPr>
          <w:delText>-</w:delText>
        </w:r>
      </w:del>
      <w:ins w:id="171" w:author="Autor">
        <w:r w:rsidR="00D95C4F" w:rsidRPr="00C66272">
          <w:rPr>
            <w:rFonts w:ascii="Brill" w:eastAsia="Brill" w:hAnsi="Brill" w:cs="Brill"/>
          </w:rPr>
          <w:t>–</w:t>
        </w:r>
      </w:ins>
      <w:r w:rsidRPr="00C66272">
        <w:rPr>
          <w:rFonts w:ascii="Brill" w:eastAsia="Brill" w:hAnsi="Brill" w:cs="Brill"/>
        </w:rPr>
        <w:t xml:space="preserve"> </w:t>
      </w:r>
      <w:ins w:id="172" w:author="Autor">
        <w:r w:rsidR="00D95C4F">
          <w:rPr>
            <w:rFonts w:ascii="Brill" w:eastAsia="Brill" w:hAnsi="Brill" w:cs="Brill"/>
          </w:rPr>
          <w:t xml:space="preserve">are now </w:t>
        </w:r>
      </w:ins>
      <w:r w:rsidRPr="00C66272">
        <w:rPr>
          <w:rFonts w:ascii="Brill" w:eastAsia="Brill" w:hAnsi="Brill" w:cs="Brill"/>
        </w:rPr>
        <w:t xml:space="preserve">listed </w:t>
      </w:r>
      <w:r w:rsidR="00143AE6" w:rsidRPr="00C66272">
        <w:rPr>
          <w:rFonts w:ascii="Brill" w:eastAsia="Brill" w:hAnsi="Brill" w:cs="Brill"/>
        </w:rPr>
        <w:t xml:space="preserve">by UNESCO </w:t>
      </w:r>
      <w:r w:rsidRPr="00C66272">
        <w:rPr>
          <w:rFonts w:ascii="Brill" w:eastAsia="Brill" w:hAnsi="Brill" w:cs="Brill"/>
        </w:rPr>
        <w:t>as</w:t>
      </w:r>
      <w:del w:id="173" w:author="Autor">
        <w:r w:rsidRPr="00C66272" w:rsidDel="00D95C4F">
          <w:rPr>
            <w:rFonts w:ascii="Brill" w:eastAsia="Brill" w:hAnsi="Brill" w:cs="Brill"/>
          </w:rPr>
          <w:delText xml:space="preserve"> </w:delText>
        </w:r>
        <w:r w:rsidR="00143AE6" w:rsidRPr="00C66272" w:rsidDel="00D95C4F">
          <w:rPr>
            <w:rFonts w:ascii="Brill" w:eastAsia="Brill" w:hAnsi="Brill" w:cs="Brill"/>
          </w:rPr>
          <w:delText>a</w:delText>
        </w:r>
      </w:del>
      <w:r w:rsidR="00143AE6" w:rsidRPr="00C66272">
        <w:rPr>
          <w:rFonts w:ascii="Brill" w:eastAsia="Brill" w:hAnsi="Brill" w:cs="Brill"/>
        </w:rPr>
        <w:t xml:space="preserve"> site</w:t>
      </w:r>
      <w:ins w:id="174" w:author="Autor">
        <w:r w:rsidR="00D95C4F">
          <w:rPr>
            <w:rFonts w:ascii="Brill" w:eastAsia="Brill" w:hAnsi="Brill" w:cs="Brill"/>
          </w:rPr>
          <w:t>s</w:t>
        </w:r>
      </w:ins>
      <w:r w:rsidR="00143AE6" w:rsidRPr="00C66272">
        <w:rPr>
          <w:rFonts w:ascii="Brill" w:eastAsia="Brill" w:hAnsi="Brill" w:cs="Brill"/>
        </w:rPr>
        <w:t xml:space="preserve"> of</w:t>
      </w:r>
      <w:r w:rsidRPr="00C66272">
        <w:rPr>
          <w:rFonts w:ascii="Brill" w:eastAsia="Brill" w:hAnsi="Brill" w:cs="Brill"/>
        </w:rPr>
        <w:t xml:space="preserve"> intangible heritage</w:t>
      </w:r>
      <w:r w:rsidR="00143AE6" w:rsidRPr="00C66272">
        <w:rPr>
          <w:rFonts w:ascii="Brill" w:eastAsia="Brill" w:hAnsi="Brill" w:cs="Brill"/>
        </w:rPr>
        <w:t>.</w:t>
      </w:r>
      <w:r w:rsidRPr="00C66272">
        <w:rPr>
          <w:rFonts w:ascii="Brill" w:eastAsia="Brill" w:hAnsi="Brill" w:cs="Brill"/>
        </w:rPr>
        <w:t xml:space="preserve"> </w:t>
      </w:r>
    </w:p>
    <w:p w14:paraId="3507788A" w14:textId="234D8A0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Vincent Baptist and Paul van de Laar continue to </w:t>
      </w:r>
      <w:del w:id="175" w:author="Autor">
        <w:r w:rsidRPr="00C66272" w:rsidDel="00D95C4F">
          <w:rPr>
            <w:rFonts w:ascii="Brill" w:eastAsia="Brill" w:hAnsi="Brill" w:cs="Brill"/>
          </w:rPr>
          <w:delText>characterise</w:delText>
        </w:r>
      </w:del>
      <w:ins w:id="176" w:author="Autor">
        <w:r w:rsidR="00D95C4F">
          <w:rPr>
            <w:rFonts w:ascii="Brill" w:eastAsia="Brill" w:hAnsi="Brill" w:cs="Brill"/>
          </w:rPr>
          <w:t>characterize</w:t>
        </w:r>
      </w:ins>
      <w:r w:rsidRPr="00C66272">
        <w:rPr>
          <w:rFonts w:ascii="Brill" w:eastAsia="Brill" w:hAnsi="Brill" w:cs="Brill"/>
        </w:rPr>
        <w:t xml:space="preserve"> the hustle and bustle of the port city in the </w:t>
      </w:r>
      <w:ins w:id="177" w:author="Autor">
        <w:r w:rsidR="00D95C4F">
          <w:rPr>
            <w:rFonts w:ascii="Brill" w:eastAsia="Brill" w:hAnsi="Brill" w:cs="Brill"/>
          </w:rPr>
          <w:t>20th</w:t>
        </w:r>
      </w:ins>
      <w:del w:id="178" w:author="Autor">
        <w:r w:rsidRPr="00C66272" w:rsidDel="00D95C4F">
          <w:rPr>
            <w:rFonts w:ascii="Brill" w:eastAsia="Brill" w:hAnsi="Brill" w:cs="Brill"/>
          </w:rPr>
          <w:delText>twentieth</w:delText>
        </w:r>
      </w:del>
      <w:r w:rsidRPr="00C66272">
        <w:rPr>
          <w:rFonts w:ascii="Brill" w:eastAsia="Brill" w:hAnsi="Brill" w:cs="Brill"/>
        </w:rPr>
        <w:t xml:space="preserve"> century using three districts of Rotterdam as examples: </w:t>
      </w:r>
      <w:proofErr w:type="spellStart"/>
      <w:r w:rsidRPr="004A5860">
        <w:rPr>
          <w:rFonts w:ascii="Brill" w:hAnsi="Brill"/>
        </w:rPr>
        <w:t>Zandstraatbuurt</w:t>
      </w:r>
      <w:proofErr w:type="spellEnd"/>
      <w:r w:rsidRPr="004A5860">
        <w:rPr>
          <w:rFonts w:ascii="Brill" w:hAnsi="Brill"/>
        </w:rPr>
        <w:t xml:space="preserve">, </w:t>
      </w:r>
      <w:proofErr w:type="spellStart"/>
      <w:r w:rsidRPr="004A5860">
        <w:rPr>
          <w:rFonts w:ascii="Brill" w:hAnsi="Brill"/>
        </w:rPr>
        <w:t>Schiedamsedijk</w:t>
      </w:r>
      <w:proofErr w:type="spellEnd"/>
      <w:r w:rsidRPr="004A5860">
        <w:rPr>
          <w:rFonts w:ascii="Brill" w:hAnsi="Brill"/>
        </w:rPr>
        <w:t xml:space="preserve"> and </w:t>
      </w:r>
      <w:proofErr w:type="spellStart"/>
      <w:r w:rsidRPr="004A5860">
        <w:rPr>
          <w:rFonts w:ascii="Brill" w:hAnsi="Brill"/>
        </w:rPr>
        <w:t>Katendrecht</w:t>
      </w:r>
      <w:proofErr w:type="spellEnd"/>
      <w:r w:rsidRPr="00C66272">
        <w:rPr>
          <w:rFonts w:ascii="Brill" w:eastAsia="Brill" w:hAnsi="Brill" w:cs="Brill"/>
        </w:rPr>
        <w:t xml:space="preserve">. They show how the </w:t>
      </w:r>
      <w:r w:rsidR="00902F72" w:rsidRPr="00C66272">
        <w:rPr>
          <w:rFonts w:ascii="Brill" w:eastAsia="Brill" w:hAnsi="Brill" w:cs="Brill"/>
        </w:rPr>
        <w:t>quintessential spaces of the modern port city shifted</w:t>
      </w:r>
      <w:r w:rsidRPr="00C66272">
        <w:rPr>
          <w:rFonts w:ascii="Brill" w:eastAsia="Brill" w:hAnsi="Brill" w:cs="Brill"/>
        </w:rPr>
        <w:t xml:space="preserve"> from bustling harbour quays to quiet waterfronts. This process, inspired by urban redevelopment plans for port spaces, has progressed gradually along with changes in the maritime transport industry. The hustle and bustle of port cities is being silenced, but people's needs remain the same. Hence, some </w:t>
      </w:r>
      <w:proofErr w:type="spellStart"/>
      <w:r w:rsidRPr="00C66272">
        <w:rPr>
          <w:rFonts w:ascii="Brill" w:eastAsia="Brill" w:hAnsi="Brill" w:cs="Brill"/>
        </w:rPr>
        <w:t>pleasurescapes</w:t>
      </w:r>
      <w:proofErr w:type="spellEnd"/>
      <w:r w:rsidRPr="00C66272">
        <w:rPr>
          <w:rFonts w:ascii="Brill" w:eastAsia="Brill" w:hAnsi="Brill" w:cs="Brill"/>
        </w:rPr>
        <w:t xml:space="preserve"> are being reborn in </w:t>
      </w:r>
      <w:commentRangeStart w:id="179"/>
      <w:commentRangeStart w:id="180"/>
      <w:r w:rsidRPr="00C66272">
        <w:rPr>
          <w:rFonts w:ascii="Brill" w:eastAsia="Brill" w:hAnsi="Brill" w:cs="Brill"/>
        </w:rPr>
        <w:t xml:space="preserve">peri-port </w:t>
      </w:r>
      <w:commentRangeEnd w:id="179"/>
      <w:r w:rsidR="00D95C4F">
        <w:rPr>
          <w:rStyle w:val="Odwoaniedokomentarza"/>
          <w:lang w:val="en-AU"/>
        </w:rPr>
        <w:commentReference w:id="179"/>
      </w:r>
      <w:commentRangeEnd w:id="180"/>
      <w:r w:rsidR="006D6F11">
        <w:rPr>
          <w:rStyle w:val="Odwoaniedokomentarza"/>
          <w:lang w:val="en-AU"/>
        </w:rPr>
        <w:commentReference w:id="180"/>
      </w:r>
      <w:r w:rsidRPr="00C66272">
        <w:rPr>
          <w:rFonts w:ascii="Brill" w:eastAsia="Brill" w:hAnsi="Brill" w:cs="Brill"/>
        </w:rPr>
        <w:t xml:space="preserve">spaces away from the city centres. Their association with the hustle and bustle of the port city is gradually fading, in favour of the </w:t>
      </w:r>
      <w:r w:rsidR="00847106" w:rsidRPr="00C66272">
        <w:rPr>
          <w:rFonts w:ascii="Brill" w:eastAsia="Brill" w:hAnsi="Brill" w:cs="Brill"/>
        </w:rPr>
        <w:t xml:space="preserve">conventional </w:t>
      </w:r>
      <w:r w:rsidRPr="00C66272">
        <w:rPr>
          <w:rFonts w:ascii="Brill" w:eastAsia="Brill" w:hAnsi="Brill" w:cs="Brill"/>
        </w:rPr>
        <w:t xml:space="preserve">entertainment </w:t>
      </w:r>
      <w:r w:rsidR="00847106" w:rsidRPr="00C66272">
        <w:rPr>
          <w:rFonts w:ascii="Brill" w:eastAsia="Brill" w:hAnsi="Brill" w:cs="Brill"/>
        </w:rPr>
        <w:t>sector</w:t>
      </w:r>
      <w:r w:rsidRPr="00C66272">
        <w:rPr>
          <w:rFonts w:ascii="Brill" w:eastAsia="Brill" w:hAnsi="Brill" w:cs="Brill"/>
        </w:rPr>
        <w:t>.</w:t>
      </w:r>
    </w:p>
    <w:p w14:paraId="3507788B" w14:textId="12CCECA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redevelopment of spaces with historic port use in cities is the art of choice. If the aim is to completely repurpose the land for new uses, the situation is simple. The dilemma arises when the redevelopment plan aims to preserve the heritage of the port district while implementing new functionalities. Tianchen Dai and Carola Hein present two cases: Liverpool’s </w:t>
      </w:r>
      <w:ins w:id="181" w:author="Autor">
        <w:r w:rsidR="00D95C4F">
          <w:rPr>
            <w:rFonts w:ascii="Brill" w:eastAsia="Brill" w:hAnsi="Brill" w:cs="Brill"/>
          </w:rPr>
          <w:t>‘</w:t>
        </w:r>
      </w:ins>
      <w:del w:id="182" w:author="Autor">
        <w:r w:rsidRPr="00C66272" w:rsidDel="00D95C4F">
          <w:rPr>
            <w:rFonts w:ascii="Brill" w:eastAsia="Brill" w:hAnsi="Brill" w:cs="Brill"/>
          </w:rPr>
          <w:delText>“</w:delText>
        </w:r>
      </w:del>
      <w:r w:rsidRPr="00C66272">
        <w:rPr>
          <w:rFonts w:ascii="Brill" w:eastAsia="Brill" w:hAnsi="Brill" w:cs="Brill"/>
        </w:rPr>
        <w:t>Maritime Mercantile City</w:t>
      </w:r>
      <w:ins w:id="183" w:author="Autor">
        <w:r w:rsidR="00D95C4F">
          <w:rPr>
            <w:rFonts w:ascii="Brill" w:eastAsia="Brill" w:hAnsi="Brill" w:cs="Brill"/>
          </w:rPr>
          <w:t>’</w:t>
        </w:r>
      </w:ins>
      <w:del w:id="184" w:author="Autor">
        <w:r w:rsidRPr="00C66272" w:rsidDel="00D95C4F">
          <w:rPr>
            <w:rFonts w:ascii="Brill" w:eastAsia="Brill" w:hAnsi="Brill" w:cs="Brill"/>
          </w:rPr>
          <w:delText>”</w:delText>
        </w:r>
      </w:del>
      <w:r w:rsidRPr="00C66272">
        <w:rPr>
          <w:rFonts w:ascii="Brill" w:eastAsia="Brill" w:hAnsi="Brill" w:cs="Brill"/>
        </w:rPr>
        <w:t xml:space="preserve"> and</w:t>
      </w:r>
      <w:del w:id="185" w:author="Autor">
        <w:r w:rsidRPr="00C66272" w:rsidDel="004519A5">
          <w:rPr>
            <w:rFonts w:ascii="Brill" w:eastAsia="Brill" w:hAnsi="Brill" w:cs="Brill"/>
          </w:rPr>
          <w:delText xml:space="preserve"> to add</w:delText>
        </w:r>
      </w:del>
      <w:r w:rsidRPr="00C66272">
        <w:rPr>
          <w:rFonts w:ascii="Brill" w:eastAsia="Brill" w:hAnsi="Brill" w:cs="Brill"/>
        </w:rPr>
        <w:t xml:space="preserve"> Quanzhou’s </w:t>
      </w:r>
      <w:ins w:id="186" w:author="Autor">
        <w:r w:rsidR="004519A5">
          <w:rPr>
            <w:rFonts w:ascii="Brill" w:eastAsia="Brill" w:hAnsi="Brill" w:cs="Brill"/>
          </w:rPr>
          <w:t>‘</w:t>
        </w:r>
      </w:ins>
      <w:del w:id="187" w:author="Autor">
        <w:r w:rsidRPr="00C66272" w:rsidDel="004519A5">
          <w:rPr>
            <w:rFonts w:ascii="Brill" w:eastAsia="Brill" w:hAnsi="Brill" w:cs="Brill"/>
          </w:rPr>
          <w:delText>“</w:delText>
        </w:r>
      </w:del>
      <w:r w:rsidRPr="00C66272">
        <w:rPr>
          <w:rFonts w:ascii="Brill" w:eastAsia="Brill" w:hAnsi="Brill" w:cs="Brill"/>
        </w:rPr>
        <w:t>Emporium of the World in Song-Yuan China</w:t>
      </w:r>
      <w:ins w:id="188" w:author="Autor">
        <w:r w:rsidR="004519A5">
          <w:rPr>
            <w:rFonts w:ascii="Brill" w:eastAsia="Brill" w:hAnsi="Brill" w:cs="Brill"/>
          </w:rPr>
          <w:t>’</w:t>
        </w:r>
      </w:ins>
      <w:del w:id="189" w:author="Autor">
        <w:r w:rsidRPr="00C66272" w:rsidDel="004519A5">
          <w:rPr>
            <w:rFonts w:ascii="Brill" w:eastAsia="Brill" w:hAnsi="Brill" w:cs="Brill"/>
          </w:rPr>
          <w:delText>”</w:delText>
        </w:r>
      </w:del>
      <w:r w:rsidRPr="00C66272">
        <w:rPr>
          <w:rFonts w:ascii="Brill" w:eastAsia="Brill" w:hAnsi="Brill" w:cs="Brill"/>
        </w:rPr>
        <w:t xml:space="preserve">. The first was delisted </w:t>
      </w:r>
      <w:r w:rsidR="009425F9" w:rsidRPr="00C66272">
        <w:rPr>
          <w:rFonts w:ascii="Brill" w:eastAsia="Brill" w:hAnsi="Brill" w:cs="Brill"/>
        </w:rPr>
        <w:t xml:space="preserve">as a World Heritage </w:t>
      </w:r>
      <w:r w:rsidR="00F62668">
        <w:rPr>
          <w:rFonts w:ascii="Brill" w:eastAsia="Brill" w:hAnsi="Brill" w:cs="Brill"/>
        </w:rPr>
        <w:t>property</w:t>
      </w:r>
      <w:r w:rsidR="009425F9" w:rsidRPr="00C66272">
        <w:rPr>
          <w:rFonts w:ascii="Brill" w:eastAsia="Brill" w:hAnsi="Brill" w:cs="Brill"/>
        </w:rPr>
        <w:t xml:space="preserve"> in 2021 by UNESCO </w:t>
      </w:r>
      <w:r w:rsidRPr="00C66272">
        <w:rPr>
          <w:rFonts w:ascii="Brill" w:eastAsia="Brill" w:hAnsi="Brill" w:cs="Brill"/>
        </w:rPr>
        <w:t xml:space="preserve">and </w:t>
      </w:r>
      <w:r w:rsidR="009425F9" w:rsidRPr="00C66272">
        <w:rPr>
          <w:rFonts w:ascii="Brill" w:eastAsia="Brill" w:hAnsi="Brill" w:cs="Brill"/>
        </w:rPr>
        <w:t xml:space="preserve">in the same year </w:t>
      </w:r>
      <w:r w:rsidRPr="00C66272">
        <w:rPr>
          <w:rFonts w:ascii="Brill" w:eastAsia="Brill" w:hAnsi="Brill" w:cs="Brill"/>
        </w:rPr>
        <w:t xml:space="preserve">the second was listed. It appears that the close relationship between the sea and maritime trade that links the two cities is not enough to consider their heritage equally worthy of protection. </w:t>
      </w:r>
      <w:r w:rsidR="00BD7211" w:rsidRPr="00C66272">
        <w:rPr>
          <w:rFonts w:ascii="Brill" w:eastAsia="Brill" w:hAnsi="Brill" w:cs="Brill"/>
        </w:rPr>
        <w:t>The</w:t>
      </w:r>
      <w:r w:rsidRPr="00C66272">
        <w:rPr>
          <w:rFonts w:ascii="Brill" w:eastAsia="Brill" w:hAnsi="Brill" w:cs="Brill"/>
        </w:rPr>
        <w:t xml:space="preserve"> hustle and bustle of a port city is </w:t>
      </w:r>
      <w:r w:rsidR="00BD7211" w:rsidRPr="00C66272">
        <w:rPr>
          <w:rFonts w:ascii="Brill" w:eastAsia="Brill" w:hAnsi="Brill" w:cs="Brill"/>
        </w:rPr>
        <w:t xml:space="preserve">not </w:t>
      </w:r>
      <w:r w:rsidRPr="00C66272">
        <w:rPr>
          <w:rFonts w:ascii="Brill" w:eastAsia="Brill" w:hAnsi="Brill" w:cs="Brill"/>
        </w:rPr>
        <w:t xml:space="preserve">valued in the same way by its stakeholders. Liverpool's strategy was to transform the historic waterfront into </w:t>
      </w:r>
      <w:r w:rsidR="00DA6284" w:rsidRPr="00C66272">
        <w:rPr>
          <w:rFonts w:ascii="Brill" w:eastAsia="Brill" w:hAnsi="Brill" w:cs="Brill"/>
        </w:rPr>
        <w:t>the</w:t>
      </w:r>
      <w:r w:rsidRPr="00C66272">
        <w:rPr>
          <w:rFonts w:ascii="Brill" w:eastAsia="Brill" w:hAnsi="Brill" w:cs="Brill"/>
        </w:rPr>
        <w:t xml:space="preserve"> city's commercial business district, disintegrating heritage conservation from urban planning and city development. The Quanzhou authorities chose not to physically transform the ancient city but to create new urban </w:t>
      </w:r>
      <w:r w:rsidR="00F62668">
        <w:rPr>
          <w:rFonts w:ascii="Brill" w:eastAsia="Brill" w:hAnsi="Brill" w:cs="Brill"/>
        </w:rPr>
        <w:t>centre</w:t>
      </w:r>
      <w:r w:rsidRPr="00C66272">
        <w:rPr>
          <w:rFonts w:ascii="Brill" w:eastAsia="Brill" w:hAnsi="Brill" w:cs="Brill"/>
        </w:rPr>
        <w:t>s</w:t>
      </w:r>
      <w:r w:rsidR="0009415E" w:rsidRPr="00C66272">
        <w:rPr>
          <w:rFonts w:ascii="Brill" w:eastAsia="Brill" w:hAnsi="Brill" w:cs="Brill"/>
        </w:rPr>
        <w:t>,</w:t>
      </w:r>
      <w:r w:rsidRPr="00C66272">
        <w:rPr>
          <w:rFonts w:ascii="Brill" w:eastAsia="Brill" w:hAnsi="Brill" w:cs="Brill"/>
        </w:rPr>
        <w:t xml:space="preserve"> away from the historic ones</w:t>
      </w:r>
      <w:r w:rsidR="0009415E" w:rsidRPr="00C66272">
        <w:rPr>
          <w:rFonts w:ascii="Brill" w:eastAsia="Brill" w:hAnsi="Brill" w:cs="Brill"/>
        </w:rPr>
        <w:t>,</w:t>
      </w:r>
      <w:r w:rsidRPr="00C66272">
        <w:rPr>
          <w:rFonts w:ascii="Brill" w:eastAsia="Brill" w:hAnsi="Brill" w:cs="Brill"/>
        </w:rPr>
        <w:t xml:space="preserve"> in order to preserve the authenticity and integrity of the heritage properties.</w:t>
      </w:r>
    </w:p>
    <w:p w14:paraId="3507788C" w14:textId="61EEB39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maritime culture and historical heritage of port cities is an ideological setting and justification for economic and urbanization processes. According to Robert Bartłomiejski and Maciej Kowalewski, port cities need 'carnivalesque' reinforcements in the form of festivals </w:t>
      </w:r>
      <w:del w:id="190" w:author="Autor">
        <w:r w:rsidRPr="00C66272" w:rsidDel="003D3BB4">
          <w:rPr>
            <w:rFonts w:ascii="Brill" w:eastAsia="Brill" w:hAnsi="Brill" w:cs="Brill"/>
          </w:rPr>
          <w:delText>referring to</w:delText>
        </w:r>
      </w:del>
      <w:ins w:id="191" w:author="Autor">
        <w:r w:rsidR="003D3BB4">
          <w:rPr>
            <w:rFonts w:ascii="Brill" w:eastAsia="Brill" w:hAnsi="Brill" w:cs="Brill"/>
          </w:rPr>
          <w:t>with</w:t>
        </w:r>
      </w:ins>
      <w:r w:rsidRPr="00C66272">
        <w:rPr>
          <w:rFonts w:ascii="Brill" w:eastAsia="Brill" w:hAnsi="Brill" w:cs="Brill"/>
        </w:rPr>
        <w:t xml:space="preserve"> maritime and port connotations. Recreation of the historical hustle and bustle of </w:t>
      </w:r>
      <w:r w:rsidR="001A75ED" w:rsidRPr="00C66272">
        <w:rPr>
          <w:rFonts w:ascii="Brill" w:eastAsia="Brill" w:hAnsi="Brill" w:cs="Brill"/>
        </w:rPr>
        <w:t xml:space="preserve">a </w:t>
      </w:r>
      <w:r w:rsidRPr="00C66272">
        <w:rPr>
          <w:rFonts w:ascii="Brill" w:eastAsia="Brill" w:hAnsi="Brill" w:cs="Brill"/>
        </w:rPr>
        <w:t xml:space="preserve">port is a response to </w:t>
      </w:r>
      <w:r w:rsidR="001A75ED" w:rsidRPr="00C66272">
        <w:rPr>
          <w:rFonts w:ascii="Brill" w:eastAsia="Brill" w:hAnsi="Brill" w:cs="Brill"/>
        </w:rPr>
        <w:t xml:space="preserve">the </w:t>
      </w:r>
      <w:r w:rsidRPr="00C66272">
        <w:rPr>
          <w:rFonts w:ascii="Brill" w:eastAsia="Brill" w:hAnsi="Brill" w:cs="Brill"/>
        </w:rPr>
        <w:t xml:space="preserve">city’s </w:t>
      </w:r>
      <w:proofErr w:type="spellStart"/>
      <w:r w:rsidRPr="00C66272">
        <w:rPr>
          <w:rFonts w:ascii="Brill" w:eastAsia="Brill" w:hAnsi="Brill" w:cs="Brill"/>
        </w:rPr>
        <w:t>demaritimisation</w:t>
      </w:r>
      <w:proofErr w:type="spellEnd"/>
      <w:r w:rsidRPr="00C66272">
        <w:rPr>
          <w:rFonts w:ascii="Brill" w:eastAsia="Brill" w:hAnsi="Brill" w:cs="Brill"/>
        </w:rPr>
        <w:t xml:space="preserve"> and </w:t>
      </w:r>
      <w:proofErr w:type="spellStart"/>
      <w:r w:rsidRPr="00C66272">
        <w:rPr>
          <w:rFonts w:ascii="Brill" w:eastAsia="Brill" w:hAnsi="Brill" w:cs="Brill"/>
        </w:rPr>
        <w:t>remaritimisation</w:t>
      </w:r>
      <w:proofErr w:type="spellEnd"/>
      <w:r w:rsidRPr="00C66272">
        <w:rPr>
          <w:rFonts w:ascii="Brill" w:eastAsia="Brill" w:hAnsi="Brill" w:cs="Brill"/>
        </w:rPr>
        <w:t xml:space="preserve">. The example of Sea Days, a festival held in Szczecin, reveals the role of the </w:t>
      </w:r>
      <w:proofErr w:type="spellStart"/>
      <w:r w:rsidRPr="00C66272">
        <w:rPr>
          <w:rFonts w:ascii="Brill" w:eastAsia="Brill" w:hAnsi="Brill" w:cs="Brill"/>
        </w:rPr>
        <w:t>festivalization</w:t>
      </w:r>
      <w:proofErr w:type="spellEnd"/>
      <w:r w:rsidRPr="00C66272">
        <w:rPr>
          <w:rFonts w:ascii="Brill" w:eastAsia="Brill" w:hAnsi="Brill" w:cs="Brill"/>
        </w:rPr>
        <w:t xml:space="preserve"> of port cities. </w:t>
      </w:r>
      <w:ins w:id="192" w:author="Autor">
        <w:r w:rsidR="003D3BB4">
          <w:rPr>
            <w:rFonts w:ascii="Brill" w:eastAsia="Brill" w:hAnsi="Brill" w:cs="Brill"/>
          </w:rPr>
          <w:t>Such festivals</w:t>
        </w:r>
      </w:ins>
      <w:del w:id="193" w:author="Autor">
        <w:r w:rsidRPr="00C66272" w:rsidDel="003D3BB4">
          <w:rPr>
            <w:rFonts w:ascii="Brill" w:eastAsia="Brill" w:hAnsi="Brill" w:cs="Brill"/>
          </w:rPr>
          <w:delText>They</w:delText>
        </w:r>
      </w:del>
      <w:r w:rsidRPr="00C66272">
        <w:rPr>
          <w:rFonts w:ascii="Brill" w:eastAsia="Brill" w:hAnsi="Brill" w:cs="Brill"/>
        </w:rPr>
        <w:t xml:space="preserve"> fulfil the function of a prosthesis satisfying the need for an imagined port city. The sailing ships, </w:t>
      </w:r>
      <w:r w:rsidRPr="00C66272">
        <w:rPr>
          <w:rFonts w:ascii="Brill" w:eastAsia="Brill" w:hAnsi="Brill" w:cs="Brill"/>
        </w:rPr>
        <w:lastRenderedPageBreak/>
        <w:t xml:space="preserve">which are the festival's main attraction, are a kind of symbol, allowing the residents and tourists to recreate in their </w:t>
      </w:r>
      <w:r w:rsidR="003A6778" w:rsidRPr="00C66272">
        <w:rPr>
          <w:rFonts w:ascii="Brill" w:eastAsia="Brill" w:hAnsi="Brill" w:cs="Brill"/>
        </w:rPr>
        <w:t>imaginations</w:t>
      </w:r>
      <w:r w:rsidRPr="00C66272">
        <w:rPr>
          <w:rFonts w:ascii="Brill" w:eastAsia="Brill" w:hAnsi="Brill" w:cs="Brill"/>
        </w:rPr>
        <w:t xml:space="preserve"> what Szczecin was like i</w:t>
      </w:r>
      <w:r w:rsidR="003A6778" w:rsidRPr="00C66272">
        <w:rPr>
          <w:rFonts w:ascii="Brill" w:eastAsia="Brill" w:hAnsi="Brill" w:cs="Brill"/>
        </w:rPr>
        <w:t>n</w:t>
      </w:r>
      <w:r w:rsidRPr="00C66272">
        <w:rPr>
          <w:rFonts w:ascii="Brill" w:eastAsia="Brill" w:hAnsi="Brill" w:cs="Brill"/>
        </w:rPr>
        <w:t xml:space="preserve"> the past with quays full of people and ships.</w:t>
      </w:r>
    </w:p>
    <w:p w14:paraId="3507788D" w14:textId="5DFF010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the example of two fish markets</w:t>
      </w:r>
      <w:r w:rsidR="003A6778" w:rsidRPr="00C66272">
        <w:rPr>
          <w:rFonts w:ascii="Brill" w:eastAsia="Brill" w:hAnsi="Brill" w:cs="Brill"/>
        </w:rPr>
        <w:t>, one</w:t>
      </w:r>
      <w:r w:rsidRPr="00C66272">
        <w:rPr>
          <w:rFonts w:ascii="Brill" w:eastAsia="Brill" w:hAnsi="Brill" w:cs="Brill"/>
        </w:rPr>
        <w:t xml:space="preserve"> in Genoa and </w:t>
      </w:r>
      <w:r w:rsidR="003A6778" w:rsidRPr="00C66272">
        <w:rPr>
          <w:rFonts w:ascii="Brill" w:eastAsia="Brill" w:hAnsi="Brill" w:cs="Brill"/>
        </w:rPr>
        <w:t xml:space="preserve">one in </w:t>
      </w:r>
      <w:r w:rsidRPr="00C66272">
        <w:rPr>
          <w:rFonts w:ascii="Brill" w:eastAsia="Brill" w:hAnsi="Brill" w:cs="Brill"/>
        </w:rPr>
        <w:t>Naples, Beatrice Moretti draws attention to the marketplaces as characteristic of landmarks in port cities linked to their mercantile utility. Although no longer used for the</w:t>
      </w:r>
      <w:r w:rsidR="009703F2" w:rsidRPr="00C66272">
        <w:rPr>
          <w:rFonts w:ascii="Brill" w:eastAsia="Brill" w:hAnsi="Brill" w:cs="Brill"/>
        </w:rPr>
        <w:t xml:space="preserve"> same</w:t>
      </w:r>
      <w:r w:rsidRPr="00C66272">
        <w:rPr>
          <w:rFonts w:ascii="Brill" w:eastAsia="Brill" w:hAnsi="Brill" w:cs="Brill"/>
        </w:rPr>
        <w:t xml:space="preserve"> purposes, these spaces conceal imagined tales of the rhythm of the port, repetitive sounds that accompany transshipment and trade. Sites of this type, if they have resisted redevelopment plans, reveal their past through architecture</w:t>
      </w:r>
      <w:r w:rsidR="00E161A5" w:rsidRPr="00C66272">
        <w:rPr>
          <w:rFonts w:ascii="Brill" w:eastAsia="Brill" w:hAnsi="Brill" w:cs="Brill"/>
        </w:rPr>
        <w:t xml:space="preserve">; </w:t>
      </w:r>
      <w:r w:rsidRPr="00C66272">
        <w:rPr>
          <w:rFonts w:ascii="Brill" w:eastAsia="Brill" w:hAnsi="Brill" w:cs="Brill"/>
        </w:rPr>
        <w:t xml:space="preserve">often they are vacant buildings or degraded spaces, taken over by the homeless and socially excluded. However, they have great potential </w:t>
      </w:r>
      <w:ins w:id="194" w:author="Autor">
        <w:r w:rsidR="003D3BB4">
          <w:rPr>
            <w:rFonts w:ascii="Brill" w:eastAsia="Brill" w:hAnsi="Brill" w:cs="Brill"/>
          </w:rPr>
          <w:t>for</w:t>
        </w:r>
      </w:ins>
      <w:del w:id="195" w:author="Autor">
        <w:r w:rsidRPr="00C66272" w:rsidDel="003D3BB4">
          <w:rPr>
            <w:rFonts w:ascii="Brill" w:eastAsia="Brill" w:hAnsi="Brill" w:cs="Brill"/>
          </w:rPr>
          <w:delText>to</w:delText>
        </w:r>
      </w:del>
      <w:r w:rsidRPr="00C66272">
        <w:rPr>
          <w:rFonts w:ascii="Brill" w:eastAsia="Brill" w:hAnsi="Brill" w:cs="Brill"/>
        </w:rPr>
        <w:t xml:space="preserve"> re-creat</w:t>
      </w:r>
      <w:ins w:id="196" w:author="Autor">
        <w:r w:rsidR="003D3BB4">
          <w:rPr>
            <w:rFonts w:ascii="Brill" w:eastAsia="Brill" w:hAnsi="Brill" w:cs="Brill"/>
          </w:rPr>
          <w:t>ion of</w:t>
        </w:r>
      </w:ins>
      <w:del w:id="197" w:author="Autor">
        <w:r w:rsidRPr="00C66272" w:rsidDel="003D3BB4">
          <w:rPr>
            <w:rFonts w:ascii="Brill" w:eastAsia="Brill" w:hAnsi="Brill" w:cs="Brill"/>
          </w:rPr>
          <w:delText>e</w:delText>
        </w:r>
      </w:del>
      <w:r w:rsidRPr="00C66272">
        <w:rPr>
          <w:rFonts w:ascii="Brill" w:eastAsia="Brill" w:hAnsi="Brill" w:cs="Brill"/>
        </w:rPr>
        <w:t xml:space="preserve"> the hustle and bustle of the port city </w:t>
      </w:r>
      <w:r w:rsidR="009F6796" w:rsidRPr="00C66272">
        <w:rPr>
          <w:rFonts w:ascii="Brill" w:eastAsia="Brill" w:hAnsi="Brill" w:cs="Brill"/>
        </w:rPr>
        <w:t>through</w:t>
      </w:r>
      <w:r w:rsidRPr="00C66272">
        <w:rPr>
          <w:rFonts w:ascii="Brill" w:eastAsia="Brill" w:hAnsi="Brill" w:cs="Brill"/>
        </w:rPr>
        <w:t xml:space="preserve"> community-led initiatives that involve residents, NGOs, authorities, and port stakeholders.</w:t>
      </w:r>
    </w:p>
    <w:p w14:paraId="3507788E" w14:textId="3F7C9EF5" w:rsidR="00CB3FC9" w:rsidRPr="00C66272" w:rsidRDefault="00C55FA1">
      <w:pPr>
        <w:spacing w:line="360" w:lineRule="auto"/>
        <w:ind w:firstLine="720"/>
        <w:jc w:val="both"/>
        <w:rPr>
          <w:rFonts w:ascii="Brill" w:hAnsi="Brill"/>
        </w:rPr>
      </w:pPr>
      <w:r w:rsidRPr="00C66272">
        <w:rPr>
          <w:rFonts w:ascii="Brill" w:eastAsia="Brill" w:hAnsi="Brill" w:cs="Brill"/>
        </w:rPr>
        <w:t xml:space="preserve">Christoph Strupp examines the hustle and bustle of Germany’s largest seaport, Hamburg, and the </w:t>
      </w:r>
      <w:del w:id="198" w:author="Autor">
        <w:r w:rsidRPr="00C66272" w:rsidDel="003D3BB4">
          <w:rPr>
            <w:rFonts w:ascii="Brill" w:eastAsia="Brill" w:hAnsi="Brill" w:cs="Brill"/>
          </w:rPr>
          <w:delText>neighboring</w:delText>
        </w:r>
      </w:del>
      <w:ins w:id="199" w:author="Autor">
        <w:r w:rsidR="003D3BB4" w:rsidRPr="00C66272">
          <w:rPr>
            <w:rFonts w:ascii="Brill" w:eastAsia="Brill" w:hAnsi="Brill" w:cs="Brill"/>
          </w:rPr>
          <w:t>neighbouring</w:t>
        </w:r>
      </w:ins>
      <w:r w:rsidRPr="00C66272">
        <w:rPr>
          <w:rFonts w:ascii="Brill" w:eastAsia="Brill" w:hAnsi="Brill" w:cs="Brill"/>
        </w:rPr>
        <w:t xml:space="preserve"> entertainment district of St. Pauli in the German crime TV series </w:t>
      </w:r>
      <w:del w:id="200" w:author="Autor">
        <w:r w:rsidRPr="00F34A6C" w:rsidDel="003D3BB4">
          <w:rPr>
            <w:rFonts w:ascii="Brill" w:eastAsia="Brill" w:hAnsi="Brill" w:cs="Brill"/>
            <w:i/>
            <w:iCs/>
            <w:rPrChange w:id="201" w:author="Autor">
              <w:rPr>
                <w:rFonts w:ascii="Brill" w:eastAsia="Brill" w:hAnsi="Brill" w:cs="Brill"/>
              </w:rPr>
            </w:rPrChange>
          </w:rPr>
          <w:delText>“</w:delText>
        </w:r>
      </w:del>
      <w:r w:rsidRPr="00F34A6C">
        <w:rPr>
          <w:rFonts w:ascii="Brill" w:eastAsia="Brill" w:hAnsi="Brill" w:cs="Brill"/>
          <w:i/>
          <w:iCs/>
          <w:rPrChange w:id="202" w:author="Autor">
            <w:rPr>
              <w:rFonts w:ascii="Brill" w:eastAsia="Brill" w:hAnsi="Brill" w:cs="Brill"/>
            </w:rPr>
          </w:rPrChange>
        </w:rPr>
        <w:t>Port Police</w:t>
      </w:r>
      <w:del w:id="203" w:author="Autor">
        <w:r w:rsidRPr="00F34A6C" w:rsidDel="003D3BB4">
          <w:rPr>
            <w:rFonts w:ascii="Brill" w:eastAsia="Brill" w:hAnsi="Brill" w:cs="Brill"/>
            <w:i/>
            <w:iCs/>
            <w:rPrChange w:id="204" w:author="Autor">
              <w:rPr>
                <w:rFonts w:ascii="Brill" w:eastAsia="Brill" w:hAnsi="Brill" w:cs="Brill"/>
              </w:rPr>
            </w:rPrChange>
          </w:rPr>
          <w:delText>”</w:delText>
        </w:r>
      </w:del>
      <w:r w:rsidRPr="00C66272">
        <w:rPr>
          <w:rFonts w:ascii="Brill" w:eastAsia="Brill" w:hAnsi="Brill" w:cs="Brill"/>
        </w:rPr>
        <w:t xml:space="preserve"> (</w:t>
      </w:r>
      <w:proofErr w:type="spellStart"/>
      <w:r w:rsidRPr="004A5860">
        <w:rPr>
          <w:rFonts w:ascii="Brill" w:hAnsi="Brill"/>
        </w:rPr>
        <w:t>Hafenpolizei</w:t>
      </w:r>
      <w:proofErr w:type="spellEnd"/>
      <w:r w:rsidRPr="00C66272">
        <w:rPr>
          <w:rFonts w:ascii="Brill" w:eastAsia="Brill" w:hAnsi="Brill" w:cs="Brill"/>
        </w:rPr>
        <w:t xml:space="preserve">). He claims that the fictional image of the city shapes the collective imagination of the audience and therefore constitutes valuable research material that reveals its hustle and bustle. In the early 1960s, Hamburg was on the eve of the containerization era, with a declining share of port facilities in the </w:t>
      </w:r>
      <w:r w:rsidR="00C27B75" w:rsidRPr="00C66272">
        <w:rPr>
          <w:rFonts w:ascii="Brill" w:eastAsia="Brill" w:hAnsi="Brill" w:cs="Brill"/>
        </w:rPr>
        <w:t xml:space="preserve">city </w:t>
      </w:r>
      <w:r w:rsidR="00F62668">
        <w:rPr>
          <w:rFonts w:ascii="Brill" w:eastAsia="Brill" w:hAnsi="Brill" w:cs="Brill"/>
        </w:rPr>
        <w:t>centre</w:t>
      </w:r>
      <w:r w:rsidRPr="00C66272">
        <w:rPr>
          <w:rFonts w:ascii="Brill" w:eastAsia="Brill" w:hAnsi="Brill" w:cs="Brill"/>
        </w:rPr>
        <w:t xml:space="preserve">. The </w:t>
      </w:r>
      <w:r w:rsidR="00DD346D" w:rsidRPr="00C66272">
        <w:rPr>
          <w:rFonts w:ascii="Brill" w:eastAsia="Brill" w:hAnsi="Brill" w:cs="Brill"/>
        </w:rPr>
        <w:t>series</w:t>
      </w:r>
      <w:r w:rsidRPr="00C66272">
        <w:rPr>
          <w:rFonts w:ascii="Brill" w:eastAsia="Brill" w:hAnsi="Brill" w:cs="Brill"/>
        </w:rPr>
        <w:t xml:space="preserve"> portrays Hamburg </w:t>
      </w:r>
      <w:r w:rsidR="00DD346D" w:rsidRPr="00C66272">
        <w:rPr>
          <w:rFonts w:ascii="Brill" w:eastAsia="Brill" w:hAnsi="Brill" w:cs="Brill"/>
        </w:rPr>
        <w:t>with</w:t>
      </w:r>
      <w:r w:rsidRPr="00C66272">
        <w:rPr>
          <w:rFonts w:ascii="Brill" w:eastAsia="Brill" w:hAnsi="Brill" w:cs="Brill"/>
        </w:rPr>
        <w:t xml:space="preserve"> a stereotypical image of </w:t>
      </w:r>
      <w:r w:rsidR="00DD346D" w:rsidRPr="00C66272">
        <w:rPr>
          <w:rFonts w:ascii="Brill" w:eastAsia="Brill" w:hAnsi="Brill" w:cs="Brill"/>
        </w:rPr>
        <w:t xml:space="preserve">the </w:t>
      </w:r>
      <w:r w:rsidRPr="00C66272">
        <w:rPr>
          <w:rFonts w:ascii="Brill" w:eastAsia="Brill" w:hAnsi="Brill" w:cs="Brill"/>
        </w:rPr>
        <w:t xml:space="preserve">St. Pauli </w:t>
      </w:r>
      <w:r w:rsidR="00DD346D" w:rsidRPr="00C66272">
        <w:rPr>
          <w:rFonts w:ascii="Brill" w:eastAsia="Brill" w:hAnsi="Brill" w:cs="Brill"/>
        </w:rPr>
        <w:t xml:space="preserve">area, </w:t>
      </w:r>
      <w:r w:rsidRPr="00C66272">
        <w:rPr>
          <w:rFonts w:ascii="Brill" w:eastAsia="Brill" w:hAnsi="Brill" w:cs="Brill"/>
        </w:rPr>
        <w:t>highlighting its hustle and bustle</w:t>
      </w:r>
      <w:ins w:id="205" w:author="Autor">
        <w:r w:rsidR="003D3BB4">
          <w:rPr>
            <w:rFonts w:ascii="Brill" w:eastAsia="Brill" w:hAnsi="Brill" w:cs="Brill"/>
          </w:rPr>
          <w:t>,</w:t>
        </w:r>
      </w:ins>
      <w:r w:rsidRPr="00C66272">
        <w:rPr>
          <w:rFonts w:ascii="Brill" w:eastAsia="Brill" w:hAnsi="Brill" w:cs="Brill"/>
        </w:rPr>
        <w:t xml:space="preserve"> </w:t>
      </w:r>
      <w:r w:rsidR="00F27A12" w:rsidRPr="00C66272">
        <w:rPr>
          <w:rFonts w:ascii="Brill" w:eastAsia="Brill" w:hAnsi="Brill" w:cs="Brill"/>
        </w:rPr>
        <w:t>emphasizing</w:t>
      </w:r>
      <w:r w:rsidRPr="00C66272">
        <w:rPr>
          <w:rFonts w:ascii="Brill" w:eastAsia="Brill" w:hAnsi="Brill" w:cs="Brill"/>
        </w:rPr>
        <w:t xml:space="preserve"> crime</w:t>
      </w:r>
      <w:r w:rsidR="00FC2B67" w:rsidRPr="00C66272">
        <w:rPr>
          <w:rFonts w:ascii="Brill" w:eastAsia="Brill" w:hAnsi="Brill" w:cs="Brill"/>
        </w:rPr>
        <w:t xml:space="preserve"> and a tight link between </w:t>
      </w:r>
      <w:r w:rsidRPr="00C66272">
        <w:rPr>
          <w:rFonts w:ascii="Brill" w:eastAsia="Brill" w:hAnsi="Brill" w:cs="Brill"/>
        </w:rPr>
        <w:t xml:space="preserve">port and </w:t>
      </w:r>
      <w:r w:rsidR="00FC2B67" w:rsidRPr="00C66272">
        <w:rPr>
          <w:rFonts w:ascii="Brill" w:eastAsia="Brill" w:hAnsi="Brill" w:cs="Brill"/>
        </w:rPr>
        <w:t>urban space</w:t>
      </w:r>
      <w:r w:rsidRPr="00C66272">
        <w:rPr>
          <w:rFonts w:ascii="Brill" w:eastAsia="Brill" w:hAnsi="Brill" w:cs="Brill"/>
        </w:rPr>
        <w:t>. This is an example of how the media play an important role reinforcing the image of port cities, often ignoring or modifying its reality.</w:t>
      </w:r>
    </w:p>
    <w:p w14:paraId="3507788F" w14:textId="3894DE6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An important element of the imagined port city is prostitution, which in port cities is an element of the </w:t>
      </w:r>
      <w:proofErr w:type="spellStart"/>
      <w:r w:rsidRPr="00C66272">
        <w:rPr>
          <w:rFonts w:ascii="Brill" w:eastAsia="Brill" w:hAnsi="Brill" w:cs="Brill"/>
        </w:rPr>
        <w:t>pleasurescape</w:t>
      </w:r>
      <w:proofErr w:type="spellEnd"/>
      <w:r w:rsidRPr="00C66272">
        <w:rPr>
          <w:rFonts w:ascii="Brill" w:eastAsia="Brill" w:hAnsi="Brill" w:cs="Brill"/>
        </w:rPr>
        <w:t xml:space="preserve">. Urszula Kozłowska and Karolina Izdebska characterize prostitution in the communist port city as a complex web of relationships between the various stakeholders that make up the hidden sex industry. In light of archival material from the 1950s and the 1960s </w:t>
      </w:r>
      <w:r w:rsidR="006F5F49" w:rsidRPr="00C66272">
        <w:rPr>
          <w:rFonts w:ascii="Brill" w:eastAsia="Brill" w:hAnsi="Brill" w:cs="Brill"/>
        </w:rPr>
        <w:t xml:space="preserve">pertaining to </w:t>
      </w:r>
      <w:r w:rsidRPr="00C66272">
        <w:rPr>
          <w:rFonts w:ascii="Brill" w:eastAsia="Brill" w:hAnsi="Brill" w:cs="Brill"/>
        </w:rPr>
        <w:t xml:space="preserve">prostitution in the major Polish port cities of Gdansk, Gdynia, and Szczecin, it is clear </w:t>
      </w:r>
      <w:r w:rsidR="00F7702F" w:rsidRPr="00C66272">
        <w:rPr>
          <w:rFonts w:ascii="Brill" w:eastAsia="Brill" w:hAnsi="Brill" w:cs="Brill"/>
        </w:rPr>
        <w:t xml:space="preserve">that </w:t>
      </w:r>
      <w:r w:rsidRPr="00C66272">
        <w:rPr>
          <w:rFonts w:ascii="Brill" w:eastAsia="Brill" w:hAnsi="Brill" w:cs="Brill"/>
        </w:rPr>
        <w:t>prostitution powered the hustle in these cities.</w:t>
      </w:r>
    </w:p>
    <w:p w14:paraId="35077890" w14:textId="4FD8328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There is no single model image of a port city; rather, we are dealing with a multitude of </w:t>
      </w:r>
      <w:r w:rsidR="00211167" w:rsidRPr="00C66272">
        <w:rPr>
          <w:rFonts w:ascii="Brill" w:eastAsia="Brill" w:hAnsi="Brill" w:cs="Brill"/>
        </w:rPr>
        <w:t>themes or topics</w:t>
      </w:r>
      <w:r w:rsidRPr="00C66272">
        <w:rPr>
          <w:rFonts w:ascii="Brill" w:eastAsia="Brill" w:hAnsi="Brill" w:cs="Brill"/>
        </w:rPr>
        <w:t xml:space="preserve"> set in the context of the times. Recalling literary works from the 1960s about Szczecin by residents, workers, and seafarers, Sławomir </w:t>
      </w:r>
      <w:proofErr w:type="spellStart"/>
      <w:r w:rsidRPr="00C66272">
        <w:rPr>
          <w:rFonts w:ascii="Brill" w:eastAsia="Brill" w:hAnsi="Brill" w:cs="Brill"/>
        </w:rPr>
        <w:t>Iwasiów</w:t>
      </w:r>
      <w:proofErr w:type="spellEnd"/>
      <w:r w:rsidRPr="00C66272">
        <w:rPr>
          <w:rFonts w:ascii="Brill" w:eastAsia="Brill" w:hAnsi="Brill" w:cs="Brill"/>
        </w:rPr>
        <w:t xml:space="preserve"> reconstruct</w:t>
      </w:r>
      <w:ins w:id="206" w:author="Autor">
        <w:r w:rsidR="003D3BB4">
          <w:rPr>
            <w:rFonts w:ascii="Brill" w:eastAsia="Brill" w:hAnsi="Brill" w:cs="Brill"/>
          </w:rPr>
          <w:t>s</w:t>
        </w:r>
      </w:ins>
      <w:del w:id="207" w:author="Autor">
        <w:r w:rsidRPr="00C66272" w:rsidDel="003D3BB4">
          <w:rPr>
            <w:rFonts w:ascii="Brill" w:eastAsia="Brill" w:hAnsi="Brill" w:cs="Brill"/>
          </w:rPr>
          <w:delText>ed</w:delText>
        </w:r>
      </w:del>
      <w:r w:rsidRPr="00C66272">
        <w:rPr>
          <w:rFonts w:ascii="Brill" w:eastAsia="Brill" w:hAnsi="Brill" w:cs="Brill"/>
        </w:rPr>
        <w:t xml:space="preserve"> the </w:t>
      </w:r>
      <w:r w:rsidRPr="00C66272">
        <w:rPr>
          <w:rFonts w:ascii="Brill" w:eastAsia="Brill" w:hAnsi="Brill" w:cs="Brill"/>
        </w:rPr>
        <w:lastRenderedPageBreak/>
        <w:t>image of the hustle and bustle of the city: the constant mobility of people, goods, and services.</w:t>
      </w:r>
    </w:p>
    <w:p w14:paraId="35077891" w14:textId="4D38923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future development of port cities depends on technological economic development, innovation, logistics, and new infrastructure. However, the development potential of port cities is also in the hands of the city's residents, who need jobs, decent wages, attractive land rents, a high-quality environment, and public services. Manuel Pacheco Coelho seeks a model equilibrium for the spatial planning of port cities. He finds that Lisbon's land use model demonstrates that rents and distances from the </w:t>
      </w:r>
      <w:r w:rsidR="00F62668">
        <w:rPr>
          <w:rFonts w:ascii="Brill" w:eastAsia="Brill" w:hAnsi="Brill" w:cs="Brill"/>
        </w:rPr>
        <w:t>centre</w:t>
      </w:r>
      <w:r w:rsidRPr="00C66272">
        <w:rPr>
          <w:rFonts w:ascii="Brill" w:eastAsia="Brill" w:hAnsi="Brill" w:cs="Brill"/>
        </w:rPr>
        <w:t xml:space="preserve"> are among the main elements determining the hustle and bustle potential of port cities. The last chapter </w:t>
      </w:r>
      <w:r w:rsidR="008B5AD9" w:rsidRPr="00C66272">
        <w:rPr>
          <w:rFonts w:ascii="Brill" w:eastAsia="Brill" w:hAnsi="Brill" w:cs="Brill"/>
        </w:rPr>
        <w:t xml:space="preserve">illuminates </w:t>
      </w:r>
      <w:r w:rsidRPr="00C66272">
        <w:rPr>
          <w:rFonts w:ascii="Brill" w:eastAsia="Brill" w:hAnsi="Brill" w:cs="Brill"/>
        </w:rPr>
        <w:t>the relationship of the concentration of services of entities with spatial planning, the dynamics of tourism, the development of night shift economies</w:t>
      </w:r>
      <w:r w:rsidR="008F19A4" w:rsidRPr="00C66272">
        <w:rPr>
          <w:rFonts w:ascii="Brill" w:eastAsia="Brill" w:hAnsi="Brill" w:cs="Brill"/>
        </w:rPr>
        <w:t>,</w:t>
      </w:r>
      <w:r w:rsidRPr="00C66272">
        <w:rPr>
          <w:rFonts w:ascii="Brill" w:eastAsia="Brill" w:hAnsi="Brill" w:cs="Brill"/>
        </w:rPr>
        <w:t xml:space="preserve"> and the degradation of space.</w:t>
      </w:r>
    </w:p>
    <w:p w14:paraId="35077892" w14:textId="50A7027D"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Answering the question of whether the hustle and bustle of a port city is a matter of choice or whether it is an intrinsic (but also invariable) feature of a port city is not straightforward. On the one hand, every city generates some kind of bustle. This </w:t>
      </w:r>
      <w:r w:rsidR="008F19A4" w:rsidRPr="00C66272">
        <w:rPr>
          <w:rFonts w:ascii="Brill" w:eastAsia="Brill" w:hAnsi="Brill" w:cs="Brill"/>
          <w:color w:val="000000"/>
        </w:rPr>
        <w:t xml:space="preserve">suggests </w:t>
      </w:r>
      <w:r w:rsidRPr="00C66272">
        <w:rPr>
          <w:rFonts w:ascii="Brill" w:eastAsia="Brill" w:hAnsi="Brill" w:cs="Brill"/>
          <w:color w:val="000000"/>
        </w:rPr>
        <w:t xml:space="preserve">that it is an intrinsic feature of the city that is not immutable. Cities are not entities </w:t>
      </w:r>
      <w:r w:rsidR="00EE3088" w:rsidRPr="00C66272">
        <w:rPr>
          <w:rFonts w:ascii="Brill" w:eastAsia="Brill" w:hAnsi="Brill" w:cs="Brill"/>
          <w:color w:val="000000"/>
        </w:rPr>
        <w:t>that are independent of</w:t>
      </w:r>
      <w:r w:rsidRPr="00C66272">
        <w:rPr>
          <w:rFonts w:ascii="Brill" w:eastAsia="Brill" w:hAnsi="Brill" w:cs="Brill"/>
          <w:color w:val="000000"/>
        </w:rPr>
        <w:t xml:space="preserve"> changing external conditions</w:t>
      </w:r>
      <w:ins w:id="208" w:author="Autor">
        <w:r w:rsidR="003D3BB4">
          <w:rPr>
            <w:rFonts w:ascii="Brill" w:eastAsia="Brill" w:hAnsi="Brill" w:cs="Brill"/>
            <w:color w:val="000000"/>
          </w:rPr>
          <w:t>;</w:t>
        </w:r>
      </w:ins>
      <w:del w:id="209" w:author="Autor">
        <w:r w:rsidRPr="00C66272" w:rsidDel="003D3BB4">
          <w:rPr>
            <w:rFonts w:ascii="Brill" w:eastAsia="Brill" w:hAnsi="Brill" w:cs="Brill"/>
            <w:color w:val="000000"/>
          </w:rPr>
          <w:delText>, and</w:delText>
        </w:r>
      </w:del>
      <w:r w:rsidRPr="00C66272">
        <w:rPr>
          <w:rFonts w:ascii="Brill" w:eastAsia="Brill" w:hAnsi="Brill" w:cs="Brill"/>
          <w:color w:val="000000"/>
        </w:rPr>
        <w:t xml:space="preserve"> internal urban factors undergo transformations, and with them come the bustle. However, it would be naïve to think that cities, especially port cities, have the power to shape prevailing buzz. Port cities are entangled in global chains of the market economy, where international capital traders shape the mobility of goods and services. Local authorities and even the state have limited agency in port cities, setting a framework for the bustle of the global economy. The hustle and bustle of a port city seems to </w:t>
      </w:r>
      <w:r w:rsidR="00560C4B" w:rsidRPr="00C66272">
        <w:rPr>
          <w:rFonts w:ascii="Brill" w:eastAsia="Brill" w:hAnsi="Brill" w:cs="Brill"/>
          <w:color w:val="000000"/>
        </w:rPr>
        <w:t>have</w:t>
      </w:r>
      <w:r w:rsidRPr="00C66272">
        <w:rPr>
          <w:rFonts w:ascii="Brill" w:eastAsia="Brill" w:hAnsi="Brill" w:cs="Brill"/>
          <w:color w:val="000000"/>
        </w:rPr>
        <w:t xml:space="preserve"> a life of its own, which can create different impressions and be experienced differently. The hustle and bustle of a port city </w:t>
      </w:r>
      <w:r w:rsidR="00C965C5" w:rsidRPr="00C66272">
        <w:rPr>
          <w:rFonts w:ascii="Brill" w:eastAsia="Brill" w:hAnsi="Brill" w:cs="Brill"/>
          <w:color w:val="000000"/>
        </w:rPr>
        <w:t>related to</w:t>
      </w:r>
      <w:r w:rsidRPr="00C66272">
        <w:rPr>
          <w:rFonts w:ascii="Brill" w:eastAsia="Brill" w:hAnsi="Brill" w:cs="Brill"/>
          <w:color w:val="000000"/>
        </w:rPr>
        <w:t xml:space="preserve"> </w:t>
      </w:r>
      <w:r w:rsidR="00D65AC8" w:rsidRPr="00C66272">
        <w:rPr>
          <w:rFonts w:ascii="Brill" w:eastAsia="Brill" w:hAnsi="Brill" w:cs="Brill"/>
          <w:color w:val="000000"/>
        </w:rPr>
        <w:t>commerce and industry</w:t>
      </w:r>
      <w:r w:rsidRPr="00C66272">
        <w:rPr>
          <w:rFonts w:ascii="Brill" w:eastAsia="Brill" w:hAnsi="Brill" w:cs="Brill"/>
          <w:color w:val="000000"/>
        </w:rPr>
        <w:t xml:space="preserve"> can be both a nuisance and evidence of its prosperity. On the other hand, the bustle of a port city tends to be the domain of imagery, metaphors, and myths that selectively idealize or demonize certain aspects of the world of commodity circulation and exchange. Therefore, the hustle and bustle arise</w:t>
      </w:r>
      <w:r w:rsidR="00D1750B" w:rsidRPr="00C66272">
        <w:rPr>
          <w:rFonts w:ascii="Brill" w:eastAsia="Brill" w:hAnsi="Brill" w:cs="Brill"/>
          <w:color w:val="000000"/>
        </w:rPr>
        <w:t>s</w:t>
      </w:r>
      <w:r w:rsidRPr="00C66272">
        <w:rPr>
          <w:rFonts w:ascii="Brill" w:eastAsia="Brill" w:hAnsi="Brill" w:cs="Brill"/>
          <w:color w:val="000000"/>
        </w:rPr>
        <w:t xml:space="preserve"> </w:t>
      </w:r>
      <w:r w:rsidR="00D1750B" w:rsidRPr="00C66272">
        <w:rPr>
          <w:rFonts w:ascii="Brill" w:eastAsia="Brill" w:hAnsi="Brill" w:cs="Brill"/>
          <w:color w:val="000000"/>
        </w:rPr>
        <w:t xml:space="preserve">from activity </w:t>
      </w:r>
      <w:r w:rsidRPr="00C66272">
        <w:rPr>
          <w:rFonts w:ascii="Brill" w:eastAsia="Brill" w:hAnsi="Brill" w:cs="Brill"/>
          <w:color w:val="000000"/>
        </w:rPr>
        <w:t xml:space="preserve">in the city, but </w:t>
      </w:r>
      <w:r w:rsidR="00D1750B" w:rsidRPr="00C66272">
        <w:rPr>
          <w:rFonts w:ascii="Brill" w:eastAsia="Brill" w:hAnsi="Brill" w:cs="Brill"/>
          <w:color w:val="000000"/>
        </w:rPr>
        <w:t xml:space="preserve">the city does not have </w:t>
      </w:r>
      <w:r w:rsidRPr="00C66272">
        <w:rPr>
          <w:rFonts w:ascii="Brill" w:eastAsia="Brill" w:hAnsi="Brill" w:cs="Brill"/>
          <w:color w:val="000000"/>
        </w:rPr>
        <w:t>a direct influence on th</w:t>
      </w:r>
      <w:r w:rsidR="00D1750B" w:rsidRPr="00C66272">
        <w:rPr>
          <w:rFonts w:ascii="Brill" w:eastAsia="Brill" w:hAnsi="Brill" w:cs="Brill"/>
          <w:color w:val="000000"/>
        </w:rPr>
        <w:t>at process</w:t>
      </w:r>
      <w:r w:rsidRPr="00C66272">
        <w:rPr>
          <w:rFonts w:ascii="Brill" w:eastAsia="Brill" w:hAnsi="Brill" w:cs="Brill"/>
          <w:color w:val="000000"/>
        </w:rPr>
        <w:t xml:space="preserve">. </w:t>
      </w:r>
      <w:r w:rsidR="00D56A2F" w:rsidRPr="00C66272">
        <w:rPr>
          <w:rFonts w:ascii="Brill" w:eastAsia="Brill" w:hAnsi="Brill" w:cs="Brill"/>
          <w:color w:val="000000"/>
        </w:rPr>
        <w:t>T</w:t>
      </w:r>
      <w:r w:rsidRPr="00C66272">
        <w:rPr>
          <w:rFonts w:ascii="Brill" w:eastAsia="Brill" w:hAnsi="Brill" w:cs="Brill"/>
          <w:color w:val="000000"/>
        </w:rPr>
        <w:t>he multiplicity of in-city and out-</w:t>
      </w:r>
      <w:r w:rsidR="00D56A2F" w:rsidRPr="00C66272">
        <w:rPr>
          <w:rFonts w:ascii="Brill" w:eastAsia="Brill" w:hAnsi="Brill" w:cs="Brill"/>
          <w:color w:val="000000"/>
        </w:rPr>
        <w:t>of-</w:t>
      </w:r>
      <w:r w:rsidRPr="00C66272">
        <w:rPr>
          <w:rFonts w:ascii="Brill" w:eastAsia="Brill" w:hAnsi="Brill" w:cs="Brill"/>
          <w:color w:val="000000"/>
        </w:rPr>
        <w:t>city stakeholders creates hustle and bustle through networked relations and common imaginaries.</w:t>
      </w:r>
    </w:p>
    <w:p w14:paraId="35077893" w14:textId="77777777" w:rsidR="00CB3FC9" w:rsidRPr="00C66272" w:rsidRDefault="00CB3FC9">
      <w:pPr>
        <w:rPr>
          <w:rFonts w:ascii="Brill" w:eastAsia="Brill" w:hAnsi="Brill" w:cs="Brill"/>
          <w:color w:val="000000"/>
        </w:rPr>
      </w:pPr>
    </w:p>
    <w:p w14:paraId="35077894" w14:textId="77777777" w:rsidR="00CB3FC9" w:rsidRPr="00C66272" w:rsidRDefault="00CB3FC9">
      <w:pPr>
        <w:rPr>
          <w:rFonts w:ascii="Brill" w:eastAsia="Brill" w:hAnsi="Brill" w:cs="Brill"/>
          <w:color w:val="000000"/>
        </w:rPr>
      </w:pPr>
    </w:p>
    <w:p w14:paraId="35077895" w14:textId="77777777" w:rsidR="00CB3FC9" w:rsidRPr="00C66272" w:rsidRDefault="00CB3FC9">
      <w:pPr>
        <w:rPr>
          <w:rFonts w:ascii="Brill" w:eastAsia="Brill" w:hAnsi="Brill" w:cs="Brill"/>
          <w:color w:val="000000"/>
        </w:rPr>
      </w:pPr>
    </w:p>
    <w:p w14:paraId="35077896" w14:textId="77777777" w:rsidR="00CB3FC9" w:rsidRPr="00C66272" w:rsidRDefault="00C55FA1">
      <w:pPr>
        <w:rPr>
          <w:rFonts w:ascii="Brill" w:eastAsia="Brill" w:hAnsi="Brill" w:cs="Brill"/>
          <w:b/>
        </w:rPr>
      </w:pPr>
      <w:r w:rsidRPr="00C66272">
        <w:rPr>
          <w:rFonts w:ascii="Brill" w:eastAsia="Brill" w:hAnsi="Brill" w:cs="Brill"/>
          <w:b/>
        </w:rPr>
        <w:t>References</w:t>
      </w:r>
    </w:p>
    <w:p w14:paraId="35077897" w14:textId="77777777" w:rsidR="00CB3FC9" w:rsidRPr="00C66272" w:rsidRDefault="00CB3FC9">
      <w:pPr>
        <w:rPr>
          <w:rFonts w:ascii="Brill" w:eastAsia="Brill" w:hAnsi="Brill" w:cs="Brill"/>
          <w:b/>
        </w:rPr>
      </w:pPr>
    </w:p>
    <w:p w14:paraId="35077898"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color w:val="222222"/>
          <w:highlight w:val="white"/>
        </w:rPr>
        <w:t>Axelsson, Ö. (2020). Soundscape revisited. </w:t>
      </w:r>
      <w:r w:rsidRPr="00C66272">
        <w:rPr>
          <w:rFonts w:ascii="Brill" w:eastAsia="Brill" w:hAnsi="Brill" w:cs="Brill"/>
          <w:i/>
          <w:color w:val="222222"/>
        </w:rPr>
        <w:t>Journal of Urban Design</w:t>
      </w:r>
      <w:r w:rsidRPr="00C66272">
        <w:rPr>
          <w:rFonts w:ascii="Brill" w:eastAsia="Brill" w:hAnsi="Brill" w:cs="Brill"/>
          <w:color w:val="222222"/>
          <w:highlight w:val="white"/>
        </w:rPr>
        <w:t>, </w:t>
      </w:r>
      <w:r w:rsidRPr="00C66272">
        <w:rPr>
          <w:rFonts w:ascii="Brill" w:eastAsia="Brill" w:hAnsi="Brill" w:cs="Brill"/>
          <w:i/>
          <w:color w:val="222222"/>
        </w:rPr>
        <w:t>25</w:t>
      </w:r>
      <w:r w:rsidRPr="00C66272">
        <w:rPr>
          <w:rFonts w:ascii="Brill" w:eastAsia="Brill" w:hAnsi="Brill" w:cs="Brill"/>
          <w:color w:val="222222"/>
          <w:highlight w:val="white"/>
        </w:rPr>
        <w:t>(5), 551-555.</w:t>
      </w:r>
    </w:p>
    <w:p w14:paraId="35077899" w14:textId="4297701C"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highlight w:val="white"/>
        </w:rPr>
        <w:t xml:space="preserve">Baptist, V. (2020). Of </w:t>
      </w:r>
      <w:ins w:id="210" w:author="Autor">
        <w:r w:rsidR="00C5498E">
          <w:rPr>
            <w:rFonts w:ascii="Brill" w:eastAsia="Brill" w:hAnsi="Brill" w:cs="Brill"/>
            <w:color w:val="000000"/>
            <w:highlight w:val="white"/>
          </w:rPr>
          <w:t>h</w:t>
        </w:r>
      </w:ins>
      <w:del w:id="211" w:author="Autor">
        <w:r w:rsidRPr="00C66272" w:rsidDel="00C5498E">
          <w:rPr>
            <w:rFonts w:ascii="Brill" w:eastAsia="Brill" w:hAnsi="Brill" w:cs="Brill"/>
            <w:color w:val="000000"/>
            <w:highlight w:val="white"/>
          </w:rPr>
          <w:delText>H</w:delText>
        </w:r>
      </w:del>
      <w:r w:rsidRPr="00C66272">
        <w:rPr>
          <w:rFonts w:ascii="Brill" w:eastAsia="Brill" w:hAnsi="Brill" w:cs="Brill"/>
          <w:color w:val="000000"/>
          <w:highlight w:val="white"/>
        </w:rPr>
        <w:t xml:space="preserve">edonism and </w:t>
      </w:r>
      <w:ins w:id="212" w:author="Autor">
        <w:r w:rsidR="00C5498E">
          <w:rPr>
            <w:rFonts w:ascii="Brill" w:eastAsia="Brill" w:hAnsi="Brill" w:cs="Brill"/>
            <w:color w:val="000000"/>
            <w:highlight w:val="white"/>
          </w:rPr>
          <w:t>h</w:t>
        </w:r>
      </w:ins>
      <w:del w:id="213" w:author="Autor">
        <w:r w:rsidRPr="00C66272" w:rsidDel="00C5498E">
          <w:rPr>
            <w:rFonts w:ascii="Brill" w:eastAsia="Brill" w:hAnsi="Brill" w:cs="Brill"/>
            <w:color w:val="000000"/>
            <w:highlight w:val="white"/>
          </w:rPr>
          <w:delText>H</w:delText>
        </w:r>
      </w:del>
      <w:r w:rsidRPr="00C66272">
        <w:rPr>
          <w:rFonts w:ascii="Brill" w:eastAsia="Brill" w:hAnsi="Brill" w:cs="Brill"/>
          <w:color w:val="000000"/>
          <w:highlight w:val="white"/>
        </w:rPr>
        <w:t xml:space="preserve">eterotopia: Pathways for </w:t>
      </w:r>
      <w:ins w:id="214" w:author="Autor">
        <w:r w:rsidR="00C5498E">
          <w:rPr>
            <w:rFonts w:ascii="Brill" w:eastAsia="Brill" w:hAnsi="Brill" w:cs="Brill"/>
            <w:color w:val="000000"/>
            <w:highlight w:val="white"/>
          </w:rPr>
          <w:t>r</w:t>
        </w:r>
      </w:ins>
      <w:del w:id="215" w:author="Autor">
        <w:r w:rsidRPr="00C66272" w:rsidDel="00C5498E">
          <w:rPr>
            <w:rFonts w:ascii="Brill" w:eastAsia="Brill" w:hAnsi="Brill" w:cs="Brill"/>
            <w:color w:val="000000"/>
            <w:highlight w:val="white"/>
          </w:rPr>
          <w:delText>R</w:delText>
        </w:r>
      </w:del>
      <w:r w:rsidRPr="00C66272">
        <w:rPr>
          <w:rFonts w:ascii="Brill" w:eastAsia="Brill" w:hAnsi="Brill" w:cs="Brill"/>
          <w:color w:val="000000"/>
          <w:highlight w:val="white"/>
        </w:rPr>
        <w:t xml:space="preserve">esearching </w:t>
      </w:r>
      <w:ins w:id="216" w:author="Autor">
        <w:r w:rsidR="00C5498E">
          <w:rPr>
            <w:rFonts w:ascii="Brill" w:eastAsia="Brill" w:hAnsi="Brill" w:cs="Brill"/>
            <w:color w:val="000000"/>
            <w:highlight w:val="white"/>
          </w:rPr>
          <w:t>l</w:t>
        </w:r>
      </w:ins>
      <w:del w:id="217" w:author="Autor">
        <w:r w:rsidRPr="00C66272" w:rsidDel="00C5498E">
          <w:rPr>
            <w:rFonts w:ascii="Brill" w:eastAsia="Brill" w:hAnsi="Brill" w:cs="Brill"/>
            <w:color w:val="000000"/>
            <w:highlight w:val="white"/>
          </w:rPr>
          <w:delText>L</w:delText>
        </w:r>
      </w:del>
      <w:r w:rsidRPr="00C66272">
        <w:rPr>
          <w:rFonts w:ascii="Brill" w:eastAsia="Brill" w:hAnsi="Brill" w:cs="Brill"/>
          <w:color w:val="000000"/>
          <w:highlight w:val="white"/>
        </w:rPr>
        <w:t xml:space="preserve">egacies of </w:t>
      </w:r>
      <w:ins w:id="218" w:author="Autor">
        <w:r w:rsidR="00C5498E">
          <w:rPr>
            <w:rFonts w:ascii="Brill" w:eastAsia="Brill" w:hAnsi="Brill" w:cs="Brill"/>
            <w:color w:val="000000"/>
            <w:highlight w:val="white"/>
          </w:rPr>
          <w:t>e</w:t>
        </w:r>
      </w:ins>
      <w:del w:id="219" w:author="Autor">
        <w:r w:rsidRPr="00C66272" w:rsidDel="00C5498E">
          <w:rPr>
            <w:rFonts w:ascii="Brill" w:eastAsia="Brill" w:hAnsi="Brill" w:cs="Brill"/>
            <w:color w:val="000000"/>
            <w:highlight w:val="white"/>
          </w:rPr>
          <w:delText>E</w:delText>
        </w:r>
      </w:del>
      <w:r w:rsidRPr="00C66272">
        <w:rPr>
          <w:rFonts w:ascii="Brill" w:eastAsia="Brill" w:hAnsi="Brill" w:cs="Brill"/>
          <w:color w:val="000000"/>
          <w:highlight w:val="white"/>
        </w:rPr>
        <w:t xml:space="preserve">ntertainment </w:t>
      </w:r>
      <w:ins w:id="220" w:author="Autor">
        <w:r w:rsidR="00C5498E">
          <w:rPr>
            <w:rFonts w:ascii="Brill" w:eastAsia="Brill" w:hAnsi="Brill" w:cs="Brill"/>
            <w:color w:val="000000"/>
            <w:highlight w:val="white"/>
          </w:rPr>
          <w:t>c</w:t>
        </w:r>
      </w:ins>
      <w:del w:id="221" w:author="Autor">
        <w:r w:rsidRPr="00C66272" w:rsidDel="00C5498E">
          <w:rPr>
            <w:rFonts w:ascii="Brill" w:eastAsia="Brill" w:hAnsi="Brill" w:cs="Brill"/>
            <w:color w:val="000000"/>
            <w:highlight w:val="white"/>
          </w:rPr>
          <w:delText>C</w:delText>
        </w:r>
      </w:del>
      <w:r w:rsidRPr="00C66272">
        <w:rPr>
          <w:rFonts w:ascii="Brill" w:eastAsia="Brill" w:hAnsi="Brill" w:cs="Brill"/>
          <w:color w:val="000000"/>
          <w:highlight w:val="white"/>
        </w:rPr>
        <w:t xml:space="preserve">ulture in </w:t>
      </w:r>
      <w:ins w:id="222" w:author="Autor">
        <w:r w:rsidR="00C5498E">
          <w:rPr>
            <w:rFonts w:ascii="Brill" w:eastAsia="Brill" w:hAnsi="Brill" w:cs="Brill"/>
            <w:color w:val="000000"/>
            <w:highlight w:val="white"/>
          </w:rPr>
          <w:t>p</w:t>
        </w:r>
      </w:ins>
      <w:del w:id="223" w:author="Autor">
        <w:r w:rsidRPr="00C66272" w:rsidDel="00C5498E">
          <w:rPr>
            <w:rFonts w:ascii="Brill" w:eastAsia="Brill" w:hAnsi="Brill" w:cs="Brill"/>
            <w:color w:val="000000"/>
            <w:highlight w:val="white"/>
          </w:rPr>
          <w:delText>P</w:delText>
        </w:r>
      </w:del>
      <w:r w:rsidRPr="00C66272">
        <w:rPr>
          <w:rFonts w:ascii="Brill" w:eastAsia="Brill" w:hAnsi="Brill" w:cs="Brill"/>
          <w:color w:val="000000"/>
          <w:highlight w:val="white"/>
        </w:rPr>
        <w:t xml:space="preserve">ort </w:t>
      </w:r>
      <w:ins w:id="224" w:author="Autor">
        <w:r w:rsidR="00C5498E">
          <w:rPr>
            <w:rFonts w:ascii="Brill" w:eastAsia="Brill" w:hAnsi="Brill" w:cs="Brill"/>
            <w:color w:val="000000"/>
            <w:highlight w:val="white"/>
          </w:rPr>
          <w:t>c</w:t>
        </w:r>
      </w:ins>
      <w:del w:id="225" w:author="Autor">
        <w:r w:rsidRPr="00C66272" w:rsidDel="00C5498E">
          <w:rPr>
            <w:rFonts w:ascii="Brill" w:eastAsia="Brill" w:hAnsi="Brill" w:cs="Brill"/>
            <w:color w:val="000000"/>
            <w:highlight w:val="white"/>
          </w:rPr>
          <w:delText>C</w:delText>
        </w:r>
      </w:del>
      <w:r w:rsidRPr="00C66272">
        <w:rPr>
          <w:rFonts w:ascii="Brill" w:eastAsia="Brill" w:hAnsi="Brill" w:cs="Brill"/>
          <w:color w:val="000000"/>
          <w:highlight w:val="white"/>
        </w:rPr>
        <w:t>ities. </w:t>
      </w:r>
      <w:proofErr w:type="spellStart"/>
      <w:r w:rsidRPr="00C66272">
        <w:rPr>
          <w:rFonts w:ascii="Brill" w:eastAsia="Brill" w:hAnsi="Brill" w:cs="Brill"/>
          <w:i/>
          <w:color w:val="000000"/>
        </w:rPr>
        <w:t>PORTUSplus</w:t>
      </w:r>
      <w:proofErr w:type="spellEnd"/>
      <w:r w:rsidRPr="00C66272">
        <w:rPr>
          <w:rFonts w:ascii="Brill" w:eastAsia="Brill" w:hAnsi="Brill" w:cs="Brill"/>
          <w:color w:val="000000"/>
          <w:highlight w:val="white"/>
        </w:rPr>
        <w:t>, </w:t>
      </w:r>
      <w:commentRangeStart w:id="226"/>
      <w:commentRangeStart w:id="227"/>
      <w:r w:rsidRPr="00C66272">
        <w:rPr>
          <w:rFonts w:ascii="Brill" w:eastAsia="Brill" w:hAnsi="Brill" w:cs="Brill"/>
          <w:i/>
          <w:color w:val="000000"/>
        </w:rPr>
        <w:t>9</w:t>
      </w:r>
      <w:commentRangeEnd w:id="226"/>
      <w:r w:rsidR="008259FE">
        <w:rPr>
          <w:rStyle w:val="Odwoaniedokomentarza"/>
          <w:lang w:val="en-AU"/>
        </w:rPr>
        <w:commentReference w:id="226"/>
      </w:r>
      <w:commentRangeEnd w:id="227"/>
      <w:r w:rsidR="006D6F11">
        <w:rPr>
          <w:rStyle w:val="Odwoaniedokomentarza"/>
          <w:lang w:val="en-AU"/>
        </w:rPr>
        <w:commentReference w:id="227"/>
      </w:r>
      <w:r w:rsidRPr="00C66272">
        <w:rPr>
          <w:rFonts w:ascii="Brill" w:eastAsia="Brill" w:hAnsi="Brill" w:cs="Brill"/>
          <w:color w:val="000000"/>
          <w:highlight w:val="white"/>
        </w:rPr>
        <w:t>, 1-16.</w:t>
      </w:r>
    </w:p>
    <w:p w14:paraId="3507789A" w14:textId="639FB322"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color w:val="222222"/>
          <w:highlight w:val="white"/>
        </w:rPr>
        <w:t>Bartłomiejski, R., &amp; Kowalewski, M. (2022). Port cities as urban assemblages</w:t>
      </w:r>
      <w:ins w:id="228" w:author="Autor">
        <w:r w:rsidR="00C5498E">
          <w:rPr>
            <w:rFonts w:ascii="Brill" w:eastAsia="Brill" w:hAnsi="Brill" w:cs="Brill"/>
            <w:color w:val="222222"/>
            <w:highlight w:val="white"/>
          </w:rPr>
          <w:t>:</w:t>
        </w:r>
      </w:ins>
      <w:del w:id="229" w:author="Autor">
        <w:r w:rsidRPr="00C66272" w:rsidDel="00C5498E">
          <w:rPr>
            <w:rFonts w:ascii="Brill" w:eastAsia="Brill" w:hAnsi="Brill" w:cs="Brill"/>
            <w:color w:val="222222"/>
            <w:highlight w:val="white"/>
          </w:rPr>
          <w:delText>.</w:delText>
        </w:r>
      </w:del>
      <w:r w:rsidRPr="00C66272">
        <w:rPr>
          <w:rFonts w:ascii="Brill" w:eastAsia="Brill" w:hAnsi="Brill" w:cs="Brill"/>
          <w:color w:val="222222"/>
          <w:highlight w:val="white"/>
        </w:rPr>
        <w:t xml:space="preserve"> </w:t>
      </w:r>
      <w:ins w:id="230" w:author="Autor">
        <w:r w:rsidR="00C5498E">
          <w:rPr>
            <w:rFonts w:ascii="Brill" w:eastAsia="Brill" w:hAnsi="Brill" w:cs="Brill"/>
            <w:color w:val="222222"/>
            <w:highlight w:val="white"/>
          </w:rPr>
          <w:t>B</w:t>
        </w:r>
      </w:ins>
      <w:del w:id="231" w:author="Autor">
        <w:r w:rsidRPr="00C66272" w:rsidDel="00C5498E">
          <w:rPr>
            <w:rFonts w:ascii="Brill" w:eastAsia="Brill" w:hAnsi="Brill" w:cs="Brill"/>
            <w:color w:val="222222"/>
            <w:highlight w:val="white"/>
          </w:rPr>
          <w:delText>b</w:delText>
        </w:r>
      </w:del>
      <w:r w:rsidRPr="00C66272">
        <w:rPr>
          <w:rFonts w:ascii="Brill" w:eastAsia="Brill" w:hAnsi="Brill" w:cs="Brill"/>
          <w:color w:val="222222"/>
          <w:highlight w:val="white"/>
        </w:rPr>
        <w:t xml:space="preserve">ringing actor-network theory to maritime sociology. In Kołodziej-Durnaś, A., Sowa, F., &amp; </w:t>
      </w:r>
      <w:proofErr w:type="spellStart"/>
      <w:r w:rsidRPr="00C66272">
        <w:rPr>
          <w:rFonts w:ascii="Brill" w:eastAsia="Brill" w:hAnsi="Brill" w:cs="Brill"/>
          <w:color w:val="222222"/>
          <w:highlight w:val="white"/>
        </w:rPr>
        <w:t>Grasmeier</w:t>
      </w:r>
      <w:proofErr w:type="spellEnd"/>
      <w:r w:rsidRPr="00C66272">
        <w:rPr>
          <w:rFonts w:ascii="Brill" w:eastAsia="Brill" w:hAnsi="Brill" w:cs="Brill"/>
          <w:color w:val="222222"/>
          <w:highlight w:val="white"/>
        </w:rPr>
        <w:t>, M. C.</w:t>
      </w:r>
      <w:r w:rsidRPr="00C66272">
        <w:rPr>
          <w:rFonts w:ascii="Brill" w:eastAsia="Brill" w:hAnsi="Brill" w:cs="Brill"/>
          <w:i/>
          <w:color w:val="222222"/>
        </w:rPr>
        <w:t xml:space="preserve"> Maritime </w:t>
      </w:r>
      <w:ins w:id="232" w:author="Autor">
        <w:r w:rsidR="008259FE">
          <w:rPr>
            <w:rFonts w:ascii="Brill" w:eastAsia="Brill" w:hAnsi="Brill" w:cs="Brill"/>
            <w:i/>
            <w:color w:val="222222"/>
          </w:rPr>
          <w:t>S</w:t>
        </w:r>
      </w:ins>
      <w:del w:id="233" w:author="Autor">
        <w:r w:rsidRPr="00C66272" w:rsidDel="008259FE">
          <w:rPr>
            <w:rFonts w:ascii="Brill" w:eastAsia="Brill" w:hAnsi="Brill" w:cs="Brill"/>
            <w:i/>
            <w:color w:val="222222"/>
          </w:rPr>
          <w:delText>s</w:delText>
        </w:r>
      </w:del>
      <w:r w:rsidRPr="00C66272">
        <w:rPr>
          <w:rFonts w:ascii="Brill" w:eastAsia="Brill" w:hAnsi="Brill" w:cs="Brill"/>
          <w:i/>
          <w:color w:val="222222"/>
        </w:rPr>
        <w:t xml:space="preserve">paces and </w:t>
      </w:r>
      <w:ins w:id="234" w:author="Autor">
        <w:r w:rsidR="008259FE">
          <w:rPr>
            <w:rFonts w:ascii="Brill" w:eastAsia="Brill" w:hAnsi="Brill" w:cs="Brill"/>
            <w:i/>
            <w:color w:val="222222"/>
          </w:rPr>
          <w:t>S</w:t>
        </w:r>
      </w:ins>
      <w:del w:id="235" w:author="Autor">
        <w:r w:rsidRPr="00C66272" w:rsidDel="008259FE">
          <w:rPr>
            <w:rFonts w:ascii="Brill" w:eastAsia="Brill" w:hAnsi="Brill" w:cs="Brill"/>
            <w:i/>
            <w:color w:val="222222"/>
          </w:rPr>
          <w:delText>s</w:delText>
        </w:r>
      </w:del>
      <w:r w:rsidRPr="00C66272">
        <w:rPr>
          <w:rFonts w:ascii="Brill" w:eastAsia="Brill" w:hAnsi="Brill" w:cs="Brill"/>
          <w:i/>
          <w:color w:val="222222"/>
        </w:rPr>
        <w:t>ociety</w:t>
      </w:r>
      <w:r w:rsidRPr="00C66272">
        <w:rPr>
          <w:rFonts w:ascii="Brill" w:eastAsia="Brill" w:hAnsi="Brill" w:cs="Brill"/>
          <w:color w:val="222222"/>
          <w:highlight w:val="white"/>
        </w:rPr>
        <w:t> (pp. 49-70). Leiden: Brill.</w:t>
      </w:r>
    </w:p>
    <w:p w14:paraId="3507789B"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Bearman, P. (2005). </w:t>
      </w:r>
      <w:r w:rsidRPr="00C66272">
        <w:rPr>
          <w:rFonts w:ascii="Brill" w:eastAsia="Brill" w:hAnsi="Brill" w:cs="Brill"/>
          <w:i/>
          <w:color w:val="000000"/>
        </w:rPr>
        <w:t>Doormen</w:t>
      </w:r>
      <w:r w:rsidRPr="00C66272">
        <w:rPr>
          <w:rFonts w:ascii="Brill" w:eastAsia="Brill" w:hAnsi="Brill" w:cs="Brill"/>
          <w:color w:val="000000"/>
        </w:rPr>
        <w:t>. Chicago: University of Chicago Press.</w:t>
      </w:r>
    </w:p>
    <w:p w14:paraId="3507789C" w14:textId="71C4584F"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Becker, H. S. (2008). </w:t>
      </w:r>
      <w:r w:rsidRPr="00C66272">
        <w:rPr>
          <w:rFonts w:ascii="Brill" w:eastAsia="Brill" w:hAnsi="Brill" w:cs="Brill"/>
          <w:i/>
          <w:color w:val="000000"/>
        </w:rPr>
        <w:t>Art worlds: updated and expanded</w:t>
      </w:r>
      <w:r w:rsidRPr="00C66272">
        <w:rPr>
          <w:rFonts w:ascii="Brill" w:eastAsia="Brill" w:hAnsi="Brill" w:cs="Brill"/>
          <w:color w:val="000000"/>
        </w:rPr>
        <w:t xml:space="preserve">. </w:t>
      </w:r>
      <w:commentRangeStart w:id="236"/>
      <w:commentRangeStart w:id="237"/>
      <w:ins w:id="238" w:author="Autor">
        <w:r w:rsidR="008259FE">
          <w:rPr>
            <w:rFonts w:ascii="Brill" w:eastAsia="Brill" w:hAnsi="Brill" w:cs="Brill"/>
            <w:color w:val="000000"/>
          </w:rPr>
          <w:t>Berkeley</w:t>
        </w:r>
        <w:commentRangeEnd w:id="236"/>
        <w:r w:rsidR="008259FE">
          <w:rPr>
            <w:rStyle w:val="Odwoaniedokomentarza"/>
            <w:lang w:val="en-AU"/>
          </w:rPr>
          <w:commentReference w:id="236"/>
        </w:r>
      </w:ins>
      <w:commentRangeEnd w:id="237"/>
      <w:r w:rsidR="0015539E">
        <w:rPr>
          <w:rStyle w:val="Odwoaniedokomentarza"/>
          <w:lang w:val="en-AU"/>
        </w:rPr>
        <w:commentReference w:id="237"/>
      </w:r>
      <w:ins w:id="239" w:author="Autor">
        <w:r w:rsidR="008259FE">
          <w:rPr>
            <w:rFonts w:ascii="Brill" w:eastAsia="Brill" w:hAnsi="Brill" w:cs="Brill"/>
            <w:color w:val="000000"/>
          </w:rPr>
          <w:t xml:space="preserve">: </w:t>
        </w:r>
      </w:ins>
      <w:r w:rsidRPr="00C66272">
        <w:rPr>
          <w:rFonts w:ascii="Brill" w:eastAsia="Brill" w:hAnsi="Brill" w:cs="Brill"/>
          <w:color w:val="000000"/>
        </w:rPr>
        <w:t>University of California Press.</w:t>
      </w:r>
    </w:p>
    <w:p w14:paraId="3507789D" w14:textId="49CDD215"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Bloom, J. M. (2006). The </w:t>
      </w:r>
      <w:ins w:id="240" w:author="Autor">
        <w:r w:rsidR="008259FE">
          <w:rPr>
            <w:rFonts w:ascii="Brill" w:eastAsia="Brill" w:hAnsi="Brill" w:cs="Brill"/>
          </w:rPr>
          <w:t>s</w:t>
        </w:r>
      </w:ins>
      <w:del w:id="241" w:author="Autor">
        <w:r w:rsidRPr="00C66272" w:rsidDel="008259FE">
          <w:rPr>
            <w:rFonts w:ascii="Brill" w:eastAsia="Brill" w:hAnsi="Brill" w:cs="Brill"/>
          </w:rPr>
          <w:delText>S</w:delText>
        </w:r>
      </w:del>
      <w:r w:rsidRPr="00C66272">
        <w:rPr>
          <w:rFonts w:ascii="Brill" w:eastAsia="Brill" w:hAnsi="Brill" w:cs="Brill"/>
        </w:rPr>
        <w:t xml:space="preserve">olidarity </w:t>
      </w:r>
      <w:ins w:id="242" w:author="Autor">
        <w:r w:rsidR="008259FE">
          <w:rPr>
            <w:rFonts w:ascii="Brill" w:eastAsia="Brill" w:hAnsi="Brill" w:cs="Brill"/>
          </w:rPr>
          <w:t>r</w:t>
        </w:r>
      </w:ins>
      <w:del w:id="243" w:author="Autor">
        <w:r w:rsidRPr="00C66272" w:rsidDel="008259FE">
          <w:rPr>
            <w:rFonts w:ascii="Brill" w:eastAsia="Brill" w:hAnsi="Brill" w:cs="Brill"/>
          </w:rPr>
          <w:delText>R</w:delText>
        </w:r>
      </w:del>
      <w:r w:rsidRPr="00C66272">
        <w:rPr>
          <w:rFonts w:ascii="Brill" w:eastAsia="Brill" w:hAnsi="Brill" w:cs="Brill"/>
        </w:rPr>
        <w:t xml:space="preserve">evolution in Poland, 1980–1981. </w:t>
      </w:r>
      <w:r w:rsidRPr="00C66272">
        <w:rPr>
          <w:rFonts w:ascii="Brill" w:eastAsia="Brill" w:hAnsi="Brill" w:cs="Brill"/>
          <w:i/>
        </w:rPr>
        <w:t>The Oral History Review, 33</w:t>
      </w:r>
      <w:r w:rsidRPr="00C66272">
        <w:rPr>
          <w:rFonts w:ascii="Brill" w:eastAsia="Brill" w:hAnsi="Brill" w:cs="Brill"/>
        </w:rPr>
        <w:t>(1), 33-64.</w:t>
      </w:r>
    </w:p>
    <w:p w14:paraId="3507789E"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color w:val="222222"/>
          <w:highlight w:val="white"/>
        </w:rPr>
        <w:t>Boutin, A. (2015). </w:t>
      </w:r>
      <w:r w:rsidRPr="00C66272">
        <w:rPr>
          <w:rFonts w:ascii="Brill" w:eastAsia="Brill" w:hAnsi="Brill" w:cs="Brill"/>
          <w:i/>
          <w:color w:val="222222"/>
        </w:rPr>
        <w:t>City of noise: sound and nineteenth-century Paris</w:t>
      </w:r>
      <w:r w:rsidRPr="00C66272">
        <w:rPr>
          <w:rFonts w:ascii="Brill" w:eastAsia="Brill" w:hAnsi="Brill" w:cs="Brill"/>
          <w:color w:val="222222"/>
          <w:highlight w:val="white"/>
        </w:rPr>
        <w:t>. Champaign: University of Illinois Press.</w:t>
      </w:r>
    </w:p>
    <w:p w14:paraId="3507789F" w14:textId="55ED6679"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Braudel F. (1992a). </w:t>
      </w:r>
      <w:r w:rsidRPr="00C66272">
        <w:rPr>
          <w:rFonts w:ascii="Brill" w:eastAsia="Brill" w:hAnsi="Brill" w:cs="Brill"/>
          <w:i/>
          <w:color w:val="000000"/>
        </w:rPr>
        <w:t>Civilization and capitalism 15th-18th century</w:t>
      </w:r>
      <w:ins w:id="244" w:author="Autor">
        <w:r w:rsidR="008259FE">
          <w:rPr>
            <w:rFonts w:ascii="Brill" w:eastAsia="Brill" w:hAnsi="Brill" w:cs="Brill"/>
            <w:i/>
            <w:color w:val="000000"/>
          </w:rPr>
          <w:t>,</w:t>
        </w:r>
      </w:ins>
      <w:del w:id="245" w:author="Autor">
        <w:r w:rsidRPr="00C66272" w:rsidDel="008259FE">
          <w:rPr>
            <w:rFonts w:ascii="Brill" w:eastAsia="Brill" w:hAnsi="Brill" w:cs="Brill"/>
            <w:i/>
            <w:color w:val="000000"/>
          </w:rPr>
          <w:delText>.</w:delText>
        </w:r>
      </w:del>
      <w:r w:rsidRPr="00C66272">
        <w:rPr>
          <w:rFonts w:ascii="Brill" w:eastAsia="Brill" w:hAnsi="Brill" w:cs="Brill"/>
          <w:i/>
          <w:color w:val="000000"/>
        </w:rPr>
        <w:t xml:space="preserve"> vol. II: The wheels of commerce</w:t>
      </w:r>
      <w:r w:rsidRPr="00C66272">
        <w:rPr>
          <w:rFonts w:ascii="Brill" w:eastAsia="Brill" w:hAnsi="Brill" w:cs="Brill"/>
          <w:color w:val="000000"/>
        </w:rPr>
        <w:t>. Berkeley: University of California Press.</w:t>
      </w:r>
    </w:p>
    <w:p w14:paraId="350778A0"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Braudel, F. (1992b). C</w:t>
      </w:r>
      <w:r w:rsidRPr="00C66272">
        <w:rPr>
          <w:rFonts w:ascii="Brill" w:eastAsia="Brill" w:hAnsi="Brill" w:cs="Brill"/>
          <w:i/>
          <w:color w:val="000000"/>
        </w:rPr>
        <w:t>ivilization and capitalism, 15th-18th century, vol. III: The perspective of the world</w:t>
      </w:r>
      <w:r w:rsidRPr="00C66272">
        <w:rPr>
          <w:rFonts w:ascii="Brill" w:eastAsia="Brill" w:hAnsi="Brill" w:cs="Brill"/>
          <w:color w:val="000000"/>
        </w:rPr>
        <w:t>. Berkeley: University of California Press.</w:t>
      </w:r>
    </w:p>
    <w:p w14:paraId="350778A1" w14:textId="05B5B928"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Diaz, D. (2019). Receiving, </w:t>
      </w:r>
      <w:ins w:id="246" w:author="Autor">
        <w:r w:rsidR="008259FE">
          <w:rPr>
            <w:rFonts w:ascii="Brill" w:eastAsia="Brill" w:hAnsi="Brill" w:cs="Brill"/>
          </w:rPr>
          <w:t>s</w:t>
        </w:r>
      </w:ins>
      <w:del w:id="247" w:author="Autor">
        <w:r w:rsidRPr="00C66272" w:rsidDel="008259FE">
          <w:rPr>
            <w:rFonts w:ascii="Brill" w:eastAsia="Brill" w:hAnsi="Brill" w:cs="Brill"/>
          </w:rPr>
          <w:delText>S</w:delText>
        </w:r>
      </w:del>
      <w:r w:rsidRPr="00C66272">
        <w:rPr>
          <w:rFonts w:ascii="Brill" w:eastAsia="Brill" w:hAnsi="Brill" w:cs="Brill"/>
        </w:rPr>
        <w:t xml:space="preserve">electing, and </w:t>
      </w:r>
      <w:ins w:id="248" w:author="Autor">
        <w:r w:rsidR="008259FE">
          <w:rPr>
            <w:rFonts w:ascii="Brill" w:eastAsia="Brill" w:hAnsi="Brill" w:cs="Brill"/>
          </w:rPr>
          <w:t>r</w:t>
        </w:r>
      </w:ins>
      <w:del w:id="249" w:author="Autor">
        <w:r w:rsidRPr="00C66272" w:rsidDel="008259FE">
          <w:rPr>
            <w:rFonts w:ascii="Brill" w:eastAsia="Brill" w:hAnsi="Brill" w:cs="Brill"/>
          </w:rPr>
          <w:delText>R</w:delText>
        </w:r>
      </w:del>
      <w:r w:rsidRPr="00C66272">
        <w:rPr>
          <w:rFonts w:ascii="Brill" w:eastAsia="Brill" w:hAnsi="Brill" w:cs="Brill"/>
        </w:rPr>
        <w:t xml:space="preserve">ejecting </w:t>
      </w:r>
      <w:ins w:id="250" w:author="Autor">
        <w:r w:rsidR="008259FE">
          <w:rPr>
            <w:rFonts w:ascii="Brill" w:eastAsia="Brill" w:hAnsi="Brill" w:cs="Brill"/>
          </w:rPr>
          <w:t>f</w:t>
        </w:r>
      </w:ins>
      <w:del w:id="251" w:author="Autor">
        <w:r w:rsidRPr="00C66272" w:rsidDel="008259FE">
          <w:rPr>
            <w:rFonts w:ascii="Brill" w:eastAsia="Brill" w:hAnsi="Brill" w:cs="Brill"/>
          </w:rPr>
          <w:delText>F</w:delText>
        </w:r>
      </w:del>
      <w:r w:rsidRPr="00C66272">
        <w:rPr>
          <w:rFonts w:ascii="Brill" w:eastAsia="Brill" w:hAnsi="Brill" w:cs="Brill"/>
        </w:rPr>
        <w:t xml:space="preserve">oreign </w:t>
      </w:r>
      <w:ins w:id="252" w:author="Autor">
        <w:r w:rsidR="008259FE">
          <w:rPr>
            <w:rFonts w:ascii="Brill" w:eastAsia="Brill" w:hAnsi="Brill" w:cs="Brill"/>
          </w:rPr>
          <w:t>m</w:t>
        </w:r>
      </w:ins>
      <w:del w:id="253" w:author="Autor">
        <w:r w:rsidRPr="00C66272" w:rsidDel="008259FE">
          <w:rPr>
            <w:rFonts w:ascii="Brill" w:eastAsia="Brill" w:hAnsi="Brill" w:cs="Brill"/>
          </w:rPr>
          <w:delText>M</w:delText>
        </w:r>
      </w:del>
      <w:r w:rsidRPr="00C66272">
        <w:rPr>
          <w:rFonts w:ascii="Brill" w:eastAsia="Brill" w:hAnsi="Brill" w:cs="Brill"/>
        </w:rPr>
        <w:t xml:space="preserve">igrants and </w:t>
      </w:r>
      <w:ins w:id="254" w:author="Autor">
        <w:r w:rsidR="008259FE">
          <w:rPr>
            <w:rFonts w:ascii="Brill" w:eastAsia="Brill" w:hAnsi="Brill" w:cs="Brill"/>
          </w:rPr>
          <w:t>r</w:t>
        </w:r>
      </w:ins>
      <w:del w:id="255" w:author="Autor">
        <w:r w:rsidRPr="00C66272" w:rsidDel="008259FE">
          <w:rPr>
            <w:rFonts w:ascii="Brill" w:eastAsia="Brill" w:hAnsi="Brill" w:cs="Brill"/>
          </w:rPr>
          <w:delText>R</w:delText>
        </w:r>
      </w:del>
      <w:r w:rsidRPr="00C66272">
        <w:rPr>
          <w:rFonts w:ascii="Brill" w:eastAsia="Brill" w:hAnsi="Brill" w:cs="Brill"/>
        </w:rPr>
        <w:t xml:space="preserve">efugees in </w:t>
      </w:r>
      <w:ins w:id="256" w:author="Autor">
        <w:r w:rsidR="008259FE">
          <w:rPr>
            <w:rFonts w:ascii="Brill" w:eastAsia="Brill" w:hAnsi="Brill" w:cs="Brill"/>
          </w:rPr>
          <w:t>p</w:t>
        </w:r>
      </w:ins>
      <w:del w:id="257" w:author="Autor">
        <w:r w:rsidRPr="00C66272" w:rsidDel="008259FE">
          <w:rPr>
            <w:rFonts w:ascii="Brill" w:eastAsia="Brill" w:hAnsi="Brill" w:cs="Brill"/>
          </w:rPr>
          <w:delText>P</w:delText>
        </w:r>
      </w:del>
      <w:r w:rsidRPr="00C66272">
        <w:rPr>
          <w:rFonts w:ascii="Brill" w:eastAsia="Brill" w:hAnsi="Brill" w:cs="Brill"/>
        </w:rPr>
        <w:t xml:space="preserve">ort </w:t>
      </w:r>
      <w:ins w:id="258" w:author="Autor">
        <w:r w:rsidR="008259FE">
          <w:rPr>
            <w:rFonts w:ascii="Brill" w:eastAsia="Brill" w:hAnsi="Brill" w:cs="Brill"/>
          </w:rPr>
          <w:t>c</w:t>
        </w:r>
      </w:ins>
      <w:del w:id="259" w:author="Autor">
        <w:r w:rsidRPr="00C66272" w:rsidDel="008259FE">
          <w:rPr>
            <w:rFonts w:ascii="Brill" w:eastAsia="Brill" w:hAnsi="Brill" w:cs="Brill"/>
          </w:rPr>
          <w:delText>C</w:delText>
        </w:r>
      </w:del>
      <w:r w:rsidRPr="00C66272">
        <w:rPr>
          <w:rFonts w:ascii="Brill" w:eastAsia="Brill" w:hAnsi="Brill" w:cs="Brill"/>
        </w:rPr>
        <w:t>ities</w:t>
      </w:r>
      <w:ins w:id="260" w:author="Autor">
        <w:r w:rsidR="008259FE">
          <w:rPr>
            <w:rFonts w:ascii="Brill" w:eastAsia="Brill" w:hAnsi="Brill" w:cs="Brill"/>
          </w:rPr>
          <w:t>:</w:t>
        </w:r>
      </w:ins>
      <w:del w:id="261" w:author="Autor">
        <w:r w:rsidRPr="00C66272" w:rsidDel="008259FE">
          <w:rPr>
            <w:rFonts w:ascii="Brill" w:eastAsia="Brill" w:hAnsi="Brill" w:cs="Brill"/>
          </w:rPr>
          <w:delText>.</w:delText>
        </w:r>
      </w:del>
      <w:r w:rsidRPr="00C66272">
        <w:rPr>
          <w:rFonts w:ascii="Brill" w:eastAsia="Brill" w:hAnsi="Brill" w:cs="Brill"/>
        </w:rPr>
        <w:t xml:space="preserve"> A </w:t>
      </w:r>
      <w:ins w:id="262" w:author="Autor">
        <w:r w:rsidR="008259FE">
          <w:rPr>
            <w:rFonts w:ascii="Brill" w:eastAsia="Brill" w:hAnsi="Brill" w:cs="Brill"/>
          </w:rPr>
          <w:t>c</w:t>
        </w:r>
      </w:ins>
      <w:del w:id="263" w:author="Autor">
        <w:r w:rsidRPr="00C66272" w:rsidDel="008259FE">
          <w:rPr>
            <w:rFonts w:ascii="Brill" w:eastAsia="Brill" w:hAnsi="Brill" w:cs="Brill"/>
          </w:rPr>
          <w:delText>C</w:delText>
        </w:r>
      </w:del>
      <w:r w:rsidRPr="00C66272">
        <w:rPr>
          <w:rFonts w:ascii="Brill" w:eastAsia="Brill" w:hAnsi="Brill" w:cs="Brill"/>
        </w:rPr>
        <w:t xml:space="preserve">omparison of Bordeaux and Marseille </w:t>
      </w:r>
      <w:ins w:id="264" w:author="Autor">
        <w:r w:rsidR="008259FE">
          <w:rPr>
            <w:rFonts w:ascii="Brill" w:eastAsia="Brill" w:hAnsi="Brill" w:cs="Brill"/>
          </w:rPr>
          <w:t>d</w:t>
        </w:r>
      </w:ins>
      <w:del w:id="265" w:author="Autor">
        <w:r w:rsidRPr="00C66272" w:rsidDel="008259FE">
          <w:rPr>
            <w:rFonts w:ascii="Brill" w:eastAsia="Brill" w:hAnsi="Brill" w:cs="Brill"/>
          </w:rPr>
          <w:delText>D</w:delText>
        </w:r>
      </w:del>
      <w:r w:rsidRPr="00C66272">
        <w:rPr>
          <w:rFonts w:ascii="Brill" w:eastAsia="Brill" w:hAnsi="Brill" w:cs="Brill"/>
        </w:rPr>
        <w:t xml:space="preserve">uring the </w:t>
      </w:r>
      <w:ins w:id="266" w:author="Autor">
        <w:r w:rsidR="008259FE">
          <w:rPr>
            <w:rFonts w:ascii="Brill" w:eastAsia="Brill" w:hAnsi="Brill" w:cs="Brill"/>
          </w:rPr>
          <w:t>e</w:t>
        </w:r>
      </w:ins>
      <w:del w:id="267" w:author="Autor">
        <w:r w:rsidRPr="00C66272" w:rsidDel="008259FE">
          <w:rPr>
            <w:rFonts w:ascii="Brill" w:eastAsia="Brill" w:hAnsi="Brill" w:cs="Brill"/>
          </w:rPr>
          <w:delText>E</w:delText>
        </w:r>
      </w:del>
      <w:r w:rsidRPr="00C66272">
        <w:rPr>
          <w:rFonts w:ascii="Brill" w:eastAsia="Brill" w:hAnsi="Brill" w:cs="Brill"/>
        </w:rPr>
        <w:t xml:space="preserve">arly </w:t>
      </w:r>
      <w:ins w:id="268" w:author="Autor">
        <w:r w:rsidR="008259FE">
          <w:rPr>
            <w:rFonts w:ascii="Brill" w:eastAsia="Brill" w:hAnsi="Brill" w:cs="Brill"/>
          </w:rPr>
          <w:t>n</w:t>
        </w:r>
      </w:ins>
      <w:del w:id="269" w:author="Autor">
        <w:r w:rsidRPr="00C66272" w:rsidDel="008259FE">
          <w:rPr>
            <w:rFonts w:ascii="Brill" w:eastAsia="Brill" w:hAnsi="Brill" w:cs="Brill"/>
          </w:rPr>
          <w:delText>N</w:delText>
        </w:r>
      </w:del>
      <w:r w:rsidRPr="00C66272">
        <w:rPr>
          <w:rFonts w:ascii="Brill" w:eastAsia="Brill" w:hAnsi="Brill" w:cs="Brill"/>
        </w:rPr>
        <w:t xml:space="preserve">ineteenth </w:t>
      </w:r>
      <w:ins w:id="270" w:author="Autor">
        <w:r w:rsidR="008259FE">
          <w:rPr>
            <w:rFonts w:ascii="Brill" w:eastAsia="Brill" w:hAnsi="Brill" w:cs="Brill"/>
          </w:rPr>
          <w:t>c</w:t>
        </w:r>
      </w:ins>
      <w:del w:id="271" w:author="Autor">
        <w:r w:rsidRPr="00C66272" w:rsidDel="008259FE">
          <w:rPr>
            <w:rFonts w:ascii="Brill" w:eastAsia="Brill" w:hAnsi="Brill" w:cs="Brill"/>
          </w:rPr>
          <w:delText>C</w:delText>
        </w:r>
      </w:del>
      <w:r w:rsidRPr="00C66272">
        <w:rPr>
          <w:rFonts w:ascii="Brill" w:eastAsia="Brill" w:hAnsi="Brill" w:cs="Brill"/>
        </w:rPr>
        <w:t xml:space="preserve">entury. In: </w:t>
      </w:r>
      <w:proofErr w:type="spellStart"/>
      <w:r w:rsidRPr="00C66272">
        <w:rPr>
          <w:rFonts w:ascii="Brill" w:eastAsia="Brill" w:hAnsi="Brill" w:cs="Brill"/>
          <w:color w:val="222222"/>
          <w:highlight w:val="white"/>
        </w:rPr>
        <w:t>Greefs</w:t>
      </w:r>
      <w:proofErr w:type="spellEnd"/>
      <w:r w:rsidRPr="00C66272">
        <w:rPr>
          <w:rFonts w:ascii="Brill" w:eastAsia="Brill" w:hAnsi="Brill" w:cs="Brill"/>
          <w:color w:val="222222"/>
          <w:highlight w:val="white"/>
        </w:rPr>
        <w:t>, H., &amp; Winter, A. (Eds.)</w:t>
      </w:r>
      <w:r w:rsidRPr="00C66272">
        <w:rPr>
          <w:rFonts w:ascii="Brill" w:eastAsia="Brill" w:hAnsi="Brill" w:cs="Brill"/>
        </w:rPr>
        <w:t xml:space="preserve">, </w:t>
      </w:r>
      <w:r w:rsidRPr="00C66272">
        <w:rPr>
          <w:rFonts w:ascii="Brill" w:eastAsia="Brill" w:hAnsi="Brill" w:cs="Brill"/>
          <w:i/>
        </w:rPr>
        <w:t>Migration Policies and Materialities of Identification in European Cities</w:t>
      </w:r>
      <w:ins w:id="272" w:author="Autor">
        <w:r w:rsidR="008259FE">
          <w:rPr>
            <w:rFonts w:ascii="Brill" w:eastAsia="Brill" w:hAnsi="Brill" w:cs="Brill"/>
            <w:i/>
          </w:rPr>
          <w:t>:</w:t>
        </w:r>
      </w:ins>
      <w:del w:id="273" w:author="Autor">
        <w:r w:rsidRPr="00C66272" w:rsidDel="008259FE">
          <w:rPr>
            <w:rFonts w:ascii="Brill" w:eastAsia="Brill" w:hAnsi="Brill" w:cs="Brill"/>
            <w:i/>
          </w:rPr>
          <w:delText>.</w:delText>
        </w:r>
      </w:del>
      <w:r w:rsidRPr="00C66272">
        <w:rPr>
          <w:rFonts w:ascii="Brill" w:eastAsia="Brill" w:hAnsi="Brill" w:cs="Brill"/>
          <w:i/>
        </w:rPr>
        <w:t xml:space="preserve"> Papers and Gates, 1500-1930s</w:t>
      </w:r>
      <w:r w:rsidRPr="00C66272">
        <w:rPr>
          <w:rFonts w:ascii="Brill" w:eastAsia="Brill" w:hAnsi="Brill" w:cs="Brill"/>
        </w:rPr>
        <w:t xml:space="preserve"> </w:t>
      </w:r>
      <w:r w:rsidRPr="00C66272">
        <w:rPr>
          <w:rFonts w:ascii="Brill" w:eastAsia="Brill" w:hAnsi="Brill" w:cs="Brill"/>
          <w:color w:val="222222"/>
          <w:highlight w:val="white"/>
        </w:rPr>
        <w:t>(pp. 153-174)</w:t>
      </w:r>
      <w:r w:rsidRPr="00C66272">
        <w:rPr>
          <w:rFonts w:ascii="Brill" w:eastAsia="Brill" w:hAnsi="Brill" w:cs="Brill"/>
        </w:rPr>
        <w:t>. New York: Routledge.</w:t>
      </w:r>
    </w:p>
    <w:p w14:paraId="350778A2"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Ducruet, C.</w:t>
      </w:r>
      <w:del w:id="274" w:author="Autor">
        <w:r w:rsidRPr="00C66272" w:rsidDel="008259FE">
          <w:rPr>
            <w:rFonts w:ascii="Brill" w:eastAsia="Brill" w:hAnsi="Brill" w:cs="Brill"/>
            <w:color w:val="000000"/>
          </w:rPr>
          <w:delText>,</w:delText>
        </w:r>
      </w:del>
      <w:r w:rsidRPr="00C66272">
        <w:rPr>
          <w:rFonts w:ascii="Brill" w:eastAsia="Brill" w:hAnsi="Brill" w:cs="Brill"/>
          <w:color w:val="000000"/>
        </w:rPr>
        <w:t xml:space="preserve"> &amp; Jeong, O. (2005). </w:t>
      </w:r>
      <w:r w:rsidRPr="00C66272">
        <w:rPr>
          <w:rFonts w:ascii="Brill" w:eastAsia="Brill" w:hAnsi="Brill" w:cs="Brill"/>
          <w:i/>
          <w:color w:val="000000"/>
        </w:rPr>
        <w:t>European port–city interface and its Asian application</w:t>
      </w:r>
      <w:r w:rsidRPr="00C66272">
        <w:rPr>
          <w:rFonts w:ascii="Brill" w:eastAsia="Brill" w:hAnsi="Brill" w:cs="Brill"/>
          <w:color w:val="000000"/>
        </w:rPr>
        <w:t>. Anyang: Korea Research Institute for Human Settlements.</w:t>
      </w:r>
    </w:p>
    <w:p w14:paraId="350778A3" w14:textId="77777777" w:rsidR="00CB3FC9" w:rsidRPr="00C66272" w:rsidRDefault="00C55FA1">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Entman</w:t>
      </w:r>
      <w:proofErr w:type="spellEnd"/>
      <w:r w:rsidRPr="00C66272">
        <w:rPr>
          <w:rFonts w:ascii="Brill" w:eastAsia="Brill" w:hAnsi="Brill" w:cs="Brill"/>
          <w:color w:val="000000"/>
        </w:rPr>
        <w:t xml:space="preserve">, R. M. (1993). Framing: Toward clarification of a fractured paradigm. </w:t>
      </w:r>
      <w:r w:rsidRPr="00C66272">
        <w:rPr>
          <w:rFonts w:ascii="Brill" w:eastAsia="Brill" w:hAnsi="Brill" w:cs="Brill"/>
          <w:i/>
          <w:color w:val="000000"/>
        </w:rPr>
        <w:t>Journal of communication</w:t>
      </w:r>
      <w:r w:rsidRPr="00C66272">
        <w:rPr>
          <w:rFonts w:ascii="Brill" w:eastAsia="Brill" w:hAnsi="Brill" w:cs="Brill"/>
          <w:color w:val="000000"/>
        </w:rPr>
        <w:t xml:space="preserve">, </w:t>
      </w:r>
      <w:r w:rsidRPr="00F34A6C">
        <w:rPr>
          <w:rFonts w:ascii="Brill" w:eastAsia="Brill" w:hAnsi="Brill" w:cs="Brill"/>
          <w:i/>
          <w:iCs/>
          <w:color w:val="000000"/>
          <w:rPrChange w:id="275" w:author="Autor">
            <w:rPr>
              <w:rFonts w:ascii="Brill" w:eastAsia="Brill" w:hAnsi="Brill" w:cs="Brill"/>
              <w:color w:val="000000"/>
            </w:rPr>
          </w:rPrChange>
        </w:rPr>
        <w:t>43</w:t>
      </w:r>
      <w:r w:rsidRPr="00C66272">
        <w:rPr>
          <w:rFonts w:ascii="Brill" w:eastAsia="Brill" w:hAnsi="Brill" w:cs="Brill"/>
          <w:color w:val="000000"/>
        </w:rPr>
        <w:t>(4), 51-58.</w:t>
      </w:r>
    </w:p>
    <w:p w14:paraId="350778A4"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Goffman, E. (1974). </w:t>
      </w:r>
      <w:r w:rsidRPr="00C66272">
        <w:rPr>
          <w:rFonts w:ascii="Brill" w:eastAsia="Brill" w:hAnsi="Brill" w:cs="Brill"/>
          <w:i/>
          <w:color w:val="000000"/>
        </w:rPr>
        <w:t xml:space="preserve">Frame analysis: An essay on the organization of experience. </w:t>
      </w:r>
      <w:r w:rsidRPr="00C66272">
        <w:rPr>
          <w:rFonts w:ascii="Brill" w:eastAsia="Brill" w:hAnsi="Brill" w:cs="Brill"/>
          <w:color w:val="000000"/>
        </w:rPr>
        <w:t>Harvard: Harvard University Press.</w:t>
      </w:r>
    </w:p>
    <w:p w14:paraId="350778A5" w14:textId="3D2598FD"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Grazian, D. (2008)</w:t>
      </w:r>
      <w:ins w:id="276" w:author="Autor">
        <w:r w:rsidR="008259FE">
          <w:rPr>
            <w:rFonts w:ascii="Brill" w:eastAsia="Brill" w:hAnsi="Brill" w:cs="Brill"/>
            <w:color w:val="000000"/>
          </w:rPr>
          <w:t>.</w:t>
        </w:r>
      </w:ins>
      <w:del w:id="277" w:author="Autor">
        <w:r w:rsidRPr="00C66272" w:rsidDel="008259FE">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On the make: the hustle of urban nightlife</w:t>
      </w:r>
      <w:r w:rsidRPr="00C66272">
        <w:rPr>
          <w:rFonts w:ascii="Brill" w:eastAsia="Brill" w:hAnsi="Brill" w:cs="Brill"/>
          <w:color w:val="000000"/>
        </w:rPr>
        <w:t>. Chicago: The University of Chicago Press.</w:t>
      </w:r>
    </w:p>
    <w:p w14:paraId="350778A6" w14:textId="77777777" w:rsidR="00CB3FC9" w:rsidRPr="00C66272" w:rsidRDefault="00C55FA1">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Hayuth</w:t>
      </w:r>
      <w:proofErr w:type="spellEnd"/>
      <w:r w:rsidRPr="00C66272">
        <w:rPr>
          <w:rFonts w:ascii="Brill" w:eastAsia="Brill" w:hAnsi="Brill" w:cs="Brill"/>
          <w:color w:val="000000"/>
        </w:rPr>
        <w:t xml:space="preserve">, Y. (1982). The port-urban interface: an area in transition. </w:t>
      </w:r>
      <w:r w:rsidRPr="00F34A6C">
        <w:rPr>
          <w:rFonts w:ascii="Brill" w:eastAsia="Brill" w:hAnsi="Brill" w:cs="Brill"/>
          <w:i/>
          <w:color w:val="000000"/>
          <w:rPrChange w:id="278" w:author="Autor">
            <w:rPr>
              <w:rFonts w:ascii="Brill" w:eastAsia="Brill" w:hAnsi="Brill" w:cs="Brill"/>
              <w:i/>
              <w:color w:val="000000"/>
              <w:u w:val="single"/>
            </w:rPr>
          </w:rPrChange>
        </w:rPr>
        <w:t>Area</w:t>
      </w:r>
      <w:r w:rsidRPr="00C66272">
        <w:rPr>
          <w:rFonts w:ascii="Brill" w:eastAsia="Brill" w:hAnsi="Brill" w:cs="Brill"/>
          <w:color w:val="000000"/>
        </w:rPr>
        <w:t xml:space="preserve">, </w:t>
      </w:r>
      <w:r w:rsidRPr="00F34A6C">
        <w:rPr>
          <w:rFonts w:ascii="Brill" w:eastAsia="Brill" w:hAnsi="Brill" w:cs="Brill"/>
          <w:i/>
          <w:iCs/>
          <w:color w:val="000000"/>
          <w:rPrChange w:id="279" w:author="Autor">
            <w:rPr>
              <w:rFonts w:ascii="Brill" w:eastAsia="Brill" w:hAnsi="Brill" w:cs="Brill"/>
              <w:color w:val="000000"/>
            </w:rPr>
          </w:rPrChange>
        </w:rPr>
        <w:t>14</w:t>
      </w:r>
      <w:r w:rsidRPr="00C66272">
        <w:rPr>
          <w:rFonts w:ascii="Brill" w:eastAsia="Brill" w:hAnsi="Brill" w:cs="Brill"/>
          <w:color w:val="000000"/>
        </w:rPr>
        <w:t>(3), 219-224.</w:t>
      </w:r>
    </w:p>
    <w:p w14:paraId="33C6555E" w14:textId="77777777" w:rsidR="00F8486D" w:rsidRPr="00C66272" w:rsidRDefault="00F8486D" w:rsidP="00F8486D">
      <w:pPr>
        <w:spacing w:line="360" w:lineRule="auto"/>
        <w:ind w:left="426" w:hanging="426"/>
        <w:jc w:val="both"/>
        <w:rPr>
          <w:rFonts w:ascii="Brill" w:eastAsia="Brill" w:hAnsi="Brill" w:cs="Brill"/>
          <w:color w:val="000000"/>
        </w:rPr>
      </w:pPr>
      <w:r w:rsidRPr="00C66272">
        <w:rPr>
          <w:rFonts w:ascii="Brill" w:eastAsia="Brill" w:hAnsi="Brill" w:cs="Brill"/>
          <w:color w:val="000000"/>
          <w:highlight w:val="white"/>
        </w:rPr>
        <w:lastRenderedPageBreak/>
        <w:t>Hein, C. (Ed.). (2011). </w:t>
      </w:r>
      <w:r w:rsidRPr="00C66272">
        <w:rPr>
          <w:rFonts w:ascii="Brill" w:eastAsia="Brill" w:hAnsi="Brill" w:cs="Brill"/>
          <w:i/>
          <w:color w:val="000000"/>
        </w:rPr>
        <w:t>Port cities: dynamic landscapes and global networks</w:t>
      </w:r>
      <w:r w:rsidRPr="00C66272">
        <w:rPr>
          <w:rFonts w:ascii="Brill" w:eastAsia="Brill" w:hAnsi="Brill" w:cs="Brill"/>
          <w:color w:val="000000"/>
          <w:highlight w:val="white"/>
        </w:rPr>
        <w:t>. London: Routledge.</w:t>
      </w:r>
    </w:p>
    <w:p w14:paraId="350778A7" w14:textId="6CEBDB23" w:rsidR="00CB3FC9"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Hein, C. (2019). The </w:t>
      </w:r>
      <w:ins w:id="280" w:author="Autor">
        <w:r w:rsidR="008259FE">
          <w:rPr>
            <w:rFonts w:ascii="Brill" w:eastAsia="Brill" w:hAnsi="Brill" w:cs="Brill"/>
            <w:color w:val="000000"/>
          </w:rPr>
          <w:t>p</w:t>
        </w:r>
      </w:ins>
      <w:del w:id="281" w:author="Autor">
        <w:r w:rsidRPr="00C66272" w:rsidDel="008259FE">
          <w:rPr>
            <w:rFonts w:ascii="Brill" w:eastAsia="Brill" w:hAnsi="Brill" w:cs="Brill"/>
            <w:color w:val="000000"/>
          </w:rPr>
          <w:delText>P</w:delText>
        </w:r>
      </w:del>
      <w:r w:rsidRPr="00C66272">
        <w:rPr>
          <w:rFonts w:ascii="Brill" w:eastAsia="Brill" w:hAnsi="Brill" w:cs="Brill"/>
          <w:color w:val="000000"/>
        </w:rPr>
        <w:t xml:space="preserve">ort </w:t>
      </w:r>
      <w:ins w:id="282" w:author="Autor">
        <w:r w:rsidR="008259FE">
          <w:rPr>
            <w:rFonts w:ascii="Brill" w:eastAsia="Brill" w:hAnsi="Brill" w:cs="Brill"/>
            <w:color w:val="000000"/>
          </w:rPr>
          <w:t>c</w:t>
        </w:r>
      </w:ins>
      <w:del w:id="283" w:author="Autor">
        <w:r w:rsidRPr="00C66272" w:rsidDel="008259FE">
          <w:rPr>
            <w:rFonts w:ascii="Brill" w:eastAsia="Brill" w:hAnsi="Brill" w:cs="Brill"/>
            <w:color w:val="000000"/>
          </w:rPr>
          <w:delText>C</w:delText>
        </w:r>
      </w:del>
      <w:r w:rsidRPr="00C66272">
        <w:rPr>
          <w:rFonts w:ascii="Brill" w:eastAsia="Brill" w:hAnsi="Brill" w:cs="Brill"/>
          <w:color w:val="000000"/>
        </w:rPr>
        <w:t xml:space="preserve">ityscape: Spatial and institutional approaches to port city relationships. </w:t>
      </w:r>
      <w:proofErr w:type="spellStart"/>
      <w:r w:rsidRPr="00C66272">
        <w:rPr>
          <w:rFonts w:ascii="Brill" w:eastAsia="Brill" w:hAnsi="Brill" w:cs="Brill"/>
          <w:i/>
          <w:color w:val="000000"/>
        </w:rPr>
        <w:t>PORTUSplus</w:t>
      </w:r>
      <w:proofErr w:type="spellEnd"/>
      <w:r w:rsidRPr="00C66272">
        <w:rPr>
          <w:rFonts w:ascii="Brill" w:eastAsia="Brill" w:hAnsi="Brill" w:cs="Brill"/>
          <w:color w:val="000000"/>
        </w:rPr>
        <w:t xml:space="preserve">, </w:t>
      </w:r>
      <w:commentRangeStart w:id="284"/>
      <w:commentRangeStart w:id="285"/>
      <w:r w:rsidRPr="00C66272">
        <w:rPr>
          <w:rFonts w:ascii="Brill" w:eastAsia="Brill" w:hAnsi="Brill" w:cs="Brill"/>
          <w:i/>
          <w:color w:val="000000"/>
        </w:rPr>
        <w:t>8</w:t>
      </w:r>
      <w:r w:rsidRPr="00C66272">
        <w:rPr>
          <w:rFonts w:ascii="Brill" w:eastAsia="Brill" w:hAnsi="Brill" w:cs="Brill"/>
          <w:color w:val="000000"/>
        </w:rPr>
        <w:t>(Special Issue</w:t>
      </w:r>
      <w:del w:id="286" w:author="Autor">
        <w:r w:rsidRPr="00C66272" w:rsidDel="0015539E">
          <w:rPr>
            <w:rFonts w:ascii="Brill" w:eastAsia="Brill" w:hAnsi="Brill" w:cs="Brill"/>
            <w:color w:val="000000"/>
          </w:rPr>
          <w:delText>).</w:delText>
        </w:r>
        <w:commentRangeEnd w:id="284"/>
        <w:r w:rsidR="008259FE" w:rsidDel="0015539E">
          <w:rPr>
            <w:rStyle w:val="Odwoaniedokomentarza"/>
            <w:lang w:val="en-AU"/>
          </w:rPr>
          <w:commentReference w:id="284"/>
        </w:r>
      </w:del>
      <w:commentRangeEnd w:id="285"/>
      <w:r w:rsidR="0015539E">
        <w:rPr>
          <w:rStyle w:val="Odwoaniedokomentarza"/>
          <w:lang w:val="en-AU"/>
        </w:rPr>
        <w:commentReference w:id="285"/>
      </w:r>
      <w:ins w:id="287" w:author="Autor">
        <w:r w:rsidR="0015539E" w:rsidRPr="00C66272">
          <w:rPr>
            <w:rFonts w:ascii="Brill" w:eastAsia="Brill" w:hAnsi="Brill" w:cs="Brill"/>
            <w:color w:val="000000"/>
          </w:rPr>
          <w:t>)</w:t>
        </w:r>
        <w:r w:rsidR="0015539E">
          <w:rPr>
            <w:rFonts w:ascii="Brill" w:eastAsia="Brill" w:hAnsi="Brill" w:cs="Brill"/>
            <w:color w:val="000000"/>
          </w:rPr>
          <w:t>, 1-8.</w:t>
        </w:r>
      </w:ins>
    </w:p>
    <w:p w14:paraId="0C14F8B0" w14:textId="55FA52D9" w:rsidR="00F8486D" w:rsidRPr="00C66272" w:rsidRDefault="00F8486D" w:rsidP="00F8486D">
      <w:pPr>
        <w:spacing w:line="360" w:lineRule="auto"/>
        <w:ind w:left="426" w:hanging="426"/>
        <w:jc w:val="both"/>
        <w:rPr>
          <w:rFonts w:ascii="Brill" w:eastAsia="Brill" w:hAnsi="Brill" w:cs="Brill"/>
          <w:color w:val="000000"/>
        </w:rPr>
      </w:pPr>
      <w:r>
        <w:rPr>
          <w:rFonts w:ascii="Brill" w:eastAsia="Brill" w:hAnsi="Brill" w:cs="Brill"/>
          <w:color w:val="000000"/>
        </w:rPr>
        <w:t xml:space="preserve">Hein, C. (2021). Planning for </w:t>
      </w:r>
      <w:ins w:id="288" w:author="Autor">
        <w:r w:rsidR="008259FE">
          <w:rPr>
            <w:rFonts w:ascii="Brill" w:eastAsia="Brill" w:hAnsi="Brill" w:cs="Brill"/>
            <w:color w:val="000000"/>
          </w:rPr>
          <w:t>p</w:t>
        </w:r>
      </w:ins>
      <w:del w:id="289" w:author="Autor">
        <w:r w:rsidDel="008259FE">
          <w:rPr>
            <w:rFonts w:ascii="Brill" w:eastAsia="Brill" w:hAnsi="Brill" w:cs="Brill"/>
            <w:color w:val="000000"/>
          </w:rPr>
          <w:delText>P</w:delText>
        </w:r>
      </w:del>
      <w:r>
        <w:rPr>
          <w:rFonts w:ascii="Brill" w:eastAsia="Brill" w:hAnsi="Brill" w:cs="Brill"/>
          <w:color w:val="000000"/>
        </w:rPr>
        <w:t xml:space="preserve">orosity: Exploring </w:t>
      </w:r>
      <w:ins w:id="290" w:author="Autor">
        <w:r w:rsidR="008259FE">
          <w:rPr>
            <w:rFonts w:ascii="Brill" w:eastAsia="Brill" w:hAnsi="Brill" w:cs="Brill"/>
            <w:color w:val="000000"/>
          </w:rPr>
          <w:t>p</w:t>
        </w:r>
      </w:ins>
      <w:del w:id="291" w:author="Autor">
        <w:r w:rsidDel="008259FE">
          <w:rPr>
            <w:rFonts w:ascii="Brill" w:eastAsia="Brill" w:hAnsi="Brill" w:cs="Brill"/>
            <w:color w:val="000000"/>
          </w:rPr>
          <w:delText>P</w:delText>
        </w:r>
      </w:del>
      <w:r>
        <w:rPr>
          <w:rFonts w:ascii="Brill" w:eastAsia="Brill" w:hAnsi="Brill" w:cs="Brill"/>
          <w:color w:val="000000"/>
        </w:rPr>
        <w:t xml:space="preserve">ort </w:t>
      </w:r>
      <w:ins w:id="292" w:author="Autor">
        <w:r w:rsidR="008259FE">
          <w:rPr>
            <w:rFonts w:ascii="Brill" w:eastAsia="Brill" w:hAnsi="Brill" w:cs="Brill"/>
            <w:color w:val="000000"/>
          </w:rPr>
          <w:t>c</w:t>
        </w:r>
      </w:ins>
      <w:del w:id="293" w:author="Autor">
        <w:r w:rsidDel="008259FE">
          <w:rPr>
            <w:rFonts w:ascii="Brill" w:eastAsia="Brill" w:hAnsi="Brill" w:cs="Brill"/>
            <w:color w:val="000000"/>
          </w:rPr>
          <w:delText>C</w:delText>
        </w:r>
      </w:del>
      <w:r>
        <w:rPr>
          <w:rFonts w:ascii="Brill" w:eastAsia="Brill" w:hAnsi="Brill" w:cs="Brill"/>
          <w:color w:val="000000"/>
        </w:rPr>
        <w:t xml:space="preserve">ity </w:t>
      </w:r>
      <w:ins w:id="294" w:author="Autor">
        <w:r w:rsidR="008259FE">
          <w:rPr>
            <w:rFonts w:ascii="Brill" w:eastAsia="Brill" w:hAnsi="Brill" w:cs="Brill"/>
            <w:color w:val="000000"/>
          </w:rPr>
          <w:t>d</w:t>
        </w:r>
      </w:ins>
      <w:del w:id="295" w:author="Autor">
        <w:r w:rsidDel="008259FE">
          <w:rPr>
            <w:rFonts w:ascii="Brill" w:eastAsia="Brill" w:hAnsi="Brill" w:cs="Brill"/>
            <w:color w:val="000000"/>
          </w:rPr>
          <w:delText>D</w:delText>
        </w:r>
      </w:del>
      <w:r>
        <w:rPr>
          <w:rFonts w:ascii="Brill" w:eastAsia="Brill" w:hAnsi="Brill" w:cs="Brill"/>
          <w:color w:val="000000"/>
        </w:rPr>
        <w:t xml:space="preserve">evelopment through the </w:t>
      </w:r>
      <w:ins w:id="296" w:author="Autor">
        <w:r w:rsidR="008259FE">
          <w:rPr>
            <w:rFonts w:ascii="Brill" w:eastAsia="Brill" w:hAnsi="Brill" w:cs="Brill"/>
            <w:color w:val="000000"/>
          </w:rPr>
          <w:t>l</w:t>
        </w:r>
      </w:ins>
      <w:del w:id="297" w:author="Autor">
        <w:r w:rsidDel="008259FE">
          <w:rPr>
            <w:rFonts w:ascii="Brill" w:eastAsia="Brill" w:hAnsi="Brill" w:cs="Brill"/>
            <w:color w:val="000000"/>
          </w:rPr>
          <w:delText>L</w:delText>
        </w:r>
      </w:del>
      <w:r>
        <w:rPr>
          <w:rFonts w:ascii="Brill" w:eastAsia="Brill" w:hAnsi="Brill" w:cs="Brill"/>
          <w:color w:val="000000"/>
        </w:rPr>
        <w:t xml:space="preserve">ens of </w:t>
      </w:r>
      <w:ins w:id="298" w:author="Autor">
        <w:r w:rsidR="008259FE">
          <w:rPr>
            <w:rFonts w:ascii="Brill" w:eastAsia="Brill" w:hAnsi="Brill" w:cs="Brill"/>
            <w:color w:val="000000"/>
          </w:rPr>
          <w:t>b</w:t>
        </w:r>
      </w:ins>
      <w:del w:id="299" w:author="Autor">
        <w:r w:rsidDel="008259FE">
          <w:rPr>
            <w:rFonts w:ascii="Brill" w:eastAsia="Brill" w:hAnsi="Brill" w:cs="Brill"/>
            <w:color w:val="000000"/>
          </w:rPr>
          <w:delText>B</w:delText>
        </w:r>
      </w:del>
      <w:r>
        <w:rPr>
          <w:rFonts w:ascii="Brill" w:eastAsia="Brill" w:hAnsi="Brill" w:cs="Brill"/>
          <w:color w:val="000000"/>
        </w:rPr>
        <w:t xml:space="preserve">oundaries and </w:t>
      </w:r>
      <w:ins w:id="300" w:author="Autor">
        <w:r w:rsidR="008259FE">
          <w:rPr>
            <w:rFonts w:ascii="Brill" w:eastAsia="Brill" w:hAnsi="Brill" w:cs="Brill"/>
            <w:color w:val="000000"/>
          </w:rPr>
          <w:t>f</w:t>
        </w:r>
      </w:ins>
      <w:del w:id="301" w:author="Autor">
        <w:r w:rsidDel="008259FE">
          <w:rPr>
            <w:rFonts w:ascii="Brill" w:eastAsia="Brill" w:hAnsi="Brill" w:cs="Brill"/>
            <w:color w:val="000000"/>
          </w:rPr>
          <w:delText>F</w:delText>
        </w:r>
      </w:del>
      <w:r>
        <w:rPr>
          <w:rFonts w:ascii="Brill" w:eastAsia="Brill" w:hAnsi="Brill" w:cs="Brill"/>
          <w:color w:val="000000"/>
        </w:rPr>
        <w:t xml:space="preserve">lows, </w:t>
      </w:r>
      <w:r w:rsidRPr="00F34A6C">
        <w:rPr>
          <w:rFonts w:ascii="Brill" w:eastAsia="Brill" w:hAnsi="Brill" w:cs="Brill"/>
          <w:i/>
          <w:iCs/>
          <w:color w:val="000000"/>
          <w:rPrChange w:id="302" w:author="Autor">
            <w:rPr>
              <w:rFonts w:ascii="Brill" w:eastAsia="Brill" w:hAnsi="Brill" w:cs="Brill"/>
              <w:color w:val="000000"/>
            </w:rPr>
          </w:rPrChange>
        </w:rPr>
        <w:t>Urban Planning</w:t>
      </w:r>
      <w:ins w:id="303" w:author="Autor">
        <w:r w:rsidR="008259FE">
          <w:rPr>
            <w:rFonts w:ascii="Brill" w:eastAsia="Brill" w:hAnsi="Brill" w:cs="Brill"/>
            <w:i/>
            <w:iCs/>
            <w:color w:val="000000"/>
          </w:rPr>
          <w:t>,</w:t>
        </w:r>
      </w:ins>
      <w:r>
        <w:rPr>
          <w:rFonts w:ascii="Brill" w:eastAsia="Brill" w:hAnsi="Brill" w:cs="Brill"/>
          <w:color w:val="000000"/>
        </w:rPr>
        <w:t xml:space="preserve"> </w:t>
      </w:r>
      <w:r w:rsidRPr="00F34A6C">
        <w:rPr>
          <w:rFonts w:ascii="Brill" w:eastAsia="Brill" w:hAnsi="Brill" w:cs="Brill"/>
          <w:i/>
          <w:iCs/>
          <w:color w:val="000000"/>
          <w:rPrChange w:id="304" w:author="Autor">
            <w:rPr>
              <w:rFonts w:ascii="Brill" w:eastAsia="Brill" w:hAnsi="Brill" w:cs="Brill"/>
              <w:color w:val="000000"/>
            </w:rPr>
          </w:rPrChange>
        </w:rPr>
        <w:t>6</w:t>
      </w:r>
      <w:r>
        <w:rPr>
          <w:rFonts w:ascii="Brill" w:eastAsia="Brill" w:hAnsi="Brill" w:cs="Brill"/>
          <w:color w:val="000000"/>
        </w:rPr>
        <w:t>(3), 1-9.</w:t>
      </w:r>
      <w:r w:rsidRPr="00C66272">
        <w:rPr>
          <w:rFonts w:ascii="Brill" w:eastAsia="Brill" w:hAnsi="Brill" w:cs="Brill"/>
          <w:color w:val="000000"/>
        </w:rPr>
        <w:t xml:space="preserve"> </w:t>
      </w:r>
    </w:p>
    <w:p w14:paraId="350778A9" w14:textId="0E39C3F1" w:rsidR="00CB3FC9" w:rsidRPr="00C66272" w:rsidRDefault="00C55FA1">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Hein, C.</w:t>
      </w:r>
      <w:ins w:id="305" w:author="Autor">
        <w:r w:rsidR="001347F0">
          <w:rPr>
            <w:rFonts w:ascii="Brill" w:eastAsia="Brill" w:hAnsi="Brill" w:cs="Brill"/>
            <w:color w:val="000000"/>
            <w:lang w:val="nl-BE"/>
          </w:rPr>
          <w:t xml:space="preserve">, </w:t>
        </w:r>
      </w:ins>
      <w:r w:rsidRPr="00BF26E0">
        <w:rPr>
          <w:rFonts w:ascii="Brill" w:eastAsia="Brill" w:hAnsi="Brill" w:cs="Brill"/>
          <w:color w:val="000000"/>
          <w:lang w:val="nl-BE"/>
        </w:rPr>
        <w:t xml:space="preserve"> Luning, S, </w:t>
      </w:r>
      <w:ins w:id="306" w:author="Autor">
        <w:r w:rsidR="001347F0" w:rsidRPr="00F34A6C">
          <w:rPr>
            <w:rFonts w:ascii="Brill" w:eastAsia="Brill" w:hAnsi="Brill" w:cs="Brill"/>
            <w:color w:val="222222"/>
            <w:highlight w:val="white"/>
            <w:lang w:val="nl-BE"/>
            <w:rPrChange w:id="307" w:author="Autor">
              <w:rPr>
                <w:rFonts w:ascii="Brill" w:eastAsia="Brill" w:hAnsi="Brill" w:cs="Brill"/>
                <w:color w:val="222222"/>
                <w:highlight w:val="white"/>
              </w:rPr>
            </w:rPrChange>
          </w:rPr>
          <w:t>&amp;</w:t>
        </w:r>
        <w:r w:rsidR="001347F0" w:rsidRPr="00F34A6C">
          <w:rPr>
            <w:rFonts w:ascii="Brill" w:eastAsia="Brill" w:hAnsi="Brill" w:cs="Brill"/>
            <w:color w:val="222222"/>
            <w:lang w:val="nl-BE"/>
            <w:rPrChange w:id="308" w:author="Autor">
              <w:rPr>
                <w:rFonts w:ascii="Brill" w:eastAsia="Brill" w:hAnsi="Brill" w:cs="Brill"/>
                <w:color w:val="222222"/>
              </w:rPr>
            </w:rPrChange>
          </w:rPr>
          <w:t xml:space="preserve"> </w:t>
        </w:r>
      </w:ins>
      <w:r w:rsidRPr="00BF26E0">
        <w:rPr>
          <w:rFonts w:ascii="Brill" w:eastAsia="Brill" w:hAnsi="Brill" w:cs="Brill"/>
          <w:color w:val="000000"/>
          <w:lang w:val="nl-BE"/>
        </w:rPr>
        <w:t xml:space="preserve">van de Laar, P.T (2021). </w:t>
      </w:r>
      <w:r w:rsidRPr="00C66272">
        <w:rPr>
          <w:rFonts w:ascii="Brill" w:eastAsia="Brill" w:hAnsi="Brill" w:cs="Brill"/>
          <w:color w:val="000000"/>
        </w:rPr>
        <w:t xml:space="preserve">Port </w:t>
      </w:r>
      <w:ins w:id="309" w:author="Autor">
        <w:r w:rsidR="001347F0">
          <w:rPr>
            <w:rFonts w:ascii="Brill" w:eastAsia="Brill" w:hAnsi="Brill" w:cs="Brill"/>
            <w:color w:val="000000"/>
          </w:rPr>
          <w:t>c</w:t>
        </w:r>
      </w:ins>
      <w:del w:id="310" w:author="Autor">
        <w:r w:rsidRPr="00C66272" w:rsidDel="001347F0">
          <w:rPr>
            <w:rFonts w:ascii="Brill" w:eastAsia="Brill" w:hAnsi="Brill" w:cs="Brill"/>
            <w:color w:val="000000"/>
          </w:rPr>
          <w:delText>C</w:delText>
        </w:r>
      </w:del>
      <w:r w:rsidRPr="00C66272">
        <w:rPr>
          <w:rFonts w:ascii="Brill" w:eastAsia="Brill" w:hAnsi="Brill" w:cs="Brill"/>
          <w:color w:val="000000"/>
        </w:rPr>
        <w:t xml:space="preserve">ity </w:t>
      </w:r>
      <w:ins w:id="311" w:author="Autor">
        <w:r w:rsidR="001347F0">
          <w:rPr>
            <w:rFonts w:ascii="Brill" w:eastAsia="Brill" w:hAnsi="Brill" w:cs="Brill"/>
            <w:color w:val="000000"/>
          </w:rPr>
          <w:t>c</w:t>
        </w:r>
      </w:ins>
      <w:del w:id="312" w:author="Autor">
        <w:r w:rsidRPr="00C66272" w:rsidDel="001347F0">
          <w:rPr>
            <w:rFonts w:ascii="Brill" w:eastAsia="Brill" w:hAnsi="Brill" w:cs="Brill"/>
            <w:color w:val="000000"/>
          </w:rPr>
          <w:delText>C</w:delText>
        </w:r>
      </w:del>
      <w:r w:rsidRPr="00C66272">
        <w:rPr>
          <w:rFonts w:ascii="Brill" w:eastAsia="Brill" w:hAnsi="Brill" w:cs="Brill"/>
          <w:color w:val="000000"/>
        </w:rPr>
        <w:t xml:space="preserve">ultures, </w:t>
      </w:r>
      <w:ins w:id="313" w:author="Autor">
        <w:r w:rsidR="001347F0">
          <w:rPr>
            <w:rFonts w:ascii="Brill" w:eastAsia="Brill" w:hAnsi="Brill" w:cs="Brill"/>
            <w:color w:val="000000"/>
          </w:rPr>
          <w:t>v</w:t>
        </w:r>
      </w:ins>
      <w:del w:id="314" w:author="Autor">
        <w:r w:rsidRPr="00C66272" w:rsidDel="001347F0">
          <w:rPr>
            <w:rFonts w:ascii="Brill" w:eastAsia="Brill" w:hAnsi="Brill" w:cs="Brill"/>
            <w:color w:val="000000"/>
          </w:rPr>
          <w:delText>V</w:delText>
        </w:r>
      </w:del>
      <w:r w:rsidRPr="00C66272">
        <w:rPr>
          <w:rFonts w:ascii="Brill" w:eastAsia="Brill" w:hAnsi="Brill" w:cs="Brill"/>
          <w:color w:val="000000"/>
        </w:rPr>
        <w:t xml:space="preserve">alues, and </w:t>
      </w:r>
      <w:ins w:id="315" w:author="Autor">
        <w:r w:rsidR="001347F0">
          <w:rPr>
            <w:rFonts w:ascii="Brill" w:eastAsia="Brill" w:hAnsi="Brill" w:cs="Brill"/>
            <w:color w:val="000000"/>
          </w:rPr>
          <w:t>m</w:t>
        </w:r>
      </w:ins>
      <w:del w:id="316" w:author="Autor">
        <w:r w:rsidRPr="00C66272" w:rsidDel="001347F0">
          <w:rPr>
            <w:rFonts w:ascii="Brill" w:eastAsia="Brill" w:hAnsi="Brill" w:cs="Brill"/>
            <w:color w:val="000000"/>
          </w:rPr>
          <w:delText>M</w:delText>
        </w:r>
      </w:del>
      <w:r w:rsidRPr="00C66272">
        <w:rPr>
          <w:rFonts w:ascii="Brill" w:eastAsia="Brill" w:hAnsi="Brill" w:cs="Brill"/>
          <w:color w:val="000000"/>
        </w:rPr>
        <w:t xml:space="preserve">aritime </w:t>
      </w:r>
      <w:ins w:id="317" w:author="Autor">
        <w:r w:rsidR="001347F0">
          <w:rPr>
            <w:rFonts w:ascii="Brill" w:eastAsia="Brill" w:hAnsi="Brill" w:cs="Brill"/>
            <w:color w:val="000000"/>
          </w:rPr>
          <w:t>m</w:t>
        </w:r>
      </w:ins>
      <w:del w:id="318" w:author="Autor">
        <w:r w:rsidRPr="00C66272" w:rsidDel="001347F0">
          <w:rPr>
            <w:rFonts w:ascii="Brill" w:eastAsia="Brill" w:hAnsi="Brill" w:cs="Brill"/>
            <w:color w:val="000000"/>
          </w:rPr>
          <w:delText>M</w:delText>
        </w:r>
      </w:del>
      <w:r w:rsidRPr="00C66272">
        <w:rPr>
          <w:rFonts w:ascii="Brill" w:eastAsia="Brill" w:hAnsi="Brill" w:cs="Brill"/>
          <w:color w:val="000000"/>
        </w:rPr>
        <w:t xml:space="preserve">indsets: Defining </w:t>
      </w:r>
      <w:ins w:id="319" w:author="Autor">
        <w:r w:rsidR="001347F0">
          <w:rPr>
            <w:rFonts w:ascii="Brill" w:eastAsia="Brill" w:hAnsi="Brill" w:cs="Brill"/>
            <w:color w:val="000000"/>
          </w:rPr>
          <w:t>w</w:t>
        </w:r>
      </w:ins>
      <w:del w:id="320" w:author="Autor">
        <w:r w:rsidRPr="00C66272" w:rsidDel="001347F0">
          <w:rPr>
            <w:rFonts w:ascii="Brill" w:eastAsia="Brill" w:hAnsi="Brill" w:cs="Brill"/>
            <w:color w:val="000000"/>
          </w:rPr>
          <w:delText>W</w:delText>
        </w:r>
      </w:del>
      <w:r w:rsidRPr="00C66272">
        <w:rPr>
          <w:rFonts w:ascii="Brill" w:eastAsia="Brill" w:hAnsi="Brill" w:cs="Brill"/>
          <w:color w:val="000000"/>
        </w:rPr>
        <w:t xml:space="preserve">hat </w:t>
      </w:r>
      <w:ins w:id="321" w:author="Autor">
        <w:r w:rsidR="001347F0">
          <w:rPr>
            <w:rFonts w:ascii="Brill" w:eastAsia="Brill" w:hAnsi="Brill" w:cs="Brill"/>
            <w:color w:val="000000"/>
          </w:rPr>
          <w:t>m</w:t>
        </w:r>
      </w:ins>
      <w:del w:id="322" w:author="Autor">
        <w:r w:rsidRPr="00C66272" w:rsidDel="001347F0">
          <w:rPr>
            <w:rFonts w:ascii="Brill" w:eastAsia="Brill" w:hAnsi="Brill" w:cs="Brill"/>
            <w:color w:val="000000"/>
          </w:rPr>
          <w:delText>M</w:delText>
        </w:r>
      </w:del>
      <w:r w:rsidRPr="00C66272">
        <w:rPr>
          <w:rFonts w:ascii="Brill" w:eastAsia="Brill" w:hAnsi="Brill" w:cs="Brill"/>
          <w:color w:val="000000"/>
        </w:rPr>
        <w:t xml:space="preserve">akes </w:t>
      </w:r>
      <w:ins w:id="323" w:author="Autor">
        <w:r w:rsidR="001347F0">
          <w:rPr>
            <w:rFonts w:ascii="Brill" w:eastAsia="Brill" w:hAnsi="Brill" w:cs="Brill"/>
            <w:color w:val="000000"/>
          </w:rPr>
          <w:t>p</w:t>
        </w:r>
      </w:ins>
      <w:del w:id="324" w:author="Autor">
        <w:r w:rsidRPr="00C66272" w:rsidDel="001347F0">
          <w:rPr>
            <w:rFonts w:ascii="Brill" w:eastAsia="Brill" w:hAnsi="Brill" w:cs="Brill"/>
            <w:color w:val="000000"/>
          </w:rPr>
          <w:delText>P</w:delText>
        </w:r>
      </w:del>
      <w:r w:rsidRPr="00C66272">
        <w:rPr>
          <w:rFonts w:ascii="Brill" w:eastAsia="Brill" w:hAnsi="Brill" w:cs="Brill"/>
          <w:color w:val="000000"/>
        </w:rPr>
        <w:t xml:space="preserve">ort </w:t>
      </w:r>
      <w:ins w:id="325" w:author="Autor">
        <w:r w:rsidR="001347F0">
          <w:rPr>
            <w:rFonts w:ascii="Brill" w:eastAsia="Brill" w:hAnsi="Brill" w:cs="Brill"/>
            <w:color w:val="000000"/>
          </w:rPr>
          <w:t>c</w:t>
        </w:r>
      </w:ins>
      <w:del w:id="326" w:author="Autor">
        <w:r w:rsidRPr="00C66272" w:rsidDel="001347F0">
          <w:rPr>
            <w:rFonts w:ascii="Brill" w:eastAsia="Brill" w:hAnsi="Brill" w:cs="Brill"/>
            <w:color w:val="000000"/>
          </w:rPr>
          <w:delText>C</w:delText>
        </w:r>
      </w:del>
      <w:r w:rsidRPr="00C66272">
        <w:rPr>
          <w:rFonts w:ascii="Brill" w:eastAsia="Brill" w:hAnsi="Brill" w:cs="Brill"/>
          <w:color w:val="000000"/>
        </w:rPr>
        <w:t xml:space="preserve">ities </w:t>
      </w:r>
      <w:ins w:id="327" w:author="Autor">
        <w:r w:rsidR="001347F0">
          <w:rPr>
            <w:rFonts w:ascii="Brill" w:eastAsia="Brill" w:hAnsi="Brill" w:cs="Brill"/>
            <w:color w:val="000000"/>
          </w:rPr>
          <w:t>s</w:t>
        </w:r>
      </w:ins>
      <w:del w:id="328" w:author="Autor">
        <w:r w:rsidRPr="00C66272" w:rsidDel="001347F0">
          <w:rPr>
            <w:rFonts w:ascii="Brill" w:eastAsia="Brill" w:hAnsi="Brill" w:cs="Brill"/>
            <w:color w:val="000000"/>
          </w:rPr>
          <w:delText>S</w:delText>
        </w:r>
      </w:del>
      <w:r w:rsidRPr="00C66272">
        <w:rPr>
          <w:rFonts w:ascii="Brill" w:eastAsia="Brill" w:hAnsi="Brill" w:cs="Brill"/>
          <w:color w:val="000000"/>
        </w:rPr>
        <w:t xml:space="preserve">pecial. </w:t>
      </w:r>
      <w:r w:rsidRPr="00C66272">
        <w:rPr>
          <w:rFonts w:ascii="Brill" w:eastAsia="Brill" w:hAnsi="Brill" w:cs="Brill"/>
          <w:i/>
          <w:color w:val="000000"/>
        </w:rPr>
        <w:t>European Journal of Creative Practices in Cities and Landscapes, 4</w:t>
      </w:r>
      <w:r w:rsidRPr="00C66272">
        <w:rPr>
          <w:rFonts w:ascii="Brill" w:eastAsia="Brill" w:hAnsi="Brill" w:cs="Brill"/>
          <w:color w:val="000000"/>
        </w:rPr>
        <w:t>(1), 7-20</w:t>
      </w:r>
    </w:p>
    <w:p w14:paraId="350778AA" w14:textId="472B63A9"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Hoyle, B. S. (1989). The port</w:t>
      </w:r>
      <w:ins w:id="329" w:author="Autor">
        <w:r w:rsidR="001347F0">
          <w:rPr>
            <w:rFonts w:ascii="Brill" w:eastAsia="Brill" w:hAnsi="Brill" w:cs="Brill"/>
            <w:color w:val="000000"/>
          </w:rPr>
          <w:t>-</w:t>
        </w:r>
      </w:ins>
      <w:del w:id="330" w:author="Autor">
        <w:r w:rsidRPr="00C66272" w:rsidDel="001347F0">
          <w:rPr>
            <w:rFonts w:ascii="Brill" w:eastAsia="Brill" w:hAnsi="Brill" w:cs="Brill"/>
            <w:color w:val="000000"/>
          </w:rPr>
          <w:delText>—</w:delText>
        </w:r>
      </w:del>
      <w:ins w:id="331" w:author="Autor">
        <w:r w:rsidR="001347F0">
          <w:rPr>
            <w:rFonts w:ascii="Brill" w:eastAsia="Brill" w:hAnsi="Brill" w:cs="Brill"/>
            <w:color w:val="000000"/>
          </w:rPr>
          <w:t>c</w:t>
        </w:r>
      </w:ins>
      <w:del w:id="332" w:author="Autor">
        <w:r w:rsidRPr="00C66272" w:rsidDel="001347F0">
          <w:rPr>
            <w:rFonts w:ascii="Brill" w:eastAsia="Brill" w:hAnsi="Brill" w:cs="Brill"/>
            <w:color w:val="000000"/>
          </w:rPr>
          <w:delText>C</w:delText>
        </w:r>
      </w:del>
      <w:r w:rsidRPr="00C66272">
        <w:rPr>
          <w:rFonts w:ascii="Brill" w:eastAsia="Brill" w:hAnsi="Brill" w:cs="Brill"/>
          <w:color w:val="000000"/>
        </w:rPr>
        <w:t xml:space="preserve">ity interface: Trends, problems and examples. </w:t>
      </w:r>
      <w:proofErr w:type="spellStart"/>
      <w:r w:rsidRPr="00C66272">
        <w:rPr>
          <w:rFonts w:ascii="Brill" w:eastAsia="Brill" w:hAnsi="Brill" w:cs="Brill"/>
          <w:i/>
          <w:color w:val="000000"/>
        </w:rPr>
        <w:t>Geoforum</w:t>
      </w:r>
      <w:proofErr w:type="spellEnd"/>
      <w:r w:rsidRPr="00C66272">
        <w:rPr>
          <w:rFonts w:ascii="Brill" w:eastAsia="Brill" w:hAnsi="Brill" w:cs="Brill"/>
          <w:color w:val="000000"/>
        </w:rPr>
        <w:t xml:space="preserve">, </w:t>
      </w:r>
      <w:r w:rsidRPr="00C66272">
        <w:rPr>
          <w:rFonts w:ascii="Brill" w:eastAsia="Brill" w:hAnsi="Brill" w:cs="Brill"/>
          <w:i/>
          <w:color w:val="000000"/>
        </w:rPr>
        <w:t>20</w:t>
      </w:r>
      <w:r w:rsidRPr="00C66272">
        <w:rPr>
          <w:rFonts w:ascii="Brill" w:eastAsia="Brill" w:hAnsi="Brill" w:cs="Brill"/>
          <w:color w:val="000000"/>
        </w:rPr>
        <w:t>(4), 429-435.</w:t>
      </w:r>
    </w:p>
    <w:p w14:paraId="350778AB" w14:textId="77777777" w:rsidR="00CB3FC9" w:rsidRPr="00C66272" w:rsidRDefault="00C55FA1">
      <w:pPr>
        <w:spacing w:line="360" w:lineRule="auto"/>
        <w:ind w:left="426" w:hanging="426"/>
        <w:jc w:val="both"/>
        <w:rPr>
          <w:rFonts w:ascii="Brill" w:eastAsia="Brill" w:hAnsi="Brill" w:cs="Brill"/>
        </w:rPr>
      </w:pPr>
      <w:proofErr w:type="spellStart"/>
      <w:r w:rsidRPr="00C66272">
        <w:rPr>
          <w:rFonts w:ascii="Brill" w:eastAsia="Brill" w:hAnsi="Brill" w:cs="Brill"/>
          <w:color w:val="222222"/>
          <w:highlight w:val="white"/>
        </w:rPr>
        <w:t>Körs</w:t>
      </w:r>
      <w:proofErr w:type="spellEnd"/>
      <w:r w:rsidRPr="00C66272">
        <w:rPr>
          <w:rFonts w:ascii="Brill" w:eastAsia="Brill" w:hAnsi="Brill" w:cs="Brill"/>
          <w:color w:val="222222"/>
          <w:highlight w:val="white"/>
        </w:rPr>
        <w:t>, A. (2019). Contract governance of religious diversity in a German city-state and its ambivalences. </w:t>
      </w:r>
      <w:r w:rsidRPr="00C66272">
        <w:rPr>
          <w:rFonts w:ascii="Brill" w:eastAsia="Brill" w:hAnsi="Brill" w:cs="Brill"/>
          <w:i/>
          <w:color w:val="222222"/>
        </w:rPr>
        <w:t>Religion, State &amp; Society</w:t>
      </w:r>
      <w:r w:rsidRPr="00C66272">
        <w:rPr>
          <w:rFonts w:ascii="Brill" w:eastAsia="Brill" w:hAnsi="Brill" w:cs="Brill"/>
          <w:color w:val="222222"/>
          <w:highlight w:val="white"/>
        </w:rPr>
        <w:t>, </w:t>
      </w:r>
      <w:r w:rsidRPr="00C66272">
        <w:rPr>
          <w:rFonts w:ascii="Brill" w:eastAsia="Brill" w:hAnsi="Brill" w:cs="Brill"/>
          <w:i/>
          <w:color w:val="222222"/>
        </w:rPr>
        <w:t>47</w:t>
      </w:r>
      <w:r w:rsidRPr="00C66272">
        <w:rPr>
          <w:rFonts w:ascii="Brill" w:eastAsia="Brill" w:hAnsi="Brill" w:cs="Brill"/>
          <w:color w:val="222222"/>
          <w:highlight w:val="white"/>
        </w:rPr>
        <w:t>(4-5), 456-473.</w:t>
      </w:r>
    </w:p>
    <w:p w14:paraId="350778AC"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Kowalewski, M. (2021). Images and spaces of port cities in transition. </w:t>
      </w:r>
      <w:r w:rsidRPr="00C66272">
        <w:rPr>
          <w:rFonts w:ascii="Brill" w:eastAsia="Brill" w:hAnsi="Brill" w:cs="Brill"/>
          <w:i/>
          <w:color w:val="000000"/>
        </w:rPr>
        <w:t>Space and Culture</w:t>
      </w:r>
      <w:r w:rsidRPr="00C66272">
        <w:rPr>
          <w:rFonts w:ascii="Brill" w:eastAsia="Brill" w:hAnsi="Brill" w:cs="Brill"/>
          <w:color w:val="000000"/>
        </w:rPr>
        <w:t xml:space="preserve">, </w:t>
      </w:r>
      <w:r w:rsidRPr="00C66272">
        <w:rPr>
          <w:rFonts w:ascii="Brill" w:eastAsia="Brill" w:hAnsi="Brill" w:cs="Brill"/>
          <w:i/>
          <w:color w:val="000000"/>
        </w:rPr>
        <w:t>24</w:t>
      </w:r>
      <w:r w:rsidRPr="00C66272">
        <w:rPr>
          <w:rFonts w:ascii="Brill" w:eastAsia="Brill" w:hAnsi="Brill" w:cs="Brill"/>
          <w:color w:val="000000"/>
        </w:rPr>
        <w:t>(1), 53-65.</w:t>
      </w:r>
    </w:p>
    <w:p w14:paraId="350778AD" w14:textId="1562BDCB"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Kozłowska, I., &amp; Krasucki, E. (2021). Spaces of </w:t>
      </w:r>
      <w:ins w:id="333" w:author="Autor">
        <w:r w:rsidR="00E407A8">
          <w:rPr>
            <w:rFonts w:ascii="Brill" w:eastAsia="Brill" w:hAnsi="Brill" w:cs="Brill"/>
          </w:rPr>
          <w:t>d</w:t>
        </w:r>
      </w:ins>
      <w:del w:id="334" w:author="Autor">
        <w:r w:rsidRPr="00C66272" w:rsidDel="00E407A8">
          <w:rPr>
            <w:rFonts w:ascii="Brill" w:eastAsia="Brill" w:hAnsi="Brill" w:cs="Brill"/>
          </w:rPr>
          <w:delText>D</w:delText>
        </w:r>
      </w:del>
      <w:r w:rsidRPr="00C66272">
        <w:rPr>
          <w:rFonts w:ascii="Brill" w:eastAsia="Brill" w:hAnsi="Brill" w:cs="Brill"/>
        </w:rPr>
        <w:t xml:space="preserve">ependence and </w:t>
      </w:r>
      <w:ins w:id="335" w:author="Autor">
        <w:r w:rsidR="00E407A8">
          <w:rPr>
            <w:rFonts w:ascii="Brill" w:eastAsia="Brill" w:hAnsi="Brill" w:cs="Brill"/>
          </w:rPr>
          <w:t>e</w:t>
        </w:r>
      </w:ins>
      <w:del w:id="336" w:author="Autor">
        <w:r w:rsidRPr="00C66272" w:rsidDel="00E407A8">
          <w:rPr>
            <w:rFonts w:ascii="Brill" w:eastAsia="Brill" w:hAnsi="Brill" w:cs="Brill"/>
          </w:rPr>
          <w:delText>E</w:delText>
        </w:r>
      </w:del>
      <w:r w:rsidRPr="00C66272">
        <w:rPr>
          <w:rFonts w:ascii="Brill" w:eastAsia="Brill" w:hAnsi="Brill" w:cs="Brill"/>
        </w:rPr>
        <w:t xml:space="preserve">mancipation in </w:t>
      </w:r>
      <w:ins w:id="337" w:author="Autor">
        <w:r w:rsidR="00E407A8">
          <w:rPr>
            <w:rFonts w:ascii="Brill" w:eastAsia="Brill" w:hAnsi="Brill" w:cs="Brill"/>
          </w:rPr>
          <w:t>a</w:t>
        </w:r>
      </w:ins>
      <w:del w:id="338" w:author="Autor">
        <w:r w:rsidRPr="00C66272" w:rsidDel="00E407A8">
          <w:rPr>
            <w:rFonts w:ascii="Brill" w:eastAsia="Brill" w:hAnsi="Brill" w:cs="Brill"/>
          </w:rPr>
          <w:delText>A</w:delText>
        </w:r>
      </w:del>
      <w:r w:rsidRPr="00C66272">
        <w:rPr>
          <w:rFonts w:ascii="Brill" w:eastAsia="Brill" w:hAnsi="Brill" w:cs="Brill"/>
        </w:rPr>
        <w:t xml:space="preserve">rchitectural and </w:t>
      </w:r>
      <w:ins w:id="339" w:author="Autor">
        <w:r w:rsidR="00E407A8">
          <w:rPr>
            <w:rFonts w:ascii="Brill" w:eastAsia="Brill" w:hAnsi="Brill" w:cs="Brill"/>
          </w:rPr>
          <w:t>u</w:t>
        </w:r>
      </w:ins>
      <w:del w:id="340" w:author="Autor">
        <w:r w:rsidRPr="00C66272" w:rsidDel="00E407A8">
          <w:rPr>
            <w:rFonts w:ascii="Brill" w:eastAsia="Brill" w:hAnsi="Brill" w:cs="Brill"/>
          </w:rPr>
          <w:delText>U</w:delText>
        </w:r>
      </w:del>
      <w:r w:rsidRPr="00C66272">
        <w:rPr>
          <w:rFonts w:ascii="Brill" w:eastAsia="Brill" w:hAnsi="Brill" w:cs="Brill"/>
        </w:rPr>
        <w:t xml:space="preserve">rban </w:t>
      </w:r>
      <w:ins w:id="341" w:author="Autor">
        <w:r w:rsidR="00E407A8">
          <w:rPr>
            <w:rFonts w:ascii="Brill" w:eastAsia="Brill" w:hAnsi="Brill" w:cs="Brill"/>
          </w:rPr>
          <w:t>n</w:t>
        </w:r>
      </w:ins>
      <w:del w:id="342" w:author="Autor">
        <w:r w:rsidRPr="00C66272" w:rsidDel="00E407A8">
          <w:rPr>
            <w:rFonts w:ascii="Brill" w:eastAsia="Brill" w:hAnsi="Brill" w:cs="Brill"/>
          </w:rPr>
          <w:delText>N</w:delText>
        </w:r>
      </w:del>
      <w:r w:rsidRPr="00C66272">
        <w:rPr>
          <w:rFonts w:ascii="Brill" w:eastAsia="Brill" w:hAnsi="Brill" w:cs="Brill"/>
        </w:rPr>
        <w:t xml:space="preserve">arration, a </w:t>
      </w:r>
      <w:ins w:id="343" w:author="Autor">
        <w:r w:rsidR="00E407A8">
          <w:rPr>
            <w:rFonts w:ascii="Brill" w:eastAsia="Brill" w:hAnsi="Brill" w:cs="Brill"/>
          </w:rPr>
          <w:t>c</w:t>
        </w:r>
      </w:ins>
      <w:del w:id="344" w:author="Autor">
        <w:r w:rsidRPr="00C66272" w:rsidDel="00E407A8">
          <w:rPr>
            <w:rFonts w:ascii="Brill" w:eastAsia="Brill" w:hAnsi="Brill" w:cs="Brill"/>
          </w:rPr>
          <w:delText>C</w:delText>
        </w:r>
      </w:del>
      <w:r w:rsidRPr="00C66272">
        <w:rPr>
          <w:rFonts w:ascii="Brill" w:eastAsia="Brill" w:hAnsi="Brill" w:cs="Brill"/>
        </w:rPr>
        <w:t xml:space="preserve">ase </w:t>
      </w:r>
      <w:ins w:id="345" w:author="Autor">
        <w:r w:rsidR="00E407A8">
          <w:rPr>
            <w:rFonts w:ascii="Brill" w:eastAsia="Brill" w:hAnsi="Brill" w:cs="Brill"/>
          </w:rPr>
          <w:t>s</w:t>
        </w:r>
      </w:ins>
      <w:del w:id="346" w:author="Autor">
        <w:r w:rsidRPr="00C66272" w:rsidDel="00E407A8">
          <w:rPr>
            <w:rFonts w:ascii="Brill" w:eastAsia="Brill" w:hAnsi="Brill" w:cs="Brill"/>
          </w:rPr>
          <w:delText>S</w:delText>
        </w:r>
      </w:del>
      <w:r w:rsidRPr="00C66272">
        <w:rPr>
          <w:rFonts w:ascii="Brill" w:eastAsia="Brill" w:hAnsi="Brill" w:cs="Brill"/>
        </w:rPr>
        <w:t xml:space="preserve">tudy: </w:t>
      </w:r>
      <w:proofErr w:type="spellStart"/>
      <w:r w:rsidRPr="00C66272">
        <w:rPr>
          <w:rFonts w:ascii="Brill" w:eastAsia="Brill" w:hAnsi="Brill" w:cs="Brill"/>
        </w:rPr>
        <w:t>Plac</w:t>
      </w:r>
      <w:proofErr w:type="spellEnd"/>
      <w:r w:rsidRPr="00C66272">
        <w:rPr>
          <w:rFonts w:ascii="Brill" w:eastAsia="Brill" w:hAnsi="Brill" w:cs="Brill"/>
        </w:rPr>
        <w:t xml:space="preserve"> </w:t>
      </w:r>
      <w:proofErr w:type="spellStart"/>
      <w:r w:rsidRPr="00C66272">
        <w:rPr>
          <w:rFonts w:ascii="Brill" w:eastAsia="Brill" w:hAnsi="Brill" w:cs="Brill"/>
        </w:rPr>
        <w:t>Żołnierza</w:t>
      </w:r>
      <w:proofErr w:type="spellEnd"/>
      <w:r w:rsidRPr="00C66272">
        <w:rPr>
          <w:rFonts w:ascii="Brill" w:eastAsia="Brill" w:hAnsi="Brill" w:cs="Brill"/>
        </w:rPr>
        <w:t xml:space="preserve"> </w:t>
      </w:r>
      <w:proofErr w:type="spellStart"/>
      <w:r w:rsidRPr="00C66272">
        <w:rPr>
          <w:rFonts w:ascii="Brill" w:eastAsia="Brill" w:hAnsi="Brill" w:cs="Brill"/>
        </w:rPr>
        <w:t>Polskiego</w:t>
      </w:r>
      <w:proofErr w:type="spellEnd"/>
      <w:r w:rsidRPr="00C66272">
        <w:rPr>
          <w:rFonts w:ascii="Brill" w:eastAsia="Brill" w:hAnsi="Brill" w:cs="Brill"/>
        </w:rPr>
        <w:t xml:space="preserve"> and </w:t>
      </w:r>
      <w:proofErr w:type="spellStart"/>
      <w:r w:rsidRPr="00C66272">
        <w:rPr>
          <w:rFonts w:ascii="Brill" w:eastAsia="Brill" w:hAnsi="Brill" w:cs="Brill"/>
        </w:rPr>
        <w:t>Plac</w:t>
      </w:r>
      <w:proofErr w:type="spellEnd"/>
      <w:r w:rsidRPr="00C66272">
        <w:rPr>
          <w:rFonts w:ascii="Brill" w:eastAsia="Brill" w:hAnsi="Brill" w:cs="Brill"/>
        </w:rPr>
        <w:t xml:space="preserve"> </w:t>
      </w:r>
      <w:proofErr w:type="spellStart"/>
      <w:r w:rsidRPr="00C66272">
        <w:rPr>
          <w:rFonts w:ascii="Brill" w:eastAsia="Brill" w:hAnsi="Brill" w:cs="Brill"/>
        </w:rPr>
        <w:t>Solidarności</w:t>
      </w:r>
      <w:proofErr w:type="spellEnd"/>
      <w:r w:rsidRPr="00C66272">
        <w:rPr>
          <w:rFonts w:ascii="Brill" w:eastAsia="Brill" w:hAnsi="Brill" w:cs="Brill"/>
        </w:rPr>
        <w:t xml:space="preserve"> in Szczecin. In </w:t>
      </w:r>
      <w:r w:rsidRPr="00C66272">
        <w:rPr>
          <w:rFonts w:ascii="Brill" w:eastAsia="Brill" w:hAnsi="Brill" w:cs="Brill"/>
          <w:i/>
        </w:rPr>
        <w:t>Arts</w:t>
      </w:r>
      <w:r w:rsidRPr="00C66272">
        <w:rPr>
          <w:rFonts w:ascii="Brill" w:eastAsia="Brill" w:hAnsi="Brill" w:cs="Brill"/>
        </w:rPr>
        <w:t xml:space="preserve">, </w:t>
      </w:r>
      <w:r w:rsidRPr="00F34A6C">
        <w:rPr>
          <w:rFonts w:ascii="Brill" w:eastAsia="Brill" w:hAnsi="Brill" w:cs="Brill"/>
          <w:i/>
          <w:iCs/>
          <w:rPrChange w:id="347" w:author="Autor">
            <w:rPr>
              <w:rFonts w:ascii="Brill" w:eastAsia="Brill" w:hAnsi="Brill" w:cs="Brill"/>
            </w:rPr>
          </w:rPrChange>
        </w:rPr>
        <w:t>10</w:t>
      </w:r>
      <w:r w:rsidRPr="00C66272">
        <w:rPr>
          <w:rFonts w:ascii="Brill" w:eastAsia="Brill" w:hAnsi="Brill" w:cs="Brill"/>
        </w:rPr>
        <w:t>(1), 19.</w:t>
      </w:r>
    </w:p>
    <w:p w14:paraId="350778AE"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Lee, R. (2013). The seafarers' urban world: a critical review. </w:t>
      </w:r>
      <w:r w:rsidRPr="00C66272">
        <w:rPr>
          <w:rFonts w:ascii="Brill" w:eastAsia="Brill" w:hAnsi="Brill" w:cs="Brill"/>
          <w:i/>
          <w:color w:val="000000"/>
        </w:rPr>
        <w:t>International Journal of Maritime History</w:t>
      </w:r>
      <w:r w:rsidRPr="00C66272">
        <w:rPr>
          <w:rFonts w:ascii="Brill" w:eastAsia="Brill" w:hAnsi="Brill" w:cs="Brill"/>
          <w:color w:val="000000"/>
        </w:rPr>
        <w:t xml:space="preserve">, </w:t>
      </w:r>
      <w:r w:rsidRPr="00C66272">
        <w:rPr>
          <w:rFonts w:ascii="Brill" w:eastAsia="Brill" w:hAnsi="Brill" w:cs="Brill"/>
          <w:i/>
          <w:color w:val="000000"/>
        </w:rPr>
        <w:t>25</w:t>
      </w:r>
      <w:r w:rsidRPr="00C66272">
        <w:rPr>
          <w:rFonts w:ascii="Brill" w:eastAsia="Brill" w:hAnsi="Brill" w:cs="Brill"/>
          <w:color w:val="000000"/>
        </w:rPr>
        <w:t>(1), 23-64.</w:t>
      </w:r>
    </w:p>
    <w:p w14:paraId="350778AF" w14:textId="65AB2B09"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Lee, S. W., &amp; Ducruet, C. (2006). Waterfront redevelopment and territorial integration in Le Havre (France) and Southampton (UK): </w:t>
      </w:r>
      <w:ins w:id="348" w:author="Autor">
        <w:r w:rsidR="00E407A8">
          <w:rPr>
            <w:rFonts w:ascii="Brill" w:eastAsia="Brill" w:hAnsi="Brill" w:cs="Brill"/>
            <w:color w:val="000000"/>
          </w:rPr>
          <w:t>I</w:t>
        </w:r>
      </w:ins>
      <w:del w:id="349" w:author="Autor">
        <w:r w:rsidRPr="00C66272" w:rsidDel="00E407A8">
          <w:rPr>
            <w:rFonts w:ascii="Brill" w:eastAsia="Brill" w:hAnsi="Brill" w:cs="Brill"/>
            <w:color w:val="000000"/>
          </w:rPr>
          <w:delText>i</w:delText>
        </w:r>
      </w:del>
      <w:r w:rsidRPr="00C66272">
        <w:rPr>
          <w:rFonts w:ascii="Brill" w:eastAsia="Brill" w:hAnsi="Brill" w:cs="Brill"/>
          <w:color w:val="000000"/>
        </w:rPr>
        <w:t xml:space="preserve">mplications for Busan, Korea. </w:t>
      </w:r>
      <w:r w:rsidRPr="00C66272">
        <w:rPr>
          <w:rFonts w:ascii="Brill" w:eastAsia="Brill" w:hAnsi="Brill" w:cs="Brill"/>
          <w:i/>
          <w:color w:val="000000"/>
        </w:rPr>
        <w:t>Ocean Policy Research</w:t>
      </w:r>
      <w:r w:rsidRPr="00C66272">
        <w:rPr>
          <w:rFonts w:ascii="Brill" w:eastAsia="Brill" w:hAnsi="Brill" w:cs="Brill"/>
          <w:color w:val="000000"/>
        </w:rPr>
        <w:t xml:space="preserve">, </w:t>
      </w:r>
      <w:r w:rsidRPr="00C66272">
        <w:rPr>
          <w:rFonts w:ascii="Brill" w:eastAsia="Brill" w:hAnsi="Brill" w:cs="Brill"/>
          <w:i/>
          <w:color w:val="000000"/>
        </w:rPr>
        <w:t>21</w:t>
      </w:r>
      <w:r w:rsidRPr="00C66272">
        <w:rPr>
          <w:rFonts w:ascii="Brill" w:eastAsia="Brill" w:hAnsi="Brill" w:cs="Brill"/>
          <w:color w:val="000000"/>
        </w:rPr>
        <w:t>(2), 127-156.</w:t>
      </w:r>
    </w:p>
    <w:p w14:paraId="350778B0" w14:textId="34640D4A"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Lee, S. W., Song, D. W., &amp; Ducruet, C. (2008). A tale of Asia’s world ports: </w:t>
      </w:r>
      <w:ins w:id="350" w:author="Autor">
        <w:r w:rsidR="00E407A8">
          <w:rPr>
            <w:rFonts w:ascii="Brill" w:eastAsia="Brill" w:hAnsi="Brill" w:cs="Brill"/>
            <w:color w:val="000000"/>
          </w:rPr>
          <w:t>T</w:t>
        </w:r>
      </w:ins>
      <w:del w:id="351" w:author="Autor">
        <w:r w:rsidRPr="00C66272" w:rsidDel="00E407A8">
          <w:rPr>
            <w:rFonts w:ascii="Brill" w:eastAsia="Brill" w:hAnsi="Brill" w:cs="Brill"/>
            <w:color w:val="000000"/>
          </w:rPr>
          <w:delText>t</w:delText>
        </w:r>
      </w:del>
      <w:r w:rsidRPr="00C66272">
        <w:rPr>
          <w:rFonts w:ascii="Brill" w:eastAsia="Brill" w:hAnsi="Brill" w:cs="Brill"/>
          <w:color w:val="000000"/>
        </w:rPr>
        <w:t xml:space="preserve">he spatial evolution in global hub port cities. </w:t>
      </w:r>
      <w:proofErr w:type="spellStart"/>
      <w:r w:rsidRPr="00C66272">
        <w:rPr>
          <w:rFonts w:ascii="Brill" w:eastAsia="Brill" w:hAnsi="Brill" w:cs="Brill"/>
          <w:i/>
          <w:color w:val="000000"/>
        </w:rPr>
        <w:t>Geoforum</w:t>
      </w:r>
      <w:proofErr w:type="spellEnd"/>
      <w:r w:rsidRPr="00C66272">
        <w:rPr>
          <w:rFonts w:ascii="Brill" w:eastAsia="Brill" w:hAnsi="Brill" w:cs="Brill"/>
          <w:color w:val="000000"/>
        </w:rPr>
        <w:t xml:space="preserve">, </w:t>
      </w:r>
      <w:r w:rsidRPr="00C66272">
        <w:rPr>
          <w:rFonts w:ascii="Brill" w:eastAsia="Brill" w:hAnsi="Brill" w:cs="Brill"/>
          <w:i/>
          <w:color w:val="000000"/>
        </w:rPr>
        <w:t>39</w:t>
      </w:r>
      <w:r w:rsidRPr="00C66272">
        <w:rPr>
          <w:rFonts w:ascii="Brill" w:eastAsia="Brill" w:hAnsi="Brill" w:cs="Brill"/>
          <w:color w:val="000000"/>
        </w:rPr>
        <w:t>(1), 372-385.</w:t>
      </w:r>
    </w:p>
    <w:p w14:paraId="350778B1" w14:textId="0EB4F903"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Lorens, P., &amp; </w:t>
      </w:r>
      <w:proofErr w:type="spellStart"/>
      <w:r w:rsidRPr="00C66272">
        <w:rPr>
          <w:rFonts w:ascii="Brill" w:eastAsia="Brill" w:hAnsi="Brill" w:cs="Brill"/>
        </w:rPr>
        <w:t>Bugalski</w:t>
      </w:r>
      <w:proofErr w:type="spellEnd"/>
      <w:r w:rsidRPr="00C66272">
        <w:rPr>
          <w:rFonts w:ascii="Brill" w:eastAsia="Brill" w:hAnsi="Brill" w:cs="Brill"/>
        </w:rPr>
        <w:t xml:space="preserve">, Ł. (2021). Reshaping the </w:t>
      </w:r>
      <w:proofErr w:type="spellStart"/>
      <w:r w:rsidRPr="00C66272">
        <w:rPr>
          <w:rFonts w:ascii="Brill" w:eastAsia="Brill" w:hAnsi="Brill" w:cs="Brill"/>
        </w:rPr>
        <w:t>Gdańsk</w:t>
      </w:r>
      <w:proofErr w:type="spellEnd"/>
      <w:r w:rsidRPr="00C66272">
        <w:rPr>
          <w:rFonts w:ascii="Brill" w:eastAsia="Brill" w:hAnsi="Brill" w:cs="Brill"/>
        </w:rPr>
        <w:t xml:space="preserve"> </w:t>
      </w:r>
      <w:ins w:id="352" w:author="Autor">
        <w:r w:rsidR="00E407A8">
          <w:rPr>
            <w:rFonts w:ascii="Brill" w:eastAsia="Brill" w:hAnsi="Brill" w:cs="Brill"/>
          </w:rPr>
          <w:t>s</w:t>
        </w:r>
      </w:ins>
      <w:del w:id="353" w:author="Autor">
        <w:r w:rsidRPr="00C66272" w:rsidDel="00E407A8">
          <w:rPr>
            <w:rFonts w:ascii="Brill" w:eastAsia="Brill" w:hAnsi="Brill" w:cs="Brill"/>
          </w:rPr>
          <w:delText>S</w:delText>
        </w:r>
      </w:del>
      <w:r w:rsidRPr="00C66272">
        <w:rPr>
          <w:rFonts w:ascii="Brill" w:eastAsia="Brill" w:hAnsi="Brill" w:cs="Brill"/>
        </w:rPr>
        <w:t xml:space="preserve">hipyard—The </w:t>
      </w:r>
      <w:ins w:id="354" w:author="Autor">
        <w:r w:rsidR="00E407A8">
          <w:rPr>
            <w:rFonts w:ascii="Brill" w:eastAsia="Brill" w:hAnsi="Brill" w:cs="Brill"/>
          </w:rPr>
          <w:t>b</w:t>
        </w:r>
      </w:ins>
      <w:del w:id="355" w:author="Autor">
        <w:r w:rsidRPr="00C66272" w:rsidDel="00E407A8">
          <w:rPr>
            <w:rFonts w:ascii="Brill" w:eastAsia="Brill" w:hAnsi="Brill" w:cs="Brill"/>
          </w:rPr>
          <w:delText>B</w:delText>
        </w:r>
      </w:del>
      <w:r w:rsidRPr="00C66272">
        <w:rPr>
          <w:rFonts w:ascii="Brill" w:eastAsia="Brill" w:hAnsi="Brill" w:cs="Brill"/>
        </w:rPr>
        <w:t>irthplace of the Solidarity Movement</w:t>
      </w:r>
      <w:ins w:id="356" w:author="Autor">
        <w:r w:rsidR="00E407A8">
          <w:rPr>
            <w:rFonts w:ascii="Brill" w:eastAsia="Brill" w:hAnsi="Brill" w:cs="Brill"/>
          </w:rPr>
          <w:t>:</w:t>
        </w:r>
      </w:ins>
      <w:del w:id="357" w:author="Autor">
        <w:r w:rsidRPr="00C66272" w:rsidDel="00E407A8">
          <w:rPr>
            <w:rFonts w:ascii="Brill" w:eastAsia="Brill" w:hAnsi="Brill" w:cs="Brill"/>
          </w:rPr>
          <w:delText>.</w:delText>
        </w:r>
      </w:del>
      <w:r w:rsidRPr="00C66272">
        <w:rPr>
          <w:rFonts w:ascii="Brill" w:eastAsia="Brill" w:hAnsi="Brill" w:cs="Brill"/>
        </w:rPr>
        <w:t xml:space="preserve"> The </w:t>
      </w:r>
      <w:ins w:id="358" w:author="Autor">
        <w:r w:rsidR="00E407A8">
          <w:rPr>
            <w:rFonts w:ascii="Brill" w:eastAsia="Brill" w:hAnsi="Brill" w:cs="Brill"/>
          </w:rPr>
          <w:t>c</w:t>
        </w:r>
      </w:ins>
      <w:del w:id="359" w:author="Autor">
        <w:r w:rsidRPr="00C66272" w:rsidDel="00E407A8">
          <w:rPr>
            <w:rFonts w:ascii="Brill" w:eastAsia="Brill" w:hAnsi="Brill" w:cs="Brill"/>
          </w:rPr>
          <w:delText>C</w:delText>
        </w:r>
      </w:del>
      <w:r w:rsidRPr="00C66272">
        <w:rPr>
          <w:rFonts w:ascii="Brill" w:eastAsia="Brill" w:hAnsi="Brill" w:cs="Brill"/>
        </w:rPr>
        <w:t xml:space="preserve">omplexity of </w:t>
      </w:r>
      <w:ins w:id="360" w:author="Autor">
        <w:r w:rsidR="00E407A8">
          <w:rPr>
            <w:rFonts w:ascii="Brill" w:eastAsia="Brill" w:hAnsi="Brill" w:cs="Brill"/>
          </w:rPr>
          <w:t>a</w:t>
        </w:r>
      </w:ins>
      <w:del w:id="361" w:author="Autor">
        <w:r w:rsidRPr="00C66272" w:rsidDel="00E407A8">
          <w:rPr>
            <w:rFonts w:ascii="Brill" w:eastAsia="Brill" w:hAnsi="Brill" w:cs="Brill"/>
          </w:rPr>
          <w:delText>A</w:delText>
        </w:r>
      </w:del>
      <w:r w:rsidRPr="00C66272">
        <w:rPr>
          <w:rFonts w:ascii="Brill" w:eastAsia="Brill" w:hAnsi="Brill" w:cs="Brill"/>
        </w:rPr>
        <w:t xml:space="preserve">daptive </w:t>
      </w:r>
      <w:ins w:id="362" w:author="Autor">
        <w:r w:rsidR="00E407A8">
          <w:rPr>
            <w:rFonts w:ascii="Brill" w:eastAsia="Brill" w:hAnsi="Brill" w:cs="Brill"/>
          </w:rPr>
          <w:t>r</w:t>
        </w:r>
      </w:ins>
      <w:del w:id="363" w:author="Autor">
        <w:r w:rsidRPr="00C66272" w:rsidDel="00E407A8">
          <w:rPr>
            <w:rFonts w:ascii="Brill" w:eastAsia="Brill" w:hAnsi="Brill" w:cs="Brill"/>
          </w:rPr>
          <w:delText>R</w:delText>
        </w:r>
      </w:del>
      <w:r w:rsidRPr="00C66272">
        <w:rPr>
          <w:rFonts w:ascii="Brill" w:eastAsia="Brill" w:hAnsi="Brill" w:cs="Brill"/>
        </w:rPr>
        <w:t xml:space="preserve">euse in the </w:t>
      </w:r>
      <w:ins w:id="364" w:author="Autor">
        <w:r w:rsidR="00E407A8">
          <w:rPr>
            <w:rFonts w:ascii="Brill" w:eastAsia="Brill" w:hAnsi="Brill" w:cs="Brill"/>
          </w:rPr>
          <w:t>h</w:t>
        </w:r>
      </w:ins>
      <w:del w:id="365" w:author="Autor">
        <w:r w:rsidRPr="00C66272" w:rsidDel="00E407A8">
          <w:rPr>
            <w:rFonts w:ascii="Brill" w:eastAsia="Brill" w:hAnsi="Brill" w:cs="Brill"/>
          </w:rPr>
          <w:delText>H</w:delText>
        </w:r>
      </w:del>
      <w:r w:rsidRPr="00C66272">
        <w:rPr>
          <w:rFonts w:ascii="Brill" w:eastAsia="Brill" w:hAnsi="Brill" w:cs="Brill"/>
        </w:rPr>
        <w:t xml:space="preserve">eritage </w:t>
      </w:r>
      <w:ins w:id="366" w:author="Autor">
        <w:r w:rsidR="00E407A8">
          <w:rPr>
            <w:rFonts w:ascii="Brill" w:eastAsia="Brill" w:hAnsi="Brill" w:cs="Brill"/>
          </w:rPr>
          <w:t>c</w:t>
        </w:r>
      </w:ins>
      <w:del w:id="367" w:author="Autor">
        <w:r w:rsidRPr="00C66272" w:rsidDel="00E407A8">
          <w:rPr>
            <w:rFonts w:ascii="Brill" w:eastAsia="Brill" w:hAnsi="Brill" w:cs="Brill"/>
          </w:rPr>
          <w:delText>C</w:delText>
        </w:r>
      </w:del>
      <w:r w:rsidRPr="00C66272">
        <w:rPr>
          <w:rFonts w:ascii="Brill" w:eastAsia="Brill" w:hAnsi="Brill" w:cs="Brill"/>
        </w:rPr>
        <w:t>ontext</w:t>
      </w:r>
      <w:ins w:id="368" w:author="Autor">
        <w:r w:rsidR="00E407A8">
          <w:rPr>
            <w:rFonts w:ascii="Brill" w:eastAsia="Brill" w:hAnsi="Brill" w:cs="Brill"/>
          </w:rPr>
          <w:t xml:space="preserve">, </w:t>
        </w:r>
      </w:ins>
      <w:del w:id="369" w:author="Autor">
        <w:r w:rsidRPr="00F34A6C" w:rsidDel="00E407A8">
          <w:rPr>
            <w:rFonts w:ascii="Brill" w:eastAsia="Brill" w:hAnsi="Brill" w:cs="Brill"/>
            <w:i/>
            <w:iCs/>
            <w:rPrChange w:id="370" w:author="Autor">
              <w:rPr>
                <w:rFonts w:ascii="Brill" w:eastAsia="Brill" w:hAnsi="Brill" w:cs="Brill"/>
              </w:rPr>
            </w:rPrChange>
          </w:rPr>
          <w:delText xml:space="preserve">. </w:delText>
        </w:r>
      </w:del>
      <w:r w:rsidRPr="00F34A6C">
        <w:rPr>
          <w:rFonts w:ascii="Brill" w:eastAsia="Brill" w:hAnsi="Brill" w:cs="Brill"/>
          <w:i/>
          <w:iCs/>
          <w:rPrChange w:id="371" w:author="Autor">
            <w:rPr>
              <w:rFonts w:ascii="Brill" w:eastAsia="Brill" w:hAnsi="Brill" w:cs="Brill"/>
            </w:rPr>
          </w:rPrChange>
        </w:rPr>
        <w:t>Sustainability</w:t>
      </w:r>
      <w:r w:rsidRPr="00C66272">
        <w:rPr>
          <w:rFonts w:ascii="Brill" w:eastAsia="Brill" w:hAnsi="Brill" w:cs="Brill"/>
        </w:rPr>
        <w:t xml:space="preserve">, </w:t>
      </w:r>
      <w:r w:rsidRPr="00C66272">
        <w:rPr>
          <w:rFonts w:ascii="Brill" w:eastAsia="Brill" w:hAnsi="Brill" w:cs="Brill"/>
          <w:i/>
        </w:rPr>
        <w:t>13</w:t>
      </w:r>
      <w:r w:rsidRPr="00C66272">
        <w:rPr>
          <w:rFonts w:ascii="Brill" w:eastAsia="Brill" w:hAnsi="Brill" w:cs="Brill"/>
        </w:rPr>
        <w:t>(13), 7183.</w:t>
      </w:r>
    </w:p>
    <w:p w14:paraId="350778B2" w14:textId="5761E3D4"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Mah, A. (2014). </w:t>
      </w:r>
      <w:r w:rsidRPr="00C66272">
        <w:rPr>
          <w:rFonts w:ascii="Brill" w:eastAsia="Brill" w:hAnsi="Brill" w:cs="Brill"/>
          <w:i/>
          <w:color w:val="000000"/>
        </w:rPr>
        <w:t>Port cities and global legacies: urban identity, waterfront work, and radicalism</w:t>
      </w:r>
      <w:r w:rsidRPr="00C66272">
        <w:rPr>
          <w:rFonts w:ascii="Brill" w:eastAsia="Brill" w:hAnsi="Brill" w:cs="Brill"/>
          <w:color w:val="000000"/>
        </w:rPr>
        <w:t>. Basingstoke, UK: Palgrave MacMillan.</w:t>
      </w:r>
    </w:p>
    <w:p w14:paraId="350778B3"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color w:val="222222"/>
          <w:highlight w:val="white"/>
        </w:rPr>
        <w:t>Malaspina, C. (2018). </w:t>
      </w:r>
      <w:r w:rsidRPr="00C66272">
        <w:rPr>
          <w:rFonts w:ascii="Brill" w:eastAsia="Brill" w:hAnsi="Brill" w:cs="Brill"/>
          <w:i/>
          <w:color w:val="222222"/>
        </w:rPr>
        <w:t>An epistemology of noise</w:t>
      </w:r>
      <w:r w:rsidRPr="00C66272">
        <w:rPr>
          <w:rFonts w:ascii="Brill" w:eastAsia="Brill" w:hAnsi="Brill" w:cs="Brill"/>
          <w:color w:val="222222"/>
          <w:highlight w:val="white"/>
        </w:rPr>
        <w:t>. London: Bloomsbury Publishing.</w:t>
      </w:r>
    </w:p>
    <w:p w14:paraId="350778B4" w14:textId="77777777" w:rsidR="00CB3FC9" w:rsidRDefault="00C55FA1">
      <w:pPr>
        <w:spacing w:line="360" w:lineRule="auto"/>
        <w:ind w:left="426" w:hanging="426"/>
        <w:jc w:val="both"/>
        <w:rPr>
          <w:ins w:id="372" w:author="Autor"/>
          <w:rFonts w:ascii="Brill" w:eastAsia="Brill" w:hAnsi="Brill" w:cs="Brill"/>
          <w:color w:val="000000"/>
        </w:rPr>
      </w:pPr>
      <w:r w:rsidRPr="00C66272">
        <w:rPr>
          <w:rFonts w:ascii="Brill" w:eastAsia="Brill" w:hAnsi="Brill" w:cs="Brill"/>
          <w:color w:val="000000"/>
        </w:rPr>
        <w:lastRenderedPageBreak/>
        <w:t xml:space="preserve">McKenzie, J. (2001). </w:t>
      </w:r>
      <w:r w:rsidRPr="00C66272">
        <w:rPr>
          <w:rFonts w:ascii="Brill" w:eastAsia="Brill" w:hAnsi="Brill" w:cs="Brill"/>
          <w:i/>
          <w:color w:val="000000"/>
        </w:rPr>
        <w:t>Perform or else: From discipline to performance</w:t>
      </w:r>
      <w:r w:rsidRPr="00C66272">
        <w:rPr>
          <w:rFonts w:ascii="Brill" w:eastAsia="Brill" w:hAnsi="Brill" w:cs="Brill"/>
          <w:color w:val="000000"/>
        </w:rPr>
        <w:t>. London-New York: Routledge.</w:t>
      </w:r>
    </w:p>
    <w:p w14:paraId="5A03BF26" w14:textId="038A90E2" w:rsidR="004D359C" w:rsidRPr="004D359C" w:rsidRDefault="004D359C">
      <w:pPr>
        <w:spacing w:line="360" w:lineRule="auto"/>
        <w:ind w:left="426" w:hanging="426"/>
        <w:jc w:val="both"/>
        <w:rPr>
          <w:rFonts w:ascii="Brill" w:eastAsia="Brill" w:hAnsi="Brill" w:cs="Brill"/>
          <w:color w:val="000000"/>
        </w:rPr>
      </w:pPr>
      <w:proofErr w:type="spellStart"/>
      <w:ins w:id="373" w:author="Autor">
        <w:r w:rsidRPr="00F34A6C">
          <w:rPr>
            <w:rFonts w:ascii="Brill" w:hAnsi="Brill" w:cs="Arial"/>
            <w:color w:val="222222"/>
            <w:shd w:val="clear" w:color="auto" w:fill="FFFFFF"/>
            <w:rPrChange w:id="374" w:author="Autor">
              <w:rPr>
                <w:rFonts w:ascii="Arial" w:hAnsi="Arial" w:cs="Arial"/>
                <w:color w:val="222222"/>
                <w:sz w:val="20"/>
                <w:szCs w:val="20"/>
                <w:shd w:val="clear" w:color="auto" w:fill="FFFFFF"/>
              </w:rPr>
            </w:rPrChange>
          </w:rPr>
          <w:t>Mottiar</w:t>
        </w:r>
        <w:proofErr w:type="spellEnd"/>
        <w:r w:rsidRPr="00F34A6C">
          <w:rPr>
            <w:rFonts w:ascii="Brill" w:hAnsi="Brill" w:cs="Arial"/>
            <w:color w:val="222222"/>
            <w:shd w:val="clear" w:color="auto" w:fill="FFFFFF"/>
            <w:rPrChange w:id="375" w:author="Autor">
              <w:rPr>
                <w:rFonts w:ascii="Arial" w:hAnsi="Arial" w:cs="Arial"/>
                <w:color w:val="222222"/>
                <w:sz w:val="20"/>
                <w:szCs w:val="20"/>
                <w:shd w:val="clear" w:color="auto" w:fill="FFFFFF"/>
              </w:rPr>
            </w:rPrChange>
          </w:rPr>
          <w:t>, S., &amp; Bond, P. (2012). The politics of discontent and social protest in Durban.</w:t>
        </w:r>
        <w:r w:rsidRPr="00F34A6C">
          <w:rPr>
            <w:rStyle w:val="apple-converted-space"/>
            <w:rFonts w:ascii="Brill" w:hAnsi="Brill" w:cs="Arial"/>
            <w:color w:val="222222"/>
            <w:shd w:val="clear" w:color="auto" w:fill="FFFFFF"/>
            <w:rPrChange w:id="376"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77" w:author="Autor">
              <w:rPr>
                <w:rFonts w:ascii="Arial" w:hAnsi="Arial" w:cs="Arial"/>
                <w:i/>
                <w:iCs/>
                <w:color w:val="222222"/>
                <w:sz w:val="20"/>
                <w:szCs w:val="20"/>
              </w:rPr>
            </w:rPrChange>
          </w:rPr>
          <w:t>Politikon</w:t>
        </w:r>
        <w:r w:rsidRPr="00F34A6C">
          <w:rPr>
            <w:rFonts w:ascii="Brill" w:hAnsi="Brill" w:cs="Arial"/>
            <w:color w:val="222222"/>
            <w:shd w:val="clear" w:color="auto" w:fill="FFFFFF"/>
            <w:rPrChange w:id="378"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379"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80" w:author="Autor">
              <w:rPr>
                <w:rFonts w:ascii="Arial" w:hAnsi="Arial" w:cs="Arial"/>
                <w:i/>
                <w:iCs/>
                <w:color w:val="222222"/>
                <w:sz w:val="20"/>
                <w:szCs w:val="20"/>
              </w:rPr>
            </w:rPrChange>
          </w:rPr>
          <w:t>39</w:t>
        </w:r>
        <w:r w:rsidRPr="00F34A6C">
          <w:rPr>
            <w:rFonts w:ascii="Brill" w:hAnsi="Brill" w:cs="Arial"/>
            <w:color w:val="222222"/>
            <w:shd w:val="clear" w:color="auto" w:fill="FFFFFF"/>
            <w:rPrChange w:id="381" w:author="Autor">
              <w:rPr>
                <w:rFonts w:ascii="Arial" w:hAnsi="Arial" w:cs="Arial"/>
                <w:color w:val="222222"/>
                <w:sz w:val="20"/>
                <w:szCs w:val="20"/>
                <w:shd w:val="clear" w:color="auto" w:fill="FFFFFF"/>
              </w:rPr>
            </w:rPrChange>
          </w:rPr>
          <w:t>(3), 309-330.</w:t>
        </w:r>
      </w:ins>
    </w:p>
    <w:p w14:paraId="350778B5" w14:textId="034CCC1C"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Mumford, L. (1961). </w:t>
      </w:r>
      <w:r w:rsidRPr="00C66272">
        <w:rPr>
          <w:rFonts w:ascii="Brill" w:eastAsia="Brill" w:hAnsi="Brill" w:cs="Brill"/>
          <w:i/>
          <w:color w:val="000000"/>
        </w:rPr>
        <w:t xml:space="preserve">The </w:t>
      </w:r>
      <w:ins w:id="382" w:author="Autor">
        <w:r w:rsidR="00E407A8">
          <w:rPr>
            <w:rFonts w:ascii="Brill" w:eastAsia="Brill" w:hAnsi="Brill" w:cs="Brill"/>
            <w:i/>
            <w:color w:val="000000"/>
          </w:rPr>
          <w:t>c</w:t>
        </w:r>
      </w:ins>
      <w:del w:id="383" w:author="Autor">
        <w:r w:rsidRPr="00C66272" w:rsidDel="00E407A8">
          <w:rPr>
            <w:rFonts w:ascii="Brill" w:eastAsia="Brill" w:hAnsi="Brill" w:cs="Brill"/>
            <w:i/>
            <w:color w:val="000000"/>
          </w:rPr>
          <w:delText>C</w:delText>
        </w:r>
      </w:del>
      <w:r w:rsidRPr="00C66272">
        <w:rPr>
          <w:rFonts w:ascii="Brill" w:eastAsia="Brill" w:hAnsi="Brill" w:cs="Brill"/>
          <w:i/>
          <w:color w:val="000000"/>
        </w:rPr>
        <w:t xml:space="preserve">ity in </w:t>
      </w:r>
      <w:ins w:id="384" w:author="Autor">
        <w:r w:rsidR="00E407A8">
          <w:rPr>
            <w:rFonts w:ascii="Brill" w:eastAsia="Brill" w:hAnsi="Brill" w:cs="Brill"/>
            <w:i/>
            <w:color w:val="000000"/>
          </w:rPr>
          <w:t>h</w:t>
        </w:r>
      </w:ins>
      <w:del w:id="385" w:author="Autor">
        <w:r w:rsidRPr="00C66272" w:rsidDel="00E407A8">
          <w:rPr>
            <w:rFonts w:ascii="Brill" w:eastAsia="Brill" w:hAnsi="Brill" w:cs="Brill"/>
            <w:i/>
            <w:color w:val="000000"/>
          </w:rPr>
          <w:delText>H</w:delText>
        </w:r>
      </w:del>
      <w:r w:rsidRPr="00C66272">
        <w:rPr>
          <w:rFonts w:ascii="Brill" w:eastAsia="Brill" w:hAnsi="Brill" w:cs="Brill"/>
          <w:i/>
          <w:color w:val="000000"/>
        </w:rPr>
        <w:t xml:space="preserve">istory: Its </w:t>
      </w:r>
      <w:ins w:id="386" w:author="Autor">
        <w:r w:rsidR="00E407A8">
          <w:rPr>
            <w:rFonts w:ascii="Brill" w:eastAsia="Brill" w:hAnsi="Brill" w:cs="Brill"/>
            <w:i/>
            <w:color w:val="000000"/>
          </w:rPr>
          <w:t>o</w:t>
        </w:r>
      </w:ins>
      <w:del w:id="387" w:author="Autor">
        <w:r w:rsidRPr="00C66272" w:rsidDel="00E407A8">
          <w:rPr>
            <w:rFonts w:ascii="Brill" w:eastAsia="Brill" w:hAnsi="Brill" w:cs="Brill"/>
            <w:i/>
            <w:color w:val="000000"/>
          </w:rPr>
          <w:delText>O</w:delText>
        </w:r>
      </w:del>
      <w:r w:rsidRPr="00C66272">
        <w:rPr>
          <w:rFonts w:ascii="Brill" w:eastAsia="Brill" w:hAnsi="Brill" w:cs="Brill"/>
          <w:i/>
          <w:color w:val="000000"/>
        </w:rPr>
        <w:t xml:space="preserve">rigins, </w:t>
      </w:r>
      <w:ins w:id="388" w:author="Autor">
        <w:r w:rsidR="00E407A8">
          <w:rPr>
            <w:rFonts w:ascii="Brill" w:eastAsia="Brill" w:hAnsi="Brill" w:cs="Brill"/>
            <w:i/>
            <w:color w:val="000000"/>
          </w:rPr>
          <w:t>i</w:t>
        </w:r>
      </w:ins>
      <w:del w:id="389" w:author="Autor">
        <w:r w:rsidRPr="00C66272" w:rsidDel="00E407A8">
          <w:rPr>
            <w:rFonts w:ascii="Brill" w:eastAsia="Brill" w:hAnsi="Brill" w:cs="Brill"/>
            <w:i/>
            <w:color w:val="000000"/>
          </w:rPr>
          <w:delText>I</w:delText>
        </w:r>
      </w:del>
      <w:r w:rsidRPr="00C66272">
        <w:rPr>
          <w:rFonts w:ascii="Brill" w:eastAsia="Brill" w:hAnsi="Brill" w:cs="Brill"/>
          <w:i/>
          <w:color w:val="000000"/>
        </w:rPr>
        <w:t xml:space="preserve">ts </w:t>
      </w:r>
      <w:ins w:id="390" w:author="Autor">
        <w:r w:rsidR="00E407A8">
          <w:rPr>
            <w:rFonts w:ascii="Brill" w:eastAsia="Brill" w:hAnsi="Brill" w:cs="Brill"/>
            <w:i/>
            <w:color w:val="000000"/>
          </w:rPr>
          <w:t>t</w:t>
        </w:r>
      </w:ins>
      <w:del w:id="391" w:author="Autor">
        <w:r w:rsidRPr="00C66272" w:rsidDel="00E407A8">
          <w:rPr>
            <w:rFonts w:ascii="Brill" w:eastAsia="Brill" w:hAnsi="Brill" w:cs="Brill"/>
            <w:i/>
            <w:color w:val="000000"/>
          </w:rPr>
          <w:delText>T</w:delText>
        </w:r>
      </w:del>
      <w:r w:rsidRPr="00C66272">
        <w:rPr>
          <w:rFonts w:ascii="Brill" w:eastAsia="Brill" w:hAnsi="Brill" w:cs="Brill"/>
          <w:i/>
          <w:color w:val="000000"/>
        </w:rPr>
        <w:t xml:space="preserve">ransformations, and </w:t>
      </w:r>
      <w:ins w:id="392" w:author="Autor">
        <w:r w:rsidR="00E407A8">
          <w:rPr>
            <w:rFonts w:ascii="Brill" w:eastAsia="Brill" w:hAnsi="Brill" w:cs="Brill"/>
            <w:i/>
            <w:color w:val="000000"/>
          </w:rPr>
          <w:t>i</w:t>
        </w:r>
      </w:ins>
      <w:del w:id="393" w:author="Autor">
        <w:r w:rsidRPr="00C66272" w:rsidDel="00E407A8">
          <w:rPr>
            <w:rFonts w:ascii="Brill" w:eastAsia="Brill" w:hAnsi="Brill" w:cs="Brill"/>
            <w:i/>
            <w:color w:val="000000"/>
          </w:rPr>
          <w:delText>I</w:delText>
        </w:r>
      </w:del>
      <w:r w:rsidRPr="00C66272">
        <w:rPr>
          <w:rFonts w:ascii="Brill" w:eastAsia="Brill" w:hAnsi="Brill" w:cs="Brill"/>
          <w:i/>
          <w:color w:val="000000"/>
        </w:rPr>
        <w:t xml:space="preserve">ts </w:t>
      </w:r>
      <w:ins w:id="394" w:author="Autor">
        <w:r w:rsidR="00E407A8">
          <w:rPr>
            <w:rFonts w:ascii="Brill" w:eastAsia="Brill" w:hAnsi="Brill" w:cs="Brill"/>
            <w:i/>
            <w:color w:val="000000"/>
          </w:rPr>
          <w:t>p</w:t>
        </w:r>
      </w:ins>
      <w:del w:id="395" w:author="Autor">
        <w:r w:rsidRPr="00C66272" w:rsidDel="00E407A8">
          <w:rPr>
            <w:rFonts w:ascii="Brill" w:eastAsia="Brill" w:hAnsi="Brill" w:cs="Brill"/>
            <w:i/>
            <w:color w:val="000000"/>
          </w:rPr>
          <w:delText>P</w:delText>
        </w:r>
      </w:del>
      <w:r w:rsidRPr="00C66272">
        <w:rPr>
          <w:rFonts w:ascii="Brill" w:eastAsia="Brill" w:hAnsi="Brill" w:cs="Brill"/>
          <w:i/>
          <w:color w:val="000000"/>
        </w:rPr>
        <w:t>rospects</w:t>
      </w:r>
      <w:r w:rsidRPr="00C66272">
        <w:rPr>
          <w:rFonts w:ascii="Brill" w:eastAsia="Brill" w:hAnsi="Brill" w:cs="Brill"/>
          <w:color w:val="000000"/>
        </w:rPr>
        <w:t>. New York: Houghton Mifflin Harcourt.</w:t>
      </w:r>
    </w:p>
    <w:p w14:paraId="350778B6"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Musso, E., &amp; </w:t>
      </w:r>
      <w:proofErr w:type="spellStart"/>
      <w:r w:rsidRPr="00C66272">
        <w:rPr>
          <w:rFonts w:ascii="Brill" w:eastAsia="Brill" w:hAnsi="Brill" w:cs="Brill"/>
          <w:color w:val="000000"/>
        </w:rPr>
        <w:t>Bennacchio</w:t>
      </w:r>
      <w:proofErr w:type="spellEnd"/>
      <w:r w:rsidRPr="00C66272">
        <w:rPr>
          <w:rFonts w:ascii="Brill" w:eastAsia="Brill" w:hAnsi="Brill" w:cs="Brill"/>
          <w:color w:val="000000"/>
        </w:rPr>
        <w:t xml:space="preserve">, M. (2002) </w:t>
      </w:r>
      <w:proofErr w:type="spellStart"/>
      <w:r w:rsidRPr="00C66272">
        <w:rPr>
          <w:rFonts w:ascii="Brill" w:eastAsia="Brill" w:hAnsi="Brill" w:cs="Brill"/>
          <w:color w:val="000000"/>
        </w:rPr>
        <w:t>Demaritimisation</w:t>
      </w:r>
      <w:proofErr w:type="spellEnd"/>
      <w:r w:rsidRPr="00C66272">
        <w:rPr>
          <w:rFonts w:ascii="Brill" w:eastAsia="Brill" w:hAnsi="Brill" w:cs="Brill"/>
          <w:color w:val="000000"/>
        </w:rPr>
        <w:t xml:space="preserve"> o </w:t>
      </w:r>
      <w:proofErr w:type="spellStart"/>
      <w:r w:rsidRPr="00C66272">
        <w:rPr>
          <w:rFonts w:ascii="Brill" w:eastAsia="Brill" w:hAnsi="Brill" w:cs="Brill"/>
          <w:color w:val="000000"/>
        </w:rPr>
        <w:t>remaritimisation</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L’evoluzione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dello</w:t>
      </w:r>
      <w:proofErr w:type="spellEnd"/>
      <w:r w:rsidRPr="00C66272">
        <w:rPr>
          <w:rFonts w:ascii="Brill" w:eastAsia="Brill" w:hAnsi="Brill" w:cs="Brill"/>
          <w:color w:val="000000"/>
        </w:rPr>
        <w:t xml:space="preserve"> scenario </w:t>
      </w:r>
      <w:proofErr w:type="spellStart"/>
      <w:r w:rsidRPr="00C66272">
        <w:rPr>
          <w:rFonts w:ascii="Brill" w:eastAsia="Brill" w:hAnsi="Brill" w:cs="Brill"/>
          <w:color w:val="000000"/>
        </w:rPr>
        <w:t>economico</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delle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città</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portuali</w:t>
      </w:r>
      <w:proofErr w:type="spellEnd"/>
      <w:r w:rsidRPr="00C66272">
        <w:rPr>
          <w:rFonts w:ascii="Brill" w:eastAsia="Brill" w:hAnsi="Brill" w:cs="Brill"/>
          <w:color w:val="000000"/>
        </w:rPr>
        <w:t xml:space="preserve">. In </w:t>
      </w:r>
      <w:proofErr w:type="spellStart"/>
      <w:r w:rsidRPr="00C66272">
        <w:rPr>
          <w:rFonts w:ascii="Brill" w:eastAsia="Brill" w:hAnsi="Brill" w:cs="Brill"/>
          <w:color w:val="000000"/>
        </w:rPr>
        <w:t>Soriani</w:t>
      </w:r>
      <w:proofErr w:type="spellEnd"/>
      <w:r w:rsidRPr="00C66272">
        <w:rPr>
          <w:rFonts w:ascii="Brill" w:eastAsia="Brill" w:hAnsi="Brill" w:cs="Brill"/>
          <w:color w:val="000000"/>
        </w:rPr>
        <w:t xml:space="preserve">, S. (ed.) </w:t>
      </w:r>
      <w:proofErr w:type="spellStart"/>
      <w:r w:rsidRPr="00C66272">
        <w:rPr>
          <w:rFonts w:ascii="Brill" w:eastAsia="Brill" w:hAnsi="Brill" w:cs="Brill"/>
          <w:color w:val="000000"/>
        </w:rPr>
        <w:t>P</w:t>
      </w:r>
      <w:r w:rsidRPr="00C66272">
        <w:rPr>
          <w:rFonts w:ascii="Brill" w:eastAsia="Brill" w:hAnsi="Brill" w:cs="Brill"/>
          <w:i/>
          <w:color w:val="000000"/>
        </w:rPr>
        <w:t>orti</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città</w:t>
      </w:r>
      <w:proofErr w:type="spellEnd"/>
      <w:r w:rsidRPr="00C66272">
        <w:rPr>
          <w:rFonts w:ascii="Brill" w:eastAsia="Brill" w:hAnsi="Brill" w:cs="Brill"/>
          <w:i/>
          <w:color w:val="000000"/>
        </w:rPr>
        <w:t xml:space="preserve"> e </w:t>
      </w:r>
      <w:proofErr w:type="spellStart"/>
      <w:r w:rsidRPr="00C66272">
        <w:rPr>
          <w:rFonts w:ascii="Brill" w:eastAsia="Brill" w:hAnsi="Brill" w:cs="Brill"/>
          <w:i/>
          <w:color w:val="000000"/>
        </w:rPr>
        <w:t>territorio</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costiero</w:t>
      </w:r>
      <w:proofErr w:type="spellEnd"/>
      <w:r w:rsidRPr="00C66272">
        <w:rPr>
          <w:rFonts w:ascii="Brill" w:eastAsia="Brill" w:hAnsi="Brill" w:cs="Brill"/>
          <w:i/>
          <w:color w:val="000000"/>
        </w:rPr>
        <w:t xml:space="preserve">. Le </w:t>
      </w:r>
      <w:proofErr w:type="spellStart"/>
      <w:r w:rsidRPr="00C66272">
        <w:rPr>
          <w:rFonts w:ascii="Brill" w:eastAsia="Brill" w:hAnsi="Brill" w:cs="Brill"/>
          <w:i/>
          <w:color w:val="000000"/>
        </w:rPr>
        <w:t>dinamiche</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della</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sostenibilità</w:t>
      </w:r>
      <w:proofErr w:type="spellEnd"/>
      <w:r w:rsidRPr="00C66272">
        <w:rPr>
          <w:rFonts w:ascii="Brill" w:eastAsia="Brill" w:hAnsi="Brill" w:cs="Brill"/>
          <w:color w:val="000000"/>
        </w:rPr>
        <w:t xml:space="preserve"> (pp. 199–254). Bologna: Il Mulino.</w:t>
      </w:r>
    </w:p>
    <w:p w14:paraId="350778B7" w14:textId="09EB4644" w:rsidR="00CB3FC9" w:rsidRPr="00C66272" w:rsidRDefault="00C55FA1">
      <w:pPr>
        <w:spacing w:line="360" w:lineRule="auto"/>
        <w:ind w:left="426" w:hanging="426"/>
        <w:jc w:val="both"/>
        <w:rPr>
          <w:rFonts w:ascii="Brill" w:eastAsia="Brill" w:hAnsi="Brill" w:cs="Brill"/>
        </w:rPr>
      </w:pPr>
      <w:proofErr w:type="spellStart"/>
      <w:r w:rsidRPr="00C66272">
        <w:rPr>
          <w:rFonts w:ascii="Brill" w:eastAsia="Brill" w:hAnsi="Brill" w:cs="Brill"/>
          <w:color w:val="222222"/>
          <w:highlight w:val="white"/>
        </w:rPr>
        <w:t>Oostindie</w:t>
      </w:r>
      <w:proofErr w:type="spellEnd"/>
      <w:r w:rsidRPr="00C66272">
        <w:rPr>
          <w:rFonts w:ascii="Brill" w:eastAsia="Brill" w:hAnsi="Brill" w:cs="Brill"/>
          <w:color w:val="222222"/>
          <w:highlight w:val="white"/>
        </w:rPr>
        <w:t xml:space="preserve">, G. (2021). </w:t>
      </w:r>
      <w:r w:rsidRPr="00C66272">
        <w:rPr>
          <w:rFonts w:ascii="Brill" w:eastAsia="Brill" w:hAnsi="Brill" w:cs="Brill"/>
          <w:i/>
          <w:color w:val="222222"/>
          <w:highlight w:val="white"/>
        </w:rPr>
        <w:t xml:space="preserve">The </w:t>
      </w:r>
      <w:ins w:id="396" w:author="Autor">
        <w:r w:rsidR="00E407A8">
          <w:rPr>
            <w:rFonts w:ascii="Brill" w:eastAsia="Brill" w:hAnsi="Brill" w:cs="Brill"/>
            <w:i/>
            <w:color w:val="222222"/>
            <w:highlight w:val="white"/>
          </w:rPr>
          <w:t>c</w:t>
        </w:r>
      </w:ins>
      <w:del w:id="397" w:author="Autor">
        <w:r w:rsidRPr="00C66272" w:rsidDel="00E407A8">
          <w:rPr>
            <w:rFonts w:ascii="Brill" w:eastAsia="Brill" w:hAnsi="Brill" w:cs="Brill"/>
            <w:i/>
            <w:color w:val="222222"/>
            <w:highlight w:val="white"/>
          </w:rPr>
          <w:delText>C</w:delText>
        </w:r>
      </w:del>
      <w:r w:rsidRPr="00C66272">
        <w:rPr>
          <w:rFonts w:ascii="Brill" w:eastAsia="Brill" w:hAnsi="Brill" w:cs="Brill"/>
          <w:i/>
          <w:color w:val="222222"/>
          <w:highlight w:val="white"/>
        </w:rPr>
        <w:t xml:space="preserve">olonial and </w:t>
      </w:r>
      <w:ins w:id="398" w:author="Autor">
        <w:r w:rsidR="00E407A8">
          <w:rPr>
            <w:rFonts w:ascii="Brill" w:eastAsia="Brill" w:hAnsi="Brill" w:cs="Brill"/>
            <w:i/>
            <w:color w:val="222222"/>
            <w:highlight w:val="white"/>
          </w:rPr>
          <w:t>s</w:t>
        </w:r>
      </w:ins>
      <w:del w:id="399" w:author="Autor">
        <w:r w:rsidRPr="00C66272" w:rsidDel="00E407A8">
          <w:rPr>
            <w:rFonts w:ascii="Brill" w:eastAsia="Brill" w:hAnsi="Brill" w:cs="Brill"/>
            <w:i/>
            <w:color w:val="222222"/>
            <w:highlight w:val="white"/>
          </w:rPr>
          <w:delText>S</w:delText>
        </w:r>
      </w:del>
      <w:r w:rsidRPr="00C66272">
        <w:rPr>
          <w:rFonts w:ascii="Brill" w:eastAsia="Brill" w:hAnsi="Brill" w:cs="Brill"/>
          <w:i/>
          <w:color w:val="222222"/>
          <w:highlight w:val="white"/>
        </w:rPr>
        <w:t xml:space="preserve">lavery </w:t>
      </w:r>
      <w:ins w:id="400" w:author="Autor">
        <w:r w:rsidR="00E407A8">
          <w:rPr>
            <w:rFonts w:ascii="Brill" w:eastAsia="Brill" w:hAnsi="Brill" w:cs="Brill"/>
            <w:i/>
            <w:color w:val="222222"/>
            <w:highlight w:val="white"/>
          </w:rPr>
          <w:t>p</w:t>
        </w:r>
      </w:ins>
      <w:del w:id="401" w:author="Autor">
        <w:r w:rsidRPr="00C66272" w:rsidDel="00E407A8">
          <w:rPr>
            <w:rFonts w:ascii="Brill" w:eastAsia="Brill" w:hAnsi="Brill" w:cs="Brill"/>
            <w:i/>
            <w:color w:val="222222"/>
            <w:highlight w:val="white"/>
          </w:rPr>
          <w:delText>P</w:delText>
        </w:r>
      </w:del>
      <w:r w:rsidRPr="00C66272">
        <w:rPr>
          <w:rFonts w:ascii="Brill" w:eastAsia="Brill" w:hAnsi="Brill" w:cs="Brill"/>
          <w:i/>
          <w:color w:val="222222"/>
          <w:highlight w:val="white"/>
        </w:rPr>
        <w:t>ast of Rotterdam</w:t>
      </w:r>
      <w:r w:rsidRPr="00C66272">
        <w:rPr>
          <w:rFonts w:ascii="Brill" w:eastAsia="Brill" w:hAnsi="Brill" w:cs="Brill"/>
          <w:color w:val="222222"/>
          <w:highlight w:val="white"/>
        </w:rPr>
        <w:t>. Leiden: Leiden University Press</w:t>
      </w:r>
      <w:ins w:id="402" w:author="Autor">
        <w:r w:rsidR="00E407A8">
          <w:rPr>
            <w:rFonts w:ascii="Brill" w:eastAsia="Brill" w:hAnsi="Brill" w:cs="Brill"/>
            <w:color w:val="222222"/>
          </w:rPr>
          <w:t>.</w:t>
        </w:r>
      </w:ins>
    </w:p>
    <w:p w14:paraId="350778B8" w14:textId="7C860364"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Reimann, C., &amp; Öhman, M. (Eds.). (2020). </w:t>
      </w:r>
      <w:r w:rsidRPr="00C66272">
        <w:rPr>
          <w:rFonts w:ascii="Brill" w:eastAsia="Brill" w:hAnsi="Brill" w:cs="Brill"/>
          <w:i/>
          <w:color w:val="000000"/>
        </w:rPr>
        <w:t xml:space="preserve">Migrants and the </w:t>
      </w:r>
      <w:ins w:id="403" w:author="Autor">
        <w:r w:rsidR="00D31FDA">
          <w:rPr>
            <w:rFonts w:ascii="Brill" w:eastAsia="Brill" w:hAnsi="Brill" w:cs="Brill"/>
            <w:i/>
            <w:color w:val="000000"/>
          </w:rPr>
          <w:t>m</w:t>
        </w:r>
      </w:ins>
      <w:del w:id="404" w:author="Autor">
        <w:r w:rsidRPr="00C66272" w:rsidDel="00D31FDA">
          <w:rPr>
            <w:rFonts w:ascii="Brill" w:eastAsia="Brill" w:hAnsi="Brill" w:cs="Brill"/>
            <w:i/>
            <w:color w:val="000000"/>
          </w:rPr>
          <w:delText>M</w:delText>
        </w:r>
      </w:del>
      <w:r w:rsidRPr="00C66272">
        <w:rPr>
          <w:rFonts w:ascii="Brill" w:eastAsia="Brill" w:hAnsi="Brill" w:cs="Brill"/>
          <w:i/>
          <w:color w:val="000000"/>
        </w:rPr>
        <w:t xml:space="preserve">aking of the </w:t>
      </w:r>
      <w:ins w:id="405" w:author="Autor">
        <w:r w:rsidR="00D31FDA">
          <w:rPr>
            <w:rFonts w:ascii="Brill" w:eastAsia="Brill" w:hAnsi="Brill" w:cs="Brill"/>
            <w:i/>
            <w:color w:val="000000"/>
          </w:rPr>
          <w:t>u</w:t>
        </w:r>
      </w:ins>
      <w:del w:id="406" w:author="Autor">
        <w:r w:rsidRPr="00C66272" w:rsidDel="00D31FDA">
          <w:rPr>
            <w:rFonts w:ascii="Brill" w:eastAsia="Brill" w:hAnsi="Brill" w:cs="Brill"/>
            <w:i/>
            <w:color w:val="000000"/>
          </w:rPr>
          <w:delText>U</w:delText>
        </w:r>
      </w:del>
      <w:r w:rsidRPr="00C66272">
        <w:rPr>
          <w:rFonts w:ascii="Brill" w:eastAsia="Brill" w:hAnsi="Brill" w:cs="Brill"/>
          <w:i/>
          <w:color w:val="000000"/>
        </w:rPr>
        <w:t>rban-</w:t>
      </w:r>
      <w:ins w:id="407" w:author="Autor">
        <w:r w:rsidR="00D31FDA">
          <w:rPr>
            <w:rFonts w:ascii="Brill" w:eastAsia="Brill" w:hAnsi="Brill" w:cs="Brill"/>
            <w:i/>
            <w:color w:val="000000"/>
          </w:rPr>
          <w:t>m</w:t>
        </w:r>
      </w:ins>
      <w:del w:id="408" w:author="Autor">
        <w:r w:rsidRPr="00C66272" w:rsidDel="00D31FDA">
          <w:rPr>
            <w:rFonts w:ascii="Brill" w:eastAsia="Brill" w:hAnsi="Brill" w:cs="Brill"/>
            <w:i/>
            <w:color w:val="000000"/>
          </w:rPr>
          <w:delText>M</w:delText>
        </w:r>
      </w:del>
      <w:r w:rsidRPr="00C66272">
        <w:rPr>
          <w:rFonts w:ascii="Brill" w:eastAsia="Brill" w:hAnsi="Brill" w:cs="Brill"/>
          <w:i/>
          <w:color w:val="000000"/>
        </w:rPr>
        <w:t xml:space="preserve">aritime </w:t>
      </w:r>
      <w:ins w:id="409" w:author="Autor">
        <w:r w:rsidR="00D31FDA">
          <w:rPr>
            <w:rFonts w:ascii="Brill" w:eastAsia="Brill" w:hAnsi="Brill" w:cs="Brill"/>
            <w:i/>
            <w:color w:val="000000"/>
          </w:rPr>
          <w:t>w</w:t>
        </w:r>
      </w:ins>
      <w:del w:id="410" w:author="Autor">
        <w:r w:rsidRPr="00C66272" w:rsidDel="00D31FDA">
          <w:rPr>
            <w:rFonts w:ascii="Brill" w:eastAsia="Brill" w:hAnsi="Brill" w:cs="Brill"/>
            <w:i/>
            <w:color w:val="000000"/>
          </w:rPr>
          <w:delText>W</w:delText>
        </w:r>
      </w:del>
      <w:r w:rsidRPr="00C66272">
        <w:rPr>
          <w:rFonts w:ascii="Brill" w:eastAsia="Brill" w:hAnsi="Brill" w:cs="Brill"/>
          <w:i/>
          <w:color w:val="000000"/>
        </w:rPr>
        <w:t xml:space="preserve">orld: Agency and </w:t>
      </w:r>
      <w:ins w:id="411" w:author="Autor">
        <w:r w:rsidR="00D31FDA">
          <w:rPr>
            <w:rFonts w:ascii="Brill" w:eastAsia="Brill" w:hAnsi="Brill" w:cs="Brill"/>
            <w:i/>
            <w:color w:val="000000"/>
          </w:rPr>
          <w:t>m</w:t>
        </w:r>
      </w:ins>
      <w:del w:id="412" w:author="Autor">
        <w:r w:rsidRPr="00C66272" w:rsidDel="00D31FDA">
          <w:rPr>
            <w:rFonts w:ascii="Brill" w:eastAsia="Brill" w:hAnsi="Brill" w:cs="Brill"/>
            <w:i/>
            <w:color w:val="000000"/>
          </w:rPr>
          <w:delText>M</w:delText>
        </w:r>
      </w:del>
      <w:r w:rsidRPr="00C66272">
        <w:rPr>
          <w:rFonts w:ascii="Brill" w:eastAsia="Brill" w:hAnsi="Brill" w:cs="Brill"/>
          <w:i/>
          <w:color w:val="000000"/>
        </w:rPr>
        <w:t xml:space="preserve">obility in </w:t>
      </w:r>
      <w:ins w:id="413" w:author="Autor">
        <w:r w:rsidR="00D31FDA">
          <w:rPr>
            <w:rFonts w:ascii="Brill" w:eastAsia="Brill" w:hAnsi="Brill" w:cs="Brill"/>
            <w:i/>
            <w:color w:val="000000"/>
          </w:rPr>
          <w:t>p</w:t>
        </w:r>
      </w:ins>
      <w:del w:id="414" w:author="Autor">
        <w:r w:rsidRPr="00C66272" w:rsidDel="00D31FDA">
          <w:rPr>
            <w:rFonts w:ascii="Brill" w:eastAsia="Brill" w:hAnsi="Brill" w:cs="Brill"/>
            <w:i/>
            <w:color w:val="000000"/>
          </w:rPr>
          <w:delText>P</w:delText>
        </w:r>
      </w:del>
      <w:r w:rsidRPr="00C66272">
        <w:rPr>
          <w:rFonts w:ascii="Brill" w:eastAsia="Brill" w:hAnsi="Brill" w:cs="Brill"/>
          <w:i/>
          <w:color w:val="000000"/>
        </w:rPr>
        <w:t xml:space="preserve">ort </w:t>
      </w:r>
      <w:ins w:id="415" w:author="Autor">
        <w:r w:rsidR="00D31FDA">
          <w:rPr>
            <w:rFonts w:ascii="Brill" w:eastAsia="Brill" w:hAnsi="Brill" w:cs="Brill"/>
            <w:i/>
            <w:color w:val="000000"/>
          </w:rPr>
          <w:t>c</w:t>
        </w:r>
      </w:ins>
      <w:del w:id="416" w:author="Autor">
        <w:r w:rsidRPr="00C66272" w:rsidDel="00D31FDA">
          <w:rPr>
            <w:rFonts w:ascii="Brill" w:eastAsia="Brill" w:hAnsi="Brill" w:cs="Brill"/>
            <w:i/>
            <w:color w:val="000000"/>
          </w:rPr>
          <w:delText>C</w:delText>
        </w:r>
      </w:del>
      <w:r w:rsidRPr="00C66272">
        <w:rPr>
          <w:rFonts w:ascii="Brill" w:eastAsia="Brill" w:hAnsi="Brill" w:cs="Brill"/>
          <w:i/>
          <w:color w:val="000000"/>
        </w:rPr>
        <w:t>ities, c. 1570–1940</w:t>
      </w:r>
      <w:r w:rsidRPr="00C66272">
        <w:rPr>
          <w:rFonts w:ascii="Brill" w:eastAsia="Brill" w:hAnsi="Brill" w:cs="Brill"/>
          <w:color w:val="000000"/>
        </w:rPr>
        <w:t>. London: Routledge.</w:t>
      </w:r>
    </w:p>
    <w:p w14:paraId="350778B9" w14:textId="15C92B5F" w:rsidR="00CB3FC9" w:rsidRPr="00C66272" w:rsidRDefault="00C55FA1">
      <w:pPr>
        <w:pBdr>
          <w:top w:val="nil"/>
          <w:left w:val="nil"/>
          <w:bottom w:val="nil"/>
          <w:right w:val="nil"/>
          <w:between w:val="nil"/>
        </w:pBdr>
        <w:spacing w:line="360" w:lineRule="auto"/>
        <w:ind w:left="426" w:hanging="426"/>
        <w:jc w:val="both"/>
        <w:rPr>
          <w:rFonts w:ascii="Brill" w:eastAsia="Brill" w:hAnsi="Brill" w:cs="Brill"/>
          <w:color w:val="000000"/>
        </w:rPr>
      </w:pPr>
      <w:r w:rsidRPr="00C66272">
        <w:rPr>
          <w:rFonts w:ascii="Brill" w:eastAsia="Brill" w:hAnsi="Brill" w:cs="Brill"/>
          <w:color w:val="000000"/>
        </w:rPr>
        <w:t>Schafer, R.</w:t>
      </w:r>
      <w:del w:id="417" w:author="Autor">
        <w:r w:rsidRPr="00C66272" w:rsidDel="004D359C">
          <w:rPr>
            <w:rFonts w:ascii="Brill" w:eastAsia="Brill" w:hAnsi="Brill" w:cs="Brill"/>
            <w:color w:val="000000"/>
          </w:rPr>
          <w:delText xml:space="preserve"> </w:delText>
        </w:r>
      </w:del>
      <w:ins w:id="418" w:author="Autor">
        <w:r w:rsidR="004D359C">
          <w:rPr>
            <w:rFonts w:ascii="Brill" w:eastAsia="Brill" w:hAnsi="Brill" w:cs="Brill"/>
            <w:color w:val="000000"/>
          </w:rPr>
          <w:t>M</w:t>
        </w:r>
      </w:ins>
      <w:del w:id="419" w:author="Autor">
        <w:r w:rsidRPr="00C66272" w:rsidDel="004D359C">
          <w:rPr>
            <w:rFonts w:ascii="Brill" w:eastAsia="Brill" w:hAnsi="Brill" w:cs="Brill"/>
            <w:color w:val="000000"/>
          </w:rPr>
          <w:delText>Murray</w:delText>
        </w:r>
      </w:del>
      <w:ins w:id="420" w:author="Autor">
        <w:r w:rsidR="00D31FDA">
          <w:rPr>
            <w:rFonts w:ascii="Brill" w:eastAsia="Brill" w:hAnsi="Brill" w:cs="Brill"/>
            <w:color w:val="000000"/>
          </w:rPr>
          <w:t>.</w:t>
        </w:r>
      </w:ins>
      <w:del w:id="421" w:author="Autor">
        <w:r w:rsidRPr="00C66272" w:rsidDel="00D31FDA">
          <w:rPr>
            <w:rFonts w:ascii="Brill" w:eastAsia="Brill" w:hAnsi="Brill" w:cs="Brill"/>
            <w:color w:val="000000"/>
          </w:rPr>
          <w:delText>,</w:delText>
        </w:r>
      </w:del>
      <w:r w:rsidRPr="00C66272">
        <w:rPr>
          <w:rFonts w:ascii="Brill" w:eastAsia="Brill" w:hAnsi="Brill" w:cs="Brill"/>
          <w:color w:val="000000"/>
        </w:rPr>
        <w:t xml:space="preserve"> </w:t>
      </w:r>
      <w:ins w:id="422" w:author="Autor">
        <w:r w:rsidR="00D31FDA">
          <w:rPr>
            <w:rFonts w:ascii="Brill" w:eastAsia="Brill" w:hAnsi="Brill" w:cs="Brill"/>
            <w:color w:val="000000"/>
          </w:rPr>
          <w:t>(</w:t>
        </w:r>
      </w:ins>
      <w:r w:rsidRPr="00C66272">
        <w:rPr>
          <w:rFonts w:ascii="Brill" w:eastAsia="Brill" w:hAnsi="Brill" w:cs="Brill"/>
          <w:color w:val="000000"/>
        </w:rPr>
        <w:t>1994</w:t>
      </w:r>
      <w:ins w:id="423" w:author="Autor">
        <w:r w:rsidR="00D31FDA">
          <w:rPr>
            <w:rFonts w:ascii="Brill" w:eastAsia="Brill" w:hAnsi="Brill" w:cs="Brill"/>
            <w:color w:val="000000"/>
          </w:rPr>
          <w:t>).</w:t>
        </w:r>
      </w:ins>
      <w:del w:id="424" w:author="Autor">
        <w:r w:rsidRPr="00C66272" w:rsidDel="00D31FDA">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 xml:space="preserve">The </w:t>
      </w:r>
      <w:ins w:id="425" w:author="Autor">
        <w:r w:rsidR="00D31FDA">
          <w:rPr>
            <w:rFonts w:ascii="Brill" w:eastAsia="Brill" w:hAnsi="Brill" w:cs="Brill"/>
            <w:i/>
            <w:color w:val="000000"/>
          </w:rPr>
          <w:t>s</w:t>
        </w:r>
      </w:ins>
      <w:del w:id="426" w:author="Autor">
        <w:r w:rsidRPr="00C66272" w:rsidDel="00D31FDA">
          <w:rPr>
            <w:rFonts w:ascii="Brill" w:eastAsia="Brill" w:hAnsi="Brill" w:cs="Brill"/>
            <w:i/>
            <w:color w:val="000000"/>
          </w:rPr>
          <w:delText>S</w:delText>
        </w:r>
      </w:del>
      <w:r w:rsidRPr="00C66272">
        <w:rPr>
          <w:rFonts w:ascii="Brill" w:eastAsia="Brill" w:hAnsi="Brill" w:cs="Brill"/>
          <w:i/>
          <w:color w:val="000000"/>
        </w:rPr>
        <w:t xml:space="preserve">oundscape: Our </w:t>
      </w:r>
      <w:ins w:id="427" w:author="Autor">
        <w:r w:rsidR="00D31FDA">
          <w:rPr>
            <w:rFonts w:ascii="Brill" w:eastAsia="Brill" w:hAnsi="Brill" w:cs="Brill"/>
            <w:i/>
            <w:color w:val="000000"/>
          </w:rPr>
          <w:t>s</w:t>
        </w:r>
      </w:ins>
      <w:del w:id="428" w:author="Autor">
        <w:r w:rsidRPr="00C66272" w:rsidDel="00D31FDA">
          <w:rPr>
            <w:rFonts w:ascii="Brill" w:eastAsia="Brill" w:hAnsi="Brill" w:cs="Brill"/>
            <w:i/>
            <w:color w:val="000000"/>
          </w:rPr>
          <w:delText>S</w:delText>
        </w:r>
      </w:del>
      <w:r w:rsidRPr="00C66272">
        <w:rPr>
          <w:rFonts w:ascii="Brill" w:eastAsia="Brill" w:hAnsi="Brill" w:cs="Brill"/>
          <w:i/>
          <w:color w:val="000000"/>
        </w:rPr>
        <w:t xml:space="preserve">onic </w:t>
      </w:r>
      <w:ins w:id="429" w:author="Autor">
        <w:r w:rsidR="00D31FDA">
          <w:rPr>
            <w:rFonts w:ascii="Brill" w:eastAsia="Brill" w:hAnsi="Brill" w:cs="Brill"/>
            <w:i/>
            <w:color w:val="000000"/>
          </w:rPr>
          <w:t>e</w:t>
        </w:r>
      </w:ins>
      <w:del w:id="430" w:author="Autor">
        <w:r w:rsidRPr="00C66272" w:rsidDel="00D31FDA">
          <w:rPr>
            <w:rFonts w:ascii="Brill" w:eastAsia="Brill" w:hAnsi="Brill" w:cs="Brill"/>
            <w:i/>
            <w:color w:val="000000"/>
          </w:rPr>
          <w:delText>E</w:delText>
        </w:r>
      </w:del>
      <w:r w:rsidRPr="00C66272">
        <w:rPr>
          <w:rFonts w:ascii="Brill" w:eastAsia="Brill" w:hAnsi="Brill" w:cs="Brill"/>
          <w:i/>
          <w:color w:val="000000"/>
        </w:rPr>
        <w:t xml:space="preserve">nvironment and the </w:t>
      </w:r>
      <w:ins w:id="431" w:author="Autor">
        <w:r w:rsidR="00D31FDA">
          <w:rPr>
            <w:rFonts w:ascii="Brill" w:eastAsia="Brill" w:hAnsi="Brill" w:cs="Brill"/>
            <w:i/>
            <w:color w:val="000000"/>
          </w:rPr>
          <w:t>t</w:t>
        </w:r>
      </w:ins>
      <w:del w:id="432" w:author="Autor">
        <w:r w:rsidRPr="00C66272" w:rsidDel="00D31FDA">
          <w:rPr>
            <w:rFonts w:ascii="Brill" w:eastAsia="Brill" w:hAnsi="Brill" w:cs="Brill"/>
            <w:i/>
            <w:color w:val="000000"/>
          </w:rPr>
          <w:delText>T</w:delText>
        </w:r>
      </w:del>
      <w:r w:rsidRPr="00C66272">
        <w:rPr>
          <w:rFonts w:ascii="Brill" w:eastAsia="Brill" w:hAnsi="Brill" w:cs="Brill"/>
          <w:i/>
          <w:color w:val="000000"/>
        </w:rPr>
        <w:t xml:space="preserve">uning of </w:t>
      </w:r>
      <w:del w:id="433" w:author="Autor">
        <w:r w:rsidRPr="00C66272" w:rsidDel="00D31FDA">
          <w:rPr>
            <w:rFonts w:ascii="Brill" w:eastAsia="Brill" w:hAnsi="Brill" w:cs="Brill"/>
            <w:i/>
            <w:color w:val="000000"/>
          </w:rPr>
          <w:delText>v</w:delText>
        </w:r>
      </w:del>
      <w:r w:rsidRPr="00C66272">
        <w:rPr>
          <w:rFonts w:ascii="Brill" w:eastAsia="Brill" w:hAnsi="Brill" w:cs="Brill"/>
          <w:i/>
          <w:color w:val="000000"/>
        </w:rPr>
        <w:t xml:space="preserve">the </w:t>
      </w:r>
      <w:ins w:id="434" w:author="Autor">
        <w:r w:rsidR="00D31FDA">
          <w:rPr>
            <w:rFonts w:ascii="Brill" w:eastAsia="Brill" w:hAnsi="Brill" w:cs="Brill"/>
            <w:i/>
            <w:color w:val="000000"/>
          </w:rPr>
          <w:t>w</w:t>
        </w:r>
      </w:ins>
      <w:del w:id="435" w:author="Autor">
        <w:r w:rsidRPr="00C66272" w:rsidDel="00D31FDA">
          <w:rPr>
            <w:rFonts w:ascii="Brill" w:eastAsia="Brill" w:hAnsi="Brill" w:cs="Brill"/>
            <w:i/>
            <w:color w:val="000000"/>
          </w:rPr>
          <w:delText>W</w:delText>
        </w:r>
      </w:del>
      <w:r w:rsidRPr="00C66272">
        <w:rPr>
          <w:rFonts w:ascii="Brill" w:eastAsia="Brill" w:hAnsi="Brill" w:cs="Brill"/>
          <w:i/>
          <w:color w:val="000000"/>
        </w:rPr>
        <w:t>orld</w:t>
      </w:r>
      <w:ins w:id="436" w:author="Autor">
        <w:r w:rsidR="00D31FDA">
          <w:rPr>
            <w:rFonts w:ascii="Brill" w:eastAsia="Brill" w:hAnsi="Brill" w:cs="Brill"/>
            <w:color w:val="000000"/>
          </w:rPr>
          <w:t>.</w:t>
        </w:r>
      </w:ins>
      <w:del w:id="437" w:author="Autor">
        <w:r w:rsidRPr="00C66272" w:rsidDel="00D31FDA">
          <w:rPr>
            <w:rFonts w:ascii="Brill" w:eastAsia="Brill" w:hAnsi="Brill" w:cs="Brill"/>
            <w:color w:val="000000"/>
          </w:rPr>
          <w:delText>,</w:delText>
        </w:r>
      </w:del>
      <w:r w:rsidRPr="00C66272">
        <w:rPr>
          <w:rFonts w:ascii="Brill" w:eastAsia="Brill" w:hAnsi="Brill" w:cs="Brill"/>
          <w:color w:val="000000"/>
        </w:rPr>
        <w:t xml:space="preserve"> Rochester, Vermont: Destiny Books. </w:t>
      </w:r>
    </w:p>
    <w:p w14:paraId="350778BA" w14:textId="28452CD2"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Schechner, R. (1985). </w:t>
      </w:r>
      <w:r w:rsidRPr="00C66272">
        <w:rPr>
          <w:rFonts w:ascii="Brill" w:eastAsia="Brill" w:hAnsi="Brill" w:cs="Brill"/>
          <w:i/>
          <w:color w:val="000000"/>
        </w:rPr>
        <w:t xml:space="preserve">Between </w:t>
      </w:r>
      <w:proofErr w:type="spellStart"/>
      <w:ins w:id="438" w:author="Autor">
        <w:r w:rsidR="00D31FDA">
          <w:rPr>
            <w:rFonts w:ascii="Brill" w:eastAsia="Brill" w:hAnsi="Brill" w:cs="Brill"/>
            <w:i/>
            <w:color w:val="000000"/>
          </w:rPr>
          <w:t>t</w:t>
        </w:r>
      </w:ins>
      <w:del w:id="439" w:author="Autor">
        <w:r w:rsidRPr="00C66272" w:rsidDel="00D31FDA">
          <w:rPr>
            <w:rFonts w:ascii="Brill" w:eastAsia="Brill" w:hAnsi="Brill" w:cs="Brill"/>
            <w:i/>
            <w:color w:val="000000"/>
          </w:rPr>
          <w:delText>T</w:delText>
        </w:r>
      </w:del>
      <w:r w:rsidRPr="00C66272">
        <w:rPr>
          <w:rFonts w:ascii="Brill" w:eastAsia="Brill" w:hAnsi="Brill" w:cs="Brill"/>
          <w:i/>
          <w:color w:val="000000"/>
        </w:rPr>
        <w:t>heater</w:t>
      </w:r>
      <w:proofErr w:type="spellEnd"/>
      <w:r w:rsidRPr="00C66272">
        <w:rPr>
          <w:rFonts w:ascii="Brill" w:eastAsia="Brill" w:hAnsi="Brill" w:cs="Brill"/>
          <w:i/>
          <w:color w:val="000000"/>
        </w:rPr>
        <w:t xml:space="preserve"> and </w:t>
      </w:r>
      <w:ins w:id="440" w:author="Autor">
        <w:r w:rsidR="00D31FDA">
          <w:rPr>
            <w:rFonts w:ascii="Brill" w:eastAsia="Brill" w:hAnsi="Brill" w:cs="Brill"/>
            <w:i/>
            <w:color w:val="000000"/>
          </w:rPr>
          <w:t>a</w:t>
        </w:r>
      </w:ins>
      <w:del w:id="441" w:author="Autor">
        <w:r w:rsidRPr="00C66272" w:rsidDel="00D31FDA">
          <w:rPr>
            <w:rFonts w:ascii="Brill" w:eastAsia="Brill" w:hAnsi="Brill" w:cs="Brill"/>
            <w:i/>
            <w:color w:val="000000"/>
          </w:rPr>
          <w:delText>A</w:delText>
        </w:r>
      </w:del>
      <w:r w:rsidRPr="00C66272">
        <w:rPr>
          <w:rFonts w:ascii="Brill" w:eastAsia="Brill" w:hAnsi="Brill" w:cs="Brill"/>
          <w:i/>
          <w:color w:val="000000"/>
        </w:rPr>
        <w:t>nthropology</w:t>
      </w:r>
      <w:r w:rsidRPr="00C66272">
        <w:rPr>
          <w:rFonts w:ascii="Brill" w:eastAsia="Brill" w:hAnsi="Brill" w:cs="Brill"/>
          <w:color w:val="000000"/>
        </w:rPr>
        <w:t>. Philadelphia: University of Pennsylvania, 1985.</w:t>
      </w:r>
    </w:p>
    <w:p w14:paraId="350778BB" w14:textId="77777777" w:rsidR="00CB3FC9" w:rsidRPr="00BF26E0" w:rsidRDefault="00C55FA1">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Schubert, D. (2008). Transformation processes on waterfronts in seaport cities–causes and trends between divergence and convergence. In M. </w:t>
      </w:r>
      <w:proofErr w:type="spellStart"/>
      <w:r w:rsidRPr="00C66272">
        <w:rPr>
          <w:rFonts w:ascii="Brill" w:eastAsia="Brill" w:hAnsi="Brill" w:cs="Brill"/>
          <w:color w:val="000000"/>
        </w:rPr>
        <w:t>Gandelsman</w:t>
      </w:r>
      <w:proofErr w:type="spellEnd"/>
      <w:r w:rsidRPr="00C66272">
        <w:rPr>
          <w:rFonts w:ascii="Brill" w:eastAsia="Brill" w:hAnsi="Brill" w:cs="Brill"/>
          <w:color w:val="000000"/>
        </w:rPr>
        <w:t xml:space="preserve">-Trier, W. Kokot, K. Wildner &amp; A. </w:t>
      </w:r>
      <w:proofErr w:type="spellStart"/>
      <w:r w:rsidRPr="00C66272">
        <w:rPr>
          <w:rFonts w:ascii="Brill" w:eastAsia="Brill" w:hAnsi="Brill" w:cs="Brill"/>
          <w:color w:val="000000"/>
        </w:rPr>
        <w:t>Wonneberger</w:t>
      </w:r>
      <w:proofErr w:type="spellEnd"/>
      <w:r w:rsidRPr="00C66272">
        <w:rPr>
          <w:rFonts w:ascii="Brill" w:eastAsia="Brill" w:hAnsi="Brill" w:cs="Brill"/>
          <w:color w:val="000000"/>
        </w:rPr>
        <w:t xml:space="preserve"> (Eds.), </w:t>
      </w:r>
      <w:r w:rsidRPr="00C66272">
        <w:rPr>
          <w:rFonts w:ascii="Brill" w:eastAsia="Brill" w:hAnsi="Brill" w:cs="Brill"/>
          <w:i/>
          <w:color w:val="000000"/>
        </w:rPr>
        <w:t>Port Cities as Areas of Transition: Ethnographic Perspectives</w:t>
      </w:r>
      <w:r w:rsidRPr="00C66272">
        <w:rPr>
          <w:rFonts w:ascii="Brill" w:eastAsia="Brill" w:hAnsi="Brill" w:cs="Brill"/>
          <w:color w:val="000000"/>
        </w:rPr>
        <w:t xml:space="preserve"> (pp. 25–46). </w:t>
      </w:r>
      <w:r w:rsidRPr="00BF26E0">
        <w:rPr>
          <w:rFonts w:ascii="Brill" w:eastAsia="Brill" w:hAnsi="Brill" w:cs="Brill"/>
          <w:color w:val="000000"/>
          <w:lang w:val="nl-BE"/>
        </w:rPr>
        <w:t>Bielfeld, Germany: Transcript Verlag.</w:t>
      </w:r>
    </w:p>
    <w:p w14:paraId="350778BC" w14:textId="4D6C43ED" w:rsidR="00CB3FC9" w:rsidRPr="004D359C" w:rsidRDefault="00C55FA1">
      <w:pPr>
        <w:spacing w:line="360" w:lineRule="auto"/>
        <w:ind w:left="426" w:hanging="426"/>
        <w:jc w:val="both"/>
        <w:rPr>
          <w:ins w:id="442" w:author="Autor"/>
          <w:rFonts w:ascii="Brill" w:eastAsia="Brill" w:hAnsi="Brill" w:cs="Brill"/>
          <w:color w:val="000000"/>
        </w:rPr>
      </w:pPr>
      <w:r w:rsidRPr="004D359C">
        <w:rPr>
          <w:rFonts w:ascii="Brill" w:eastAsia="Brill" w:hAnsi="Brill" w:cs="Brill"/>
          <w:color w:val="000000"/>
          <w:lang w:val="nl-BE"/>
        </w:rPr>
        <w:t>Schubert, D., Wagenaar, C., &amp; Hein, C. (202</w:t>
      </w:r>
      <w:ins w:id="443" w:author="Autor">
        <w:r w:rsidR="004D359C" w:rsidRPr="004D359C">
          <w:rPr>
            <w:rFonts w:ascii="Brill" w:eastAsia="Brill" w:hAnsi="Brill" w:cs="Brill"/>
            <w:color w:val="000000"/>
            <w:lang w:val="nl-BE"/>
          </w:rPr>
          <w:t>2</w:t>
        </w:r>
      </w:ins>
      <w:del w:id="444" w:author="Autor">
        <w:r w:rsidRPr="004D359C" w:rsidDel="004D359C">
          <w:rPr>
            <w:rFonts w:ascii="Brill" w:eastAsia="Brill" w:hAnsi="Brill" w:cs="Brill"/>
            <w:color w:val="000000"/>
            <w:lang w:val="nl-BE"/>
          </w:rPr>
          <w:delText>1</w:delText>
        </w:r>
      </w:del>
      <w:r w:rsidRPr="004D359C">
        <w:rPr>
          <w:rFonts w:ascii="Brill" w:eastAsia="Brill" w:hAnsi="Brill" w:cs="Brill"/>
          <w:color w:val="000000"/>
          <w:lang w:val="nl-BE"/>
        </w:rPr>
        <w:t xml:space="preserve">). </w:t>
      </w:r>
      <w:r w:rsidRPr="004D359C">
        <w:rPr>
          <w:rFonts w:ascii="Brill" w:eastAsia="Brill" w:hAnsi="Brill" w:cs="Brill"/>
          <w:color w:val="000000"/>
        </w:rPr>
        <w:t xml:space="preserve">“The </w:t>
      </w:r>
      <w:ins w:id="445" w:author="Autor">
        <w:r w:rsidR="00D31FDA" w:rsidRPr="004D359C">
          <w:rPr>
            <w:rFonts w:ascii="Brill" w:eastAsia="Brill" w:hAnsi="Brill" w:cs="Brill"/>
            <w:color w:val="000000"/>
          </w:rPr>
          <w:t>h</w:t>
        </w:r>
      </w:ins>
      <w:del w:id="446" w:author="Autor">
        <w:r w:rsidRPr="004D359C" w:rsidDel="00D31FDA">
          <w:rPr>
            <w:rFonts w:ascii="Brill" w:eastAsia="Brill" w:hAnsi="Brill" w:cs="Brill"/>
            <w:color w:val="000000"/>
          </w:rPr>
          <w:delText>H</w:delText>
        </w:r>
      </w:del>
      <w:r w:rsidRPr="004D359C">
        <w:rPr>
          <w:rFonts w:ascii="Brill" w:eastAsia="Brill" w:hAnsi="Brill" w:cs="Brill"/>
          <w:color w:val="000000"/>
        </w:rPr>
        <w:t xml:space="preserve">oist of the </w:t>
      </w:r>
      <w:ins w:id="447" w:author="Autor">
        <w:r w:rsidR="00D31FDA" w:rsidRPr="004D359C">
          <w:rPr>
            <w:rFonts w:ascii="Brill" w:eastAsia="Brill" w:hAnsi="Brill" w:cs="Brill"/>
            <w:color w:val="000000"/>
          </w:rPr>
          <w:t>y</w:t>
        </w:r>
      </w:ins>
      <w:del w:id="448" w:author="Autor">
        <w:r w:rsidRPr="004D359C" w:rsidDel="00D31FDA">
          <w:rPr>
            <w:rFonts w:ascii="Brill" w:eastAsia="Brill" w:hAnsi="Brill" w:cs="Brill"/>
            <w:color w:val="000000"/>
          </w:rPr>
          <w:delText>Y</w:delText>
        </w:r>
      </w:del>
      <w:r w:rsidRPr="004D359C">
        <w:rPr>
          <w:rFonts w:ascii="Brill" w:eastAsia="Brill" w:hAnsi="Brill" w:cs="Brill"/>
          <w:color w:val="000000"/>
        </w:rPr>
        <w:t xml:space="preserve">ellow </w:t>
      </w:r>
      <w:ins w:id="449" w:author="Autor">
        <w:r w:rsidR="00D31FDA" w:rsidRPr="004D359C">
          <w:rPr>
            <w:rFonts w:ascii="Brill" w:eastAsia="Brill" w:hAnsi="Brill" w:cs="Brill"/>
            <w:color w:val="000000"/>
          </w:rPr>
          <w:t>f</w:t>
        </w:r>
      </w:ins>
      <w:del w:id="450" w:author="Autor">
        <w:r w:rsidRPr="004D359C" w:rsidDel="00D31FDA">
          <w:rPr>
            <w:rFonts w:ascii="Brill" w:eastAsia="Brill" w:hAnsi="Brill" w:cs="Brill"/>
            <w:color w:val="000000"/>
          </w:rPr>
          <w:delText>F</w:delText>
        </w:r>
      </w:del>
      <w:r w:rsidRPr="004D359C">
        <w:rPr>
          <w:rFonts w:ascii="Brill" w:eastAsia="Brill" w:hAnsi="Brill" w:cs="Brill"/>
          <w:color w:val="000000"/>
        </w:rPr>
        <w:t xml:space="preserve">lag”: Vulnerable </w:t>
      </w:r>
      <w:ins w:id="451" w:author="Autor">
        <w:r w:rsidR="00D31FDA" w:rsidRPr="004D359C">
          <w:rPr>
            <w:rFonts w:ascii="Brill" w:eastAsia="Brill" w:hAnsi="Brill" w:cs="Brill"/>
            <w:color w:val="000000"/>
          </w:rPr>
          <w:t>p</w:t>
        </w:r>
      </w:ins>
      <w:del w:id="452" w:author="Autor">
        <w:r w:rsidRPr="004D359C" w:rsidDel="00D31FDA">
          <w:rPr>
            <w:rFonts w:ascii="Brill" w:eastAsia="Brill" w:hAnsi="Brill" w:cs="Brill"/>
            <w:color w:val="000000"/>
          </w:rPr>
          <w:delText>P</w:delText>
        </w:r>
      </w:del>
      <w:r w:rsidRPr="004D359C">
        <w:rPr>
          <w:rFonts w:ascii="Brill" w:eastAsia="Brill" w:hAnsi="Brill" w:cs="Brill"/>
          <w:color w:val="000000"/>
        </w:rPr>
        <w:t xml:space="preserve">ort </w:t>
      </w:r>
      <w:ins w:id="453" w:author="Autor">
        <w:r w:rsidR="00D31FDA" w:rsidRPr="004D359C">
          <w:rPr>
            <w:rFonts w:ascii="Brill" w:eastAsia="Brill" w:hAnsi="Brill" w:cs="Brill"/>
            <w:color w:val="000000"/>
          </w:rPr>
          <w:t>c</w:t>
        </w:r>
      </w:ins>
      <w:del w:id="454" w:author="Autor">
        <w:r w:rsidRPr="004D359C" w:rsidDel="00D31FDA">
          <w:rPr>
            <w:rFonts w:ascii="Brill" w:eastAsia="Brill" w:hAnsi="Brill" w:cs="Brill"/>
            <w:color w:val="000000"/>
          </w:rPr>
          <w:delText>C</w:delText>
        </w:r>
      </w:del>
      <w:r w:rsidRPr="004D359C">
        <w:rPr>
          <w:rFonts w:ascii="Brill" w:eastAsia="Brill" w:hAnsi="Brill" w:cs="Brill"/>
          <w:color w:val="000000"/>
        </w:rPr>
        <w:t xml:space="preserve">ities and </w:t>
      </w:r>
      <w:ins w:id="455" w:author="Autor">
        <w:r w:rsidR="00D31FDA" w:rsidRPr="004D359C">
          <w:rPr>
            <w:rFonts w:ascii="Brill" w:eastAsia="Brill" w:hAnsi="Brill" w:cs="Brill"/>
            <w:color w:val="000000"/>
          </w:rPr>
          <w:t>p</w:t>
        </w:r>
      </w:ins>
      <w:del w:id="456" w:author="Autor">
        <w:r w:rsidRPr="004D359C" w:rsidDel="00D31FDA">
          <w:rPr>
            <w:rFonts w:ascii="Brill" w:eastAsia="Brill" w:hAnsi="Brill" w:cs="Brill"/>
            <w:color w:val="000000"/>
          </w:rPr>
          <w:delText>P</w:delText>
        </w:r>
      </w:del>
      <w:r w:rsidRPr="004D359C">
        <w:rPr>
          <w:rFonts w:ascii="Brill" w:eastAsia="Brill" w:hAnsi="Brill" w:cs="Brill"/>
          <w:color w:val="000000"/>
        </w:rPr>
        <w:t xml:space="preserve">ublic </w:t>
      </w:r>
      <w:ins w:id="457" w:author="Autor">
        <w:r w:rsidR="00D31FDA" w:rsidRPr="004D359C">
          <w:rPr>
            <w:rFonts w:ascii="Brill" w:eastAsia="Brill" w:hAnsi="Brill" w:cs="Brill"/>
            <w:color w:val="000000"/>
          </w:rPr>
          <w:t>h</w:t>
        </w:r>
      </w:ins>
      <w:del w:id="458" w:author="Autor">
        <w:r w:rsidRPr="004D359C" w:rsidDel="00D31FDA">
          <w:rPr>
            <w:rFonts w:ascii="Brill" w:eastAsia="Brill" w:hAnsi="Brill" w:cs="Brill"/>
            <w:color w:val="000000"/>
          </w:rPr>
          <w:delText>H</w:delText>
        </w:r>
      </w:del>
      <w:r w:rsidRPr="004D359C">
        <w:rPr>
          <w:rFonts w:ascii="Brill" w:eastAsia="Brill" w:hAnsi="Brill" w:cs="Brill"/>
          <w:color w:val="000000"/>
        </w:rPr>
        <w:t xml:space="preserve">ealth. </w:t>
      </w:r>
      <w:ins w:id="459" w:author="Autor">
        <w:r w:rsidR="004D359C" w:rsidRPr="00F34A6C">
          <w:rPr>
            <w:rFonts w:ascii="Brill" w:hAnsi="Brill" w:cs="Arial"/>
            <w:i/>
            <w:iCs/>
            <w:color w:val="222222"/>
            <w:rPrChange w:id="460" w:author="Autor">
              <w:rPr>
                <w:rFonts w:ascii="Arial" w:hAnsi="Arial" w:cs="Arial"/>
                <w:i/>
                <w:iCs/>
                <w:color w:val="222222"/>
                <w:sz w:val="20"/>
                <w:szCs w:val="20"/>
              </w:rPr>
            </w:rPrChange>
          </w:rPr>
          <w:t>Journal of Planning History</w:t>
        </w:r>
        <w:r w:rsidR="004D359C" w:rsidRPr="00F34A6C">
          <w:rPr>
            <w:rFonts w:ascii="Brill" w:hAnsi="Brill" w:cs="Arial"/>
            <w:color w:val="222222"/>
            <w:shd w:val="clear" w:color="auto" w:fill="FFFFFF"/>
            <w:rPrChange w:id="461" w:author="Autor">
              <w:rPr>
                <w:rFonts w:ascii="Arial" w:hAnsi="Arial" w:cs="Arial"/>
                <w:color w:val="222222"/>
                <w:sz w:val="20"/>
                <w:szCs w:val="20"/>
                <w:shd w:val="clear" w:color="auto" w:fill="FFFFFF"/>
              </w:rPr>
            </w:rPrChange>
          </w:rPr>
          <w:t>,</w:t>
        </w:r>
        <w:r w:rsidR="004D359C" w:rsidRPr="00F34A6C">
          <w:rPr>
            <w:rStyle w:val="apple-converted-space"/>
            <w:rFonts w:ascii="Brill" w:hAnsi="Brill" w:cs="Arial"/>
            <w:color w:val="222222"/>
            <w:shd w:val="clear" w:color="auto" w:fill="FFFFFF"/>
            <w:rPrChange w:id="462" w:author="Autor">
              <w:rPr>
                <w:rStyle w:val="apple-converted-space"/>
                <w:rFonts w:ascii="Arial" w:hAnsi="Arial" w:cs="Arial"/>
                <w:color w:val="222222"/>
                <w:sz w:val="20"/>
                <w:szCs w:val="20"/>
                <w:shd w:val="clear" w:color="auto" w:fill="FFFFFF"/>
              </w:rPr>
            </w:rPrChange>
          </w:rPr>
          <w:t> </w:t>
        </w:r>
        <w:r w:rsidR="004D359C" w:rsidRPr="00F34A6C">
          <w:rPr>
            <w:rFonts w:ascii="Brill" w:hAnsi="Brill" w:cs="Arial"/>
            <w:i/>
            <w:iCs/>
            <w:color w:val="222222"/>
            <w:rPrChange w:id="463" w:author="Autor">
              <w:rPr>
                <w:rFonts w:ascii="Arial" w:hAnsi="Arial" w:cs="Arial"/>
                <w:i/>
                <w:iCs/>
                <w:color w:val="222222"/>
                <w:sz w:val="20"/>
                <w:szCs w:val="20"/>
              </w:rPr>
            </w:rPrChange>
          </w:rPr>
          <w:t>21</w:t>
        </w:r>
        <w:r w:rsidR="004D359C" w:rsidRPr="00F34A6C">
          <w:rPr>
            <w:rFonts w:ascii="Brill" w:hAnsi="Brill" w:cs="Arial"/>
            <w:color w:val="222222"/>
            <w:shd w:val="clear" w:color="auto" w:fill="FFFFFF"/>
            <w:rPrChange w:id="464" w:author="Autor">
              <w:rPr>
                <w:rFonts w:ascii="Arial" w:hAnsi="Arial" w:cs="Arial"/>
                <w:color w:val="222222"/>
                <w:sz w:val="20"/>
                <w:szCs w:val="20"/>
                <w:shd w:val="clear" w:color="auto" w:fill="FFFFFF"/>
              </w:rPr>
            </w:rPrChange>
          </w:rPr>
          <w:t>(1), 56-78</w:t>
        </w:r>
      </w:ins>
      <w:del w:id="465" w:author="Autor">
        <w:r w:rsidRPr="004D359C" w:rsidDel="004D359C">
          <w:rPr>
            <w:rFonts w:ascii="Brill" w:eastAsia="Brill" w:hAnsi="Brill" w:cs="Brill"/>
            <w:i/>
            <w:color w:val="000000"/>
          </w:rPr>
          <w:delText>Journal of Planning History</w:delText>
        </w:r>
        <w:r w:rsidRPr="004D359C" w:rsidDel="004D359C">
          <w:rPr>
            <w:rFonts w:ascii="Brill" w:eastAsia="Brill" w:hAnsi="Brill" w:cs="Brill"/>
            <w:color w:val="000000"/>
          </w:rPr>
          <w:delText xml:space="preserve">, </w:delText>
        </w:r>
        <w:commentRangeStart w:id="466"/>
        <w:r w:rsidRPr="004D359C" w:rsidDel="004D359C">
          <w:rPr>
            <w:rFonts w:ascii="Brill" w:eastAsia="Brill" w:hAnsi="Brill" w:cs="Brill"/>
            <w:color w:val="000000"/>
          </w:rPr>
          <w:delText>1538513221998716</w:delText>
        </w:r>
        <w:commentRangeEnd w:id="466"/>
        <w:r w:rsidR="00D31FDA" w:rsidRPr="00F34A6C" w:rsidDel="004D359C">
          <w:rPr>
            <w:rStyle w:val="Odwoaniedokomentarza"/>
            <w:rFonts w:ascii="Brill" w:hAnsi="Brill"/>
            <w:sz w:val="24"/>
            <w:szCs w:val="24"/>
            <w:lang w:val="en-AU"/>
            <w:rPrChange w:id="467" w:author="Autor">
              <w:rPr>
                <w:rStyle w:val="Odwoaniedokomentarza"/>
                <w:lang w:val="en-AU"/>
              </w:rPr>
            </w:rPrChange>
          </w:rPr>
          <w:commentReference w:id="466"/>
        </w:r>
      </w:del>
      <w:r w:rsidRPr="004D359C">
        <w:rPr>
          <w:rFonts w:ascii="Brill" w:eastAsia="Brill" w:hAnsi="Brill" w:cs="Brill"/>
          <w:color w:val="000000"/>
        </w:rPr>
        <w:t>.</w:t>
      </w:r>
    </w:p>
    <w:p w14:paraId="2EA3F501" w14:textId="1BC4DA67" w:rsidR="00DC5458" w:rsidRPr="004D359C" w:rsidRDefault="004D359C">
      <w:pPr>
        <w:spacing w:line="360" w:lineRule="auto"/>
        <w:ind w:left="426" w:hanging="426"/>
        <w:jc w:val="both"/>
        <w:rPr>
          <w:rFonts w:ascii="Brill" w:eastAsia="Brill" w:hAnsi="Brill" w:cs="Brill"/>
          <w:color w:val="000000"/>
        </w:rPr>
      </w:pPr>
      <w:proofErr w:type="spellStart"/>
      <w:ins w:id="468" w:author="Autor">
        <w:r w:rsidRPr="00F34A6C">
          <w:rPr>
            <w:rFonts w:ascii="Brill" w:hAnsi="Brill" w:cs="Arial"/>
            <w:color w:val="222222"/>
            <w:shd w:val="clear" w:color="auto" w:fill="FFFFFF"/>
            <w:rPrChange w:id="469" w:author="Autor">
              <w:rPr>
                <w:rFonts w:ascii="Arial" w:hAnsi="Arial" w:cs="Arial"/>
                <w:color w:val="222222"/>
                <w:sz w:val="20"/>
                <w:szCs w:val="20"/>
                <w:shd w:val="clear" w:color="auto" w:fill="FFFFFF"/>
              </w:rPr>
            </w:rPrChange>
          </w:rPr>
          <w:t>Shearmur</w:t>
        </w:r>
        <w:proofErr w:type="spellEnd"/>
        <w:r w:rsidRPr="00F34A6C">
          <w:rPr>
            <w:rFonts w:ascii="Brill" w:hAnsi="Brill" w:cs="Arial"/>
            <w:color w:val="222222"/>
            <w:shd w:val="clear" w:color="auto" w:fill="FFFFFF"/>
            <w:rPrChange w:id="470" w:author="Autor">
              <w:rPr>
                <w:rFonts w:ascii="Arial" w:hAnsi="Arial" w:cs="Arial"/>
                <w:color w:val="222222"/>
                <w:sz w:val="20"/>
                <w:szCs w:val="20"/>
                <w:shd w:val="clear" w:color="auto" w:fill="FFFFFF"/>
              </w:rPr>
            </w:rPrChange>
          </w:rPr>
          <w:t>, R. (2012). Are cities the font of innovation? A critical review of the literature on cities and innovation.</w:t>
        </w:r>
        <w:r w:rsidRPr="00F34A6C">
          <w:rPr>
            <w:rStyle w:val="apple-converted-space"/>
            <w:rFonts w:ascii="Brill" w:hAnsi="Brill" w:cs="Arial"/>
            <w:color w:val="222222"/>
            <w:shd w:val="clear" w:color="auto" w:fill="FFFFFF"/>
            <w:rPrChange w:id="471"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472" w:author="Autor">
              <w:rPr>
                <w:rFonts w:ascii="Arial" w:hAnsi="Arial" w:cs="Arial"/>
                <w:i/>
                <w:iCs/>
                <w:color w:val="222222"/>
                <w:sz w:val="20"/>
                <w:szCs w:val="20"/>
              </w:rPr>
            </w:rPrChange>
          </w:rPr>
          <w:t>Cities</w:t>
        </w:r>
        <w:r w:rsidRPr="00F34A6C">
          <w:rPr>
            <w:rFonts w:ascii="Brill" w:hAnsi="Brill" w:cs="Arial"/>
            <w:color w:val="222222"/>
            <w:shd w:val="clear" w:color="auto" w:fill="FFFFFF"/>
            <w:rPrChange w:id="473"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474"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475" w:author="Autor">
              <w:rPr>
                <w:rFonts w:ascii="Arial" w:hAnsi="Arial" w:cs="Arial"/>
                <w:i/>
                <w:iCs/>
                <w:color w:val="222222"/>
                <w:sz w:val="20"/>
                <w:szCs w:val="20"/>
              </w:rPr>
            </w:rPrChange>
          </w:rPr>
          <w:t>29</w:t>
        </w:r>
        <w:r w:rsidRPr="00F34A6C">
          <w:rPr>
            <w:rFonts w:ascii="Brill" w:hAnsi="Brill" w:cs="Arial"/>
            <w:color w:val="222222"/>
            <w:shd w:val="clear" w:color="auto" w:fill="FFFFFF"/>
            <w:rPrChange w:id="476" w:author="Autor">
              <w:rPr>
                <w:rFonts w:ascii="Arial" w:hAnsi="Arial" w:cs="Arial"/>
                <w:color w:val="222222"/>
                <w:sz w:val="20"/>
                <w:szCs w:val="20"/>
                <w:shd w:val="clear" w:color="auto" w:fill="FFFFFF"/>
              </w:rPr>
            </w:rPrChange>
          </w:rPr>
          <w:t>, 9-18.</w:t>
        </w:r>
      </w:ins>
    </w:p>
    <w:p w14:paraId="350778BD"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Simmel, G. (1964 [1902]). The metropolis and mental life. In </w:t>
      </w:r>
      <w:r w:rsidRPr="00C66272">
        <w:rPr>
          <w:rFonts w:ascii="Brill" w:eastAsia="Brill" w:hAnsi="Brill" w:cs="Brill"/>
          <w:i/>
        </w:rPr>
        <w:t xml:space="preserve">The Sociology of Georg Simmel, </w:t>
      </w:r>
      <w:r w:rsidRPr="00C66272">
        <w:rPr>
          <w:rFonts w:ascii="Brill" w:eastAsia="Brill" w:hAnsi="Brill" w:cs="Brill"/>
        </w:rPr>
        <w:t>ed./transl. KH Wolff. New York: Free Press</w:t>
      </w:r>
    </w:p>
    <w:p w14:paraId="350778BE"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color w:val="222222"/>
          <w:highlight w:val="white"/>
        </w:rPr>
        <w:t>Tan, T. Y. (2007). Port cities and hinterlands: A comparative study of Singapore and Calcutta. </w:t>
      </w:r>
      <w:r w:rsidRPr="00C66272">
        <w:rPr>
          <w:rFonts w:ascii="Brill" w:eastAsia="Brill" w:hAnsi="Brill" w:cs="Brill"/>
          <w:i/>
          <w:color w:val="222222"/>
        </w:rPr>
        <w:t>Political Geography</w:t>
      </w:r>
      <w:r w:rsidRPr="00C66272">
        <w:rPr>
          <w:rFonts w:ascii="Brill" w:eastAsia="Brill" w:hAnsi="Brill" w:cs="Brill"/>
          <w:color w:val="222222"/>
          <w:highlight w:val="white"/>
        </w:rPr>
        <w:t>, </w:t>
      </w:r>
      <w:r w:rsidRPr="00C66272">
        <w:rPr>
          <w:rFonts w:ascii="Brill" w:eastAsia="Brill" w:hAnsi="Brill" w:cs="Brill"/>
          <w:i/>
          <w:color w:val="222222"/>
        </w:rPr>
        <w:t>26</w:t>
      </w:r>
      <w:r w:rsidRPr="00C66272">
        <w:rPr>
          <w:rFonts w:ascii="Brill" w:eastAsia="Brill" w:hAnsi="Brill" w:cs="Brill"/>
          <w:color w:val="222222"/>
          <w:highlight w:val="white"/>
        </w:rPr>
        <w:t>(7), 851-865.</w:t>
      </w:r>
    </w:p>
    <w:p w14:paraId="350778BF" w14:textId="77777777" w:rsidR="00CB3FC9" w:rsidRPr="00C66272" w:rsidRDefault="00C55FA1">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Tommarchi</w:t>
      </w:r>
      <w:proofErr w:type="spellEnd"/>
      <w:r w:rsidRPr="00C66272">
        <w:rPr>
          <w:rFonts w:ascii="Brill" w:eastAsia="Brill" w:hAnsi="Brill" w:cs="Brill"/>
          <w:color w:val="000000"/>
        </w:rPr>
        <w:t xml:space="preserve">, E. (2022). </w:t>
      </w:r>
      <w:r w:rsidRPr="00C66272">
        <w:rPr>
          <w:rFonts w:ascii="Brill" w:eastAsia="Brill" w:hAnsi="Brill" w:cs="Brill"/>
          <w:i/>
          <w:color w:val="000000"/>
        </w:rPr>
        <w:t>European port cities and urban regeneration: exploring cultural and sporting mega events at the water's edge</w:t>
      </w:r>
      <w:r w:rsidRPr="00C66272">
        <w:rPr>
          <w:rFonts w:ascii="Brill" w:eastAsia="Brill" w:hAnsi="Brill" w:cs="Brill"/>
          <w:color w:val="000000"/>
        </w:rPr>
        <w:t>. London: Taylor &amp; Francis.</w:t>
      </w:r>
    </w:p>
    <w:p w14:paraId="350778C0" w14:textId="05C32539" w:rsidR="00CB3FC9" w:rsidRPr="00C66272" w:rsidRDefault="00C55FA1">
      <w:pPr>
        <w:tabs>
          <w:tab w:val="center" w:pos="567"/>
        </w:tabs>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highlight w:val="white"/>
        </w:rPr>
        <w:lastRenderedPageBreak/>
        <w:t>Tommarchi</w:t>
      </w:r>
      <w:proofErr w:type="spellEnd"/>
      <w:r w:rsidRPr="00C66272">
        <w:rPr>
          <w:rFonts w:ascii="Brill" w:eastAsia="Brill" w:hAnsi="Brill" w:cs="Brill"/>
          <w:color w:val="000000"/>
          <w:highlight w:val="white"/>
        </w:rPr>
        <w:t xml:space="preserve">, E., &amp; </w:t>
      </w:r>
      <w:proofErr w:type="spellStart"/>
      <w:r w:rsidRPr="00C66272">
        <w:rPr>
          <w:rFonts w:ascii="Brill" w:eastAsia="Brill" w:hAnsi="Brill" w:cs="Brill"/>
          <w:color w:val="000000"/>
          <w:highlight w:val="white"/>
        </w:rPr>
        <w:t>Cavalleri</w:t>
      </w:r>
      <w:proofErr w:type="spellEnd"/>
      <w:r w:rsidRPr="00C66272">
        <w:rPr>
          <w:rFonts w:ascii="Brill" w:eastAsia="Brill" w:hAnsi="Brill" w:cs="Brill"/>
          <w:color w:val="000000"/>
          <w:highlight w:val="white"/>
        </w:rPr>
        <w:t xml:space="preserve">, F. (2020). City/Capital of </w:t>
      </w:r>
      <w:ins w:id="477" w:author="Autor">
        <w:r w:rsidR="00D31FDA">
          <w:rPr>
            <w:rFonts w:ascii="Brill" w:eastAsia="Brill" w:hAnsi="Brill" w:cs="Brill"/>
            <w:color w:val="000000"/>
            <w:highlight w:val="white"/>
          </w:rPr>
          <w:t>c</w:t>
        </w:r>
      </w:ins>
      <w:del w:id="478" w:author="Autor">
        <w:r w:rsidRPr="00C66272" w:rsidDel="00D31FDA">
          <w:rPr>
            <w:rFonts w:ascii="Brill" w:eastAsia="Brill" w:hAnsi="Brill" w:cs="Brill"/>
            <w:color w:val="000000"/>
            <w:highlight w:val="white"/>
          </w:rPr>
          <w:delText>C</w:delText>
        </w:r>
      </w:del>
      <w:r w:rsidRPr="00C66272">
        <w:rPr>
          <w:rFonts w:ascii="Brill" w:eastAsia="Brill" w:hAnsi="Brill" w:cs="Brill"/>
          <w:color w:val="000000"/>
          <w:highlight w:val="white"/>
        </w:rPr>
        <w:t xml:space="preserve">ulture schemes in European medium-sized coastal cities: The cases of Hull (UK) and </w:t>
      </w:r>
      <w:proofErr w:type="spellStart"/>
      <w:r w:rsidRPr="00C66272">
        <w:rPr>
          <w:rFonts w:ascii="Brill" w:eastAsia="Brill" w:hAnsi="Brill" w:cs="Brill"/>
          <w:color w:val="000000"/>
          <w:highlight w:val="white"/>
        </w:rPr>
        <w:t>Pafos</w:t>
      </w:r>
      <w:proofErr w:type="spellEnd"/>
      <w:r w:rsidRPr="00C66272">
        <w:rPr>
          <w:rFonts w:ascii="Brill" w:eastAsia="Brill" w:hAnsi="Brill" w:cs="Brill"/>
          <w:color w:val="000000"/>
          <w:highlight w:val="white"/>
        </w:rPr>
        <w:t xml:space="preserve"> (Cyprus). In </w:t>
      </w:r>
      <w:r w:rsidRPr="00C66272">
        <w:rPr>
          <w:rFonts w:ascii="Brill" w:eastAsia="Brill" w:hAnsi="Brill" w:cs="Brill"/>
          <w:color w:val="222222"/>
          <w:highlight w:val="white"/>
        </w:rPr>
        <w:t>Di Vita, S., &amp; Wilson, M. (Eds.)</w:t>
      </w:r>
      <w:r w:rsidRPr="00C66272">
        <w:rPr>
          <w:rFonts w:ascii="Brill" w:eastAsia="Brill" w:hAnsi="Brill" w:cs="Brill"/>
          <w:i/>
          <w:color w:val="000000"/>
        </w:rPr>
        <w:t xml:space="preserve"> Planning and Managing Smaller Events</w:t>
      </w:r>
      <w:r w:rsidRPr="00C66272">
        <w:rPr>
          <w:rFonts w:ascii="Brill" w:eastAsia="Brill" w:hAnsi="Brill" w:cs="Brill"/>
          <w:color w:val="000000"/>
          <w:highlight w:val="white"/>
        </w:rPr>
        <w:t xml:space="preserve"> (pp. 128-143). London: Routledge.</w:t>
      </w:r>
    </w:p>
    <w:p w14:paraId="350778C1"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Turner, V. W. (1967). </w:t>
      </w:r>
      <w:r w:rsidRPr="00C66272">
        <w:rPr>
          <w:rFonts w:ascii="Brill" w:eastAsia="Brill" w:hAnsi="Brill" w:cs="Brill"/>
          <w:i/>
          <w:color w:val="000000"/>
        </w:rPr>
        <w:t xml:space="preserve">The forest of symbols: Aspects of </w:t>
      </w:r>
      <w:proofErr w:type="spellStart"/>
      <w:r w:rsidRPr="00C66272">
        <w:rPr>
          <w:rFonts w:ascii="Brill" w:eastAsia="Brill" w:hAnsi="Brill" w:cs="Brill"/>
          <w:i/>
          <w:color w:val="000000"/>
        </w:rPr>
        <w:t>Ndembu</w:t>
      </w:r>
      <w:proofErr w:type="spellEnd"/>
      <w:r w:rsidRPr="00C66272">
        <w:rPr>
          <w:rFonts w:ascii="Brill" w:eastAsia="Brill" w:hAnsi="Brill" w:cs="Brill"/>
          <w:i/>
          <w:color w:val="000000"/>
        </w:rPr>
        <w:t xml:space="preserve"> ritual</w:t>
      </w:r>
      <w:r w:rsidRPr="00C66272">
        <w:rPr>
          <w:rFonts w:ascii="Brill" w:eastAsia="Brill" w:hAnsi="Brill" w:cs="Brill"/>
          <w:color w:val="000000"/>
        </w:rPr>
        <w:t>. Ithaca: Cornell University Press.</w:t>
      </w:r>
    </w:p>
    <w:p w14:paraId="350778C2"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highlight w:val="white"/>
        </w:rPr>
        <w:t>van de Laar, P. T. (2016). Bremen, Liverpool, Marseille and Rotterdam: Port cities, migration and the transformation of urban space in the long nineteenth century. </w:t>
      </w:r>
      <w:r w:rsidRPr="00C66272">
        <w:rPr>
          <w:rFonts w:ascii="Brill" w:eastAsia="Brill" w:hAnsi="Brill" w:cs="Brill"/>
          <w:i/>
          <w:color w:val="000000"/>
        </w:rPr>
        <w:t>Journal of Migration History</w:t>
      </w:r>
      <w:r w:rsidRPr="00C66272">
        <w:rPr>
          <w:rFonts w:ascii="Brill" w:eastAsia="Brill" w:hAnsi="Brill" w:cs="Brill"/>
          <w:color w:val="000000"/>
          <w:highlight w:val="white"/>
        </w:rPr>
        <w:t>, </w:t>
      </w:r>
      <w:r w:rsidRPr="00C66272">
        <w:rPr>
          <w:rFonts w:ascii="Brill" w:eastAsia="Brill" w:hAnsi="Brill" w:cs="Brill"/>
          <w:i/>
          <w:color w:val="000000"/>
        </w:rPr>
        <w:t>2</w:t>
      </w:r>
      <w:r w:rsidRPr="00C66272">
        <w:rPr>
          <w:rFonts w:ascii="Brill" w:eastAsia="Brill" w:hAnsi="Brill" w:cs="Brill"/>
          <w:color w:val="000000"/>
          <w:highlight w:val="white"/>
        </w:rPr>
        <w:t>(2), 275-306.</w:t>
      </w:r>
    </w:p>
    <w:p w14:paraId="350778C3" w14:textId="4E1E4858" w:rsidR="00CB3FC9" w:rsidRPr="00C66272" w:rsidRDefault="00C55FA1">
      <w:pPr>
        <w:spacing w:line="360" w:lineRule="auto"/>
        <w:ind w:left="709" w:hanging="709"/>
        <w:jc w:val="both"/>
        <w:rPr>
          <w:rFonts w:ascii="Brill" w:eastAsia="Brill" w:hAnsi="Brill" w:cs="Brill"/>
          <w:color w:val="222222"/>
          <w:highlight w:val="white"/>
        </w:rPr>
      </w:pPr>
      <w:r w:rsidRPr="00C66272">
        <w:rPr>
          <w:rFonts w:ascii="Brill" w:eastAsia="Brill" w:hAnsi="Brill" w:cs="Brill"/>
          <w:color w:val="222222"/>
          <w:highlight w:val="white"/>
        </w:rPr>
        <w:t>Wolf, A., Jackson, U., &amp; Pelikan, J. (2016</w:t>
      </w:r>
      <w:del w:id="479" w:author="Autor">
        <w:r w:rsidRPr="00C66272" w:rsidDel="00D31FDA">
          <w:rPr>
            <w:rFonts w:ascii="Brill" w:eastAsia="Brill" w:hAnsi="Brill" w:cs="Brill"/>
            <w:color w:val="222222"/>
            <w:highlight w:val="white"/>
          </w:rPr>
          <w:delText>).Event</w:delText>
        </w:r>
      </w:del>
      <w:ins w:id="480" w:author="Autor">
        <w:r w:rsidR="00D31FDA" w:rsidRPr="00C66272">
          <w:rPr>
            <w:rFonts w:ascii="Brill" w:eastAsia="Brill" w:hAnsi="Brill" w:cs="Brill"/>
            <w:color w:val="222222"/>
            <w:highlight w:val="white"/>
          </w:rPr>
          <w:t>). Event</w:t>
        </w:r>
      </w:ins>
      <w:r w:rsidRPr="00C66272">
        <w:rPr>
          <w:rFonts w:ascii="Brill" w:eastAsia="Brill" w:hAnsi="Brill" w:cs="Brill"/>
          <w:color w:val="222222"/>
          <w:highlight w:val="white"/>
        </w:rPr>
        <w:t>-</w:t>
      </w:r>
      <w:proofErr w:type="spellStart"/>
      <w:r w:rsidRPr="00C66272">
        <w:rPr>
          <w:rFonts w:ascii="Brill" w:eastAsia="Brill" w:hAnsi="Brill" w:cs="Brill"/>
          <w:color w:val="222222"/>
          <w:highlight w:val="white"/>
        </w:rPr>
        <w:t>Tourismus</w:t>
      </w:r>
      <w:proofErr w:type="spellEnd"/>
      <w:r w:rsidRPr="00C66272">
        <w:rPr>
          <w:rFonts w:ascii="Brill" w:eastAsia="Brill" w:hAnsi="Brill" w:cs="Brill"/>
          <w:color w:val="222222"/>
          <w:highlight w:val="white"/>
        </w:rPr>
        <w:t xml:space="preserve">–Eine </w:t>
      </w:r>
      <w:proofErr w:type="spellStart"/>
      <w:r w:rsidRPr="00C66272">
        <w:rPr>
          <w:rFonts w:ascii="Brill" w:eastAsia="Brill" w:hAnsi="Brill" w:cs="Brill"/>
          <w:color w:val="222222"/>
          <w:highlight w:val="white"/>
        </w:rPr>
        <w:t>Untersuchung</w:t>
      </w:r>
      <w:proofErr w:type="spellEnd"/>
      <w:r w:rsidRPr="00C66272">
        <w:rPr>
          <w:rFonts w:ascii="Brill" w:eastAsia="Brill" w:hAnsi="Brill" w:cs="Brill"/>
          <w:color w:val="222222"/>
          <w:highlight w:val="white"/>
        </w:rPr>
        <w:t xml:space="preserve"> der </w:t>
      </w:r>
      <w:proofErr w:type="spellStart"/>
      <w:r w:rsidRPr="00C66272">
        <w:rPr>
          <w:rFonts w:ascii="Brill" w:eastAsia="Brill" w:hAnsi="Brill" w:cs="Brill"/>
          <w:color w:val="222222"/>
          <w:highlight w:val="white"/>
        </w:rPr>
        <w:t>personenbezogenen</w:t>
      </w:r>
      <w:proofErr w:type="spellEnd"/>
      <w:r w:rsidRPr="00C66272">
        <w:rPr>
          <w:rFonts w:ascii="Brill" w:eastAsia="Brill" w:hAnsi="Brill" w:cs="Brill"/>
          <w:color w:val="222222"/>
          <w:highlight w:val="white"/>
        </w:rPr>
        <w:t xml:space="preserve"> </w:t>
      </w:r>
      <w:proofErr w:type="spellStart"/>
      <w:r w:rsidRPr="00C66272">
        <w:rPr>
          <w:rFonts w:ascii="Brill" w:eastAsia="Brill" w:hAnsi="Brill" w:cs="Brill"/>
          <w:color w:val="222222"/>
          <w:highlight w:val="white"/>
        </w:rPr>
        <w:t>Wertschöpfung</w:t>
      </w:r>
      <w:proofErr w:type="spellEnd"/>
      <w:r w:rsidRPr="00C66272">
        <w:rPr>
          <w:rFonts w:ascii="Brill" w:eastAsia="Brill" w:hAnsi="Brill" w:cs="Brill"/>
          <w:color w:val="222222"/>
          <w:highlight w:val="white"/>
        </w:rPr>
        <w:t xml:space="preserve"> </w:t>
      </w:r>
      <w:proofErr w:type="spellStart"/>
      <w:r w:rsidRPr="00C66272">
        <w:rPr>
          <w:rFonts w:ascii="Brill" w:eastAsia="Brill" w:hAnsi="Brill" w:cs="Brill"/>
          <w:color w:val="222222"/>
          <w:highlight w:val="white"/>
        </w:rPr>
        <w:t>durch</w:t>
      </w:r>
      <w:proofErr w:type="spellEnd"/>
      <w:r w:rsidRPr="00C66272">
        <w:rPr>
          <w:rFonts w:ascii="Brill" w:eastAsia="Brill" w:hAnsi="Brill" w:cs="Brill"/>
          <w:color w:val="222222"/>
          <w:highlight w:val="white"/>
        </w:rPr>
        <w:t xml:space="preserve"> </w:t>
      </w:r>
      <w:proofErr w:type="spellStart"/>
      <w:r w:rsidRPr="00C66272">
        <w:rPr>
          <w:rFonts w:ascii="Brill" w:eastAsia="Brill" w:hAnsi="Brill" w:cs="Brill"/>
          <w:color w:val="222222"/>
          <w:highlight w:val="white"/>
        </w:rPr>
        <w:t>Schiffsanläufe</w:t>
      </w:r>
      <w:proofErr w:type="spellEnd"/>
      <w:r w:rsidRPr="00C66272">
        <w:rPr>
          <w:rFonts w:ascii="Brill" w:eastAsia="Brill" w:hAnsi="Brill" w:cs="Brill"/>
          <w:color w:val="222222"/>
          <w:highlight w:val="white"/>
        </w:rPr>
        <w:t xml:space="preserve"> am </w:t>
      </w:r>
      <w:proofErr w:type="spellStart"/>
      <w:r w:rsidRPr="00C66272">
        <w:rPr>
          <w:rFonts w:ascii="Brill" w:eastAsia="Brill" w:hAnsi="Brill" w:cs="Brill"/>
          <w:color w:val="222222"/>
          <w:highlight w:val="white"/>
        </w:rPr>
        <w:t>Beispiel</w:t>
      </w:r>
      <w:proofErr w:type="spellEnd"/>
      <w:r w:rsidRPr="00C66272">
        <w:rPr>
          <w:rFonts w:ascii="Brill" w:eastAsia="Brill" w:hAnsi="Brill" w:cs="Brill"/>
          <w:color w:val="222222"/>
          <w:highlight w:val="white"/>
        </w:rPr>
        <w:t xml:space="preserve"> der Queen Mary 2. In C. Zanger (Ed.) </w:t>
      </w:r>
      <w:r w:rsidRPr="00C66272">
        <w:rPr>
          <w:rFonts w:ascii="Brill" w:eastAsia="Brill" w:hAnsi="Brill" w:cs="Brill"/>
          <w:i/>
          <w:color w:val="222222"/>
        </w:rPr>
        <w:t xml:space="preserve">Events und </w:t>
      </w:r>
      <w:proofErr w:type="spellStart"/>
      <w:r w:rsidRPr="00C66272">
        <w:rPr>
          <w:rFonts w:ascii="Brill" w:eastAsia="Brill" w:hAnsi="Brill" w:cs="Brill"/>
          <w:i/>
          <w:color w:val="222222"/>
        </w:rPr>
        <w:t>Tourismus</w:t>
      </w:r>
      <w:proofErr w:type="spellEnd"/>
      <w:r w:rsidRPr="00C66272">
        <w:rPr>
          <w:rFonts w:ascii="Brill" w:eastAsia="Brill" w:hAnsi="Brill" w:cs="Brill"/>
          <w:i/>
          <w:color w:val="222222"/>
        </w:rPr>
        <w:t xml:space="preserve"> (</w:t>
      </w:r>
      <w:r w:rsidRPr="00C66272">
        <w:rPr>
          <w:rFonts w:ascii="Brill" w:eastAsia="Brill" w:hAnsi="Brill" w:cs="Brill"/>
          <w:color w:val="222222"/>
          <w:highlight w:val="white"/>
        </w:rPr>
        <w:t xml:space="preserve">pp. 173-198). Wiesbaden: Springer. </w:t>
      </w:r>
    </w:p>
    <w:p w14:paraId="350778C4" w14:textId="77777777" w:rsidR="00CB3FC9" w:rsidRPr="00C66272" w:rsidRDefault="00C55FA1">
      <w:pPr>
        <w:rPr>
          <w:rFonts w:ascii="Brill" w:eastAsia="Brill" w:hAnsi="Brill" w:cs="Brill"/>
          <w:b/>
        </w:rPr>
      </w:pPr>
      <w:r w:rsidRPr="00C66272">
        <w:rPr>
          <w:rFonts w:ascii="Brill" w:hAnsi="Brill"/>
        </w:rPr>
        <w:br w:type="page"/>
      </w:r>
    </w:p>
    <w:p w14:paraId="350778C5" w14:textId="0BE5EDDE" w:rsidR="00CB3FC9" w:rsidRPr="00C66272" w:rsidRDefault="00C55FA1">
      <w:pPr>
        <w:spacing w:line="360" w:lineRule="auto"/>
        <w:rPr>
          <w:rFonts w:ascii="Brill" w:eastAsia="Brill" w:hAnsi="Brill" w:cs="Brill"/>
          <w:b/>
          <w:sz w:val="28"/>
          <w:szCs w:val="28"/>
        </w:rPr>
      </w:pPr>
      <w:r w:rsidRPr="00C66272">
        <w:rPr>
          <w:rFonts w:ascii="Brill" w:eastAsia="Brill" w:hAnsi="Brill" w:cs="Brill"/>
          <w:b/>
          <w:sz w:val="28"/>
          <w:szCs w:val="28"/>
        </w:rPr>
        <w:lastRenderedPageBreak/>
        <w:t xml:space="preserve">Chapter 1. The challenge of climate change for future </w:t>
      </w:r>
      <w:r w:rsidR="005364E9" w:rsidRPr="00C66272">
        <w:rPr>
          <w:rFonts w:ascii="Brill" w:eastAsia="Brill" w:hAnsi="Brill" w:cs="Brill"/>
          <w:b/>
          <w:sz w:val="28"/>
          <w:szCs w:val="28"/>
        </w:rPr>
        <w:t>port cities</w:t>
      </w:r>
      <w:r w:rsidRPr="00C66272">
        <w:rPr>
          <w:rFonts w:ascii="Brill" w:eastAsia="Brill" w:hAnsi="Brill" w:cs="Brill"/>
          <w:b/>
          <w:sz w:val="28"/>
          <w:szCs w:val="28"/>
        </w:rPr>
        <w:t>: Considering the precautionary principle in adaptation to sea-level rise</w:t>
      </w:r>
    </w:p>
    <w:p w14:paraId="2CA3DAAC" w14:textId="77777777" w:rsidR="00F62668" w:rsidRDefault="00F62668">
      <w:pPr>
        <w:spacing w:line="360" w:lineRule="auto"/>
        <w:rPr>
          <w:rFonts w:ascii="Brill" w:eastAsia="Brill" w:hAnsi="Brill" w:cs="Brill"/>
          <w:i/>
        </w:rPr>
      </w:pPr>
    </w:p>
    <w:p w14:paraId="350778C6" w14:textId="134DD9A9" w:rsidR="00CB3FC9" w:rsidRPr="00C66272" w:rsidRDefault="00C55FA1">
      <w:pPr>
        <w:spacing w:line="360" w:lineRule="auto"/>
        <w:rPr>
          <w:rFonts w:ascii="Brill" w:eastAsia="Brill" w:hAnsi="Brill" w:cs="Brill"/>
          <w:i/>
          <w:vertAlign w:val="superscript"/>
        </w:rPr>
      </w:pPr>
      <w:r w:rsidRPr="00C66272">
        <w:rPr>
          <w:rFonts w:ascii="Brill" w:eastAsia="Brill" w:hAnsi="Brill" w:cs="Brill"/>
          <w:i/>
        </w:rPr>
        <w:t xml:space="preserve">Nick </w:t>
      </w:r>
      <w:proofErr w:type="spellStart"/>
      <w:r w:rsidRPr="00C66272">
        <w:rPr>
          <w:rFonts w:ascii="Brill" w:eastAsia="Brill" w:hAnsi="Brill" w:cs="Brill"/>
          <w:i/>
        </w:rPr>
        <w:t>Osbaldiston</w:t>
      </w:r>
      <w:proofErr w:type="spellEnd"/>
    </w:p>
    <w:p w14:paraId="350778C7" w14:textId="77777777" w:rsidR="00CB3FC9" w:rsidRPr="00C66272" w:rsidRDefault="00C55FA1">
      <w:pPr>
        <w:ind w:left="709" w:hanging="709"/>
        <w:jc w:val="both"/>
        <w:rPr>
          <w:rFonts w:ascii="Brill" w:eastAsia="Brill" w:hAnsi="Brill" w:cs="Brill"/>
          <w:color w:val="222222"/>
          <w:highlight w:val="white"/>
        </w:rPr>
      </w:pPr>
      <w:r w:rsidRPr="00C66272">
        <w:rPr>
          <w:rFonts w:ascii="Brill" w:eastAsia="Brill" w:hAnsi="Brill" w:cs="Brill"/>
          <w:color w:val="222222"/>
          <w:highlight w:val="white"/>
        </w:rPr>
        <w:t>(</w:t>
      </w:r>
      <w:r w:rsidRPr="00C66272">
        <w:rPr>
          <w:rFonts w:ascii="Brill" w:eastAsia="Brill" w:hAnsi="Brill" w:cs="Brill"/>
        </w:rPr>
        <w:t>James Cook University)</w:t>
      </w:r>
    </w:p>
    <w:p w14:paraId="350778C8" w14:textId="77777777" w:rsidR="00CB3FC9" w:rsidRPr="00C66272" w:rsidRDefault="00CB3FC9">
      <w:pPr>
        <w:rPr>
          <w:rFonts w:ascii="Brill" w:hAnsi="Brill"/>
        </w:rPr>
      </w:pPr>
    </w:p>
    <w:p w14:paraId="350778C9" w14:textId="77777777" w:rsidR="00CB3FC9" w:rsidRPr="00C66272" w:rsidRDefault="00C55FA1">
      <w:pPr>
        <w:spacing w:line="360" w:lineRule="auto"/>
        <w:rPr>
          <w:rFonts w:ascii="Brill" w:eastAsia="Brill" w:hAnsi="Brill" w:cs="Brill"/>
          <w:b/>
        </w:rPr>
      </w:pPr>
      <w:r w:rsidRPr="00C66272">
        <w:rPr>
          <w:rFonts w:ascii="Brill" w:eastAsia="Brill" w:hAnsi="Brill" w:cs="Brill"/>
          <w:b/>
        </w:rPr>
        <w:t>Introduction</w:t>
      </w:r>
    </w:p>
    <w:p w14:paraId="350778CA" w14:textId="4BF3F0B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Port cities </w:t>
      </w:r>
      <w:r w:rsidR="00C3370C" w:rsidRPr="00C66272">
        <w:rPr>
          <w:rFonts w:ascii="Brill" w:eastAsia="Brill" w:hAnsi="Brill" w:cs="Brill"/>
        </w:rPr>
        <w:t>have been</w:t>
      </w:r>
      <w:r w:rsidRPr="00C66272">
        <w:rPr>
          <w:rFonts w:ascii="Brill" w:eastAsia="Brill" w:hAnsi="Brill" w:cs="Brill"/>
        </w:rPr>
        <w:t xml:space="preserve"> transformed. While once they might have been narrated as sleepy, slow-paced, romantic places with sailing ships nestled on limitless waterscapes, they are now centres of commerce, trade, tourism, entertainment, and residential living. To borrow from </w:t>
      </w:r>
      <w:r w:rsidRPr="005F128E">
        <w:rPr>
          <w:rFonts w:ascii="Brill" w:eastAsia="Brill" w:hAnsi="Brill" w:cs="Brill"/>
        </w:rPr>
        <w:t>Simmel (1903[1997</w:t>
      </w:r>
      <w:r w:rsidRPr="00C66272">
        <w:rPr>
          <w:rFonts w:ascii="Brill" w:eastAsia="Brill" w:hAnsi="Brill" w:cs="Brill"/>
        </w:rPr>
        <w:t>]), port cities are the seat of the money economy where daily, they symbolise a “gate to the world and a place for the exchange of people, ideas, and goods” (</w:t>
      </w:r>
      <w:r w:rsidRPr="00F34A6C">
        <w:rPr>
          <w:rFonts w:ascii="Brill" w:eastAsia="Brill" w:hAnsi="Brill" w:cs="Brill"/>
          <w:highlight w:val="green"/>
          <w:rPrChange w:id="481" w:author="Autor">
            <w:rPr>
              <w:rFonts w:ascii="Brill" w:eastAsia="Brill" w:hAnsi="Brill" w:cs="Brill"/>
            </w:rPr>
          </w:rPrChange>
        </w:rPr>
        <w:t>Kowalewski, 2021, p.55</w:t>
      </w:r>
      <w:r w:rsidRPr="00C66272">
        <w:rPr>
          <w:rFonts w:ascii="Brill" w:eastAsia="Brill" w:hAnsi="Brill" w:cs="Brill"/>
        </w:rPr>
        <w:t xml:space="preserve">). </w:t>
      </w:r>
      <w:r w:rsidR="001D6C74" w:rsidRPr="00C66272">
        <w:rPr>
          <w:rFonts w:ascii="Brill" w:eastAsia="Brill" w:hAnsi="Brill" w:cs="Brill"/>
        </w:rPr>
        <w:t xml:space="preserve">In 2020 </w:t>
      </w:r>
      <w:r w:rsidR="00DC13E3" w:rsidRPr="00C66272">
        <w:rPr>
          <w:rFonts w:ascii="Brill" w:eastAsia="Brill" w:hAnsi="Brill" w:cs="Brill"/>
        </w:rPr>
        <w:t>t</w:t>
      </w:r>
      <w:r w:rsidRPr="00C66272">
        <w:rPr>
          <w:rFonts w:ascii="Brill" w:eastAsia="Brill" w:hAnsi="Brill" w:cs="Brill"/>
        </w:rPr>
        <w:t xml:space="preserve">he global pandemic dramatically </w:t>
      </w:r>
      <w:r w:rsidR="001D6C74" w:rsidRPr="00C66272">
        <w:rPr>
          <w:rFonts w:ascii="Brill" w:eastAsia="Brill" w:hAnsi="Brill" w:cs="Brill"/>
        </w:rPr>
        <w:t>changed this situation</w:t>
      </w:r>
      <w:r w:rsidRPr="00C66272">
        <w:rPr>
          <w:rFonts w:ascii="Brill" w:eastAsia="Brill" w:hAnsi="Brill" w:cs="Brill"/>
        </w:rPr>
        <w:t>. Once hustling and bustling port</w:t>
      </w:r>
      <w:r w:rsidR="00BF2F1C" w:rsidRPr="00C66272">
        <w:rPr>
          <w:rFonts w:ascii="Brill" w:eastAsia="Brill" w:hAnsi="Brill" w:cs="Brill"/>
        </w:rPr>
        <w:t xml:space="preserve"> </w:t>
      </w:r>
      <w:r w:rsidRPr="00C66272">
        <w:rPr>
          <w:rFonts w:ascii="Brill" w:eastAsia="Brill" w:hAnsi="Brill" w:cs="Brill"/>
        </w:rPr>
        <w:t xml:space="preserve">cities reliant on tourism were substantially impacted, </w:t>
      </w:r>
      <w:r w:rsidR="00BF2F1C" w:rsidRPr="00C66272">
        <w:rPr>
          <w:rFonts w:ascii="Brill" w:eastAsia="Brill" w:hAnsi="Brill" w:cs="Brill"/>
        </w:rPr>
        <w:t>as the</w:t>
      </w:r>
      <w:r w:rsidRPr="00C66272">
        <w:rPr>
          <w:rFonts w:ascii="Brill" w:eastAsia="Brill" w:hAnsi="Brill" w:cs="Brill"/>
        </w:rPr>
        <w:t xml:space="preserve"> flow of humans/non-humans </w:t>
      </w:r>
      <w:r w:rsidR="00BF2F1C" w:rsidRPr="00C66272">
        <w:rPr>
          <w:rFonts w:ascii="Brill" w:eastAsia="Brill" w:hAnsi="Brill" w:cs="Brill"/>
        </w:rPr>
        <w:t>reduced to</w:t>
      </w:r>
      <w:r w:rsidRPr="00C66272">
        <w:rPr>
          <w:rFonts w:ascii="Brill" w:eastAsia="Brill" w:hAnsi="Brill" w:cs="Brill"/>
        </w:rPr>
        <w:t xml:space="preserve"> a trickle</w:t>
      </w:r>
      <w:r w:rsidR="00BF2F1C" w:rsidRPr="00C66272">
        <w:rPr>
          <w:rFonts w:ascii="Brill" w:eastAsia="Brill" w:hAnsi="Brill" w:cs="Brill"/>
        </w:rPr>
        <w:t xml:space="preserve">, </w:t>
      </w:r>
      <w:r w:rsidRPr="00C66272">
        <w:rPr>
          <w:rFonts w:ascii="Brill" w:eastAsia="Brill" w:hAnsi="Brill" w:cs="Brill"/>
        </w:rPr>
        <w:t xml:space="preserve">turning </w:t>
      </w:r>
      <w:r w:rsidR="00BF2F1C" w:rsidRPr="00C66272">
        <w:rPr>
          <w:rFonts w:ascii="Brill" w:eastAsia="Brill" w:hAnsi="Brill" w:cs="Brill"/>
        </w:rPr>
        <w:t>port cities</w:t>
      </w:r>
      <w:r w:rsidRPr="00C66272">
        <w:rPr>
          <w:rFonts w:ascii="Brill" w:eastAsia="Brill" w:hAnsi="Brill" w:cs="Brill"/>
        </w:rPr>
        <w:t xml:space="preserve"> into cathedrals of stillness. With the </w:t>
      </w:r>
      <w:r w:rsidR="000E1F6A" w:rsidRPr="00C66272">
        <w:rPr>
          <w:rFonts w:ascii="Brill" w:eastAsia="Brill" w:hAnsi="Brill" w:cs="Brill"/>
        </w:rPr>
        <w:t>arrival</w:t>
      </w:r>
      <w:r w:rsidRPr="00C66272">
        <w:rPr>
          <w:rFonts w:ascii="Brill" w:eastAsia="Brill" w:hAnsi="Brill" w:cs="Brill"/>
        </w:rPr>
        <w:t xml:space="preserve"> of vaccines and the removal of state border closures, they are </w:t>
      </w:r>
      <w:r w:rsidR="000E1F6A" w:rsidRPr="00C66272">
        <w:rPr>
          <w:rFonts w:ascii="Brill" w:eastAsia="Brill" w:hAnsi="Brill" w:cs="Brill"/>
        </w:rPr>
        <w:t>now experiencing</w:t>
      </w:r>
      <w:r w:rsidRPr="00C66272">
        <w:rPr>
          <w:rFonts w:ascii="Brill" w:eastAsia="Brill" w:hAnsi="Brill" w:cs="Brill"/>
        </w:rPr>
        <w:t xml:space="preserve"> economic/social/cultural recovery (</w:t>
      </w:r>
      <w:r w:rsidRPr="00F34A6C">
        <w:rPr>
          <w:rFonts w:ascii="Brill" w:eastAsia="Brill" w:hAnsi="Brill" w:cs="Brill"/>
          <w:highlight w:val="green"/>
          <w:rPrChange w:id="482" w:author="Autor">
            <w:rPr>
              <w:rFonts w:ascii="Brill" w:eastAsia="Brill" w:hAnsi="Brill" w:cs="Brill"/>
            </w:rPr>
          </w:rPrChange>
        </w:rPr>
        <w:t>Hein &amp; Schubert, 2021a</w:t>
      </w:r>
      <w:ins w:id="483" w:author="Autor">
        <w:r w:rsidR="00722E76">
          <w:rPr>
            <w:rFonts w:ascii="Brill" w:eastAsia="Brill" w:hAnsi="Brill" w:cs="Brill"/>
            <w:highlight w:val="green"/>
          </w:rPr>
          <w:t>;</w:t>
        </w:r>
      </w:ins>
      <w:del w:id="484" w:author="Autor">
        <w:r w:rsidRPr="00F34A6C" w:rsidDel="00722E76">
          <w:rPr>
            <w:rFonts w:ascii="Brill" w:eastAsia="Brill" w:hAnsi="Brill" w:cs="Brill"/>
            <w:highlight w:val="green"/>
            <w:rPrChange w:id="485" w:author="Autor">
              <w:rPr>
                <w:rFonts w:ascii="Brill" w:eastAsia="Brill" w:hAnsi="Brill" w:cs="Brill"/>
              </w:rPr>
            </w:rPrChange>
          </w:rPr>
          <w:delText>,</w:delText>
        </w:r>
      </w:del>
      <w:r w:rsidRPr="00F34A6C">
        <w:rPr>
          <w:rFonts w:ascii="Brill" w:eastAsia="Brill" w:hAnsi="Brill" w:cs="Brill"/>
          <w:highlight w:val="green"/>
          <w:rPrChange w:id="486" w:author="Autor">
            <w:rPr>
              <w:rFonts w:ascii="Brill" w:eastAsia="Brill" w:hAnsi="Brill" w:cs="Brill"/>
            </w:rPr>
          </w:rPrChange>
        </w:rPr>
        <w:t xml:space="preserve"> 2021b</w:t>
      </w:r>
      <w:r w:rsidRPr="00C66272">
        <w:rPr>
          <w:rFonts w:ascii="Brill" w:eastAsia="Brill" w:hAnsi="Brill" w:cs="Brill"/>
        </w:rPr>
        <w:t>). In the background</w:t>
      </w:r>
      <w:ins w:id="487" w:author="Autor">
        <w:r w:rsidR="00722E76">
          <w:rPr>
            <w:rFonts w:ascii="Brill" w:eastAsia="Brill" w:hAnsi="Brill" w:cs="Brill"/>
          </w:rPr>
          <w:t>,</w:t>
        </w:r>
      </w:ins>
      <w:r w:rsidRPr="00C66272">
        <w:rPr>
          <w:rFonts w:ascii="Brill" w:eastAsia="Brill" w:hAnsi="Brill" w:cs="Brill"/>
        </w:rPr>
        <w:t xml:space="preserve"> however, climate change continues to loom as a challenge to that port-city resilience.</w:t>
      </w:r>
    </w:p>
    <w:p w14:paraId="350778CB" w14:textId="44F56A7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Despite warnings for years </w:t>
      </w:r>
      <w:r w:rsidR="001A3233" w:rsidRPr="00C66272">
        <w:rPr>
          <w:rFonts w:ascii="Brill" w:eastAsia="Brill" w:hAnsi="Brill" w:cs="Brill"/>
        </w:rPr>
        <w:t>about</w:t>
      </w:r>
      <w:r w:rsidRPr="00C66272">
        <w:rPr>
          <w:rFonts w:ascii="Brill" w:eastAsia="Brill" w:hAnsi="Brill" w:cs="Brill"/>
        </w:rPr>
        <w:t xml:space="preserve"> the potential</w:t>
      </w:r>
      <w:ins w:id="488" w:author="Autor">
        <w:r w:rsidR="00722E76">
          <w:rPr>
            <w:rFonts w:ascii="Brill" w:eastAsia="Brill" w:hAnsi="Brill" w:cs="Brill"/>
          </w:rPr>
          <w:t>ly</w:t>
        </w:r>
      </w:ins>
      <w:r w:rsidRPr="00C66272">
        <w:rPr>
          <w:rFonts w:ascii="Brill" w:eastAsia="Brill" w:hAnsi="Brill" w:cs="Brill"/>
        </w:rPr>
        <w:t xml:space="preserve"> devastating consequences of climate change, the global community has been slow to mitigate</w:t>
      </w:r>
      <w:r w:rsidR="00E26B78" w:rsidRPr="00C66272">
        <w:rPr>
          <w:rFonts w:ascii="Brill" w:eastAsia="Brill" w:hAnsi="Brill" w:cs="Brill"/>
        </w:rPr>
        <w:t xml:space="preserve"> the disaster</w:t>
      </w:r>
      <w:r w:rsidRPr="00C66272">
        <w:rPr>
          <w:rFonts w:ascii="Brill" w:eastAsia="Brill" w:hAnsi="Brill" w:cs="Brill"/>
        </w:rPr>
        <w:t xml:space="preserve">. Annually, we are presented with more information </w:t>
      </w:r>
      <w:r w:rsidR="00E26B78" w:rsidRPr="00C66272">
        <w:rPr>
          <w:rFonts w:ascii="Brill" w:eastAsia="Brill" w:hAnsi="Brill" w:cs="Brill"/>
        </w:rPr>
        <w:t>about</w:t>
      </w:r>
      <w:r w:rsidRPr="00C66272">
        <w:rPr>
          <w:rFonts w:ascii="Brill" w:eastAsia="Brill" w:hAnsi="Brill" w:cs="Brill"/>
        </w:rPr>
        <w:t xml:space="preserve"> tipping points, as the world shifts increasingly towards an unavoidable </w:t>
      </w:r>
      <w:ins w:id="489" w:author="Autor">
        <w:r w:rsidR="00722E76">
          <w:rPr>
            <w:rFonts w:ascii="Brill" w:eastAsia="Brill" w:hAnsi="Brill" w:cs="Brill"/>
          </w:rPr>
          <w:t>two</w:t>
        </w:r>
      </w:ins>
      <w:del w:id="490" w:author="Autor">
        <w:r w:rsidRPr="00C66272" w:rsidDel="00722E76">
          <w:rPr>
            <w:rFonts w:ascii="Brill" w:eastAsia="Brill" w:hAnsi="Brill" w:cs="Brill"/>
          </w:rPr>
          <w:delText>2</w:delText>
        </w:r>
      </w:del>
      <w:r w:rsidRPr="00C66272">
        <w:rPr>
          <w:rFonts w:ascii="Brill" w:eastAsia="Brill" w:hAnsi="Brill" w:cs="Brill"/>
        </w:rPr>
        <w:t xml:space="preserve">-degree warmer world. In these conditions, the continued unencumbered existence of ports is threatened by </w:t>
      </w:r>
      <w:r w:rsidR="00E26B78" w:rsidRPr="00C66272">
        <w:rPr>
          <w:rFonts w:ascii="Brill" w:eastAsia="Brill" w:hAnsi="Brill" w:cs="Brill"/>
        </w:rPr>
        <w:t>problems like</w:t>
      </w:r>
      <w:r w:rsidRPr="00C66272">
        <w:rPr>
          <w:rFonts w:ascii="Brill" w:eastAsia="Brill" w:hAnsi="Brill" w:cs="Brill"/>
        </w:rPr>
        <w:t xml:space="preserve"> sea-level rise, </w:t>
      </w:r>
      <w:r w:rsidR="00E26B78" w:rsidRPr="00C66272">
        <w:rPr>
          <w:rFonts w:ascii="Brill" w:eastAsia="Brill" w:hAnsi="Brill" w:cs="Brill"/>
        </w:rPr>
        <w:t xml:space="preserve">increased </w:t>
      </w:r>
      <w:r w:rsidRPr="00C66272">
        <w:rPr>
          <w:rFonts w:ascii="Brill" w:eastAsia="Brill" w:hAnsi="Brill" w:cs="Brill"/>
        </w:rPr>
        <w:t>intensity of natural disasters (such as cyclones), and increased wave heights (</w:t>
      </w:r>
      <w:r w:rsidRPr="0043244E">
        <w:rPr>
          <w:rFonts w:ascii="Brill" w:eastAsia="Brill" w:hAnsi="Brill" w:cs="Brill"/>
        </w:rPr>
        <w:t>Hurlimann et al., 2014</w:t>
      </w:r>
      <w:r w:rsidRPr="00C66272">
        <w:rPr>
          <w:rFonts w:ascii="Brill" w:eastAsia="Brill" w:hAnsi="Brill" w:cs="Brill"/>
        </w:rPr>
        <w:t>). Port</w:t>
      </w:r>
      <w:r w:rsidR="006D4AC1" w:rsidRPr="00C66272">
        <w:rPr>
          <w:rFonts w:ascii="Brill" w:eastAsia="Brill" w:hAnsi="Brill" w:cs="Brill"/>
        </w:rPr>
        <w:t xml:space="preserve"> </w:t>
      </w:r>
      <w:r w:rsidRPr="00C66272">
        <w:rPr>
          <w:rFonts w:ascii="Brill" w:eastAsia="Brill" w:hAnsi="Brill" w:cs="Brill"/>
        </w:rPr>
        <w:t xml:space="preserve">cities are </w:t>
      </w:r>
      <w:r w:rsidR="005167B6" w:rsidRPr="00C66272">
        <w:rPr>
          <w:rFonts w:ascii="Brill" w:eastAsia="Brill" w:hAnsi="Brill" w:cs="Brill"/>
        </w:rPr>
        <w:t>threatened by</w:t>
      </w:r>
      <w:r w:rsidRPr="00C66272">
        <w:rPr>
          <w:rFonts w:ascii="Brill" w:eastAsia="Brill" w:hAnsi="Brill" w:cs="Brill"/>
        </w:rPr>
        <w:t xml:space="preserve"> these changes and require significant planning for sustainable futures. With the acceptance of unavoidable climate change and impacts like sea-level rise on the horizon, bodies such as the </w:t>
      </w:r>
      <w:r w:rsidR="004A5860">
        <w:rPr>
          <w:rFonts w:ascii="Brill" w:eastAsia="Brill" w:hAnsi="Brill" w:cs="Brill"/>
        </w:rPr>
        <w:t xml:space="preserve">international port city association, </w:t>
      </w:r>
      <w:r w:rsidRPr="00C66272">
        <w:rPr>
          <w:rFonts w:ascii="Brill" w:eastAsia="Brill" w:hAnsi="Brill" w:cs="Brill"/>
        </w:rPr>
        <w:t>AI</w:t>
      </w:r>
      <w:r w:rsidR="004A5860">
        <w:rPr>
          <w:rFonts w:ascii="Brill" w:eastAsia="Brill" w:hAnsi="Brill" w:cs="Brill"/>
        </w:rPr>
        <w:t>V</w:t>
      </w:r>
      <w:r w:rsidRPr="00C66272">
        <w:rPr>
          <w:rFonts w:ascii="Brill" w:eastAsia="Brill" w:hAnsi="Brill" w:cs="Brill"/>
        </w:rPr>
        <w:t>P</w:t>
      </w:r>
      <w:r w:rsidR="004A5860">
        <w:rPr>
          <w:rFonts w:ascii="Brill" w:eastAsia="Brill" w:hAnsi="Brill" w:cs="Brill"/>
        </w:rPr>
        <w:t>,</w:t>
      </w:r>
      <w:r w:rsidRPr="00C66272">
        <w:rPr>
          <w:rFonts w:ascii="Brill" w:eastAsia="Brill" w:hAnsi="Brill" w:cs="Brill"/>
        </w:rPr>
        <w:t xml:space="preserve"> have written into their 2030 agenda a commitment to plan for and act now to make sustainable choices for port</w:t>
      </w:r>
      <w:r w:rsidR="003D08A2" w:rsidRPr="00C66272">
        <w:rPr>
          <w:rFonts w:ascii="Brill" w:eastAsia="Brill" w:hAnsi="Brill" w:cs="Brill"/>
        </w:rPr>
        <w:t xml:space="preserve"> </w:t>
      </w:r>
      <w:r w:rsidRPr="00C66272">
        <w:rPr>
          <w:rFonts w:ascii="Brill" w:eastAsia="Brill" w:hAnsi="Brill" w:cs="Brill"/>
        </w:rPr>
        <w:t xml:space="preserve">cities. This </w:t>
      </w:r>
      <w:r w:rsidR="003D08A2" w:rsidRPr="00C66272">
        <w:rPr>
          <w:rFonts w:ascii="Brill" w:eastAsia="Brill" w:hAnsi="Brill" w:cs="Brill"/>
        </w:rPr>
        <w:t>commitment is</w:t>
      </w:r>
      <w:r w:rsidRPr="00C66272">
        <w:rPr>
          <w:rFonts w:ascii="Brill" w:eastAsia="Brill" w:hAnsi="Brill" w:cs="Brill"/>
        </w:rPr>
        <w:t xml:space="preserve"> also known as climate change adaptation (Hurlimann et al., 2014). </w:t>
      </w:r>
    </w:p>
    <w:p w14:paraId="350778CC" w14:textId="0335EDDA" w:rsidR="00CB3FC9" w:rsidRPr="00C66272" w:rsidRDefault="00BC4781">
      <w:pPr>
        <w:spacing w:line="360" w:lineRule="auto"/>
        <w:ind w:firstLine="720"/>
        <w:jc w:val="both"/>
        <w:rPr>
          <w:rFonts w:ascii="Brill" w:eastAsia="Brill" w:hAnsi="Brill" w:cs="Brill"/>
        </w:rPr>
      </w:pPr>
      <w:r w:rsidRPr="00C66272">
        <w:rPr>
          <w:rFonts w:ascii="Brill" w:eastAsia="Brill" w:hAnsi="Brill" w:cs="Brill"/>
        </w:rPr>
        <w:lastRenderedPageBreak/>
        <w:t xml:space="preserve">Although all cities </w:t>
      </w:r>
      <w:r w:rsidR="0074518C" w:rsidRPr="00C66272">
        <w:rPr>
          <w:rFonts w:ascii="Brill" w:eastAsia="Brill" w:hAnsi="Brill" w:cs="Brill"/>
        </w:rPr>
        <w:t>face problems related to climate change, p</w:t>
      </w:r>
      <w:r w:rsidRPr="00C66272">
        <w:rPr>
          <w:rFonts w:ascii="Brill" w:eastAsia="Brill" w:hAnsi="Brill" w:cs="Brill"/>
        </w:rPr>
        <w:t>ort</w:t>
      </w:r>
      <w:r w:rsidR="002E4B8E" w:rsidRPr="00C66272">
        <w:rPr>
          <w:rFonts w:ascii="Brill" w:eastAsia="Brill" w:hAnsi="Brill" w:cs="Brill"/>
        </w:rPr>
        <w:t xml:space="preserve"> </w:t>
      </w:r>
      <w:r w:rsidRPr="00C66272">
        <w:rPr>
          <w:rFonts w:ascii="Brill" w:eastAsia="Brill" w:hAnsi="Brill" w:cs="Brill"/>
        </w:rPr>
        <w:t>cities are particularly vulnerable (</w:t>
      </w:r>
      <w:r w:rsidRPr="00691DA6">
        <w:rPr>
          <w:rFonts w:ascii="Brill" w:eastAsia="Brill" w:hAnsi="Brill" w:cs="Brill"/>
        </w:rPr>
        <w:t>Nursey-Bray et al., 2013</w:t>
      </w:r>
      <w:r w:rsidRPr="00C66272">
        <w:rPr>
          <w:rFonts w:ascii="Brill" w:eastAsia="Brill" w:hAnsi="Brill" w:cs="Brill"/>
        </w:rPr>
        <w:t>)</w:t>
      </w:r>
      <w:r w:rsidR="0074518C" w:rsidRPr="00C66272">
        <w:rPr>
          <w:rFonts w:ascii="Brill" w:eastAsia="Brill" w:hAnsi="Brill" w:cs="Brill"/>
        </w:rPr>
        <w:t>, d</w:t>
      </w:r>
      <w:r w:rsidRPr="00C66272">
        <w:rPr>
          <w:rFonts w:ascii="Brill" w:eastAsia="Brill" w:hAnsi="Brill" w:cs="Brill"/>
        </w:rPr>
        <w:t>espite their historical resilience to</w:t>
      </w:r>
      <w:del w:id="491" w:author="Autor">
        <w:r w:rsidRPr="00C66272" w:rsidDel="00762F23">
          <w:rPr>
            <w:rFonts w:ascii="Brill" w:eastAsia="Brill" w:hAnsi="Brill" w:cs="Brill"/>
          </w:rPr>
          <w:delText xml:space="preserve"> both</w:delText>
        </w:r>
      </w:del>
      <w:r w:rsidRPr="00C66272">
        <w:rPr>
          <w:rFonts w:ascii="Brill" w:eastAsia="Brill" w:hAnsi="Brill" w:cs="Brill"/>
        </w:rPr>
        <w:t xml:space="preserve"> economic, social, and natural disasters (</w:t>
      </w:r>
      <w:del w:id="492" w:author="Autor">
        <w:r w:rsidRPr="00137E94" w:rsidDel="004D359C">
          <w:rPr>
            <w:rFonts w:ascii="Brill" w:eastAsia="Brill" w:hAnsi="Brill" w:cs="Brill"/>
          </w:rPr>
          <w:delText>Hein &amp; Schubert, 2021a</w:delText>
        </w:r>
      </w:del>
      <w:ins w:id="493" w:author="Autor">
        <w:r w:rsidR="004D359C">
          <w:rPr>
            <w:rFonts w:ascii="Brill" w:eastAsia="Brill" w:hAnsi="Brill" w:cs="Brill"/>
          </w:rPr>
          <w:t>Schubert et al. 2022</w:t>
        </w:r>
      </w:ins>
      <w:r w:rsidRPr="00C66272">
        <w:rPr>
          <w:rFonts w:ascii="Brill" w:eastAsia="Brill" w:hAnsi="Brill" w:cs="Brill"/>
        </w:rPr>
        <w:t>)</w:t>
      </w:r>
      <w:r w:rsidR="0074518C" w:rsidRPr="00C66272">
        <w:rPr>
          <w:rFonts w:ascii="Brill" w:eastAsia="Brill" w:hAnsi="Brill" w:cs="Brill"/>
        </w:rPr>
        <w:t>.</w:t>
      </w:r>
      <w:r w:rsidRPr="00C66272">
        <w:rPr>
          <w:rFonts w:ascii="Brill" w:eastAsia="Brill" w:hAnsi="Brill" w:cs="Brill"/>
        </w:rPr>
        <w:t xml:space="preserve"> As noted by several researchers, a significant </w:t>
      </w:r>
      <w:r w:rsidR="0074518C" w:rsidRPr="00C66272">
        <w:rPr>
          <w:rFonts w:ascii="Brill" w:eastAsia="Brill" w:hAnsi="Brill" w:cs="Brill"/>
        </w:rPr>
        <w:t>p</w:t>
      </w:r>
      <w:r w:rsidR="00875109" w:rsidRPr="00C66272">
        <w:rPr>
          <w:rFonts w:ascii="Brill" w:eastAsia="Brill" w:hAnsi="Brill" w:cs="Brill"/>
        </w:rPr>
        <w:t>roportion</w:t>
      </w:r>
      <w:r w:rsidRPr="00C66272">
        <w:rPr>
          <w:rFonts w:ascii="Brill" w:eastAsia="Brill" w:hAnsi="Brill" w:cs="Brill"/>
        </w:rPr>
        <w:t xml:space="preserve"> of the global population reside</w:t>
      </w:r>
      <w:r w:rsidR="00875109" w:rsidRPr="00C66272">
        <w:rPr>
          <w:rFonts w:ascii="Brill" w:eastAsia="Brill" w:hAnsi="Brill" w:cs="Brill"/>
        </w:rPr>
        <w:t>s</w:t>
      </w:r>
      <w:r w:rsidRPr="00C66272">
        <w:rPr>
          <w:rFonts w:ascii="Brill" w:eastAsia="Brill" w:hAnsi="Brill" w:cs="Brill"/>
        </w:rPr>
        <w:t xml:space="preserve"> in coastal spaces, with an estimated </w:t>
      </w:r>
      <w:r w:rsidR="00875109" w:rsidRPr="00C66272">
        <w:rPr>
          <w:rFonts w:ascii="Brill" w:eastAsia="Brill" w:hAnsi="Brill" w:cs="Brill"/>
        </w:rPr>
        <w:t>150</w:t>
      </w:r>
      <w:r w:rsidRPr="00C66272">
        <w:rPr>
          <w:rFonts w:ascii="Brill" w:eastAsia="Brill" w:hAnsi="Brill" w:cs="Brill"/>
        </w:rPr>
        <w:t xml:space="preserve"> million projected to live below high tide lines by 2050</w:t>
      </w:r>
      <w:ins w:id="494" w:author="Autor">
        <w:r w:rsidR="00762F23">
          <w:rPr>
            <w:rFonts w:ascii="Brill" w:eastAsia="Brill" w:hAnsi="Brill" w:cs="Brill"/>
          </w:rPr>
          <w:t>,</w:t>
        </w:r>
      </w:ins>
      <w:commentRangeStart w:id="495"/>
      <w:commentRangeStart w:id="496"/>
      <w:r w:rsidRPr="00C66272">
        <w:rPr>
          <w:rFonts w:ascii="Brill" w:eastAsia="Brill" w:hAnsi="Brill" w:cs="Brill"/>
          <w:vertAlign w:val="superscript"/>
        </w:rPr>
        <w:footnoteReference w:id="2"/>
      </w:r>
      <w:del w:id="502" w:author="Autor">
        <w:r w:rsidRPr="00C66272" w:rsidDel="00762F23">
          <w:rPr>
            <w:rFonts w:ascii="Brill" w:eastAsia="Brill" w:hAnsi="Brill" w:cs="Brill"/>
          </w:rPr>
          <w:delText>,</w:delText>
        </w:r>
      </w:del>
      <w:r w:rsidRPr="00C66272">
        <w:rPr>
          <w:rFonts w:ascii="Brill" w:eastAsia="Brill" w:hAnsi="Brill" w:cs="Brill"/>
        </w:rPr>
        <w:t xml:space="preserve"> </w:t>
      </w:r>
      <w:commentRangeEnd w:id="495"/>
      <w:r w:rsidR="00137E94">
        <w:rPr>
          <w:rStyle w:val="Odwoaniedokomentarza"/>
          <w:lang w:val="en-AU"/>
        </w:rPr>
        <w:commentReference w:id="495"/>
      </w:r>
      <w:commentRangeEnd w:id="496"/>
      <w:r w:rsidR="006D3D71">
        <w:rPr>
          <w:rStyle w:val="Odwoaniedokomentarza"/>
          <w:lang w:val="en-AU"/>
        </w:rPr>
        <w:commentReference w:id="496"/>
      </w:r>
      <w:r w:rsidRPr="00C66272">
        <w:rPr>
          <w:rFonts w:ascii="Brill" w:eastAsia="Brill" w:hAnsi="Brill" w:cs="Brill"/>
        </w:rPr>
        <w:t xml:space="preserve">and </w:t>
      </w:r>
      <w:r w:rsidR="00875109" w:rsidRPr="00C66272">
        <w:rPr>
          <w:rFonts w:ascii="Brill" w:eastAsia="Brill" w:hAnsi="Brill" w:cs="Brill"/>
        </w:rPr>
        <w:t>360</w:t>
      </w:r>
      <w:r w:rsidRPr="00C66272">
        <w:rPr>
          <w:rFonts w:ascii="Brill" w:eastAsia="Brill" w:hAnsi="Brill" w:cs="Brill"/>
        </w:rPr>
        <w:t xml:space="preserve"> million “threatened by annual flood events in 2100” (</w:t>
      </w:r>
      <w:r w:rsidRPr="00137E94">
        <w:rPr>
          <w:rFonts w:ascii="Brill" w:eastAsia="Brill" w:hAnsi="Brill" w:cs="Brill"/>
        </w:rPr>
        <w:t>Kulp &amp; Strauss, 2019</w:t>
      </w:r>
      <w:r w:rsidRPr="00C66272">
        <w:rPr>
          <w:rFonts w:ascii="Brill" w:eastAsia="Brill" w:hAnsi="Brill" w:cs="Brill"/>
        </w:rPr>
        <w:t xml:space="preserve">, p.2). Furthermore, </w:t>
      </w:r>
      <w:r w:rsidRPr="00691DA6">
        <w:rPr>
          <w:rFonts w:ascii="Brill" w:eastAsia="Brill" w:hAnsi="Brill" w:cs="Brill"/>
        </w:rPr>
        <w:t>Nicholls (2011</w:t>
      </w:r>
      <w:r w:rsidRPr="00C66272">
        <w:rPr>
          <w:rFonts w:ascii="Brill" w:eastAsia="Brill" w:hAnsi="Brill" w:cs="Brill"/>
        </w:rPr>
        <w:t>) estimates that a significant portion of those vulnerable to sea-level rise already face significant inundation events annually.</w:t>
      </w:r>
    </w:p>
    <w:p w14:paraId="350778CD" w14:textId="15CF7C6B" w:rsidR="00CB3FC9" w:rsidRPr="00C66272" w:rsidRDefault="00C55FA1">
      <w:pPr>
        <w:spacing w:line="360" w:lineRule="auto"/>
        <w:ind w:firstLine="720"/>
        <w:jc w:val="both"/>
        <w:rPr>
          <w:rFonts w:ascii="Brill" w:eastAsia="Brill" w:hAnsi="Brill" w:cs="Brill"/>
        </w:rPr>
      </w:pPr>
      <w:r w:rsidRPr="00691DA6">
        <w:rPr>
          <w:rFonts w:ascii="Brill" w:eastAsia="Brill" w:hAnsi="Brill" w:cs="Brill"/>
        </w:rPr>
        <w:t>As Shove (2010</w:t>
      </w:r>
      <w:r w:rsidRPr="00C66272">
        <w:rPr>
          <w:rFonts w:ascii="Brill" w:eastAsia="Brill" w:hAnsi="Brill" w:cs="Brill"/>
        </w:rPr>
        <w:t>, p.</w:t>
      </w:r>
      <w:r w:rsidR="00695A8C" w:rsidRPr="00C66272">
        <w:rPr>
          <w:rFonts w:ascii="Brill" w:eastAsia="Brill" w:hAnsi="Brill" w:cs="Brill"/>
        </w:rPr>
        <w:t xml:space="preserve"> </w:t>
      </w:r>
      <w:r w:rsidRPr="00C66272">
        <w:rPr>
          <w:rFonts w:ascii="Brill" w:eastAsia="Brill" w:hAnsi="Brill" w:cs="Brill"/>
        </w:rPr>
        <w:t>283) argues, the</w:t>
      </w:r>
      <w:r w:rsidR="004F4857" w:rsidRPr="00C66272">
        <w:rPr>
          <w:rFonts w:ascii="Brill" w:eastAsia="Brill" w:hAnsi="Brill" w:cs="Brill"/>
        </w:rPr>
        <w:t xml:space="preserve"> strategy for approaching the</w:t>
      </w:r>
      <w:r w:rsidRPr="00C66272">
        <w:rPr>
          <w:rFonts w:ascii="Brill" w:eastAsia="Brill" w:hAnsi="Brill" w:cs="Brill"/>
        </w:rPr>
        <w:t xml:space="preserve"> “specific challenges of responding and adapting to climate change” needs to shift towards how to “conceptualize the relative fluidity and fixity of what have come to be ordinary, but ultimately untenable ways of life</w:t>
      </w:r>
      <w:ins w:id="503" w:author="Autor">
        <w:r w:rsidR="00762F23">
          <w:rPr>
            <w:rFonts w:ascii="Brill" w:eastAsia="Brill" w:hAnsi="Brill" w:cs="Brill"/>
          </w:rPr>
          <w:t>.</w:t>
        </w:r>
      </w:ins>
      <w:r w:rsidRPr="00C66272">
        <w:rPr>
          <w:rFonts w:ascii="Brill" w:eastAsia="Brill" w:hAnsi="Brill" w:cs="Brill"/>
        </w:rPr>
        <w:t>”</w:t>
      </w:r>
      <w:del w:id="504" w:author="Autor">
        <w:r w:rsidRPr="00C66272" w:rsidDel="00762F23">
          <w:rPr>
            <w:rFonts w:ascii="Brill" w:eastAsia="Brill" w:hAnsi="Brill" w:cs="Brill"/>
          </w:rPr>
          <w:delText>.</w:delText>
        </w:r>
      </w:del>
      <w:r w:rsidRPr="00C66272">
        <w:rPr>
          <w:rFonts w:ascii="Brill" w:eastAsia="Brill" w:hAnsi="Brill" w:cs="Brill"/>
        </w:rPr>
        <w:t xml:space="preserve"> While her attention is directed towards issues of “changing patterns of mobility, food consumption, heating, cooling” and in general “green consumption” (2010, p.</w:t>
      </w:r>
      <w:r w:rsidR="003C68C1" w:rsidRPr="00C66272">
        <w:rPr>
          <w:rFonts w:ascii="Brill" w:eastAsia="Brill" w:hAnsi="Brill" w:cs="Brill"/>
        </w:rPr>
        <w:t xml:space="preserve"> </w:t>
      </w:r>
      <w:r w:rsidRPr="00C66272">
        <w:rPr>
          <w:rFonts w:ascii="Brill" w:eastAsia="Brill" w:hAnsi="Brill" w:cs="Brill"/>
        </w:rPr>
        <w:t>283), in the case of port</w:t>
      </w:r>
      <w:r w:rsidR="003C68C1" w:rsidRPr="00C66272">
        <w:rPr>
          <w:rFonts w:ascii="Brill" w:eastAsia="Brill" w:hAnsi="Brill" w:cs="Brill"/>
        </w:rPr>
        <w:t xml:space="preserve"> </w:t>
      </w:r>
      <w:r w:rsidRPr="00C66272">
        <w:rPr>
          <w:rFonts w:ascii="Brill" w:eastAsia="Brill" w:hAnsi="Brill" w:cs="Brill"/>
        </w:rPr>
        <w:t>cities, the focus is solely on the viability of continuing the status quo. This can be “very difficult, given the high degree of incalculable dangers, or uncertainties” that exist in these spaces (</w:t>
      </w:r>
      <w:r w:rsidRPr="00137E94">
        <w:rPr>
          <w:rFonts w:ascii="Brill" w:eastAsia="Brill" w:hAnsi="Brill" w:cs="Brill"/>
        </w:rPr>
        <w:t>Hein &amp; Schubert, 2021a</w:t>
      </w:r>
      <w:r w:rsidRPr="00C66272">
        <w:rPr>
          <w:rFonts w:ascii="Brill" w:eastAsia="Brill" w:hAnsi="Brill" w:cs="Brill"/>
        </w:rPr>
        <w:t xml:space="preserve">, p.239). Furthermore, </w:t>
      </w:r>
      <w:r w:rsidR="005364E9" w:rsidRPr="00C66272">
        <w:rPr>
          <w:rFonts w:ascii="Brill" w:eastAsia="Brill" w:hAnsi="Brill" w:cs="Brill"/>
        </w:rPr>
        <w:t>port cities</w:t>
      </w:r>
      <w:r w:rsidRPr="00C66272">
        <w:rPr>
          <w:rFonts w:ascii="Brill" w:eastAsia="Brill" w:hAnsi="Brill" w:cs="Brill"/>
        </w:rPr>
        <w:t xml:space="preserve"> are economically, culturally, and politically important to the nation-state, creating barriers to changes in soft and hard structures (</w:t>
      </w:r>
      <w:r w:rsidRPr="00137E94">
        <w:rPr>
          <w:rFonts w:ascii="Brill" w:eastAsia="Brill" w:hAnsi="Brill" w:cs="Brill"/>
        </w:rPr>
        <w:t>Barnett et al., 2015</w:t>
      </w:r>
      <w:r w:rsidRPr="00C66272">
        <w:rPr>
          <w:rFonts w:ascii="Brill" w:eastAsia="Brill" w:hAnsi="Brill" w:cs="Brill"/>
        </w:rPr>
        <w:t xml:space="preserve">; Hein &amp; Schubert, 2021a, 2021b; Nursey-Bray et al., 2013). Even when decisions are made, the potential for maladaptation to future climate events </w:t>
      </w:r>
      <w:r w:rsidR="005364E9" w:rsidRPr="00C66272">
        <w:rPr>
          <w:rFonts w:ascii="Brill" w:eastAsia="Brill" w:hAnsi="Brill" w:cs="Brill"/>
        </w:rPr>
        <w:t>is</w:t>
      </w:r>
      <w:r w:rsidRPr="00C66272">
        <w:rPr>
          <w:rFonts w:ascii="Brill" w:eastAsia="Brill" w:hAnsi="Brill" w:cs="Brill"/>
        </w:rPr>
        <w:t xml:space="preserve"> always a danger </w:t>
      </w:r>
      <w:r w:rsidRPr="00137E94">
        <w:rPr>
          <w:rFonts w:ascii="Brill" w:eastAsia="Brill" w:hAnsi="Brill" w:cs="Brill"/>
        </w:rPr>
        <w:t>(Barnett &amp; O’Neill, 2010</w:t>
      </w:r>
      <w:r w:rsidRPr="00C66272">
        <w:rPr>
          <w:rFonts w:ascii="Brill" w:eastAsia="Brill" w:hAnsi="Brill" w:cs="Brill"/>
        </w:rPr>
        <w:t xml:space="preserve">). </w:t>
      </w:r>
    </w:p>
    <w:p w14:paraId="350778CE" w14:textId="595904C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This chapter seeks to address this question directly by questioning the mentalities that are embedded in the future orientations towards these places. In this chapter, I use the terms </w:t>
      </w:r>
      <w:r w:rsidR="005364E9" w:rsidRPr="00C66272">
        <w:rPr>
          <w:rFonts w:ascii="Brill" w:eastAsia="Brill" w:hAnsi="Brill" w:cs="Brill"/>
        </w:rPr>
        <w:t>port cities</w:t>
      </w:r>
      <w:r w:rsidRPr="00C66272">
        <w:rPr>
          <w:rFonts w:ascii="Brill" w:eastAsia="Brill" w:hAnsi="Brill" w:cs="Brill"/>
        </w:rPr>
        <w:t xml:space="preserve">/regions together as this is indicative of the relationship that </w:t>
      </w:r>
      <w:r w:rsidR="005364E9" w:rsidRPr="00C66272">
        <w:rPr>
          <w:rFonts w:ascii="Brill" w:eastAsia="Brill" w:hAnsi="Brill" w:cs="Brill"/>
        </w:rPr>
        <w:t>port cities</w:t>
      </w:r>
      <w:r w:rsidRPr="00C66272">
        <w:rPr>
          <w:rFonts w:ascii="Brill" w:eastAsia="Brill" w:hAnsi="Brill" w:cs="Brill"/>
        </w:rPr>
        <w:t xml:space="preserve"> have with other spaces</w:t>
      </w:r>
      <w:ins w:id="505" w:author="Autor">
        <w:r w:rsidR="009247F9">
          <w:rPr>
            <w:rFonts w:ascii="Brill" w:eastAsia="Brill" w:hAnsi="Brill" w:cs="Brill"/>
          </w:rPr>
          <w:t>,</w:t>
        </w:r>
      </w:ins>
      <w:r w:rsidRPr="00C66272">
        <w:rPr>
          <w:rFonts w:ascii="Brill" w:eastAsia="Brill" w:hAnsi="Brill" w:cs="Brill"/>
        </w:rPr>
        <w:t xml:space="preserve"> both inland and up and down adjacent coasts. </w:t>
      </w:r>
      <w:r w:rsidR="005364E9" w:rsidRPr="00C66272">
        <w:rPr>
          <w:rFonts w:ascii="Brill" w:eastAsia="Brill" w:hAnsi="Brill" w:cs="Brill"/>
        </w:rPr>
        <w:t>Port cities</w:t>
      </w:r>
      <w:r w:rsidRPr="00C66272">
        <w:rPr>
          <w:rFonts w:ascii="Brill" w:eastAsia="Brill" w:hAnsi="Brill" w:cs="Brill"/>
        </w:rPr>
        <w:t xml:space="preserve"> provide flows of income to regions, and as such, we need to consider the relations between the port</w:t>
      </w:r>
      <w:r w:rsidR="005364E9" w:rsidRPr="00C66272">
        <w:rPr>
          <w:rFonts w:ascii="Brill" w:eastAsia="Brill" w:hAnsi="Brill" w:cs="Brill"/>
        </w:rPr>
        <w:t xml:space="preserve"> </w:t>
      </w:r>
      <w:r w:rsidRPr="00C66272">
        <w:rPr>
          <w:rFonts w:ascii="Brill" w:eastAsia="Brill" w:hAnsi="Brill" w:cs="Brill"/>
        </w:rPr>
        <w:t xml:space="preserve">city and the region surrounding it. We need to consider the ‘hustle and bustle’, or in other words the economic, cultural, and social acceleration of port-city life, in the face of impending sea-level </w:t>
      </w:r>
      <w:r w:rsidRPr="00C66272">
        <w:rPr>
          <w:rFonts w:ascii="Brill" w:eastAsia="Brill" w:hAnsi="Brill" w:cs="Brill"/>
        </w:rPr>
        <w:lastRenderedPageBreak/>
        <w:t xml:space="preserve">rise. As I will argue, </w:t>
      </w:r>
      <w:del w:id="506" w:author="Autor">
        <w:r w:rsidRPr="00C66272" w:rsidDel="00500B92">
          <w:rPr>
            <w:rFonts w:ascii="Brill" w:eastAsia="Brill" w:hAnsi="Brill" w:cs="Brill"/>
          </w:rPr>
          <w:delText xml:space="preserve">through </w:delText>
        </w:r>
      </w:del>
      <w:ins w:id="507" w:author="Autor">
        <w:r w:rsidR="00500B92">
          <w:rPr>
            <w:rFonts w:ascii="Brill" w:eastAsia="Brill" w:hAnsi="Brill" w:cs="Brill"/>
          </w:rPr>
          <w:t>in</w:t>
        </w:r>
        <w:r w:rsidR="00500B92" w:rsidRPr="00C66272">
          <w:rPr>
            <w:rFonts w:ascii="Brill" w:eastAsia="Brill" w:hAnsi="Brill" w:cs="Brill"/>
          </w:rPr>
          <w:t xml:space="preserve"> </w:t>
        </w:r>
      </w:ins>
      <w:r w:rsidRPr="00C66272">
        <w:rPr>
          <w:rFonts w:ascii="Brill" w:eastAsia="Brill" w:hAnsi="Brill" w:cs="Brill"/>
        </w:rPr>
        <w:t>this context a path dependency has been constructed through the port</w:t>
      </w:r>
      <w:r w:rsidR="005364E9" w:rsidRPr="00C66272">
        <w:rPr>
          <w:rFonts w:ascii="Brill" w:eastAsia="Brill" w:hAnsi="Brill" w:cs="Brill"/>
        </w:rPr>
        <w:t xml:space="preserve"> </w:t>
      </w:r>
      <w:r w:rsidRPr="00C66272">
        <w:rPr>
          <w:rFonts w:ascii="Brill" w:eastAsia="Brill" w:hAnsi="Brill" w:cs="Brill"/>
        </w:rPr>
        <w:t>city, especially economically, that places specific limitations on planning for the future.</w:t>
      </w:r>
    </w:p>
    <w:p w14:paraId="350778CF" w14:textId="539B0AA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this chapter I first explore temporalities and futures</w:t>
      </w:r>
      <w:r w:rsidR="005364E9" w:rsidRPr="00C66272">
        <w:rPr>
          <w:rFonts w:ascii="Brill" w:eastAsia="Brill" w:hAnsi="Brill" w:cs="Brill"/>
        </w:rPr>
        <w:t>,</w:t>
      </w:r>
      <w:r w:rsidRPr="00C66272">
        <w:rPr>
          <w:rFonts w:ascii="Brill" w:eastAsia="Brill" w:hAnsi="Brill" w:cs="Brill"/>
        </w:rPr>
        <w:t xml:space="preserve"> </w:t>
      </w:r>
      <w:r w:rsidR="005364E9" w:rsidRPr="00C66272">
        <w:rPr>
          <w:rFonts w:ascii="Brill" w:eastAsia="Brill" w:hAnsi="Brill" w:cs="Brill"/>
        </w:rPr>
        <w:t xml:space="preserve">drawing on the work of </w:t>
      </w:r>
      <w:r w:rsidRPr="00DD631A">
        <w:rPr>
          <w:rFonts w:ascii="Brill" w:eastAsia="Brill" w:hAnsi="Brill" w:cs="Brill"/>
        </w:rPr>
        <w:t>Adam and Groves (2007) and Urry (2016).</w:t>
      </w:r>
      <w:r w:rsidRPr="00C66272">
        <w:rPr>
          <w:rFonts w:ascii="Brill" w:eastAsia="Brill" w:hAnsi="Brill" w:cs="Brill"/>
        </w:rPr>
        <w:t xml:space="preserve"> I will argue that our contemporary </w:t>
      </w:r>
      <w:r w:rsidR="005364E9" w:rsidRPr="00C66272">
        <w:rPr>
          <w:rFonts w:ascii="Brill" w:eastAsia="Brill" w:hAnsi="Brill" w:cs="Brill"/>
        </w:rPr>
        <w:t>port cities</w:t>
      </w:r>
      <w:r w:rsidRPr="00C66272">
        <w:rPr>
          <w:rFonts w:ascii="Brill" w:eastAsia="Brill" w:hAnsi="Brill" w:cs="Brill"/>
        </w:rPr>
        <w:t xml:space="preserve">/regions are the aggregated results of past generations’ goals, ambitions, and importantly, economic desires. </w:t>
      </w:r>
      <w:r w:rsidR="005364E9" w:rsidRPr="00C66272">
        <w:rPr>
          <w:rFonts w:ascii="Brill" w:eastAsia="Brill" w:hAnsi="Brill" w:cs="Brill"/>
        </w:rPr>
        <w:t>In</w:t>
      </w:r>
      <w:r w:rsidRPr="00C66272">
        <w:rPr>
          <w:rFonts w:ascii="Brill" w:eastAsia="Brill" w:hAnsi="Brill" w:cs="Brill"/>
        </w:rPr>
        <w:t xml:space="preserve"> understanding this, we need to unpack the question</w:t>
      </w:r>
      <w:r w:rsidR="001A1E0C">
        <w:rPr>
          <w:rFonts w:ascii="Brill" w:eastAsia="Brill" w:hAnsi="Brill" w:cs="Brill"/>
        </w:rPr>
        <w:t xml:space="preserve"> </w:t>
      </w:r>
      <w:r w:rsidRPr="00C66272">
        <w:rPr>
          <w:rFonts w:ascii="Brill" w:eastAsia="Brill" w:hAnsi="Brill" w:cs="Brill"/>
        </w:rPr>
        <w:t xml:space="preserve">of what </w:t>
      </w:r>
      <w:r w:rsidR="005364E9" w:rsidRPr="00C66272">
        <w:rPr>
          <w:rFonts w:ascii="Brill" w:eastAsia="Brill" w:hAnsi="Brill" w:cs="Brill"/>
        </w:rPr>
        <w:t xml:space="preserve">the </w:t>
      </w:r>
      <w:r w:rsidRPr="00C66272">
        <w:rPr>
          <w:rFonts w:ascii="Brill" w:eastAsia="Brill" w:hAnsi="Brill" w:cs="Brill"/>
        </w:rPr>
        <w:t xml:space="preserve">current mentality towards </w:t>
      </w:r>
      <w:r w:rsidR="005364E9" w:rsidRPr="00C66272">
        <w:rPr>
          <w:rFonts w:ascii="Brill" w:eastAsia="Brill" w:hAnsi="Brill" w:cs="Brill"/>
        </w:rPr>
        <w:t>port cities</w:t>
      </w:r>
      <w:r w:rsidRPr="00C66272">
        <w:rPr>
          <w:rFonts w:ascii="Brill" w:eastAsia="Brill" w:hAnsi="Brill" w:cs="Brill"/>
        </w:rPr>
        <w:t>/regions is. Here I argue that capitalism especially accelerates the growth and importance of mobile spaces (such as ports) (Urry, 2016). The rationalised goals and ambitions of capitalists</w:t>
      </w:r>
      <w:r w:rsidR="005364E9" w:rsidRPr="00C66272">
        <w:rPr>
          <w:rFonts w:ascii="Brill" w:eastAsia="Brill" w:hAnsi="Brill" w:cs="Brill"/>
        </w:rPr>
        <w:t xml:space="preserve"> in the</w:t>
      </w:r>
      <w:r w:rsidRPr="00C66272">
        <w:rPr>
          <w:rFonts w:ascii="Brill" w:eastAsia="Brill" w:hAnsi="Brill" w:cs="Brill"/>
        </w:rPr>
        <w:t xml:space="preserve"> past have created a present that is experienced today in </w:t>
      </w:r>
      <w:r w:rsidR="005364E9" w:rsidRPr="00C66272">
        <w:rPr>
          <w:rFonts w:ascii="Brill" w:eastAsia="Brill" w:hAnsi="Brill" w:cs="Brill"/>
        </w:rPr>
        <w:t>port cities</w:t>
      </w:r>
      <w:r w:rsidRPr="00C66272">
        <w:rPr>
          <w:rFonts w:ascii="Brill" w:eastAsia="Brill" w:hAnsi="Brill" w:cs="Brill"/>
        </w:rPr>
        <w:t xml:space="preserve">. Adam and Groves (2007) describe this as the promethean power of socio-economic decisions that seek to colonise futures for gain. It is through this power, I argue, that the intensification of </w:t>
      </w:r>
      <w:r w:rsidR="005364E9" w:rsidRPr="00C66272">
        <w:rPr>
          <w:rFonts w:ascii="Brill" w:eastAsia="Brill" w:hAnsi="Brill" w:cs="Brill"/>
        </w:rPr>
        <w:t xml:space="preserve">the </w:t>
      </w:r>
      <w:r w:rsidRPr="00C66272">
        <w:rPr>
          <w:rFonts w:ascii="Brill" w:eastAsia="Brill" w:hAnsi="Brill" w:cs="Brill"/>
        </w:rPr>
        <w:t xml:space="preserve">economic importance of </w:t>
      </w:r>
      <w:r w:rsidR="005364E9" w:rsidRPr="00C66272">
        <w:rPr>
          <w:rFonts w:ascii="Brill" w:eastAsia="Brill" w:hAnsi="Brill" w:cs="Brill"/>
        </w:rPr>
        <w:t>port cities</w:t>
      </w:r>
      <w:r w:rsidRPr="00C66272">
        <w:rPr>
          <w:rFonts w:ascii="Brill" w:eastAsia="Brill" w:hAnsi="Brill" w:cs="Brill"/>
        </w:rPr>
        <w:t xml:space="preserve"> restricts potential adaptation solutions into the future. A genuine attempt to address adaptation requires consideration o</w:t>
      </w:r>
      <w:r w:rsidR="005364E9" w:rsidRPr="00C66272">
        <w:rPr>
          <w:rFonts w:ascii="Brill" w:eastAsia="Brill" w:hAnsi="Brill" w:cs="Brill"/>
        </w:rPr>
        <w:t>f</w:t>
      </w:r>
      <w:r w:rsidRPr="00C66272">
        <w:rPr>
          <w:rFonts w:ascii="Brill" w:eastAsia="Brill" w:hAnsi="Brill" w:cs="Brill"/>
        </w:rPr>
        <w:t xml:space="preserve"> what we ought to do. </w:t>
      </w:r>
      <w:r w:rsidR="005364E9" w:rsidRPr="00C66272">
        <w:rPr>
          <w:rFonts w:ascii="Brill" w:eastAsia="Brill" w:hAnsi="Brill" w:cs="Brill"/>
        </w:rPr>
        <w:t>With the help of</w:t>
      </w:r>
      <w:r w:rsidRPr="00C66272">
        <w:rPr>
          <w:rFonts w:ascii="Brill" w:eastAsia="Brill" w:hAnsi="Brill" w:cs="Brill"/>
        </w:rPr>
        <w:t xml:space="preserve"> </w:t>
      </w:r>
      <w:r w:rsidRPr="00DD631A">
        <w:rPr>
          <w:rFonts w:ascii="Brill" w:eastAsia="Brill" w:hAnsi="Brill" w:cs="Brill"/>
        </w:rPr>
        <w:t>Shaw (2010),</w:t>
      </w:r>
      <w:r w:rsidRPr="00C66272">
        <w:rPr>
          <w:rFonts w:ascii="Brill" w:eastAsia="Brill" w:hAnsi="Brill" w:cs="Brill"/>
        </w:rPr>
        <w:t xml:space="preserve"> I argue that an ethics of responsibility through the precautionary principle needs to be considered in our present-day relationship to </w:t>
      </w:r>
      <w:r w:rsidR="005364E9" w:rsidRPr="00C66272">
        <w:rPr>
          <w:rFonts w:ascii="Brill" w:eastAsia="Brill" w:hAnsi="Brill" w:cs="Brill"/>
        </w:rPr>
        <w:t>port cities</w:t>
      </w:r>
      <w:r w:rsidRPr="00C66272">
        <w:rPr>
          <w:rFonts w:ascii="Brill" w:eastAsia="Brill" w:hAnsi="Brill" w:cs="Brill"/>
        </w:rPr>
        <w:t xml:space="preserve">/regions. Specifically, we need to reimagine the temporality of </w:t>
      </w:r>
      <w:r w:rsidR="005364E9" w:rsidRPr="00C66272">
        <w:rPr>
          <w:rFonts w:ascii="Brill" w:eastAsia="Brill" w:hAnsi="Brill" w:cs="Brill"/>
        </w:rPr>
        <w:t>port cities</w:t>
      </w:r>
      <w:r w:rsidRPr="00C66272">
        <w:rPr>
          <w:rFonts w:ascii="Brill" w:eastAsia="Brill" w:hAnsi="Brill" w:cs="Brill"/>
        </w:rPr>
        <w:t xml:space="preserve"> from one of increasing tempo to one of potential slowness and sustainability, adapting to the conditions of climate change while potentially reinvigorating the place-value of </w:t>
      </w:r>
      <w:r w:rsidR="005364E9" w:rsidRPr="00C66272">
        <w:rPr>
          <w:rFonts w:ascii="Brill" w:eastAsia="Brill" w:hAnsi="Brill" w:cs="Brill"/>
        </w:rPr>
        <w:t>port cities</w:t>
      </w:r>
      <w:r w:rsidRPr="00C66272">
        <w:rPr>
          <w:rFonts w:ascii="Brill" w:eastAsia="Brill" w:hAnsi="Brill" w:cs="Brill"/>
        </w:rPr>
        <w:t>.</w:t>
      </w:r>
    </w:p>
    <w:p w14:paraId="350778D0" w14:textId="77777777" w:rsidR="00CB3FC9" w:rsidRPr="00C66272" w:rsidRDefault="00CB3FC9">
      <w:pPr>
        <w:spacing w:line="360" w:lineRule="auto"/>
        <w:jc w:val="both"/>
        <w:rPr>
          <w:rFonts w:ascii="Brill" w:eastAsia="Brill" w:hAnsi="Brill" w:cs="Brill"/>
        </w:rPr>
      </w:pPr>
    </w:p>
    <w:p w14:paraId="350778D1" w14:textId="77777777" w:rsidR="00CB3FC9" w:rsidRPr="00C66272" w:rsidRDefault="00C55FA1">
      <w:pPr>
        <w:spacing w:line="360" w:lineRule="auto"/>
        <w:rPr>
          <w:rFonts w:ascii="Brill" w:eastAsia="Brill" w:hAnsi="Brill" w:cs="Brill"/>
          <w:b/>
        </w:rPr>
      </w:pPr>
      <w:r w:rsidRPr="00C66272">
        <w:rPr>
          <w:rFonts w:ascii="Brill" w:eastAsia="Brill" w:hAnsi="Brill" w:cs="Brill"/>
          <w:b/>
        </w:rPr>
        <w:t>Temporalities, Futures, and Promethean Power</w:t>
      </w:r>
    </w:p>
    <w:p w14:paraId="350778D2" w14:textId="72D9A1A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transition from premodernity to modernity and the changes to how we</w:t>
      </w:r>
      <w:r w:rsidR="008D2DF8" w:rsidRPr="00C66272">
        <w:rPr>
          <w:rFonts w:ascii="Brill" w:eastAsia="Brill" w:hAnsi="Brill" w:cs="Brill"/>
        </w:rPr>
        <w:t xml:space="preserve"> have</w:t>
      </w:r>
      <w:r w:rsidRPr="00C66272">
        <w:rPr>
          <w:rFonts w:ascii="Brill" w:eastAsia="Brill" w:hAnsi="Brill" w:cs="Brill"/>
        </w:rPr>
        <w:t xml:space="preserve"> </w:t>
      </w:r>
      <w:r w:rsidR="00205E98" w:rsidRPr="00C66272">
        <w:rPr>
          <w:rFonts w:ascii="Brill" w:eastAsia="Brill" w:hAnsi="Brill" w:cs="Brill"/>
        </w:rPr>
        <w:t>understoo</w:t>
      </w:r>
      <w:r w:rsidRPr="00C66272">
        <w:rPr>
          <w:rFonts w:ascii="Brill" w:eastAsia="Brill" w:hAnsi="Brill" w:cs="Brill"/>
        </w:rPr>
        <w:t xml:space="preserve">d the future </w:t>
      </w:r>
      <w:ins w:id="508" w:author="Autor">
        <w:r w:rsidR="0062510A">
          <w:rPr>
            <w:rFonts w:ascii="Brill" w:eastAsia="Brill" w:hAnsi="Brill" w:cs="Brill"/>
          </w:rPr>
          <w:t>are</w:t>
        </w:r>
      </w:ins>
      <w:del w:id="509" w:author="Autor">
        <w:r w:rsidRPr="00C66272" w:rsidDel="0062510A">
          <w:rPr>
            <w:rFonts w:ascii="Brill" w:eastAsia="Brill" w:hAnsi="Brill" w:cs="Brill"/>
          </w:rPr>
          <w:delText>is</w:delText>
        </w:r>
      </w:del>
      <w:r w:rsidRPr="00C66272">
        <w:rPr>
          <w:rFonts w:ascii="Brill" w:eastAsia="Brill" w:hAnsi="Brill" w:cs="Brill"/>
        </w:rPr>
        <w:t xml:space="preserve"> important to foreground. The sea, relevant to our discussions, </w:t>
      </w:r>
      <w:r w:rsidR="008D2DF8" w:rsidRPr="00C66272">
        <w:rPr>
          <w:rFonts w:ascii="Brill" w:eastAsia="Brill" w:hAnsi="Brill" w:cs="Brill"/>
        </w:rPr>
        <w:t xml:space="preserve">once </w:t>
      </w:r>
      <w:r w:rsidRPr="00C66272">
        <w:rPr>
          <w:rFonts w:ascii="Brill" w:eastAsia="Brill" w:hAnsi="Brill" w:cs="Brill"/>
        </w:rPr>
        <w:t>held a divine, sacred quality which could both create and destroy, as witnessed in the deluge mythologies of Judeo-Christianity (</w:t>
      </w:r>
      <w:proofErr w:type="spellStart"/>
      <w:r w:rsidRPr="00DD631A">
        <w:rPr>
          <w:rFonts w:ascii="Brill" w:eastAsia="Brill" w:hAnsi="Brill" w:cs="Brill"/>
        </w:rPr>
        <w:t>Osbaldiston</w:t>
      </w:r>
      <w:proofErr w:type="spellEnd"/>
      <w:r w:rsidRPr="00DD631A">
        <w:rPr>
          <w:rFonts w:ascii="Brill" w:eastAsia="Brill" w:hAnsi="Brill" w:cs="Brill"/>
        </w:rPr>
        <w:t>, 201</w:t>
      </w:r>
      <w:r w:rsidRPr="00C66272">
        <w:rPr>
          <w:rFonts w:ascii="Brill" w:eastAsia="Brill" w:hAnsi="Brill" w:cs="Brill"/>
        </w:rPr>
        <w:t>8). Oceans were controlled by a God, who held them in check after the post-diluvian promise. The natural rhythms, flows, and importantly, disasters conjured by the seas, were not to be understood by humans. Even to look upon the deep and dark unknown of the ocean encouraged a sense of unease and anxiety amongst premodern believers</w:t>
      </w:r>
      <w:ins w:id="510" w:author="Autor">
        <w:r w:rsidR="0062510A">
          <w:rPr>
            <w:rFonts w:ascii="Brill" w:eastAsia="Brill" w:hAnsi="Brill" w:cs="Brill"/>
          </w:rPr>
          <w:t>.</w:t>
        </w:r>
      </w:ins>
      <w:r w:rsidRPr="00C66272">
        <w:rPr>
          <w:rFonts w:ascii="Brill" w:eastAsia="Brill" w:hAnsi="Brill" w:cs="Brill"/>
          <w:vertAlign w:val="superscript"/>
        </w:rPr>
        <w:footnoteReference w:id="3"/>
      </w:r>
      <w:del w:id="513" w:author="Autor">
        <w:r w:rsidRPr="00C66272" w:rsidDel="0062510A">
          <w:rPr>
            <w:rFonts w:ascii="Brill" w:eastAsia="Brill" w:hAnsi="Brill" w:cs="Brill"/>
          </w:rPr>
          <w:delText>.</w:delText>
        </w:r>
      </w:del>
    </w:p>
    <w:p w14:paraId="350778D3" w14:textId="3DB6DF23"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lastRenderedPageBreak/>
        <w:t xml:space="preserve">Pandora’s box was opened through the </w:t>
      </w:r>
      <w:ins w:id="514" w:author="Autor">
        <w:r w:rsidR="0062510A">
          <w:rPr>
            <w:rFonts w:ascii="Brill" w:eastAsia="Brill" w:hAnsi="Brill" w:cs="Brill"/>
          </w:rPr>
          <w:t xml:space="preserve">Enlightenment </w:t>
        </w:r>
      </w:ins>
      <w:r w:rsidRPr="00C66272">
        <w:rPr>
          <w:rFonts w:ascii="Brill" w:eastAsia="Brill" w:hAnsi="Brill" w:cs="Brill"/>
        </w:rPr>
        <w:t>scientific revolution</w:t>
      </w:r>
      <w:del w:id="515" w:author="Autor">
        <w:r w:rsidRPr="00C66272" w:rsidDel="0062510A">
          <w:rPr>
            <w:rFonts w:ascii="Brill" w:eastAsia="Brill" w:hAnsi="Brill" w:cs="Brill"/>
          </w:rPr>
          <w:delText xml:space="preserve"> of enlightenment</w:delText>
        </w:r>
      </w:del>
      <w:r w:rsidRPr="00C66272">
        <w:rPr>
          <w:rFonts w:ascii="Brill" w:eastAsia="Brill" w:hAnsi="Brill" w:cs="Brill"/>
        </w:rPr>
        <w:t xml:space="preserve">. The management, measurement and calculative nature of rational science did away with a supernatural explanation of the natural world. The transition of the modern institution from irrationality towards modern instrumental rationality (as stipulated famously by </w:t>
      </w:r>
      <w:r w:rsidRPr="00DD631A">
        <w:rPr>
          <w:rFonts w:ascii="Brill" w:eastAsia="Brill" w:hAnsi="Brill" w:cs="Brill"/>
        </w:rPr>
        <w:t>Weber 1919[2012</w:t>
      </w:r>
      <w:r w:rsidRPr="00C66272">
        <w:rPr>
          <w:rFonts w:ascii="Brill" w:eastAsia="Brill" w:hAnsi="Brill" w:cs="Brill"/>
        </w:rPr>
        <w:t>]) set the scene for a transformation of how we underst</w:t>
      </w:r>
      <w:r w:rsidR="00B967EB" w:rsidRPr="00C66272">
        <w:rPr>
          <w:rFonts w:ascii="Brill" w:eastAsia="Brill" w:hAnsi="Brill" w:cs="Brill"/>
        </w:rPr>
        <w:t>an</w:t>
      </w:r>
      <w:r w:rsidRPr="00C66272">
        <w:rPr>
          <w:rFonts w:ascii="Brill" w:eastAsia="Brill" w:hAnsi="Brill" w:cs="Brill"/>
        </w:rPr>
        <w:t>d the future</w:t>
      </w:r>
      <w:r w:rsidR="00B967EB" w:rsidRPr="00C66272">
        <w:rPr>
          <w:rFonts w:ascii="Brill" w:eastAsia="Brill" w:hAnsi="Brill" w:cs="Brill"/>
        </w:rPr>
        <w:t xml:space="preserve"> –</w:t>
      </w:r>
      <w:r w:rsidRPr="00C66272">
        <w:rPr>
          <w:rFonts w:ascii="Brill" w:eastAsia="Brill" w:hAnsi="Brill" w:cs="Brill"/>
        </w:rPr>
        <w:t xml:space="preserve"> and the sea.</w:t>
      </w:r>
      <w:ins w:id="516" w:author="Autor">
        <w:r w:rsidR="00CF6A07">
          <w:rPr>
            <w:rFonts w:ascii="Brill" w:eastAsia="Brill" w:hAnsi="Brill" w:cs="Brill"/>
          </w:rPr>
          <w:t xml:space="preserve"> Using Weber’s framework,</w:t>
        </w:r>
      </w:ins>
      <w:r w:rsidRPr="00C66272">
        <w:rPr>
          <w:rFonts w:ascii="Brill" w:eastAsia="Brill" w:hAnsi="Brill" w:cs="Brill"/>
        </w:rPr>
        <w:t xml:space="preserve"> </w:t>
      </w:r>
      <w:r w:rsidRPr="00DD631A">
        <w:rPr>
          <w:rFonts w:ascii="Brill" w:eastAsia="Brill" w:hAnsi="Brill" w:cs="Brill"/>
        </w:rPr>
        <w:t>Adam (2009</w:t>
      </w:r>
      <w:r w:rsidRPr="00C66272">
        <w:rPr>
          <w:rFonts w:ascii="Brill" w:eastAsia="Brill" w:hAnsi="Brill" w:cs="Brill"/>
        </w:rPr>
        <w:t xml:space="preserve">, p.9) writes </w:t>
      </w:r>
      <w:del w:id="517" w:author="Autor">
        <w:r w:rsidRPr="00C66272" w:rsidDel="00CF6A07">
          <w:rPr>
            <w:rFonts w:ascii="Brill" w:eastAsia="Brill" w:hAnsi="Brill" w:cs="Brill"/>
          </w:rPr>
          <w:delText xml:space="preserve">using Weber’s framework in </w:delText>
        </w:r>
      </w:del>
      <w:r w:rsidRPr="00C66272">
        <w:rPr>
          <w:rFonts w:ascii="Brill" w:eastAsia="Brill" w:hAnsi="Brill" w:cs="Brill"/>
        </w:rPr>
        <w:t>the following,</w:t>
      </w:r>
    </w:p>
    <w:p w14:paraId="350778D4" w14:textId="77777777" w:rsidR="00CB3FC9" w:rsidRPr="00C66272" w:rsidRDefault="00CB3FC9">
      <w:pPr>
        <w:spacing w:line="360" w:lineRule="auto"/>
        <w:ind w:firstLine="567"/>
        <w:jc w:val="both"/>
        <w:rPr>
          <w:rFonts w:ascii="Brill" w:eastAsia="Brill" w:hAnsi="Brill" w:cs="Brill"/>
        </w:rPr>
      </w:pPr>
    </w:p>
    <w:p w14:paraId="350778D5" w14:textId="77777777" w:rsidR="00CB3FC9" w:rsidRPr="00C66272" w:rsidRDefault="00C55FA1">
      <w:pPr>
        <w:ind w:left="567" w:right="662"/>
        <w:rPr>
          <w:rFonts w:ascii="Brill" w:eastAsia="Brill" w:hAnsi="Brill" w:cs="Brill"/>
          <w:sz w:val="20"/>
          <w:szCs w:val="20"/>
        </w:rPr>
      </w:pPr>
      <w:r w:rsidRPr="00C66272">
        <w:rPr>
          <w:rFonts w:ascii="Brill" w:eastAsia="Brill" w:hAnsi="Brill" w:cs="Brill"/>
          <w:sz w:val="20"/>
          <w:szCs w:val="20"/>
        </w:rPr>
        <w:t xml:space="preserve">[The] rise of scientific knowledge and the socio-economic capacity to apply a rational calculus to ever-expanding spheres of social life, people were able to transcend the socio-economic present and their will could be imposed on both the personal and collective future. The future, therefore, was no longer a mere continuation of the past but became ever more a consequence of action in the present. </w:t>
      </w:r>
    </w:p>
    <w:p w14:paraId="350778D6" w14:textId="77777777" w:rsidR="00CB3FC9" w:rsidRPr="00C66272" w:rsidRDefault="00CB3FC9">
      <w:pPr>
        <w:ind w:left="567" w:right="662"/>
        <w:rPr>
          <w:rFonts w:ascii="Brill" w:eastAsia="Brill" w:hAnsi="Brill" w:cs="Brill"/>
          <w:sz w:val="20"/>
          <w:szCs w:val="20"/>
        </w:rPr>
      </w:pPr>
    </w:p>
    <w:p w14:paraId="350778D7" w14:textId="35CDA5DF"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 xml:space="preserve">The world for Weber (1919[2012]) was now observable and rationalised. Importantly, the future was calculable and no longer simply unknown or in the hands of fate or the Gods. Rising out of this transition were instruments and knowledges capable of predicting, holding stable, and utilising time for the purposes of rational goals. Disciplinary knowledge such as economics, cartography, engineering, geography and even sociology, emerged to create opportunities for </w:t>
      </w:r>
      <w:r w:rsidR="00F57766" w:rsidRPr="00C66272">
        <w:rPr>
          <w:rFonts w:ascii="Brill" w:eastAsia="Brill" w:hAnsi="Brill" w:cs="Brill"/>
        </w:rPr>
        <w:t xml:space="preserve">the </w:t>
      </w:r>
      <w:r w:rsidRPr="00C66272">
        <w:rPr>
          <w:rFonts w:ascii="Brill" w:eastAsia="Brill" w:hAnsi="Brill" w:cs="Brill"/>
        </w:rPr>
        <w:t xml:space="preserve">capturing of futures for capital gain. As </w:t>
      </w:r>
      <w:r w:rsidRPr="00DD631A">
        <w:rPr>
          <w:rFonts w:ascii="Brill" w:eastAsia="Brill" w:hAnsi="Brill" w:cs="Brill"/>
        </w:rPr>
        <w:t>Adam and Groves (2007)</w:t>
      </w:r>
      <w:r w:rsidRPr="00C66272">
        <w:rPr>
          <w:rFonts w:ascii="Brill" w:eastAsia="Brill" w:hAnsi="Brill" w:cs="Brill"/>
        </w:rPr>
        <w:t xml:space="preserve"> contend, capitalism’s core promise is</w:t>
      </w:r>
      <w:r w:rsidR="00A67566" w:rsidRPr="00C66272">
        <w:rPr>
          <w:rFonts w:ascii="Brill" w:eastAsia="Brill" w:hAnsi="Brill" w:cs="Brill"/>
        </w:rPr>
        <w:t>,</w:t>
      </w:r>
      <w:r w:rsidRPr="00C66272">
        <w:rPr>
          <w:rFonts w:ascii="Brill" w:eastAsia="Brill" w:hAnsi="Brill" w:cs="Brill"/>
        </w:rPr>
        <w:t xml:space="preserve"> after all</w:t>
      </w:r>
      <w:r w:rsidR="00A67566" w:rsidRPr="00C66272">
        <w:rPr>
          <w:rFonts w:ascii="Brill" w:eastAsia="Brill" w:hAnsi="Brill" w:cs="Brill"/>
        </w:rPr>
        <w:t xml:space="preserve">, </w:t>
      </w:r>
      <w:r w:rsidRPr="00C66272">
        <w:rPr>
          <w:rFonts w:ascii="Brill" w:eastAsia="Brill" w:hAnsi="Brill" w:cs="Brill"/>
        </w:rPr>
        <w:t>investing now for future returns.</w:t>
      </w:r>
    </w:p>
    <w:p w14:paraId="350778D8" w14:textId="4D9E2428"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Rationalisation constructed new pathways and opportunities, but also unintended consequences. It allowed for a future that could be calculated, predicted, and traded through the measurement of time, money, and risk (Adam &amp; Groves, 2007). Decisions made in the present based on the predictive power of probability could be made for the direct purpose of capturing some future state.</w:t>
      </w:r>
      <w:r w:rsidR="001A1E0C">
        <w:rPr>
          <w:rFonts w:ascii="Brill" w:eastAsia="Brill" w:hAnsi="Brill" w:cs="Brill"/>
        </w:rPr>
        <w:t xml:space="preserve"> </w:t>
      </w:r>
      <w:r w:rsidRPr="00C66272">
        <w:rPr>
          <w:rFonts w:ascii="Brill" w:eastAsia="Brill" w:hAnsi="Brill" w:cs="Brill"/>
        </w:rPr>
        <w:t>For example, investment in a port in one area</w:t>
      </w:r>
      <w:r w:rsidR="003A394E" w:rsidRPr="00C66272">
        <w:rPr>
          <w:rFonts w:ascii="Brill" w:eastAsia="Brill" w:hAnsi="Brill" w:cs="Brill"/>
        </w:rPr>
        <w:t>, which</w:t>
      </w:r>
      <w:r w:rsidRPr="00C66272">
        <w:rPr>
          <w:rFonts w:ascii="Brill" w:eastAsia="Brill" w:hAnsi="Brill" w:cs="Brill"/>
        </w:rPr>
        <w:t xml:space="preserve"> would </w:t>
      </w:r>
      <w:r w:rsidR="003A394E" w:rsidRPr="00C66272">
        <w:rPr>
          <w:rFonts w:ascii="Brill" w:eastAsia="Brill" w:hAnsi="Brill" w:cs="Brill"/>
        </w:rPr>
        <w:t>reduce</w:t>
      </w:r>
      <w:r w:rsidRPr="00C66272">
        <w:rPr>
          <w:rFonts w:ascii="Brill" w:eastAsia="Brill" w:hAnsi="Brill" w:cs="Brill"/>
        </w:rPr>
        <w:t xml:space="preserve"> time for transportation between a mine inland and transport ships, could lead to profit in the future. Time calculated in this manner became money (Adam, 2009).</w:t>
      </w:r>
    </w:p>
    <w:p w14:paraId="350778D9" w14:textId="657CAC3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From this perspective then, the future becomes “emptied of content” allowing one to rationalise, make knowable</w:t>
      </w:r>
      <w:r w:rsidR="00D6189D" w:rsidRPr="00C66272">
        <w:rPr>
          <w:rFonts w:ascii="Brill" w:eastAsia="Brill" w:hAnsi="Brill" w:cs="Brill"/>
        </w:rPr>
        <w:t>,</w:t>
      </w:r>
      <w:r w:rsidRPr="00C66272">
        <w:rPr>
          <w:rFonts w:ascii="Brill" w:eastAsia="Brill" w:hAnsi="Brill" w:cs="Brill"/>
        </w:rPr>
        <w:t xml:space="preserve"> and plan for times when the present will pay off (Adam &amp; Groves, 2007, p.13). Trade began in earnest through merchants, as evidenced by the growth of </w:t>
      </w:r>
      <w:r w:rsidR="00D6189D" w:rsidRPr="00C66272">
        <w:rPr>
          <w:rFonts w:ascii="Brill" w:eastAsia="Brill" w:hAnsi="Brill" w:cs="Brill"/>
        </w:rPr>
        <w:t xml:space="preserve">the </w:t>
      </w:r>
      <w:r w:rsidRPr="00C66272">
        <w:rPr>
          <w:rFonts w:ascii="Brill" w:eastAsia="Brill" w:hAnsi="Brill" w:cs="Brill"/>
        </w:rPr>
        <w:t>East</w:t>
      </w:r>
      <w:r w:rsidR="00D6189D" w:rsidRPr="00C66272">
        <w:rPr>
          <w:rFonts w:ascii="Brill" w:eastAsia="Brill" w:hAnsi="Brill" w:cs="Brill"/>
        </w:rPr>
        <w:t xml:space="preserve"> </w:t>
      </w:r>
      <w:r w:rsidRPr="00C66272">
        <w:rPr>
          <w:rFonts w:ascii="Brill" w:eastAsia="Brill" w:hAnsi="Brill" w:cs="Brill"/>
        </w:rPr>
        <w:t>India Company</w:t>
      </w:r>
      <w:r w:rsidR="009729F7" w:rsidRPr="00C66272">
        <w:rPr>
          <w:rFonts w:ascii="Brill" w:eastAsia="Brill" w:hAnsi="Brill" w:cs="Brill"/>
        </w:rPr>
        <w:t>,</w:t>
      </w:r>
      <w:r w:rsidRPr="00C66272">
        <w:rPr>
          <w:rFonts w:ascii="Brill" w:eastAsia="Brill" w:hAnsi="Brill" w:cs="Brill"/>
        </w:rPr>
        <w:t xml:space="preserve"> for example. “Global merchants in complex calculations about potential profit and loss over long periods, with goods being traded in absentia” became a hallmark of </w:t>
      </w:r>
      <w:r w:rsidR="00C271D6" w:rsidRPr="00C66272">
        <w:rPr>
          <w:rFonts w:ascii="Brill" w:eastAsia="Brill" w:hAnsi="Brill" w:cs="Brill"/>
        </w:rPr>
        <w:t>W</w:t>
      </w:r>
      <w:r w:rsidRPr="00C66272">
        <w:rPr>
          <w:rFonts w:ascii="Brill" w:eastAsia="Brill" w:hAnsi="Brill" w:cs="Brill"/>
        </w:rPr>
        <w:t xml:space="preserve">estern European capitalist enterprise in early modernity (Adam &amp; Groves, 2007, p.13). As statistical analysis and probability theory expanded, the capacity to make money by trading </w:t>
      </w:r>
      <w:r w:rsidRPr="00C66272">
        <w:rPr>
          <w:rFonts w:ascii="Brill" w:eastAsia="Brill" w:hAnsi="Brill" w:cs="Brill"/>
        </w:rPr>
        <w:lastRenderedPageBreak/>
        <w:t>on futures increased and the rise of rational instruments like insurance provided safety nets for calculable losses (Adam &amp; Groves, 2007).</w:t>
      </w:r>
    </w:p>
    <w:p w14:paraId="350778DA" w14:textId="7E32BE45" w:rsidR="00CB3FC9" w:rsidRPr="00C66272" w:rsidRDefault="00C55FA1">
      <w:pPr>
        <w:spacing w:line="360" w:lineRule="auto"/>
        <w:ind w:firstLine="720"/>
        <w:jc w:val="both"/>
        <w:rPr>
          <w:rFonts w:ascii="Brill" w:eastAsia="Brill" w:hAnsi="Brill" w:cs="Brill"/>
          <w:sz w:val="20"/>
          <w:szCs w:val="20"/>
        </w:rPr>
      </w:pPr>
      <w:r w:rsidRPr="00C66272">
        <w:rPr>
          <w:rFonts w:ascii="Brill" w:eastAsia="Brill" w:hAnsi="Brill" w:cs="Brill"/>
        </w:rPr>
        <w:t xml:space="preserve">This transition to a world where futures are traded through economic activity (or risks) relied heavily on rational science to hold things stable or modelled so that effective calculations can take place. Of course, as several scholars have argued in recent decades, the growth of this managed future created unknowable side effects or unintended consequences (Adam &amp; Groves, 2007; </w:t>
      </w:r>
      <w:r w:rsidRPr="0043244E">
        <w:rPr>
          <w:rFonts w:ascii="Brill" w:eastAsia="Brill" w:hAnsi="Brill" w:cs="Brill"/>
        </w:rPr>
        <w:t>Adam, 1995</w:t>
      </w:r>
      <w:r w:rsidRPr="00C66272">
        <w:rPr>
          <w:rFonts w:ascii="Brill" w:eastAsia="Brill" w:hAnsi="Brill" w:cs="Brill"/>
        </w:rPr>
        <w:t xml:space="preserve">; </w:t>
      </w:r>
      <w:r w:rsidRPr="00DD631A">
        <w:rPr>
          <w:rFonts w:ascii="Brill" w:eastAsia="Brill" w:hAnsi="Brill" w:cs="Brill"/>
        </w:rPr>
        <w:t>Beck, 2009</w:t>
      </w:r>
      <w:ins w:id="518" w:author="Autor">
        <w:r w:rsidR="00F84DE8">
          <w:rPr>
            <w:rFonts w:ascii="Brill" w:eastAsia="Brill" w:hAnsi="Brill" w:cs="Brill"/>
          </w:rPr>
          <w:t>;</w:t>
        </w:r>
      </w:ins>
      <w:del w:id="519" w:author="Autor">
        <w:r w:rsidRPr="00C66272" w:rsidDel="00F84DE8">
          <w:rPr>
            <w:rFonts w:ascii="Brill" w:eastAsia="Brill" w:hAnsi="Brill" w:cs="Brill"/>
          </w:rPr>
          <w:delText>,</w:delText>
        </w:r>
      </w:del>
      <w:r w:rsidRPr="00C66272">
        <w:rPr>
          <w:rFonts w:ascii="Brill" w:eastAsia="Brill" w:hAnsi="Brill" w:cs="Brill"/>
        </w:rPr>
        <w:t xml:space="preserve"> </w:t>
      </w:r>
      <w:r w:rsidRPr="00DD631A">
        <w:rPr>
          <w:rFonts w:ascii="Brill" w:eastAsia="Brill" w:hAnsi="Brill" w:cs="Brill"/>
        </w:rPr>
        <w:t>Urry, 2016</w:t>
      </w:r>
      <w:r w:rsidRPr="00C66272">
        <w:rPr>
          <w:rFonts w:ascii="Brill" w:eastAsia="Brill" w:hAnsi="Brill" w:cs="Brill"/>
        </w:rPr>
        <w:t xml:space="preserve">). Capitalism and the securing of futures economically has in part created a wicked problem for us today through climate change (Urry, 2016). However, as </w:t>
      </w:r>
      <w:r w:rsidRPr="00DD631A">
        <w:rPr>
          <w:rFonts w:ascii="Brill" w:eastAsia="Brill" w:hAnsi="Brill" w:cs="Brill"/>
        </w:rPr>
        <w:t>Chakrabart</w:t>
      </w:r>
      <w:ins w:id="520" w:author="Autor">
        <w:r w:rsidR="00F84DE8">
          <w:rPr>
            <w:rFonts w:ascii="Brill" w:eastAsia="Brill" w:hAnsi="Brill" w:cs="Brill"/>
          </w:rPr>
          <w:t>y</w:t>
        </w:r>
      </w:ins>
      <w:r w:rsidRPr="00C66272">
        <w:rPr>
          <w:rFonts w:ascii="Brill" w:eastAsia="Brill" w:hAnsi="Brill" w:cs="Brill"/>
        </w:rPr>
        <w:t xml:space="preserve"> (2009, p.221) argues, this is not simply capitalism’s fault. Our </w:t>
      </w:r>
      <w:r w:rsidR="00B2495E" w:rsidRPr="00C66272">
        <w:rPr>
          <w:rFonts w:ascii="Brill" w:eastAsia="Brill" w:hAnsi="Brill" w:cs="Brill"/>
        </w:rPr>
        <w:t xml:space="preserve">efforts </w:t>
      </w:r>
      <w:r w:rsidRPr="00C66272">
        <w:rPr>
          <w:rFonts w:ascii="Brill" w:eastAsia="Brill" w:hAnsi="Brill" w:cs="Brill"/>
        </w:rPr>
        <w:t>to control the natural world, ensure future security (such as through energy), and improve the conditions of life generally ha</w:t>
      </w:r>
      <w:r w:rsidR="00B2495E" w:rsidRPr="00C66272">
        <w:rPr>
          <w:rFonts w:ascii="Brill" w:eastAsia="Brill" w:hAnsi="Brill" w:cs="Brill"/>
        </w:rPr>
        <w:t>ve</w:t>
      </w:r>
      <w:r w:rsidRPr="00C66272">
        <w:rPr>
          <w:rFonts w:ascii="Brill" w:eastAsia="Brill" w:hAnsi="Brill" w:cs="Brill"/>
        </w:rPr>
        <w:t xml:space="preserve"> led to the development of large-scale problems (Urry, 2016). Urry (2016, p.188) contends that our pasts are replete with complex and interdependent socio-material systems, that “stretch over time-space” and formulate our present today. In our attempts to fix different problems, we have created new ones, climate change being one of the most significant today (Urry, 2016, p.188). </w:t>
      </w:r>
    </w:p>
    <w:p w14:paraId="350778DB" w14:textId="035696B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mentality that conceives of the future as something empty and ready to be conquered for the purposes of economic or social gain is described by Adam and Groves (2007) as promethean power</w:t>
      </w:r>
      <w:ins w:id="521" w:author="Autor">
        <w:r w:rsidR="00F84DE8">
          <w:rPr>
            <w:rFonts w:ascii="Brill" w:eastAsia="Brill" w:hAnsi="Brill" w:cs="Brill"/>
          </w:rPr>
          <w:t>.</w:t>
        </w:r>
      </w:ins>
      <w:r w:rsidRPr="00C66272">
        <w:rPr>
          <w:rFonts w:ascii="Brill" w:eastAsia="Brill" w:hAnsi="Brill" w:cs="Brill"/>
          <w:vertAlign w:val="superscript"/>
        </w:rPr>
        <w:footnoteReference w:id="4"/>
      </w:r>
      <w:del w:id="526" w:author="Autor">
        <w:r w:rsidRPr="00C66272" w:rsidDel="00F84DE8">
          <w:rPr>
            <w:rFonts w:ascii="Brill" w:eastAsia="Brill" w:hAnsi="Brill" w:cs="Brill"/>
          </w:rPr>
          <w:delText>.</w:delText>
        </w:r>
      </w:del>
      <w:r w:rsidRPr="00C66272">
        <w:rPr>
          <w:rFonts w:ascii="Brill" w:eastAsia="Brill" w:hAnsi="Brill" w:cs="Brill"/>
        </w:rPr>
        <w:t xml:space="preserve"> In short, this is “evident in contemporary knowledge practices in science, technology, politics and economics” wh</w:t>
      </w:r>
      <w:r w:rsidR="00087BD2" w:rsidRPr="00C66272">
        <w:rPr>
          <w:rFonts w:ascii="Brill" w:eastAsia="Brill" w:hAnsi="Brill" w:cs="Brill"/>
        </w:rPr>
        <w:t>ich</w:t>
      </w:r>
      <w:r w:rsidRPr="00C66272">
        <w:rPr>
          <w:rFonts w:ascii="Brill" w:eastAsia="Brill" w:hAnsi="Brill" w:cs="Brill"/>
        </w:rPr>
        <w:t xml:space="preserve"> “construct and produce futures without being able to know and take responsibility for the consequences” (Adam &amp; Groves, 2007, p.201). In other words, one’s choices in the past that transform futures are devoid of responsibility because one cannot be held responsible for knowledge of things yet to pass. The “institutional sphere of responsibility’ is often shifted away from the originators of the </w:t>
      </w:r>
      <w:proofErr w:type="spellStart"/>
      <w:r w:rsidRPr="00C66272">
        <w:rPr>
          <w:rFonts w:ascii="Brill" w:eastAsia="Brill" w:hAnsi="Brill" w:cs="Brill"/>
        </w:rPr>
        <w:t>timeprint</w:t>
      </w:r>
      <w:proofErr w:type="spellEnd"/>
      <w:r w:rsidRPr="00C66272">
        <w:rPr>
          <w:rFonts w:ascii="Brill" w:eastAsia="Brill" w:hAnsi="Brill" w:cs="Brill"/>
        </w:rPr>
        <w:t xml:space="preserve"> (who are in the past), and onto mostly “successor generations” or in the case of sea-level rise, onto under-developed nations (Adam &amp; Groves, 2007, p.203). </w:t>
      </w:r>
    </w:p>
    <w:p w14:paraId="350778DC" w14:textId="789C625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It is important to recogni</w:t>
      </w:r>
      <w:ins w:id="527" w:author="Autor">
        <w:r w:rsidR="002C79C1">
          <w:rPr>
            <w:rFonts w:ascii="Brill" w:eastAsia="Brill" w:hAnsi="Brill" w:cs="Brill"/>
          </w:rPr>
          <w:t>z</w:t>
        </w:r>
      </w:ins>
      <w:del w:id="528" w:author="Autor">
        <w:r w:rsidRPr="00C66272" w:rsidDel="002C79C1">
          <w:rPr>
            <w:rFonts w:ascii="Brill" w:eastAsia="Brill" w:hAnsi="Brill" w:cs="Brill"/>
          </w:rPr>
          <w:delText>s</w:delText>
        </w:r>
      </w:del>
      <w:r w:rsidRPr="00C66272">
        <w:rPr>
          <w:rFonts w:ascii="Brill" w:eastAsia="Brill" w:hAnsi="Brill" w:cs="Brill"/>
        </w:rPr>
        <w:t xml:space="preserve">e that this time-space imprint is part of our everyday lives. To understand our present conditions, we need to interpret past “social ideals, rationalities, values, morals, and desires” and how this reaches through time and space imprinting itself </w:t>
      </w:r>
      <w:r w:rsidRPr="00C66272">
        <w:rPr>
          <w:rFonts w:ascii="Brill" w:eastAsia="Brill" w:hAnsi="Brill" w:cs="Brill"/>
        </w:rPr>
        <w:lastRenderedPageBreak/>
        <w:t>onto our present (</w:t>
      </w:r>
      <w:proofErr w:type="spellStart"/>
      <w:r w:rsidRPr="00C66272">
        <w:rPr>
          <w:rFonts w:ascii="Brill" w:eastAsia="Brill" w:hAnsi="Brill" w:cs="Brill"/>
        </w:rPr>
        <w:t>Osbaldiston</w:t>
      </w:r>
      <w:proofErr w:type="spellEnd"/>
      <w:r w:rsidRPr="00C66272">
        <w:rPr>
          <w:rFonts w:ascii="Brill" w:eastAsia="Brill" w:hAnsi="Brill" w:cs="Brill"/>
        </w:rPr>
        <w:t>, 2018, p.227-228). Our institutions, infrastructures, places, spaces, and relations to our natural worlds are the result of generations of decisions, constructing powerful systems and networks, which have cascaded down through history into our present day (Urry, 2016, p.72).</w:t>
      </w:r>
    </w:p>
    <w:p w14:paraId="350778DD" w14:textId="77104395"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These present-day conditions were not considered by our forebears, nor were they predictable. The framing of the future as something that can be calculated and known relies on knowledge of things as they are (held constant) and not of things that are unknown. Promethean power means taking away obligation to the future. Adam and Groves (2007, p.81) write,</w:t>
      </w:r>
    </w:p>
    <w:p w14:paraId="350778DE" w14:textId="77777777" w:rsidR="00CB3FC9" w:rsidRPr="00C66272" w:rsidRDefault="00C55FA1">
      <w:pPr>
        <w:ind w:left="567" w:right="662"/>
        <w:rPr>
          <w:rFonts w:ascii="Brill" w:eastAsia="Brill" w:hAnsi="Brill" w:cs="Brill"/>
          <w:sz w:val="20"/>
          <w:szCs w:val="20"/>
        </w:rPr>
      </w:pPr>
      <w:r w:rsidRPr="00C66272">
        <w:rPr>
          <w:rFonts w:ascii="Brill" w:eastAsia="Brill" w:hAnsi="Brill" w:cs="Brill"/>
          <w:sz w:val="20"/>
          <w:szCs w:val="20"/>
        </w:rPr>
        <w:t>[T]his perspective concentrates attention on the present at the expense of history and futurity, with the effect that we are no longer able to grasp our products with reference to their social origin and socio-environmental destiny. Power becomes promethean in the sense that the power to act and transform is not matched by a capacity to know and be mindful of interconnections, implications, and potential effects.</w:t>
      </w:r>
    </w:p>
    <w:p w14:paraId="350778DF" w14:textId="77777777" w:rsidR="00CB3FC9" w:rsidRPr="00C66272" w:rsidRDefault="00CB3FC9">
      <w:pPr>
        <w:ind w:left="567" w:right="662"/>
        <w:rPr>
          <w:rFonts w:ascii="Brill" w:eastAsia="Brill" w:hAnsi="Brill" w:cs="Brill"/>
          <w:sz w:val="20"/>
          <w:szCs w:val="20"/>
        </w:rPr>
      </w:pPr>
    </w:p>
    <w:p w14:paraId="350778E0" w14:textId="2F0E2C49"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Th</w:t>
      </w:r>
      <w:ins w:id="529" w:author="Autor">
        <w:r w:rsidR="00EA0541">
          <w:rPr>
            <w:rFonts w:ascii="Brill" w:eastAsia="Brill" w:hAnsi="Brill" w:cs="Brill"/>
          </w:rPr>
          <w:t>is</w:t>
        </w:r>
      </w:ins>
      <w:del w:id="530" w:author="Autor">
        <w:r w:rsidRPr="00C66272" w:rsidDel="00EA0541">
          <w:rPr>
            <w:rFonts w:ascii="Brill" w:eastAsia="Brill" w:hAnsi="Brill" w:cs="Brill"/>
          </w:rPr>
          <w:delText>e</w:delText>
        </w:r>
      </w:del>
      <w:r w:rsidRPr="00C66272">
        <w:rPr>
          <w:rFonts w:ascii="Brill" w:eastAsia="Brill" w:hAnsi="Brill" w:cs="Brill"/>
        </w:rPr>
        <w:t xml:space="preserve"> creates an inability to be able to predict potential side effects, and therefore an inability to think about the implications</w:t>
      </w:r>
      <w:ins w:id="531" w:author="Autor">
        <w:r w:rsidR="00EA0541">
          <w:rPr>
            <w:rFonts w:ascii="Brill" w:eastAsia="Brill" w:hAnsi="Brill" w:cs="Brill"/>
          </w:rPr>
          <w:t xml:space="preserve"> of our choices</w:t>
        </w:r>
      </w:ins>
      <w:r w:rsidRPr="00C66272">
        <w:rPr>
          <w:rFonts w:ascii="Brill" w:eastAsia="Brill" w:hAnsi="Brill" w:cs="Brill"/>
        </w:rPr>
        <w:t xml:space="preserve"> for future generations </w:t>
      </w:r>
      <w:del w:id="532" w:author="Autor">
        <w:r w:rsidRPr="00C66272" w:rsidDel="00EA0541">
          <w:rPr>
            <w:rFonts w:ascii="Brill" w:eastAsia="Brill" w:hAnsi="Brill" w:cs="Brill"/>
          </w:rPr>
          <w:delText xml:space="preserve">of our choices </w:delText>
        </w:r>
      </w:del>
      <w:r w:rsidRPr="00C66272">
        <w:rPr>
          <w:rFonts w:ascii="Brill" w:eastAsia="Brill" w:hAnsi="Brill" w:cs="Brill"/>
        </w:rPr>
        <w:t xml:space="preserve">(Urry, 2016). </w:t>
      </w:r>
      <w:ins w:id="533" w:author="Autor">
        <w:r w:rsidR="00EB0BBF">
          <w:rPr>
            <w:rFonts w:ascii="Brill" w:eastAsia="Brill" w:hAnsi="Brill" w:cs="Brill"/>
          </w:rPr>
          <w:t>Doing so involves t</w:t>
        </w:r>
      </w:ins>
      <w:del w:id="534" w:author="Autor">
        <w:r w:rsidRPr="00C66272" w:rsidDel="00EB0BBF">
          <w:rPr>
            <w:rFonts w:ascii="Brill" w:eastAsia="Brill" w:hAnsi="Brill" w:cs="Brill"/>
          </w:rPr>
          <w:delText>T</w:delText>
        </w:r>
      </w:del>
      <w:r w:rsidRPr="00C66272">
        <w:rPr>
          <w:rFonts w:ascii="Brill" w:eastAsia="Brill" w:hAnsi="Brill" w:cs="Brill"/>
        </w:rPr>
        <w:t>hinking through problems and arriving at solutions meant especially for our forebears,</w:t>
      </w:r>
      <w:r w:rsidR="004A5860">
        <w:rPr>
          <w:rFonts w:ascii="Brill" w:eastAsia="Brill" w:hAnsi="Brill" w:cs="Brill"/>
        </w:rPr>
        <w:t xml:space="preserve"> </w:t>
      </w:r>
      <w:r w:rsidRPr="00C66272">
        <w:rPr>
          <w:rFonts w:ascii="Brill" w:eastAsia="Brill" w:hAnsi="Brill" w:cs="Brill"/>
        </w:rPr>
        <w:t>fixing data and knowledge</w:t>
      </w:r>
      <w:ins w:id="535" w:author="Autor">
        <w:r w:rsidR="00EB0BBF">
          <w:rPr>
            <w:rFonts w:ascii="Brill" w:eastAsia="Brill" w:hAnsi="Brill" w:cs="Brill"/>
          </w:rPr>
          <w:t>,</w:t>
        </w:r>
      </w:ins>
      <w:r w:rsidR="00391FD8" w:rsidRPr="00C66272">
        <w:rPr>
          <w:rFonts w:ascii="Brill" w:eastAsia="Brill" w:hAnsi="Brill" w:cs="Brill"/>
        </w:rPr>
        <w:t xml:space="preserve"> </w:t>
      </w:r>
      <w:r w:rsidRPr="00C66272">
        <w:rPr>
          <w:rFonts w:ascii="Brill" w:eastAsia="Brill" w:hAnsi="Brill" w:cs="Brill"/>
        </w:rPr>
        <w:t>and then predicting outcomes accordingly. However, as others like Beck (1992) show us, these</w:t>
      </w:r>
      <w:ins w:id="536" w:author="Autor">
        <w:r w:rsidR="00EB0BBF">
          <w:rPr>
            <w:rFonts w:ascii="Brill" w:eastAsia="Brill" w:hAnsi="Brill" w:cs="Brill"/>
          </w:rPr>
          <w:t xml:space="preserve"> processes</w:t>
        </w:r>
      </w:ins>
      <w:r w:rsidRPr="00C66272">
        <w:rPr>
          <w:rFonts w:ascii="Brill" w:eastAsia="Brill" w:hAnsi="Brill" w:cs="Brill"/>
        </w:rPr>
        <w:t xml:space="preserve"> can never account for unknown systems or unpredictable data.</w:t>
      </w:r>
    </w:p>
    <w:p w14:paraId="350778E1" w14:textId="3F875467"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In contemporary times we still trade on futures. This is perhaps no more evident than in the modern port</w:t>
      </w:r>
      <w:r w:rsidR="00391FD8" w:rsidRPr="00C66272">
        <w:rPr>
          <w:rFonts w:ascii="Brill" w:eastAsia="Brill" w:hAnsi="Brill" w:cs="Brill"/>
        </w:rPr>
        <w:t xml:space="preserve"> </w:t>
      </w:r>
      <w:r w:rsidRPr="00C66272">
        <w:rPr>
          <w:rFonts w:ascii="Brill" w:eastAsia="Brill" w:hAnsi="Brill" w:cs="Brill"/>
        </w:rPr>
        <w:t>city where the hustle and bustle of economic life is underpinned by futures via the movement of goods, services, and people. Yet, climate change challenges this</w:t>
      </w:r>
      <w:ins w:id="537" w:author="Autor">
        <w:r w:rsidR="00EB0BBF">
          <w:rPr>
            <w:rFonts w:ascii="Brill" w:eastAsia="Brill" w:hAnsi="Brill" w:cs="Brill"/>
          </w:rPr>
          <w:t xml:space="preserve"> hustle and bustle</w:t>
        </w:r>
      </w:ins>
      <w:r w:rsidRPr="00C66272">
        <w:rPr>
          <w:rFonts w:ascii="Brill" w:eastAsia="Brill" w:hAnsi="Brill" w:cs="Brill"/>
        </w:rPr>
        <w:t>, requiring a rethinking of choices in the present through an obligation to those of unborn generations. Adam and Groves (2007, p.237) write, “as owners of the future we also carry the sole responsibility for the outcomes of our future-creating actions.” From this perspective, our actions, which will shape the choices of future peoples, make</w:t>
      </w:r>
      <w:del w:id="538" w:author="Autor">
        <w:r w:rsidRPr="00C66272" w:rsidDel="00EB0BBF">
          <w:rPr>
            <w:rFonts w:ascii="Brill" w:eastAsia="Brill" w:hAnsi="Brill" w:cs="Brill"/>
          </w:rPr>
          <w:delText>s</w:delText>
        </w:r>
      </w:del>
      <w:r w:rsidRPr="00C66272">
        <w:rPr>
          <w:rFonts w:ascii="Brill" w:eastAsia="Brill" w:hAnsi="Brill" w:cs="Brill"/>
        </w:rPr>
        <w:t xml:space="preserve"> us “inescapably responsibly for that which we cannot know” (Adam and Groves, 2007, p.237). Unfortunately, the ability to construct an ethics of responsibility for things that we do not know is almost impossible institutionally. </w:t>
      </w:r>
      <w:r w:rsidR="00315F74" w:rsidRPr="00C66272">
        <w:rPr>
          <w:rFonts w:ascii="Brill" w:eastAsia="Brill" w:hAnsi="Brill" w:cs="Brill"/>
        </w:rPr>
        <w:t>Port cities</w:t>
      </w:r>
      <w:r w:rsidRPr="00C66272">
        <w:rPr>
          <w:rFonts w:ascii="Brill" w:eastAsia="Brill" w:hAnsi="Brill" w:cs="Brill"/>
        </w:rPr>
        <w:t xml:space="preserve"> are locked in an economic system that depends on its certainty. We literally trade in these places on future economic pay</w:t>
      </w:r>
      <w:del w:id="539" w:author="Autor">
        <w:r w:rsidRPr="00C66272" w:rsidDel="00EB0BBF">
          <w:rPr>
            <w:rFonts w:ascii="Brill" w:eastAsia="Brill" w:hAnsi="Brill" w:cs="Brill"/>
          </w:rPr>
          <w:delText xml:space="preserve"> </w:delText>
        </w:r>
      </w:del>
      <w:r w:rsidRPr="00C66272">
        <w:rPr>
          <w:rFonts w:ascii="Brill" w:eastAsia="Brill" w:hAnsi="Brill" w:cs="Brill"/>
        </w:rPr>
        <w:t>off, by holding the port</w:t>
      </w:r>
      <w:r w:rsidR="004E4B38" w:rsidRPr="00C66272">
        <w:rPr>
          <w:rFonts w:ascii="Brill" w:eastAsia="Brill" w:hAnsi="Brill" w:cs="Brill"/>
        </w:rPr>
        <w:t xml:space="preserve"> </w:t>
      </w:r>
      <w:r w:rsidRPr="00C66272">
        <w:rPr>
          <w:rFonts w:ascii="Brill" w:eastAsia="Brill" w:hAnsi="Brill" w:cs="Brill"/>
        </w:rPr>
        <w:t xml:space="preserve">city as predictable and reliable. However, climate change and in particular sea-level rise and </w:t>
      </w:r>
      <w:r w:rsidRPr="00C66272">
        <w:rPr>
          <w:rFonts w:ascii="Brill" w:eastAsia="Brill" w:hAnsi="Brill" w:cs="Brill"/>
        </w:rPr>
        <w:lastRenderedPageBreak/>
        <w:t xml:space="preserve">the associated risks </w:t>
      </w:r>
      <w:r w:rsidR="004E4B38" w:rsidRPr="00C66272">
        <w:rPr>
          <w:rFonts w:ascii="Brill" w:eastAsia="Brill" w:hAnsi="Brill" w:cs="Brill"/>
        </w:rPr>
        <w:t>related to</w:t>
      </w:r>
      <w:r w:rsidRPr="00C66272">
        <w:rPr>
          <w:rFonts w:ascii="Brill" w:eastAsia="Brill" w:hAnsi="Brill" w:cs="Brill"/>
        </w:rPr>
        <w:t xml:space="preserve"> it create a future that is r</w:t>
      </w:r>
      <w:r w:rsidR="00A72730" w:rsidRPr="00C66272">
        <w:rPr>
          <w:rFonts w:ascii="Brill" w:eastAsia="Brill" w:hAnsi="Brill" w:cs="Brill"/>
        </w:rPr>
        <w:t xml:space="preserve">elatively </w:t>
      </w:r>
      <w:r w:rsidRPr="00C66272">
        <w:rPr>
          <w:rFonts w:ascii="Brill" w:eastAsia="Brill" w:hAnsi="Brill" w:cs="Brill"/>
        </w:rPr>
        <w:t>unpredictable</w:t>
      </w:r>
      <w:ins w:id="540" w:author="Autor">
        <w:r w:rsidR="00EB0BBF">
          <w:rPr>
            <w:rFonts w:ascii="Brill" w:eastAsia="Brill" w:hAnsi="Brill" w:cs="Brill"/>
          </w:rPr>
          <w:t>;</w:t>
        </w:r>
      </w:ins>
      <w:del w:id="541" w:author="Autor">
        <w:r w:rsidRPr="00C66272" w:rsidDel="00EB0BBF">
          <w:rPr>
            <w:rFonts w:ascii="Brill" w:eastAsia="Brill" w:hAnsi="Brill" w:cs="Brill"/>
          </w:rPr>
          <w:delText xml:space="preserve"> and</w:delText>
        </w:r>
      </w:del>
      <w:r w:rsidRPr="00C66272">
        <w:rPr>
          <w:rFonts w:ascii="Brill" w:eastAsia="Brill" w:hAnsi="Brill" w:cs="Brill"/>
        </w:rPr>
        <w:t xml:space="preserve"> planning to maintain the status quo is difficult (</w:t>
      </w:r>
      <w:r w:rsidRPr="0043244E">
        <w:rPr>
          <w:rFonts w:ascii="Brill" w:eastAsia="Brill" w:hAnsi="Brill" w:cs="Brill"/>
        </w:rPr>
        <w:t xml:space="preserve">Christodoulou, </w:t>
      </w:r>
      <w:commentRangeStart w:id="542"/>
      <w:commentRangeStart w:id="543"/>
      <w:r w:rsidRPr="0043244E">
        <w:rPr>
          <w:rFonts w:ascii="Brill" w:eastAsia="Brill" w:hAnsi="Brill" w:cs="Brill"/>
        </w:rPr>
        <w:t>Panayotis</w:t>
      </w:r>
      <w:commentRangeEnd w:id="542"/>
      <w:r w:rsidR="0065616D" w:rsidRPr="0043244E">
        <w:rPr>
          <w:rStyle w:val="Odwoaniedokomentarza"/>
          <w:lang w:val="en-AU"/>
        </w:rPr>
        <w:commentReference w:id="542"/>
      </w:r>
      <w:commentRangeEnd w:id="543"/>
      <w:r w:rsidR="006D3D71">
        <w:rPr>
          <w:rStyle w:val="Odwoaniedokomentarza"/>
          <w:lang w:val="en-AU"/>
        </w:rPr>
        <w:commentReference w:id="543"/>
      </w:r>
      <w:r w:rsidRPr="0043244E">
        <w:rPr>
          <w:rFonts w:ascii="Brill" w:eastAsia="Brill" w:hAnsi="Brill" w:cs="Brill"/>
        </w:rPr>
        <w:t xml:space="preserve"> and Demirel, 2019</w:t>
      </w:r>
      <w:r w:rsidRPr="00C66272">
        <w:rPr>
          <w:rFonts w:ascii="Brill" w:eastAsia="Brill" w:hAnsi="Brill" w:cs="Brill"/>
        </w:rPr>
        <w:t xml:space="preserve">). </w:t>
      </w:r>
    </w:p>
    <w:p w14:paraId="350778E2" w14:textId="77777777" w:rsidR="00CB3FC9" w:rsidRPr="00C66272" w:rsidRDefault="00CB3FC9">
      <w:pPr>
        <w:spacing w:line="360" w:lineRule="auto"/>
        <w:rPr>
          <w:rFonts w:ascii="Brill" w:eastAsia="Brill" w:hAnsi="Brill" w:cs="Brill"/>
          <w:b/>
        </w:rPr>
      </w:pPr>
    </w:p>
    <w:p w14:paraId="350778E3" w14:textId="4080684C" w:rsidR="00CB3FC9" w:rsidRPr="00C66272" w:rsidRDefault="005364E9">
      <w:pPr>
        <w:spacing w:line="360" w:lineRule="auto"/>
        <w:rPr>
          <w:rFonts w:ascii="Brill" w:eastAsia="Brill" w:hAnsi="Brill" w:cs="Brill"/>
          <w:b/>
        </w:rPr>
      </w:pPr>
      <w:r w:rsidRPr="00C66272">
        <w:rPr>
          <w:rFonts w:ascii="Brill" w:eastAsia="Brill" w:hAnsi="Brill" w:cs="Brill"/>
          <w:b/>
        </w:rPr>
        <w:t xml:space="preserve">Port </w:t>
      </w:r>
      <w:ins w:id="544" w:author="Autor">
        <w:r w:rsidR="00EB0BBF">
          <w:rPr>
            <w:rFonts w:ascii="Brill" w:eastAsia="Brill" w:hAnsi="Brill" w:cs="Brill"/>
            <w:b/>
          </w:rPr>
          <w:t>C</w:t>
        </w:r>
      </w:ins>
      <w:del w:id="545" w:author="Autor">
        <w:r w:rsidRPr="00C66272" w:rsidDel="00EB0BBF">
          <w:rPr>
            <w:rFonts w:ascii="Brill" w:eastAsia="Brill" w:hAnsi="Brill" w:cs="Brill"/>
            <w:b/>
          </w:rPr>
          <w:delText>c</w:delText>
        </w:r>
      </w:del>
      <w:r w:rsidRPr="00C66272">
        <w:rPr>
          <w:rFonts w:ascii="Brill" w:eastAsia="Brill" w:hAnsi="Brill" w:cs="Brill"/>
          <w:b/>
        </w:rPr>
        <w:t>ities</w:t>
      </w:r>
      <w:r w:rsidR="00C55FA1" w:rsidRPr="00C66272">
        <w:rPr>
          <w:rFonts w:ascii="Brill" w:eastAsia="Brill" w:hAnsi="Brill" w:cs="Brill"/>
          <w:b/>
        </w:rPr>
        <w:t>, Promethean Power, and Climate Change Adaptation</w:t>
      </w:r>
    </w:p>
    <w:p w14:paraId="350778E4" w14:textId="4889C137" w:rsidR="00CB3FC9" w:rsidRPr="00C66272" w:rsidRDefault="00C55FA1">
      <w:pPr>
        <w:spacing w:line="360" w:lineRule="auto"/>
        <w:ind w:firstLine="567"/>
        <w:rPr>
          <w:rFonts w:ascii="Brill" w:eastAsia="Brill" w:hAnsi="Brill" w:cs="Brill"/>
        </w:rPr>
      </w:pPr>
      <w:r w:rsidRPr="00C66272">
        <w:rPr>
          <w:rFonts w:ascii="Brill" w:eastAsia="Brill" w:hAnsi="Brill" w:cs="Brill"/>
        </w:rPr>
        <w:t xml:space="preserve">The preceding discussion may seem slightly odd when examining </w:t>
      </w:r>
      <w:r w:rsidR="005364E9" w:rsidRPr="00C66272">
        <w:rPr>
          <w:rFonts w:ascii="Brill" w:eastAsia="Brill" w:hAnsi="Brill" w:cs="Brill"/>
        </w:rPr>
        <w:t>port cities</w:t>
      </w:r>
      <w:r w:rsidRPr="00C66272">
        <w:rPr>
          <w:rFonts w:ascii="Brill" w:eastAsia="Brill" w:hAnsi="Brill" w:cs="Brill"/>
        </w:rPr>
        <w:t>. However, the</w:t>
      </w:r>
      <w:ins w:id="546" w:author="Autor">
        <w:r w:rsidR="00EB0BBF">
          <w:rPr>
            <w:rFonts w:ascii="Brill" w:eastAsia="Brill" w:hAnsi="Brill" w:cs="Brill"/>
          </w:rPr>
          <w:t>y</w:t>
        </w:r>
      </w:ins>
      <w:del w:id="547" w:author="Autor">
        <w:r w:rsidRPr="00C66272" w:rsidDel="00EB0BBF">
          <w:rPr>
            <w:rFonts w:ascii="Brill" w:eastAsia="Brill" w:hAnsi="Brill" w:cs="Brill"/>
          </w:rPr>
          <w:delText>se</w:delText>
        </w:r>
      </w:del>
      <w:r w:rsidRPr="00C66272">
        <w:rPr>
          <w:rFonts w:ascii="Brill" w:eastAsia="Brill" w:hAnsi="Brill" w:cs="Brill"/>
        </w:rPr>
        <w:t xml:space="preserve"> are examples of promethean power </w:t>
      </w:r>
      <w:r w:rsidRPr="004A5860">
        <w:rPr>
          <w:rFonts w:ascii="Brill" w:hAnsi="Brill"/>
        </w:rPr>
        <w:t>par excellence</w:t>
      </w:r>
      <w:r w:rsidRPr="00C66272">
        <w:rPr>
          <w:rFonts w:ascii="Brill" w:eastAsia="Brill" w:hAnsi="Brill" w:cs="Brill"/>
        </w:rPr>
        <w:t>. Ports themselves, represent a desire to trade on futures. Nation-states in 17</w:t>
      </w:r>
      <w:r w:rsidRPr="00C66272">
        <w:rPr>
          <w:rFonts w:ascii="Brill" w:eastAsia="Brill" w:hAnsi="Brill" w:cs="Brill"/>
          <w:vertAlign w:val="superscript"/>
        </w:rPr>
        <w:t>th</w:t>
      </w:r>
      <w:r w:rsidRPr="00C66272">
        <w:rPr>
          <w:rFonts w:ascii="Brill" w:eastAsia="Brill" w:hAnsi="Brill" w:cs="Brill"/>
        </w:rPr>
        <w:t xml:space="preserve"> </w:t>
      </w:r>
      <w:r w:rsidR="00A72730" w:rsidRPr="00C66272">
        <w:rPr>
          <w:rFonts w:ascii="Brill" w:eastAsia="Brill" w:hAnsi="Brill" w:cs="Brill"/>
        </w:rPr>
        <w:t>c</w:t>
      </w:r>
      <w:r w:rsidRPr="00C66272">
        <w:rPr>
          <w:rFonts w:ascii="Brill" w:eastAsia="Brill" w:hAnsi="Brill" w:cs="Brill"/>
        </w:rPr>
        <w:t xml:space="preserve">entury Europe looked to the seas </w:t>
      </w:r>
      <w:r w:rsidR="00F82F41" w:rsidRPr="00C66272">
        <w:rPr>
          <w:rFonts w:ascii="Brill" w:eastAsia="Brill" w:hAnsi="Brill" w:cs="Brill"/>
        </w:rPr>
        <w:t>through</w:t>
      </w:r>
      <w:r w:rsidRPr="00C66272">
        <w:rPr>
          <w:rFonts w:ascii="Brill" w:eastAsia="Brill" w:hAnsi="Brill" w:cs="Brill"/>
        </w:rPr>
        <w:t xml:space="preserve"> new forms of economic activity that relied on futures traded. Adam and Groves (2007, p.10) write,</w:t>
      </w:r>
    </w:p>
    <w:p w14:paraId="350778E5" w14:textId="77777777" w:rsidR="00CB3FC9" w:rsidRPr="00C66272" w:rsidRDefault="00C55FA1">
      <w:pPr>
        <w:ind w:left="567" w:right="521"/>
        <w:rPr>
          <w:rFonts w:ascii="Brill" w:eastAsia="Brill" w:hAnsi="Brill" w:cs="Brill"/>
          <w:sz w:val="20"/>
          <w:szCs w:val="20"/>
        </w:rPr>
      </w:pPr>
      <w:r w:rsidRPr="00C66272">
        <w:rPr>
          <w:rFonts w:ascii="Brill" w:eastAsia="Brill" w:hAnsi="Brill" w:cs="Brill"/>
          <w:sz w:val="20"/>
          <w:szCs w:val="20"/>
        </w:rPr>
        <w:t>The trade in futures buys and sells futures for the benefit of the present, that is, for profit in here and now. It trades not just in goods but the promise of goods. This was of particular importance to international trade by sea given that trade ships might be away for as long as three years at a time. It involved merchants in complex calculations about potential profit and loss over long periods, with goods being traded in absentia.</w:t>
      </w:r>
    </w:p>
    <w:p w14:paraId="350778E6" w14:textId="77777777" w:rsidR="00CB3FC9" w:rsidRPr="00C66272" w:rsidRDefault="00CB3FC9">
      <w:pPr>
        <w:ind w:left="567" w:right="521"/>
        <w:rPr>
          <w:rFonts w:ascii="Brill" w:eastAsia="Brill" w:hAnsi="Brill" w:cs="Brill"/>
          <w:sz w:val="20"/>
          <w:szCs w:val="20"/>
        </w:rPr>
      </w:pPr>
    </w:p>
    <w:p w14:paraId="350778E7"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Ports were and are vital to the ability to trade these futures to capture profit in the present. They are now hubs of rational economic activity, calculable and instrumental to the nation-state. </w:t>
      </w:r>
    </w:p>
    <w:p w14:paraId="350778E8" w14:textId="0BF5EB21"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Ports represent a past generations’ desire for wealth – and the trading of futures via shipping. Over time, what Weber (1915[1970]) described as an instrumental rationality </w:t>
      </w:r>
      <w:r w:rsidR="00D36BC0" w:rsidRPr="00C66272">
        <w:rPr>
          <w:rFonts w:ascii="Brill" w:eastAsia="Brill" w:hAnsi="Brill" w:cs="Brill"/>
        </w:rPr>
        <w:t xml:space="preserve">became </w:t>
      </w:r>
      <w:r w:rsidRPr="00C66272">
        <w:rPr>
          <w:rFonts w:ascii="Brill" w:eastAsia="Brill" w:hAnsi="Brill" w:cs="Brill"/>
        </w:rPr>
        <w:t>embedded in ports not just organi</w:t>
      </w:r>
      <w:ins w:id="548" w:author="Autor">
        <w:r w:rsidR="00BC643C">
          <w:rPr>
            <w:rFonts w:ascii="Brill" w:eastAsia="Brill" w:hAnsi="Brill" w:cs="Brill"/>
          </w:rPr>
          <w:t>z</w:t>
        </w:r>
      </w:ins>
      <w:del w:id="549" w:author="Autor">
        <w:r w:rsidRPr="00C66272" w:rsidDel="00BC643C">
          <w:rPr>
            <w:rFonts w:ascii="Brill" w:eastAsia="Brill" w:hAnsi="Brill" w:cs="Brill"/>
          </w:rPr>
          <w:delText>s</w:delText>
        </w:r>
      </w:del>
      <w:r w:rsidRPr="00C66272">
        <w:rPr>
          <w:rFonts w:ascii="Brill" w:eastAsia="Brill" w:hAnsi="Brill" w:cs="Brill"/>
        </w:rPr>
        <w:t xml:space="preserve">ationally, but also in the materiality of the port and surrounding natural environments. This instrumental rationality, or trading based on maintaining a calculative certainty over the future, is what we could describe as the </w:t>
      </w:r>
      <w:r w:rsidRPr="00C66272">
        <w:rPr>
          <w:rFonts w:ascii="Brill" w:eastAsia="Brill" w:hAnsi="Brill" w:cs="Brill"/>
          <w:i/>
        </w:rPr>
        <w:t>path dependency</w:t>
      </w:r>
      <w:r w:rsidRPr="00C66272">
        <w:rPr>
          <w:rFonts w:ascii="Brill" w:eastAsia="Brill" w:hAnsi="Brill" w:cs="Brill"/>
        </w:rPr>
        <w:t xml:space="preserve"> of </w:t>
      </w:r>
      <w:r w:rsidR="005364E9" w:rsidRPr="00C66272">
        <w:rPr>
          <w:rFonts w:ascii="Brill" w:eastAsia="Brill" w:hAnsi="Brill" w:cs="Brill"/>
        </w:rPr>
        <w:t>port cities</w:t>
      </w:r>
      <w:r w:rsidRPr="00C66272">
        <w:rPr>
          <w:rFonts w:ascii="Brill" w:eastAsia="Brill" w:hAnsi="Brill" w:cs="Brill"/>
        </w:rPr>
        <w:t>/regions. Described largely in terms of government, policy</w:t>
      </w:r>
      <w:r w:rsidR="008534CF" w:rsidRPr="00C66272">
        <w:rPr>
          <w:rFonts w:ascii="Brill" w:eastAsia="Brill" w:hAnsi="Brill" w:cs="Brill"/>
        </w:rPr>
        <w:t>,</w:t>
      </w:r>
      <w:r w:rsidRPr="00C66272">
        <w:rPr>
          <w:rFonts w:ascii="Brill" w:eastAsia="Brill" w:hAnsi="Brill" w:cs="Brill"/>
        </w:rPr>
        <w:t xml:space="preserve"> and bureaucratic decision-making, path dependency “characterizes specifically those historical sequences in which contingent events set into motion institutional patterns or event chains that have deterministic properties” (</w:t>
      </w:r>
      <w:r w:rsidRPr="0043244E">
        <w:rPr>
          <w:rFonts w:ascii="Brill" w:eastAsia="Brill" w:hAnsi="Brill" w:cs="Brill"/>
        </w:rPr>
        <w:t>Mahoney, 2000</w:t>
      </w:r>
      <w:r w:rsidRPr="00C66272">
        <w:rPr>
          <w:rFonts w:ascii="Brill" w:eastAsia="Brill" w:hAnsi="Brill" w:cs="Brill"/>
        </w:rPr>
        <w:t xml:space="preserve">, p.507). Once these patterns or events are set into motion, they are difficult to break down or reverse due to their “self-reinforcing properties” (Mahoney, 2000, p.512). </w:t>
      </w:r>
    </w:p>
    <w:p w14:paraId="350778E9" w14:textId="1E2FB80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case of ports, </w:t>
      </w:r>
      <w:ins w:id="550" w:author="Autor">
        <w:r w:rsidR="00EB0BBF">
          <w:rPr>
            <w:rFonts w:ascii="Brill" w:eastAsia="Brill" w:hAnsi="Brill" w:cs="Brill"/>
          </w:rPr>
          <w:t>among</w:t>
        </w:r>
      </w:ins>
      <w:del w:id="551" w:author="Autor">
        <w:r w:rsidRPr="00C66272" w:rsidDel="00EB0BBF">
          <w:rPr>
            <w:rFonts w:ascii="Brill" w:eastAsia="Brill" w:hAnsi="Brill" w:cs="Brill"/>
          </w:rPr>
          <w:delText>one of</w:delText>
        </w:r>
      </w:del>
      <w:r w:rsidRPr="00C66272">
        <w:rPr>
          <w:rFonts w:ascii="Brill" w:eastAsia="Brill" w:hAnsi="Brill" w:cs="Brill"/>
        </w:rPr>
        <w:t xml:space="preserve"> the most significant of these self-reinforcing properties are the very economic and social frameworks that sustain them perpetually. To use Adam and Groves</w:t>
      </w:r>
      <w:ins w:id="552" w:author="Autor">
        <w:r w:rsidR="0065616D">
          <w:rPr>
            <w:rFonts w:ascii="Brill" w:eastAsia="Brill" w:hAnsi="Brill" w:cs="Brill"/>
          </w:rPr>
          <w:t>’</w:t>
        </w:r>
      </w:ins>
      <w:r w:rsidRPr="00C66272">
        <w:rPr>
          <w:rFonts w:ascii="Brill" w:eastAsia="Brill" w:hAnsi="Brill" w:cs="Brill"/>
        </w:rPr>
        <w:t xml:space="preserve"> (2007, p.11) words, ports are sustained by “socio-economic activities that seek to shape, form and colonise a future of our own making</w:t>
      </w:r>
      <w:ins w:id="553" w:author="Autor">
        <w:r w:rsidR="0065616D">
          <w:rPr>
            <w:rFonts w:ascii="Brill" w:eastAsia="Brill" w:hAnsi="Brill" w:cs="Brill"/>
          </w:rPr>
          <w:t>.</w:t>
        </w:r>
      </w:ins>
      <w:r w:rsidRPr="00C66272">
        <w:rPr>
          <w:rFonts w:ascii="Brill" w:eastAsia="Brill" w:hAnsi="Brill" w:cs="Brill"/>
        </w:rPr>
        <w:t>”</w:t>
      </w:r>
      <w:del w:id="554" w:author="Autor">
        <w:r w:rsidRPr="00C66272" w:rsidDel="0065616D">
          <w:rPr>
            <w:rFonts w:ascii="Brill" w:eastAsia="Brill" w:hAnsi="Brill" w:cs="Brill"/>
          </w:rPr>
          <w:delText>.</w:delText>
        </w:r>
      </w:del>
      <w:r w:rsidRPr="00C66272">
        <w:rPr>
          <w:rFonts w:ascii="Brill" w:eastAsia="Brill" w:hAnsi="Brill" w:cs="Brill"/>
        </w:rPr>
        <w:t xml:space="preserve"> We are locked into an economic system especially that wholly depends on the maintenance of ports. For instance, in Australia, </w:t>
      </w:r>
      <w:r w:rsidRPr="00C66272">
        <w:rPr>
          <w:rFonts w:ascii="Brill" w:eastAsia="Brill" w:hAnsi="Brill" w:cs="Brill"/>
        </w:rPr>
        <w:lastRenderedPageBreak/>
        <w:t xml:space="preserve">an island continent rich with natural and agricultural resources, roughly </w:t>
      </w:r>
      <w:r w:rsidR="00416E63" w:rsidRPr="00C66272">
        <w:rPr>
          <w:rFonts w:ascii="Brill" w:eastAsia="Brill" w:hAnsi="Brill" w:cs="Brill"/>
        </w:rPr>
        <w:t>98</w:t>
      </w:r>
      <w:r w:rsidRPr="00C66272">
        <w:rPr>
          <w:rFonts w:ascii="Brill" w:eastAsia="Brill" w:hAnsi="Brill" w:cs="Brill"/>
        </w:rPr>
        <w:t xml:space="preserve"> </w:t>
      </w:r>
      <w:del w:id="555" w:author="Autor">
        <w:r w:rsidRPr="00C66272" w:rsidDel="00BF3168">
          <w:rPr>
            <w:rFonts w:ascii="Brill" w:eastAsia="Brill" w:hAnsi="Brill" w:cs="Brill"/>
          </w:rPr>
          <w:delText>percent</w:delText>
        </w:r>
      </w:del>
      <w:ins w:id="556" w:author="Autor">
        <w:r w:rsidR="00BF3168">
          <w:rPr>
            <w:rFonts w:ascii="Brill" w:eastAsia="Brill" w:hAnsi="Brill" w:cs="Brill"/>
          </w:rPr>
          <w:t>per cent</w:t>
        </w:r>
      </w:ins>
      <w:r w:rsidRPr="00C66272">
        <w:rPr>
          <w:rFonts w:ascii="Brill" w:eastAsia="Brill" w:hAnsi="Brill" w:cs="Brill"/>
        </w:rPr>
        <w:t xml:space="preserve"> of trade is shipped through the sixty international trading ports across the country (</w:t>
      </w:r>
      <w:r w:rsidRPr="00DD631A">
        <w:rPr>
          <w:rFonts w:ascii="Brill" w:eastAsia="Brill" w:hAnsi="Brill" w:cs="Brill"/>
        </w:rPr>
        <w:t>Ports Australia, 2022</w:t>
      </w:r>
      <w:r w:rsidRPr="00C66272">
        <w:rPr>
          <w:rFonts w:ascii="Brill" w:eastAsia="Brill" w:hAnsi="Brill" w:cs="Brill"/>
        </w:rPr>
        <w:t xml:space="preserve">). This sustains a significant portion of the economic activity not just within ports and their associated regions/cities but also </w:t>
      </w:r>
      <w:r w:rsidR="002A4238" w:rsidRPr="00C66272">
        <w:rPr>
          <w:rFonts w:ascii="Brill" w:eastAsia="Brill" w:hAnsi="Brill" w:cs="Brill"/>
        </w:rPr>
        <w:t xml:space="preserve">in </w:t>
      </w:r>
      <w:r w:rsidRPr="00C66272">
        <w:rPr>
          <w:rFonts w:ascii="Brill" w:eastAsia="Brill" w:hAnsi="Brill" w:cs="Brill"/>
        </w:rPr>
        <w:t>other areas such as transport/logistics</w:t>
      </w:r>
      <w:r w:rsidR="002A4238" w:rsidRPr="00C66272">
        <w:rPr>
          <w:rFonts w:ascii="Brill" w:eastAsia="Brill" w:hAnsi="Brill" w:cs="Brill"/>
        </w:rPr>
        <w:t>,</w:t>
      </w:r>
      <w:r w:rsidRPr="00C66272">
        <w:rPr>
          <w:rFonts w:ascii="Brill" w:eastAsia="Brill" w:hAnsi="Brill" w:cs="Brill"/>
        </w:rPr>
        <w:t xml:space="preserve"> which supplies around 15</w:t>
      </w:r>
      <w:r w:rsidR="002A4238" w:rsidRPr="00C66272">
        <w:rPr>
          <w:rFonts w:ascii="Brill" w:eastAsia="Brill" w:hAnsi="Brill" w:cs="Brill"/>
        </w:rPr>
        <w:t xml:space="preserve"> </w:t>
      </w:r>
      <w:del w:id="557" w:author="Autor">
        <w:r w:rsidR="002A4238" w:rsidRPr="00C66272" w:rsidDel="00BF3168">
          <w:rPr>
            <w:rFonts w:ascii="Brill" w:eastAsia="Brill" w:hAnsi="Brill" w:cs="Brill"/>
          </w:rPr>
          <w:delText>percent</w:delText>
        </w:r>
      </w:del>
      <w:ins w:id="558" w:author="Autor">
        <w:r w:rsidR="00BF3168">
          <w:rPr>
            <w:rFonts w:ascii="Brill" w:eastAsia="Brill" w:hAnsi="Brill" w:cs="Brill"/>
          </w:rPr>
          <w:t>per cent</w:t>
        </w:r>
      </w:ins>
      <w:r w:rsidRPr="00C66272">
        <w:rPr>
          <w:rFonts w:ascii="Brill" w:eastAsia="Brill" w:hAnsi="Brill" w:cs="Brill"/>
        </w:rPr>
        <w:t xml:space="preserve"> of Australia’s gross domestic product</w:t>
      </w:r>
      <w:ins w:id="559" w:author="Autor">
        <w:r w:rsidR="0065616D">
          <w:rPr>
            <w:rFonts w:ascii="Brill" w:eastAsia="Brill" w:hAnsi="Brill" w:cs="Brill"/>
          </w:rPr>
          <w:t xml:space="preserve"> (GDP)</w:t>
        </w:r>
      </w:ins>
      <w:r w:rsidRPr="00C66272">
        <w:rPr>
          <w:rFonts w:ascii="Brill" w:eastAsia="Brill" w:hAnsi="Brill" w:cs="Brill"/>
        </w:rPr>
        <w:t xml:space="preserve"> (Nursey-Bray et al., 2013, p.1023). </w:t>
      </w:r>
    </w:p>
    <w:p w14:paraId="350778EA" w14:textId="14FE1FA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As noted </w:t>
      </w:r>
      <w:r w:rsidRPr="00DD631A">
        <w:rPr>
          <w:rFonts w:ascii="Brill" w:eastAsia="Brill" w:hAnsi="Brill" w:cs="Brill"/>
        </w:rPr>
        <w:t>by Hein (2021</w:t>
      </w:r>
      <w:r w:rsidRPr="00C66272">
        <w:rPr>
          <w:rFonts w:ascii="Brill" w:eastAsia="Brill" w:hAnsi="Brill" w:cs="Brill"/>
        </w:rPr>
        <w:t xml:space="preserve">, p.3), </w:t>
      </w:r>
      <w:r w:rsidR="005364E9" w:rsidRPr="00C66272">
        <w:rPr>
          <w:rFonts w:ascii="Brill" w:eastAsia="Brill" w:hAnsi="Brill" w:cs="Brill"/>
        </w:rPr>
        <w:t>port cities</w:t>
      </w:r>
      <w:r w:rsidRPr="00C66272">
        <w:rPr>
          <w:rFonts w:ascii="Brill" w:eastAsia="Brill" w:hAnsi="Brill" w:cs="Brill"/>
        </w:rPr>
        <w:t xml:space="preserve"> are no longer bounded spaces but </w:t>
      </w:r>
      <w:ins w:id="560" w:author="Autor">
        <w:r w:rsidR="0065616D">
          <w:rPr>
            <w:rFonts w:ascii="Brill" w:eastAsia="Brill" w:hAnsi="Brill" w:cs="Brill"/>
          </w:rPr>
          <w:t xml:space="preserve">are </w:t>
        </w:r>
      </w:ins>
      <w:r w:rsidRPr="00C66272">
        <w:rPr>
          <w:rFonts w:ascii="Brill" w:eastAsia="Brill" w:hAnsi="Brill" w:cs="Brill"/>
        </w:rPr>
        <w:t>increasingly</w:t>
      </w:r>
      <w:r w:rsidR="009E27FF" w:rsidRPr="00C66272">
        <w:rPr>
          <w:rFonts w:ascii="Brill" w:eastAsia="Brill" w:hAnsi="Brill" w:cs="Brill"/>
        </w:rPr>
        <w:t xml:space="preserve"> </w:t>
      </w:r>
      <w:del w:id="561" w:author="Autor">
        <w:r w:rsidR="009E27FF" w:rsidRPr="00C66272" w:rsidDel="0065616D">
          <w:rPr>
            <w:rFonts w:ascii="Brill" w:eastAsia="Brill" w:hAnsi="Brill" w:cs="Brill"/>
          </w:rPr>
          <w:delText xml:space="preserve">they are </w:delText>
        </w:r>
      </w:del>
      <w:r w:rsidRPr="00C66272">
        <w:rPr>
          <w:rFonts w:ascii="Brill" w:eastAsia="Brill" w:hAnsi="Brill" w:cs="Brill"/>
        </w:rPr>
        <w:t xml:space="preserve">porous </w:t>
      </w:r>
      <w:r w:rsidR="00CA578C" w:rsidRPr="00C66272">
        <w:rPr>
          <w:rFonts w:ascii="Brill" w:eastAsia="Brill" w:hAnsi="Brill" w:cs="Brill"/>
        </w:rPr>
        <w:t>as a result of</w:t>
      </w:r>
      <w:r w:rsidRPr="00C66272">
        <w:rPr>
          <w:rFonts w:ascii="Brill" w:eastAsia="Brill" w:hAnsi="Brill" w:cs="Brill"/>
        </w:rPr>
        <w:t xml:space="preserve"> the construction of infrastructure, development, commercial spaces, and even residential areas in and around the port itself. Ports, though economically important to city authorities, were not prioritised by planners who sought to address “local economic, social, and other issues” (Hein, 2021, p.5). As </w:t>
      </w:r>
      <w:r w:rsidRPr="00DD631A">
        <w:rPr>
          <w:rFonts w:ascii="Brill" w:eastAsia="Brill" w:hAnsi="Brill" w:cs="Brill"/>
        </w:rPr>
        <w:t>Hein (2019,</w:t>
      </w:r>
      <w:r w:rsidRPr="00C66272">
        <w:rPr>
          <w:rFonts w:ascii="Brill" w:eastAsia="Brill" w:hAnsi="Brill" w:cs="Brill"/>
        </w:rPr>
        <w:t xml:space="preserve"> p.4) argues</w:t>
      </w:r>
      <w:ins w:id="562" w:author="Autor">
        <w:r w:rsidR="0065616D">
          <w:rPr>
            <w:rFonts w:ascii="Brill" w:eastAsia="Brill" w:hAnsi="Brill" w:cs="Brill"/>
          </w:rPr>
          <w:t xml:space="preserve"> elsewhere</w:t>
        </w:r>
      </w:ins>
      <w:r w:rsidRPr="00C66272">
        <w:rPr>
          <w:rFonts w:ascii="Brill" w:eastAsia="Brill" w:hAnsi="Brill" w:cs="Brill"/>
        </w:rPr>
        <w:t xml:space="preserve">, as a result, </w:t>
      </w:r>
      <w:r w:rsidR="005364E9" w:rsidRPr="00C66272">
        <w:rPr>
          <w:rFonts w:ascii="Brill" w:eastAsia="Brill" w:hAnsi="Brill" w:cs="Brill"/>
        </w:rPr>
        <w:t>port cities</w:t>
      </w:r>
      <w:r w:rsidRPr="00C66272">
        <w:rPr>
          <w:rFonts w:ascii="Brill" w:eastAsia="Brill" w:hAnsi="Brill" w:cs="Brill"/>
        </w:rPr>
        <w:t xml:space="preserve"> are now “also large consumer hubs where actors pursue many non-maritime or non-port orientated economic, ecological, social-cultural and spatial goals</w:t>
      </w:r>
      <w:ins w:id="563" w:author="Autor">
        <w:r w:rsidR="0065616D">
          <w:rPr>
            <w:rFonts w:ascii="Brill" w:eastAsia="Brill" w:hAnsi="Brill" w:cs="Brill"/>
          </w:rPr>
          <w:t>.</w:t>
        </w:r>
      </w:ins>
      <w:r w:rsidRPr="00C66272">
        <w:rPr>
          <w:rFonts w:ascii="Brill" w:eastAsia="Brill" w:hAnsi="Brill" w:cs="Brill"/>
        </w:rPr>
        <w:t>”</w:t>
      </w:r>
      <w:del w:id="564" w:author="Autor">
        <w:r w:rsidRPr="00C66272" w:rsidDel="0065616D">
          <w:rPr>
            <w:rFonts w:ascii="Brill" w:eastAsia="Brill" w:hAnsi="Brill" w:cs="Brill"/>
          </w:rPr>
          <w:delText>.</w:delText>
        </w:r>
      </w:del>
      <w:r w:rsidRPr="00C66272">
        <w:rPr>
          <w:rFonts w:ascii="Brill" w:eastAsia="Brill" w:hAnsi="Brill" w:cs="Brill"/>
        </w:rPr>
        <w:t xml:space="preserve"> Furthermore, </w:t>
      </w:r>
      <w:r w:rsidR="005364E9" w:rsidRPr="00C66272">
        <w:rPr>
          <w:rFonts w:ascii="Brill" w:eastAsia="Brill" w:hAnsi="Brill" w:cs="Brill"/>
        </w:rPr>
        <w:t>port cities</w:t>
      </w:r>
      <w:r w:rsidRPr="00C66272">
        <w:rPr>
          <w:rFonts w:ascii="Brill" w:eastAsia="Brill" w:hAnsi="Brill" w:cs="Brill"/>
        </w:rPr>
        <w:t xml:space="preserve"> “emerge as strong economic, political, and cultural centres that facilitate trade and travel” (Hein, 2019, p.4). </w:t>
      </w:r>
    </w:p>
    <w:p w14:paraId="350778EB" w14:textId="6471929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result of this activity and the expansion of trade is the hustling and bustling </w:t>
      </w:r>
      <w:r w:rsidR="005364E9" w:rsidRPr="00C66272">
        <w:rPr>
          <w:rFonts w:ascii="Brill" w:eastAsia="Brill" w:hAnsi="Brill" w:cs="Brill"/>
        </w:rPr>
        <w:t>port cities</w:t>
      </w:r>
      <w:r w:rsidRPr="00C66272">
        <w:rPr>
          <w:rFonts w:ascii="Brill" w:eastAsia="Brill" w:hAnsi="Brill" w:cs="Brill"/>
        </w:rPr>
        <w:t xml:space="preserve"> we see today. The port</w:t>
      </w:r>
      <w:r w:rsidR="00526F91" w:rsidRPr="00C66272">
        <w:rPr>
          <w:rFonts w:ascii="Brill" w:eastAsia="Brill" w:hAnsi="Brill" w:cs="Brill"/>
        </w:rPr>
        <w:t xml:space="preserve"> </w:t>
      </w:r>
      <w:r w:rsidRPr="00C66272">
        <w:rPr>
          <w:rFonts w:ascii="Brill" w:eastAsia="Brill" w:hAnsi="Brill" w:cs="Brill"/>
        </w:rPr>
        <w:t xml:space="preserve">city environment is one of non-stop activity. As Urry (2016) </w:t>
      </w:r>
      <w:del w:id="565" w:author="Autor">
        <w:r w:rsidRPr="00C66272" w:rsidDel="0065616D">
          <w:rPr>
            <w:rFonts w:ascii="Brill" w:eastAsia="Brill" w:hAnsi="Brill" w:cs="Brill"/>
          </w:rPr>
          <w:delText>anticipates</w:delText>
        </w:r>
      </w:del>
      <w:ins w:id="566" w:author="Autor">
        <w:r w:rsidR="0065616D">
          <w:rPr>
            <w:rFonts w:ascii="Brill" w:eastAsia="Brill" w:hAnsi="Brill" w:cs="Brill"/>
          </w:rPr>
          <w:t>suggests</w:t>
        </w:r>
      </w:ins>
      <w:r w:rsidRPr="00C66272">
        <w:rPr>
          <w:rFonts w:ascii="Brill" w:eastAsia="Brill" w:hAnsi="Brill" w:cs="Brill"/>
        </w:rPr>
        <w:t>, these places have emerged through the collision of different socio-material networks (</w:t>
      </w:r>
      <w:r w:rsidR="00526F91" w:rsidRPr="00C66272">
        <w:rPr>
          <w:rFonts w:ascii="Brill" w:eastAsia="Brill" w:hAnsi="Brill" w:cs="Brill"/>
        </w:rPr>
        <w:t>e.g.,</w:t>
      </w:r>
      <w:r w:rsidRPr="00C66272">
        <w:rPr>
          <w:rFonts w:ascii="Brill" w:eastAsia="Brill" w:hAnsi="Brill" w:cs="Brill"/>
        </w:rPr>
        <w:t xml:space="preserve"> global trade, construction, education, residential accommodation), coalescing to produce mobile, const</w:t>
      </w:r>
      <w:r w:rsidR="00526F91" w:rsidRPr="00C66272">
        <w:rPr>
          <w:rFonts w:ascii="Brill" w:eastAsia="Brill" w:hAnsi="Brill" w:cs="Brill"/>
        </w:rPr>
        <w:t>antly</w:t>
      </w:r>
      <w:r w:rsidRPr="00C66272">
        <w:rPr>
          <w:rFonts w:ascii="Brill" w:eastAsia="Brill" w:hAnsi="Brill" w:cs="Brill"/>
        </w:rPr>
        <w:t xml:space="preserve"> growing economic and cultural hubs (see also Hein, 2019).</w:t>
      </w:r>
      <w:r w:rsidR="001A1E0C">
        <w:rPr>
          <w:rFonts w:ascii="Brill" w:eastAsia="Brill" w:hAnsi="Brill" w:cs="Brill"/>
        </w:rPr>
        <w:t xml:space="preserve"> </w:t>
      </w:r>
      <w:r w:rsidRPr="00C66272">
        <w:rPr>
          <w:rFonts w:ascii="Brill" w:eastAsia="Brill" w:hAnsi="Brill" w:cs="Brill"/>
        </w:rPr>
        <w:t xml:space="preserve">Tourism is a prime example of one of these </w:t>
      </w:r>
      <w:r w:rsidR="00211947" w:rsidRPr="00C66272">
        <w:rPr>
          <w:rFonts w:ascii="Brill" w:eastAsia="Brill" w:hAnsi="Brill" w:cs="Brill"/>
        </w:rPr>
        <w:t xml:space="preserve">networks </w:t>
      </w:r>
      <w:r w:rsidRPr="00C66272">
        <w:rPr>
          <w:rFonts w:ascii="Brill" w:eastAsia="Brill" w:hAnsi="Brill" w:cs="Brill"/>
        </w:rPr>
        <w:t xml:space="preserve">that adds to the intensification of fast-paced life and </w:t>
      </w:r>
      <w:r w:rsidR="00211947" w:rsidRPr="00C66272">
        <w:rPr>
          <w:rFonts w:ascii="Brill" w:eastAsia="Brill" w:hAnsi="Brill" w:cs="Brill"/>
        </w:rPr>
        <w:t xml:space="preserve">the </w:t>
      </w:r>
      <w:r w:rsidRPr="00C66272">
        <w:rPr>
          <w:rFonts w:ascii="Brill" w:eastAsia="Brill" w:hAnsi="Brill" w:cs="Brill"/>
        </w:rPr>
        <w:t xml:space="preserve">movement of people in and around </w:t>
      </w:r>
      <w:r w:rsidR="005364E9" w:rsidRPr="00C66272">
        <w:rPr>
          <w:rFonts w:ascii="Brill" w:eastAsia="Brill" w:hAnsi="Brill" w:cs="Brill"/>
        </w:rPr>
        <w:t>port cities</w:t>
      </w:r>
      <w:r w:rsidRPr="00C66272">
        <w:rPr>
          <w:rFonts w:ascii="Brill" w:eastAsia="Brill" w:hAnsi="Brill" w:cs="Brill"/>
        </w:rPr>
        <w:t xml:space="preserve"> and regions. </w:t>
      </w:r>
      <w:r w:rsidR="00211947" w:rsidRPr="00C66272">
        <w:rPr>
          <w:rFonts w:ascii="Brill" w:eastAsia="Brill" w:hAnsi="Brill" w:cs="Brill"/>
        </w:rPr>
        <w:t>Tourism</w:t>
      </w:r>
      <w:r w:rsidRPr="00C66272">
        <w:rPr>
          <w:rFonts w:ascii="Brill" w:eastAsia="Brill" w:hAnsi="Brill" w:cs="Brill"/>
        </w:rPr>
        <w:t xml:space="preserve"> relies heavily on access to the water, often through the port itself, or </w:t>
      </w:r>
      <w:ins w:id="567" w:author="Autor">
        <w:r w:rsidR="0065616D">
          <w:rPr>
            <w:rFonts w:ascii="Brill" w:eastAsia="Brill" w:hAnsi="Brill" w:cs="Brill"/>
          </w:rPr>
          <w:t>through</w:t>
        </w:r>
      </w:ins>
      <w:del w:id="568" w:author="Autor">
        <w:r w:rsidRPr="00C66272" w:rsidDel="0065616D">
          <w:rPr>
            <w:rFonts w:ascii="Brill" w:eastAsia="Brill" w:hAnsi="Brill" w:cs="Brill"/>
          </w:rPr>
          <w:delText>in</w:delText>
        </w:r>
      </w:del>
      <w:r w:rsidRPr="00C66272">
        <w:rPr>
          <w:rFonts w:ascii="Brill" w:eastAsia="Brill" w:hAnsi="Brill" w:cs="Brill"/>
        </w:rPr>
        <w:t xml:space="preserve"> </w:t>
      </w:r>
      <w:r w:rsidR="00C629F4" w:rsidRPr="00C66272">
        <w:rPr>
          <w:rFonts w:ascii="Brill" w:eastAsia="Brill" w:hAnsi="Brill" w:cs="Brill"/>
        </w:rPr>
        <w:t xml:space="preserve">surrounding </w:t>
      </w:r>
      <w:r w:rsidRPr="00C66272">
        <w:rPr>
          <w:rFonts w:ascii="Brill" w:eastAsia="Brill" w:hAnsi="Brill" w:cs="Brill"/>
        </w:rPr>
        <w:t xml:space="preserve">areas. Cruise ship terminals and the traffic that travels through them, not just people, enable an intensification of economic, social, and cultural exchange (Hein, 2021; </w:t>
      </w:r>
      <w:r w:rsidRPr="005F128E">
        <w:rPr>
          <w:rFonts w:ascii="Brill" w:eastAsia="Brill" w:hAnsi="Brill" w:cs="Brill"/>
        </w:rPr>
        <w:t>Kowalewski, 2021).</w:t>
      </w:r>
      <w:r w:rsidRPr="00C66272">
        <w:rPr>
          <w:rFonts w:ascii="Brill" w:eastAsia="Brill" w:hAnsi="Brill" w:cs="Brill"/>
        </w:rPr>
        <w:t xml:space="preserve"> Economically, these are vital contributors to a local region. For instance, in 2004 it was estimated that in the smaller regional city of Cairns in Far North Queensland, Australia, a port call of a cruise liner would add over $240,000 (AUD) per day to the local economy (</w:t>
      </w:r>
      <w:commentRangeStart w:id="569"/>
      <w:commentRangeStart w:id="570"/>
      <w:r w:rsidRPr="005F128E">
        <w:rPr>
          <w:rFonts w:ascii="Brill" w:eastAsia="Brill" w:hAnsi="Brill" w:cs="Brill"/>
        </w:rPr>
        <w:t xml:space="preserve">Dwyer, Douglas &amp; </w:t>
      </w:r>
      <w:proofErr w:type="spellStart"/>
      <w:r w:rsidRPr="005F128E">
        <w:rPr>
          <w:rFonts w:ascii="Brill" w:eastAsia="Brill" w:hAnsi="Brill" w:cs="Brill"/>
        </w:rPr>
        <w:t>Livaic</w:t>
      </w:r>
      <w:proofErr w:type="spellEnd"/>
      <w:r w:rsidRPr="005F128E">
        <w:rPr>
          <w:rFonts w:ascii="Brill" w:eastAsia="Brill" w:hAnsi="Brill" w:cs="Brill"/>
        </w:rPr>
        <w:t>, 2004</w:t>
      </w:r>
      <w:commentRangeEnd w:id="569"/>
      <w:r w:rsidR="005F128E">
        <w:rPr>
          <w:rStyle w:val="Odwoaniedokomentarza"/>
          <w:lang w:val="en-AU"/>
        </w:rPr>
        <w:commentReference w:id="569"/>
      </w:r>
      <w:commentRangeEnd w:id="570"/>
      <w:r w:rsidR="00EC7829">
        <w:rPr>
          <w:rStyle w:val="Odwoaniedokomentarza"/>
          <w:lang w:val="en-AU"/>
        </w:rPr>
        <w:commentReference w:id="570"/>
      </w:r>
      <w:r w:rsidRPr="00C66272">
        <w:rPr>
          <w:rFonts w:ascii="Brill" w:eastAsia="Brill" w:hAnsi="Brill" w:cs="Brill"/>
        </w:rPr>
        <w:t>). Pre-</w:t>
      </w:r>
      <w:ins w:id="571" w:author="Autor">
        <w:r w:rsidR="0065616D">
          <w:rPr>
            <w:rFonts w:ascii="Brill" w:eastAsia="Brill" w:hAnsi="Brill" w:cs="Brill"/>
          </w:rPr>
          <w:t>COVID-19</w:t>
        </w:r>
      </w:ins>
      <w:del w:id="572" w:author="Autor">
        <w:r w:rsidRPr="00C66272" w:rsidDel="0065616D">
          <w:rPr>
            <w:rFonts w:ascii="Brill" w:eastAsia="Brill" w:hAnsi="Brill" w:cs="Brill"/>
          </w:rPr>
          <w:delText>covid</w:delText>
        </w:r>
      </w:del>
      <w:r w:rsidRPr="00C66272">
        <w:rPr>
          <w:rFonts w:ascii="Brill" w:eastAsia="Brill" w:hAnsi="Brill" w:cs="Brill"/>
        </w:rPr>
        <w:t>, the cruise ship industry was continually touted as the fastest</w:t>
      </w:r>
      <w:r w:rsidR="00E54249" w:rsidRPr="00C66272">
        <w:rPr>
          <w:rFonts w:ascii="Brill" w:eastAsia="Brill" w:hAnsi="Brill" w:cs="Brill"/>
        </w:rPr>
        <w:t>-</w:t>
      </w:r>
      <w:r w:rsidRPr="00C66272">
        <w:rPr>
          <w:rFonts w:ascii="Brill" w:eastAsia="Brill" w:hAnsi="Brill" w:cs="Brill"/>
        </w:rPr>
        <w:t>growing tourist industry</w:t>
      </w:r>
      <w:r w:rsidR="00077963" w:rsidRPr="00C66272">
        <w:rPr>
          <w:rFonts w:ascii="Brill" w:eastAsia="Brill" w:hAnsi="Brill" w:cs="Brill"/>
        </w:rPr>
        <w:t>,</w:t>
      </w:r>
      <w:r w:rsidRPr="00C66272">
        <w:rPr>
          <w:rFonts w:ascii="Brill" w:eastAsia="Brill" w:hAnsi="Brill" w:cs="Brill"/>
        </w:rPr>
        <w:t xml:space="preserve"> globally generating almost $18 billion </w:t>
      </w:r>
      <w:r w:rsidR="00077963" w:rsidRPr="00C66272">
        <w:rPr>
          <w:rFonts w:ascii="Brill" w:eastAsia="Brill" w:hAnsi="Brill" w:cs="Brill"/>
        </w:rPr>
        <w:t>annually</w:t>
      </w:r>
      <w:r w:rsidRPr="00C66272">
        <w:rPr>
          <w:rFonts w:ascii="Brill" w:eastAsia="Brill" w:hAnsi="Brill" w:cs="Brill"/>
        </w:rPr>
        <w:t xml:space="preserve"> (</w:t>
      </w:r>
      <w:r w:rsidRPr="005F128E">
        <w:rPr>
          <w:rFonts w:ascii="Brill" w:eastAsia="Brill" w:hAnsi="Brill" w:cs="Brill"/>
        </w:rPr>
        <w:t>Brida &amp; Zapata-Aguirre, 2009</w:t>
      </w:r>
      <w:r w:rsidRPr="00C66272">
        <w:rPr>
          <w:rFonts w:ascii="Brill" w:eastAsia="Brill" w:hAnsi="Brill" w:cs="Brill"/>
        </w:rPr>
        <w:t>).</w:t>
      </w:r>
    </w:p>
    <w:p w14:paraId="350778EC" w14:textId="0883AA7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Such an injection of capital outside the usual port activities of delivering cargo only serves to intensify the hustle and bustle of port-city life. However, it also means that many </w:t>
      </w:r>
      <w:r w:rsidR="005364E9" w:rsidRPr="00C66272">
        <w:rPr>
          <w:rFonts w:ascii="Brill" w:eastAsia="Brill" w:hAnsi="Brill" w:cs="Brill"/>
        </w:rPr>
        <w:t>port cities</w:t>
      </w:r>
      <w:r w:rsidRPr="00C66272">
        <w:rPr>
          <w:rFonts w:ascii="Brill" w:eastAsia="Brill" w:hAnsi="Brill" w:cs="Brill"/>
        </w:rPr>
        <w:t>/regions are highly dependent on these industries. Cairns for instance, which ships approximately 1.3 million ton</w:t>
      </w:r>
      <w:del w:id="573" w:author="Autor">
        <w:r w:rsidRPr="00C66272" w:rsidDel="0065616D">
          <w:rPr>
            <w:rFonts w:ascii="Brill" w:eastAsia="Brill" w:hAnsi="Brill" w:cs="Brill"/>
          </w:rPr>
          <w:delText>ne</w:delText>
        </w:r>
      </w:del>
      <w:r w:rsidRPr="00C66272">
        <w:rPr>
          <w:rFonts w:ascii="Brill" w:eastAsia="Brill" w:hAnsi="Brill" w:cs="Brill"/>
        </w:rPr>
        <w:t>s</w:t>
      </w:r>
      <w:r w:rsidRPr="00C66272">
        <w:rPr>
          <w:rFonts w:ascii="Brill" w:eastAsia="Brill" w:hAnsi="Brill" w:cs="Brill"/>
          <w:vertAlign w:val="superscript"/>
        </w:rPr>
        <w:footnoteReference w:id="5"/>
      </w:r>
      <w:r w:rsidRPr="00C66272">
        <w:rPr>
          <w:rFonts w:ascii="Brill" w:eastAsia="Brill" w:hAnsi="Brill" w:cs="Brill"/>
        </w:rPr>
        <w:t xml:space="preserve"> of cargo a year through its port (</w:t>
      </w:r>
      <w:r w:rsidRPr="00137E94">
        <w:rPr>
          <w:rFonts w:ascii="Brill" w:eastAsia="Brill" w:hAnsi="Brill" w:cs="Brill"/>
        </w:rPr>
        <w:t>Ports North, 2022</w:t>
      </w:r>
      <w:r w:rsidRPr="00C66272">
        <w:rPr>
          <w:rFonts w:ascii="Brill" w:eastAsia="Brill" w:hAnsi="Brill" w:cs="Brill"/>
        </w:rPr>
        <w:t>), is invested heavily in domestic and international tourism (including cruise shipping). Prior to the pandemic, the regional port city attracted approximately over 10</w:t>
      </w:r>
      <w:r w:rsidR="003022E7" w:rsidRPr="00C66272">
        <w:rPr>
          <w:rFonts w:ascii="Brill" w:eastAsia="Brill" w:hAnsi="Brill" w:cs="Brill"/>
        </w:rPr>
        <w:t xml:space="preserve"> </w:t>
      </w:r>
      <w:r w:rsidRPr="00C66272">
        <w:rPr>
          <w:rFonts w:ascii="Brill" w:eastAsia="Brill" w:hAnsi="Brill" w:cs="Brill"/>
        </w:rPr>
        <w:t xml:space="preserve">million </w:t>
      </w:r>
      <w:r w:rsidR="003022E7" w:rsidRPr="00C66272">
        <w:rPr>
          <w:rFonts w:ascii="Brill" w:eastAsia="Brill" w:hAnsi="Brill" w:cs="Brill"/>
        </w:rPr>
        <w:t xml:space="preserve">visitor </w:t>
      </w:r>
      <w:r w:rsidRPr="00C66272">
        <w:rPr>
          <w:rFonts w:ascii="Brill" w:eastAsia="Brill" w:hAnsi="Brill" w:cs="Brill"/>
        </w:rPr>
        <w:t>nights in 2018/2019</w:t>
      </w:r>
      <w:ins w:id="574" w:author="Autor">
        <w:r w:rsidR="0065616D">
          <w:rPr>
            <w:rFonts w:ascii="Brill" w:eastAsia="Brill" w:hAnsi="Brill" w:cs="Brill"/>
          </w:rPr>
          <w:t>,</w:t>
        </w:r>
      </w:ins>
      <w:del w:id="575" w:author="Autor">
        <w:r w:rsidRPr="00C66272" w:rsidDel="0065616D">
          <w:rPr>
            <w:rFonts w:ascii="Brill" w:eastAsia="Brill" w:hAnsi="Brill" w:cs="Brill"/>
          </w:rPr>
          <w:delText xml:space="preserve"> with</w:delText>
        </w:r>
      </w:del>
      <w:r w:rsidRPr="00C66272">
        <w:rPr>
          <w:rFonts w:ascii="Brill" w:eastAsia="Brill" w:hAnsi="Brill" w:cs="Brill"/>
        </w:rPr>
        <w:t xml:space="preserve"> roughly half </w:t>
      </w:r>
      <w:del w:id="576" w:author="Autor">
        <w:r w:rsidRPr="00C66272" w:rsidDel="0065616D">
          <w:rPr>
            <w:rFonts w:ascii="Brill" w:eastAsia="Brill" w:hAnsi="Brill" w:cs="Brill"/>
          </w:rPr>
          <w:delText xml:space="preserve">of these </w:delText>
        </w:r>
      </w:del>
      <w:r w:rsidRPr="00C66272">
        <w:rPr>
          <w:rFonts w:ascii="Brill" w:eastAsia="Brill" w:hAnsi="Brill" w:cs="Brill"/>
        </w:rPr>
        <w:t>from international tourism (</w:t>
      </w:r>
      <w:r w:rsidRPr="00137E94">
        <w:rPr>
          <w:rFonts w:ascii="Brill" w:eastAsia="Brill" w:hAnsi="Brill" w:cs="Brill"/>
        </w:rPr>
        <w:t>Tourism Research</w:t>
      </w:r>
      <w:ins w:id="577" w:author="Autor">
        <w:r w:rsidR="00137E94" w:rsidRPr="00F34A6C">
          <w:rPr>
            <w:rFonts w:ascii="Brill" w:eastAsia="Brill" w:hAnsi="Brill" w:cs="Brill"/>
            <w:rPrChange w:id="578" w:author="Autor">
              <w:rPr>
                <w:rFonts w:ascii="Brill" w:eastAsia="Brill" w:hAnsi="Brill" w:cs="Brill"/>
                <w:highlight w:val="green"/>
              </w:rPr>
            </w:rPrChange>
          </w:rPr>
          <w:t xml:space="preserve"> Australia</w:t>
        </w:r>
      </w:ins>
      <w:r w:rsidRPr="00137E94">
        <w:rPr>
          <w:rFonts w:ascii="Brill" w:eastAsia="Brill" w:hAnsi="Brill" w:cs="Brill"/>
        </w:rPr>
        <w:t>, 2021</w:t>
      </w:r>
      <w:r w:rsidRPr="00C66272">
        <w:rPr>
          <w:rFonts w:ascii="Brill" w:eastAsia="Brill" w:hAnsi="Brill" w:cs="Brill"/>
        </w:rPr>
        <w:t>). In 2019 the international tourist expenditure in the Far North Queensland region was estimated at $3.9 billion (AUD), representing one of the leading contributions to local economic conditions (Tourism Research</w:t>
      </w:r>
      <w:ins w:id="579" w:author="Autor">
        <w:r w:rsidR="00137E94">
          <w:rPr>
            <w:rFonts w:ascii="Brill" w:eastAsia="Brill" w:hAnsi="Brill" w:cs="Brill"/>
          </w:rPr>
          <w:t xml:space="preserve"> Australia</w:t>
        </w:r>
      </w:ins>
      <w:r w:rsidRPr="00C66272">
        <w:rPr>
          <w:rFonts w:ascii="Brill" w:eastAsia="Brill" w:hAnsi="Brill" w:cs="Brill"/>
        </w:rPr>
        <w:t>, 2021). COVID</w:t>
      </w:r>
      <w:ins w:id="580" w:author="Autor">
        <w:r w:rsidR="0065616D">
          <w:rPr>
            <w:rFonts w:ascii="Brill" w:eastAsia="Brill" w:hAnsi="Brill" w:cs="Brill"/>
          </w:rPr>
          <w:t>-</w:t>
        </w:r>
      </w:ins>
      <w:del w:id="581" w:author="Autor">
        <w:r w:rsidR="00871B4D" w:rsidRPr="00C66272" w:rsidDel="0065616D">
          <w:rPr>
            <w:rFonts w:ascii="Brill" w:eastAsia="Brill" w:hAnsi="Brill" w:cs="Brill"/>
          </w:rPr>
          <w:delText xml:space="preserve"> </w:delText>
        </w:r>
      </w:del>
      <w:r w:rsidRPr="00C66272">
        <w:rPr>
          <w:rFonts w:ascii="Brill" w:eastAsia="Brill" w:hAnsi="Brill" w:cs="Brill"/>
        </w:rPr>
        <w:t xml:space="preserve">19 shut </w:t>
      </w:r>
      <w:r w:rsidR="00871B4D" w:rsidRPr="00C66272">
        <w:rPr>
          <w:rFonts w:ascii="Brill" w:eastAsia="Brill" w:hAnsi="Brill" w:cs="Brill"/>
        </w:rPr>
        <w:t xml:space="preserve">tourism there </w:t>
      </w:r>
      <w:r w:rsidRPr="00C66272">
        <w:rPr>
          <w:rFonts w:ascii="Brill" w:eastAsia="Brill" w:hAnsi="Brill" w:cs="Brill"/>
        </w:rPr>
        <w:t>down</w:t>
      </w:r>
      <w:r w:rsidR="00776182" w:rsidRPr="00C66272">
        <w:rPr>
          <w:rFonts w:ascii="Brill" w:eastAsia="Brill" w:hAnsi="Brill" w:cs="Brill"/>
        </w:rPr>
        <w:t>,</w:t>
      </w:r>
      <w:r w:rsidR="001A1E0C">
        <w:rPr>
          <w:rFonts w:ascii="Brill" w:eastAsia="Brill" w:hAnsi="Brill" w:cs="Brill"/>
        </w:rPr>
        <w:t xml:space="preserve"> </w:t>
      </w:r>
      <w:r w:rsidRPr="00C66272">
        <w:rPr>
          <w:rFonts w:ascii="Brill" w:eastAsia="Brill" w:hAnsi="Brill" w:cs="Brill"/>
        </w:rPr>
        <w:t xml:space="preserve">causing significant angst amongst the community and local leaders. A once vibrant cityscape transformed almost overnight into a still and anxious space. </w:t>
      </w:r>
    </w:p>
    <w:p w14:paraId="350778ED" w14:textId="3F51052D"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Of course, Cairns is not the only place in Australia and the world to be impacted by the sudden shutdown of international tourism by the pandemic. In Australia alone, this event led to a loss estimated around $42 billion in GDP along with direct job losses of over </w:t>
      </w:r>
      <w:commentRangeStart w:id="582"/>
      <w:commentRangeStart w:id="583"/>
      <w:r w:rsidRPr="00C66272">
        <w:rPr>
          <w:rFonts w:ascii="Brill" w:eastAsia="Brill" w:hAnsi="Brill" w:cs="Brill"/>
        </w:rPr>
        <w:t xml:space="preserve">150,000 in tourism industries and a further 450,000 </w:t>
      </w:r>
      <w:commentRangeEnd w:id="582"/>
      <w:r w:rsidR="0065616D">
        <w:rPr>
          <w:rStyle w:val="Odwoaniedokomentarza"/>
          <w:lang w:val="en-AU"/>
        </w:rPr>
        <w:commentReference w:id="582"/>
      </w:r>
      <w:commentRangeEnd w:id="583"/>
      <w:r w:rsidR="00EC7829">
        <w:rPr>
          <w:rStyle w:val="Odwoaniedokomentarza"/>
          <w:lang w:val="en-AU"/>
        </w:rPr>
        <w:commentReference w:id="583"/>
      </w:r>
      <w:r w:rsidRPr="00C66272">
        <w:rPr>
          <w:rFonts w:ascii="Brill" w:eastAsia="Brill" w:hAnsi="Brill" w:cs="Brill"/>
        </w:rPr>
        <w:t>in the tourism chain (Pham et al., 2021). However, what COVID</w:t>
      </w:r>
      <w:ins w:id="584" w:author="Autor">
        <w:r w:rsidR="0065616D">
          <w:rPr>
            <w:rFonts w:ascii="Brill" w:eastAsia="Brill" w:hAnsi="Brill" w:cs="Brill"/>
          </w:rPr>
          <w:t>-</w:t>
        </w:r>
      </w:ins>
      <w:del w:id="585" w:author="Autor">
        <w:r w:rsidR="004408DC" w:rsidRPr="00C66272" w:rsidDel="0065616D">
          <w:rPr>
            <w:rFonts w:ascii="Brill" w:eastAsia="Brill" w:hAnsi="Brill" w:cs="Brill"/>
          </w:rPr>
          <w:delText xml:space="preserve"> </w:delText>
        </w:r>
      </w:del>
      <w:r w:rsidRPr="00C66272">
        <w:rPr>
          <w:rFonts w:ascii="Brill" w:eastAsia="Brill" w:hAnsi="Brill" w:cs="Brill"/>
        </w:rPr>
        <w:t>19 and the prevailing shutdown of tourism exposed w</w:t>
      </w:r>
      <w:ins w:id="586" w:author="Autor">
        <w:r w:rsidR="0065616D">
          <w:rPr>
            <w:rFonts w:ascii="Brill" w:eastAsia="Brill" w:hAnsi="Brill" w:cs="Brill"/>
          </w:rPr>
          <w:t>ere</w:t>
        </w:r>
      </w:ins>
      <w:del w:id="587" w:author="Autor">
        <w:r w:rsidRPr="00C66272" w:rsidDel="0065616D">
          <w:rPr>
            <w:rFonts w:ascii="Brill" w:eastAsia="Brill" w:hAnsi="Brill" w:cs="Brill"/>
          </w:rPr>
          <w:delText>as</w:delText>
        </w:r>
      </w:del>
      <w:r w:rsidRPr="00C66272">
        <w:rPr>
          <w:rFonts w:ascii="Brill" w:eastAsia="Brill" w:hAnsi="Brill" w:cs="Brill"/>
        </w:rPr>
        <w:t xml:space="preserve"> the path dependencies of local economies, especially in </w:t>
      </w:r>
      <w:r w:rsidR="005364E9" w:rsidRPr="00C66272">
        <w:rPr>
          <w:rFonts w:ascii="Brill" w:eastAsia="Brill" w:hAnsi="Brill" w:cs="Brill"/>
        </w:rPr>
        <w:t>port cities</w:t>
      </w:r>
      <w:r w:rsidRPr="00C66272">
        <w:rPr>
          <w:rFonts w:ascii="Brill" w:eastAsia="Brill" w:hAnsi="Brill" w:cs="Brill"/>
        </w:rPr>
        <w:t>/regions. We became more thoroughly aware of the vulnerabilities of these spaces even though the impact was relatively short, and for the most part tourism is starting to return</w:t>
      </w:r>
      <w:ins w:id="588" w:author="Autor">
        <w:r w:rsidR="0065616D">
          <w:rPr>
            <w:rFonts w:ascii="Brill" w:eastAsia="Brill" w:hAnsi="Brill" w:cs="Brill"/>
          </w:rPr>
          <w:t xml:space="preserve"> a few years later</w:t>
        </w:r>
      </w:ins>
      <w:r w:rsidRPr="00C66272">
        <w:rPr>
          <w:rFonts w:ascii="Brill" w:eastAsia="Brill" w:hAnsi="Brill" w:cs="Brill"/>
        </w:rPr>
        <w:t xml:space="preserve">. </w:t>
      </w:r>
    </w:p>
    <w:p w14:paraId="350778EE" w14:textId="4564855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What the pandemic also revealed is how </w:t>
      </w:r>
      <w:r w:rsidR="005364E9" w:rsidRPr="00C66272">
        <w:rPr>
          <w:rFonts w:ascii="Brill" w:eastAsia="Brill" w:hAnsi="Brill" w:cs="Brill"/>
        </w:rPr>
        <w:t>port cities</w:t>
      </w:r>
      <w:r w:rsidRPr="00C66272">
        <w:rPr>
          <w:rFonts w:ascii="Brill" w:eastAsia="Brill" w:hAnsi="Brill" w:cs="Brill"/>
        </w:rPr>
        <w:t xml:space="preserve"> are planned, designed, and constructed with futures in mind. Infrastructure in these spaces is constructed, in relation to tourism, for the purposes of entertainment, consumption, accommodation</w:t>
      </w:r>
      <w:r w:rsidR="00704D61" w:rsidRPr="00C66272">
        <w:rPr>
          <w:rFonts w:ascii="Brill" w:eastAsia="Brill" w:hAnsi="Brill" w:cs="Brill"/>
        </w:rPr>
        <w:t>,</w:t>
      </w:r>
      <w:r w:rsidRPr="00C66272">
        <w:rPr>
          <w:rFonts w:ascii="Brill" w:eastAsia="Brill" w:hAnsi="Brill" w:cs="Brill"/>
        </w:rPr>
        <w:t xml:space="preserve"> and access to other tourist sites connected to </w:t>
      </w:r>
      <w:r w:rsidR="005364E9" w:rsidRPr="00C66272">
        <w:rPr>
          <w:rFonts w:ascii="Brill" w:eastAsia="Brill" w:hAnsi="Brill" w:cs="Brill"/>
        </w:rPr>
        <w:t>port cities</w:t>
      </w:r>
      <w:r w:rsidRPr="00C66272">
        <w:rPr>
          <w:rFonts w:ascii="Brill" w:eastAsia="Brill" w:hAnsi="Brill" w:cs="Brill"/>
        </w:rPr>
        <w:t>. However, the port</w:t>
      </w:r>
      <w:r w:rsidR="00704D61" w:rsidRPr="00C66272">
        <w:rPr>
          <w:rFonts w:ascii="Brill" w:eastAsia="Brill" w:hAnsi="Brill" w:cs="Brill"/>
        </w:rPr>
        <w:t xml:space="preserve"> </w:t>
      </w:r>
      <w:r w:rsidRPr="00C66272">
        <w:rPr>
          <w:rFonts w:ascii="Brill" w:eastAsia="Brill" w:hAnsi="Brill" w:cs="Brill"/>
        </w:rPr>
        <w:t>city itself is the result of the past. Ports, especially in colonial states such as Australia, were places for transportation of goods and people, but cities emerged over time to sustain them while also developing their own intense economic, social</w:t>
      </w:r>
      <w:r w:rsidR="00392EE9" w:rsidRPr="00C66272">
        <w:rPr>
          <w:rFonts w:ascii="Brill" w:eastAsia="Brill" w:hAnsi="Brill" w:cs="Brill"/>
        </w:rPr>
        <w:t>,</w:t>
      </w:r>
      <w:r w:rsidRPr="00C66272">
        <w:rPr>
          <w:rFonts w:ascii="Brill" w:eastAsia="Brill" w:hAnsi="Brill" w:cs="Brill"/>
        </w:rPr>
        <w:t xml:space="preserve"> and culture life (Hein, 2019</w:t>
      </w:r>
      <w:r w:rsidRPr="00137E94">
        <w:rPr>
          <w:rFonts w:ascii="Brill" w:eastAsia="Brill" w:hAnsi="Brill" w:cs="Brill"/>
        </w:rPr>
        <w:t>; Palmer, 2020</w:t>
      </w:r>
      <w:r w:rsidRPr="00C66272">
        <w:rPr>
          <w:rFonts w:ascii="Brill" w:eastAsia="Brill" w:hAnsi="Brill" w:cs="Brill"/>
        </w:rPr>
        <w:t>). The port</w:t>
      </w:r>
      <w:r w:rsidR="00392EE9" w:rsidRPr="00C66272">
        <w:rPr>
          <w:rFonts w:ascii="Brill" w:eastAsia="Brill" w:hAnsi="Brill" w:cs="Brill"/>
        </w:rPr>
        <w:t xml:space="preserve"> </w:t>
      </w:r>
      <w:r w:rsidRPr="00C66272">
        <w:rPr>
          <w:rFonts w:ascii="Brill" w:eastAsia="Brill" w:hAnsi="Brill" w:cs="Brill"/>
        </w:rPr>
        <w:t xml:space="preserve">city today </w:t>
      </w:r>
      <w:r w:rsidR="00392EE9" w:rsidRPr="00C66272">
        <w:rPr>
          <w:rFonts w:ascii="Brill" w:eastAsia="Brill" w:hAnsi="Brill" w:cs="Brill"/>
        </w:rPr>
        <w:t xml:space="preserve">again </w:t>
      </w:r>
      <w:r w:rsidRPr="00C66272">
        <w:rPr>
          <w:rFonts w:ascii="Brill" w:eastAsia="Brill" w:hAnsi="Brill" w:cs="Brill"/>
        </w:rPr>
        <w:t>represents the meeting of disparate but connected networks of economic and social exchange, to present what is now a wicked problem for nation-states to deal with.</w:t>
      </w:r>
    </w:p>
    <w:p w14:paraId="350778EF" w14:textId="3D35D9F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This wicked problem includes the significant infrastructure located in coastal areas. Port infrastructures such as warehousing, storage facilities, industrial zones, and non-port infrastructures such as urban housing, tourist amenities, commercial zones, and so on are all in danger of future inundation through coastal hazards (Christodoulou, Christidis</w:t>
      </w:r>
      <w:ins w:id="589" w:author="Autor">
        <w:r w:rsidR="0065616D">
          <w:rPr>
            <w:rFonts w:ascii="Brill" w:eastAsia="Brill" w:hAnsi="Brill" w:cs="Brill"/>
          </w:rPr>
          <w:t>,</w:t>
        </w:r>
      </w:ins>
      <w:r w:rsidRPr="00C66272">
        <w:rPr>
          <w:rFonts w:ascii="Brill" w:eastAsia="Brill" w:hAnsi="Brill" w:cs="Brill"/>
        </w:rPr>
        <w:t xml:space="preserve"> &amp; Demirel, 2019; Hein &amp; Schubert, 2021a, 2021b; </w:t>
      </w:r>
      <w:proofErr w:type="spellStart"/>
      <w:r w:rsidRPr="00C66272">
        <w:rPr>
          <w:rFonts w:ascii="Brill" w:eastAsia="Brill" w:hAnsi="Brill" w:cs="Brill"/>
        </w:rPr>
        <w:t>Osbaldiston</w:t>
      </w:r>
      <w:proofErr w:type="spellEnd"/>
      <w:r w:rsidRPr="00C66272">
        <w:rPr>
          <w:rFonts w:ascii="Brill" w:eastAsia="Brill" w:hAnsi="Brill" w:cs="Brill"/>
        </w:rPr>
        <w:t>, 2018). The development and subsequent precarious position of th</w:t>
      </w:r>
      <w:ins w:id="590" w:author="Autor">
        <w:r w:rsidR="00280DE5">
          <w:rPr>
            <w:rFonts w:ascii="Brill" w:eastAsia="Brill" w:hAnsi="Brill" w:cs="Brill"/>
          </w:rPr>
          <w:t>is</w:t>
        </w:r>
      </w:ins>
      <w:del w:id="591" w:author="Autor">
        <w:r w:rsidRPr="00C66272" w:rsidDel="00280DE5">
          <w:rPr>
            <w:rFonts w:ascii="Brill" w:eastAsia="Brill" w:hAnsi="Brill" w:cs="Brill"/>
          </w:rPr>
          <w:delText>ese</w:delText>
        </w:r>
      </w:del>
      <w:r w:rsidRPr="00C66272">
        <w:rPr>
          <w:rFonts w:ascii="Brill" w:eastAsia="Brill" w:hAnsi="Brill" w:cs="Brill"/>
        </w:rPr>
        <w:t xml:space="preserve"> infrastructure</w:t>
      </w:r>
      <w:del w:id="592" w:author="Autor">
        <w:r w:rsidRPr="00C66272" w:rsidDel="00280DE5">
          <w:rPr>
            <w:rFonts w:ascii="Brill" w:eastAsia="Brill" w:hAnsi="Brill" w:cs="Brill"/>
          </w:rPr>
          <w:delText>s</w:delText>
        </w:r>
      </w:del>
      <w:r w:rsidRPr="00C66272">
        <w:rPr>
          <w:rFonts w:ascii="Brill" w:eastAsia="Brill" w:hAnsi="Brill" w:cs="Brill"/>
        </w:rPr>
        <w:t xml:space="preserve"> are what we might deem the unintended consequences of the past. While planning can account for foreseeable dangers in the present (such as cyclone risks), </w:t>
      </w:r>
      <w:r w:rsidR="002E534F" w:rsidRPr="00C66272">
        <w:rPr>
          <w:rFonts w:ascii="Brill" w:eastAsia="Brill" w:hAnsi="Brill" w:cs="Brill"/>
        </w:rPr>
        <w:t>it is difficult to</w:t>
      </w:r>
      <w:r w:rsidRPr="00C66272">
        <w:rPr>
          <w:rFonts w:ascii="Brill" w:eastAsia="Brill" w:hAnsi="Brill" w:cs="Brill"/>
        </w:rPr>
        <w:t xml:space="preserve"> assess future dangers with the unpredictable nature of sea-level rise. Maintaining the status quo of the port</w:t>
      </w:r>
      <w:r w:rsidR="002E534F" w:rsidRPr="00C66272">
        <w:rPr>
          <w:rFonts w:ascii="Brill" w:eastAsia="Brill" w:hAnsi="Brill" w:cs="Brill"/>
        </w:rPr>
        <w:t xml:space="preserve"> </w:t>
      </w:r>
      <w:r w:rsidRPr="00C66272">
        <w:rPr>
          <w:rFonts w:ascii="Brill" w:eastAsia="Brill" w:hAnsi="Brill" w:cs="Brill"/>
        </w:rPr>
        <w:t xml:space="preserve">city is increasingly </w:t>
      </w:r>
      <w:r w:rsidR="00AC6A76" w:rsidRPr="00C66272">
        <w:rPr>
          <w:rFonts w:ascii="Brill" w:eastAsia="Brill" w:hAnsi="Brill" w:cs="Brill"/>
        </w:rPr>
        <w:t>challenging</w:t>
      </w:r>
      <w:r w:rsidRPr="00C66272">
        <w:rPr>
          <w:rFonts w:ascii="Brill" w:eastAsia="Brill" w:hAnsi="Brill" w:cs="Brill"/>
        </w:rPr>
        <w:t xml:space="preserve"> with current planning regimes.</w:t>
      </w:r>
    </w:p>
    <w:p w14:paraId="350778F0" w14:textId="2E941DB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Sea-level rise and “changes to precipitation […] sea surface temperatures, ocean currents, ocean acidity, extreme weather events and tropical storms” and changes to wave heights and inundation will have potentially devastating impacts that cannot be held constant and planned for (Hein &amp; Schubert, 2021a, 2021b; Nursey-Bray et al., 2013, p.1029). The vulnerability of </w:t>
      </w:r>
      <w:r w:rsidR="005364E9" w:rsidRPr="00C66272">
        <w:rPr>
          <w:rFonts w:ascii="Brill" w:eastAsia="Brill" w:hAnsi="Brill" w:cs="Brill"/>
        </w:rPr>
        <w:t>port cities</w:t>
      </w:r>
      <w:r w:rsidRPr="00C66272">
        <w:rPr>
          <w:rFonts w:ascii="Brill" w:eastAsia="Brill" w:hAnsi="Brill" w:cs="Brill"/>
        </w:rPr>
        <w:t xml:space="preserve"> is the culmination of a host of unintended consequences of future taking which include the promethean power of decisions to use greenhouse gases in the past </w:t>
      </w:r>
      <w:r w:rsidR="000A3D23" w:rsidRPr="00C66272">
        <w:rPr>
          <w:rFonts w:ascii="Brill" w:eastAsia="Brill" w:hAnsi="Brill" w:cs="Brill"/>
        </w:rPr>
        <w:t xml:space="preserve">to achieve </w:t>
      </w:r>
      <w:r w:rsidRPr="00C66272">
        <w:rPr>
          <w:rFonts w:ascii="Brill" w:eastAsia="Brill" w:hAnsi="Brill" w:cs="Brill"/>
        </w:rPr>
        <w:t xml:space="preserve">economic progress, along with the ambitions of global capitalism that led to the growth of massive cities </w:t>
      </w:r>
      <w:r w:rsidR="000A3D23" w:rsidRPr="00C66272">
        <w:rPr>
          <w:rFonts w:ascii="Brill" w:eastAsia="Brill" w:hAnsi="Brill" w:cs="Brill"/>
        </w:rPr>
        <w:t xml:space="preserve">perched </w:t>
      </w:r>
      <w:r w:rsidRPr="00C66272">
        <w:rPr>
          <w:rFonts w:ascii="Brill" w:eastAsia="Brill" w:hAnsi="Brill" w:cs="Brill"/>
        </w:rPr>
        <w:t>on the shoreline (</w:t>
      </w:r>
      <w:proofErr w:type="spellStart"/>
      <w:r w:rsidRPr="00C66272">
        <w:rPr>
          <w:rFonts w:ascii="Brill" w:eastAsia="Brill" w:hAnsi="Brill" w:cs="Brill"/>
        </w:rPr>
        <w:t>Osbaldiston</w:t>
      </w:r>
      <w:proofErr w:type="spellEnd"/>
      <w:r w:rsidRPr="00C66272">
        <w:rPr>
          <w:rFonts w:ascii="Brill" w:eastAsia="Brill" w:hAnsi="Brill" w:cs="Brill"/>
        </w:rPr>
        <w:t xml:space="preserve">, 2018). </w:t>
      </w:r>
    </w:p>
    <w:p w14:paraId="350778F1" w14:textId="20582B5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While the impacts of climate change could not necessarily be anticipated by past generations, nor the idea of sea-level rise even </w:t>
      </w:r>
      <w:r w:rsidR="00DC68DB" w:rsidRPr="00C66272">
        <w:rPr>
          <w:rFonts w:ascii="Brill" w:eastAsia="Brill" w:hAnsi="Brill" w:cs="Brill"/>
        </w:rPr>
        <w:t xml:space="preserve">be </w:t>
      </w:r>
      <w:r w:rsidRPr="00C66272">
        <w:rPr>
          <w:rFonts w:ascii="Brill" w:eastAsia="Brill" w:hAnsi="Brill" w:cs="Brill"/>
        </w:rPr>
        <w:t xml:space="preserve">considered, numerous events have occurred historically </w:t>
      </w:r>
      <w:r w:rsidR="00DC68DB" w:rsidRPr="00C66272">
        <w:rPr>
          <w:rFonts w:ascii="Brill" w:eastAsia="Brill" w:hAnsi="Brill" w:cs="Brill"/>
        </w:rPr>
        <w:t xml:space="preserve">when </w:t>
      </w:r>
      <w:r w:rsidRPr="00C66272">
        <w:rPr>
          <w:rFonts w:ascii="Brill" w:eastAsia="Brill" w:hAnsi="Brill" w:cs="Brill"/>
        </w:rPr>
        <w:t>the seas have shut down cities via natural disaster</w:t>
      </w:r>
      <w:ins w:id="593" w:author="Autor">
        <w:r w:rsidR="00280DE5">
          <w:rPr>
            <w:rFonts w:ascii="Brill" w:eastAsia="Brill" w:hAnsi="Brill" w:cs="Brill"/>
          </w:rPr>
          <w:t>s</w:t>
        </w:r>
      </w:ins>
      <w:r w:rsidRPr="00C66272">
        <w:rPr>
          <w:rFonts w:ascii="Brill" w:eastAsia="Brill" w:hAnsi="Brill" w:cs="Brill"/>
        </w:rPr>
        <w:t xml:space="preserve"> (Hein &amp; Schubert, 2021a; </w:t>
      </w:r>
      <w:proofErr w:type="spellStart"/>
      <w:r w:rsidRPr="00C66272">
        <w:rPr>
          <w:rFonts w:ascii="Brill" w:eastAsia="Brill" w:hAnsi="Brill" w:cs="Brill"/>
        </w:rPr>
        <w:t>Osbaldiston</w:t>
      </w:r>
      <w:proofErr w:type="spellEnd"/>
      <w:r w:rsidRPr="00C66272">
        <w:rPr>
          <w:rFonts w:ascii="Brill" w:eastAsia="Brill" w:hAnsi="Brill" w:cs="Brill"/>
        </w:rPr>
        <w:t>, 2018). Despite these</w:t>
      </w:r>
      <w:r w:rsidR="00803584" w:rsidRPr="00C66272">
        <w:rPr>
          <w:rFonts w:ascii="Brill" w:eastAsia="Brill" w:hAnsi="Brill" w:cs="Brill"/>
        </w:rPr>
        <w:t xml:space="preserve"> events</w:t>
      </w:r>
      <w:r w:rsidRPr="00C66272">
        <w:rPr>
          <w:rFonts w:ascii="Brill" w:eastAsia="Brill" w:hAnsi="Brill" w:cs="Brill"/>
        </w:rPr>
        <w:t>, the fervent need for economic and social progress has been sustained throughout modernity – a mentality th</w:t>
      </w:r>
      <w:r w:rsidR="00803584" w:rsidRPr="00C66272">
        <w:rPr>
          <w:rFonts w:ascii="Brill" w:eastAsia="Brill" w:hAnsi="Brill" w:cs="Brill"/>
        </w:rPr>
        <w:t>at</w:t>
      </w:r>
      <w:r w:rsidRPr="00C66272">
        <w:rPr>
          <w:rFonts w:ascii="Brill" w:eastAsia="Brill" w:hAnsi="Brill" w:cs="Brill"/>
        </w:rPr>
        <w:t xml:space="preserve"> persists in</w:t>
      </w:r>
      <w:r w:rsidRPr="00C66272">
        <w:rPr>
          <w:rFonts w:ascii="Brill" w:eastAsia="Brill" w:hAnsi="Brill" w:cs="Brill"/>
          <w:i/>
        </w:rPr>
        <w:t xml:space="preserve"> rebuilding, protecting, and progressing</w:t>
      </w:r>
      <w:r w:rsidRPr="00C66272">
        <w:rPr>
          <w:rFonts w:ascii="Brill" w:eastAsia="Brill" w:hAnsi="Brill" w:cs="Brill"/>
        </w:rPr>
        <w:t xml:space="preserve">. </w:t>
      </w:r>
      <w:commentRangeStart w:id="594"/>
      <w:commentRangeStart w:id="595"/>
      <w:r w:rsidR="005364E9" w:rsidRPr="00C66272">
        <w:rPr>
          <w:rFonts w:ascii="Brill" w:eastAsia="Brill" w:hAnsi="Brill" w:cs="Brill"/>
        </w:rPr>
        <w:t>Port cities</w:t>
      </w:r>
      <w:r w:rsidRPr="00C66272">
        <w:rPr>
          <w:rFonts w:ascii="Brill" w:eastAsia="Brill" w:hAnsi="Brill" w:cs="Brill"/>
        </w:rPr>
        <w:t xml:space="preserve"> </w:t>
      </w:r>
      <w:commentRangeEnd w:id="594"/>
      <w:r w:rsidR="00280DE5">
        <w:rPr>
          <w:rStyle w:val="Odwoaniedokomentarza"/>
          <w:lang w:val="en-AU"/>
        </w:rPr>
        <w:commentReference w:id="594"/>
      </w:r>
      <w:commentRangeEnd w:id="595"/>
      <w:r w:rsidR="00EC7829">
        <w:rPr>
          <w:rStyle w:val="Odwoaniedokomentarza"/>
          <w:lang w:val="en-AU"/>
        </w:rPr>
        <w:commentReference w:id="595"/>
      </w:r>
      <w:r w:rsidRPr="00C66272">
        <w:rPr>
          <w:rFonts w:ascii="Brill" w:eastAsia="Brill" w:hAnsi="Brill" w:cs="Brill"/>
        </w:rPr>
        <w:t xml:space="preserve">have a type of coastal amnesia towards past events, choosing instead to think that we can continue living, developing, and investing our economic and social futures in coastal spaces. In short, and to continue the theme of this book, we seek to continue intense development, encounters, events, flows, and above all, economic activity in these </w:t>
      </w:r>
      <w:r w:rsidR="005364E9" w:rsidRPr="00C66272">
        <w:rPr>
          <w:rFonts w:ascii="Brill" w:eastAsia="Brill" w:hAnsi="Brill" w:cs="Brill"/>
        </w:rPr>
        <w:t>port cities</w:t>
      </w:r>
      <w:r w:rsidRPr="00C66272">
        <w:rPr>
          <w:rFonts w:ascii="Brill" w:eastAsia="Brill" w:hAnsi="Brill" w:cs="Brill"/>
        </w:rPr>
        <w:t xml:space="preserve">, which have latent impact on regions that surround them. </w:t>
      </w:r>
    </w:p>
    <w:p w14:paraId="350778F2" w14:textId="44E2C13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major difficulty with sustaining this mentality now, as we know, is that </w:t>
      </w:r>
      <w:commentRangeStart w:id="596"/>
      <w:commentRangeStart w:id="597"/>
      <w:r w:rsidRPr="00C66272">
        <w:rPr>
          <w:rFonts w:ascii="Brill" w:eastAsia="Brill" w:hAnsi="Brill" w:cs="Brill"/>
        </w:rPr>
        <w:t>climates</w:t>
      </w:r>
      <w:commentRangeEnd w:id="596"/>
      <w:r w:rsidR="00280DE5">
        <w:rPr>
          <w:rStyle w:val="Odwoaniedokomentarza"/>
          <w:lang w:val="en-AU"/>
        </w:rPr>
        <w:commentReference w:id="596"/>
      </w:r>
      <w:commentRangeEnd w:id="597"/>
      <w:r w:rsidR="00EC7829">
        <w:rPr>
          <w:rStyle w:val="Odwoaniedokomentarza"/>
          <w:lang w:val="en-AU"/>
        </w:rPr>
        <w:commentReference w:id="597"/>
      </w:r>
      <w:r w:rsidRPr="00C66272">
        <w:rPr>
          <w:rFonts w:ascii="Brill" w:eastAsia="Brill" w:hAnsi="Brill" w:cs="Brill"/>
        </w:rPr>
        <w:t xml:space="preserve"> are and will </w:t>
      </w:r>
      <w:ins w:id="598" w:author="Autor">
        <w:r w:rsidR="00280DE5">
          <w:rPr>
            <w:rFonts w:ascii="Brill" w:eastAsia="Brill" w:hAnsi="Brill" w:cs="Brill"/>
          </w:rPr>
          <w:t xml:space="preserve">continue to </w:t>
        </w:r>
      </w:ins>
      <w:r w:rsidRPr="00C66272">
        <w:rPr>
          <w:rFonts w:ascii="Brill" w:eastAsia="Brill" w:hAnsi="Brill" w:cs="Brill"/>
        </w:rPr>
        <w:t xml:space="preserve">dramatically challenge our assumptions </w:t>
      </w:r>
      <w:r w:rsidR="00BB5302" w:rsidRPr="00C66272">
        <w:rPr>
          <w:rFonts w:ascii="Brill" w:eastAsia="Brill" w:hAnsi="Brill" w:cs="Brill"/>
        </w:rPr>
        <w:t>about</w:t>
      </w:r>
      <w:r w:rsidRPr="00C66272">
        <w:rPr>
          <w:rFonts w:ascii="Brill" w:eastAsia="Brill" w:hAnsi="Brill" w:cs="Brill"/>
        </w:rPr>
        <w:t xml:space="preserve"> coastal living (</w:t>
      </w:r>
      <w:proofErr w:type="spellStart"/>
      <w:r w:rsidRPr="00C66272">
        <w:rPr>
          <w:rFonts w:ascii="Brill" w:eastAsia="Brill" w:hAnsi="Brill" w:cs="Brill"/>
        </w:rPr>
        <w:t>Osbaldiston</w:t>
      </w:r>
      <w:proofErr w:type="spellEnd"/>
      <w:r w:rsidRPr="00C66272">
        <w:rPr>
          <w:rFonts w:ascii="Brill" w:eastAsia="Brill" w:hAnsi="Brill" w:cs="Brill"/>
        </w:rPr>
        <w:t xml:space="preserve">, 2018). The institutions tasked with the governance of our </w:t>
      </w:r>
      <w:r w:rsidR="005364E9" w:rsidRPr="00C66272">
        <w:rPr>
          <w:rFonts w:ascii="Brill" w:eastAsia="Brill" w:hAnsi="Brill" w:cs="Brill"/>
        </w:rPr>
        <w:t>port cities</w:t>
      </w:r>
      <w:r w:rsidRPr="00C66272">
        <w:rPr>
          <w:rFonts w:ascii="Brill" w:eastAsia="Brill" w:hAnsi="Brill" w:cs="Brill"/>
        </w:rPr>
        <w:t xml:space="preserve">/regions </w:t>
      </w:r>
      <w:r w:rsidRPr="00C66272">
        <w:rPr>
          <w:rFonts w:ascii="Brill" w:eastAsia="Brill" w:hAnsi="Brill" w:cs="Brill"/>
        </w:rPr>
        <w:lastRenderedPageBreak/>
        <w:t>hold, I argue, a promethean view which seeks to progress socio-economically with predictive power that is limited at best. Political power is “embedded in the short-term calculative and thereby knowable futures that lead to examining choices based on cost-benefit analysis, legal precedents/ramifications and the predictive capacities of science (such as coastal flood modelling)” (</w:t>
      </w:r>
      <w:proofErr w:type="spellStart"/>
      <w:r w:rsidRPr="00C66272">
        <w:rPr>
          <w:rFonts w:ascii="Brill" w:eastAsia="Brill" w:hAnsi="Brill" w:cs="Brill"/>
        </w:rPr>
        <w:t>Osbaldiston</w:t>
      </w:r>
      <w:proofErr w:type="spellEnd"/>
      <w:r w:rsidRPr="00C66272">
        <w:rPr>
          <w:rFonts w:ascii="Brill" w:eastAsia="Brill" w:hAnsi="Brill" w:cs="Brill"/>
        </w:rPr>
        <w:t>, 2018, p.238). Unfortunately, preparing for future sea-level rise</w:t>
      </w:r>
      <w:r w:rsidR="00CC6FEF" w:rsidRPr="00C66272">
        <w:rPr>
          <w:rFonts w:ascii="Brill" w:eastAsia="Brill" w:hAnsi="Brill" w:cs="Brill"/>
        </w:rPr>
        <w:t xml:space="preserve"> </w:t>
      </w:r>
      <w:r w:rsidRPr="00C66272">
        <w:rPr>
          <w:rFonts w:ascii="Brill" w:eastAsia="Brill" w:hAnsi="Brill" w:cs="Brill"/>
        </w:rPr>
        <w:t xml:space="preserve">requires a longer-term thinking that escapes this approach. Institutions have developed a locked-in rationality towards the coast, limiting the capacity to think through potential unknowns. Urry (2016) contends that planning for the future by </w:t>
      </w:r>
      <w:r w:rsidRPr="00C66272">
        <w:rPr>
          <w:rFonts w:ascii="Brill" w:eastAsia="Brill" w:hAnsi="Brill" w:cs="Brill"/>
          <w:i/>
        </w:rPr>
        <w:t xml:space="preserve">knowing </w:t>
      </w:r>
      <w:r w:rsidRPr="00C66272">
        <w:rPr>
          <w:rFonts w:ascii="Brill" w:eastAsia="Brill" w:hAnsi="Brill" w:cs="Brill"/>
        </w:rPr>
        <w:t>the future is impossible. However, he also argues that scenario building</w:t>
      </w:r>
      <w:r w:rsidR="00CC6FEF" w:rsidRPr="00C66272">
        <w:rPr>
          <w:rFonts w:ascii="Brill" w:eastAsia="Brill" w:hAnsi="Brill" w:cs="Brill"/>
        </w:rPr>
        <w:t xml:space="preserve"> in planning</w:t>
      </w:r>
      <w:r w:rsidRPr="00C66272">
        <w:rPr>
          <w:rFonts w:ascii="Brill" w:eastAsia="Brill" w:hAnsi="Brill" w:cs="Brill"/>
        </w:rPr>
        <w:t>, using different scales of measuring outcomes, is a potential way forward (Urry, 2016, p.97).</w:t>
      </w:r>
    </w:p>
    <w:p w14:paraId="350778F3" w14:textId="149B599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 argue </w:t>
      </w:r>
      <w:r w:rsidR="00CC6FEF" w:rsidRPr="00C66272">
        <w:rPr>
          <w:rFonts w:ascii="Brill" w:eastAsia="Brill" w:hAnsi="Brill" w:cs="Brill"/>
        </w:rPr>
        <w:t xml:space="preserve">that </w:t>
      </w:r>
      <w:r w:rsidRPr="00C66272">
        <w:rPr>
          <w:rFonts w:ascii="Brill" w:eastAsia="Brill" w:hAnsi="Brill" w:cs="Brill"/>
        </w:rPr>
        <w:t xml:space="preserve">the inability to hold certain or know the future is a functional and intellectual barrier to climate change adaptation in </w:t>
      </w:r>
      <w:r w:rsidR="005364E9" w:rsidRPr="00C66272">
        <w:rPr>
          <w:rFonts w:ascii="Brill" w:eastAsia="Brill" w:hAnsi="Brill" w:cs="Brill"/>
        </w:rPr>
        <w:t>port cities</w:t>
      </w:r>
      <w:r w:rsidRPr="00C66272">
        <w:rPr>
          <w:rFonts w:ascii="Brill" w:eastAsia="Brill" w:hAnsi="Brill" w:cs="Brill"/>
        </w:rPr>
        <w:t xml:space="preserve"> worldwide. </w:t>
      </w:r>
      <w:r w:rsidRPr="00DD631A">
        <w:rPr>
          <w:rFonts w:ascii="Brill" w:eastAsia="Brill" w:hAnsi="Brill" w:cs="Brill"/>
        </w:rPr>
        <w:t>Barnett et al. (2015</w:t>
      </w:r>
      <w:r w:rsidRPr="00C66272">
        <w:rPr>
          <w:rFonts w:ascii="Brill" w:eastAsia="Brill" w:hAnsi="Brill" w:cs="Brill"/>
        </w:rPr>
        <w:t>, p.5) argue that “history shapes current decisions, and the changes identified for adaptation are impeded because they work against existing governance institutions</w:t>
      </w:r>
      <w:ins w:id="599" w:author="Autor">
        <w:r w:rsidR="00280DE5">
          <w:rPr>
            <w:rFonts w:ascii="Brill" w:eastAsia="Brill" w:hAnsi="Brill" w:cs="Brill"/>
          </w:rPr>
          <w:t>.</w:t>
        </w:r>
      </w:ins>
      <w:r w:rsidRPr="00C66272">
        <w:rPr>
          <w:rFonts w:ascii="Brill" w:eastAsia="Brill" w:hAnsi="Brill" w:cs="Brill"/>
        </w:rPr>
        <w:t>”</w:t>
      </w:r>
      <w:del w:id="600" w:author="Autor">
        <w:r w:rsidRPr="00C66272" w:rsidDel="00280DE5">
          <w:rPr>
            <w:rFonts w:ascii="Brill" w:eastAsia="Brill" w:hAnsi="Brill" w:cs="Brill"/>
          </w:rPr>
          <w:delText>.</w:delText>
        </w:r>
      </w:del>
      <w:r w:rsidRPr="00C66272">
        <w:rPr>
          <w:rFonts w:ascii="Brill" w:eastAsia="Brill" w:hAnsi="Brill" w:cs="Brill"/>
        </w:rPr>
        <w:t xml:space="preserve"> </w:t>
      </w:r>
      <w:r w:rsidRPr="00DD631A">
        <w:rPr>
          <w:rFonts w:ascii="Brill" w:eastAsia="Brill" w:hAnsi="Brill" w:cs="Brill"/>
        </w:rPr>
        <w:t>Valente and Veloso-Gomes (2020, p.405)</w:t>
      </w:r>
      <w:r w:rsidRPr="00C66272">
        <w:rPr>
          <w:rFonts w:ascii="Brill" w:eastAsia="Brill" w:hAnsi="Brill" w:cs="Brill"/>
        </w:rPr>
        <w:t xml:space="preserve"> further contend that </w:t>
      </w:r>
      <w:r w:rsidR="005364E9" w:rsidRPr="00C66272">
        <w:rPr>
          <w:rFonts w:ascii="Brill" w:eastAsia="Brill" w:hAnsi="Brill" w:cs="Brill"/>
        </w:rPr>
        <w:t>port cities</w:t>
      </w:r>
      <w:r w:rsidRPr="00C66272">
        <w:rPr>
          <w:rFonts w:ascii="Brill" w:eastAsia="Brill" w:hAnsi="Brill" w:cs="Brill"/>
        </w:rPr>
        <w:t xml:space="preserve"> will need to be proactive in their approach to coastal risks, planning for “longer temporal horizons, consider[</w:t>
      </w:r>
      <w:proofErr w:type="spellStart"/>
      <w:r w:rsidRPr="00C66272">
        <w:rPr>
          <w:rFonts w:ascii="Brill" w:eastAsia="Brill" w:hAnsi="Brill" w:cs="Brill"/>
        </w:rPr>
        <w:t>ing</w:t>
      </w:r>
      <w:proofErr w:type="spellEnd"/>
      <w:r w:rsidRPr="00C66272">
        <w:rPr>
          <w:rFonts w:ascii="Brill" w:eastAsia="Brill" w:hAnsi="Brill" w:cs="Brill"/>
        </w:rPr>
        <w:t>] the dynamic and uncertain nature of coastal systems and risks</w:t>
      </w:r>
      <w:ins w:id="601" w:author="Autor">
        <w:r w:rsidR="00280DE5">
          <w:rPr>
            <w:rFonts w:ascii="Brill" w:eastAsia="Brill" w:hAnsi="Brill" w:cs="Brill"/>
          </w:rPr>
          <w:t>.</w:t>
        </w:r>
      </w:ins>
      <w:r w:rsidRPr="00C66272">
        <w:rPr>
          <w:rFonts w:ascii="Brill" w:eastAsia="Brill" w:hAnsi="Brill" w:cs="Brill"/>
        </w:rPr>
        <w:t>”</w:t>
      </w:r>
      <w:del w:id="602" w:author="Autor">
        <w:r w:rsidRPr="00C66272" w:rsidDel="00280DE5">
          <w:rPr>
            <w:rFonts w:ascii="Brill" w:eastAsia="Brill" w:hAnsi="Brill" w:cs="Brill"/>
          </w:rPr>
          <w:delText>.</w:delText>
        </w:r>
      </w:del>
      <w:r w:rsidRPr="00C66272">
        <w:rPr>
          <w:rFonts w:ascii="Brill" w:eastAsia="Brill" w:hAnsi="Brill" w:cs="Brill"/>
        </w:rPr>
        <w:t xml:space="preserve"> However, the options for dealing with sea-level rise and</w:t>
      </w:r>
      <w:del w:id="603" w:author="Autor">
        <w:r w:rsidRPr="00C66272" w:rsidDel="00824E00">
          <w:rPr>
            <w:rFonts w:ascii="Brill" w:eastAsia="Brill" w:hAnsi="Brill" w:cs="Brill"/>
          </w:rPr>
          <w:delText xml:space="preserve"> </w:delText>
        </w:r>
        <w:r w:rsidR="001A43E3" w:rsidRPr="00C66272" w:rsidDel="00824E00">
          <w:rPr>
            <w:rFonts w:ascii="Brill" w:eastAsia="Brill" w:hAnsi="Brill" w:cs="Brill"/>
          </w:rPr>
          <w:delText>the</w:delText>
        </w:r>
      </w:del>
      <w:r w:rsidR="001A43E3" w:rsidRPr="00C66272">
        <w:rPr>
          <w:rFonts w:ascii="Brill" w:eastAsia="Brill" w:hAnsi="Brill" w:cs="Brill"/>
        </w:rPr>
        <w:t xml:space="preserve"> </w:t>
      </w:r>
      <w:r w:rsidRPr="00C66272">
        <w:rPr>
          <w:rFonts w:ascii="Brill" w:eastAsia="Brill" w:hAnsi="Brill" w:cs="Brill"/>
        </w:rPr>
        <w:t xml:space="preserve">associated risks are already limited because of past decisions to position </w:t>
      </w:r>
      <w:r w:rsidR="005364E9" w:rsidRPr="00C66272">
        <w:rPr>
          <w:rFonts w:ascii="Brill" w:eastAsia="Brill" w:hAnsi="Brill" w:cs="Brill"/>
        </w:rPr>
        <w:t>port cities</w:t>
      </w:r>
      <w:r w:rsidRPr="00C66272">
        <w:rPr>
          <w:rFonts w:ascii="Brill" w:eastAsia="Brill" w:hAnsi="Brill" w:cs="Brill"/>
        </w:rPr>
        <w:t xml:space="preserve"> so close to the shore. Adaptation to sea-level rise in planning is commonly now framed through four choices</w:t>
      </w:r>
      <w:r w:rsidR="008D2A6D" w:rsidRPr="00C66272">
        <w:rPr>
          <w:rFonts w:ascii="Brill" w:eastAsia="Brill" w:hAnsi="Brill" w:cs="Brill"/>
        </w:rPr>
        <w:t>:</w:t>
      </w:r>
      <w:r w:rsidRPr="00C66272">
        <w:rPr>
          <w:rFonts w:ascii="Brill" w:eastAsia="Brill" w:hAnsi="Brill" w:cs="Brill"/>
        </w:rPr>
        <w:t xml:space="preserve"> managed retreat of infrastructure and communities inland, protection against sea-level rise w</w:t>
      </w:r>
      <w:r w:rsidR="008D2A6D" w:rsidRPr="00C66272">
        <w:rPr>
          <w:rFonts w:ascii="Brill" w:eastAsia="Brill" w:hAnsi="Brill" w:cs="Brill"/>
        </w:rPr>
        <w:t>hic</w:t>
      </w:r>
      <w:r w:rsidRPr="00C66272">
        <w:rPr>
          <w:rFonts w:ascii="Brill" w:eastAsia="Brill" w:hAnsi="Brill" w:cs="Brill"/>
        </w:rPr>
        <w:t>h use</w:t>
      </w:r>
      <w:r w:rsidR="00F160F6" w:rsidRPr="00C66272">
        <w:rPr>
          <w:rFonts w:ascii="Brill" w:eastAsia="Brill" w:hAnsi="Brill" w:cs="Brill"/>
        </w:rPr>
        <w:t>s</w:t>
      </w:r>
      <w:r w:rsidRPr="00C66272">
        <w:rPr>
          <w:rFonts w:ascii="Brill" w:eastAsia="Brill" w:hAnsi="Brill" w:cs="Brill"/>
        </w:rPr>
        <w:t xml:space="preserve"> hard and soft barriers (</w:t>
      </w:r>
      <w:r w:rsidR="00F160F6" w:rsidRPr="00C66272">
        <w:rPr>
          <w:rFonts w:ascii="Brill" w:eastAsia="Brill" w:hAnsi="Brill" w:cs="Brill"/>
        </w:rPr>
        <w:t>e.g.,</w:t>
      </w:r>
      <w:r w:rsidRPr="00C66272">
        <w:rPr>
          <w:rFonts w:ascii="Brill" w:eastAsia="Brill" w:hAnsi="Brill" w:cs="Brill"/>
        </w:rPr>
        <w:t xml:space="preserve"> sea</w:t>
      </w:r>
      <w:r w:rsidR="00F160F6" w:rsidRPr="00C66272">
        <w:rPr>
          <w:rFonts w:ascii="Brill" w:eastAsia="Brill" w:hAnsi="Brill" w:cs="Brill"/>
        </w:rPr>
        <w:t xml:space="preserve"> </w:t>
      </w:r>
      <w:r w:rsidRPr="00C66272">
        <w:rPr>
          <w:rFonts w:ascii="Brill" w:eastAsia="Brill" w:hAnsi="Brill" w:cs="Brill"/>
        </w:rPr>
        <w:t>walls, coastal vegetation), a mixture of both options, and a do-nothing approach resulting in future unplanned adaptation (</w:t>
      </w:r>
      <w:r w:rsidRPr="00DD631A">
        <w:rPr>
          <w:rFonts w:ascii="Brill" w:eastAsia="Brill" w:hAnsi="Brill" w:cs="Brill"/>
        </w:rPr>
        <w:t xml:space="preserve">Cooper &amp; </w:t>
      </w:r>
      <w:proofErr w:type="spellStart"/>
      <w:r w:rsidRPr="00DD631A">
        <w:rPr>
          <w:rFonts w:ascii="Brill" w:eastAsia="Brill" w:hAnsi="Brill" w:cs="Brill"/>
        </w:rPr>
        <w:t>Lemckert</w:t>
      </w:r>
      <w:proofErr w:type="spellEnd"/>
      <w:r w:rsidRPr="00DD631A">
        <w:rPr>
          <w:rFonts w:ascii="Brill" w:eastAsia="Brill" w:hAnsi="Brill" w:cs="Brill"/>
        </w:rPr>
        <w:t>, 2012</w:t>
      </w:r>
      <w:r w:rsidRPr="00C66272">
        <w:rPr>
          <w:rFonts w:ascii="Brill" w:eastAsia="Brill" w:hAnsi="Brill" w:cs="Brill"/>
        </w:rPr>
        <w:t>). These options have costs and limitations. The first three all rely on one very significant as</w:t>
      </w:r>
      <w:r w:rsidR="00107E19" w:rsidRPr="00C66272">
        <w:rPr>
          <w:rFonts w:ascii="Brill" w:eastAsia="Brill" w:hAnsi="Brill" w:cs="Brill"/>
        </w:rPr>
        <w:t>sumption</w:t>
      </w:r>
      <w:r w:rsidRPr="00C66272">
        <w:rPr>
          <w:rFonts w:ascii="Brill" w:eastAsia="Brill" w:hAnsi="Brill" w:cs="Brill"/>
        </w:rPr>
        <w:t>, that sea-level rise can be calculated, modelled, and planned for. The final approach, however, risks loss of significant property making the port</w:t>
      </w:r>
      <w:r w:rsidR="00107E19" w:rsidRPr="00C66272">
        <w:rPr>
          <w:rFonts w:ascii="Brill" w:eastAsia="Brill" w:hAnsi="Brill" w:cs="Brill"/>
        </w:rPr>
        <w:t xml:space="preserve"> </w:t>
      </w:r>
      <w:r w:rsidRPr="00C66272">
        <w:rPr>
          <w:rFonts w:ascii="Brill" w:eastAsia="Brill" w:hAnsi="Brill" w:cs="Brill"/>
        </w:rPr>
        <w:t>city potentially unviable. Whatever the choice, our planning decisions shape potential choices in the future.</w:t>
      </w:r>
    </w:p>
    <w:p w14:paraId="350778F4" w14:textId="77777777" w:rsidR="00CB3FC9" w:rsidRPr="00C66272" w:rsidRDefault="00CB3FC9">
      <w:pPr>
        <w:spacing w:line="360" w:lineRule="auto"/>
        <w:ind w:firstLine="720"/>
        <w:jc w:val="both"/>
        <w:rPr>
          <w:rFonts w:ascii="Brill" w:eastAsia="Brill" w:hAnsi="Brill" w:cs="Brill"/>
        </w:rPr>
      </w:pPr>
    </w:p>
    <w:p w14:paraId="350778F5" w14:textId="38B00C14" w:rsidR="00CB3FC9" w:rsidRPr="00C66272" w:rsidRDefault="005364E9">
      <w:pPr>
        <w:spacing w:line="360" w:lineRule="auto"/>
        <w:rPr>
          <w:rFonts w:ascii="Brill" w:eastAsia="Brill" w:hAnsi="Brill" w:cs="Brill"/>
          <w:b/>
        </w:rPr>
      </w:pPr>
      <w:r w:rsidRPr="00C66272">
        <w:rPr>
          <w:rFonts w:ascii="Brill" w:eastAsia="Brill" w:hAnsi="Brill" w:cs="Brill"/>
          <w:b/>
        </w:rPr>
        <w:t xml:space="preserve">Port </w:t>
      </w:r>
      <w:ins w:id="604" w:author="Autor">
        <w:r w:rsidR="00824E00">
          <w:rPr>
            <w:rFonts w:ascii="Brill" w:eastAsia="Brill" w:hAnsi="Brill" w:cs="Brill"/>
            <w:b/>
          </w:rPr>
          <w:t>C</w:t>
        </w:r>
      </w:ins>
      <w:del w:id="605" w:author="Autor">
        <w:r w:rsidRPr="00C66272" w:rsidDel="00824E00">
          <w:rPr>
            <w:rFonts w:ascii="Brill" w:eastAsia="Brill" w:hAnsi="Brill" w:cs="Brill"/>
            <w:b/>
          </w:rPr>
          <w:delText>c</w:delText>
        </w:r>
      </w:del>
      <w:r w:rsidRPr="00C66272">
        <w:rPr>
          <w:rFonts w:ascii="Brill" w:eastAsia="Brill" w:hAnsi="Brill" w:cs="Brill"/>
          <w:b/>
        </w:rPr>
        <w:t>ities</w:t>
      </w:r>
      <w:r w:rsidR="00C55FA1" w:rsidRPr="00C66272">
        <w:rPr>
          <w:rFonts w:ascii="Brill" w:eastAsia="Brill" w:hAnsi="Brill" w:cs="Brill"/>
          <w:b/>
        </w:rPr>
        <w:t>, Futures, and the Precautionary Principle</w:t>
      </w:r>
    </w:p>
    <w:p w14:paraId="350778F6" w14:textId="6C880ADA"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 xml:space="preserve">The difficulty of climate change adaptation in </w:t>
      </w:r>
      <w:r w:rsidR="005364E9" w:rsidRPr="00C66272">
        <w:rPr>
          <w:rFonts w:ascii="Brill" w:eastAsia="Brill" w:hAnsi="Brill" w:cs="Brill"/>
        </w:rPr>
        <w:t>port cities</w:t>
      </w:r>
      <w:r w:rsidRPr="00C66272">
        <w:rPr>
          <w:rFonts w:ascii="Brill" w:eastAsia="Brill" w:hAnsi="Brill" w:cs="Brill"/>
        </w:rPr>
        <w:t xml:space="preserve"> l</w:t>
      </w:r>
      <w:r w:rsidR="00107E19" w:rsidRPr="00C66272">
        <w:rPr>
          <w:rFonts w:ascii="Brill" w:eastAsia="Brill" w:hAnsi="Brill" w:cs="Brill"/>
        </w:rPr>
        <w:t>ies</w:t>
      </w:r>
      <w:r w:rsidRPr="00C66272">
        <w:rPr>
          <w:rFonts w:ascii="Brill" w:eastAsia="Brill" w:hAnsi="Brill" w:cs="Brill"/>
        </w:rPr>
        <w:t xml:space="preserve"> in the changes required to the way they are arranged, organi</w:t>
      </w:r>
      <w:ins w:id="606" w:author="Autor">
        <w:r w:rsidR="00BC643C">
          <w:rPr>
            <w:rFonts w:ascii="Brill" w:eastAsia="Brill" w:hAnsi="Brill" w:cs="Brill"/>
          </w:rPr>
          <w:t>z</w:t>
        </w:r>
      </w:ins>
      <w:del w:id="607" w:author="Autor">
        <w:r w:rsidRPr="00C66272" w:rsidDel="00BC643C">
          <w:rPr>
            <w:rFonts w:ascii="Brill" w:eastAsia="Brill" w:hAnsi="Brill" w:cs="Brill"/>
          </w:rPr>
          <w:delText>s</w:delText>
        </w:r>
      </w:del>
      <w:r w:rsidRPr="00C66272">
        <w:rPr>
          <w:rFonts w:ascii="Brill" w:eastAsia="Brill" w:hAnsi="Brill" w:cs="Brill"/>
        </w:rPr>
        <w:t>ed, and future</w:t>
      </w:r>
      <w:r w:rsidR="00EF4781" w:rsidRPr="00C66272">
        <w:rPr>
          <w:rFonts w:ascii="Brill" w:eastAsia="Brill" w:hAnsi="Brill" w:cs="Brill"/>
        </w:rPr>
        <w:t>-</w:t>
      </w:r>
      <w:r w:rsidRPr="00C66272">
        <w:rPr>
          <w:rFonts w:ascii="Brill" w:eastAsia="Brill" w:hAnsi="Brill" w:cs="Brill"/>
        </w:rPr>
        <w:t xml:space="preserve">orientated (Barnett et al., 2015). Positioning and planning these potential adaptation strategies means invoking some policies that are </w:t>
      </w:r>
      <w:r w:rsidRPr="00C66272">
        <w:rPr>
          <w:rFonts w:ascii="Brill" w:eastAsia="Brill" w:hAnsi="Brill" w:cs="Brill"/>
        </w:rPr>
        <w:lastRenderedPageBreak/>
        <w:t>proactive and not reactive, but also open to different scenarios, as climate science on sea-level rise is rather uncertain (</w:t>
      </w:r>
      <w:proofErr w:type="spellStart"/>
      <w:r w:rsidRPr="00C66272">
        <w:rPr>
          <w:rFonts w:ascii="Brill" w:eastAsia="Brill" w:hAnsi="Brill" w:cs="Brill"/>
        </w:rPr>
        <w:t>Osbaldiston</w:t>
      </w:r>
      <w:proofErr w:type="spellEnd"/>
      <w:r w:rsidRPr="00C66272">
        <w:rPr>
          <w:rFonts w:ascii="Brill" w:eastAsia="Brill" w:hAnsi="Brill" w:cs="Brill"/>
        </w:rPr>
        <w:t>, 2018). Adam and Groves (2007, p.185) sum up the situation in the following,</w:t>
      </w:r>
    </w:p>
    <w:p w14:paraId="350778F7" w14:textId="77777777" w:rsidR="00CB3FC9" w:rsidRPr="00C66272" w:rsidRDefault="00C55FA1">
      <w:pPr>
        <w:ind w:left="567" w:right="946"/>
        <w:rPr>
          <w:rFonts w:ascii="Brill" w:eastAsia="Brill" w:hAnsi="Brill" w:cs="Brill"/>
          <w:sz w:val="20"/>
          <w:szCs w:val="20"/>
        </w:rPr>
      </w:pPr>
      <w:r w:rsidRPr="00C66272">
        <w:rPr>
          <w:rFonts w:ascii="Brill" w:eastAsia="Brill" w:hAnsi="Brill" w:cs="Brill"/>
          <w:sz w:val="20"/>
          <w:szCs w:val="20"/>
        </w:rPr>
        <w:t xml:space="preserve">The difficulty confronting us […] is that the indeterminacy of unbounded effects makes reliance on scientific prediction and economic risk calculation inappropriate and presents us instead with questions about justice, rights, and possible harm to future beings that have to be addressed. </w:t>
      </w:r>
    </w:p>
    <w:p w14:paraId="350778F8" w14:textId="77777777" w:rsidR="00CB3FC9" w:rsidRPr="00C66272" w:rsidRDefault="00CB3FC9">
      <w:pPr>
        <w:ind w:left="567" w:right="946"/>
        <w:rPr>
          <w:rFonts w:ascii="Brill" w:eastAsia="Brill" w:hAnsi="Brill" w:cs="Brill"/>
          <w:sz w:val="20"/>
          <w:szCs w:val="20"/>
        </w:rPr>
      </w:pPr>
    </w:p>
    <w:p w14:paraId="350778F9" w14:textId="56E10433"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t>The difficult</w:t>
      </w:r>
      <w:r w:rsidR="00912576" w:rsidRPr="00C66272">
        <w:rPr>
          <w:rFonts w:ascii="Brill" w:eastAsia="Brill" w:hAnsi="Brill" w:cs="Brill"/>
        </w:rPr>
        <w:t>y</w:t>
      </w:r>
      <w:r w:rsidRPr="00C66272">
        <w:rPr>
          <w:rFonts w:ascii="Brill" w:eastAsia="Brill" w:hAnsi="Brill" w:cs="Brill"/>
        </w:rPr>
        <w:t xml:space="preserve"> confronting the challenges of sea-level rise is that the unbounded effects can only be planned in current regimes if we can adequately predict how high the seas will rise (Valente and Veloso-Gomes, 2020). The inadequacy of current planning systems in </w:t>
      </w:r>
      <w:r w:rsidR="005364E9" w:rsidRPr="00C66272">
        <w:rPr>
          <w:rFonts w:ascii="Brill" w:eastAsia="Brill" w:hAnsi="Brill" w:cs="Brill"/>
        </w:rPr>
        <w:t>port cities</w:t>
      </w:r>
      <w:r w:rsidRPr="00C66272">
        <w:rPr>
          <w:rFonts w:ascii="Brill" w:eastAsia="Brill" w:hAnsi="Brill" w:cs="Brill"/>
        </w:rPr>
        <w:t xml:space="preserve"> is two-fold, however. Firstly, the capacity to begin adapting now for something into the future will still bear an economic cost (such as developing larger seawalls or protecting coastline not yet protected) and may well still have unintended consequences if not carefully engineered </w:t>
      </w:r>
      <w:r w:rsidRPr="0043244E">
        <w:rPr>
          <w:rFonts w:ascii="Brill" w:eastAsia="Brill" w:hAnsi="Brill" w:cs="Brill"/>
        </w:rPr>
        <w:t>(Barnett &amp; O’Neill, 2010</w:t>
      </w:r>
      <w:r w:rsidRPr="00C66272">
        <w:rPr>
          <w:rFonts w:ascii="Brill" w:eastAsia="Brill" w:hAnsi="Brill" w:cs="Brill"/>
        </w:rPr>
        <w:t xml:space="preserve">; </w:t>
      </w:r>
      <w:proofErr w:type="spellStart"/>
      <w:r w:rsidRPr="00C66272">
        <w:rPr>
          <w:rFonts w:ascii="Brill" w:eastAsia="Brill" w:hAnsi="Brill" w:cs="Brill"/>
        </w:rPr>
        <w:t>Osbaldiston</w:t>
      </w:r>
      <w:proofErr w:type="spellEnd"/>
      <w:r w:rsidRPr="00C66272">
        <w:rPr>
          <w:rFonts w:ascii="Brill" w:eastAsia="Brill" w:hAnsi="Brill" w:cs="Brill"/>
        </w:rPr>
        <w:t>, 2018). Secondly, even this option requires some degree of certainty over the actual height of the seas in</w:t>
      </w:r>
      <w:r w:rsidR="00D014DF" w:rsidRPr="00C66272">
        <w:rPr>
          <w:rFonts w:ascii="Brill" w:eastAsia="Brill" w:hAnsi="Brill" w:cs="Brill"/>
        </w:rPr>
        <w:t xml:space="preserve"> </w:t>
      </w:r>
      <w:r w:rsidRPr="00C66272">
        <w:rPr>
          <w:rFonts w:ascii="Brill" w:eastAsia="Brill" w:hAnsi="Brill" w:cs="Brill"/>
        </w:rPr>
        <w:t>the future. Planning needs to accept the uncertainty</w:t>
      </w:r>
      <w:del w:id="608" w:author="Autor">
        <w:r w:rsidRPr="00C66272" w:rsidDel="005A73AE">
          <w:rPr>
            <w:rFonts w:ascii="Brill" w:eastAsia="Brill" w:hAnsi="Brill" w:cs="Brill"/>
          </w:rPr>
          <w:delText>,</w:delText>
        </w:r>
      </w:del>
      <w:r w:rsidRPr="00C66272">
        <w:rPr>
          <w:rFonts w:ascii="Brill" w:eastAsia="Brill" w:hAnsi="Brill" w:cs="Brill"/>
        </w:rPr>
        <w:t xml:space="preserve"> and become ‘adaptive’, while also acknowledging that the status quo of port-city life may not be sustained (Valente &amp; Veloso-Gomes, 2020). </w:t>
      </w:r>
    </w:p>
    <w:p w14:paraId="350778FA" w14:textId="06AF5DBD"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t>In relation to this latter issue, we see often in adaptation planning the holding of sea-level rise to a certain height. One of the barriers to</w:t>
      </w:r>
      <w:r w:rsidR="001A1E0C">
        <w:rPr>
          <w:rFonts w:ascii="Brill" w:eastAsia="Brill" w:hAnsi="Brill" w:cs="Brill"/>
        </w:rPr>
        <w:t xml:space="preserve"> </w:t>
      </w:r>
      <w:r w:rsidRPr="00C66272">
        <w:rPr>
          <w:rFonts w:ascii="Brill" w:eastAsia="Brill" w:hAnsi="Brill" w:cs="Brill"/>
        </w:rPr>
        <w:t>adaptation is in fact th</w:t>
      </w:r>
      <w:ins w:id="609" w:author="Autor">
        <w:r w:rsidR="005A73AE">
          <w:rPr>
            <w:rFonts w:ascii="Brill" w:eastAsia="Brill" w:hAnsi="Brill" w:cs="Brill"/>
          </w:rPr>
          <w:t>e</w:t>
        </w:r>
      </w:ins>
      <w:del w:id="610" w:author="Autor">
        <w:r w:rsidRPr="00C66272" w:rsidDel="005A73AE">
          <w:rPr>
            <w:rFonts w:ascii="Brill" w:eastAsia="Brill" w:hAnsi="Brill" w:cs="Brill"/>
          </w:rPr>
          <w:delText>e</w:delText>
        </w:r>
      </w:del>
      <w:r w:rsidRPr="00C66272">
        <w:rPr>
          <w:rFonts w:ascii="Brill" w:eastAsia="Brill" w:hAnsi="Brill" w:cs="Brill"/>
        </w:rPr>
        <w:t xml:space="preserve"> uncertainty </w:t>
      </w:r>
      <w:del w:id="611" w:author="Autor">
        <w:r w:rsidRPr="00C66272" w:rsidDel="005A73AE">
          <w:rPr>
            <w:rFonts w:ascii="Brill" w:eastAsia="Brill" w:hAnsi="Brill" w:cs="Brill"/>
          </w:rPr>
          <w:delText>of this</w:delText>
        </w:r>
      </w:del>
      <w:ins w:id="612" w:author="Autor">
        <w:r w:rsidR="005A73AE">
          <w:rPr>
            <w:rFonts w:ascii="Brill" w:eastAsia="Brill" w:hAnsi="Brill" w:cs="Brill"/>
          </w:rPr>
          <w:t>involved</w:t>
        </w:r>
      </w:ins>
      <w:r w:rsidRPr="00C66272">
        <w:rPr>
          <w:rFonts w:ascii="Brill" w:eastAsia="Brill" w:hAnsi="Brill" w:cs="Brill"/>
        </w:rPr>
        <w:t xml:space="preserve"> (Butler, 2008). If we were certain and could calculate with precision where the seas would be, how often storms may hit, how far inundation would go inland, and the impacts on critical infrastructure, then adaptation may well progress urgently (Butler, 2008; </w:t>
      </w:r>
      <w:proofErr w:type="spellStart"/>
      <w:r w:rsidRPr="00C66272">
        <w:rPr>
          <w:rFonts w:ascii="Brill" w:eastAsia="Brill" w:hAnsi="Brill" w:cs="Brill"/>
        </w:rPr>
        <w:t>Osbaldiston</w:t>
      </w:r>
      <w:proofErr w:type="spellEnd"/>
      <w:r w:rsidRPr="00C66272">
        <w:rPr>
          <w:rFonts w:ascii="Brill" w:eastAsia="Brill" w:hAnsi="Brill" w:cs="Brill"/>
        </w:rPr>
        <w:t xml:space="preserve">, 2018). We would have an exactness </w:t>
      </w:r>
      <w:r w:rsidR="005D0D19" w:rsidRPr="00C66272">
        <w:rPr>
          <w:rFonts w:ascii="Brill" w:eastAsia="Brill" w:hAnsi="Brill" w:cs="Brill"/>
        </w:rPr>
        <w:t>regarding</w:t>
      </w:r>
      <w:r w:rsidRPr="00C66272">
        <w:rPr>
          <w:rFonts w:ascii="Brill" w:eastAsia="Brill" w:hAnsi="Brill" w:cs="Brill"/>
        </w:rPr>
        <w:t xml:space="preserve"> sea-level rise that could be held stable and planned for. </w:t>
      </w:r>
    </w:p>
    <w:p w14:paraId="350778FB" w14:textId="42A6C086"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t xml:space="preserve">In a recent review of sea-level rise modelling, </w:t>
      </w:r>
      <w:r w:rsidRPr="0043244E">
        <w:rPr>
          <w:rFonts w:ascii="Brill" w:eastAsia="Brill" w:hAnsi="Brill" w:cs="Brill"/>
        </w:rPr>
        <w:t>Horton et al. (2020</w:t>
      </w:r>
      <w:r w:rsidRPr="00C66272">
        <w:rPr>
          <w:rFonts w:ascii="Brill" w:eastAsia="Brill" w:hAnsi="Brill" w:cs="Brill"/>
        </w:rPr>
        <w:t xml:space="preserve">) highlight how uncertain calculating this future event is (see also </w:t>
      </w:r>
      <w:proofErr w:type="spellStart"/>
      <w:r w:rsidRPr="00137E94">
        <w:rPr>
          <w:rFonts w:ascii="Brill" w:eastAsia="Brill" w:hAnsi="Brill" w:cs="Brill"/>
        </w:rPr>
        <w:t>Ra</w:t>
      </w:r>
      <w:ins w:id="613" w:author="Autor">
        <w:r w:rsidR="00137E94" w:rsidRPr="00F34A6C">
          <w:rPr>
            <w:rFonts w:ascii="Brill" w:eastAsia="Brill" w:hAnsi="Brill" w:cs="Brill"/>
            <w:rPrChange w:id="614" w:author="Autor">
              <w:rPr>
                <w:rFonts w:ascii="Brill" w:eastAsia="Brill" w:hAnsi="Brill" w:cs="Brill"/>
                <w:highlight w:val="green"/>
              </w:rPr>
            </w:rPrChange>
          </w:rPr>
          <w:t>h</w:t>
        </w:r>
      </w:ins>
      <w:r w:rsidRPr="00137E94">
        <w:rPr>
          <w:rFonts w:ascii="Brill" w:eastAsia="Brill" w:hAnsi="Brill" w:cs="Brill"/>
        </w:rPr>
        <w:t>mstorf</w:t>
      </w:r>
      <w:proofErr w:type="spellEnd"/>
      <w:r w:rsidRPr="00137E94">
        <w:rPr>
          <w:rFonts w:ascii="Brill" w:eastAsia="Brill" w:hAnsi="Brill" w:cs="Brill"/>
        </w:rPr>
        <w:t>, 2010</w:t>
      </w:r>
      <w:r w:rsidRPr="00C66272">
        <w:rPr>
          <w:rFonts w:ascii="Brill" w:eastAsia="Brill" w:hAnsi="Brill" w:cs="Brill"/>
        </w:rPr>
        <w:t xml:space="preserve">). Reviewing research calculating sea-level rise in the years 2100 and 2300, they highlight </w:t>
      </w:r>
      <w:r w:rsidR="002A2463" w:rsidRPr="00C66272">
        <w:rPr>
          <w:rFonts w:ascii="Brill" w:eastAsia="Brill" w:hAnsi="Brill" w:cs="Brill"/>
        </w:rPr>
        <w:t>the fact that</w:t>
      </w:r>
      <w:r w:rsidRPr="00C66272">
        <w:rPr>
          <w:rFonts w:ascii="Brill" w:eastAsia="Brill" w:hAnsi="Brill" w:cs="Brill"/>
        </w:rPr>
        <w:t xml:space="preserve"> in 2100 alone, the modelling ranges from 0.3M to 1.65M (Horton et al., 2020, p.18). The range is based on several scenarios</w:t>
      </w:r>
      <w:r w:rsidR="002A2463" w:rsidRPr="00C66272">
        <w:rPr>
          <w:rFonts w:ascii="Brill" w:eastAsia="Brill" w:hAnsi="Brill" w:cs="Brill"/>
        </w:rPr>
        <w:t>,</w:t>
      </w:r>
      <w:r w:rsidRPr="00C66272">
        <w:rPr>
          <w:rFonts w:ascii="Brill" w:eastAsia="Brill" w:hAnsi="Brill" w:cs="Brill"/>
        </w:rPr>
        <w:t xml:space="preserve"> such as changes to our greenhouse gas emission rates. </w:t>
      </w:r>
      <w:commentRangeStart w:id="615"/>
      <w:r w:rsidRPr="00C66272">
        <w:rPr>
          <w:rFonts w:ascii="Brill" w:eastAsia="Brill" w:hAnsi="Brill" w:cs="Brill"/>
        </w:rPr>
        <w:t>IPCC</w:t>
      </w:r>
      <w:commentRangeEnd w:id="615"/>
      <w:r w:rsidR="005A73AE">
        <w:rPr>
          <w:rStyle w:val="Odwoaniedokomentarza"/>
          <w:lang w:val="en-AU"/>
        </w:rPr>
        <w:commentReference w:id="615"/>
      </w:r>
      <w:r w:rsidRPr="00C66272">
        <w:rPr>
          <w:rFonts w:ascii="Brill" w:eastAsia="Brill" w:hAnsi="Brill" w:cs="Brill"/>
        </w:rPr>
        <w:t xml:space="preserve"> </w:t>
      </w:r>
      <w:ins w:id="616" w:author="Autor">
        <w:r w:rsidR="00B81803">
          <w:rPr>
            <w:rFonts w:ascii="Brill" w:eastAsia="Brill" w:hAnsi="Brill" w:cs="Brill"/>
          </w:rPr>
          <w:t>(</w:t>
        </w:r>
        <w:r w:rsidR="00B81803" w:rsidRPr="00B81803">
          <w:rPr>
            <w:rFonts w:ascii="Brill" w:eastAsia="Brill" w:hAnsi="Brill" w:cs="Brill"/>
          </w:rPr>
          <w:t xml:space="preserve">Intergovernmental Panel on Climate Change </w:t>
        </w:r>
      </w:ins>
      <w:r w:rsidRPr="00C66272">
        <w:rPr>
          <w:rFonts w:ascii="Brill" w:eastAsia="Brill" w:hAnsi="Brill" w:cs="Brill"/>
        </w:rPr>
        <w:t>assessments and predictions rely on this scenario building</w:t>
      </w:r>
      <w:r w:rsidR="002A2463" w:rsidRPr="00C66272">
        <w:rPr>
          <w:rFonts w:ascii="Brill" w:eastAsia="Brill" w:hAnsi="Brill" w:cs="Brill"/>
        </w:rPr>
        <w:t>,</w:t>
      </w:r>
      <w:r w:rsidRPr="00C66272">
        <w:rPr>
          <w:rFonts w:ascii="Brill" w:eastAsia="Brill" w:hAnsi="Brill" w:cs="Brill"/>
        </w:rPr>
        <w:t xml:space="preserve"> ranging from zero-carbon futures to business-as-usual or the status-quo. In the case of the latter, sea-level rise is difficult to model given the uncertainties and “imperfect understanding” presented by the Antarctic and Greenland Ice Shelves which are “the largest </w:t>
      </w:r>
      <w:r w:rsidRPr="00C66272">
        <w:rPr>
          <w:rFonts w:ascii="Brill" w:eastAsia="Brill" w:hAnsi="Brill" w:cs="Brill"/>
        </w:rPr>
        <w:lastRenderedPageBreak/>
        <w:t xml:space="preserve">potential contributors to GMSL (Global Mean Sea-levels)” (Horton et al., 2020, p.5). Furthermore, </w:t>
      </w:r>
      <w:proofErr w:type="spellStart"/>
      <w:r w:rsidRPr="00C66272">
        <w:rPr>
          <w:rFonts w:ascii="Brill" w:eastAsia="Brill" w:hAnsi="Brill" w:cs="Brill"/>
        </w:rPr>
        <w:t>Ra</w:t>
      </w:r>
      <w:ins w:id="617" w:author="Autor">
        <w:r w:rsidR="00137E94">
          <w:rPr>
            <w:rFonts w:ascii="Brill" w:eastAsia="Brill" w:hAnsi="Brill" w:cs="Brill"/>
          </w:rPr>
          <w:t>h</w:t>
        </w:r>
      </w:ins>
      <w:r w:rsidRPr="00C66272">
        <w:rPr>
          <w:rFonts w:ascii="Brill" w:eastAsia="Brill" w:hAnsi="Brill" w:cs="Brill"/>
        </w:rPr>
        <w:t>mstorf</w:t>
      </w:r>
      <w:proofErr w:type="spellEnd"/>
      <w:r w:rsidRPr="00C66272">
        <w:rPr>
          <w:rFonts w:ascii="Brill" w:eastAsia="Brill" w:hAnsi="Brill" w:cs="Brill"/>
        </w:rPr>
        <w:t xml:space="preserve"> (2010, p.45) has argued that in the past ice age, the “Earth slowly warmed by 4C to 7C” creating approximately a met</w:t>
      </w:r>
      <w:ins w:id="618" w:author="Autor">
        <w:r w:rsidR="009D0D5F">
          <w:rPr>
            <w:rFonts w:ascii="Brill" w:eastAsia="Brill" w:hAnsi="Brill" w:cs="Brill"/>
          </w:rPr>
          <w:t>e</w:t>
        </w:r>
      </w:ins>
      <w:r w:rsidRPr="00C66272">
        <w:rPr>
          <w:rFonts w:ascii="Brill" w:eastAsia="Brill" w:hAnsi="Brill" w:cs="Brill"/>
        </w:rPr>
        <w:t>r</w:t>
      </w:r>
      <w:del w:id="619" w:author="Autor">
        <w:r w:rsidRPr="00C66272" w:rsidDel="009D0D5F">
          <w:rPr>
            <w:rFonts w:ascii="Brill" w:eastAsia="Brill" w:hAnsi="Brill" w:cs="Brill"/>
          </w:rPr>
          <w:delText>e</w:delText>
        </w:r>
      </w:del>
      <w:r w:rsidRPr="00C66272">
        <w:rPr>
          <w:rFonts w:ascii="Brill" w:eastAsia="Brill" w:hAnsi="Brill" w:cs="Brill"/>
        </w:rPr>
        <w:t xml:space="preserve"> </w:t>
      </w:r>
      <w:r w:rsidR="00B45DC6" w:rsidRPr="00C66272">
        <w:rPr>
          <w:rFonts w:ascii="Brill" w:eastAsia="Brill" w:hAnsi="Brill" w:cs="Brill"/>
        </w:rPr>
        <w:t>per</w:t>
      </w:r>
      <w:r w:rsidRPr="00C66272">
        <w:rPr>
          <w:rFonts w:ascii="Brill" w:eastAsia="Brill" w:hAnsi="Brill" w:cs="Brill"/>
        </w:rPr>
        <w:t xml:space="preserve"> year of sea-level rise. </w:t>
      </w:r>
    </w:p>
    <w:p w14:paraId="350778FC" w14:textId="3DDC110D"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This uncertainty makes planning for sea-level rise increasingly difficult for </w:t>
      </w:r>
      <w:r w:rsidR="005364E9" w:rsidRPr="00C66272">
        <w:rPr>
          <w:rFonts w:ascii="Brill" w:eastAsia="Brill" w:hAnsi="Brill" w:cs="Brill"/>
        </w:rPr>
        <w:t>port cities</w:t>
      </w:r>
      <w:r w:rsidRPr="00C66272">
        <w:rPr>
          <w:rFonts w:ascii="Brill" w:eastAsia="Brill" w:hAnsi="Brill" w:cs="Brill"/>
        </w:rPr>
        <w:t>. Choices will be required but planning without exactness is problematic. For instance, in Australia, some government planning agencies use as their constant the figure of 0.8M Australia Height Datum (AHD) in their coastal sea-level rise modelling (</w:t>
      </w:r>
      <w:r w:rsidRPr="0043244E">
        <w:rPr>
          <w:rFonts w:ascii="Brill" w:eastAsia="Brill" w:hAnsi="Brill" w:cs="Brill"/>
        </w:rPr>
        <w:t>Hurlimann et al., 2014</w:t>
      </w:r>
      <w:r w:rsidRPr="00C66272">
        <w:rPr>
          <w:rFonts w:ascii="Brill" w:eastAsia="Brill" w:hAnsi="Brill" w:cs="Brill"/>
        </w:rPr>
        <w:t xml:space="preserve">; Barnett et al., 2015). In </w:t>
      </w:r>
      <w:r w:rsidR="005364E9" w:rsidRPr="00C66272">
        <w:rPr>
          <w:rFonts w:ascii="Brill" w:eastAsia="Brill" w:hAnsi="Brill" w:cs="Brill"/>
        </w:rPr>
        <w:t>port cities</w:t>
      </w:r>
      <w:r w:rsidRPr="00C66272">
        <w:rPr>
          <w:rFonts w:ascii="Brill" w:eastAsia="Brill" w:hAnsi="Brill" w:cs="Brill"/>
        </w:rPr>
        <w:t xml:space="preserve"> like Cairns, adaptation policies utilise this calculation to plan for vulnerable parts of the coast (</w:t>
      </w:r>
      <w:r w:rsidRPr="0043244E">
        <w:rPr>
          <w:rFonts w:ascii="Brill" w:eastAsia="Brill" w:hAnsi="Brill" w:cs="Brill"/>
        </w:rPr>
        <w:t>Cairns Regional Council, 2021</w:t>
      </w:r>
      <w:r w:rsidRPr="00C66272">
        <w:rPr>
          <w:rFonts w:ascii="Brill" w:eastAsia="Brill" w:hAnsi="Brill" w:cs="Brill"/>
        </w:rPr>
        <w:t>). Once the modelling is complete, short to long</w:t>
      </w:r>
      <w:r w:rsidR="00502969" w:rsidRPr="00C66272">
        <w:rPr>
          <w:rFonts w:ascii="Brill" w:eastAsia="Brill" w:hAnsi="Brill" w:cs="Brill"/>
        </w:rPr>
        <w:t>-</w:t>
      </w:r>
      <w:r w:rsidRPr="00C66272">
        <w:rPr>
          <w:rFonts w:ascii="Brill" w:eastAsia="Brill" w:hAnsi="Brill" w:cs="Brill"/>
        </w:rPr>
        <w:t xml:space="preserve">term strategies </w:t>
      </w:r>
      <w:r w:rsidR="00664A17" w:rsidRPr="00C66272">
        <w:rPr>
          <w:rFonts w:ascii="Brill" w:eastAsia="Brill" w:hAnsi="Brill" w:cs="Brill"/>
        </w:rPr>
        <w:t xml:space="preserve">are pursued </w:t>
      </w:r>
      <w:r w:rsidRPr="00C66272">
        <w:rPr>
          <w:rFonts w:ascii="Brill" w:eastAsia="Brill" w:hAnsi="Brill" w:cs="Brill"/>
        </w:rPr>
        <w:t>t</w:t>
      </w:r>
      <w:ins w:id="620" w:author="Autor">
        <w:r w:rsidR="00293B60">
          <w:rPr>
            <w:rFonts w:ascii="Brill" w:eastAsia="Brill" w:hAnsi="Brill" w:cs="Brill"/>
          </w:rPr>
          <w:t>o</w:t>
        </w:r>
      </w:ins>
      <w:del w:id="621" w:author="Autor">
        <w:r w:rsidRPr="00C66272" w:rsidDel="00293B60">
          <w:rPr>
            <w:rFonts w:ascii="Brill" w:eastAsia="Brill" w:hAnsi="Brill" w:cs="Brill"/>
          </w:rPr>
          <w:delText>hat</w:delText>
        </w:r>
      </w:del>
      <w:r w:rsidRPr="00C66272">
        <w:rPr>
          <w:rFonts w:ascii="Brill" w:eastAsia="Brill" w:hAnsi="Brill" w:cs="Brill"/>
        </w:rPr>
        <w:t xml:space="preserve"> adapt to this level </w:t>
      </w:r>
      <w:r w:rsidR="008A124A" w:rsidRPr="00C66272">
        <w:rPr>
          <w:rFonts w:ascii="Brill" w:eastAsia="Brill" w:hAnsi="Brill" w:cs="Brill"/>
        </w:rPr>
        <w:t>with higher</w:t>
      </w:r>
      <w:r w:rsidRPr="00C66272">
        <w:rPr>
          <w:rFonts w:ascii="Brill" w:eastAsia="Brill" w:hAnsi="Brill" w:cs="Brill"/>
        </w:rPr>
        <w:t xml:space="preserve"> sea</w:t>
      </w:r>
      <w:r w:rsidR="00502969" w:rsidRPr="00C66272">
        <w:rPr>
          <w:rFonts w:ascii="Brill" w:eastAsia="Brill" w:hAnsi="Brill" w:cs="Brill"/>
        </w:rPr>
        <w:t xml:space="preserve"> </w:t>
      </w:r>
      <w:r w:rsidRPr="00C66272">
        <w:rPr>
          <w:rFonts w:ascii="Brill" w:eastAsia="Brill" w:hAnsi="Brill" w:cs="Brill"/>
        </w:rPr>
        <w:t>walls, bunds, roads, flood pumps</w:t>
      </w:r>
      <w:r w:rsidR="00502969" w:rsidRPr="00C66272">
        <w:rPr>
          <w:rFonts w:ascii="Brill" w:eastAsia="Brill" w:hAnsi="Brill" w:cs="Brill"/>
        </w:rPr>
        <w:t>,</w:t>
      </w:r>
      <w:r w:rsidRPr="00C66272">
        <w:rPr>
          <w:rFonts w:ascii="Brill" w:eastAsia="Brill" w:hAnsi="Brill" w:cs="Brill"/>
        </w:rPr>
        <w:t xml:space="preserve"> and other infrastructure, along with soft adaptation strategies such as maintaining beaches through nourishment programs and increasing vegetation in certain vulnerable spaces</w:t>
      </w:r>
      <w:r w:rsidR="00664A17" w:rsidRPr="00C66272">
        <w:rPr>
          <w:rFonts w:ascii="Brill" w:eastAsia="Brill" w:hAnsi="Brill" w:cs="Brill"/>
        </w:rPr>
        <w:t xml:space="preserve"> </w:t>
      </w:r>
      <w:r w:rsidRPr="00C66272">
        <w:rPr>
          <w:rFonts w:ascii="Brill" w:eastAsia="Brill" w:hAnsi="Brill" w:cs="Brill"/>
        </w:rPr>
        <w:t>(Cairns Regional Council, 2021). Challenging this</w:t>
      </w:r>
      <w:r w:rsidR="00664A17" w:rsidRPr="00C66272">
        <w:rPr>
          <w:rFonts w:ascii="Brill" w:eastAsia="Brill" w:hAnsi="Brill" w:cs="Brill"/>
        </w:rPr>
        <w:t xml:space="preserve"> approach,</w:t>
      </w:r>
      <w:r w:rsidRPr="00C66272">
        <w:rPr>
          <w:rFonts w:ascii="Brill" w:eastAsia="Brill" w:hAnsi="Brill" w:cs="Brill"/>
        </w:rPr>
        <w:t xml:space="preserve"> of course</w:t>
      </w:r>
      <w:r w:rsidR="00664A17" w:rsidRPr="00C66272">
        <w:rPr>
          <w:rFonts w:ascii="Brill" w:eastAsia="Brill" w:hAnsi="Brill" w:cs="Brill"/>
        </w:rPr>
        <w:t>,</w:t>
      </w:r>
      <w:r w:rsidRPr="00C66272">
        <w:rPr>
          <w:rFonts w:ascii="Brill" w:eastAsia="Brill" w:hAnsi="Brill" w:cs="Brill"/>
        </w:rPr>
        <w:t xml:space="preserve"> is the potential for seas to rise even higher than 0.8M to 1.65M or above. As Valente and Veloso-Gomes (2020) contend, this is not flexible or adaptive planning.</w:t>
      </w:r>
    </w:p>
    <w:p w14:paraId="350778FD" w14:textId="39F1EB49"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The decision by planners in this case to protect/defend rather than consider the managed retreat of their port</w:t>
      </w:r>
      <w:r w:rsidR="00F92AE4" w:rsidRPr="00C66272">
        <w:rPr>
          <w:rFonts w:ascii="Brill" w:eastAsia="Brill" w:hAnsi="Brill" w:cs="Brill"/>
        </w:rPr>
        <w:t xml:space="preserve"> </w:t>
      </w:r>
      <w:r w:rsidRPr="00C66272">
        <w:rPr>
          <w:rFonts w:ascii="Brill" w:eastAsia="Brill" w:hAnsi="Brill" w:cs="Brill"/>
        </w:rPr>
        <w:t>city is yet another example of the promethean power of future making and a mentality that seeks to sustain the life of the port</w:t>
      </w:r>
      <w:r w:rsidR="00F92AE4" w:rsidRPr="00C66272">
        <w:rPr>
          <w:rFonts w:ascii="Brill" w:eastAsia="Brill" w:hAnsi="Brill" w:cs="Brill"/>
        </w:rPr>
        <w:t xml:space="preserve"> </w:t>
      </w:r>
      <w:r w:rsidRPr="00C66272">
        <w:rPr>
          <w:rFonts w:ascii="Brill" w:eastAsia="Brill" w:hAnsi="Brill" w:cs="Brill"/>
        </w:rPr>
        <w:t>city as a place of hustle and bustle. This is not just about economic gain, though a major factor. Rather, the port</w:t>
      </w:r>
      <w:r w:rsidR="00F92AE4" w:rsidRPr="00C66272">
        <w:rPr>
          <w:rFonts w:ascii="Brill" w:eastAsia="Brill" w:hAnsi="Brill" w:cs="Brill"/>
        </w:rPr>
        <w:t xml:space="preserve"> </w:t>
      </w:r>
      <w:r w:rsidRPr="00C66272">
        <w:rPr>
          <w:rFonts w:ascii="Brill" w:eastAsia="Brill" w:hAnsi="Brill" w:cs="Brill"/>
        </w:rPr>
        <w:t>city has become a vibrant space, full of culture, life, mobility, and social/cultural capital. As such, planning in this regard</w:t>
      </w:r>
      <w:del w:id="622" w:author="Autor">
        <w:r w:rsidRPr="00C66272" w:rsidDel="00293B60">
          <w:rPr>
            <w:rFonts w:ascii="Brill" w:eastAsia="Brill" w:hAnsi="Brill" w:cs="Brill"/>
          </w:rPr>
          <w:delText>,</w:delText>
        </w:r>
      </w:del>
      <w:r w:rsidRPr="00C66272">
        <w:rPr>
          <w:rFonts w:ascii="Brill" w:eastAsia="Brill" w:hAnsi="Brill" w:cs="Brill"/>
        </w:rPr>
        <w:t xml:space="preserve"> seeks to maintain this livelihood. However, I argue (see </w:t>
      </w:r>
      <w:proofErr w:type="spellStart"/>
      <w:r w:rsidRPr="00C66272">
        <w:rPr>
          <w:rFonts w:ascii="Brill" w:eastAsia="Brill" w:hAnsi="Brill" w:cs="Brill"/>
        </w:rPr>
        <w:t>Osbaldiston</w:t>
      </w:r>
      <w:proofErr w:type="spellEnd"/>
      <w:r w:rsidRPr="00C66272">
        <w:rPr>
          <w:rFonts w:ascii="Brill" w:eastAsia="Brill" w:hAnsi="Brill" w:cs="Brill"/>
        </w:rPr>
        <w:t xml:space="preserve">, 2018) that </w:t>
      </w:r>
      <w:ins w:id="623" w:author="Autor">
        <w:r w:rsidR="00293B60">
          <w:rPr>
            <w:rFonts w:ascii="Brill" w:eastAsia="Brill" w:hAnsi="Brill" w:cs="Brill"/>
          </w:rPr>
          <w:t>doing so</w:t>
        </w:r>
      </w:ins>
      <w:del w:id="624" w:author="Autor">
        <w:r w:rsidRPr="00C66272" w:rsidDel="00293B60">
          <w:rPr>
            <w:rFonts w:ascii="Brill" w:eastAsia="Brill" w:hAnsi="Brill" w:cs="Brill"/>
          </w:rPr>
          <w:delText>this</w:delText>
        </w:r>
      </w:del>
      <w:r w:rsidRPr="00C66272">
        <w:rPr>
          <w:rFonts w:ascii="Brill" w:eastAsia="Brill" w:hAnsi="Brill" w:cs="Brill"/>
        </w:rPr>
        <w:t xml:space="preserve"> negates the potential to turn the port</w:t>
      </w:r>
      <w:r w:rsidR="00F92AE4" w:rsidRPr="00C66272">
        <w:rPr>
          <w:rFonts w:ascii="Brill" w:eastAsia="Brill" w:hAnsi="Brill" w:cs="Brill"/>
        </w:rPr>
        <w:t xml:space="preserve"> </w:t>
      </w:r>
      <w:r w:rsidRPr="00C66272">
        <w:rPr>
          <w:rFonts w:ascii="Brill" w:eastAsia="Brill" w:hAnsi="Brill" w:cs="Brill"/>
        </w:rPr>
        <w:t>city into one of space, stillness, and openness. The port</w:t>
      </w:r>
      <w:r w:rsidR="00B47E5A" w:rsidRPr="00C66272">
        <w:rPr>
          <w:rFonts w:ascii="Brill" w:eastAsia="Brill" w:hAnsi="Brill" w:cs="Brill"/>
        </w:rPr>
        <w:t xml:space="preserve"> </w:t>
      </w:r>
      <w:r w:rsidRPr="00C66272">
        <w:rPr>
          <w:rFonts w:ascii="Brill" w:eastAsia="Brill" w:hAnsi="Brill" w:cs="Brill"/>
        </w:rPr>
        <w:t>city does not need to remain ever increasingly on the move. Furthermore, holding sea-level rise constant eliminates potential scenarios and a range of possibilities not just in terms of vulnerability and danger, but also in terms of place-value and the intrinsic importance of coastal spaces to society.</w:t>
      </w:r>
    </w:p>
    <w:p w14:paraId="350778FE" w14:textId="33E06843"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Difficulties arise however when attempting to use future scenarios in adaptation, as certain events may not occur. As </w:t>
      </w:r>
      <w:r w:rsidRPr="0043244E">
        <w:rPr>
          <w:rFonts w:ascii="Brill" w:eastAsia="Brill" w:hAnsi="Brill" w:cs="Brill"/>
        </w:rPr>
        <w:t xml:space="preserve">Cooper and </w:t>
      </w:r>
      <w:proofErr w:type="spellStart"/>
      <w:r w:rsidRPr="0043244E">
        <w:rPr>
          <w:rFonts w:ascii="Brill" w:eastAsia="Brill" w:hAnsi="Brill" w:cs="Brill"/>
        </w:rPr>
        <w:t>Lemckert</w:t>
      </w:r>
      <w:proofErr w:type="spellEnd"/>
      <w:r w:rsidRPr="00C66272">
        <w:rPr>
          <w:rFonts w:ascii="Brill" w:eastAsia="Brill" w:hAnsi="Brill" w:cs="Brill"/>
        </w:rPr>
        <w:t xml:space="preserve"> (2012, p.12, </w:t>
      </w:r>
      <w:r w:rsidRPr="00C66272">
        <w:rPr>
          <w:rFonts w:ascii="Brill" w:eastAsia="Brill" w:hAnsi="Brill" w:cs="Brill"/>
          <w:i/>
        </w:rPr>
        <w:t>italics added</w:t>
      </w:r>
      <w:r w:rsidRPr="00C66272">
        <w:rPr>
          <w:rFonts w:ascii="Brill" w:eastAsia="Brill" w:hAnsi="Brill" w:cs="Brill"/>
        </w:rPr>
        <w:t xml:space="preserve">) argue, “predictions of </w:t>
      </w:r>
      <w:r w:rsidRPr="00C66272">
        <w:rPr>
          <w:rFonts w:ascii="Brill" w:eastAsia="Brill" w:hAnsi="Brill" w:cs="Brill"/>
          <w:i/>
        </w:rPr>
        <w:t>high sea-level</w:t>
      </w:r>
      <w:r w:rsidRPr="00C66272">
        <w:rPr>
          <w:rFonts w:ascii="Brill" w:eastAsia="Brill" w:hAnsi="Brill" w:cs="Brill"/>
        </w:rPr>
        <w:t xml:space="preserve"> rise are subject to much uncertainty” which would then “keep such scenarios outside serious political debate and thereby preclude the development of adaptation plans” that are suitable. Important here is desire to “maintain certain essential elements without which the city loses its </w:t>
      </w:r>
      <w:r w:rsidRPr="00C66272">
        <w:rPr>
          <w:rFonts w:ascii="Brill" w:eastAsia="Brill" w:hAnsi="Brill" w:cs="Brill"/>
          <w:i/>
        </w:rPr>
        <w:t>raison d’être</w:t>
      </w:r>
      <w:r w:rsidRPr="00C66272">
        <w:rPr>
          <w:rFonts w:ascii="Brill" w:eastAsia="Brill" w:hAnsi="Brill" w:cs="Brill"/>
        </w:rPr>
        <w:t xml:space="preserve">” (Cooper &amp; </w:t>
      </w:r>
      <w:proofErr w:type="spellStart"/>
      <w:r w:rsidRPr="00C66272">
        <w:rPr>
          <w:rFonts w:ascii="Brill" w:eastAsia="Brill" w:hAnsi="Brill" w:cs="Brill"/>
        </w:rPr>
        <w:t>Lemckert</w:t>
      </w:r>
      <w:proofErr w:type="spellEnd"/>
      <w:r w:rsidRPr="00C66272">
        <w:rPr>
          <w:rFonts w:ascii="Brill" w:eastAsia="Brill" w:hAnsi="Brill" w:cs="Brill"/>
        </w:rPr>
        <w:t xml:space="preserve">, 2012, p.2; Barnett </w:t>
      </w:r>
      <w:r w:rsidRPr="00C66272">
        <w:rPr>
          <w:rFonts w:ascii="Brill" w:eastAsia="Brill" w:hAnsi="Brill" w:cs="Brill"/>
        </w:rPr>
        <w:lastRenderedPageBreak/>
        <w:t>et al., 2015).</w:t>
      </w:r>
      <w:r w:rsidR="001A1E0C">
        <w:rPr>
          <w:rFonts w:ascii="Brill" w:eastAsia="Brill" w:hAnsi="Brill" w:cs="Brill"/>
        </w:rPr>
        <w:t xml:space="preserve"> </w:t>
      </w:r>
      <w:r w:rsidRPr="00C66272">
        <w:rPr>
          <w:rFonts w:ascii="Brill" w:eastAsia="Brill" w:hAnsi="Brill" w:cs="Brill"/>
        </w:rPr>
        <w:t>In the case of the port-city, risks to the heart of the place as one of a fast-paced economic and social hub through adaptation plans for future events, are unacceptable. Attempts to deal with a high sea-level rise (such as beyond 1.5</w:t>
      </w:r>
      <w:ins w:id="625" w:author="Autor">
        <w:r w:rsidR="00293B60">
          <w:rPr>
            <w:rFonts w:ascii="Brill" w:eastAsia="Brill" w:hAnsi="Brill" w:cs="Brill"/>
          </w:rPr>
          <w:t>M</w:t>
        </w:r>
      </w:ins>
      <w:del w:id="626" w:author="Autor">
        <w:r w:rsidRPr="00C66272" w:rsidDel="00293B60">
          <w:rPr>
            <w:rFonts w:ascii="Brill" w:eastAsia="Brill" w:hAnsi="Brill" w:cs="Brill"/>
          </w:rPr>
          <w:delText>m</w:delText>
        </w:r>
      </w:del>
      <w:r w:rsidRPr="00C66272">
        <w:rPr>
          <w:rFonts w:ascii="Brill" w:eastAsia="Brill" w:hAnsi="Brill" w:cs="Brill"/>
        </w:rPr>
        <w:t xml:space="preserve">) would likely not receive political, financial, or public support (Valente &amp; Veloso-Gomes, 2020). For instance, raising a seawall that could deal with high sea-level rise is likely to be unpalatable for certain </w:t>
      </w:r>
      <w:r w:rsidR="005364E9" w:rsidRPr="00C66272">
        <w:rPr>
          <w:rFonts w:ascii="Brill" w:eastAsia="Brill" w:hAnsi="Brill" w:cs="Brill"/>
        </w:rPr>
        <w:t>port cities</w:t>
      </w:r>
      <w:r w:rsidRPr="00C66272">
        <w:rPr>
          <w:rFonts w:ascii="Brill" w:eastAsia="Brill" w:hAnsi="Brill" w:cs="Brill"/>
        </w:rPr>
        <w:t xml:space="preserve"> that have derived public value </w:t>
      </w:r>
      <w:r w:rsidR="00EC66A3" w:rsidRPr="00C66272">
        <w:rPr>
          <w:rFonts w:ascii="Brill" w:eastAsia="Brill" w:hAnsi="Brill" w:cs="Brill"/>
        </w:rPr>
        <w:t>from</w:t>
      </w:r>
      <w:r w:rsidRPr="00C66272">
        <w:rPr>
          <w:rFonts w:ascii="Brill" w:eastAsia="Brill" w:hAnsi="Brill" w:cs="Brill"/>
        </w:rPr>
        <w:t xml:space="preserve"> seascapes and coastal amenit</w:t>
      </w:r>
      <w:r w:rsidR="00EC66A3" w:rsidRPr="00C66272">
        <w:rPr>
          <w:rFonts w:ascii="Brill" w:eastAsia="Brill" w:hAnsi="Brill" w:cs="Brill"/>
        </w:rPr>
        <w:t>ies</w:t>
      </w:r>
      <w:r w:rsidRPr="00C66272">
        <w:rPr>
          <w:rFonts w:ascii="Brill" w:eastAsia="Brill" w:hAnsi="Brill" w:cs="Brill"/>
        </w:rPr>
        <w:t xml:space="preserve"> (</w:t>
      </w:r>
      <w:proofErr w:type="spellStart"/>
      <w:r w:rsidRPr="00C66272">
        <w:rPr>
          <w:rFonts w:ascii="Brill" w:eastAsia="Brill" w:hAnsi="Brill" w:cs="Brill"/>
        </w:rPr>
        <w:t>Osbaldiston</w:t>
      </w:r>
      <w:proofErr w:type="spellEnd"/>
      <w:r w:rsidRPr="00C66272">
        <w:rPr>
          <w:rFonts w:ascii="Brill" w:eastAsia="Brill" w:hAnsi="Brill" w:cs="Brill"/>
        </w:rPr>
        <w:t>, 2018). Planning for significant high-risk scenarios</w:t>
      </w:r>
      <w:del w:id="627" w:author="Autor">
        <w:r w:rsidRPr="00C66272" w:rsidDel="00293B60">
          <w:rPr>
            <w:rFonts w:ascii="Brill" w:eastAsia="Brill" w:hAnsi="Brill" w:cs="Brill"/>
          </w:rPr>
          <w:delText>,</w:delText>
        </w:r>
      </w:del>
      <w:r w:rsidRPr="00C66272">
        <w:rPr>
          <w:rFonts w:ascii="Brill" w:eastAsia="Brill" w:hAnsi="Brill" w:cs="Brill"/>
        </w:rPr>
        <w:t xml:space="preserve"> also risks the port</w:t>
      </w:r>
      <w:r w:rsidR="00EC66A3" w:rsidRPr="00C66272">
        <w:rPr>
          <w:rFonts w:ascii="Brill" w:eastAsia="Brill" w:hAnsi="Brill" w:cs="Brill"/>
        </w:rPr>
        <w:t xml:space="preserve"> </w:t>
      </w:r>
      <w:r w:rsidRPr="00C66272">
        <w:rPr>
          <w:rFonts w:ascii="Brill" w:eastAsia="Brill" w:hAnsi="Brill" w:cs="Brill"/>
        </w:rPr>
        <w:t>city losing its cultural value. So how do we deal with these wicked problems?</w:t>
      </w:r>
    </w:p>
    <w:p w14:paraId="350778FF" w14:textId="74BE903A"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In the past, I have argued in relation to coasts that we need to open the mentalities/rationalities built into our systems today and redefine what orientation we have towards coasts into the future (</w:t>
      </w:r>
      <w:proofErr w:type="spellStart"/>
      <w:r w:rsidRPr="00C66272">
        <w:rPr>
          <w:rFonts w:ascii="Brill" w:eastAsia="Brill" w:hAnsi="Brill" w:cs="Brill"/>
        </w:rPr>
        <w:t>Osbaldiston</w:t>
      </w:r>
      <w:proofErr w:type="spellEnd"/>
      <w:r w:rsidRPr="00C66272">
        <w:rPr>
          <w:rFonts w:ascii="Brill" w:eastAsia="Brill" w:hAnsi="Brill" w:cs="Brill"/>
        </w:rPr>
        <w:t xml:space="preserve">, 2018). Building </w:t>
      </w:r>
      <w:ins w:id="628" w:author="Autor">
        <w:r w:rsidR="00293B60">
          <w:rPr>
            <w:rFonts w:ascii="Brill" w:eastAsia="Brill" w:hAnsi="Brill" w:cs="Brill"/>
          </w:rPr>
          <w:t>on</w:t>
        </w:r>
      </w:ins>
      <w:del w:id="629" w:author="Autor">
        <w:r w:rsidRPr="00C66272" w:rsidDel="00293B60">
          <w:rPr>
            <w:rFonts w:ascii="Brill" w:eastAsia="Brill" w:hAnsi="Brill" w:cs="Brill"/>
          </w:rPr>
          <w:delText>through</w:delText>
        </w:r>
      </w:del>
      <w:r w:rsidRPr="00C66272">
        <w:rPr>
          <w:rFonts w:ascii="Brill" w:eastAsia="Brill" w:hAnsi="Brill" w:cs="Brill"/>
        </w:rPr>
        <w:t xml:space="preserve"> </w:t>
      </w:r>
      <w:r w:rsidRPr="00DD631A">
        <w:rPr>
          <w:rFonts w:ascii="Brill" w:eastAsia="Brill" w:hAnsi="Brill" w:cs="Brill"/>
        </w:rPr>
        <w:t>Wynne (2010</w:t>
      </w:r>
      <w:r w:rsidRPr="00C66272">
        <w:rPr>
          <w:rFonts w:ascii="Brill" w:eastAsia="Brill" w:hAnsi="Brill" w:cs="Brill"/>
        </w:rPr>
        <w:t>) in particular, I argued for a “ecological or green” approach to coastal spaces via the collective will of the public (</w:t>
      </w:r>
      <w:proofErr w:type="spellStart"/>
      <w:r w:rsidRPr="00C66272">
        <w:rPr>
          <w:rFonts w:ascii="Brill" w:eastAsia="Brill" w:hAnsi="Brill" w:cs="Brill"/>
        </w:rPr>
        <w:t>Osbaldiston</w:t>
      </w:r>
      <w:proofErr w:type="spellEnd"/>
      <w:r w:rsidRPr="00C66272">
        <w:rPr>
          <w:rFonts w:ascii="Brill" w:eastAsia="Brill" w:hAnsi="Brill" w:cs="Brill"/>
        </w:rPr>
        <w:t>, 2018, p.249). Coasts could be subjected to a wave of green policies that would prioritise the value of the natural environment</w:t>
      </w:r>
      <w:ins w:id="630" w:author="Autor">
        <w:r w:rsidR="000829B9">
          <w:rPr>
            <w:rFonts w:ascii="Brill" w:eastAsia="Brill" w:hAnsi="Brill" w:cs="Brill"/>
          </w:rPr>
          <w:t>,</w:t>
        </w:r>
      </w:ins>
      <w:r w:rsidRPr="00C66272">
        <w:rPr>
          <w:rFonts w:ascii="Brill" w:eastAsia="Brill" w:hAnsi="Brill" w:cs="Brill"/>
        </w:rPr>
        <w:t xml:space="preserve"> </w:t>
      </w:r>
      <w:del w:id="631" w:author="Autor">
        <w:r w:rsidRPr="00C66272" w:rsidDel="000829B9">
          <w:rPr>
            <w:rFonts w:ascii="Brill" w:eastAsia="Brill" w:hAnsi="Brill" w:cs="Brill"/>
          </w:rPr>
          <w:delText xml:space="preserve">of the coast </w:delText>
        </w:r>
      </w:del>
      <w:r w:rsidRPr="00C66272">
        <w:rPr>
          <w:rFonts w:ascii="Brill" w:eastAsia="Brill" w:hAnsi="Brill" w:cs="Brill"/>
        </w:rPr>
        <w:t>provoking radical adaptation plans (such as managed retreat</w:t>
      </w:r>
      <w:del w:id="632" w:author="Autor">
        <w:r w:rsidRPr="00C66272" w:rsidDel="000829B9">
          <w:rPr>
            <w:rFonts w:ascii="Brill" w:eastAsia="Brill" w:hAnsi="Brill" w:cs="Brill"/>
          </w:rPr>
          <w:delText xml:space="preserve"> now</w:delText>
        </w:r>
      </w:del>
      <w:r w:rsidRPr="00C66272">
        <w:rPr>
          <w:rFonts w:ascii="Brill" w:eastAsia="Brill" w:hAnsi="Brill" w:cs="Brill"/>
        </w:rPr>
        <w:t>). Transforming land into common area</w:t>
      </w:r>
      <w:r w:rsidR="003F47E2" w:rsidRPr="00C66272">
        <w:rPr>
          <w:rFonts w:ascii="Brill" w:eastAsia="Brill" w:hAnsi="Brill" w:cs="Brill"/>
        </w:rPr>
        <w:t>s</w:t>
      </w:r>
      <w:r w:rsidRPr="00C66272">
        <w:rPr>
          <w:rFonts w:ascii="Brill" w:eastAsia="Brill" w:hAnsi="Brill" w:cs="Brill"/>
        </w:rPr>
        <w:t xml:space="preserve"> through a mixture of retreat</w:t>
      </w:r>
      <w:r w:rsidR="003F47E2" w:rsidRPr="00C66272">
        <w:rPr>
          <w:rFonts w:ascii="Brill" w:eastAsia="Brill" w:hAnsi="Brill" w:cs="Brill"/>
        </w:rPr>
        <w:t>-</w:t>
      </w:r>
      <w:r w:rsidRPr="00C66272">
        <w:rPr>
          <w:rFonts w:ascii="Brill" w:eastAsia="Brill" w:hAnsi="Brill" w:cs="Brill"/>
        </w:rPr>
        <w:t>and</w:t>
      </w:r>
      <w:r w:rsidR="003F47E2" w:rsidRPr="00C66272">
        <w:rPr>
          <w:rFonts w:ascii="Brill" w:eastAsia="Brill" w:hAnsi="Brill" w:cs="Brill"/>
        </w:rPr>
        <w:t>-</w:t>
      </w:r>
      <w:r w:rsidRPr="00C66272">
        <w:rPr>
          <w:rFonts w:ascii="Brill" w:eastAsia="Brill" w:hAnsi="Brill" w:cs="Brill"/>
        </w:rPr>
        <w:t xml:space="preserve">buy back schemes may provide options for future planners to keep “social and economic” futures of certain locations in place for the moment, and through triggers or timelines, slowly remove vulnerable places in stages </w:t>
      </w:r>
      <w:r w:rsidRPr="00DD631A">
        <w:rPr>
          <w:rFonts w:ascii="Brill" w:eastAsia="Brill" w:hAnsi="Brill" w:cs="Brill"/>
        </w:rPr>
        <w:t>(O’Riordan et al., 2008</w:t>
      </w:r>
      <w:r w:rsidRPr="00C66272">
        <w:rPr>
          <w:rFonts w:ascii="Brill" w:eastAsia="Brill" w:hAnsi="Brill" w:cs="Brill"/>
        </w:rPr>
        <w:t>, p.154). In other words, land could be reclaimed as common property for the state, through adaptive and staged retreat planning.</w:t>
      </w:r>
    </w:p>
    <w:p w14:paraId="35077901" w14:textId="0619C6DE" w:rsidR="00CB3FC9" w:rsidRPr="00C66272" w:rsidRDefault="00C55FA1" w:rsidP="00905E9A">
      <w:pPr>
        <w:spacing w:line="360" w:lineRule="auto"/>
        <w:ind w:right="-46" w:firstLine="567"/>
        <w:jc w:val="both"/>
        <w:rPr>
          <w:rFonts w:ascii="Brill" w:eastAsia="Brill" w:hAnsi="Brill" w:cs="Brill"/>
        </w:rPr>
      </w:pPr>
      <w:r w:rsidRPr="00C66272">
        <w:rPr>
          <w:rFonts w:ascii="Brill" w:eastAsia="Brill" w:hAnsi="Brill" w:cs="Brill"/>
        </w:rPr>
        <w:t xml:space="preserve">The problem for large </w:t>
      </w:r>
      <w:r w:rsidR="005364E9" w:rsidRPr="00C66272">
        <w:rPr>
          <w:rFonts w:ascii="Brill" w:eastAsia="Brill" w:hAnsi="Brill" w:cs="Brill"/>
        </w:rPr>
        <w:t>port cities</w:t>
      </w:r>
      <w:r w:rsidRPr="00C66272">
        <w:rPr>
          <w:rFonts w:ascii="Brill" w:eastAsia="Brill" w:hAnsi="Brill" w:cs="Brill"/>
        </w:rPr>
        <w:t xml:space="preserve"> is that these two options are highly unlikely to be adopted. Institutional change </w:t>
      </w:r>
      <w:r w:rsidR="00FE512A" w:rsidRPr="00C66272">
        <w:rPr>
          <w:rFonts w:ascii="Brill" w:eastAsia="Brill" w:hAnsi="Brill" w:cs="Brill"/>
        </w:rPr>
        <w:t xml:space="preserve">in adaptation, </w:t>
      </w:r>
      <w:r w:rsidRPr="00C66272">
        <w:rPr>
          <w:rFonts w:ascii="Brill" w:eastAsia="Brill" w:hAnsi="Brill" w:cs="Brill"/>
        </w:rPr>
        <w:t>as noted by Barnett et al. (2015)</w:t>
      </w:r>
      <w:r w:rsidR="00FE512A" w:rsidRPr="00C66272">
        <w:rPr>
          <w:rFonts w:ascii="Brill" w:eastAsia="Brill" w:hAnsi="Brill" w:cs="Brill"/>
        </w:rPr>
        <w:t>,</w:t>
      </w:r>
      <w:r w:rsidRPr="00C66272">
        <w:rPr>
          <w:rFonts w:ascii="Brill" w:eastAsia="Brill" w:hAnsi="Brill" w:cs="Brill"/>
        </w:rPr>
        <w:t xml:space="preserve"> is slow, perhaps too slow for the need to deal with sea-level </w:t>
      </w:r>
      <w:r w:rsidR="00905E9A" w:rsidRPr="00C66272">
        <w:rPr>
          <w:rFonts w:ascii="Brill" w:eastAsia="Brill" w:hAnsi="Brill" w:cs="Brill"/>
        </w:rPr>
        <w:t xml:space="preserve">rise </w:t>
      </w:r>
      <w:r w:rsidRPr="00C66272">
        <w:rPr>
          <w:rFonts w:ascii="Brill" w:eastAsia="Brill" w:hAnsi="Brill" w:cs="Brill"/>
        </w:rPr>
        <w:t xml:space="preserve">now. More significantly, </w:t>
      </w:r>
      <w:r w:rsidR="005364E9" w:rsidRPr="00C66272">
        <w:rPr>
          <w:rFonts w:ascii="Brill" w:eastAsia="Brill" w:hAnsi="Brill" w:cs="Brill"/>
        </w:rPr>
        <w:t>port cities</w:t>
      </w:r>
      <w:r w:rsidRPr="00C66272">
        <w:rPr>
          <w:rFonts w:ascii="Brill" w:eastAsia="Brill" w:hAnsi="Brill" w:cs="Brill"/>
        </w:rPr>
        <w:t xml:space="preserve"> are vital to national, local, and individual economic needs. They are hustling and bustling places for a reason – sustained by systems outside and within that require their continued high intensity operation. Dealing with this wicked problem </w:t>
      </w:r>
      <w:ins w:id="633" w:author="Autor">
        <w:r w:rsidR="000829B9">
          <w:rPr>
            <w:rFonts w:ascii="Brill" w:eastAsia="Brill" w:hAnsi="Brill" w:cs="Brill"/>
          </w:rPr>
          <w:t xml:space="preserve">also </w:t>
        </w:r>
      </w:ins>
      <w:r w:rsidRPr="00C66272">
        <w:rPr>
          <w:rFonts w:ascii="Brill" w:eastAsia="Brill" w:hAnsi="Brill" w:cs="Brill"/>
        </w:rPr>
        <w:t>needs to recogni</w:t>
      </w:r>
      <w:ins w:id="634" w:author="Autor">
        <w:r w:rsidR="002C79C1">
          <w:rPr>
            <w:rFonts w:ascii="Brill" w:eastAsia="Brill" w:hAnsi="Brill" w:cs="Brill"/>
          </w:rPr>
          <w:t>z</w:t>
        </w:r>
      </w:ins>
      <w:del w:id="635" w:author="Autor">
        <w:r w:rsidRPr="00C66272" w:rsidDel="002C79C1">
          <w:rPr>
            <w:rFonts w:ascii="Brill" w:eastAsia="Brill" w:hAnsi="Brill" w:cs="Brill"/>
          </w:rPr>
          <w:delText>s</w:delText>
        </w:r>
      </w:del>
      <w:r w:rsidRPr="00C66272">
        <w:rPr>
          <w:rFonts w:ascii="Brill" w:eastAsia="Brill" w:hAnsi="Brill" w:cs="Brill"/>
        </w:rPr>
        <w:t>e the social justice for those</w:t>
      </w:r>
      <w:del w:id="636" w:author="Autor">
        <w:r w:rsidRPr="00C66272" w:rsidDel="000829B9">
          <w:rPr>
            <w:rFonts w:ascii="Brill" w:eastAsia="Brill" w:hAnsi="Brill" w:cs="Brill"/>
          </w:rPr>
          <w:delText xml:space="preserve"> also</w:delText>
        </w:r>
      </w:del>
      <w:r w:rsidRPr="00C66272">
        <w:rPr>
          <w:rFonts w:ascii="Brill" w:eastAsia="Brill" w:hAnsi="Brill" w:cs="Brill"/>
        </w:rPr>
        <w:t xml:space="preserve"> in the present who rely on </w:t>
      </w:r>
      <w:r w:rsidR="005364E9" w:rsidRPr="00C66272">
        <w:rPr>
          <w:rFonts w:ascii="Brill" w:eastAsia="Brill" w:hAnsi="Brill" w:cs="Brill"/>
        </w:rPr>
        <w:t>port cities</w:t>
      </w:r>
      <w:r w:rsidRPr="00C66272">
        <w:rPr>
          <w:rFonts w:ascii="Brill" w:eastAsia="Brill" w:hAnsi="Brill" w:cs="Brill"/>
        </w:rPr>
        <w:t xml:space="preserve"> for their welfare. In what follows therefore I offer one potential solution that will require us to consider how we can shift or decentralise that hustle and bustle </w:t>
      </w:r>
      <w:r w:rsidR="00905E9A" w:rsidRPr="00C66272">
        <w:rPr>
          <w:rFonts w:ascii="Brill" w:eastAsia="Brill" w:hAnsi="Brill" w:cs="Brill"/>
        </w:rPr>
        <w:t xml:space="preserve">that is now </w:t>
      </w:r>
      <w:r w:rsidRPr="00C66272">
        <w:rPr>
          <w:rFonts w:ascii="Brill" w:eastAsia="Brill" w:hAnsi="Brill" w:cs="Brill"/>
        </w:rPr>
        <w:t xml:space="preserve">found in </w:t>
      </w:r>
      <w:r w:rsidR="005364E9" w:rsidRPr="00C66272">
        <w:rPr>
          <w:rFonts w:ascii="Brill" w:eastAsia="Brill" w:hAnsi="Brill" w:cs="Brill"/>
        </w:rPr>
        <w:t>port cities</w:t>
      </w:r>
      <w:r w:rsidRPr="00C66272">
        <w:rPr>
          <w:rFonts w:ascii="Brill" w:eastAsia="Brill" w:hAnsi="Brill" w:cs="Brill"/>
        </w:rPr>
        <w:t xml:space="preserve"> into the future.</w:t>
      </w:r>
    </w:p>
    <w:p w14:paraId="35077902" w14:textId="1B60A1D3"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lastRenderedPageBreak/>
        <w:t xml:space="preserve">One ethical approach we should adopt here is the precautionary principle </w:t>
      </w:r>
      <w:r w:rsidRPr="00DD631A">
        <w:rPr>
          <w:rFonts w:ascii="Brill" w:eastAsia="Brill" w:hAnsi="Brill" w:cs="Brill"/>
        </w:rPr>
        <w:t>(Shaw, 2010</w:t>
      </w:r>
      <w:r w:rsidRPr="00C66272">
        <w:rPr>
          <w:rFonts w:ascii="Brill" w:eastAsia="Brill" w:hAnsi="Brill" w:cs="Brill"/>
        </w:rPr>
        <w:t>). Defined in the 1998 Wingspread Statement</w:t>
      </w:r>
      <w:ins w:id="637" w:author="Autor">
        <w:r w:rsidR="00506E65">
          <w:rPr>
            <w:rFonts w:ascii="Brill" w:eastAsia="Brill" w:hAnsi="Brill" w:cs="Brill"/>
          </w:rPr>
          <w:t>,</w:t>
        </w:r>
      </w:ins>
      <w:r w:rsidRPr="00C66272">
        <w:rPr>
          <w:rFonts w:ascii="Brill" w:eastAsia="Brill" w:hAnsi="Brill" w:cs="Brill"/>
          <w:vertAlign w:val="superscript"/>
        </w:rPr>
        <w:footnoteReference w:id="6"/>
      </w:r>
      <w:del w:id="639" w:author="Autor">
        <w:r w:rsidRPr="00C66272" w:rsidDel="00506E65">
          <w:rPr>
            <w:rFonts w:ascii="Brill" w:eastAsia="Brill" w:hAnsi="Brill" w:cs="Brill"/>
          </w:rPr>
          <w:delText>,</w:delText>
        </w:r>
      </w:del>
      <w:r w:rsidRPr="00C66272">
        <w:rPr>
          <w:rFonts w:ascii="Brill" w:eastAsia="Brill" w:hAnsi="Brill" w:cs="Brill"/>
        </w:rPr>
        <w:t xml:space="preserve"> this ethical guideline articulates that</w:t>
      </w:r>
      <w:del w:id="640" w:author="Autor">
        <w:r w:rsidRPr="00C66272" w:rsidDel="00506E65">
          <w:rPr>
            <w:rFonts w:ascii="Brill" w:eastAsia="Brill" w:hAnsi="Brill" w:cs="Brill"/>
          </w:rPr>
          <w:delText>,</w:delText>
        </w:r>
      </w:del>
      <w:r w:rsidRPr="00C66272">
        <w:rPr>
          <w:rFonts w:ascii="Brill" w:eastAsia="Brill" w:hAnsi="Brill" w:cs="Brill"/>
        </w:rPr>
        <w:t xml:space="preserve"> “when an activity raises the threats of harm to human health or the environment, precautionary measures should be taken even if some </w:t>
      </w:r>
      <w:del w:id="641" w:author="Autor">
        <w:r w:rsidRPr="00C66272" w:rsidDel="0043244E">
          <w:rPr>
            <w:rFonts w:ascii="Brill" w:eastAsia="Brill" w:hAnsi="Brill" w:cs="Brill"/>
          </w:rPr>
          <w:delText>cause and effect</w:delText>
        </w:r>
      </w:del>
      <w:ins w:id="642" w:author="Autor">
        <w:r w:rsidR="0043244E" w:rsidRPr="00C66272">
          <w:rPr>
            <w:rFonts w:ascii="Brill" w:eastAsia="Brill" w:hAnsi="Brill" w:cs="Brill"/>
          </w:rPr>
          <w:t>cause-and-effect</w:t>
        </w:r>
      </w:ins>
      <w:r w:rsidRPr="00C66272">
        <w:rPr>
          <w:rFonts w:ascii="Brill" w:eastAsia="Brill" w:hAnsi="Brill" w:cs="Brill"/>
        </w:rPr>
        <w:t xml:space="preserve"> relationships are not fully established scientifically” (cited in Shaw, 2010, p.104). Four key practical elements accompany this</w:t>
      </w:r>
      <w:ins w:id="643" w:author="Autor">
        <w:r w:rsidR="00506E65">
          <w:rPr>
            <w:rFonts w:ascii="Brill" w:eastAsia="Brill" w:hAnsi="Brill" w:cs="Brill"/>
          </w:rPr>
          <w:t>:</w:t>
        </w:r>
      </w:ins>
      <w:del w:id="644" w:author="Autor">
        <w:r w:rsidR="003777E0" w:rsidRPr="00C66272" w:rsidDel="00506E65">
          <w:rPr>
            <w:rFonts w:ascii="Brill" w:eastAsia="Brill" w:hAnsi="Brill" w:cs="Brill"/>
          </w:rPr>
          <w:delText>,</w:delText>
        </w:r>
        <w:r w:rsidRPr="00C66272" w:rsidDel="00506E65">
          <w:rPr>
            <w:rFonts w:ascii="Brill" w:eastAsia="Brill" w:hAnsi="Brill" w:cs="Brill"/>
          </w:rPr>
          <w:delText xml:space="preserve"> which include</w:delText>
        </w:r>
      </w:del>
      <w:r w:rsidRPr="00C66272">
        <w:rPr>
          <w:rFonts w:ascii="Brill" w:eastAsia="Brill" w:hAnsi="Brill" w:cs="Brill"/>
        </w:rPr>
        <w:t xml:space="preserve"> taking preventative action despite uncertainty, placing the burden of harmful activities onto those who are creating it, exploring potential alternatives to possible harmful actions, and allowing further democratic decision-making in scientific advancement through the public (Shaw, 2010, p.104). Shaw (2010, p.104) contends in relation to climate change mitigation that we have gone past the ability to use “precaution” as we have entered unavoidable dangerous levels. The precautionary principle was not adopted appropriately as most nation-states adopted a “cost-benefit analysis” with short-term mentalities (Shaw, 2010, p.118-119). The “precautionary window of opportunity has now passed” (Shaw, 2010, p.118).</w:t>
      </w:r>
    </w:p>
    <w:p w14:paraId="35077903" w14:textId="6871B065" w:rsidR="00CB3FC9" w:rsidRPr="00C66272" w:rsidRDefault="00C55FA1">
      <w:pPr>
        <w:spacing w:line="360" w:lineRule="auto"/>
        <w:ind w:right="-46" w:firstLine="567"/>
        <w:rPr>
          <w:rFonts w:ascii="Brill" w:eastAsia="Brill" w:hAnsi="Brill" w:cs="Brill"/>
        </w:rPr>
      </w:pPr>
      <w:r w:rsidRPr="00C66272">
        <w:rPr>
          <w:rFonts w:ascii="Brill" w:eastAsia="Brill" w:hAnsi="Brill" w:cs="Brill"/>
        </w:rPr>
        <w:t>Planning for a port</w:t>
      </w:r>
      <w:r w:rsidR="00B31252" w:rsidRPr="00C66272">
        <w:rPr>
          <w:rFonts w:ascii="Brill" w:eastAsia="Brill" w:hAnsi="Brill" w:cs="Brill"/>
        </w:rPr>
        <w:t xml:space="preserve"> </w:t>
      </w:r>
      <w:r w:rsidRPr="00C66272">
        <w:rPr>
          <w:rFonts w:ascii="Brill" w:eastAsia="Brill" w:hAnsi="Brill" w:cs="Brill"/>
        </w:rPr>
        <w:t xml:space="preserve">city that </w:t>
      </w:r>
      <w:r w:rsidR="00B31252" w:rsidRPr="00C66272">
        <w:rPr>
          <w:rFonts w:ascii="Brill" w:eastAsia="Brill" w:hAnsi="Brill" w:cs="Brill"/>
        </w:rPr>
        <w:t xml:space="preserve">is </w:t>
      </w:r>
      <w:r w:rsidRPr="00C66272">
        <w:rPr>
          <w:rFonts w:ascii="Brill" w:eastAsia="Brill" w:hAnsi="Brill" w:cs="Brill"/>
        </w:rPr>
        <w:t>challenged by climate change needs to embrace a new perspective. Shaw (2010, p.119) suggests,</w:t>
      </w:r>
    </w:p>
    <w:p w14:paraId="35077904" w14:textId="77777777" w:rsidR="00CB3FC9" w:rsidRPr="00C66272" w:rsidRDefault="00C55FA1">
      <w:pPr>
        <w:ind w:left="567" w:right="521"/>
        <w:rPr>
          <w:rFonts w:ascii="Brill" w:eastAsia="Brill" w:hAnsi="Brill" w:cs="Brill"/>
          <w:sz w:val="20"/>
          <w:szCs w:val="20"/>
        </w:rPr>
      </w:pPr>
      <w:r w:rsidRPr="00C66272">
        <w:rPr>
          <w:rFonts w:ascii="Brill" w:eastAsia="Brill" w:hAnsi="Brill" w:cs="Brill"/>
          <w:sz w:val="20"/>
          <w:szCs w:val="20"/>
        </w:rPr>
        <w:t>Rather than simply being content to avoid harm, we might instead begin developing positive goal-based visions of the future. The precautionary principle is thus reconstructed as something other than a process which is triggered by a crisis. Instead, the precautionary principle becomes an omnipresent, value-based, decision-making screen, which continually guides our decision-making process away from potential harms.</w:t>
      </w:r>
    </w:p>
    <w:p w14:paraId="35077905" w14:textId="77777777" w:rsidR="00CB3FC9" w:rsidRPr="00C66272" w:rsidRDefault="00CB3FC9">
      <w:pPr>
        <w:spacing w:line="360" w:lineRule="auto"/>
        <w:ind w:right="-46"/>
        <w:rPr>
          <w:rFonts w:ascii="Brill" w:eastAsia="Brill" w:hAnsi="Brill" w:cs="Brill"/>
        </w:rPr>
      </w:pPr>
    </w:p>
    <w:p w14:paraId="35077906" w14:textId="3EC99DDD"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t xml:space="preserve">The point here is to balance short-term cost-benefit thinking with longer-term effects. A new narrative </w:t>
      </w:r>
      <w:r w:rsidR="00C922F2" w:rsidRPr="00C66272">
        <w:rPr>
          <w:rFonts w:ascii="Brill" w:eastAsia="Brill" w:hAnsi="Brill" w:cs="Brill"/>
        </w:rPr>
        <w:t xml:space="preserve">that </w:t>
      </w:r>
      <w:r w:rsidRPr="00C66272">
        <w:rPr>
          <w:rFonts w:ascii="Brill" w:eastAsia="Brill" w:hAnsi="Brill" w:cs="Brill"/>
        </w:rPr>
        <w:t>envisages the future port</w:t>
      </w:r>
      <w:r w:rsidR="00C922F2" w:rsidRPr="00C66272">
        <w:rPr>
          <w:rFonts w:ascii="Brill" w:eastAsia="Brill" w:hAnsi="Brill" w:cs="Brill"/>
        </w:rPr>
        <w:t xml:space="preserve"> </w:t>
      </w:r>
      <w:r w:rsidRPr="00C66272">
        <w:rPr>
          <w:rFonts w:ascii="Brill" w:eastAsia="Brill" w:hAnsi="Brill" w:cs="Brill"/>
        </w:rPr>
        <w:t xml:space="preserve">city in an alternative way, in place-value and economic viability, could enhance current and future societies. This entails planning not through consultation with calculative experts alone but also with the </w:t>
      </w:r>
      <w:r w:rsidR="00733778" w:rsidRPr="00C66272">
        <w:rPr>
          <w:rFonts w:ascii="Brill" w:eastAsia="Brill" w:hAnsi="Brill" w:cs="Brill"/>
        </w:rPr>
        <w:t>public about</w:t>
      </w:r>
      <w:r w:rsidRPr="00C66272">
        <w:rPr>
          <w:rFonts w:ascii="Brill" w:eastAsia="Brill" w:hAnsi="Brill" w:cs="Brill"/>
        </w:rPr>
        <w:t xml:space="preserve"> what is valuable to the city and how we can </w:t>
      </w:r>
      <w:del w:id="645" w:author="Autor">
        <w:r w:rsidRPr="00C66272" w:rsidDel="00B81803">
          <w:rPr>
            <w:rFonts w:ascii="Brill" w:eastAsia="Brill" w:hAnsi="Brill" w:cs="Brill"/>
          </w:rPr>
          <w:delText xml:space="preserve">reshape </w:delText>
        </w:r>
        <w:commentRangeStart w:id="646"/>
        <w:r w:rsidRPr="00C66272" w:rsidDel="00B81803">
          <w:rPr>
            <w:rFonts w:ascii="Brill" w:eastAsia="Brill" w:hAnsi="Brill" w:cs="Brill"/>
          </w:rPr>
          <w:delText>this</w:delText>
        </w:r>
        <w:commentRangeEnd w:id="646"/>
        <w:r w:rsidR="0092436B" w:rsidDel="00B81803">
          <w:rPr>
            <w:rStyle w:val="Odwoaniedokomentarza"/>
            <w:lang w:val="en-AU"/>
          </w:rPr>
          <w:commentReference w:id="646"/>
        </w:r>
        <w:r w:rsidRPr="00C66272" w:rsidDel="00B81803">
          <w:rPr>
            <w:rFonts w:ascii="Brill" w:eastAsia="Brill" w:hAnsi="Brill" w:cs="Brill"/>
          </w:rPr>
          <w:delText xml:space="preserve"> to current and</w:delText>
        </w:r>
      </w:del>
      <w:ins w:id="647" w:author="Autor">
        <w:r w:rsidR="00B81803">
          <w:rPr>
            <w:rFonts w:ascii="Brill" w:eastAsia="Brill" w:hAnsi="Brill" w:cs="Brill"/>
          </w:rPr>
          <w:t>avoid the</w:t>
        </w:r>
      </w:ins>
      <w:r w:rsidRPr="00C66272">
        <w:rPr>
          <w:rFonts w:ascii="Brill" w:eastAsia="Brill" w:hAnsi="Brill" w:cs="Brill"/>
        </w:rPr>
        <w:t xml:space="preserve"> future risks (Shaw, 2010; see also Wynne, 2010, p.299). </w:t>
      </w:r>
    </w:p>
    <w:p w14:paraId="35077907" w14:textId="02795534" w:rsidR="00CB3FC9" w:rsidRPr="00C66272" w:rsidRDefault="0092436B">
      <w:pPr>
        <w:spacing w:line="360" w:lineRule="auto"/>
        <w:ind w:right="-46" w:firstLine="567"/>
        <w:jc w:val="both"/>
        <w:rPr>
          <w:rFonts w:ascii="Brill" w:eastAsia="Brill" w:hAnsi="Brill" w:cs="Brill"/>
        </w:rPr>
      </w:pPr>
      <w:ins w:id="648" w:author="Autor">
        <w:r>
          <w:rPr>
            <w:rFonts w:ascii="Brill" w:eastAsia="Brill" w:hAnsi="Brill" w:cs="Brill"/>
          </w:rPr>
          <w:t>Therefore, i</w:t>
        </w:r>
      </w:ins>
      <w:del w:id="649" w:author="Autor">
        <w:r w:rsidR="00C55FA1" w:rsidRPr="00C66272" w:rsidDel="0092436B">
          <w:rPr>
            <w:rFonts w:ascii="Brill" w:eastAsia="Brill" w:hAnsi="Brill" w:cs="Brill"/>
          </w:rPr>
          <w:delText>I</w:delText>
        </w:r>
      </w:del>
      <w:r w:rsidR="00C55FA1" w:rsidRPr="00C66272">
        <w:rPr>
          <w:rFonts w:ascii="Brill" w:eastAsia="Brill" w:hAnsi="Brill" w:cs="Brill"/>
        </w:rPr>
        <w:t>n relation to adaptation to the port</w:t>
      </w:r>
      <w:r w:rsidR="00B37566" w:rsidRPr="00C66272">
        <w:rPr>
          <w:rFonts w:ascii="Brill" w:eastAsia="Brill" w:hAnsi="Brill" w:cs="Brill"/>
        </w:rPr>
        <w:t xml:space="preserve"> </w:t>
      </w:r>
      <w:r w:rsidR="00C55FA1" w:rsidRPr="00C66272">
        <w:rPr>
          <w:rFonts w:ascii="Brill" w:eastAsia="Brill" w:hAnsi="Brill" w:cs="Brill"/>
        </w:rPr>
        <w:t>city</w:t>
      </w:r>
      <w:del w:id="650" w:author="Autor">
        <w:r w:rsidR="00C55FA1" w:rsidRPr="00C66272" w:rsidDel="0092436B">
          <w:rPr>
            <w:rFonts w:ascii="Brill" w:eastAsia="Brill" w:hAnsi="Brill" w:cs="Brill"/>
          </w:rPr>
          <w:delText xml:space="preserve"> therefore</w:delText>
        </w:r>
      </w:del>
      <w:r w:rsidR="00C55FA1" w:rsidRPr="00C66272">
        <w:rPr>
          <w:rFonts w:ascii="Brill" w:eastAsia="Brill" w:hAnsi="Brill" w:cs="Brill"/>
        </w:rPr>
        <w:t>, the precautionary principle works in different capacities. Firstly, we must embrace the idea that holding</w:t>
      </w:r>
      <w:del w:id="651" w:author="Autor">
        <w:r w:rsidR="00C55FA1" w:rsidRPr="00C66272" w:rsidDel="0092436B">
          <w:rPr>
            <w:rFonts w:ascii="Brill" w:eastAsia="Brill" w:hAnsi="Brill" w:cs="Brill"/>
          </w:rPr>
          <w:delText xml:space="preserve"> the</w:delText>
        </w:r>
      </w:del>
      <w:r w:rsidR="00C55FA1" w:rsidRPr="00C66272">
        <w:rPr>
          <w:rFonts w:ascii="Brill" w:eastAsia="Brill" w:hAnsi="Brill" w:cs="Brill"/>
        </w:rPr>
        <w:t xml:space="preserve"> sea-levels constant to plan for futures is fraught with danger. If we plan for small levels of sea-level rise, we risk not doing enough to hold the seas at bay, and thus we reduce choices for planners in the future. </w:t>
      </w:r>
      <w:r w:rsidR="00C55FA1" w:rsidRPr="00C66272">
        <w:rPr>
          <w:rFonts w:ascii="Brill" w:eastAsia="Brill" w:hAnsi="Brill" w:cs="Brill"/>
        </w:rPr>
        <w:lastRenderedPageBreak/>
        <w:t>Any attempt to engage with adaptation here in the present</w:t>
      </w:r>
      <w:r w:rsidR="00C90DD4" w:rsidRPr="00C66272">
        <w:rPr>
          <w:rFonts w:ascii="Brill" w:eastAsia="Brill" w:hAnsi="Brill" w:cs="Brill"/>
        </w:rPr>
        <w:t xml:space="preserve"> </w:t>
      </w:r>
      <w:r w:rsidR="00C55FA1" w:rsidRPr="00C66272">
        <w:rPr>
          <w:rFonts w:ascii="Brill" w:eastAsia="Brill" w:hAnsi="Brill" w:cs="Brill"/>
        </w:rPr>
        <w:t xml:space="preserve">needs to embrace the no-harm principle </w:t>
      </w:r>
      <w:r w:rsidR="00A55B53" w:rsidRPr="00C66272">
        <w:rPr>
          <w:rFonts w:ascii="Brill" w:eastAsia="Brill" w:hAnsi="Brill" w:cs="Brill"/>
        </w:rPr>
        <w:t>regarding</w:t>
      </w:r>
      <w:r w:rsidR="00C55FA1" w:rsidRPr="00C66272">
        <w:rPr>
          <w:rFonts w:ascii="Brill" w:eastAsia="Brill" w:hAnsi="Brill" w:cs="Brill"/>
        </w:rPr>
        <w:t xml:space="preserve"> future generations. Secondly, and conversely, the new narrative of the port</w:t>
      </w:r>
      <w:r w:rsidR="00A55B53" w:rsidRPr="00C66272">
        <w:rPr>
          <w:rFonts w:ascii="Brill" w:eastAsia="Brill" w:hAnsi="Brill" w:cs="Brill"/>
        </w:rPr>
        <w:t xml:space="preserve"> </w:t>
      </w:r>
      <w:r w:rsidR="00C55FA1" w:rsidRPr="00C66272">
        <w:rPr>
          <w:rFonts w:ascii="Brill" w:eastAsia="Brill" w:hAnsi="Brill" w:cs="Brill"/>
        </w:rPr>
        <w:t xml:space="preserve">city </w:t>
      </w:r>
      <w:ins w:id="652" w:author="Autor">
        <w:r w:rsidR="007A6244">
          <w:rPr>
            <w:rFonts w:ascii="Brill" w:eastAsia="Brill" w:hAnsi="Brill" w:cs="Brill"/>
          </w:rPr>
          <w:t>sh</w:t>
        </w:r>
      </w:ins>
      <w:del w:id="653" w:author="Autor">
        <w:r w:rsidR="00C55FA1" w:rsidRPr="00C66272" w:rsidDel="007A6244">
          <w:rPr>
            <w:rFonts w:ascii="Brill" w:eastAsia="Brill" w:hAnsi="Brill" w:cs="Brill"/>
          </w:rPr>
          <w:delText>w</w:delText>
        </w:r>
      </w:del>
      <w:r w:rsidR="00C55FA1" w:rsidRPr="00C66272">
        <w:rPr>
          <w:rFonts w:ascii="Brill" w:eastAsia="Brill" w:hAnsi="Brill" w:cs="Brill"/>
        </w:rPr>
        <w:t xml:space="preserve">ould embrace the precautionary principle in a positive way. Plans for </w:t>
      </w:r>
      <w:r w:rsidR="005364E9" w:rsidRPr="00C66272">
        <w:rPr>
          <w:rFonts w:ascii="Brill" w:eastAsia="Brill" w:hAnsi="Brill" w:cs="Brill"/>
        </w:rPr>
        <w:t>port cities</w:t>
      </w:r>
      <w:r w:rsidR="00C55FA1" w:rsidRPr="00C66272">
        <w:rPr>
          <w:rFonts w:ascii="Brill" w:eastAsia="Brill" w:hAnsi="Brill" w:cs="Brill"/>
        </w:rPr>
        <w:t xml:space="preserve"> </w:t>
      </w:r>
      <w:r w:rsidR="00B65D42" w:rsidRPr="00C66272">
        <w:rPr>
          <w:rFonts w:ascii="Brill" w:eastAsia="Brill" w:hAnsi="Brill" w:cs="Brill"/>
        </w:rPr>
        <w:t xml:space="preserve">could be developed </w:t>
      </w:r>
      <w:r w:rsidR="00C55FA1" w:rsidRPr="00C66272">
        <w:rPr>
          <w:rFonts w:ascii="Brill" w:eastAsia="Brill" w:hAnsi="Brill" w:cs="Brill"/>
        </w:rPr>
        <w:t>that engage citizenry and design new ‘</w:t>
      </w:r>
      <w:proofErr w:type="spellStart"/>
      <w:r w:rsidR="00C55FA1" w:rsidRPr="00C66272">
        <w:rPr>
          <w:rFonts w:ascii="Brill" w:eastAsia="Brill" w:hAnsi="Brill" w:cs="Brill"/>
        </w:rPr>
        <w:t>scapes</w:t>
      </w:r>
      <w:proofErr w:type="spellEnd"/>
      <w:r w:rsidR="00C55FA1" w:rsidRPr="00C66272">
        <w:rPr>
          <w:rFonts w:ascii="Brill" w:eastAsia="Brill" w:hAnsi="Brill" w:cs="Brill"/>
        </w:rPr>
        <w:t>’ to maximise potential benefit, economically</w:t>
      </w:r>
      <w:ins w:id="654" w:author="Autor">
        <w:r w:rsidR="00FC2551">
          <w:rPr>
            <w:rFonts w:ascii="Brill" w:eastAsia="Brill" w:hAnsi="Brill" w:cs="Brill"/>
          </w:rPr>
          <w:t>,</w:t>
        </w:r>
      </w:ins>
      <w:r w:rsidR="00C55FA1" w:rsidRPr="00C66272">
        <w:rPr>
          <w:rFonts w:ascii="Brill" w:eastAsia="Brill" w:hAnsi="Brill" w:cs="Brill"/>
        </w:rPr>
        <w:t xml:space="preserve"> and culturally. If we do want, for instance, to maintain a port</w:t>
      </w:r>
      <w:r w:rsidR="00B65D42" w:rsidRPr="00C66272">
        <w:rPr>
          <w:rFonts w:ascii="Brill" w:eastAsia="Brill" w:hAnsi="Brill" w:cs="Brill"/>
        </w:rPr>
        <w:t xml:space="preserve"> </w:t>
      </w:r>
      <w:r w:rsidR="00C55FA1" w:rsidRPr="00C66272">
        <w:rPr>
          <w:rFonts w:ascii="Brill" w:eastAsia="Brill" w:hAnsi="Brill" w:cs="Brill"/>
        </w:rPr>
        <w:t xml:space="preserve">city that is lively, attractive, bustling, and rich with ‘life’, then we need to potentially reimagine what that </w:t>
      </w:r>
      <w:r w:rsidR="00C55FA1" w:rsidRPr="00C66272">
        <w:rPr>
          <w:rFonts w:ascii="Brill" w:eastAsia="Brill" w:hAnsi="Brill" w:cs="Brill"/>
          <w:i/>
        </w:rPr>
        <w:t>scape</w:t>
      </w:r>
      <w:r w:rsidR="00C55FA1" w:rsidRPr="00C66272">
        <w:rPr>
          <w:rFonts w:ascii="Brill" w:eastAsia="Brill" w:hAnsi="Brill" w:cs="Brill"/>
        </w:rPr>
        <w:t xml:space="preserve"> might look like.</w:t>
      </w:r>
    </w:p>
    <w:p w14:paraId="35077908" w14:textId="24F4F257" w:rsidR="00CB3FC9" w:rsidRPr="00C66272" w:rsidRDefault="00C55FA1">
      <w:pPr>
        <w:spacing w:line="360" w:lineRule="auto"/>
        <w:ind w:right="-46" w:firstLine="567"/>
        <w:jc w:val="both"/>
        <w:rPr>
          <w:rFonts w:ascii="Brill" w:eastAsia="Brill" w:hAnsi="Brill" w:cs="Brill"/>
        </w:rPr>
      </w:pPr>
      <w:r w:rsidRPr="00C66272">
        <w:rPr>
          <w:rFonts w:ascii="Brill" w:eastAsia="Brill" w:hAnsi="Brill" w:cs="Brill"/>
        </w:rPr>
        <w:t>What this requires, as Hein (2021) argues, is recogni</w:t>
      </w:r>
      <w:ins w:id="655" w:author="Autor">
        <w:r w:rsidR="002C79C1">
          <w:rPr>
            <w:rFonts w:ascii="Brill" w:eastAsia="Brill" w:hAnsi="Brill" w:cs="Brill"/>
          </w:rPr>
          <w:t>z</w:t>
        </w:r>
      </w:ins>
      <w:del w:id="656" w:author="Autor">
        <w:r w:rsidRPr="00C66272" w:rsidDel="002C79C1">
          <w:rPr>
            <w:rFonts w:ascii="Brill" w:eastAsia="Brill" w:hAnsi="Brill" w:cs="Brill"/>
          </w:rPr>
          <w:delText>s</w:delText>
        </w:r>
      </w:del>
      <w:r w:rsidRPr="00C66272">
        <w:rPr>
          <w:rFonts w:ascii="Brill" w:eastAsia="Brill" w:hAnsi="Brill" w:cs="Brill"/>
        </w:rPr>
        <w:t>ing the port</w:t>
      </w:r>
      <w:r w:rsidR="00B65D42" w:rsidRPr="00C66272">
        <w:rPr>
          <w:rFonts w:ascii="Brill" w:eastAsia="Brill" w:hAnsi="Brill" w:cs="Brill"/>
        </w:rPr>
        <w:t xml:space="preserve"> </w:t>
      </w:r>
      <w:r w:rsidRPr="00C66272">
        <w:rPr>
          <w:rFonts w:ascii="Brill" w:eastAsia="Brill" w:hAnsi="Brill" w:cs="Brill"/>
        </w:rPr>
        <w:t>city as porous not only to the port itself, but also inland to the region. To adapt to sea-level rise, embracing a vision of the port-city as a region, linked socio-economically across spaces, is vital. This means adopting a new planning strategy that is adaptive, using “tipping points” for a future port</w:t>
      </w:r>
      <w:r w:rsidR="00642204" w:rsidRPr="00C66272">
        <w:rPr>
          <w:rFonts w:ascii="Brill" w:eastAsia="Brill" w:hAnsi="Brill" w:cs="Brill"/>
        </w:rPr>
        <w:t xml:space="preserve"> </w:t>
      </w:r>
      <w:r w:rsidRPr="00C66272">
        <w:rPr>
          <w:rFonts w:ascii="Brill" w:eastAsia="Brill" w:hAnsi="Brill" w:cs="Brill"/>
        </w:rPr>
        <w:t>city that gradually retreats inland into the region surrounding it (Valente &amp; Veloso-Gomes, 2020). This includes the relocation of essential services (hospitals, government offices, emergency services, courts, etc</w:t>
      </w:r>
      <w:ins w:id="657" w:author="Autor">
        <w:r w:rsidR="00844B16">
          <w:rPr>
            <w:rFonts w:ascii="Brill" w:eastAsia="Brill" w:hAnsi="Brill" w:cs="Brill"/>
          </w:rPr>
          <w:t>.</w:t>
        </w:r>
      </w:ins>
      <w:r w:rsidRPr="00C66272">
        <w:rPr>
          <w:rFonts w:ascii="Brill" w:eastAsia="Brill" w:hAnsi="Brill" w:cs="Brill"/>
        </w:rPr>
        <w:t>) to higher ground, putting in place buy-back schemes with incentives for commercial enterprise to shift into new inland estates</w:t>
      </w:r>
      <w:ins w:id="658" w:author="Autor">
        <w:r w:rsidR="00844B16">
          <w:rPr>
            <w:rFonts w:ascii="Brill" w:eastAsia="Brill" w:hAnsi="Brill" w:cs="Brill"/>
          </w:rPr>
          <w:t>,</w:t>
        </w:r>
      </w:ins>
      <w:r w:rsidRPr="00C66272">
        <w:rPr>
          <w:rFonts w:ascii="Brill" w:eastAsia="Brill" w:hAnsi="Brill" w:cs="Brill"/>
        </w:rPr>
        <w:t xml:space="preserve"> and turning coastal space into public/common land for leisure. </w:t>
      </w:r>
      <w:ins w:id="659" w:author="Autor">
        <w:r w:rsidR="00844B16">
          <w:rPr>
            <w:rFonts w:ascii="Brill" w:eastAsia="Brill" w:hAnsi="Brill" w:cs="Brill"/>
          </w:rPr>
          <w:t>These changes would</w:t>
        </w:r>
      </w:ins>
      <w:del w:id="660" w:author="Autor">
        <w:r w:rsidRPr="00C66272" w:rsidDel="00844B16">
          <w:rPr>
            <w:rFonts w:ascii="Brill" w:eastAsia="Brill" w:hAnsi="Brill" w:cs="Brill"/>
          </w:rPr>
          <w:delText>This</w:delText>
        </w:r>
      </w:del>
      <w:r w:rsidRPr="00C66272">
        <w:rPr>
          <w:rFonts w:ascii="Brill" w:eastAsia="Brill" w:hAnsi="Brill" w:cs="Brill"/>
        </w:rPr>
        <w:t xml:space="preserve"> transform</w:t>
      </w:r>
      <w:del w:id="661" w:author="Autor">
        <w:r w:rsidRPr="00C66272" w:rsidDel="00844B16">
          <w:rPr>
            <w:rFonts w:ascii="Brill" w:eastAsia="Brill" w:hAnsi="Brill" w:cs="Brill"/>
          </w:rPr>
          <w:delText>s</w:delText>
        </w:r>
      </w:del>
      <w:r w:rsidRPr="00C66272">
        <w:rPr>
          <w:rFonts w:ascii="Brill" w:eastAsia="Brill" w:hAnsi="Brill" w:cs="Brill"/>
        </w:rPr>
        <w:t xml:space="preserve"> the port</w:t>
      </w:r>
      <w:r w:rsidR="005E05AA" w:rsidRPr="00C66272">
        <w:rPr>
          <w:rFonts w:ascii="Brill" w:eastAsia="Brill" w:hAnsi="Brill" w:cs="Brill"/>
        </w:rPr>
        <w:t xml:space="preserve"> </w:t>
      </w:r>
      <w:r w:rsidRPr="00C66272">
        <w:rPr>
          <w:rFonts w:ascii="Brill" w:eastAsia="Brill" w:hAnsi="Brill" w:cs="Brill"/>
        </w:rPr>
        <w:t>city into something different. Amenity shifts from one of hustle and bustle, to a city that encourages slower activities and engagement with the natural aesthetic of coasts (</w:t>
      </w:r>
      <w:proofErr w:type="spellStart"/>
      <w:r w:rsidRPr="00C66272">
        <w:rPr>
          <w:rFonts w:ascii="Brill" w:eastAsia="Brill" w:hAnsi="Brill" w:cs="Brill"/>
        </w:rPr>
        <w:t>Osbaldiston</w:t>
      </w:r>
      <w:proofErr w:type="spellEnd"/>
      <w:r w:rsidRPr="00C66272">
        <w:rPr>
          <w:rFonts w:ascii="Brill" w:eastAsia="Brill" w:hAnsi="Brill" w:cs="Brill"/>
        </w:rPr>
        <w:t>, 2018). The port</w:t>
      </w:r>
      <w:r w:rsidR="004F42DF" w:rsidRPr="00C66272">
        <w:rPr>
          <w:rFonts w:ascii="Brill" w:eastAsia="Brill" w:hAnsi="Brill" w:cs="Brill"/>
        </w:rPr>
        <w:t xml:space="preserve"> </w:t>
      </w:r>
      <w:r w:rsidRPr="00C66272">
        <w:rPr>
          <w:rFonts w:ascii="Brill" w:eastAsia="Brill" w:hAnsi="Brill" w:cs="Brill"/>
        </w:rPr>
        <w:t xml:space="preserve">city would still require tourist and commercial infrastructure, </w:t>
      </w:r>
      <w:del w:id="662" w:author="Autor">
        <w:r w:rsidRPr="00C66272" w:rsidDel="00844B16">
          <w:rPr>
            <w:rFonts w:ascii="Brill" w:eastAsia="Brill" w:hAnsi="Brill" w:cs="Brill"/>
          </w:rPr>
          <w:delText>and this</w:delText>
        </w:r>
      </w:del>
      <w:ins w:id="663" w:author="Autor">
        <w:r w:rsidR="00844B16">
          <w:rPr>
            <w:rFonts w:ascii="Brill" w:eastAsia="Brill" w:hAnsi="Brill" w:cs="Brill"/>
          </w:rPr>
          <w:t>which in turn</w:t>
        </w:r>
      </w:ins>
      <w:r w:rsidRPr="00C66272">
        <w:rPr>
          <w:rFonts w:ascii="Brill" w:eastAsia="Brill" w:hAnsi="Brill" w:cs="Brill"/>
        </w:rPr>
        <w:t xml:space="preserve"> would require certain adaptive features to deal with potential inundation. However, a decreasing intensity of movement inside </w:t>
      </w:r>
      <w:r w:rsidR="005364E9" w:rsidRPr="00C66272">
        <w:rPr>
          <w:rFonts w:ascii="Brill" w:eastAsia="Brill" w:hAnsi="Brill" w:cs="Brill"/>
        </w:rPr>
        <w:t>port cities</w:t>
      </w:r>
      <w:r w:rsidRPr="00C66272">
        <w:rPr>
          <w:rFonts w:ascii="Brill" w:eastAsia="Brill" w:hAnsi="Brill" w:cs="Brill"/>
        </w:rPr>
        <w:t xml:space="preserve"> would mean less pressure on built defences </w:t>
      </w:r>
      <w:del w:id="664" w:author="Autor">
        <w:r w:rsidRPr="00C66272" w:rsidDel="00844B16">
          <w:rPr>
            <w:rFonts w:ascii="Brill" w:eastAsia="Brill" w:hAnsi="Brill" w:cs="Brill"/>
          </w:rPr>
          <w:delText>to defend</w:delText>
        </w:r>
      </w:del>
      <w:ins w:id="665" w:author="Autor">
        <w:r w:rsidR="00844B16">
          <w:rPr>
            <w:rFonts w:ascii="Brill" w:eastAsia="Brill" w:hAnsi="Brill" w:cs="Brill"/>
          </w:rPr>
          <w:t>of</w:t>
        </w:r>
      </w:ins>
      <w:r w:rsidRPr="00C66272">
        <w:rPr>
          <w:rFonts w:ascii="Brill" w:eastAsia="Brill" w:hAnsi="Brill" w:cs="Brill"/>
        </w:rPr>
        <w:t xml:space="preserve"> significant infrastructure (especially those essential services). Transforming the spatial environments could provide access for less dense tourist amenit</w:t>
      </w:r>
      <w:r w:rsidR="004F42DF" w:rsidRPr="00C66272">
        <w:rPr>
          <w:rFonts w:ascii="Brill" w:eastAsia="Brill" w:hAnsi="Brill" w:cs="Brill"/>
        </w:rPr>
        <w:t>ies</w:t>
      </w:r>
      <w:r w:rsidRPr="00C66272">
        <w:rPr>
          <w:rFonts w:ascii="Brill" w:eastAsia="Brill" w:hAnsi="Brill" w:cs="Brill"/>
        </w:rPr>
        <w:t xml:space="preserve"> – such as coastal parks – thus enhancing the place-value of the coastline.</w:t>
      </w:r>
    </w:p>
    <w:p w14:paraId="35077909" w14:textId="552D7FD7"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Such an approach is unlikely in large </w:t>
      </w:r>
      <w:r w:rsidR="005364E9" w:rsidRPr="00C66272">
        <w:rPr>
          <w:rFonts w:ascii="Brill" w:eastAsia="Brill" w:hAnsi="Brill" w:cs="Brill"/>
        </w:rPr>
        <w:t>port cities</w:t>
      </w:r>
      <w:r w:rsidRPr="00C66272">
        <w:rPr>
          <w:rFonts w:ascii="Brill" w:eastAsia="Brill" w:hAnsi="Brill" w:cs="Brill"/>
        </w:rPr>
        <w:t xml:space="preserve"> that have intense infrastructure that would be near-impossible to shift. As such, defences in these </w:t>
      </w:r>
      <w:r w:rsidR="004F42DF" w:rsidRPr="00C66272">
        <w:rPr>
          <w:rFonts w:ascii="Brill" w:eastAsia="Brill" w:hAnsi="Brill" w:cs="Brill"/>
        </w:rPr>
        <w:t>cases</w:t>
      </w:r>
      <w:r w:rsidRPr="00C66272">
        <w:rPr>
          <w:rFonts w:ascii="Brill" w:eastAsia="Brill" w:hAnsi="Brill" w:cs="Brill"/>
        </w:rPr>
        <w:t xml:space="preserve"> will need to be engineered, or allow for the flow of water in such a way that adds to port-city life. Potentially, these protections could enhance the</w:t>
      </w:r>
      <w:r w:rsidR="001A1E0C">
        <w:rPr>
          <w:rFonts w:ascii="Brill" w:eastAsia="Brill" w:hAnsi="Brill" w:cs="Brill"/>
        </w:rPr>
        <w:t xml:space="preserve"> </w:t>
      </w:r>
      <w:r w:rsidRPr="00C66272">
        <w:rPr>
          <w:rFonts w:ascii="Brill" w:eastAsia="Brill" w:hAnsi="Brill" w:cs="Brill"/>
        </w:rPr>
        <w:t>city and restyle the direction and intensity of activity. Hein (2021,</w:t>
      </w:r>
      <w:r w:rsidR="00F8486D">
        <w:rPr>
          <w:rFonts w:ascii="Brill" w:eastAsia="Brill" w:hAnsi="Brill" w:cs="Brill"/>
        </w:rPr>
        <w:t xml:space="preserve"> </w:t>
      </w:r>
      <w:r w:rsidRPr="00C66272">
        <w:rPr>
          <w:rFonts w:ascii="Brill" w:eastAsia="Brill" w:hAnsi="Brill" w:cs="Brill"/>
        </w:rPr>
        <w:t xml:space="preserve">p.5) describes for instance the “higher dykes” of </w:t>
      </w:r>
      <w:proofErr w:type="spellStart"/>
      <w:r w:rsidRPr="00C66272">
        <w:rPr>
          <w:rFonts w:ascii="Brill" w:eastAsia="Brill" w:hAnsi="Brill" w:cs="Brill"/>
        </w:rPr>
        <w:t>Elbbrücken</w:t>
      </w:r>
      <w:proofErr w:type="spellEnd"/>
      <w:r w:rsidRPr="00C66272">
        <w:rPr>
          <w:rFonts w:ascii="Brill" w:eastAsia="Brill" w:hAnsi="Brill" w:cs="Brill"/>
        </w:rPr>
        <w:t xml:space="preserve"> which “have been transformed on both sides into stepped terraces that allow strolling, outdoor activities, and sitting on the edge of the city overlooking the port</w:t>
      </w:r>
      <w:ins w:id="666" w:author="Autor">
        <w:r w:rsidR="00844B16">
          <w:rPr>
            <w:rFonts w:ascii="Brill" w:eastAsia="Brill" w:hAnsi="Brill" w:cs="Brill"/>
          </w:rPr>
          <w:t>.</w:t>
        </w:r>
      </w:ins>
      <w:r w:rsidRPr="00C66272">
        <w:rPr>
          <w:rFonts w:ascii="Brill" w:eastAsia="Brill" w:hAnsi="Brill" w:cs="Brill"/>
        </w:rPr>
        <w:t>”</w:t>
      </w:r>
      <w:del w:id="667" w:author="Autor">
        <w:r w:rsidRPr="00C66272" w:rsidDel="00844B16">
          <w:rPr>
            <w:rFonts w:ascii="Brill" w:eastAsia="Brill" w:hAnsi="Brill" w:cs="Brill"/>
          </w:rPr>
          <w:delText>.</w:delText>
        </w:r>
      </w:del>
      <w:r w:rsidRPr="00C66272">
        <w:rPr>
          <w:rFonts w:ascii="Brill" w:eastAsia="Brill" w:hAnsi="Brill" w:cs="Brill"/>
        </w:rPr>
        <w:t xml:space="preserve"> We could imagine similar defences in tourist hotspots like Cairns, where </w:t>
      </w:r>
      <w:r w:rsidR="00101E6F" w:rsidRPr="00C66272">
        <w:rPr>
          <w:rFonts w:ascii="Brill" w:eastAsia="Brill" w:hAnsi="Brill" w:cs="Brill"/>
        </w:rPr>
        <w:t xml:space="preserve">the </w:t>
      </w:r>
      <w:r w:rsidRPr="00C66272">
        <w:rPr>
          <w:rFonts w:ascii="Brill" w:eastAsia="Brill" w:hAnsi="Brill" w:cs="Brill"/>
        </w:rPr>
        <w:t xml:space="preserve">built environment could enhance engagement with </w:t>
      </w:r>
      <w:r w:rsidRPr="00C66272">
        <w:rPr>
          <w:rFonts w:ascii="Brill" w:eastAsia="Brill" w:hAnsi="Brill" w:cs="Brill"/>
        </w:rPr>
        <w:lastRenderedPageBreak/>
        <w:t>natural surround</w:t>
      </w:r>
      <w:r w:rsidR="00101E6F" w:rsidRPr="00C66272">
        <w:rPr>
          <w:rFonts w:ascii="Brill" w:eastAsia="Brill" w:hAnsi="Brill" w:cs="Brill"/>
        </w:rPr>
        <w:t>ings</w:t>
      </w:r>
      <w:r w:rsidRPr="00C66272">
        <w:rPr>
          <w:rFonts w:ascii="Brill" w:eastAsia="Brill" w:hAnsi="Brill" w:cs="Brill"/>
        </w:rPr>
        <w:t xml:space="preserve"> to create new attractions, new lifestyle opportunities for residents, and socio-economic advantage</w:t>
      </w:r>
      <w:r w:rsidR="00101E6F" w:rsidRPr="00C66272">
        <w:rPr>
          <w:rFonts w:ascii="Brill" w:eastAsia="Brill" w:hAnsi="Brill" w:cs="Brill"/>
        </w:rPr>
        <w:t>s</w:t>
      </w:r>
      <w:r w:rsidRPr="00C66272">
        <w:rPr>
          <w:rFonts w:ascii="Brill" w:eastAsia="Brill" w:hAnsi="Brill" w:cs="Brill"/>
        </w:rPr>
        <w:t>. With this approach, there is a danger of maintaining a status quo and creating serious unintended consequences. However, this might be the easiest option to sustain a port</w:t>
      </w:r>
      <w:r w:rsidR="00094857" w:rsidRPr="00C66272">
        <w:rPr>
          <w:rFonts w:ascii="Brill" w:eastAsia="Brill" w:hAnsi="Brill" w:cs="Brill"/>
        </w:rPr>
        <w:t xml:space="preserve"> </w:t>
      </w:r>
      <w:r w:rsidRPr="00C66272">
        <w:rPr>
          <w:rFonts w:ascii="Brill" w:eastAsia="Brill" w:hAnsi="Brill" w:cs="Brill"/>
        </w:rPr>
        <w:t>city/region that is highly dependent on a hustling/bustling mentality of economic activity.</w:t>
      </w:r>
    </w:p>
    <w:p w14:paraId="3507790A" w14:textId="2280115C"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Other approaches need to be considered as well. We need though to break open the promethean mentality and embrace the precautionary principle. It requires the citizenry to consider the uncertainty of sea-level rise and other associated issues and collectively seek a future that rises above self-interest (Wynne, 2010). Such a transformation of the </w:t>
      </w:r>
      <w:ins w:id="668" w:author="Autor">
        <w:r w:rsidR="00883D3C">
          <w:rPr>
            <w:rFonts w:ascii="Brill" w:eastAsia="Brill" w:hAnsi="Brill" w:cs="Brill"/>
          </w:rPr>
          <w:t xml:space="preserve">public’s </w:t>
        </w:r>
      </w:ins>
      <w:r w:rsidRPr="00C66272">
        <w:rPr>
          <w:rFonts w:ascii="Brill" w:eastAsia="Brill" w:hAnsi="Brill" w:cs="Brill"/>
        </w:rPr>
        <w:t xml:space="preserve">everyday mentality </w:t>
      </w:r>
      <w:del w:id="669" w:author="Autor">
        <w:r w:rsidRPr="00C66272" w:rsidDel="00883D3C">
          <w:rPr>
            <w:rFonts w:ascii="Brill" w:eastAsia="Brill" w:hAnsi="Brill" w:cs="Brill"/>
          </w:rPr>
          <w:delText xml:space="preserve">of the public </w:delText>
        </w:r>
      </w:del>
      <w:r w:rsidRPr="00C66272">
        <w:rPr>
          <w:rFonts w:ascii="Brill" w:eastAsia="Brill" w:hAnsi="Brill" w:cs="Brill"/>
        </w:rPr>
        <w:t xml:space="preserve">seems difficult. However, we have seen across the world a rise in consciousness of the collective on the matter of climate change. A morality amongst citizens towards unborn generations has arisen and is perhaps the new mentality that </w:t>
      </w:r>
      <w:r w:rsidR="009A1ABF" w:rsidRPr="00C66272">
        <w:rPr>
          <w:rFonts w:ascii="Brill" w:eastAsia="Brill" w:hAnsi="Brill" w:cs="Brill"/>
        </w:rPr>
        <w:t>must</w:t>
      </w:r>
      <w:r w:rsidRPr="00C66272">
        <w:rPr>
          <w:rFonts w:ascii="Brill" w:eastAsia="Brill" w:hAnsi="Brill" w:cs="Brill"/>
        </w:rPr>
        <w:t xml:space="preserve"> be tapped into </w:t>
      </w:r>
      <w:ins w:id="670" w:author="Autor">
        <w:r w:rsidR="00883D3C">
          <w:rPr>
            <w:rFonts w:ascii="Brill" w:eastAsia="Brill" w:hAnsi="Brill" w:cs="Brill"/>
          </w:rPr>
          <w:t>so that</w:t>
        </w:r>
      </w:ins>
      <w:del w:id="671" w:author="Autor">
        <w:r w:rsidR="009A1ABF" w:rsidRPr="00C66272" w:rsidDel="00883D3C">
          <w:rPr>
            <w:rFonts w:ascii="Brill" w:eastAsia="Brill" w:hAnsi="Brill" w:cs="Brill"/>
          </w:rPr>
          <w:delText xml:space="preserve">and </w:delText>
        </w:r>
        <w:r w:rsidR="00EF080D" w:rsidRPr="00C66272" w:rsidDel="00883D3C">
          <w:rPr>
            <w:rFonts w:ascii="Brill" w:eastAsia="Brill" w:hAnsi="Brill" w:cs="Brill"/>
          </w:rPr>
          <w:delText>then</w:delText>
        </w:r>
      </w:del>
      <w:r w:rsidR="00EF080D" w:rsidRPr="00C66272">
        <w:rPr>
          <w:rFonts w:ascii="Brill" w:eastAsia="Brill" w:hAnsi="Brill" w:cs="Brill"/>
        </w:rPr>
        <w:t xml:space="preserve"> we can </w:t>
      </w:r>
      <w:r w:rsidRPr="00C66272">
        <w:rPr>
          <w:rFonts w:ascii="Brill" w:eastAsia="Brill" w:hAnsi="Brill" w:cs="Brill"/>
        </w:rPr>
        <w:t xml:space="preserve">adapt appropriately in </w:t>
      </w:r>
      <w:r w:rsidR="005364E9" w:rsidRPr="00C66272">
        <w:rPr>
          <w:rFonts w:ascii="Brill" w:eastAsia="Brill" w:hAnsi="Brill" w:cs="Brill"/>
        </w:rPr>
        <w:t>port cities</w:t>
      </w:r>
      <w:r w:rsidRPr="00C66272">
        <w:rPr>
          <w:rFonts w:ascii="Brill" w:eastAsia="Brill" w:hAnsi="Brill" w:cs="Brill"/>
        </w:rPr>
        <w:t xml:space="preserve">. </w:t>
      </w:r>
    </w:p>
    <w:p w14:paraId="3507790B" w14:textId="77777777" w:rsidR="00CB3FC9" w:rsidRPr="00C66272" w:rsidRDefault="00CB3FC9">
      <w:pPr>
        <w:spacing w:line="360" w:lineRule="auto"/>
        <w:ind w:right="-46"/>
        <w:rPr>
          <w:rFonts w:ascii="Brill" w:eastAsia="Brill" w:hAnsi="Brill" w:cs="Brill"/>
        </w:rPr>
      </w:pPr>
    </w:p>
    <w:p w14:paraId="3507790C" w14:textId="77777777" w:rsidR="00CB3FC9" w:rsidRPr="00C66272" w:rsidRDefault="00C55FA1">
      <w:pPr>
        <w:spacing w:line="360" w:lineRule="auto"/>
        <w:ind w:right="-46"/>
        <w:rPr>
          <w:rFonts w:ascii="Brill" w:eastAsia="Brill" w:hAnsi="Brill" w:cs="Brill"/>
          <w:b/>
        </w:rPr>
      </w:pPr>
      <w:r w:rsidRPr="00C66272">
        <w:rPr>
          <w:rFonts w:ascii="Brill" w:eastAsia="Brill" w:hAnsi="Brill" w:cs="Brill"/>
          <w:b/>
        </w:rPr>
        <w:t>Conclusion</w:t>
      </w:r>
    </w:p>
    <w:p w14:paraId="3507790D" w14:textId="77777777" w:rsidR="00CB3FC9" w:rsidRPr="00C66272" w:rsidRDefault="00C55FA1">
      <w:pPr>
        <w:ind w:right="-46"/>
        <w:jc w:val="center"/>
        <w:rPr>
          <w:rFonts w:ascii="Brill" w:eastAsia="Brill" w:hAnsi="Brill" w:cs="Brill"/>
          <w:sz w:val="20"/>
          <w:szCs w:val="20"/>
        </w:rPr>
      </w:pPr>
      <w:r w:rsidRPr="00C66272">
        <w:rPr>
          <w:rFonts w:ascii="Brill" w:eastAsia="Brill" w:hAnsi="Brill" w:cs="Brill"/>
          <w:sz w:val="20"/>
          <w:szCs w:val="20"/>
        </w:rPr>
        <w:t xml:space="preserve">To uncertain invisible un/real and </w:t>
      </w:r>
      <w:proofErr w:type="spellStart"/>
      <w:r w:rsidRPr="00C66272">
        <w:rPr>
          <w:rFonts w:ascii="Brill" w:eastAsia="Brill" w:hAnsi="Brill" w:cs="Brill"/>
          <w:sz w:val="20"/>
          <w:szCs w:val="20"/>
        </w:rPr>
        <w:t>im</w:t>
      </w:r>
      <w:proofErr w:type="spellEnd"/>
      <w:r w:rsidRPr="00C66272">
        <w:rPr>
          <w:rFonts w:ascii="Brill" w:eastAsia="Brill" w:hAnsi="Brill" w:cs="Brill"/>
          <w:sz w:val="20"/>
          <w:szCs w:val="20"/>
        </w:rPr>
        <w:t>/material</w:t>
      </w:r>
    </w:p>
    <w:p w14:paraId="3507790E" w14:textId="77777777" w:rsidR="00CB3FC9" w:rsidRPr="00C66272" w:rsidRDefault="00C55FA1">
      <w:pPr>
        <w:ind w:right="-46"/>
        <w:jc w:val="center"/>
        <w:rPr>
          <w:rFonts w:ascii="Brill" w:eastAsia="Brill" w:hAnsi="Brill" w:cs="Brill"/>
          <w:sz w:val="20"/>
          <w:szCs w:val="20"/>
        </w:rPr>
      </w:pPr>
      <w:r w:rsidRPr="00C66272">
        <w:rPr>
          <w:rFonts w:ascii="Brill" w:eastAsia="Brill" w:hAnsi="Brill" w:cs="Brill"/>
          <w:sz w:val="20"/>
          <w:szCs w:val="20"/>
        </w:rPr>
        <w:t>Deeps rippled through space-time-matter</w:t>
      </w:r>
    </w:p>
    <w:p w14:paraId="3507790F" w14:textId="77777777" w:rsidR="00CB3FC9" w:rsidRPr="00C66272" w:rsidRDefault="00C55FA1">
      <w:pPr>
        <w:ind w:right="-46"/>
        <w:jc w:val="center"/>
        <w:rPr>
          <w:rFonts w:ascii="Brill" w:eastAsia="Brill" w:hAnsi="Brill" w:cs="Brill"/>
          <w:sz w:val="20"/>
          <w:szCs w:val="20"/>
        </w:rPr>
      </w:pPr>
      <w:r w:rsidRPr="00C66272">
        <w:rPr>
          <w:rFonts w:ascii="Brill" w:eastAsia="Brill" w:hAnsi="Brill" w:cs="Brill"/>
          <w:sz w:val="20"/>
          <w:szCs w:val="20"/>
        </w:rPr>
        <w:t>Caring for strangers &amp; fellow beings</w:t>
      </w:r>
    </w:p>
    <w:p w14:paraId="35077910" w14:textId="77777777" w:rsidR="00CB3FC9" w:rsidRPr="00C66272" w:rsidRDefault="00C55FA1">
      <w:pPr>
        <w:ind w:right="-46"/>
        <w:jc w:val="center"/>
        <w:rPr>
          <w:rFonts w:ascii="Brill" w:eastAsia="Brill" w:hAnsi="Brill" w:cs="Brill"/>
          <w:sz w:val="20"/>
          <w:szCs w:val="20"/>
        </w:rPr>
      </w:pPr>
      <w:r w:rsidRPr="00C66272">
        <w:rPr>
          <w:rFonts w:ascii="Brill" w:eastAsia="Brill" w:hAnsi="Brill" w:cs="Brill"/>
          <w:sz w:val="20"/>
          <w:szCs w:val="20"/>
        </w:rPr>
        <w:t>Not yet existing but implicated</w:t>
      </w:r>
    </w:p>
    <w:p w14:paraId="35077911" w14:textId="77777777" w:rsidR="00CB3FC9" w:rsidRPr="00C66272" w:rsidRDefault="00C55FA1">
      <w:pPr>
        <w:ind w:right="-46"/>
        <w:jc w:val="center"/>
        <w:rPr>
          <w:rFonts w:ascii="Brill" w:eastAsia="Brill" w:hAnsi="Brill" w:cs="Brill"/>
          <w:sz w:val="20"/>
          <w:szCs w:val="20"/>
        </w:rPr>
      </w:pPr>
      <w:r w:rsidRPr="00C66272">
        <w:rPr>
          <w:rFonts w:ascii="Brill" w:eastAsia="Brill" w:hAnsi="Brill" w:cs="Brill"/>
          <w:sz w:val="20"/>
          <w:szCs w:val="20"/>
        </w:rPr>
        <w:t>Our processes in progress</w:t>
      </w:r>
    </w:p>
    <w:p w14:paraId="35077912" w14:textId="77777777" w:rsidR="00CB3FC9" w:rsidRPr="00C66272" w:rsidRDefault="00C55FA1">
      <w:pPr>
        <w:spacing w:line="360" w:lineRule="auto"/>
        <w:ind w:right="-46"/>
        <w:jc w:val="center"/>
        <w:rPr>
          <w:rFonts w:ascii="Brill" w:eastAsia="Brill" w:hAnsi="Brill" w:cs="Brill"/>
          <w:b/>
          <w:sz w:val="20"/>
          <w:szCs w:val="20"/>
        </w:rPr>
      </w:pPr>
      <w:commentRangeStart w:id="672"/>
      <w:commentRangeStart w:id="673"/>
      <w:r w:rsidRPr="00C66272">
        <w:rPr>
          <w:rFonts w:ascii="Brill" w:eastAsia="Brill" w:hAnsi="Brill" w:cs="Brill"/>
          <w:b/>
          <w:sz w:val="20"/>
          <w:szCs w:val="20"/>
        </w:rPr>
        <w:t>Changes in Practice &amp; Responsibility</w:t>
      </w:r>
      <w:commentRangeEnd w:id="672"/>
      <w:r w:rsidR="0011586B">
        <w:rPr>
          <w:rStyle w:val="Odwoaniedokomentarza"/>
          <w:lang w:val="en-AU"/>
        </w:rPr>
        <w:commentReference w:id="672"/>
      </w:r>
      <w:commentRangeEnd w:id="673"/>
      <w:r w:rsidR="00B81803">
        <w:rPr>
          <w:rStyle w:val="Odwoaniedokomentarza"/>
          <w:lang w:val="en-AU"/>
        </w:rPr>
        <w:commentReference w:id="673"/>
      </w:r>
    </w:p>
    <w:p w14:paraId="35077913" w14:textId="77777777" w:rsidR="00CB3FC9" w:rsidRPr="00C66272" w:rsidRDefault="00C55FA1">
      <w:pPr>
        <w:spacing w:line="360" w:lineRule="auto"/>
        <w:ind w:right="-46"/>
        <w:jc w:val="center"/>
        <w:rPr>
          <w:rFonts w:ascii="Brill" w:eastAsia="Brill" w:hAnsi="Brill" w:cs="Brill"/>
          <w:sz w:val="20"/>
          <w:szCs w:val="20"/>
        </w:rPr>
      </w:pPr>
      <w:r w:rsidRPr="00C66272">
        <w:rPr>
          <w:rFonts w:ascii="Brill" w:eastAsia="Brill" w:hAnsi="Brill" w:cs="Brill"/>
          <w:sz w:val="20"/>
          <w:szCs w:val="20"/>
        </w:rPr>
        <w:t>(</w:t>
      </w:r>
      <w:r w:rsidRPr="00DD631A">
        <w:rPr>
          <w:rFonts w:ascii="Brill" w:eastAsia="Brill" w:hAnsi="Brill" w:cs="Brill"/>
          <w:sz w:val="20"/>
          <w:szCs w:val="20"/>
        </w:rPr>
        <w:t>Adam, 2018</w:t>
      </w:r>
      <w:r w:rsidRPr="00C66272">
        <w:rPr>
          <w:rFonts w:ascii="Brill" w:eastAsia="Brill" w:hAnsi="Brill" w:cs="Brill"/>
          <w:sz w:val="20"/>
          <w:szCs w:val="20"/>
        </w:rPr>
        <w:t>, p.388)</w:t>
      </w:r>
    </w:p>
    <w:p w14:paraId="35077914" w14:textId="77777777" w:rsidR="00CB3FC9" w:rsidRPr="00C66272" w:rsidRDefault="00CB3FC9">
      <w:pPr>
        <w:spacing w:line="360" w:lineRule="auto"/>
        <w:ind w:right="-46"/>
        <w:rPr>
          <w:rFonts w:ascii="Brill" w:eastAsia="Brill" w:hAnsi="Brill" w:cs="Brill"/>
        </w:rPr>
      </w:pPr>
    </w:p>
    <w:p w14:paraId="35077915" w14:textId="452A1204"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As the above meditation from Adam (2018) </w:t>
      </w:r>
      <w:r w:rsidR="00443739" w:rsidRPr="00C66272">
        <w:rPr>
          <w:rFonts w:ascii="Brill" w:eastAsia="Brill" w:hAnsi="Brill" w:cs="Brill"/>
        </w:rPr>
        <w:t>suggests</w:t>
      </w:r>
      <w:r w:rsidRPr="00C66272">
        <w:rPr>
          <w:rFonts w:ascii="Brill" w:eastAsia="Brill" w:hAnsi="Brill" w:cs="Brill"/>
        </w:rPr>
        <w:t>, we are now writing the futures of generations to come</w:t>
      </w:r>
      <w:r w:rsidR="00E32E53" w:rsidRPr="00C66272">
        <w:rPr>
          <w:rFonts w:ascii="Brill" w:eastAsia="Brill" w:hAnsi="Brill" w:cs="Brill"/>
        </w:rPr>
        <w:t xml:space="preserve">, </w:t>
      </w:r>
      <w:r w:rsidRPr="00C66272">
        <w:rPr>
          <w:rFonts w:ascii="Brill" w:eastAsia="Brill" w:hAnsi="Brill" w:cs="Brill"/>
        </w:rPr>
        <w:t>who will reside, work, govern</w:t>
      </w:r>
      <w:r w:rsidR="00EF080D" w:rsidRPr="00C66272">
        <w:rPr>
          <w:rFonts w:ascii="Brill" w:eastAsia="Brill" w:hAnsi="Brill" w:cs="Brill"/>
        </w:rPr>
        <w:t>,</w:t>
      </w:r>
      <w:r w:rsidRPr="00C66272">
        <w:rPr>
          <w:rFonts w:ascii="Brill" w:eastAsia="Brill" w:hAnsi="Brill" w:cs="Brill"/>
        </w:rPr>
        <w:t xml:space="preserve"> and importantly, be responsible for </w:t>
      </w:r>
      <w:r w:rsidR="005364E9" w:rsidRPr="00C66272">
        <w:rPr>
          <w:rFonts w:ascii="Brill" w:eastAsia="Brill" w:hAnsi="Brill" w:cs="Brill"/>
        </w:rPr>
        <w:t>port cities</w:t>
      </w:r>
      <w:r w:rsidRPr="00C66272">
        <w:rPr>
          <w:rFonts w:ascii="Brill" w:eastAsia="Brill" w:hAnsi="Brill" w:cs="Brill"/>
        </w:rPr>
        <w:t>/regions. In particular, the decisions we make regarding climate change adaptation in the present are rippling through time</w:t>
      </w:r>
      <w:r w:rsidR="001A19D8" w:rsidRPr="00C66272">
        <w:rPr>
          <w:rFonts w:ascii="Brill" w:eastAsia="Brill" w:hAnsi="Brill" w:cs="Brill"/>
        </w:rPr>
        <w:t>,</w:t>
      </w:r>
      <w:r w:rsidRPr="00C66272">
        <w:rPr>
          <w:rFonts w:ascii="Brill" w:eastAsia="Brill" w:hAnsi="Brill" w:cs="Brill"/>
        </w:rPr>
        <w:t xml:space="preserve"> creating socio-material realities. To embrace the future, we may need to alter our </w:t>
      </w:r>
      <w:r w:rsidR="009B10FD" w:rsidRPr="00C66272">
        <w:rPr>
          <w:rFonts w:ascii="Brill" w:eastAsia="Brill" w:hAnsi="Brill" w:cs="Brill"/>
        </w:rPr>
        <w:t xml:space="preserve">perception of </w:t>
      </w:r>
      <w:r w:rsidRPr="00C66272">
        <w:rPr>
          <w:rFonts w:ascii="Brill" w:eastAsia="Brill" w:hAnsi="Brill" w:cs="Brill"/>
        </w:rPr>
        <w:t>the port</w:t>
      </w:r>
      <w:r w:rsidR="009A083A" w:rsidRPr="00C66272">
        <w:rPr>
          <w:rFonts w:ascii="Brill" w:eastAsia="Brill" w:hAnsi="Brill" w:cs="Brill"/>
        </w:rPr>
        <w:t xml:space="preserve"> </w:t>
      </w:r>
      <w:r w:rsidRPr="00C66272">
        <w:rPr>
          <w:rFonts w:ascii="Brill" w:eastAsia="Brill" w:hAnsi="Brill" w:cs="Brill"/>
        </w:rPr>
        <w:t xml:space="preserve">city as a place of intense economic, social, and cultural activity. In short, perhaps our discussions need to be centred on turning </w:t>
      </w:r>
      <w:r w:rsidR="005364E9" w:rsidRPr="00C66272">
        <w:rPr>
          <w:rFonts w:ascii="Brill" w:eastAsia="Brill" w:hAnsi="Brill" w:cs="Brill"/>
        </w:rPr>
        <w:t>port cities</w:t>
      </w:r>
      <w:r w:rsidRPr="00C66272">
        <w:rPr>
          <w:rFonts w:ascii="Brill" w:eastAsia="Brill" w:hAnsi="Brill" w:cs="Brill"/>
        </w:rPr>
        <w:t xml:space="preserve"> from places of hustle and bustle into places of relative slowness. </w:t>
      </w:r>
      <w:ins w:id="674" w:author="Autor">
        <w:r w:rsidR="0011586B">
          <w:rPr>
            <w:rFonts w:ascii="Brill" w:eastAsia="Brill" w:hAnsi="Brill" w:cs="Brill"/>
          </w:rPr>
          <w:t xml:space="preserve">Such a change </w:t>
        </w:r>
      </w:ins>
      <w:del w:id="675" w:author="Autor">
        <w:r w:rsidRPr="00C66272" w:rsidDel="0011586B">
          <w:rPr>
            <w:rFonts w:ascii="Brill" w:eastAsia="Brill" w:hAnsi="Brill" w:cs="Brill"/>
          </w:rPr>
          <w:delText xml:space="preserve">This </w:delText>
        </w:r>
      </w:del>
      <w:r w:rsidRPr="00C66272">
        <w:rPr>
          <w:rFonts w:ascii="Brill" w:eastAsia="Brill" w:hAnsi="Brill" w:cs="Brill"/>
        </w:rPr>
        <w:t xml:space="preserve">alters our mentality of what </w:t>
      </w:r>
      <w:r w:rsidR="005364E9" w:rsidRPr="00C66272">
        <w:rPr>
          <w:rFonts w:ascii="Brill" w:eastAsia="Brill" w:hAnsi="Brill" w:cs="Brill"/>
        </w:rPr>
        <w:t>port cities</w:t>
      </w:r>
      <w:r w:rsidRPr="00C66272">
        <w:rPr>
          <w:rFonts w:ascii="Brill" w:eastAsia="Brill" w:hAnsi="Brill" w:cs="Brill"/>
        </w:rPr>
        <w:t xml:space="preserve"> are for – adopting a new coastal ethic</w:t>
      </w:r>
      <w:r w:rsidR="009B10FD" w:rsidRPr="00C66272">
        <w:rPr>
          <w:rFonts w:ascii="Brill" w:eastAsia="Brill" w:hAnsi="Brill" w:cs="Brill"/>
        </w:rPr>
        <w:t xml:space="preserve"> </w:t>
      </w:r>
      <w:r w:rsidRPr="00C66272">
        <w:rPr>
          <w:rFonts w:ascii="Brill" w:eastAsia="Brill" w:hAnsi="Brill" w:cs="Brill"/>
        </w:rPr>
        <w:t xml:space="preserve">that envisages </w:t>
      </w:r>
      <w:r w:rsidR="009B10FD" w:rsidRPr="00C66272">
        <w:rPr>
          <w:rFonts w:ascii="Brill" w:eastAsia="Brill" w:hAnsi="Brill" w:cs="Brill"/>
        </w:rPr>
        <w:t>a port city</w:t>
      </w:r>
      <w:r w:rsidRPr="00C66272">
        <w:rPr>
          <w:rFonts w:ascii="Brill" w:eastAsia="Brill" w:hAnsi="Brill" w:cs="Brill"/>
        </w:rPr>
        <w:t xml:space="preserve"> as a calm and still place.</w:t>
      </w:r>
    </w:p>
    <w:p w14:paraId="35077916" w14:textId="78206391"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 xml:space="preserve">As argued, </w:t>
      </w:r>
      <w:r w:rsidR="005364E9" w:rsidRPr="00C66272">
        <w:rPr>
          <w:rFonts w:ascii="Brill" w:eastAsia="Brill" w:hAnsi="Brill" w:cs="Brill"/>
        </w:rPr>
        <w:t>port cities</w:t>
      </w:r>
      <w:r w:rsidRPr="00C66272">
        <w:rPr>
          <w:rFonts w:ascii="Brill" w:eastAsia="Brill" w:hAnsi="Brill" w:cs="Brill"/>
        </w:rPr>
        <w:t xml:space="preserve"> themselves are locked</w:t>
      </w:r>
      <w:r w:rsidR="00852EB2" w:rsidRPr="00C66272">
        <w:rPr>
          <w:rFonts w:ascii="Brill" w:eastAsia="Brill" w:hAnsi="Brill" w:cs="Brill"/>
        </w:rPr>
        <w:t xml:space="preserve"> </w:t>
      </w:r>
      <w:r w:rsidRPr="00C66272">
        <w:rPr>
          <w:rFonts w:ascii="Brill" w:eastAsia="Brill" w:hAnsi="Brill" w:cs="Brill"/>
        </w:rPr>
        <w:t>in path dependen</w:t>
      </w:r>
      <w:r w:rsidR="00852EB2" w:rsidRPr="00C66272">
        <w:rPr>
          <w:rFonts w:ascii="Brill" w:eastAsia="Brill" w:hAnsi="Brill" w:cs="Brill"/>
        </w:rPr>
        <w:t xml:space="preserve">cies: </w:t>
      </w:r>
      <w:r w:rsidRPr="00C66272">
        <w:rPr>
          <w:rFonts w:ascii="Brill" w:eastAsia="Brill" w:hAnsi="Brill" w:cs="Brill"/>
        </w:rPr>
        <w:t xml:space="preserve">practices </w:t>
      </w:r>
      <w:r w:rsidR="00852EB2" w:rsidRPr="00C66272">
        <w:rPr>
          <w:rFonts w:ascii="Brill" w:eastAsia="Brill" w:hAnsi="Brill" w:cs="Brill"/>
        </w:rPr>
        <w:t>of</w:t>
      </w:r>
      <w:r w:rsidRPr="00C66272">
        <w:rPr>
          <w:rFonts w:ascii="Brill" w:eastAsia="Brill" w:hAnsi="Brill" w:cs="Brill"/>
        </w:rPr>
        <w:t xml:space="preserve"> institutions are geared towards an empty future to be used for economic and social progress. </w:t>
      </w:r>
      <w:r w:rsidR="005364E9" w:rsidRPr="00C66272">
        <w:rPr>
          <w:rFonts w:ascii="Brill" w:eastAsia="Brill" w:hAnsi="Brill" w:cs="Brill"/>
        </w:rPr>
        <w:lastRenderedPageBreak/>
        <w:t>Port cities</w:t>
      </w:r>
      <w:r w:rsidRPr="00C66272">
        <w:rPr>
          <w:rFonts w:ascii="Brill" w:eastAsia="Brill" w:hAnsi="Brill" w:cs="Brill"/>
        </w:rPr>
        <w:t xml:space="preserve"> are now vital for the economic well-being of nation-states, local areas, and individual lives. Breaking this mentality apart in</w:t>
      </w:r>
      <w:r w:rsidR="005B3A76" w:rsidRPr="00C66272">
        <w:rPr>
          <w:rFonts w:ascii="Brill" w:eastAsia="Brill" w:hAnsi="Brill" w:cs="Brill"/>
        </w:rPr>
        <w:t xml:space="preserve"> </w:t>
      </w:r>
      <w:r w:rsidRPr="00C66272">
        <w:rPr>
          <w:rFonts w:ascii="Brill" w:eastAsia="Brill" w:hAnsi="Brill" w:cs="Brill"/>
        </w:rPr>
        <w:t xml:space="preserve">time </w:t>
      </w:r>
      <w:r w:rsidR="005B3A76" w:rsidRPr="00C66272">
        <w:rPr>
          <w:rFonts w:ascii="Brill" w:eastAsia="Brill" w:hAnsi="Brill" w:cs="Brill"/>
        </w:rPr>
        <w:t>to meet</w:t>
      </w:r>
      <w:r w:rsidRPr="00C66272">
        <w:rPr>
          <w:rFonts w:ascii="Brill" w:eastAsia="Brill" w:hAnsi="Brill" w:cs="Brill"/>
        </w:rPr>
        <w:t xml:space="preserve"> rising sea-levels is perhaps near impossible. An adaptation strategy needs to understand that people will still need justice in the present, as well as </w:t>
      </w:r>
      <w:ins w:id="676" w:author="Autor">
        <w:r w:rsidR="0011586B">
          <w:rPr>
            <w:rFonts w:ascii="Brill" w:eastAsia="Brill" w:hAnsi="Brill" w:cs="Brill"/>
          </w:rPr>
          <w:t xml:space="preserve">in </w:t>
        </w:r>
      </w:ins>
      <w:r w:rsidRPr="00C66272">
        <w:rPr>
          <w:rFonts w:ascii="Brill" w:eastAsia="Brill" w:hAnsi="Brill" w:cs="Brill"/>
        </w:rPr>
        <w:t xml:space="preserve">the future. </w:t>
      </w:r>
    </w:p>
    <w:p w14:paraId="35077917" w14:textId="6FA906B9"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What we will need to do however, as I have argued above, is embrace the precautionary principle in our adaptation plans in a manner that addresses the question of no-harm in a productive fashion. T</w:t>
      </w:r>
      <w:r w:rsidR="00BD165B" w:rsidRPr="00C66272">
        <w:rPr>
          <w:rFonts w:ascii="Brill" w:eastAsia="Brill" w:hAnsi="Brill" w:cs="Brill"/>
        </w:rPr>
        <w:t>ransforming</w:t>
      </w:r>
      <w:r w:rsidRPr="00C66272">
        <w:rPr>
          <w:rFonts w:ascii="Brill" w:eastAsia="Brill" w:hAnsi="Brill" w:cs="Brill"/>
        </w:rPr>
        <w:t xml:space="preserve"> the hustle and bustle in a sustainable way, </w:t>
      </w:r>
      <w:ins w:id="677" w:author="Autor">
        <w:r w:rsidR="002C4C66">
          <w:rPr>
            <w:rFonts w:ascii="Brill" w:eastAsia="Brill" w:hAnsi="Brill" w:cs="Brill"/>
          </w:rPr>
          <w:t xml:space="preserve">one </w:t>
        </w:r>
      </w:ins>
      <w:r w:rsidRPr="00C66272">
        <w:rPr>
          <w:rFonts w:ascii="Brill" w:eastAsia="Brill" w:hAnsi="Brill" w:cs="Brill"/>
        </w:rPr>
        <w:t>that encourages the mixed use of retreat and defence, while also adding amenit</w:t>
      </w:r>
      <w:ins w:id="678" w:author="Autor">
        <w:r w:rsidR="002C4C66">
          <w:rPr>
            <w:rFonts w:ascii="Brill" w:eastAsia="Brill" w:hAnsi="Brill" w:cs="Brill"/>
          </w:rPr>
          <w:t>ies</w:t>
        </w:r>
      </w:ins>
      <w:del w:id="679" w:author="Autor">
        <w:r w:rsidRPr="00C66272" w:rsidDel="002C4C66">
          <w:rPr>
            <w:rFonts w:ascii="Brill" w:eastAsia="Brill" w:hAnsi="Brill" w:cs="Brill"/>
          </w:rPr>
          <w:delText>y</w:delText>
        </w:r>
      </w:del>
      <w:r w:rsidRPr="00C66272">
        <w:rPr>
          <w:rFonts w:ascii="Brill" w:eastAsia="Brill" w:hAnsi="Brill" w:cs="Brill"/>
        </w:rPr>
        <w:t xml:space="preserve"> to the port</w:t>
      </w:r>
      <w:r w:rsidR="00BD165B" w:rsidRPr="00C66272">
        <w:rPr>
          <w:rFonts w:ascii="Brill" w:eastAsia="Brill" w:hAnsi="Brill" w:cs="Brill"/>
        </w:rPr>
        <w:t xml:space="preserve"> </w:t>
      </w:r>
      <w:r w:rsidRPr="00C66272">
        <w:rPr>
          <w:rFonts w:ascii="Brill" w:eastAsia="Brill" w:hAnsi="Brill" w:cs="Brill"/>
        </w:rPr>
        <w:t>city in various ways, will be difficult. However, decluttering the port</w:t>
      </w:r>
      <w:r w:rsidR="00DD4EF1" w:rsidRPr="00C66272">
        <w:rPr>
          <w:rFonts w:ascii="Brill" w:eastAsia="Brill" w:hAnsi="Brill" w:cs="Brill"/>
        </w:rPr>
        <w:t xml:space="preserve"> </w:t>
      </w:r>
      <w:r w:rsidRPr="00C66272">
        <w:rPr>
          <w:rFonts w:ascii="Brill" w:eastAsia="Brill" w:hAnsi="Brill" w:cs="Brill"/>
        </w:rPr>
        <w:t>city and produ</w:t>
      </w:r>
      <w:r w:rsidR="00DD4EF1" w:rsidRPr="00C66272">
        <w:rPr>
          <w:rFonts w:ascii="Brill" w:eastAsia="Brill" w:hAnsi="Brill" w:cs="Brill"/>
        </w:rPr>
        <w:t>cing</w:t>
      </w:r>
      <w:r w:rsidRPr="00C66272">
        <w:rPr>
          <w:rFonts w:ascii="Brill" w:eastAsia="Brill" w:hAnsi="Brill" w:cs="Brill"/>
        </w:rPr>
        <w:t xml:space="preserve"> new coastal spaces via defences may well enhance place-value. Should we accept that the port</w:t>
      </w:r>
      <w:r w:rsidR="00DD4EF1" w:rsidRPr="00C66272">
        <w:rPr>
          <w:rFonts w:ascii="Brill" w:eastAsia="Brill" w:hAnsi="Brill" w:cs="Brill"/>
        </w:rPr>
        <w:t xml:space="preserve"> </w:t>
      </w:r>
      <w:r w:rsidRPr="00C66272">
        <w:rPr>
          <w:rFonts w:ascii="Brill" w:eastAsia="Brill" w:hAnsi="Brill" w:cs="Brill"/>
        </w:rPr>
        <w:t xml:space="preserve">city must sustain some of its </w:t>
      </w:r>
      <w:r w:rsidRPr="00C66272">
        <w:rPr>
          <w:rFonts w:ascii="Brill" w:eastAsia="Brill" w:hAnsi="Brill" w:cs="Brill"/>
          <w:i/>
        </w:rPr>
        <w:t>raison d’être</w:t>
      </w:r>
      <w:r w:rsidRPr="00C66272">
        <w:rPr>
          <w:rFonts w:ascii="Brill" w:eastAsia="Brill" w:hAnsi="Brill" w:cs="Brill"/>
        </w:rPr>
        <w:t>, we must also accept that relying on measurements or calculations of precision will potentially be misguided. As such, to embrace precaution means embrac</w:t>
      </w:r>
      <w:r w:rsidR="00F53207" w:rsidRPr="00C66272">
        <w:rPr>
          <w:rFonts w:ascii="Brill" w:eastAsia="Brill" w:hAnsi="Brill" w:cs="Brill"/>
        </w:rPr>
        <w:t>ing</w:t>
      </w:r>
      <w:r w:rsidRPr="00C66272">
        <w:rPr>
          <w:rFonts w:ascii="Brill" w:eastAsia="Brill" w:hAnsi="Brill" w:cs="Brill"/>
        </w:rPr>
        <w:t xml:space="preserve"> uncertainty, and thus future</w:t>
      </w:r>
      <w:r w:rsidR="00F53207" w:rsidRPr="00C66272">
        <w:rPr>
          <w:rFonts w:ascii="Brill" w:eastAsia="Brill" w:hAnsi="Brill" w:cs="Brill"/>
        </w:rPr>
        <w:t>-</w:t>
      </w:r>
      <w:r w:rsidRPr="00C66272">
        <w:rPr>
          <w:rFonts w:ascii="Brill" w:eastAsia="Brill" w:hAnsi="Brill" w:cs="Brill"/>
        </w:rPr>
        <w:t>mindedness applies.</w:t>
      </w:r>
    </w:p>
    <w:p w14:paraId="35077918" w14:textId="46CD5ECD" w:rsidR="00CB3FC9" w:rsidRPr="00C66272" w:rsidRDefault="00C55FA1">
      <w:pPr>
        <w:spacing w:line="360" w:lineRule="auto"/>
        <w:ind w:right="-46" w:firstLine="720"/>
        <w:jc w:val="both"/>
        <w:rPr>
          <w:rFonts w:ascii="Brill" w:eastAsia="Brill" w:hAnsi="Brill" w:cs="Brill"/>
        </w:rPr>
      </w:pPr>
      <w:r w:rsidRPr="00C66272">
        <w:rPr>
          <w:rFonts w:ascii="Brill" w:eastAsia="Brill" w:hAnsi="Brill" w:cs="Brill"/>
        </w:rPr>
        <w:t>As I noted in the introduction of this chapter, the port</w:t>
      </w:r>
      <w:r w:rsidR="00F53207" w:rsidRPr="00C66272">
        <w:rPr>
          <w:rFonts w:ascii="Brill" w:eastAsia="Brill" w:hAnsi="Brill" w:cs="Brill"/>
        </w:rPr>
        <w:t xml:space="preserve"> </w:t>
      </w:r>
      <w:r w:rsidRPr="00C66272">
        <w:rPr>
          <w:rFonts w:ascii="Brill" w:eastAsia="Brill" w:hAnsi="Brill" w:cs="Brill"/>
        </w:rPr>
        <w:t>city is now presently an interconnected hub of industrial, commercial, retail, residential</w:t>
      </w:r>
      <w:r w:rsidR="00251E47" w:rsidRPr="00C66272">
        <w:rPr>
          <w:rFonts w:ascii="Brill" w:eastAsia="Brill" w:hAnsi="Brill" w:cs="Brill"/>
        </w:rPr>
        <w:t>,</w:t>
      </w:r>
      <w:r w:rsidRPr="00C66272">
        <w:rPr>
          <w:rFonts w:ascii="Brill" w:eastAsia="Brill" w:hAnsi="Brill" w:cs="Brill"/>
        </w:rPr>
        <w:t xml:space="preserve"> and tourist interest. The port</w:t>
      </w:r>
      <w:r w:rsidR="00251E47" w:rsidRPr="00C66272">
        <w:rPr>
          <w:rFonts w:ascii="Brill" w:eastAsia="Brill" w:hAnsi="Brill" w:cs="Brill"/>
        </w:rPr>
        <w:t xml:space="preserve"> </w:t>
      </w:r>
      <w:r w:rsidRPr="00C66272">
        <w:rPr>
          <w:rFonts w:ascii="Brill" w:eastAsia="Brill" w:hAnsi="Brill" w:cs="Brill"/>
        </w:rPr>
        <w:t xml:space="preserve">city is </w:t>
      </w:r>
      <w:r w:rsidR="00251E47" w:rsidRPr="00C66272">
        <w:rPr>
          <w:rFonts w:ascii="Brill" w:eastAsia="Brill" w:hAnsi="Brill" w:cs="Brill"/>
        </w:rPr>
        <w:t xml:space="preserve">a </w:t>
      </w:r>
      <w:r w:rsidRPr="00C66272">
        <w:rPr>
          <w:rFonts w:ascii="Brill" w:eastAsia="Brill" w:hAnsi="Brill" w:cs="Brill"/>
        </w:rPr>
        <w:t>focal point of the money economy. However, does it need to be? Could we envisage a slower, less intensely developed and drastically redefined port-city space? Or conversely, could we envisage a port-city space that maintains this approach, with radical</w:t>
      </w:r>
      <w:r w:rsidR="00525BFF" w:rsidRPr="00C66272">
        <w:rPr>
          <w:rFonts w:ascii="Brill" w:eastAsia="Brill" w:hAnsi="Brill" w:cs="Brill"/>
        </w:rPr>
        <w:t>ly</w:t>
      </w:r>
      <w:r w:rsidRPr="00C66272">
        <w:rPr>
          <w:rFonts w:ascii="Brill" w:eastAsia="Brill" w:hAnsi="Brill" w:cs="Brill"/>
        </w:rPr>
        <w:t xml:space="preserve"> redefined spaces and activities in certain vulnerable locations? Either way, what we must appreciate is that our mentalities and choices </w:t>
      </w:r>
      <w:r w:rsidR="00525BFF" w:rsidRPr="00C66272">
        <w:rPr>
          <w:rFonts w:ascii="Brill" w:eastAsia="Brill" w:hAnsi="Brill" w:cs="Brill"/>
        </w:rPr>
        <w:t>about</w:t>
      </w:r>
      <w:r w:rsidRPr="00C66272">
        <w:rPr>
          <w:rFonts w:ascii="Brill" w:eastAsia="Brill" w:hAnsi="Brill" w:cs="Brill"/>
        </w:rPr>
        <w:t xml:space="preserve"> how we adapt are going to matter, immaterially and materially, to future generations. We cannot choose simply to ignore the threat of climate change to our </w:t>
      </w:r>
      <w:r w:rsidR="005364E9" w:rsidRPr="00C66272">
        <w:rPr>
          <w:rFonts w:ascii="Brill" w:eastAsia="Brill" w:hAnsi="Brill" w:cs="Brill"/>
        </w:rPr>
        <w:t>port cities</w:t>
      </w:r>
      <w:r w:rsidRPr="00C66272">
        <w:rPr>
          <w:rFonts w:ascii="Brill" w:eastAsia="Brill" w:hAnsi="Brill" w:cs="Brill"/>
        </w:rPr>
        <w:t>.</w:t>
      </w:r>
    </w:p>
    <w:p w14:paraId="35077919" w14:textId="77777777" w:rsidR="00CB3FC9" w:rsidRPr="00C66272" w:rsidRDefault="00CB3FC9">
      <w:pPr>
        <w:spacing w:line="360" w:lineRule="auto"/>
        <w:ind w:right="-46"/>
        <w:rPr>
          <w:rFonts w:ascii="Brill" w:hAnsi="Brill"/>
        </w:rPr>
      </w:pPr>
    </w:p>
    <w:p w14:paraId="3507791A" w14:textId="77777777" w:rsidR="00CB3FC9" w:rsidRPr="00C66272" w:rsidRDefault="00C55FA1" w:rsidP="00F62668">
      <w:pPr>
        <w:spacing w:line="360" w:lineRule="auto"/>
        <w:rPr>
          <w:rFonts w:ascii="Brill" w:eastAsia="Brill" w:hAnsi="Brill" w:cs="Brill"/>
          <w:b/>
        </w:rPr>
      </w:pPr>
      <w:r w:rsidRPr="00C66272">
        <w:rPr>
          <w:rFonts w:ascii="Brill" w:eastAsia="Brill" w:hAnsi="Brill" w:cs="Brill"/>
          <w:b/>
        </w:rPr>
        <w:t>References</w:t>
      </w:r>
    </w:p>
    <w:p w14:paraId="3507791B" w14:textId="77777777" w:rsidR="00CB3FC9" w:rsidRPr="00C66272" w:rsidRDefault="00CB3FC9" w:rsidP="00F62668">
      <w:pPr>
        <w:spacing w:line="360" w:lineRule="auto"/>
        <w:rPr>
          <w:rFonts w:ascii="Brill" w:eastAsia="Brill" w:hAnsi="Brill" w:cs="Brill"/>
          <w:b/>
        </w:rPr>
      </w:pPr>
    </w:p>
    <w:p w14:paraId="3507791C" w14:textId="00E89F1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Adam, B. (1995). </w:t>
      </w:r>
      <w:proofErr w:type="spellStart"/>
      <w:r w:rsidRPr="00C66272">
        <w:rPr>
          <w:rFonts w:ascii="Brill" w:eastAsia="Brill" w:hAnsi="Brill" w:cs="Brill"/>
          <w:i/>
        </w:rPr>
        <w:t>Timewatch</w:t>
      </w:r>
      <w:proofErr w:type="spellEnd"/>
      <w:r w:rsidRPr="00C66272">
        <w:rPr>
          <w:rFonts w:ascii="Brill" w:eastAsia="Brill" w:hAnsi="Brill" w:cs="Brill"/>
          <w:i/>
        </w:rPr>
        <w:t xml:space="preserve">: Social </w:t>
      </w:r>
      <w:ins w:id="680" w:author="Autor">
        <w:r w:rsidR="00037571">
          <w:rPr>
            <w:rFonts w:ascii="Brill" w:eastAsia="Brill" w:hAnsi="Brill" w:cs="Brill"/>
            <w:i/>
          </w:rPr>
          <w:t>a</w:t>
        </w:r>
      </w:ins>
      <w:del w:id="681" w:author="Autor">
        <w:r w:rsidRPr="00C66272" w:rsidDel="00037571">
          <w:rPr>
            <w:rFonts w:ascii="Brill" w:eastAsia="Brill" w:hAnsi="Brill" w:cs="Brill"/>
            <w:i/>
          </w:rPr>
          <w:delText>A</w:delText>
        </w:r>
      </w:del>
      <w:r w:rsidRPr="00C66272">
        <w:rPr>
          <w:rFonts w:ascii="Brill" w:eastAsia="Brill" w:hAnsi="Brill" w:cs="Brill"/>
          <w:i/>
        </w:rPr>
        <w:t xml:space="preserve">nalysis of </w:t>
      </w:r>
      <w:ins w:id="682" w:author="Autor">
        <w:r w:rsidR="00037571">
          <w:rPr>
            <w:rFonts w:ascii="Brill" w:eastAsia="Brill" w:hAnsi="Brill" w:cs="Brill"/>
            <w:i/>
          </w:rPr>
          <w:t>t</w:t>
        </w:r>
      </w:ins>
      <w:del w:id="683" w:author="Autor">
        <w:r w:rsidRPr="00C66272" w:rsidDel="00037571">
          <w:rPr>
            <w:rFonts w:ascii="Brill" w:eastAsia="Brill" w:hAnsi="Brill" w:cs="Brill"/>
            <w:i/>
          </w:rPr>
          <w:delText>T</w:delText>
        </w:r>
      </w:del>
      <w:r w:rsidRPr="00C66272">
        <w:rPr>
          <w:rFonts w:ascii="Brill" w:eastAsia="Brill" w:hAnsi="Brill" w:cs="Brill"/>
          <w:i/>
        </w:rPr>
        <w:t>ime</w:t>
      </w:r>
      <w:r w:rsidRPr="00C66272">
        <w:rPr>
          <w:rFonts w:ascii="Brill" w:eastAsia="Brill" w:hAnsi="Brill" w:cs="Brill"/>
        </w:rPr>
        <w:t>. Wiley.</w:t>
      </w:r>
    </w:p>
    <w:p w14:paraId="3507791D" w14:textId="5FE9CF5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Adam, B. (2009). Cultural </w:t>
      </w:r>
      <w:ins w:id="684" w:author="Autor">
        <w:r w:rsidR="00037571">
          <w:rPr>
            <w:rFonts w:ascii="Brill" w:eastAsia="Brill" w:hAnsi="Brill" w:cs="Brill"/>
          </w:rPr>
          <w:t>f</w:t>
        </w:r>
      </w:ins>
      <w:del w:id="685" w:author="Autor">
        <w:r w:rsidRPr="00C66272" w:rsidDel="00037571">
          <w:rPr>
            <w:rFonts w:ascii="Brill" w:eastAsia="Brill" w:hAnsi="Brill" w:cs="Brill"/>
          </w:rPr>
          <w:delText>F</w:delText>
        </w:r>
      </w:del>
      <w:r w:rsidRPr="00C66272">
        <w:rPr>
          <w:rFonts w:ascii="Brill" w:eastAsia="Brill" w:hAnsi="Brill" w:cs="Brill"/>
        </w:rPr>
        <w:t xml:space="preserve">uture </w:t>
      </w:r>
      <w:ins w:id="686" w:author="Autor">
        <w:r w:rsidR="00037571">
          <w:rPr>
            <w:rFonts w:ascii="Brill" w:eastAsia="Brill" w:hAnsi="Brill" w:cs="Brill"/>
          </w:rPr>
          <w:t>m</w:t>
        </w:r>
      </w:ins>
      <w:del w:id="687" w:author="Autor">
        <w:r w:rsidRPr="00C66272" w:rsidDel="00037571">
          <w:rPr>
            <w:rFonts w:ascii="Brill" w:eastAsia="Brill" w:hAnsi="Brill" w:cs="Brill"/>
          </w:rPr>
          <w:delText>M</w:delText>
        </w:r>
      </w:del>
      <w:r w:rsidRPr="00C66272">
        <w:rPr>
          <w:rFonts w:ascii="Brill" w:eastAsia="Brill" w:hAnsi="Brill" w:cs="Brill"/>
        </w:rPr>
        <w:t xml:space="preserve">atters: An exploration in the spirit of Max Weber's methodological writings. </w:t>
      </w:r>
      <w:r w:rsidRPr="00C66272">
        <w:rPr>
          <w:rFonts w:ascii="Brill" w:eastAsia="Brill" w:hAnsi="Brill" w:cs="Brill"/>
          <w:i/>
        </w:rPr>
        <w:t>Time &amp; Society, 18</w:t>
      </w:r>
      <w:r w:rsidRPr="00C66272">
        <w:rPr>
          <w:rFonts w:ascii="Brill" w:eastAsia="Brill" w:hAnsi="Brill" w:cs="Brill"/>
        </w:rPr>
        <w:t>(1), 7-25.</w:t>
      </w:r>
    </w:p>
    <w:p w14:paraId="3507791E" w14:textId="11A4A93C"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Adam, B. (2018). Four Meditations on </w:t>
      </w:r>
      <w:ins w:id="688" w:author="Autor">
        <w:r w:rsidR="00037571">
          <w:rPr>
            <w:rFonts w:ascii="Brill" w:eastAsia="Brill" w:hAnsi="Brill" w:cs="Brill"/>
          </w:rPr>
          <w:t>t</w:t>
        </w:r>
      </w:ins>
      <w:del w:id="689" w:author="Autor">
        <w:r w:rsidRPr="00C66272" w:rsidDel="00037571">
          <w:rPr>
            <w:rFonts w:ascii="Brill" w:eastAsia="Brill" w:hAnsi="Brill" w:cs="Brill"/>
          </w:rPr>
          <w:delText>T</w:delText>
        </w:r>
      </w:del>
      <w:r w:rsidRPr="00C66272">
        <w:rPr>
          <w:rFonts w:ascii="Brill" w:eastAsia="Brill" w:hAnsi="Brill" w:cs="Brill"/>
        </w:rPr>
        <w:t xml:space="preserve">ime and </w:t>
      </w:r>
      <w:ins w:id="690" w:author="Autor">
        <w:r w:rsidR="00037571">
          <w:rPr>
            <w:rFonts w:ascii="Brill" w:eastAsia="Brill" w:hAnsi="Brill" w:cs="Brill"/>
          </w:rPr>
          <w:t>f</w:t>
        </w:r>
      </w:ins>
      <w:del w:id="691" w:author="Autor">
        <w:r w:rsidRPr="00C66272" w:rsidDel="00037571">
          <w:rPr>
            <w:rFonts w:ascii="Brill" w:eastAsia="Brill" w:hAnsi="Brill" w:cs="Brill"/>
          </w:rPr>
          <w:delText>F</w:delText>
        </w:r>
      </w:del>
      <w:r w:rsidRPr="00C66272">
        <w:rPr>
          <w:rFonts w:ascii="Brill" w:eastAsia="Brill" w:hAnsi="Brill" w:cs="Brill"/>
        </w:rPr>
        <w:t xml:space="preserve">uture </w:t>
      </w:r>
      <w:ins w:id="692" w:author="Autor">
        <w:r w:rsidR="00037571">
          <w:rPr>
            <w:rFonts w:ascii="Brill" w:eastAsia="Brill" w:hAnsi="Brill" w:cs="Brill"/>
          </w:rPr>
          <w:t>r</w:t>
        </w:r>
      </w:ins>
      <w:del w:id="693" w:author="Autor">
        <w:r w:rsidRPr="00C66272" w:rsidDel="00037571">
          <w:rPr>
            <w:rFonts w:ascii="Brill" w:eastAsia="Brill" w:hAnsi="Brill" w:cs="Brill"/>
          </w:rPr>
          <w:delText>R</w:delText>
        </w:r>
      </w:del>
      <w:r w:rsidRPr="00C66272">
        <w:rPr>
          <w:rFonts w:ascii="Brill" w:eastAsia="Brill" w:hAnsi="Brill" w:cs="Brill"/>
        </w:rPr>
        <w:t xml:space="preserve">elations. </w:t>
      </w:r>
      <w:r w:rsidRPr="00C66272">
        <w:rPr>
          <w:rFonts w:ascii="Brill" w:eastAsia="Brill" w:hAnsi="Brill" w:cs="Brill"/>
          <w:i/>
        </w:rPr>
        <w:t>Time &amp; Society, 27</w:t>
      </w:r>
      <w:r w:rsidRPr="00C66272">
        <w:rPr>
          <w:rFonts w:ascii="Brill" w:eastAsia="Brill" w:hAnsi="Brill" w:cs="Brill"/>
        </w:rPr>
        <w:t>(3), 384-388.</w:t>
      </w:r>
    </w:p>
    <w:p w14:paraId="3507791F" w14:textId="17ABAB36"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Adam, B., &amp; Groves, C. (2007). </w:t>
      </w:r>
      <w:r w:rsidRPr="00C66272">
        <w:rPr>
          <w:rFonts w:ascii="Brill" w:eastAsia="Brill" w:hAnsi="Brill" w:cs="Brill"/>
          <w:i/>
        </w:rPr>
        <w:t xml:space="preserve">Future </w:t>
      </w:r>
      <w:ins w:id="694" w:author="Autor">
        <w:r w:rsidR="00037571">
          <w:rPr>
            <w:rFonts w:ascii="Brill" w:eastAsia="Brill" w:hAnsi="Brill" w:cs="Brill"/>
            <w:i/>
          </w:rPr>
          <w:t>m</w:t>
        </w:r>
      </w:ins>
      <w:del w:id="695" w:author="Autor">
        <w:r w:rsidRPr="00C66272" w:rsidDel="00037571">
          <w:rPr>
            <w:rFonts w:ascii="Brill" w:eastAsia="Brill" w:hAnsi="Brill" w:cs="Brill"/>
            <w:i/>
          </w:rPr>
          <w:delText>M</w:delText>
        </w:r>
      </w:del>
      <w:r w:rsidRPr="00C66272">
        <w:rPr>
          <w:rFonts w:ascii="Brill" w:eastAsia="Brill" w:hAnsi="Brill" w:cs="Brill"/>
          <w:i/>
        </w:rPr>
        <w:t xml:space="preserve">atters: Action, </w:t>
      </w:r>
      <w:ins w:id="696" w:author="Autor">
        <w:r w:rsidR="00037571">
          <w:rPr>
            <w:rFonts w:ascii="Brill" w:eastAsia="Brill" w:hAnsi="Brill" w:cs="Brill"/>
            <w:i/>
          </w:rPr>
          <w:t>k</w:t>
        </w:r>
      </w:ins>
      <w:del w:id="697" w:author="Autor">
        <w:r w:rsidRPr="00C66272" w:rsidDel="00037571">
          <w:rPr>
            <w:rFonts w:ascii="Brill" w:eastAsia="Brill" w:hAnsi="Brill" w:cs="Brill"/>
            <w:i/>
          </w:rPr>
          <w:delText>K</w:delText>
        </w:r>
      </w:del>
      <w:r w:rsidRPr="00C66272">
        <w:rPr>
          <w:rFonts w:ascii="Brill" w:eastAsia="Brill" w:hAnsi="Brill" w:cs="Brill"/>
          <w:i/>
        </w:rPr>
        <w:t xml:space="preserve">nowledge, </w:t>
      </w:r>
      <w:ins w:id="698" w:author="Autor">
        <w:r w:rsidR="00037571">
          <w:rPr>
            <w:rFonts w:ascii="Brill" w:eastAsia="Brill" w:hAnsi="Brill" w:cs="Brill"/>
            <w:i/>
          </w:rPr>
          <w:t>e</w:t>
        </w:r>
      </w:ins>
      <w:del w:id="699" w:author="Autor">
        <w:r w:rsidRPr="00C66272" w:rsidDel="00037571">
          <w:rPr>
            <w:rFonts w:ascii="Brill" w:eastAsia="Brill" w:hAnsi="Brill" w:cs="Brill"/>
            <w:i/>
          </w:rPr>
          <w:delText>E</w:delText>
        </w:r>
      </w:del>
      <w:r w:rsidRPr="00C66272">
        <w:rPr>
          <w:rFonts w:ascii="Brill" w:eastAsia="Brill" w:hAnsi="Brill" w:cs="Brill"/>
          <w:i/>
        </w:rPr>
        <w:t>thics</w:t>
      </w:r>
      <w:r w:rsidRPr="00C66272">
        <w:rPr>
          <w:rFonts w:ascii="Brill" w:eastAsia="Brill" w:hAnsi="Brill" w:cs="Brill"/>
        </w:rPr>
        <w:t>. Brill.</w:t>
      </w:r>
    </w:p>
    <w:p w14:paraId="35077920" w14:textId="540B84AB"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Barnett, J., &amp; O’Neill, S. (2010). Maladaptation. </w:t>
      </w:r>
      <w:r w:rsidRPr="00C66272">
        <w:rPr>
          <w:rFonts w:ascii="Brill" w:eastAsia="Brill" w:hAnsi="Brill" w:cs="Brill"/>
          <w:i/>
        </w:rPr>
        <w:t xml:space="preserve">Global Environmental Change, </w:t>
      </w:r>
      <w:commentRangeStart w:id="700"/>
      <w:r w:rsidRPr="00C66272">
        <w:rPr>
          <w:rFonts w:ascii="Brill" w:eastAsia="Brill" w:hAnsi="Brill" w:cs="Brill"/>
          <w:i/>
        </w:rPr>
        <w:t>20</w:t>
      </w:r>
      <w:commentRangeEnd w:id="700"/>
      <w:ins w:id="701" w:author="Autor">
        <w:r w:rsidR="00B81803" w:rsidRPr="00F34A6C">
          <w:rPr>
            <w:rFonts w:ascii="Brill" w:eastAsia="Brill" w:hAnsi="Brill" w:cs="Brill"/>
            <w:iCs/>
            <w:rPrChange w:id="702" w:author="Autor">
              <w:rPr>
                <w:rFonts w:ascii="Brill" w:eastAsia="Brill" w:hAnsi="Brill" w:cs="Brill"/>
                <w:i/>
              </w:rPr>
            </w:rPrChange>
          </w:rPr>
          <w:t>(2)</w:t>
        </w:r>
      </w:ins>
      <w:r w:rsidR="00037571" w:rsidRPr="00B81803">
        <w:rPr>
          <w:rStyle w:val="Odwoaniedokomentarza"/>
          <w:iCs/>
          <w:lang w:val="en-AU"/>
        </w:rPr>
        <w:commentReference w:id="700"/>
      </w:r>
      <w:r w:rsidRPr="00B81803">
        <w:rPr>
          <w:rFonts w:ascii="Brill" w:eastAsia="Brill" w:hAnsi="Brill" w:cs="Brill"/>
          <w:iCs/>
        </w:rPr>
        <w:t>,</w:t>
      </w:r>
      <w:r w:rsidRPr="00C66272">
        <w:rPr>
          <w:rFonts w:ascii="Brill" w:eastAsia="Brill" w:hAnsi="Brill" w:cs="Brill"/>
        </w:rPr>
        <w:t xml:space="preserve"> 211-213.</w:t>
      </w:r>
    </w:p>
    <w:p w14:paraId="35077921" w14:textId="4355625C"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lastRenderedPageBreak/>
        <w:t xml:space="preserve">Barnett, J., Evans, L. S., Gross, C., Kiem, A. S., Kingsford, R. T., </w:t>
      </w:r>
      <w:proofErr w:type="spellStart"/>
      <w:r w:rsidRPr="00C66272">
        <w:rPr>
          <w:rFonts w:ascii="Brill" w:eastAsia="Brill" w:hAnsi="Brill" w:cs="Brill"/>
        </w:rPr>
        <w:t>Palutikof</w:t>
      </w:r>
      <w:proofErr w:type="spellEnd"/>
      <w:r w:rsidRPr="00C66272">
        <w:rPr>
          <w:rFonts w:ascii="Brill" w:eastAsia="Brill" w:hAnsi="Brill" w:cs="Brill"/>
        </w:rPr>
        <w:t>, J. P., Pickering, C. M., &amp; Smithers, S.</w:t>
      </w:r>
      <w:del w:id="703" w:author="Autor">
        <w:r w:rsidRPr="00C66272" w:rsidDel="00037571">
          <w:rPr>
            <w:rFonts w:ascii="Brill" w:eastAsia="Brill" w:hAnsi="Brill" w:cs="Brill"/>
          </w:rPr>
          <w:delText xml:space="preserve"> </w:delText>
        </w:r>
      </w:del>
      <w:r w:rsidRPr="00C66272">
        <w:rPr>
          <w:rFonts w:ascii="Brill" w:eastAsia="Brill" w:hAnsi="Brill" w:cs="Brill"/>
        </w:rPr>
        <w:t xml:space="preserve">G. (2015). From </w:t>
      </w:r>
      <w:ins w:id="704" w:author="Autor">
        <w:r w:rsidR="00037571">
          <w:rPr>
            <w:rFonts w:ascii="Brill" w:eastAsia="Brill" w:hAnsi="Brill" w:cs="Brill"/>
          </w:rPr>
          <w:t>b</w:t>
        </w:r>
      </w:ins>
      <w:del w:id="705" w:author="Autor">
        <w:r w:rsidRPr="00C66272" w:rsidDel="00037571">
          <w:rPr>
            <w:rFonts w:ascii="Brill" w:eastAsia="Brill" w:hAnsi="Brill" w:cs="Brill"/>
          </w:rPr>
          <w:delText>B</w:delText>
        </w:r>
      </w:del>
      <w:r w:rsidRPr="00C66272">
        <w:rPr>
          <w:rFonts w:ascii="Brill" w:eastAsia="Brill" w:hAnsi="Brill" w:cs="Brill"/>
        </w:rPr>
        <w:t xml:space="preserve">arriers to </w:t>
      </w:r>
      <w:ins w:id="706" w:author="Autor">
        <w:r w:rsidR="00037571">
          <w:rPr>
            <w:rFonts w:ascii="Brill" w:eastAsia="Brill" w:hAnsi="Brill" w:cs="Brill"/>
          </w:rPr>
          <w:t>l</w:t>
        </w:r>
      </w:ins>
      <w:del w:id="707" w:author="Autor">
        <w:r w:rsidRPr="00C66272" w:rsidDel="00037571">
          <w:rPr>
            <w:rFonts w:ascii="Brill" w:eastAsia="Brill" w:hAnsi="Brill" w:cs="Brill"/>
          </w:rPr>
          <w:delText>L</w:delText>
        </w:r>
      </w:del>
      <w:r w:rsidRPr="00C66272">
        <w:rPr>
          <w:rFonts w:ascii="Brill" w:eastAsia="Brill" w:hAnsi="Brill" w:cs="Brill"/>
        </w:rPr>
        <w:t xml:space="preserve">imits to </w:t>
      </w:r>
      <w:ins w:id="708" w:author="Autor">
        <w:r w:rsidR="00037571">
          <w:rPr>
            <w:rFonts w:ascii="Brill" w:eastAsia="Brill" w:hAnsi="Brill" w:cs="Brill"/>
          </w:rPr>
          <w:t>c</w:t>
        </w:r>
      </w:ins>
      <w:del w:id="709" w:author="Autor">
        <w:r w:rsidRPr="00C66272" w:rsidDel="00037571">
          <w:rPr>
            <w:rFonts w:ascii="Brill" w:eastAsia="Brill" w:hAnsi="Brill" w:cs="Brill"/>
          </w:rPr>
          <w:delText>C</w:delText>
        </w:r>
      </w:del>
      <w:r w:rsidRPr="00C66272">
        <w:rPr>
          <w:rFonts w:ascii="Brill" w:eastAsia="Brill" w:hAnsi="Brill" w:cs="Brill"/>
        </w:rPr>
        <w:t xml:space="preserve">limate </w:t>
      </w:r>
      <w:ins w:id="710" w:author="Autor">
        <w:r w:rsidR="00037571">
          <w:rPr>
            <w:rFonts w:ascii="Brill" w:eastAsia="Brill" w:hAnsi="Brill" w:cs="Brill"/>
          </w:rPr>
          <w:t>c</w:t>
        </w:r>
      </w:ins>
      <w:del w:id="711" w:author="Autor">
        <w:r w:rsidRPr="00C66272" w:rsidDel="00037571">
          <w:rPr>
            <w:rFonts w:ascii="Brill" w:eastAsia="Brill" w:hAnsi="Brill" w:cs="Brill"/>
          </w:rPr>
          <w:delText>C</w:delText>
        </w:r>
      </w:del>
      <w:r w:rsidRPr="00C66272">
        <w:rPr>
          <w:rFonts w:ascii="Brill" w:eastAsia="Brill" w:hAnsi="Brill" w:cs="Brill"/>
        </w:rPr>
        <w:t xml:space="preserve">hange </w:t>
      </w:r>
      <w:ins w:id="712" w:author="Autor">
        <w:r w:rsidR="00037571">
          <w:rPr>
            <w:rFonts w:ascii="Brill" w:eastAsia="Brill" w:hAnsi="Brill" w:cs="Brill"/>
          </w:rPr>
          <w:t>a</w:t>
        </w:r>
      </w:ins>
      <w:del w:id="713" w:author="Autor">
        <w:r w:rsidRPr="00C66272" w:rsidDel="00037571">
          <w:rPr>
            <w:rFonts w:ascii="Brill" w:eastAsia="Brill" w:hAnsi="Brill" w:cs="Brill"/>
          </w:rPr>
          <w:delText>A</w:delText>
        </w:r>
      </w:del>
      <w:r w:rsidRPr="00C66272">
        <w:rPr>
          <w:rFonts w:ascii="Brill" w:eastAsia="Brill" w:hAnsi="Brill" w:cs="Brill"/>
        </w:rPr>
        <w:t xml:space="preserve">daptation: Path </w:t>
      </w:r>
      <w:ins w:id="714" w:author="Autor">
        <w:r w:rsidR="00037571">
          <w:rPr>
            <w:rFonts w:ascii="Brill" w:eastAsia="Brill" w:hAnsi="Brill" w:cs="Brill"/>
          </w:rPr>
          <w:t>d</w:t>
        </w:r>
      </w:ins>
      <w:del w:id="715" w:author="Autor">
        <w:r w:rsidRPr="00C66272" w:rsidDel="00037571">
          <w:rPr>
            <w:rFonts w:ascii="Brill" w:eastAsia="Brill" w:hAnsi="Brill" w:cs="Brill"/>
          </w:rPr>
          <w:delText>D</w:delText>
        </w:r>
      </w:del>
      <w:r w:rsidRPr="00C66272">
        <w:rPr>
          <w:rFonts w:ascii="Brill" w:eastAsia="Brill" w:hAnsi="Brill" w:cs="Brill"/>
        </w:rPr>
        <w:t xml:space="preserve">ependency and the </w:t>
      </w:r>
      <w:ins w:id="716" w:author="Autor">
        <w:r w:rsidR="00037571">
          <w:rPr>
            <w:rFonts w:ascii="Brill" w:eastAsia="Brill" w:hAnsi="Brill" w:cs="Brill"/>
          </w:rPr>
          <w:t>s</w:t>
        </w:r>
      </w:ins>
      <w:del w:id="717" w:author="Autor">
        <w:r w:rsidRPr="00C66272" w:rsidDel="00037571">
          <w:rPr>
            <w:rFonts w:ascii="Brill" w:eastAsia="Brill" w:hAnsi="Brill" w:cs="Brill"/>
          </w:rPr>
          <w:delText>S</w:delText>
        </w:r>
      </w:del>
      <w:r w:rsidRPr="00C66272">
        <w:rPr>
          <w:rFonts w:ascii="Brill" w:eastAsia="Brill" w:hAnsi="Brill" w:cs="Brill"/>
        </w:rPr>
        <w:t xml:space="preserve">peed of </w:t>
      </w:r>
      <w:ins w:id="718" w:author="Autor">
        <w:r w:rsidR="00037571">
          <w:rPr>
            <w:rFonts w:ascii="Brill" w:eastAsia="Brill" w:hAnsi="Brill" w:cs="Brill"/>
          </w:rPr>
          <w:t>c</w:t>
        </w:r>
      </w:ins>
      <w:del w:id="719" w:author="Autor">
        <w:r w:rsidRPr="00C66272" w:rsidDel="00037571">
          <w:rPr>
            <w:rFonts w:ascii="Brill" w:eastAsia="Brill" w:hAnsi="Brill" w:cs="Brill"/>
          </w:rPr>
          <w:delText>C</w:delText>
        </w:r>
      </w:del>
      <w:r w:rsidRPr="00C66272">
        <w:rPr>
          <w:rFonts w:ascii="Brill" w:eastAsia="Brill" w:hAnsi="Brill" w:cs="Brill"/>
        </w:rPr>
        <w:t xml:space="preserve">hange. </w:t>
      </w:r>
      <w:r w:rsidRPr="00C66272">
        <w:rPr>
          <w:rFonts w:ascii="Brill" w:eastAsia="Brill" w:hAnsi="Brill" w:cs="Brill"/>
          <w:i/>
        </w:rPr>
        <w:t>Ecology and Society, 20</w:t>
      </w:r>
      <w:r w:rsidRPr="00C66272">
        <w:rPr>
          <w:rFonts w:ascii="Brill" w:eastAsia="Brill" w:hAnsi="Brill" w:cs="Brill"/>
        </w:rPr>
        <w:t>(3), 5.</w:t>
      </w:r>
    </w:p>
    <w:p w14:paraId="35077922"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Beck, U. (2009). </w:t>
      </w:r>
      <w:r w:rsidRPr="00C66272">
        <w:rPr>
          <w:rFonts w:ascii="Brill" w:eastAsia="Brill" w:hAnsi="Brill" w:cs="Brill"/>
          <w:i/>
        </w:rPr>
        <w:t>World at Risk</w:t>
      </w:r>
      <w:r w:rsidRPr="00C66272">
        <w:rPr>
          <w:rFonts w:ascii="Brill" w:eastAsia="Brill" w:hAnsi="Brill" w:cs="Brill"/>
        </w:rPr>
        <w:t>. Polity Press.</w:t>
      </w:r>
    </w:p>
    <w:p w14:paraId="35077923" w14:textId="3E91A5B2" w:rsidR="00CB3FC9" w:rsidRPr="00C66272" w:rsidRDefault="00C55FA1" w:rsidP="00F62668">
      <w:pPr>
        <w:spacing w:line="360" w:lineRule="auto"/>
        <w:ind w:left="426" w:right="-188" w:hanging="426"/>
        <w:jc w:val="both"/>
        <w:rPr>
          <w:rFonts w:ascii="Brill" w:eastAsia="Brill" w:hAnsi="Brill" w:cs="Brill"/>
        </w:rPr>
      </w:pPr>
      <w:proofErr w:type="spellStart"/>
      <w:r w:rsidRPr="00C66272">
        <w:rPr>
          <w:rFonts w:ascii="Brill" w:eastAsia="Brill" w:hAnsi="Brill" w:cs="Brill"/>
          <w:lang w:val="pl-PL"/>
        </w:rPr>
        <w:t>Brida</w:t>
      </w:r>
      <w:proofErr w:type="spellEnd"/>
      <w:r w:rsidRPr="00C66272">
        <w:rPr>
          <w:rFonts w:ascii="Brill" w:eastAsia="Brill" w:hAnsi="Brill" w:cs="Brill"/>
          <w:lang w:val="pl-PL"/>
        </w:rPr>
        <w:t>, J. G., Zapata-</w:t>
      </w:r>
      <w:proofErr w:type="spellStart"/>
      <w:r w:rsidRPr="00C66272">
        <w:rPr>
          <w:rFonts w:ascii="Brill" w:eastAsia="Brill" w:hAnsi="Brill" w:cs="Brill"/>
          <w:lang w:val="pl-PL"/>
        </w:rPr>
        <w:t>Aguirre</w:t>
      </w:r>
      <w:proofErr w:type="spellEnd"/>
      <w:r w:rsidRPr="00C66272">
        <w:rPr>
          <w:rFonts w:ascii="Brill" w:eastAsia="Brill" w:hAnsi="Brill" w:cs="Brill"/>
          <w:lang w:val="pl-PL"/>
        </w:rPr>
        <w:t>, S., &amp; Zapata-</w:t>
      </w:r>
      <w:proofErr w:type="spellStart"/>
      <w:r w:rsidRPr="00C66272">
        <w:rPr>
          <w:rFonts w:ascii="Brill" w:eastAsia="Brill" w:hAnsi="Brill" w:cs="Brill"/>
          <w:lang w:val="pl-PL"/>
        </w:rPr>
        <w:t>Aguirre</w:t>
      </w:r>
      <w:proofErr w:type="spellEnd"/>
      <w:r w:rsidRPr="00C66272">
        <w:rPr>
          <w:rFonts w:ascii="Brill" w:eastAsia="Brill" w:hAnsi="Brill" w:cs="Brill"/>
          <w:lang w:val="pl-PL"/>
        </w:rPr>
        <w:t xml:space="preserve">, S. (2009). </w:t>
      </w:r>
      <w:r w:rsidRPr="00C66272">
        <w:rPr>
          <w:rFonts w:ascii="Brill" w:eastAsia="Brill" w:hAnsi="Brill" w:cs="Brill"/>
        </w:rPr>
        <w:t xml:space="preserve">Cruise </w:t>
      </w:r>
      <w:ins w:id="720" w:author="Autor">
        <w:r w:rsidR="00037571">
          <w:rPr>
            <w:rFonts w:ascii="Brill" w:eastAsia="Brill" w:hAnsi="Brill" w:cs="Brill"/>
          </w:rPr>
          <w:t>t</w:t>
        </w:r>
      </w:ins>
      <w:del w:id="721" w:author="Autor">
        <w:r w:rsidRPr="00C66272" w:rsidDel="00037571">
          <w:rPr>
            <w:rFonts w:ascii="Brill" w:eastAsia="Brill" w:hAnsi="Brill" w:cs="Brill"/>
          </w:rPr>
          <w:delText>T</w:delText>
        </w:r>
      </w:del>
      <w:r w:rsidRPr="00C66272">
        <w:rPr>
          <w:rFonts w:ascii="Brill" w:eastAsia="Brill" w:hAnsi="Brill" w:cs="Brill"/>
        </w:rPr>
        <w:t xml:space="preserve">ourism: Economic, </w:t>
      </w:r>
      <w:ins w:id="722" w:author="Autor">
        <w:r w:rsidR="00037571">
          <w:rPr>
            <w:rFonts w:ascii="Brill" w:eastAsia="Brill" w:hAnsi="Brill" w:cs="Brill"/>
          </w:rPr>
          <w:t>s</w:t>
        </w:r>
      </w:ins>
      <w:del w:id="723" w:author="Autor">
        <w:r w:rsidRPr="00C66272" w:rsidDel="00037571">
          <w:rPr>
            <w:rFonts w:ascii="Brill" w:eastAsia="Brill" w:hAnsi="Brill" w:cs="Brill"/>
          </w:rPr>
          <w:delText>S</w:delText>
        </w:r>
      </w:del>
      <w:r w:rsidRPr="00C66272">
        <w:rPr>
          <w:rFonts w:ascii="Brill" w:eastAsia="Brill" w:hAnsi="Brill" w:cs="Brill"/>
        </w:rPr>
        <w:t>ocio-</w:t>
      </w:r>
      <w:ins w:id="724" w:author="Autor">
        <w:r w:rsidR="00037571">
          <w:rPr>
            <w:rFonts w:ascii="Brill" w:eastAsia="Brill" w:hAnsi="Brill" w:cs="Brill"/>
          </w:rPr>
          <w:t>c</w:t>
        </w:r>
      </w:ins>
      <w:del w:id="725" w:author="Autor">
        <w:r w:rsidRPr="00C66272" w:rsidDel="00037571">
          <w:rPr>
            <w:rFonts w:ascii="Brill" w:eastAsia="Brill" w:hAnsi="Brill" w:cs="Brill"/>
          </w:rPr>
          <w:delText>C</w:delText>
        </w:r>
      </w:del>
      <w:r w:rsidRPr="00C66272">
        <w:rPr>
          <w:rFonts w:ascii="Brill" w:eastAsia="Brill" w:hAnsi="Brill" w:cs="Brill"/>
        </w:rPr>
        <w:t xml:space="preserve">ultural and </w:t>
      </w:r>
      <w:ins w:id="726" w:author="Autor">
        <w:r w:rsidR="00037571">
          <w:rPr>
            <w:rFonts w:ascii="Brill" w:eastAsia="Brill" w:hAnsi="Brill" w:cs="Brill"/>
          </w:rPr>
          <w:t>e</w:t>
        </w:r>
      </w:ins>
      <w:del w:id="727" w:author="Autor">
        <w:r w:rsidRPr="00C66272" w:rsidDel="00037571">
          <w:rPr>
            <w:rFonts w:ascii="Brill" w:eastAsia="Brill" w:hAnsi="Brill" w:cs="Brill"/>
          </w:rPr>
          <w:delText>E</w:delText>
        </w:r>
      </w:del>
      <w:r w:rsidRPr="00C66272">
        <w:rPr>
          <w:rFonts w:ascii="Brill" w:eastAsia="Brill" w:hAnsi="Brill" w:cs="Brill"/>
        </w:rPr>
        <w:t xml:space="preserve">nvironmental Impacts. </w:t>
      </w:r>
      <w:r w:rsidRPr="00C66272">
        <w:rPr>
          <w:rFonts w:ascii="Brill" w:eastAsia="Brill" w:hAnsi="Brill" w:cs="Brill"/>
          <w:i/>
        </w:rPr>
        <w:t>International Journal of Leisure and Tourism Marketing, 1</w:t>
      </w:r>
      <w:r w:rsidRPr="00C66272">
        <w:rPr>
          <w:rFonts w:ascii="Brill" w:eastAsia="Brill" w:hAnsi="Brill" w:cs="Brill"/>
        </w:rPr>
        <w:t>(3), 205-226.</w:t>
      </w:r>
    </w:p>
    <w:p w14:paraId="35077924" w14:textId="79A07DF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Butler, C. (2008). Risk and the </w:t>
      </w:r>
      <w:ins w:id="728" w:author="Autor">
        <w:r w:rsidR="00037571">
          <w:rPr>
            <w:rFonts w:ascii="Brill" w:eastAsia="Brill" w:hAnsi="Brill" w:cs="Brill"/>
          </w:rPr>
          <w:t>f</w:t>
        </w:r>
      </w:ins>
      <w:del w:id="729" w:author="Autor">
        <w:r w:rsidRPr="00C66272" w:rsidDel="00037571">
          <w:rPr>
            <w:rFonts w:ascii="Brill" w:eastAsia="Brill" w:hAnsi="Brill" w:cs="Brill"/>
          </w:rPr>
          <w:delText>F</w:delText>
        </w:r>
      </w:del>
      <w:r w:rsidRPr="00C66272">
        <w:rPr>
          <w:rFonts w:ascii="Brill" w:eastAsia="Brill" w:hAnsi="Brill" w:cs="Brill"/>
        </w:rPr>
        <w:t xml:space="preserve">uture: Floods in a </w:t>
      </w:r>
      <w:ins w:id="730" w:author="Autor">
        <w:r w:rsidR="00037571">
          <w:rPr>
            <w:rFonts w:ascii="Brill" w:eastAsia="Brill" w:hAnsi="Brill" w:cs="Brill"/>
          </w:rPr>
          <w:t>c</w:t>
        </w:r>
      </w:ins>
      <w:del w:id="731" w:author="Autor">
        <w:r w:rsidRPr="00C66272" w:rsidDel="00037571">
          <w:rPr>
            <w:rFonts w:ascii="Brill" w:eastAsia="Brill" w:hAnsi="Brill" w:cs="Brill"/>
          </w:rPr>
          <w:delText>C</w:delText>
        </w:r>
      </w:del>
      <w:r w:rsidRPr="00C66272">
        <w:rPr>
          <w:rFonts w:ascii="Brill" w:eastAsia="Brill" w:hAnsi="Brill" w:cs="Brill"/>
        </w:rPr>
        <w:t xml:space="preserve">hanging </w:t>
      </w:r>
      <w:ins w:id="732" w:author="Autor">
        <w:r w:rsidR="00037571">
          <w:rPr>
            <w:rFonts w:ascii="Brill" w:eastAsia="Brill" w:hAnsi="Brill" w:cs="Brill"/>
          </w:rPr>
          <w:t>c</w:t>
        </w:r>
      </w:ins>
      <w:del w:id="733" w:author="Autor">
        <w:r w:rsidRPr="00C66272" w:rsidDel="00037571">
          <w:rPr>
            <w:rFonts w:ascii="Brill" w:eastAsia="Brill" w:hAnsi="Brill" w:cs="Brill"/>
          </w:rPr>
          <w:delText>C</w:delText>
        </w:r>
      </w:del>
      <w:r w:rsidRPr="00C66272">
        <w:rPr>
          <w:rFonts w:ascii="Brill" w:eastAsia="Brill" w:hAnsi="Brill" w:cs="Brill"/>
        </w:rPr>
        <w:t xml:space="preserve">limate. </w:t>
      </w:r>
      <w:r w:rsidRPr="00C66272">
        <w:rPr>
          <w:rFonts w:ascii="Brill" w:eastAsia="Brill" w:hAnsi="Brill" w:cs="Brill"/>
          <w:i/>
        </w:rPr>
        <w:t>Twenty-First Century Society, 3</w:t>
      </w:r>
      <w:r w:rsidRPr="00C66272">
        <w:rPr>
          <w:rFonts w:ascii="Brill" w:eastAsia="Brill" w:hAnsi="Brill" w:cs="Brill"/>
        </w:rPr>
        <w:t>(2), 159-171.</w:t>
      </w:r>
    </w:p>
    <w:p w14:paraId="35077925"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Cairns Regional Council. (2021). </w:t>
      </w:r>
      <w:r w:rsidRPr="00C66272">
        <w:rPr>
          <w:rFonts w:ascii="Brill" w:eastAsia="Brill" w:hAnsi="Brill" w:cs="Brill"/>
          <w:i/>
        </w:rPr>
        <w:t>Our Cairns Coast</w:t>
      </w:r>
      <w:r w:rsidRPr="00C66272">
        <w:rPr>
          <w:rFonts w:ascii="Brill" w:eastAsia="Brill" w:hAnsi="Brill" w:cs="Brill"/>
        </w:rPr>
        <w:t xml:space="preserve">. Retrieved from </w:t>
      </w:r>
      <w:hyperlink r:id="rId14">
        <w:r w:rsidRPr="00C66272">
          <w:rPr>
            <w:rFonts w:ascii="Brill" w:eastAsia="Brill" w:hAnsi="Brill" w:cs="Brill"/>
            <w:color w:val="DCA10D"/>
          </w:rPr>
          <w:t>https://www.cairns.qld.gov.au/community-environment/climate-change/our-cairns-coast</w:t>
        </w:r>
      </w:hyperlink>
      <w:r w:rsidRPr="00C66272">
        <w:rPr>
          <w:rFonts w:ascii="Brill" w:eastAsia="Brill" w:hAnsi="Brill" w:cs="Brill"/>
        </w:rPr>
        <w:t>.</w:t>
      </w:r>
    </w:p>
    <w:p w14:paraId="35077926" w14:textId="0A58A075"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Chakrabarty, D. (2009). The climate of history: Four theses. </w:t>
      </w:r>
      <w:r w:rsidRPr="00C66272">
        <w:rPr>
          <w:rFonts w:ascii="Brill" w:eastAsia="Brill" w:hAnsi="Brill" w:cs="Brill"/>
          <w:i/>
        </w:rPr>
        <w:t xml:space="preserve">Critical Inquiry, </w:t>
      </w:r>
      <w:commentRangeStart w:id="734"/>
      <w:r w:rsidRPr="00C66272">
        <w:rPr>
          <w:rFonts w:ascii="Brill" w:eastAsia="Brill" w:hAnsi="Brill" w:cs="Brill"/>
          <w:i/>
        </w:rPr>
        <w:t>35</w:t>
      </w:r>
      <w:ins w:id="735" w:author="Autor">
        <w:r w:rsidR="00B81803" w:rsidRPr="00F34A6C">
          <w:rPr>
            <w:rFonts w:ascii="Brill" w:eastAsia="Brill" w:hAnsi="Brill" w:cs="Brill"/>
            <w:iCs/>
            <w:rPrChange w:id="736" w:author="Autor">
              <w:rPr>
                <w:rFonts w:ascii="Brill" w:eastAsia="Brill" w:hAnsi="Brill" w:cs="Brill"/>
                <w:i/>
              </w:rPr>
            </w:rPrChange>
          </w:rPr>
          <w:t>(2)</w:t>
        </w:r>
      </w:ins>
      <w:r w:rsidRPr="00C66272">
        <w:rPr>
          <w:rFonts w:ascii="Brill" w:eastAsia="Brill" w:hAnsi="Brill" w:cs="Brill"/>
        </w:rPr>
        <w:t>,</w:t>
      </w:r>
      <w:commentRangeEnd w:id="734"/>
      <w:r w:rsidR="00037571">
        <w:rPr>
          <w:rStyle w:val="Odwoaniedokomentarza"/>
          <w:lang w:val="en-AU"/>
        </w:rPr>
        <w:commentReference w:id="734"/>
      </w:r>
      <w:r w:rsidRPr="00C66272">
        <w:rPr>
          <w:rFonts w:ascii="Brill" w:eastAsia="Brill" w:hAnsi="Brill" w:cs="Brill"/>
        </w:rPr>
        <w:t xml:space="preserve"> 197-222.</w:t>
      </w:r>
    </w:p>
    <w:p w14:paraId="35077927"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Christodoulou, A., Christidis, P., &amp; Demirel, H. (2019). Sea-level rise in ports: a wider focus on impacts. </w:t>
      </w:r>
      <w:r w:rsidRPr="00C66272">
        <w:rPr>
          <w:rFonts w:ascii="Brill" w:eastAsia="Brill" w:hAnsi="Brill" w:cs="Brill"/>
          <w:i/>
        </w:rPr>
        <w:t>Maritime Economics &amp; Logistics, 21</w:t>
      </w:r>
      <w:r w:rsidRPr="00C66272">
        <w:rPr>
          <w:rFonts w:ascii="Brill" w:eastAsia="Brill" w:hAnsi="Brill" w:cs="Brill"/>
        </w:rPr>
        <w:t>, 482-496.</w:t>
      </w:r>
    </w:p>
    <w:p w14:paraId="35077928" w14:textId="64F92A5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Cooper, J. A. G., &amp; </w:t>
      </w:r>
      <w:proofErr w:type="spellStart"/>
      <w:r w:rsidRPr="00C66272">
        <w:rPr>
          <w:rFonts w:ascii="Brill" w:eastAsia="Brill" w:hAnsi="Brill" w:cs="Brill"/>
        </w:rPr>
        <w:t>Lemckert</w:t>
      </w:r>
      <w:proofErr w:type="spellEnd"/>
      <w:r w:rsidRPr="00C66272">
        <w:rPr>
          <w:rFonts w:ascii="Brill" w:eastAsia="Brill" w:hAnsi="Brill" w:cs="Brill"/>
        </w:rPr>
        <w:t xml:space="preserve">, C. (2012). Extreme </w:t>
      </w:r>
      <w:ins w:id="737" w:author="Autor">
        <w:r w:rsidR="00037571">
          <w:rPr>
            <w:rFonts w:ascii="Brill" w:eastAsia="Brill" w:hAnsi="Brill" w:cs="Brill"/>
          </w:rPr>
          <w:t>s</w:t>
        </w:r>
      </w:ins>
      <w:del w:id="738" w:author="Autor">
        <w:r w:rsidRPr="00C66272" w:rsidDel="00037571">
          <w:rPr>
            <w:rFonts w:ascii="Brill" w:eastAsia="Brill" w:hAnsi="Brill" w:cs="Brill"/>
          </w:rPr>
          <w:delText>S</w:delText>
        </w:r>
      </w:del>
      <w:r w:rsidRPr="00C66272">
        <w:rPr>
          <w:rFonts w:ascii="Brill" w:eastAsia="Brill" w:hAnsi="Brill" w:cs="Brill"/>
        </w:rPr>
        <w:t xml:space="preserve">ea-level </w:t>
      </w:r>
      <w:ins w:id="739" w:author="Autor">
        <w:r w:rsidR="00037571">
          <w:rPr>
            <w:rFonts w:ascii="Brill" w:eastAsia="Brill" w:hAnsi="Brill" w:cs="Brill"/>
          </w:rPr>
          <w:t>r</w:t>
        </w:r>
      </w:ins>
      <w:del w:id="740" w:author="Autor">
        <w:r w:rsidRPr="00C66272" w:rsidDel="00037571">
          <w:rPr>
            <w:rFonts w:ascii="Brill" w:eastAsia="Brill" w:hAnsi="Brill" w:cs="Brill"/>
          </w:rPr>
          <w:delText>R</w:delText>
        </w:r>
      </w:del>
      <w:r w:rsidRPr="00C66272">
        <w:rPr>
          <w:rFonts w:ascii="Brill" w:eastAsia="Brill" w:hAnsi="Brill" w:cs="Brill"/>
        </w:rPr>
        <w:t xml:space="preserve">ise and </w:t>
      </w:r>
      <w:ins w:id="741" w:author="Autor">
        <w:r w:rsidR="00037571">
          <w:rPr>
            <w:rFonts w:ascii="Brill" w:eastAsia="Brill" w:hAnsi="Brill" w:cs="Brill"/>
          </w:rPr>
          <w:t>a</w:t>
        </w:r>
      </w:ins>
      <w:del w:id="742" w:author="Autor">
        <w:r w:rsidRPr="00C66272" w:rsidDel="00037571">
          <w:rPr>
            <w:rFonts w:ascii="Brill" w:eastAsia="Brill" w:hAnsi="Brill" w:cs="Brill"/>
          </w:rPr>
          <w:delText>A</w:delText>
        </w:r>
      </w:del>
      <w:r w:rsidRPr="00C66272">
        <w:rPr>
          <w:rFonts w:ascii="Brill" w:eastAsia="Brill" w:hAnsi="Brill" w:cs="Brill"/>
        </w:rPr>
        <w:t xml:space="preserve">daptation </w:t>
      </w:r>
      <w:ins w:id="743" w:author="Autor">
        <w:r w:rsidR="00037571">
          <w:rPr>
            <w:rFonts w:ascii="Brill" w:eastAsia="Brill" w:hAnsi="Brill" w:cs="Brill"/>
          </w:rPr>
          <w:t>o</w:t>
        </w:r>
      </w:ins>
      <w:del w:id="744" w:author="Autor">
        <w:r w:rsidRPr="00C66272" w:rsidDel="00037571">
          <w:rPr>
            <w:rFonts w:ascii="Brill" w:eastAsia="Brill" w:hAnsi="Brill" w:cs="Brill"/>
          </w:rPr>
          <w:delText>O</w:delText>
        </w:r>
      </w:del>
      <w:r w:rsidRPr="00C66272">
        <w:rPr>
          <w:rFonts w:ascii="Brill" w:eastAsia="Brill" w:hAnsi="Brill" w:cs="Brill"/>
        </w:rPr>
        <w:t xml:space="preserve">ptions for </w:t>
      </w:r>
      <w:ins w:id="745" w:author="Autor">
        <w:r w:rsidR="00037571">
          <w:rPr>
            <w:rFonts w:ascii="Brill" w:eastAsia="Brill" w:hAnsi="Brill" w:cs="Brill"/>
          </w:rPr>
          <w:t>c</w:t>
        </w:r>
      </w:ins>
      <w:del w:id="746" w:author="Autor">
        <w:r w:rsidRPr="00C66272" w:rsidDel="00037571">
          <w:rPr>
            <w:rFonts w:ascii="Brill" w:eastAsia="Brill" w:hAnsi="Brill" w:cs="Brill"/>
          </w:rPr>
          <w:delText>C</w:delText>
        </w:r>
      </w:del>
      <w:r w:rsidRPr="00C66272">
        <w:rPr>
          <w:rFonts w:ascii="Brill" w:eastAsia="Brill" w:hAnsi="Brill" w:cs="Brill"/>
        </w:rPr>
        <w:t xml:space="preserve">oastal </w:t>
      </w:r>
      <w:ins w:id="747" w:author="Autor">
        <w:r w:rsidR="00037571">
          <w:rPr>
            <w:rFonts w:ascii="Brill" w:eastAsia="Brill" w:hAnsi="Brill" w:cs="Brill"/>
          </w:rPr>
          <w:t>r</w:t>
        </w:r>
      </w:ins>
      <w:del w:id="748" w:author="Autor">
        <w:r w:rsidRPr="00C66272" w:rsidDel="00037571">
          <w:rPr>
            <w:rFonts w:ascii="Brill" w:eastAsia="Brill" w:hAnsi="Brill" w:cs="Brill"/>
          </w:rPr>
          <w:delText>R</w:delText>
        </w:r>
      </w:del>
      <w:r w:rsidRPr="00C66272">
        <w:rPr>
          <w:rFonts w:ascii="Brill" w:eastAsia="Brill" w:hAnsi="Brill" w:cs="Brill"/>
        </w:rPr>
        <w:t xml:space="preserve">esort </w:t>
      </w:r>
      <w:ins w:id="749" w:author="Autor">
        <w:r w:rsidR="00037571">
          <w:rPr>
            <w:rFonts w:ascii="Brill" w:eastAsia="Brill" w:hAnsi="Brill" w:cs="Brill"/>
          </w:rPr>
          <w:t>c</w:t>
        </w:r>
      </w:ins>
      <w:del w:id="750" w:author="Autor">
        <w:r w:rsidRPr="00C66272" w:rsidDel="00037571">
          <w:rPr>
            <w:rFonts w:ascii="Brill" w:eastAsia="Brill" w:hAnsi="Brill" w:cs="Brill"/>
          </w:rPr>
          <w:delText>C</w:delText>
        </w:r>
      </w:del>
      <w:r w:rsidRPr="00C66272">
        <w:rPr>
          <w:rFonts w:ascii="Brill" w:eastAsia="Brill" w:hAnsi="Brill" w:cs="Brill"/>
        </w:rPr>
        <w:t xml:space="preserve">ities: A </w:t>
      </w:r>
      <w:ins w:id="751" w:author="Autor">
        <w:r w:rsidR="00037571">
          <w:rPr>
            <w:rFonts w:ascii="Brill" w:eastAsia="Brill" w:hAnsi="Brill" w:cs="Brill"/>
          </w:rPr>
          <w:t>q</w:t>
        </w:r>
      </w:ins>
      <w:del w:id="752" w:author="Autor">
        <w:r w:rsidRPr="00C66272" w:rsidDel="00037571">
          <w:rPr>
            <w:rFonts w:ascii="Brill" w:eastAsia="Brill" w:hAnsi="Brill" w:cs="Brill"/>
          </w:rPr>
          <w:delText>Q</w:delText>
        </w:r>
      </w:del>
      <w:r w:rsidRPr="00C66272">
        <w:rPr>
          <w:rFonts w:ascii="Brill" w:eastAsia="Brill" w:hAnsi="Brill" w:cs="Brill"/>
        </w:rPr>
        <w:t xml:space="preserve">ualitative </w:t>
      </w:r>
      <w:ins w:id="753" w:author="Autor">
        <w:r w:rsidR="00037571">
          <w:rPr>
            <w:rFonts w:ascii="Brill" w:eastAsia="Brill" w:hAnsi="Brill" w:cs="Brill"/>
          </w:rPr>
          <w:t>a</w:t>
        </w:r>
      </w:ins>
      <w:del w:id="754" w:author="Autor">
        <w:r w:rsidRPr="00C66272" w:rsidDel="00037571">
          <w:rPr>
            <w:rFonts w:ascii="Brill" w:eastAsia="Brill" w:hAnsi="Brill" w:cs="Brill"/>
          </w:rPr>
          <w:delText>A</w:delText>
        </w:r>
      </w:del>
      <w:r w:rsidRPr="00C66272">
        <w:rPr>
          <w:rFonts w:ascii="Brill" w:eastAsia="Brill" w:hAnsi="Brill" w:cs="Brill"/>
        </w:rPr>
        <w:t xml:space="preserve">ssessment from the Gold Coast, Australia. </w:t>
      </w:r>
      <w:r w:rsidRPr="00C66272">
        <w:rPr>
          <w:rFonts w:ascii="Brill" w:eastAsia="Brill" w:hAnsi="Brill" w:cs="Brill"/>
          <w:i/>
        </w:rPr>
        <w:t xml:space="preserve">Ocean &amp; Coastal Management, </w:t>
      </w:r>
      <w:commentRangeStart w:id="755"/>
      <w:commentRangeStart w:id="756"/>
      <w:r w:rsidRPr="00C66272">
        <w:rPr>
          <w:rFonts w:ascii="Brill" w:eastAsia="Brill" w:hAnsi="Brill" w:cs="Brill"/>
          <w:i/>
        </w:rPr>
        <w:t>64</w:t>
      </w:r>
      <w:commentRangeEnd w:id="755"/>
      <w:r w:rsidR="00037571">
        <w:rPr>
          <w:rStyle w:val="Odwoaniedokomentarza"/>
          <w:lang w:val="en-AU"/>
        </w:rPr>
        <w:commentReference w:id="755"/>
      </w:r>
      <w:commentRangeEnd w:id="756"/>
      <w:r w:rsidR="0068075B">
        <w:rPr>
          <w:rStyle w:val="Odwoaniedokomentarza"/>
          <w:lang w:val="en-AU"/>
        </w:rPr>
        <w:commentReference w:id="756"/>
      </w:r>
      <w:r w:rsidRPr="00C66272">
        <w:rPr>
          <w:rFonts w:ascii="Brill" w:eastAsia="Brill" w:hAnsi="Brill" w:cs="Brill"/>
        </w:rPr>
        <w:t>, 1-14.</w:t>
      </w:r>
    </w:p>
    <w:p w14:paraId="039AD1F6" w14:textId="1F1BA398" w:rsidR="00F8486D"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Dwyer, L., Douglas, N., &amp; </w:t>
      </w:r>
      <w:proofErr w:type="spellStart"/>
      <w:r w:rsidRPr="00C66272">
        <w:rPr>
          <w:rFonts w:ascii="Brill" w:eastAsia="Brill" w:hAnsi="Brill" w:cs="Brill"/>
        </w:rPr>
        <w:t>Livaic</w:t>
      </w:r>
      <w:proofErr w:type="spellEnd"/>
      <w:r w:rsidRPr="00C66272">
        <w:rPr>
          <w:rFonts w:ascii="Brill" w:eastAsia="Brill" w:hAnsi="Brill" w:cs="Brill"/>
        </w:rPr>
        <w:t xml:space="preserve">, Z. (2004). Estimating the </w:t>
      </w:r>
      <w:ins w:id="757" w:author="Autor">
        <w:r w:rsidR="00037571">
          <w:rPr>
            <w:rFonts w:ascii="Brill" w:eastAsia="Brill" w:hAnsi="Brill" w:cs="Brill"/>
          </w:rPr>
          <w:t>e</w:t>
        </w:r>
      </w:ins>
      <w:del w:id="758" w:author="Autor">
        <w:r w:rsidRPr="00C66272" w:rsidDel="00037571">
          <w:rPr>
            <w:rFonts w:ascii="Brill" w:eastAsia="Brill" w:hAnsi="Brill" w:cs="Brill"/>
          </w:rPr>
          <w:delText>E</w:delText>
        </w:r>
      </w:del>
      <w:r w:rsidRPr="00C66272">
        <w:rPr>
          <w:rFonts w:ascii="Brill" w:eastAsia="Brill" w:hAnsi="Brill" w:cs="Brill"/>
        </w:rPr>
        <w:t xml:space="preserve">conomic </w:t>
      </w:r>
      <w:ins w:id="759" w:author="Autor">
        <w:r w:rsidR="00037571">
          <w:rPr>
            <w:rFonts w:ascii="Brill" w:eastAsia="Brill" w:hAnsi="Brill" w:cs="Brill"/>
          </w:rPr>
          <w:t>c</w:t>
        </w:r>
      </w:ins>
      <w:del w:id="760" w:author="Autor">
        <w:r w:rsidRPr="00C66272" w:rsidDel="00037571">
          <w:rPr>
            <w:rFonts w:ascii="Brill" w:eastAsia="Brill" w:hAnsi="Brill" w:cs="Brill"/>
          </w:rPr>
          <w:delText>C</w:delText>
        </w:r>
      </w:del>
      <w:r w:rsidRPr="00C66272">
        <w:rPr>
          <w:rFonts w:ascii="Brill" w:eastAsia="Brill" w:hAnsi="Brill" w:cs="Brill"/>
        </w:rPr>
        <w:t xml:space="preserve">ontribution of a </w:t>
      </w:r>
      <w:ins w:id="761" w:author="Autor">
        <w:r w:rsidR="00037571">
          <w:rPr>
            <w:rFonts w:ascii="Brill" w:eastAsia="Brill" w:hAnsi="Brill" w:cs="Brill"/>
          </w:rPr>
          <w:t>c</w:t>
        </w:r>
      </w:ins>
      <w:del w:id="762" w:author="Autor">
        <w:r w:rsidRPr="00C66272" w:rsidDel="00037571">
          <w:rPr>
            <w:rFonts w:ascii="Brill" w:eastAsia="Brill" w:hAnsi="Brill" w:cs="Brill"/>
          </w:rPr>
          <w:delText>C</w:delText>
        </w:r>
      </w:del>
      <w:r w:rsidRPr="00C66272">
        <w:rPr>
          <w:rFonts w:ascii="Brill" w:eastAsia="Brill" w:hAnsi="Brill" w:cs="Brill"/>
        </w:rPr>
        <w:t xml:space="preserve">ruise </w:t>
      </w:r>
      <w:ins w:id="763" w:author="Autor">
        <w:r w:rsidR="00037571">
          <w:rPr>
            <w:rFonts w:ascii="Brill" w:eastAsia="Brill" w:hAnsi="Brill" w:cs="Brill"/>
          </w:rPr>
          <w:t>s</w:t>
        </w:r>
      </w:ins>
      <w:del w:id="764" w:author="Autor">
        <w:r w:rsidRPr="00C66272" w:rsidDel="00037571">
          <w:rPr>
            <w:rFonts w:ascii="Brill" w:eastAsia="Brill" w:hAnsi="Brill" w:cs="Brill"/>
          </w:rPr>
          <w:delText>S</w:delText>
        </w:r>
      </w:del>
      <w:r w:rsidRPr="00C66272">
        <w:rPr>
          <w:rFonts w:ascii="Brill" w:eastAsia="Brill" w:hAnsi="Brill" w:cs="Brill"/>
        </w:rPr>
        <w:t xml:space="preserve">hip </w:t>
      </w:r>
      <w:ins w:id="765" w:author="Autor">
        <w:r w:rsidR="00037571">
          <w:rPr>
            <w:rFonts w:ascii="Brill" w:eastAsia="Brill" w:hAnsi="Brill" w:cs="Brill"/>
          </w:rPr>
          <w:t>v</w:t>
        </w:r>
      </w:ins>
      <w:del w:id="766" w:author="Autor">
        <w:r w:rsidRPr="00C66272" w:rsidDel="00037571">
          <w:rPr>
            <w:rFonts w:ascii="Brill" w:eastAsia="Brill" w:hAnsi="Brill" w:cs="Brill"/>
          </w:rPr>
          <w:delText>V</w:delText>
        </w:r>
      </w:del>
      <w:r w:rsidRPr="00C66272">
        <w:rPr>
          <w:rFonts w:ascii="Brill" w:eastAsia="Brill" w:hAnsi="Brill" w:cs="Brill"/>
        </w:rPr>
        <w:t xml:space="preserve">isit. </w:t>
      </w:r>
      <w:r w:rsidRPr="00C66272">
        <w:rPr>
          <w:rFonts w:ascii="Brill" w:eastAsia="Brill" w:hAnsi="Brill" w:cs="Brill"/>
          <w:i/>
        </w:rPr>
        <w:t>Tourism in Marine Environments, 1</w:t>
      </w:r>
      <w:r w:rsidRPr="00C66272">
        <w:rPr>
          <w:rFonts w:ascii="Brill" w:eastAsia="Brill" w:hAnsi="Brill" w:cs="Brill"/>
        </w:rPr>
        <w:t>(1), 5-16.</w:t>
      </w:r>
    </w:p>
    <w:p w14:paraId="3507792A" w14:textId="3E3C5468"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Hein, C. (2019). The </w:t>
      </w:r>
      <w:ins w:id="767" w:author="Autor">
        <w:r w:rsidR="00037571">
          <w:rPr>
            <w:rFonts w:ascii="Brill" w:eastAsia="Brill" w:hAnsi="Brill" w:cs="Brill"/>
          </w:rPr>
          <w:t>p</w:t>
        </w:r>
      </w:ins>
      <w:del w:id="768" w:author="Autor">
        <w:r w:rsidRPr="00C66272" w:rsidDel="00037571">
          <w:rPr>
            <w:rFonts w:ascii="Brill" w:eastAsia="Brill" w:hAnsi="Brill" w:cs="Brill"/>
          </w:rPr>
          <w:delText>P</w:delText>
        </w:r>
      </w:del>
      <w:r w:rsidRPr="00C66272">
        <w:rPr>
          <w:rFonts w:ascii="Brill" w:eastAsia="Brill" w:hAnsi="Brill" w:cs="Brill"/>
        </w:rPr>
        <w:t xml:space="preserve">ort </w:t>
      </w:r>
      <w:ins w:id="769" w:author="Autor">
        <w:r w:rsidR="00037571">
          <w:rPr>
            <w:rFonts w:ascii="Brill" w:eastAsia="Brill" w:hAnsi="Brill" w:cs="Brill"/>
          </w:rPr>
          <w:t>c</w:t>
        </w:r>
      </w:ins>
      <w:del w:id="770" w:author="Autor">
        <w:r w:rsidRPr="00C66272" w:rsidDel="00037571">
          <w:rPr>
            <w:rFonts w:ascii="Brill" w:eastAsia="Brill" w:hAnsi="Brill" w:cs="Brill"/>
          </w:rPr>
          <w:delText>C</w:delText>
        </w:r>
      </w:del>
      <w:r w:rsidRPr="00C66272">
        <w:rPr>
          <w:rFonts w:ascii="Brill" w:eastAsia="Brill" w:hAnsi="Brill" w:cs="Brill"/>
        </w:rPr>
        <w:t xml:space="preserve">ityscape: Spatial and </w:t>
      </w:r>
      <w:ins w:id="771" w:author="Autor">
        <w:r w:rsidR="00037571">
          <w:rPr>
            <w:rFonts w:ascii="Brill" w:eastAsia="Brill" w:hAnsi="Brill" w:cs="Brill"/>
          </w:rPr>
          <w:t>i</w:t>
        </w:r>
      </w:ins>
      <w:del w:id="772" w:author="Autor">
        <w:r w:rsidRPr="00C66272" w:rsidDel="00037571">
          <w:rPr>
            <w:rFonts w:ascii="Brill" w:eastAsia="Brill" w:hAnsi="Brill" w:cs="Brill"/>
          </w:rPr>
          <w:delText>I</w:delText>
        </w:r>
      </w:del>
      <w:r w:rsidRPr="00C66272">
        <w:rPr>
          <w:rFonts w:ascii="Brill" w:eastAsia="Brill" w:hAnsi="Brill" w:cs="Brill"/>
        </w:rPr>
        <w:t xml:space="preserve">nstitutional </w:t>
      </w:r>
      <w:ins w:id="773" w:author="Autor">
        <w:r w:rsidR="00037571">
          <w:rPr>
            <w:rFonts w:ascii="Brill" w:eastAsia="Brill" w:hAnsi="Brill" w:cs="Brill"/>
          </w:rPr>
          <w:t>a</w:t>
        </w:r>
      </w:ins>
      <w:del w:id="774" w:author="Autor">
        <w:r w:rsidRPr="00C66272" w:rsidDel="00037571">
          <w:rPr>
            <w:rFonts w:ascii="Brill" w:eastAsia="Brill" w:hAnsi="Brill" w:cs="Brill"/>
          </w:rPr>
          <w:delText>A</w:delText>
        </w:r>
      </w:del>
      <w:r w:rsidRPr="00C66272">
        <w:rPr>
          <w:rFonts w:ascii="Brill" w:eastAsia="Brill" w:hAnsi="Brill" w:cs="Brill"/>
        </w:rPr>
        <w:t xml:space="preserve">pproaches to </w:t>
      </w:r>
      <w:ins w:id="775" w:author="Autor">
        <w:r w:rsidR="00037571">
          <w:rPr>
            <w:rFonts w:ascii="Brill" w:eastAsia="Brill" w:hAnsi="Brill" w:cs="Brill"/>
          </w:rPr>
          <w:t>p</w:t>
        </w:r>
      </w:ins>
      <w:del w:id="776" w:author="Autor">
        <w:r w:rsidRPr="00C66272" w:rsidDel="00037571">
          <w:rPr>
            <w:rFonts w:ascii="Brill" w:eastAsia="Brill" w:hAnsi="Brill" w:cs="Brill"/>
          </w:rPr>
          <w:delText>P</w:delText>
        </w:r>
      </w:del>
      <w:r w:rsidRPr="00C66272">
        <w:rPr>
          <w:rFonts w:ascii="Brill" w:eastAsia="Brill" w:hAnsi="Brill" w:cs="Brill"/>
        </w:rPr>
        <w:t xml:space="preserve">ort </w:t>
      </w:r>
      <w:ins w:id="777" w:author="Autor">
        <w:r w:rsidR="00037571">
          <w:rPr>
            <w:rFonts w:ascii="Brill" w:eastAsia="Brill" w:hAnsi="Brill" w:cs="Brill"/>
          </w:rPr>
          <w:t>c</w:t>
        </w:r>
      </w:ins>
      <w:del w:id="778" w:author="Autor">
        <w:r w:rsidRPr="00C66272" w:rsidDel="00037571">
          <w:rPr>
            <w:rFonts w:ascii="Brill" w:eastAsia="Brill" w:hAnsi="Brill" w:cs="Brill"/>
          </w:rPr>
          <w:delText>C</w:delText>
        </w:r>
      </w:del>
      <w:r w:rsidRPr="00C66272">
        <w:rPr>
          <w:rFonts w:ascii="Brill" w:eastAsia="Brill" w:hAnsi="Brill" w:cs="Brill"/>
        </w:rPr>
        <w:t xml:space="preserve">ity </w:t>
      </w:r>
      <w:ins w:id="779" w:author="Autor">
        <w:r w:rsidR="00037571">
          <w:rPr>
            <w:rFonts w:ascii="Brill" w:eastAsia="Brill" w:hAnsi="Brill" w:cs="Brill"/>
          </w:rPr>
          <w:t>r</w:t>
        </w:r>
      </w:ins>
      <w:del w:id="780" w:author="Autor">
        <w:r w:rsidRPr="00C66272" w:rsidDel="00037571">
          <w:rPr>
            <w:rFonts w:ascii="Brill" w:eastAsia="Brill" w:hAnsi="Brill" w:cs="Brill"/>
          </w:rPr>
          <w:delText>R</w:delText>
        </w:r>
      </w:del>
      <w:r w:rsidRPr="00C66272">
        <w:rPr>
          <w:rFonts w:ascii="Brill" w:eastAsia="Brill" w:hAnsi="Brill" w:cs="Brill"/>
        </w:rPr>
        <w:t xml:space="preserve">elationships. </w:t>
      </w:r>
      <w:proofErr w:type="spellStart"/>
      <w:r w:rsidRPr="00C66272">
        <w:rPr>
          <w:rFonts w:ascii="Brill" w:eastAsia="Brill" w:hAnsi="Brill" w:cs="Brill"/>
          <w:i/>
        </w:rPr>
        <w:t>PORTUSplus</w:t>
      </w:r>
      <w:proofErr w:type="spellEnd"/>
      <w:r w:rsidRPr="00C66272">
        <w:rPr>
          <w:rFonts w:ascii="Brill" w:eastAsia="Brill" w:hAnsi="Brill" w:cs="Brill"/>
          <w:i/>
        </w:rPr>
        <w:t xml:space="preserve">, </w:t>
      </w:r>
      <w:commentRangeStart w:id="781"/>
      <w:commentRangeStart w:id="782"/>
      <w:r w:rsidRPr="00C66272">
        <w:rPr>
          <w:rFonts w:ascii="Brill" w:eastAsia="Brill" w:hAnsi="Brill" w:cs="Brill"/>
          <w:i/>
        </w:rPr>
        <w:t>8</w:t>
      </w:r>
      <w:r w:rsidRPr="00C66272">
        <w:rPr>
          <w:rFonts w:ascii="Brill" w:eastAsia="Brill" w:hAnsi="Brill" w:cs="Brill"/>
        </w:rPr>
        <w:t>(Special Issue</w:t>
      </w:r>
      <w:commentRangeEnd w:id="781"/>
      <w:r w:rsidR="00037571">
        <w:rPr>
          <w:rStyle w:val="Odwoaniedokomentarza"/>
          <w:lang w:val="en-AU"/>
        </w:rPr>
        <w:commentReference w:id="781"/>
      </w:r>
      <w:commentRangeEnd w:id="782"/>
      <w:r w:rsidR="0015539E">
        <w:rPr>
          <w:rStyle w:val="Odwoaniedokomentarza"/>
          <w:lang w:val="en-AU"/>
        </w:rPr>
        <w:commentReference w:id="782"/>
      </w:r>
      <w:r w:rsidRPr="00C66272">
        <w:rPr>
          <w:rFonts w:ascii="Brill" w:eastAsia="Brill" w:hAnsi="Brill" w:cs="Brill"/>
        </w:rPr>
        <w:t>)</w:t>
      </w:r>
      <w:ins w:id="783" w:author="Autor">
        <w:r w:rsidR="0015539E">
          <w:rPr>
            <w:rFonts w:ascii="Brill" w:eastAsia="Brill" w:hAnsi="Brill" w:cs="Brill"/>
          </w:rPr>
          <w:t xml:space="preserve">, 1-8. </w:t>
        </w:r>
      </w:ins>
      <w:del w:id="784" w:author="Autor">
        <w:r w:rsidRPr="00C66272" w:rsidDel="0015539E">
          <w:rPr>
            <w:rFonts w:ascii="Brill" w:eastAsia="Brill" w:hAnsi="Brill" w:cs="Brill"/>
          </w:rPr>
          <w:delText>.</w:delText>
        </w:r>
      </w:del>
    </w:p>
    <w:p w14:paraId="3507792B" w14:textId="6F51CE1C"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Hein, C. (2021). Port </w:t>
      </w:r>
      <w:ins w:id="785" w:author="Autor">
        <w:r w:rsidR="00037571">
          <w:rPr>
            <w:rFonts w:ascii="Brill" w:eastAsia="Brill" w:hAnsi="Brill" w:cs="Brill"/>
          </w:rPr>
          <w:t>c</w:t>
        </w:r>
      </w:ins>
      <w:del w:id="786" w:author="Autor">
        <w:r w:rsidRPr="00C66272" w:rsidDel="00037571">
          <w:rPr>
            <w:rFonts w:ascii="Brill" w:eastAsia="Brill" w:hAnsi="Brill" w:cs="Brill"/>
          </w:rPr>
          <w:delText>C</w:delText>
        </w:r>
      </w:del>
      <w:r w:rsidRPr="00C66272">
        <w:rPr>
          <w:rFonts w:ascii="Brill" w:eastAsia="Brill" w:hAnsi="Brill" w:cs="Brill"/>
        </w:rPr>
        <w:t xml:space="preserve">ity </w:t>
      </w:r>
      <w:ins w:id="787" w:author="Autor">
        <w:r w:rsidR="00037571">
          <w:rPr>
            <w:rFonts w:ascii="Brill" w:eastAsia="Brill" w:hAnsi="Brill" w:cs="Brill"/>
          </w:rPr>
          <w:t>p</w:t>
        </w:r>
      </w:ins>
      <w:del w:id="788" w:author="Autor">
        <w:r w:rsidRPr="00C66272" w:rsidDel="00037571">
          <w:rPr>
            <w:rFonts w:ascii="Brill" w:eastAsia="Brill" w:hAnsi="Brill" w:cs="Brill"/>
          </w:rPr>
          <w:delText>P</w:delText>
        </w:r>
      </w:del>
      <w:r w:rsidRPr="00C66272">
        <w:rPr>
          <w:rFonts w:ascii="Brill" w:eastAsia="Brill" w:hAnsi="Brill" w:cs="Brill"/>
        </w:rPr>
        <w:t xml:space="preserve">orosity: Boundaries, </w:t>
      </w:r>
      <w:ins w:id="789" w:author="Autor">
        <w:r w:rsidR="00037571">
          <w:rPr>
            <w:rFonts w:ascii="Brill" w:eastAsia="Brill" w:hAnsi="Brill" w:cs="Brill"/>
          </w:rPr>
          <w:t>f</w:t>
        </w:r>
      </w:ins>
      <w:del w:id="790" w:author="Autor">
        <w:r w:rsidRPr="00C66272" w:rsidDel="00037571">
          <w:rPr>
            <w:rFonts w:ascii="Brill" w:eastAsia="Brill" w:hAnsi="Brill" w:cs="Brill"/>
          </w:rPr>
          <w:delText>F</w:delText>
        </w:r>
      </w:del>
      <w:r w:rsidRPr="00C66272">
        <w:rPr>
          <w:rFonts w:ascii="Brill" w:eastAsia="Brill" w:hAnsi="Brill" w:cs="Brill"/>
        </w:rPr>
        <w:t xml:space="preserve">lows and </w:t>
      </w:r>
      <w:ins w:id="791" w:author="Autor">
        <w:r w:rsidR="00037571">
          <w:rPr>
            <w:rFonts w:ascii="Brill" w:eastAsia="Brill" w:hAnsi="Brill" w:cs="Brill"/>
          </w:rPr>
          <w:t>t</w:t>
        </w:r>
      </w:ins>
      <w:del w:id="792" w:author="Autor">
        <w:r w:rsidRPr="00C66272" w:rsidDel="00037571">
          <w:rPr>
            <w:rFonts w:ascii="Brill" w:eastAsia="Brill" w:hAnsi="Brill" w:cs="Brill"/>
          </w:rPr>
          <w:delText>T</w:delText>
        </w:r>
      </w:del>
      <w:r w:rsidRPr="00C66272">
        <w:rPr>
          <w:rFonts w:ascii="Brill" w:eastAsia="Brill" w:hAnsi="Brill" w:cs="Brill"/>
        </w:rPr>
        <w:t xml:space="preserve">erritories. </w:t>
      </w:r>
      <w:r w:rsidRPr="00C66272">
        <w:rPr>
          <w:rFonts w:ascii="Brill" w:eastAsia="Brill" w:hAnsi="Brill" w:cs="Brill"/>
          <w:i/>
        </w:rPr>
        <w:t>Urban Planning, 6</w:t>
      </w:r>
      <w:r w:rsidRPr="00C66272">
        <w:rPr>
          <w:rFonts w:ascii="Brill" w:eastAsia="Brill" w:hAnsi="Brill" w:cs="Brill"/>
        </w:rPr>
        <w:t>(3), 1-9.</w:t>
      </w:r>
    </w:p>
    <w:p w14:paraId="3507792C" w14:textId="0667080C"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Hein, C., &amp; Schubert, D. (2021a). Resilience, </w:t>
      </w:r>
      <w:ins w:id="793" w:author="Autor">
        <w:r w:rsidR="00037571">
          <w:rPr>
            <w:rFonts w:ascii="Brill" w:eastAsia="Brill" w:hAnsi="Brill" w:cs="Brill"/>
          </w:rPr>
          <w:t>d</w:t>
        </w:r>
      </w:ins>
      <w:del w:id="794" w:author="Autor">
        <w:r w:rsidRPr="00C66272" w:rsidDel="00037571">
          <w:rPr>
            <w:rFonts w:ascii="Brill" w:eastAsia="Brill" w:hAnsi="Brill" w:cs="Brill"/>
          </w:rPr>
          <w:delText>D</w:delText>
        </w:r>
      </w:del>
      <w:r w:rsidRPr="00C66272">
        <w:rPr>
          <w:rFonts w:ascii="Brill" w:eastAsia="Brill" w:hAnsi="Brill" w:cs="Brill"/>
        </w:rPr>
        <w:t xml:space="preserve">isaster and </w:t>
      </w:r>
      <w:ins w:id="795" w:author="Autor">
        <w:r w:rsidR="00037571">
          <w:rPr>
            <w:rFonts w:ascii="Brill" w:eastAsia="Brill" w:hAnsi="Brill" w:cs="Brill"/>
          </w:rPr>
          <w:t>r</w:t>
        </w:r>
      </w:ins>
      <w:del w:id="796" w:author="Autor">
        <w:r w:rsidRPr="00C66272" w:rsidDel="00037571">
          <w:rPr>
            <w:rFonts w:ascii="Brill" w:eastAsia="Brill" w:hAnsi="Brill" w:cs="Brill"/>
          </w:rPr>
          <w:delText>R</w:delText>
        </w:r>
      </w:del>
      <w:r w:rsidRPr="00C66272">
        <w:rPr>
          <w:rFonts w:ascii="Brill" w:eastAsia="Brill" w:hAnsi="Brill" w:cs="Brill"/>
        </w:rPr>
        <w:t xml:space="preserve">ebuilding in </w:t>
      </w:r>
      <w:ins w:id="797" w:author="Autor">
        <w:r w:rsidR="00037571">
          <w:rPr>
            <w:rFonts w:ascii="Brill" w:eastAsia="Brill" w:hAnsi="Brill" w:cs="Brill"/>
          </w:rPr>
          <w:t>m</w:t>
        </w:r>
      </w:ins>
      <w:del w:id="798" w:author="Autor">
        <w:r w:rsidRPr="00C66272" w:rsidDel="00037571">
          <w:rPr>
            <w:rFonts w:ascii="Brill" w:eastAsia="Brill" w:hAnsi="Brill" w:cs="Brill"/>
          </w:rPr>
          <w:delText>M</w:delText>
        </w:r>
      </w:del>
      <w:r w:rsidRPr="00C66272">
        <w:rPr>
          <w:rFonts w:ascii="Brill" w:eastAsia="Brill" w:hAnsi="Brill" w:cs="Brill"/>
        </w:rPr>
        <w:t xml:space="preserve">odern </w:t>
      </w:r>
      <w:ins w:id="799" w:author="Autor">
        <w:r w:rsidR="00037571">
          <w:rPr>
            <w:rFonts w:ascii="Brill" w:eastAsia="Brill" w:hAnsi="Brill" w:cs="Brill"/>
          </w:rPr>
          <w:t>p</w:t>
        </w:r>
      </w:ins>
      <w:del w:id="800" w:author="Autor">
        <w:r w:rsidRPr="00C66272" w:rsidDel="00037571">
          <w:rPr>
            <w:rFonts w:ascii="Brill" w:eastAsia="Brill" w:hAnsi="Brill" w:cs="Brill"/>
          </w:rPr>
          <w:delText>P</w:delText>
        </w:r>
      </w:del>
      <w:r w:rsidRPr="00C66272">
        <w:rPr>
          <w:rFonts w:ascii="Brill" w:eastAsia="Brill" w:hAnsi="Brill" w:cs="Brill"/>
        </w:rPr>
        <w:t xml:space="preserve">ort </w:t>
      </w:r>
      <w:ins w:id="801" w:author="Autor">
        <w:r w:rsidR="00037571">
          <w:rPr>
            <w:rFonts w:ascii="Brill" w:eastAsia="Brill" w:hAnsi="Brill" w:cs="Brill"/>
          </w:rPr>
          <w:t>c</w:t>
        </w:r>
      </w:ins>
      <w:del w:id="802" w:author="Autor">
        <w:r w:rsidRPr="00C66272" w:rsidDel="00037571">
          <w:rPr>
            <w:rFonts w:ascii="Brill" w:eastAsia="Brill" w:hAnsi="Brill" w:cs="Brill"/>
          </w:rPr>
          <w:delText>C</w:delText>
        </w:r>
      </w:del>
      <w:r w:rsidRPr="00C66272">
        <w:rPr>
          <w:rFonts w:ascii="Brill" w:eastAsia="Brill" w:hAnsi="Brill" w:cs="Brill"/>
        </w:rPr>
        <w:t xml:space="preserve">ities. </w:t>
      </w:r>
      <w:r w:rsidRPr="00C66272">
        <w:rPr>
          <w:rFonts w:ascii="Brill" w:eastAsia="Brill" w:hAnsi="Brill" w:cs="Brill"/>
          <w:i/>
        </w:rPr>
        <w:t>Journal of Urban History, 47</w:t>
      </w:r>
      <w:r w:rsidRPr="00C66272">
        <w:rPr>
          <w:rFonts w:ascii="Brill" w:eastAsia="Brill" w:hAnsi="Brill" w:cs="Brill"/>
        </w:rPr>
        <w:t>(2), 235-249.</w:t>
      </w:r>
    </w:p>
    <w:p w14:paraId="3507792D" w14:textId="7ED3EDF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Hein, C., &amp; Schubert, D. (2021b). Resilience and </w:t>
      </w:r>
      <w:ins w:id="803" w:author="Autor">
        <w:r w:rsidR="00037571">
          <w:rPr>
            <w:rFonts w:ascii="Brill" w:eastAsia="Brill" w:hAnsi="Brill" w:cs="Brill"/>
          </w:rPr>
          <w:t>p</w:t>
        </w:r>
      </w:ins>
      <w:del w:id="804" w:author="Autor">
        <w:r w:rsidRPr="00C66272" w:rsidDel="00037571">
          <w:rPr>
            <w:rFonts w:ascii="Brill" w:eastAsia="Brill" w:hAnsi="Brill" w:cs="Brill"/>
          </w:rPr>
          <w:delText>P</w:delText>
        </w:r>
      </w:del>
      <w:r w:rsidRPr="00C66272">
        <w:rPr>
          <w:rFonts w:ascii="Brill" w:eastAsia="Brill" w:hAnsi="Brill" w:cs="Brill"/>
        </w:rPr>
        <w:t xml:space="preserve">ath </w:t>
      </w:r>
      <w:ins w:id="805" w:author="Autor">
        <w:r w:rsidR="00037571">
          <w:rPr>
            <w:rFonts w:ascii="Brill" w:eastAsia="Brill" w:hAnsi="Brill" w:cs="Brill"/>
          </w:rPr>
          <w:t>d</w:t>
        </w:r>
      </w:ins>
      <w:del w:id="806" w:author="Autor">
        <w:r w:rsidRPr="00C66272" w:rsidDel="00037571">
          <w:rPr>
            <w:rFonts w:ascii="Brill" w:eastAsia="Brill" w:hAnsi="Brill" w:cs="Brill"/>
          </w:rPr>
          <w:delText>D</w:delText>
        </w:r>
      </w:del>
      <w:r w:rsidRPr="00C66272">
        <w:rPr>
          <w:rFonts w:ascii="Brill" w:eastAsia="Brill" w:hAnsi="Brill" w:cs="Brill"/>
        </w:rPr>
        <w:t xml:space="preserve">ependence: A </w:t>
      </w:r>
      <w:ins w:id="807" w:author="Autor">
        <w:r w:rsidR="00037571">
          <w:rPr>
            <w:rFonts w:ascii="Brill" w:eastAsia="Brill" w:hAnsi="Brill" w:cs="Brill"/>
          </w:rPr>
          <w:t>c</w:t>
        </w:r>
      </w:ins>
      <w:del w:id="808" w:author="Autor">
        <w:r w:rsidRPr="00C66272" w:rsidDel="00037571">
          <w:rPr>
            <w:rFonts w:ascii="Brill" w:eastAsia="Brill" w:hAnsi="Brill" w:cs="Brill"/>
          </w:rPr>
          <w:delText>C</w:delText>
        </w:r>
      </w:del>
      <w:r w:rsidRPr="00C66272">
        <w:rPr>
          <w:rFonts w:ascii="Brill" w:eastAsia="Brill" w:hAnsi="Brill" w:cs="Brill"/>
        </w:rPr>
        <w:t xml:space="preserve">omparative </w:t>
      </w:r>
      <w:ins w:id="809" w:author="Autor">
        <w:r w:rsidR="00037571">
          <w:rPr>
            <w:rFonts w:ascii="Brill" w:eastAsia="Brill" w:hAnsi="Brill" w:cs="Brill"/>
          </w:rPr>
          <w:t>s</w:t>
        </w:r>
      </w:ins>
      <w:del w:id="810" w:author="Autor">
        <w:r w:rsidRPr="00C66272" w:rsidDel="00037571">
          <w:rPr>
            <w:rFonts w:ascii="Brill" w:eastAsia="Brill" w:hAnsi="Brill" w:cs="Brill"/>
          </w:rPr>
          <w:delText>S</w:delText>
        </w:r>
      </w:del>
      <w:r w:rsidRPr="00C66272">
        <w:rPr>
          <w:rFonts w:ascii="Brill" w:eastAsia="Brill" w:hAnsi="Brill" w:cs="Brill"/>
        </w:rPr>
        <w:t xml:space="preserve">tudy of the </w:t>
      </w:r>
      <w:ins w:id="811" w:author="Autor">
        <w:r w:rsidR="00037571">
          <w:rPr>
            <w:rFonts w:ascii="Brill" w:eastAsia="Brill" w:hAnsi="Brill" w:cs="Brill"/>
          </w:rPr>
          <w:t>p</w:t>
        </w:r>
      </w:ins>
      <w:del w:id="812" w:author="Autor">
        <w:r w:rsidRPr="00C66272" w:rsidDel="00037571">
          <w:rPr>
            <w:rFonts w:ascii="Brill" w:eastAsia="Brill" w:hAnsi="Brill" w:cs="Brill"/>
          </w:rPr>
          <w:delText>P</w:delText>
        </w:r>
      </w:del>
      <w:r w:rsidRPr="00C66272">
        <w:rPr>
          <w:rFonts w:ascii="Brill" w:eastAsia="Brill" w:hAnsi="Brill" w:cs="Brill"/>
        </w:rPr>
        <w:t xml:space="preserve">ort </w:t>
      </w:r>
      <w:ins w:id="813" w:author="Autor">
        <w:r w:rsidR="00037571">
          <w:rPr>
            <w:rFonts w:ascii="Brill" w:eastAsia="Brill" w:hAnsi="Brill" w:cs="Brill"/>
          </w:rPr>
          <w:t>c</w:t>
        </w:r>
      </w:ins>
      <w:del w:id="814" w:author="Autor">
        <w:r w:rsidRPr="00C66272" w:rsidDel="00037571">
          <w:rPr>
            <w:rFonts w:ascii="Brill" w:eastAsia="Brill" w:hAnsi="Brill" w:cs="Brill"/>
          </w:rPr>
          <w:delText>C</w:delText>
        </w:r>
      </w:del>
      <w:r w:rsidRPr="00C66272">
        <w:rPr>
          <w:rFonts w:ascii="Brill" w:eastAsia="Brill" w:hAnsi="Brill" w:cs="Brill"/>
        </w:rPr>
        <w:t xml:space="preserve">ities of London, Hamburg, and Philadelphia. </w:t>
      </w:r>
      <w:r w:rsidRPr="00C66272">
        <w:rPr>
          <w:rFonts w:ascii="Brill" w:eastAsia="Brill" w:hAnsi="Brill" w:cs="Brill"/>
          <w:i/>
        </w:rPr>
        <w:t>Journal of Urban History, 47</w:t>
      </w:r>
      <w:r w:rsidRPr="00C66272">
        <w:rPr>
          <w:rFonts w:ascii="Brill" w:eastAsia="Brill" w:hAnsi="Brill" w:cs="Brill"/>
        </w:rPr>
        <w:t>(2), 389-419.</w:t>
      </w:r>
    </w:p>
    <w:p w14:paraId="3507792E" w14:textId="5BAD093A" w:rsidR="00CB3FC9" w:rsidRPr="0015539E" w:rsidRDefault="00C55FA1" w:rsidP="00F62668">
      <w:pPr>
        <w:spacing w:line="360" w:lineRule="auto"/>
        <w:ind w:left="426" w:right="-188" w:hanging="426"/>
        <w:jc w:val="both"/>
        <w:rPr>
          <w:rFonts w:ascii="Brill" w:eastAsia="Brill" w:hAnsi="Brill" w:cs="Brill"/>
        </w:rPr>
      </w:pPr>
      <w:r w:rsidRPr="0015539E">
        <w:rPr>
          <w:rFonts w:ascii="Brill" w:eastAsia="Brill" w:hAnsi="Brill" w:cs="Brill"/>
        </w:rPr>
        <w:t>Horton, B. P., Khan, N. S., Cahill, N., Lee, J. S. H., Shaw, T. A., Garner</w:t>
      </w:r>
      <w:commentRangeStart w:id="815"/>
      <w:r w:rsidRPr="0015539E">
        <w:rPr>
          <w:rFonts w:ascii="Brill" w:eastAsia="Brill" w:hAnsi="Brill" w:cs="Brill"/>
        </w:rPr>
        <w:t xml:space="preserve">, A. J., </w:t>
      </w:r>
      <w:ins w:id="816" w:author="Autor">
        <w:r w:rsidR="0015539E" w:rsidRPr="00F34A6C">
          <w:rPr>
            <w:rFonts w:ascii="Brill" w:hAnsi="Brill" w:cs="Arial"/>
            <w:color w:val="222222"/>
            <w:shd w:val="clear" w:color="auto" w:fill="FFFFFF"/>
            <w:rPrChange w:id="817" w:author="Autor">
              <w:rPr>
                <w:rFonts w:ascii="Arial" w:hAnsi="Arial" w:cs="Arial"/>
                <w:color w:val="222222"/>
                <w:sz w:val="20"/>
                <w:szCs w:val="20"/>
                <w:shd w:val="clear" w:color="auto" w:fill="FFFFFF"/>
              </w:rPr>
            </w:rPrChange>
          </w:rPr>
          <w:t xml:space="preserve">Kemp, A.C., Engelhart, S.E., </w:t>
        </w:r>
      </w:ins>
      <w:del w:id="818" w:author="Autor">
        <w:r w:rsidRPr="0015539E" w:rsidDel="0015539E">
          <w:rPr>
            <w:rFonts w:ascii="Brill" w:eastAsia="Brill" w:hAnsi="Brill" w:cs="Brill"/>
          </w:rPr>
          <w:delText xml:space="preserve">... </w:delText>
        </w:r>
      </w:del>
      <w:proofErr w:type="spellStart"/>
      <w:r w:rsidRPr="0015539E">
        <w:rPr>
          <w:rFonts w:ascii="Brill" w:eastAsia="Brill" w:hAnsi="Brill" w:cs="Brill"/>
        </w:rPr>
        <w:t>Rahmstorf</w:t>
      </w:r>
      <w:commentRangeEnd w:id="815"/>
      <w:proofErr w:type="spellEnd"/>
      <w:r w:rsidR="00037571" w:rsidRPr="00F34A6C">
        <w:rPr>
          <w:rStyle w:val="Odwoaniedokomentarza"/>
          <w:rFonts w:ascii="Brill" w:hAnsi="Brill"/>
          <w:sz w:val="24"/>
          <w:szCs w:val="24"/>
          <w:lang w:val="en-AU"/>
          <w:rPrChange w:id="819" w:author="Autor">
            <w:rPr>
              <w:rStyle w:val="Odwoaniedokomentarza"/>
              <w:lang w:val="en-AU"/>
            </w:rPr>
          </w:rPrChange>
        </w:rPr>
        <w:commentReference w:id="815"/>
      </w:r>
      <w:r w:rsidRPr="0015539E">
        <w:rPr>
          <w:rFonts w:ascii="Brill" w:eastAsia="Brill" w:hAnsi="Brill" w:cs="Brill"/>
        </w:rPr>
        <w:t xml:space="preserve">, S. (2020). </w:t>
      </w:r>
      <w:ins w:id="820" w:author="Autor">
        <w:r w:rsidR="00037571" w:rsidRPr="0015539E">
          <w:rPr>
            <w:rFonts w:ascii="Brill" w:eastAsia="Brill" w:hAnsi="Brill" w:cs="Brill"/>
          </w:rPr>
          <w:t>e</w:t>
        </w:r>
      </w:ins>
      <w:del w:id="821" w:author="Autor">
        <w:r w:rsidRPr="0015539E" w:rsidDel="00037571">
          <w:rPr>
            <w:rFonts w:ascii="Brill" w:eastAsia="Brill" w:hAnsi="Brill" w:cs="Brill"/>
          </w:rPr>
          <w:delText>E</w:delText>
        </w:r>
      </w:del>
      <w:r w:rsidRPr="0015539E">
        <w:rPr>
          <w:rFonts w:ascii="Brill" w:eastAsia="Brill" w:hAnsi="Brill" w:cs="Brill"/>
        </w:rPr>
        <w:t xml:space="preserve">stimating </w:t>
      </w:r>
      <w:ins w:id="822" w:author="Autor">
        <w:r w:rsidR="00037571" w:rsidRPr="0015539E">
          <w:rPr>
            <w:rFonts w:ascii="Brill" w:eastAsia="Brill" w:hAnsi="Brill" w:cs="Brill"/>
          </w:rPr>
          <w:t>g</w:t>
        </w:r>
      </w:ins>
      <w:del w:id="823" w:author="Autor">
        <w:r w:rsidRPr="0015539E" w:rsidDel="00037571">
          <w:rPr>
            <w:rFonts w:ascii="Brill" w:eastAsia="Brill" w:hAnsi="Brill" w:cs="Brill"/>
          </w:rPr>
          <w:delText>G</w:delText>
        </w:r>
      </w:del>
      <w:r w:rsidRPr="0015539E">
        <w:rPr>
          <w:rFonts w:ascii="Brill" w:eastAsia="Brill" w:hAnsi="Brill" w:cs="Brill"/>
        </w:rPr>
        <w:t xml:space="preserve">lobal </w:t>
      </w:r>
      <w:ins w:id="824" w:author="Autor">
        <w:r w:rsidR="00037571" w:rsidRPr="0015539E">
          <w:rPr>
            <w:rFonts w:ascii="Brill" w:eastAsia="Brill" w:hAnsi="Brill" w:cs="Brill"/>
          </w:rPr>
          <w:t>m</w:t>
        </w:r>
      </w:ins>
      <w:del w:id="825" w:author="Autor">
        <w:r w:rsidRPr="0015539E" w:rsidDel="00037571">
          <w:rPr>
            <w:rFonts w:ascii="Brill" w:eastAsia="Brill" w:hAnsi="Brill" w:cs="Brill"/>
          </w:rPr>
          <w:delText>M</w:delText>
        </w:r>
      </w:del>
      <w:r w:rsidRPr="0015539E">
        <w:rPr>
          <w:rFonts w:ascii="Brill" w:eastAsia="Brill" w:hAnsi="Brill" w:cs="Brill"/>
        </w:rPr>
        <w:t xml:space="preserve">ean </w:t>
      </w:r>
      <w:ins w:id="826" w:author="Autor">
        <w:r w:rsidR="00037571" w:rsidRPr="0015539E">
          <w:rPr>
            <w:rFonts w:ascii="Brill" w:eastAsia="Brill" w:hAnsi="Brill" w:cs="Brill"/>
          </w:rPr>
          <w:t>s</w:t>
        </w:r>
      </w:ins>
      <w:del w:id="827" w:author="Autor">
        <w:r w:rsidRPr="0015539E" w:rsidDel="00037571">
          <w:rPr>
            <w:rFonts w:ascii="Brill" w:eastAsia="Brill" w:hAnsi="Brill" w:cs="Brill"/>
          </w:rPr>
          <w:delText>S</w:delText>
        </w:r>
      </w:del>
      <w:r w:rsidRPr="0015539E">
        <w:rPr>
          <w:rFonts w:ascii="Brill" w:eastAsia="Brill" w:hAnsi="Brill" w:cs="Brill"/>
        </w:rPr>
        <w:t xml:space="preserve">ea-level </w:t>
      </w:r>
      <w:ins w:id="828" w:author="Autor">
        <w:r w:rsidR="00037571" w:rsidRPr="0015539E">
          <w:rPr>
            <w:rFonts w:ascii="Brill" w:eastAsia="Brill" w:hAnsi="Brill" w:cs="Brill"/>
          </w:rPr>
          <w:t>r</w:t>
        </w:r>
      </w:ins>
      <w:del w:id="829" w:author="Autor">
        <w:r w:rsidRPr="0015539E" w:rsidDel="00037571">
          <w:rPr>
            <w:rFonts w:ascii="Brill" w:eastAsia="Brill" w:hAnsi="Brill" w:cs="Brill"/>
          </w:rPr>
          <w:delText>R</w:delText>
        </w:r>
      </w:del>
      <w:r w:rsidRPr="0015539E">
        <w:rPr>
          <w:rFonts w:ascii="Brill" w:eastAsia="Brill" w:hAnsi="Brill" w:cs="Brill"/>
        </w:rPr>
        <w:t xml:space="preserve">ise and its </w:t>
      </w:r>
      <w:ins w:id="830" w:author="Autor">
        <w:r w:rsidR="00037571" w:rsidRPr="0015539E">
          <w:rPr>
            <w:rFonts w:ascii="Brill" w:eastAsia="Brill" w:hAnsi="Brill" w:cs="Brill"/>
          </w:rPr>
          <w:t>u</w:t>
        </w:r>
      </w:ins>
      <w:del w:id="831" w:author="Autor">
        <w:r w:rsidRPr="0015539E" w:rsidDel="00037571">
          <w:rPr>
            <w:rFonts w:ascii="Brill" w:eastAsia="Brill" w:hAnsi="Brill" w:cs="Brill"/>
          </w:rPr>
          <w:delText>U</w:delText>
        </w:r>
      </w:del>
      <w:r w:rsidRPr="0015539E">
        <w:rPr>
          <w:rFonts w:ascii="Brill" w:eastAsia="Brill" w:hAnsi="Brill" w:cs="Brill"/>
        </w:rPr>
        <w:t xml:space="preserve">ncertainties by 2100 and 2300 from an </w:t>
      </w:r>
      <w:ins w:id="832" w:author="Autor">
        <w:r w:rsidR="00037571" w:rsidRPr="0015539E">
          <w:rPr>
            <w:rFonts w:ascii="Brill" w:eastAsia="Brill" w:hAnsi="Brill" w:cs="Brill"/>
          </w:rPr>
          <w:t>e</w:t>
        </w:r>
      </w:ins>
      <w:del w:id="833" w:author="Autor">
        <w:r w:rsidRPr="0015539E" w:rsidDel="00037571">
          <w:rPr>
            <w:rFonts w:ascii="Brill" w:eastAsia="Brill" w:hAnsi="Brill" w:cs="Brill"/>
          </w:rPr>
          <w:delText>E</w:delText>
        </w:r>
      </w:del>
      <w:r w:rsidRPr="0015539E">
        <w:rPr>
          <w:rFonts w:ascii="Brill" w:eastAsia="Brill" w:hAnsi="Brill" w:cs="Brill"/>
        </w:rPr>
        <w:t xml:space="preserve">xpert </w:t>
      </w:r>
      <w:ins w:id="834" w:author="Autor">
        <w:r w:rsidR="00037571" w:rsidRPr="0015539E">
          <w:rPr>
            <w:rFonts w:ascii="Brill" w:eastAsia="Brill" w:hAnsi="Brill" w:cs="Brill"/>
          </w:rPr>
          <w:t>s</w:t>
        </w:r>
      </w:ins>
      <w:del w:id="835" w:author="Autor">
        <w:r w:rsidRPr="0015539E" w:rsidDel="00037571">
          <w:rPr>
            <w:rFonts w:ascii="Brill" w:eastAsia="Brill" w:hAnsi="Brill" w:cs="Brill"/>
          </w:rPr>
          <w:delText>S</w:delText>
        </w:r>
      </w:del>
      <w:r w:rsidRPr="0015539E">
        <w:rPr>
          <w:rFonts w:ascii="Brill" w:eastAsia="Brill" w:hAnsi="Brill" w:cs="Brill"/>
        </w:rPr>
        <w:t xml:space="preserve">urvey. </w:t>
      </w:r>
      <w:proofErr w:type="spellStart"/>
      <w:r w:rsidRPr="0015539E">
        <w:rPr>
          <w:rFonts w:ascii="Brill" w:eastAsia="Brill" w:hAnsi="Brill" w:cs="Brill"/>
          <w:i/>
        </w:rPr>
        <w:t>npj</w:t>
      </w:r>
      <w:proofErr w:type="spellEnd"/>
      <w:r w:rsidRPr="0015539E">
        <w:rPr>
          <w:rFonts w:ascii="Brill" w:eastAsia="Brill" w:hAnsi="Brill" w:cs="Brill"/>
          <w:i/>
        </w:rPr>
        <w:t xml:space="preserve"> Climate and Atmospheric Science, 3</w:t>
      </w:r>
      <w:ins w:id="836" w:author="Autor">
        <w:r w:rsidR="0015539E" w:rsidRPr="00F34A6C">
          <w:rPr>
            <w:rFonts w:ascii="Brill" w:eastAsia="Brill" w:hAnsi="Brill" w:cs="Brill"/>
            <w:iCs/>
            <w:rPrChange w:id="837" w:author="Autor">
              <w:rPr>
                <w:rFonts w:ascii="Brill" w:eastAsia="Brill" w:hAnsi="Brill" w:cs="Brill"/>
                <w:i/>
              </w:rPr>
            </w:rPrChange>
          </w:rPr>
          <w:t>(1)</w:t>
        </w:r>
      </w:ins>
      <w:r w:rsidRPr="0015539E">
        <w:rPr>
          <w:rFonts w:ascii="Brill" w:eastAsia="Brill" w:hAnsi="Brill" w:cs="Brill"/>
          <w:iCs/>
        </w:rPr>
        <w:t>,</w:t>
      </w:r>
      <w:r w:rsidRPr="0015539E">
        <w:rPr>
          <w:rFonts w:ascii="Brill" w:eastAsia="Brill" w:hAnsi="Brill" w:cs="Brill"/>
        </w:rPr>
        <w:t xml:space="preserve"> 18.</w:t>
      </w:r>
    </w:p>
    <w:p w14:paraId="3507792F" w14:textId="4121292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lastRenderedPageBreak/>
        <w:t xml:space="preserve">Hurlimann, A., Barnett, J., Fincher, R., </w:t>
      </w:r>
      <w:proofErr w:type="spellStart"/>
      <w:r w:rsidRPr="00C66272">
        <w:rPr>
          <w:rFonts w:ascii="Brill" w:eastAsia="Brill" w:hAnsi="Brill" w:cs="Brill"/>
        </w:rPr>
        <w:t>Osbaldiston</w:t>
      </w:r>
      <w:proofErr w:type="spellEnd"/>
      <w:r w:rsidRPr="00C66272">
        <w:rPr>
          <w:rFonts w:ascii="Brill" w:eastAsia="Brill" w:hAnsi="Brill" w:cs="Brill"/>
        </w:rPr>
        <w:t xml:space="preserve">, N., </w:t>
      </w:r>
      <w:proofErr w:type="spellStart"/>
      <w:r w:rsidRPr="00C66272">
        <w:rPr>
          <w:rFonts w:ascii="Brill" w:eastAsia="Brill" w:hAnsi="Brill" w:cs="Brill"/>
        </w:rPr>
        <w:t>Mortreux</w:t>
      </w:r>
      <w:proofErr w:type="spellEnd"/>
      <w:r w:rsidRPr="00C66272">
        <w:rPr>
          <w:rFonts w:ascii="Brill" w:eastAsia="Brill" w:hAnsi="Brill" w:cs="Brill"/>
        </w:rPr>
        <w:t xml:space="preserve">, C., &amp; Graham, S. (2014). Urban </w:t>
      </w:r>
      <w:ins w:id="838" w:author="Autor">
        <w:r w:rsidR="00037571">
          <w:rPr>
            <w:rFonts w:ascii="Brill" w:eastAsia="Brill" w:hAnsi="Brill" w:cs="Brill"/>
          </w:rPr>
          <w:t>p</w:t>
        </w:r>
      </w:ins>
      <w:del w:id="839" w:author="Autor">
        <w:r w:rsidRPr="00C66272" w:rsidDel="00037571">
          <w:rPr>
            <w:rFonts w:ascii="Brill" w:eastAsia="Brill" w:hAnsi="Brill" w:cs="Brill"/>
          </w:rPr>
          <w:delText>P</w:delText>
        </w:r>
      </w:del>
      <w:r w:rsidRPr="00C66272">
        <w:rPr>
          <w:rFonts w:ascii="Brill" w:eastAsia="Brill" w:hAnsi="Brill" w:cs="Brill"/>
        </w:rPr>
        <w:t xml:space="preserve">lanning and </w:t>
      </w:r>
      <w:ins w:id="840" w:author="Autor">
        <w:r w:rsidR="00037571">
          <w:rPr>
            <w:rFonts w:ascii="Brill" w:eastAsia="Brill" w:hAnsi="Brill" w:cs="Brill"/>
          </w:rPr>
          <w:t>s</w:t>
        </w:r>
      </w:ins>
      <w:del w:id="841" w:author="Autor">
        <w:r w:rsidRPr="00C66272" w:rsidDel="00037571">
          <w:rPr>
            <w:rFonts w:ascii="Brill" w:eastAsia="Brill" w:hAnsi="Brill" w:cs="Brill"/>
          </w:rPr>
          <w:delText>S</w:delText>
        </w:r>
      </w:del>
      <w:r w:rsidRPr="00C66272">
        <w:rPr>
          <w:rFonts w:ascii="Brill" w:eastAsia="Brill" w:hAnsi="Brill" w:cs="Brill"/>
        </w:rPr>
        <w:t xml:space="preserve">ustainable </w:t>
      </w:r>
      <w:ins w:id="842" w:author="Autor">
        <w:r w:rsidR="00037571">
          <w:rPr>
            <w:rFonts w:ascii="Brill" w:eastAsia="Brill" w:hAnsi="Brill" w:cs="Brill"/>
          </w:rPr>
          <w:t>a</w:t>
        </w:r>
      </w:ins>
      <w:del w:id="843" w:author="Autor">
        <w:r w:rsidRPr="00C66272" w:rsidDel="00037571">
          <w:rPr>
            <w:rFonts w:ascii="Brill" w:eastAsia="Brill" w:hAnsi="Brill" w:cs="Brill"/>
          </w:rPr>
          <w:delText>A</w:delText>
        </w:r>
      </w:del>
      <w:r w:rsidRPr="00C66272">
        <w:rPr>
          <w:rFonts w:ascii="Brill" w:eastAsia="Brill" w:hAnsi="Brill" w:cs="Brill"/>
        </w:rPr>
        <w:t xml:space="preserve">daptation to </w:t>
      </w:r>
      <w:ins w:id="844" w:author="Autor">
        <w:r w:rsidR="00037571">
          <w:rPr>
            <w:rFonts w:ascii="Brill" w:eastAsia="Brill" w:hAnsi="Brill" w:cs="Brill"/>
          </w:rPr>
          <w:t>s</w:t>
        </w:r>
      </w:ins>
      <w:del w:id="845" w:author="Autor">
        <w:r w:rsidRPr="00C66272" w:rsidDel="00037571">
          <w:rPr>
            <w:rFonts w:ascii="Brill" w:eastAsia="Brill" w:hAnsi="Brill" w:cs="Brill"/>
          </w:rPr>
          <w:delText>S</w:delText>
        </w:r>
      </w:del>
      <w:r w:rsidRPr="00C66272">
        <w:rPr>
          <w:rFonts w:ascii="Brill" w:eastAsia="Brill" w:hAnsi="Brill" w:cs="Brill"/>
        </w:rPr>
        <w:t xml:space="preserve">ea-level </w:t>
      </w:r>
      <w:ins w:id="846" w:author="Autor">
        <w:r w:rsidR="00037571">
          <w:rPr>
            <w:rFonts w:ascii="Brill" w:eastAsia="Brill" w:hAnsi="Brill" w:cs="Brill"/>
          </w:rPr>
          <w:t>r</w:t>
        </w:r>
      </w:ins>
      <w:del w:id="847" w:author="Autor">
        <w:r w:rsidRPr="00C66272" w:rsidDel="00037571">
          <w:rPr>
            <w:rFonts w:ascii="Brill" w:eastAsia="Brill" w:hAnsi="Brill" w:cs="Brill"/>
          </w:rPr>
          <w:delText>R</w:delText>
        </w:r>
      </w:del>
      <w:r w:rsidRPr="00C66272">
        <w:rPr>
          <w:rFonts w:ascii="Brill" w:eastAsia="Brill" w:hAnsi="Brill" w:cs="Brill"/>
        </w:rPr>
        <w:t xml:space="preserve">ise. </w:t>
      </w:r>
      <w:r w:rsidRPr="00C66272">
        <w:rPr>
          <w:rFonts w:ascii="Brill" w:eastAsia="Brill" w:hAnsi="Brill" w:cs="Brill"/>
          <w:i/>
        </w:rPr>
        <w:t xml:space="preserve">Landscape and Urban Planning, </w:t>
      </w:r>
      <w:commentRangeStart w:id="848"/>
      <w:commentRangeStart w:id="849"/>
      <w:r w:rsidRPr="00C66272">
        <w:rPr>
          <w:rFonts w:ascii="Brill" w:eastAsia="Brill" w:hAnsi="Brill" w:cs="Brill"/>
          <w:i/>
        </w:rPr>
        <w:t>126</w:t>
      </w:r>
      <w:r w:rsidRPr="00C66272">
        <w:rPr>
          <w:rFonts w:ascii="Brill" w:eastAsia="Brill" w:hAnsi="Brill" w:cs="Brill"/>
        </w:rPr>
        <w:t>,</w:t>
      </w:r>
      <w:commentRangeEnd w:id="848"/>
      <w:r w:rsidR="00037571">
        <w:rPr>
          <w:rStyle w:val="Odwoaniedokomentarza"/>
          <w:lang w:val="en-AU"/>
        </w:rPr>
        <w:commentReference w:id="848"/>
      </w:r>
      <w:commentRangeEnd w:id="849"/>
      <w:r w:rsidR="0015539E">
        <w:rPr>
          <w:rStyle w:val="Odwoaniedokomentarza"/>
          <w:lang w:val="en-AU"/>
        </w:rPr>
        <w:commentReference w:id="849"/>
      </w:r>
      <w:r w:rsidRPr="00C66272">
        <w:rPr>
          <w:rFonts w:ascii="Brill" w:eastAsia="Brill" w:hAnsi="Brill" w:cs="Brill"/>
        </w:rPr>
        <w:t xml:space="preserve"> 84-93.</w:t>
      </w:r>
    </w:p>
    <w:p w14:paraId="35077930" w14:textId="57DCEE3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Kulp, S. A., &amp; Strauss, B. H. (2019). New </w:t>
      </w:r>
      <w:ins w:id="850" w:author="Autor">
        <w:r w:rsidR="00037571">
          <w:rPr>
            <w:rFonts w:ascii="Brill" w:eastAsia="Brill" w:hAnsi="Brill" w:cs="Brill"/>
          </w:rPr>
          <w:t>e</w:t>
        </w:r>
      </w:ins>
      <w:del w:id="851" w:author="Autor">
        <w:r w:rsidRPr="00C66272" w:rsidDel="00037571">
          <w:rPr>
            <w:rFonts w:ascii="Brill" w:eastAsia="Brill" w:hAnsi="Brill" w:cs="Brill"/>
          </w:rPr>
          <w:delText>E</w:delText>
        </w:r>
      </w:del>
      <w:r w:rsidRPr="00C66272">
        <w:rPr>
          <w:rFonts w:ascii="Brill" w:eastAsia="Brill" w:hAnsi="Brill" w:cs="Brill"/>
        </w:rPr>
        <w:t xml:space="preserve">levation </w:t>
      </w:r>
      <w:ins w:id="852" w:author="Autor">
        <w:r w:rsidR="00037571">
          <w:rPr>
            <w:rFonts w:ascii="Brill" w:eastAsia="Brill" w:hAnsi="Brill" w:cs="Brill"/>
          </w:rPr>
          <w:t>d</w:t>
        </w:r>
      </w:ins>
      <w:del w:id="853" w:author="Autor">
        <w:r w:rsidRPr="00C66272" w:rsidDel="00037571">
          <w:rPr>
            <w:rFonts w:ascii="Brill" w:eastAsia="Brill" w:hAnsi="Brill" w:cs="Brill"/>
          </w:rPr>
          <w:delText>D</w:delText>
        </w:r>
      </w:del>
      <w:r w:rsidRPr="00C66272">
        <w:rPr>
          <w:rFonts w:ascii="Brill" w:eastAsia="Brill" w:hAnsi="Brill" w:cs="Brill"/>
        </w:rPr>
        <w:t xml:space="preserve">ata </w:t>
      </w:r>
      <w:ins w:id="854" w:author="Autor">
        <w:r w:rsidR="00037571">
          <w:rPr>
            <w:rFonts w:ascii="Brill" w:eastAsia="Brill" w:hAnsi="Brill" w:cs="Brill"/>
          </w:rPr>
          <w:t>t</w:t>
        </w:r>
      </w:ins>
      <w:del w:id="855" w:author="Autor">
        <w:r w:rsidRPr="00C66272" w:rsidDel="00037571">
          <w:rPr>
            <w:rFonts w:ascii="Brill" w:eastAsia="Brill" w:hAnsi="Brill" w:cs="Brill"/>
          </w:rPr>
          <w:delText>T</w:delText>
        </w:r>
      </w:del>
      <w:r w:rsidRPr="00C66272">
        <w:rPr>
          <w:rFonts w:ascii="Brill" w:eastAsia="Brill" w:hAnsi="Brill" w:cs="Brill"/>
        </w:rPr>
        <w:t xml:space="preserve">riple </w:t>
      </w:r>
      <w:ins w:id="856" w:author="Autor">
        <w:r w:rsidR="00037571">
          <w:rPr>
            <w:rFonts w:ascii="Brill" w:eastAsia="Brill" w:hAnsi="Brill" w:cs="Brill"/>
          </w:rPr>
          <w:t>e</w:t>
        </w:r>
      </w:ins>
      <w:del w:id="857" w:author="Autor">
        <w:r w:rsidRPr="00C66272" w:rsidDel="00037571">
          <w:rPr>
            <w:rFonts w:ascii="Brill" w:eastAsia="Brill" w:hAnsi="Brill" w:cs="Brill"/>
          </w:rPr>
          <w:delText>E</w:delText>
        </w:r>
      </w:del>
      <w:r w:rsidRPr="00C66272">
        <w:rPr>
          <w:rFonts w:ascii="Brill" w:eastAsia="Brill" w:hAnsi="Brill" w:cs="Brill"/>
        </w:rPr>
        <w:t xml:space="preserve">stimates of </w:t>
      </w:r>
      <w:ins w:id="858" w:author="Autor">
        <w:r w:rsidR="00037571">
          <w:rPr>
            <w:rFonts w:ascii="Brill" w:eastAsia="Brill" w:hAnsi="Brill" w:cs="Brill"/>
          </w:rPr>
          <w:t>g</w:t>
        </w:r>
      </w:ins>
      <w:del w:id="859" w:author="Autor">
        <w:r w:rsidRPr="00C66272" w:rsidDel="00037571">
          <w:rPr>
            <w:rFonts w:ascii="Brill" w:eastAsia="Brill" w:hAnsi="Brill" w:cs="Brill"/>
          </w:rPr>
          <w:delText>G</w:delText>
        </w:r>
      </w:del>
      <w:r w:rsidRPr="00C66272">
        <w:rPr>
          <w:rFonts w:ascii="Brill" w:eastAsia="Brill" w:hAnsi="Brill" w:cs="Brill"/>
        </w:rPr>
        <w:t xml:space="preserve">lobal </w:t>
      </w:r>
      <w:ins w:id="860" w:author="Autor">
        <w:r w:rsidR="00037571">
          <w:rPr>
            <w:rFonts w:ascii="Brill" w:eastAsia="Brill" w:hAnsi="Brill" w:cs="Brill"/>
          </w:rPr>
          <w:t>v</w:t>
        </w:r>
      </w:ins>
      <w:del w:id="861" w:author="Autor">
        <w:r w:rsidRPr="00C66272" w:rsidDel="00037571">
          <w:rPr>
            <w:rFonts w:ascii="Brill" w:eastAsia="Brill" w:hAnsi="Brill" w:cs="Brill"/>
          </w:rPr>
          <w:delText>V</w:delText>
        </w:r>
      </w:del>
      <w:r w:rsidRPr="00C66272">
        <w:rPr>
          <w:rFonts w:ascii="Brill" w:eastAsia="Brill" w:hAnsi="Brill" w:cs="Brill"/>
        </w:rPr>
        <w:t xml:space="preserve">ulnerability to </w:t>
      </w:r>
      <w:ins w:id="862" w:author="Autor">
        <w:r w:rsidR="00037571">
          <w:rPr>
            <w:rFonts w:ascii="Brill" w:eastAsia="Brill" w:hAnsi="Brill" w:cs="Brill"/>
          </w:rPr>
          <w:t>s</w:t>
        </w:r>
      </w:ins>
      <w:del w:id="863" w:author="Autor">
        <w:r w:rsidRPr="00C66272" w:rsidDel="00037571">
          <w:rPr>
            <w:rFonts w:ascii="Brill" w:eastAsia="Brill" w:hAnsi="Brill" w:cs="Brill"/>
          </w:rPr>
          <w:delText>S</w:delText>
        </w:r>
      </w:del>
      <w:r w:rsidRPr="00C66272">
        <w:rPr>
          <w:rFonts w:ascii="Brill" w:eastAsia="Brill" w:hAnsi="Brill" w:cs="Brill"/>
        </w:rPr>
        <w:t xml:space="preserve">ea-level </w:t>
      </w:r>
      <w:ins w:id="864" w:author="Autor">
        <w:r w:rsidR="00037571">
          <w:rPr>
            <w:rFonts w:ascii="Brill" w:eastAsia="Brill" w:hAnsi="Brill" w:cs="Brill"/>
          </w:rPr>
          <w:t>r</w:t>
        </w:r>
      </w:ins>
      <w:del w:id="865" w:author="Autor">
        <w:r w:rsidRPr="00C66272" w:rsidDel="00037571">
          <w:rPr>
            <w:rFonts w:ascii="Brill" w:eastAsia="Brill" w:hAnsi="Brill" w:cs="Brill"/>
          </w:rPr>
          <w:delText>R</w:delText>
        </w:r>
      </w:del>
      <w:r w:rsidRPr="00C66272">
        <w:rPr>
          <w:rFonts w:ascii="Brill" w:eastAsia="Brill" w:hAnsi="Brill" w:cs="Brill"/>
        </w:rPr>
        <w:t xml:space="preserve">ise and </w:t>
      </w:r>
      <w:ins w:id="866" w:author="Autor">
        <w:r w:rsidR="00037571">
          <w:rPr>
            <w:rFonts w:ascii="Brill" w:eastAsia="Brill" w:hAnsi="Brill" w:cs="Brill"/>
          </w:rPr>
          <w:t>c</w:t>
        </w:r>
      </w:ins>
      <w:del w:id="867" w:author="Autor">
        <w:r w:rsidRPr="00C66272" w:rsidDel="00037571">
          <w:rPr>
            <w:rFonts w:ascii="Brill" w:eastAsia="Brill" w:hAnsi="Brill" w:cs="Brill"/>
          </w:rPr>
          <w:delText>C</w:delText>
        </w:r>
      </w:del>
      <w:r w:rsidRPr="00C66272">
        <w:rPr>
          <w:rFonts w:ascii="Brill" w:eastAsia="Brill" w:hAnsi="Brill" w:cs="Brill"/>
        </w:rPr>
        <w:t xml:space="preserve">oastal </w:t>
      </w:r>
      <w:ins w:id="868" w:author="Autor">
        <w:r w:rsidR="00037571">
          <w:rPr>
            <w:rFonts w:ascii="Brill" w:eastAsia="Brill" w:hAnsi="Brill" w:cs="Brill"/>
          </w:rPr>
          <w:t>f</w:t>
        </w:r>
      </w:ins>
      <w:del w:id="869" w:author="Autor">
        <w:r w:rsidRPr="00C66272" w:rsidDel="00037571">
          <w:rPr>
            <w:rFonts w:ascii="Brill" w:eastAsia="Brill" w:hAnsi="Brill" w:cs="Brill"/>
          </w:rPr>
          <w:delText>F</w:delText>
        </w:r>
      </w:del>
      <w:r w:rsidRPr="00C66272">
        <w:rPr>
          <w:rFonts w:ascii="Brill" w:eastAsia="Brill" w:hAnsi="Brill" w:cs="Brill"/>
        </w:rPr>
        <w:t xml:space="preserve">looding. </w:t>
      </w:r>
      <w:r w:rsidRPr="00C66272">
        <w:rPr>
          <w:rFonts w:ascii="Brill" w:eastAsia="Brill" w:hAnsi="Brill" w:cs="Brill"/>
          <w:i/>
        </w:rPr>
        <w:t>Nature Communications, 10</w:t>
      </w:r>
      <w:r w:rsidRPr="00C66272">
        <w:rPr>
          <w:rFonts w:ascii="Brill" w:eastAsia="Brill" w:hAnsi="Brill" w:cs="Brill"/>
        </w:rPr>
        <w:t>(1), 4844.</w:t>
      </w:r>
    </w:p>
    <w:p w14:paraId="35077931" w14:textId="090D336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Kowalewski, M. (2021). Images and </w:t>
      </w:r>
      <w:ins w:id="870" w:author="Autor">
        <w:r w:rsidR="00037571">
          <w:rPr>
            <w:rFonts w:ascii="Brill" w:eastAsia="Brill" w:hAnsi="Brill" w:cs="Brill"/>
          </w:rPr>
          <w:t>s</w:t>
        </w:r>
      </w:ins>
      <w:del w:id="871" w:author="Autor">
        <w:r w:rsidRPr="00C66272" w:rsidDel="00037571">
          <w:rPr>
            <w:rFonts w:ascii="Brill" w:eastAsia="Brill" w:hAnsi="Brill" w:cs="Brill"/>
          </w:rPr>
          <w:delText>S</w:delText>
        </w:r>
      </w:del>
      <w:r w:rsidRPr="00C66272">
        <w:rPr>
          <w:rFonts w:ascii="Brill" w:eastAsia="Brill" w:hAnsi="Brill" w:cs="Brill"/>
        </w:rPr>
        <w:t xml:space="preserve">paces of </w:t>
      </w:r>
      <w:ins w:id="872" w:author="Autor">
        <w:r w:rsidR="00037571">
          <w:rPr>
            <w:rFonts w:ascii="Brill" w:eastAsia="Brill" w:hAnsi="Brill" w:cs="Brill"/>
          </w:rPr>
          <w:t>p</w:t>
        </w:r>
      </w:ins>
      <w:del w:id="873" w:author="Autor">
        <w:r w:rsidRPr="00C66272" w:rsidDel="00037571">
          <w:rPr>
            <w:rFonts w:ascii="Brill" w:eastAsia="Brill" w:hAnsi="Brill" w:cs="Brill"/>
          </w:rPr>
          <w:delText>P</w:delText>
        </w:r>
      </w:del>
      <w:r w:rsidRPr="00C66272">
        <w:rPr>
          <w:rFonts w:ascii="Brill" w:eastAsia="Brill" w:hAnsi="Brill" w:cs="Brill"/>
        </w:rPr>
        <w:t xml:space="preserve">ort </w:t>
      </w:r>
      <w:ins w:id="874" w:author="Autor">
        <w:r w:rsidR="00037571">
          <w:rPr>
            <w:rFonts w:ascii="Brill" w:eastAsia="Brill" w:hAnsi="Brill" w:cs="Brill"/>
          </w:rPr>
          <w:t>c</w:t>
        </w:r>
      </w:ins>
      <w:del w:id="875" w:author="Autor">
        <w:r w:rsidRPr="00C66272" w:rsidDel="00037571">
          <w:rPr>
            <w:rFonts w:ascii="Brill" w:eastAsia="Brill" w:hAnsi="Brill" w:cs="Brill"/>
          </w:rPr>
          <w:delText>C</w:delText>
        </w:r>
      </w:del>
      <w:r w:rsidRPr="00C66272">
        <w:rPr>
          <w:rFonts w:ascii="Brill" w:eastAsia="Brill" w:hAnsi="Brill" w:cs="Brill"/>
        </w:rPr>
        <w:t xml:space="preserve">ities in </w:t>
      </w:r>
      <w:ins w:id="876" w:author="Autor">
        <w:r w:rsidR="00037571">
          <w:rPr>
            <w:rFonts w:ascii="Brill" w:eastAsia="Brill" w:hAnsi="Brill" w:cs="Brill"/>
          </w:rPr>
          <w:t>t</w:t>
        </w:r>
      </w:ins>
      <w:del w:id="877" w:author="Autor">
        <w:r w:rsidRPr="00C66272" w:rsidDel="00037571">
          <w:rPr>
            <w:rFonts w:ascii="Brill" w:eastAsia="Brill" w:hAnsi="Brill" w:cs="Brill"/>
          </w:rPr>
          <w:delText>T</w:delText>
        </w:r>
      </w:del>
      <w:r w:rsidRPr="00C66272">
        <w:rPr>
          <w:rFonts w:ascii="Brill" w:eastAsia="Brill" w:hAnsi="Brill" w:cs="Brill"/>
        </w:rPr>
        <w:t xml:space="preserve">ransition. </w:t>
      </w:r>
      <w:r w:rsidRPr="00C66272">
        <w:rPr>
          <w:rFonts w:ascii="Brill" w:eastAsia="Brill" w:hAnsi="Brill" w:cs="Brill"/>
          <w:i/>
        </w:rPr>
        <w:t>Space and Culture, 24</w:t>
      </w:r>
      <w:r w:rsidRPr="00C66272">
        <w:rPr>
          <w:rFonts w:ascii="Brill" w:eastAsia="Brill" w:hAnsi="Brill" w:cs="Brill"/>
        </w:rPr>
        <w:t>(1), 53-65.</w:t>
      </w:r>
    </w:p>
    <w:p w14:paraId="35077932" w14:textId="4E149278"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Mahoney, J. (2000). Path </w:t>
      </w:r>
      <w:ins w:id="878" w:author="Autor">
        <w:r w:rsidR="00037571">
          <w:rPr>
            <w:rFonts w:ascii="Brill" w:eastAsia="Brill" w:hAnsi="Brill" w:cs="Brill"/>
          </w:rPr>
          <w:t>d</w:t>
        </w:r>
      </w:ins>
      <w:del w:id="879" w:author="Autor">
        <w:r w:rsidRPr="00C66272" w:rsidDel="00037571">
          <w:rPr>
            <w:rFonts w:ascii="Brill" w:eastAsia="Brill" w:hAnsi="Brill" w:cs="Brill"/>
          </w:rPr>
          <w:delText>D</w:delText>
        </w:r>
      </w:del>
      <w:r w:rsidRPr="00C66272">
        <w:rPr>
          <w:rFonts w:ascii="Brill" w:eastAsia="Brill" w:hAnsi="Brill" w:cs="Brill"/>
        </w:rPr>
        <w:t xml:space="preserve">ependence in </w:t>
      </w:r>
      <w:ins w:id="880" w:author="Autor">
        <w:r w:rsidR="00037571">
          <w:rPr>
            <w:rFonts w:ascii="Brill" w:eastAsia="Brill" w:hAnsi="Brill" w:cs="Brill"/>
          </w:rPr>
          <w:t>h</w:t>
        </w:r>
      </w:ins>
      <w:del w:id="881" w:author="Autor">
        <w:r w:rsidRPr="00C66272" w:rsidDel="00037571">
          <w:rPr>
            <w:rFonts w:ascii="Brill" w:eastAsia="Brill" w:hAnsi="Brill" w:cs="Brill"/>
          </w:rPr>
          <w:delText>H</w:delText>
        </w:r>
      </w:del>
      <w:r w:rsidRPr="00C66272">
        <w:rPr>
          <w:rFonts w:ascii="Brill" w:eastAsia="Brill" w:hAnsi="Brill" w:cs="Brill"/>
        </w:rPr>
        <w:t xml:space="preserve">istorical </w:t>
      </w:r>
      <w:ins w:id="882" w:author="Autor">
        <w:r w:rsidR="00037571">
          <w:rPr>
            <w:rFonts w:ascii="Brill" w:eastAsia="Brill" w:hAnsi="Brill" w:cs="Brill"/>
          </w:rPr>
          <w:t>s</w:t>
        </w:r>
      </w:ins>
      <w:del w:id="883" w:author="Autor">
        <w:r w:rsidRPr="00C66272" w:rsidDel="00037571">
          <w:rPr>
            <w:rFonts w:ascii="Brill" w:eastAsia="Brill" w:hAnsi="Brill" w:cs="Brill"/>
          </w:rPr>
          <w:delText>S</w:delText>
        </w:r>
      </w:del>
      <w:r w:rsidRPr="00C66272">
        <w:rPr>
          <w:rFonts w:ascii="Brill" w:eastAsia="Brill" w:hAnsi="Brill" w:cs="Brill"/>
        </w:rPr>
        <w:t xml:space="preserve">ociology. </w:t>
      </w:r>
      <w:r w:rsidRPr="00C66272">
        <w:rPr>
          <w:rFonts w:ascii="Brill" w:eastAsia="Brill" w:hAnsi="Brill" w:cs="Brill"/>
          <w:i/>
        </w:rPr>
        <w:t>Theory and Society, 29</w:t>
      </w:r>
      <w:r w:rsidRPr="00C66272">
        <w:rPr>
          <w:rFonts w:ascii="Brill" w:eastAsia="Brill" w:hAnsi="Brill" w:cs="Brill"/>
        </w:rPr>
        <w:t>(4), 507-548.</w:t>
      </w:r>
    </w:p>
    <w:p w14:paraId="35077933" w14:textId="547D9A8A"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Nicholls, R. J. (2011). Planning for the </w:t>
      </w:r>
      <w:ins w:id="884" w:author="Autor">
        <w:r w:rsidR="00037571">
          <w:rPr>
            <w:rFonts w:ascii="Brill" w:eastAsia="Brill" w:hAnsi="Brill" w:cs="Brill"/>
          </w:rPr>
          <w:t>i</w:t>
        </w:r>
      </w:ins>
      <w:del w:id="885" w:author="Autor">
        <w:r w:rsidRPr="00C66272" w:rsidDel="00037571">
          <w:rPr>
            <w:rFonts w:ascii="Brill" w:eastAsia="Brill" w:hAnsi="Brill" w:cs="Brill"/>
          </w:rPr>
          <w:delText>I</w:delText>
        </w:r>
      </w:del>
      <w:r w:rsidRPr="00C66272">
        <w:rPr>
          <w:rFonts w:ascii="Brill" w:eastAsia="Brill" w:hAnsi="Brill" w:cs="Brill"/>
        </w:rPr>
        <w:t xml:space="preserve">mpacts of </w:t>
      </w:r>
      <w:ins w:id="886" w:author="Autor">
        <w:r w:rsidR="00037571">
          <w:rPr>
            <w:rFonts w:ascii="Brill" w:eastAsia="Brill" w:hAnsi="Brill" w:cs="Brill"/>
          </w:rPr>
          <w:t>s</w:t>
        </w:r>
      </w:ins>
      <w:del w:id="887" w:author="Autor">
        <w:r w:rsidRPr="00C66272" w:rsidDel="00037571">
          <w:rPr>
            <w:rFonts w:ascii="Brill" w:eastAsia="Brill" w:hAnsi="Brill" w:cs="Brill"/>
          </w:rPr>
          <w:delText>S</w:delText>
        </w:r>
      </w:del>
      <w:r w:rsidRPr="00C66272">
        <w:rPr>
          <w:rFonts w:ascii="Brill" w:eastAsia="Brill" w:hAnsi="Brill" w:cs="Brill"/>
        </w:rPr>
        <w:t xml:space="preserve">ea </w:t>
      </w:r>
      <w:ins w:id="888" w:author="Autor">
        <w:r w:rsidR="00037571">
          <w:rPr>
            <w:rFonts w:ascii="Brill" w:eastAsia="Brill" w:hAnsi="Brill" w:cs="Brill"/>
          </w:rPr>
          <w:t>l</w:t>
        </w:r>
      </w:ins>
      <w:del w:id="889" w:author="Autor">
        <w:r w:rsidRPr="00C66272" w:rsidDel="00037571">
          <w:rPr>
            <w:rFonts w:ascii="Brill" w:eastAsia="Brill" w:hAnsi="Brill" w:cs="Brill"/>
          </w:rPr>
          <w:delText>L</w:delText>
        </w:r>
      </w:del>
      <w:r w:rsidRPr="00C66272">
        <w:rPr>
          <w:rFonts w:ascii="Brill" w:eastAsia="Brill" w:hAnsi="Brill" w:cs="Brill"/>
        </w:rPr>
        <w:t xml:space="preserve">evel </w:t>
      </w:r>
      <w:ins w:id="890" w:author="Autor">
        <w:r w:rsidR="00037571">
          <w:rPr>
            <w:rFonts w:ascii="Brill" w:eastAsia="Brill" w:hAnsi="Brill" w:cs="Brill"/>
          </w:rPr>
          <w:t>r</w:t>
        </w:r>
      </w:ins>
      <w:del w:id="891" w:author="Autor">
        <w:r w:rsidRPr="00C66272" w:rsidDel="00037571">
          <w:rPr>
            <w:rFonts w:ascii="Brill" w:eastAsia="Brill" w:hAnsi="Brill" w:cs="Brill"/>
          </w:rPr>
          <w:delText>R</w:delText>
        </w:r>
      </w:del>
      <w:r w:rsidRPr="00C66272">
        <w:rPr>
          <w:rFonts w:ascii="Brill" w:eastAsia="Brill" w:hAnsi="Brill" w:cs="Brill"/>
        </w:rPr>
        <w:t xml:space="preserve">ise. </w:t>
      </w:r>
      <w:r w:rsidRPr="00C66272">
        <w:rPr>
          <w:rFonts w:ascii="Brill" w:eastAsia="Brill" w:hAnsi="Brill" w:cs="Brill"/>
          <w:i/>
        </w:rPr>
        <w:t>Oceanography, 24</w:t>
      </w:r>
      <w:r w:rsidRPr="00C66272">
        <w:rPr>
          <w:rFonts w:ascii="Brill" w:eastAsia="Brill" w:hAnsi="Brill" w:cs="Brill"/>
        </w:rPr>
        <w:t>(2), 144–157.</w:t>
      </w:r>
    </w:p>
    <w:p w14:paraId="35077934" w14:textId="13C33592"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Nursey-Bray, M., Blackwell, B., Brooks, B., Campbell, M. L., Goldsworthy, L., Pateman, H.,</w:t>
      </w:r>
      <w:ins w:id="892" w:author="Autor">
        <w:r w:rsidR="00037571">
          <w:rPr>
            <w:rFonts w:ascii="Brill" w:eastAsia="Brill" w:hAnsi="Brill" w:cs="Brill"/>
          </w:rPr>
          <w:t xml:space="preserve"> </w:t>
        </w:r>
        <w:r w:rsidR="00037571" w:rsidRPr="00C66272">
          <w:rPr>
            <w:rFonts w:ascii="Brill" w:eastAsia="Brill" w:hAnsi="Brill" w:cs="Brill"/>
          </w:rPr>
          <w:t>&amp;</w:t>
        </w:r>
      </w:ins>
      <w:r w:rsidRPr="00C66272">
        <w:rPr>
          <w:rFonts w:ascii="Brill" w:eastAsia="Brill" w:hAnsi="Brill" w:cs="Brill"/>
        </w:rPr>
        <w:t xml:space="preserve"> Hewitt, C. L. (2013). Vulnerabilities and </w:t>
      </w:r>
      <w:ins w:id="893" w:author="Autor">
        <w:r w:rsidR="00037571">
          <w:rPr>
            <w:rFonts w:ascii="Brill" w:eastAsia="Brill" w:hAnsi="Brill" w:cs="Brill"/>
          </w:rPr>
          <w:t>a</w:t>
        </w:r>
      </w:ins>
      <w:del w:id="894" w:author="Autor">
        <w:r w:rsidRPr="00C66272" w:rsidDel="00037571">
          <w:rPr>
            <w:rFonts w:ascii="Brill" w:eastAsia="Brill" w:hAnsi="Brill" w:cs="Brill"/>
          </w:rPr>
          <w:delText>A</w:delText>
        </w:r>
      </w:del>
      <w:r w:rsidRPr="00C66272">
        <w:rPr>
          <w:rFonts w:ascii="Brill" w:eastAsia="Brill" w:hAnsi="Brill" w:cs="Brill"/>
        </w:rPr>
        <w:t xml:space="preserve">daptation of </w:t>
      </w:r>
      <w:ins w:id="895" w:author="Autor">
        <w:r w:rsidR="00037571">
          <w:rPr>
            <w:rFonts w:ascii="Brill" w:eastAsia="Brill" w:hAnsi="Brill" w:cs="Brill"/>
          </w:rPr>
          <w:t>p</w:t>
        </w:r>
      </w:ins>
      <w:del w:id="896" w:author="Autor">
        <w:r w:rsidRPr="00C66272" w:rsidDel="00037571">
          <w:rPr>
            <w:rFonts w:ascii="Brill" w:eastAsia="Brill" w:hAnsi="Brill" w:cs="Brill"/>
          </w:rPr>
          <w:delText>P</w:delText>
        </w:r>
      </w:del>
      <w:r w:rsidRPr="00C66272">
        <w:rPr>
          <w:rFonts w:ascii="Brill" w:eastAsia="Brill" w:hAnsi="Brill" w:cs="Brill"/>
        </w:rPr>
        <w:t xml:space="preserve">orts to </w:t>
      </w:r>
      <w:ins w:id="897" w:author="Autor">
        <w:r w:rsidR="00037571">
          <w:rPr>
            <w:rFonts w:ascii="Brill" w:eastAsia="Brill" w:hAnsi="Brill" w:cs="Brill"/>
          </w:rPr>
          <w:t>c</w:t>
        </w:r>
      </w:ins>
      <w:del w:id="898" w:author="Autor">
        <w:r w:rsidRPr="00C66272" w:rsidDel="00037571">
          <w:rPr>
            <w:rFonts w:ascii="Brill" w:eastAsia="Brill" w:hAnsi="Brill" w:cs="Brill"/>
          </w:rPr>
          <w:delText>C</w:delText>
        </w:r>
      </w:del>
      <w:r w:rsidRPr="00C66272">
        <w:rPr>
          <w:rFonts w:ascii="Brill" w:eastAsia="Brill" w:hAnsi="Brill" w:cs="Brill"/>
        </w:rPr>
        <w:t xml:space="preserve">limate </w:t>
      </w:r>
      <w:ins w:id="899" w:author="Autor">
        <w:r w:rsidR="00037571">
          <w:rPr>
            <w:rFonts w:ascii="Brill" w:eastAsia="Brill" w:hAnsi="Brill" w:cs="Brill"/>
          </w:rPr>
          <w:t>c</w:t>
        </w:r>
      </w:ins>
      <w:del w:id="900" w:author="Autor">
        <w:r w:rsidRPr="00C66272" w:rsidDel="00037571">
          <w:rPr>
            <w:rFonts w:ascii="Brill" w:eastAsia="Brill" w:hAnsi="Brill" w:cs="Brill"/>
          </w:rPr>
          <w:delText>C</w:delText>
        </w:r>
      </w:del>
      <w:r w:rsidRPr="00C66272">
        <w:rPr>
          <w:rFonts w:ascii="Brill" w:eastAsia="Brill" w:hAnsi="Brill" w:cs="Brill"/>
        </w:rPr>
        <w:t xml:space="preserve">hange. </w:t>
      </w:r>
      <w:r w:rsidRPr="00C66272">
        <w:rPr>
          <w:rFonts w:ascii="Brill" w:eastAsia="Brill" w:hAnsi="Brill" w:cs="Brill"/>
          <w:i/>
        </w:rPr>
        <w:t>Journal of Environmental Planning and Management, 56</w:t>
      </w:r>
      <w:r w:rsidRPr="00C66272">
        <w:rPr>
          <w:rFonts w:ascii="Brill" w:eastAsia="Brill" w:hAnsi="Brill" w:cs="Brill"/>
        </w:rPr>
        <w:t>(7), 1021-1045.</w:t>
      </w:r>
    </w:p>
    <w:p w14:paraId="35077935" w14:textId="32ABEB9B"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O'Riordan, T., Nicholson-Cole, S. A., &amp; Milligan, J. (2008). Designing </w:t>
      </w:r>
      <w:ins w:id="901" w:author="Autor">
        <w:r w:rsidR="00037571">
          <w:rPr>
            <w:rFonts w:ascii="Brill" w:eastAsia="Brill" w:hAnsi="Brill" w:cs="Brill"/>
          </w:rPr>
          <w:t>s</w:t>
        </w:r>
      </w:ins>
      <w:del w:id="902" w:author="Autor">
        <w:r w:rsidRPr="00C66272" w:rsidDel="00037571">
          <w:rPr>
            <w:rFonts w:ascii="Brill" w:eastAsia="Brill" w:hAnsi="Brill" w:cs="Brill"/>
          </w:rPr>
          <w:delText>S</w:delText>
        </w:r>
      </w:del>
      <w:r w:rsidRPr="00C66272">
        <w:rPr>
          <w:rFonts w:ascii="Brill" w:eastAsia="Brill" w:hAnsi="Brill" w:cs="Brill"/>
        </w:rPr>
        <w:t xml:space="preserve">ustainable </w:t>
      </w:r>
      <w:ins w:id="903" w:author="Autor">
        <w:r w:rsidR="00037571">
          <w:rPr>
            <w:rFonts w:ascii="Brill" w:eastAsia="Brill" w:hAnsi="Brill" w:cs="Brill"/>
          </w:rPr>
          <w:t>c</w:t>
        </w:r>
      </w:ins>
      <w:del w:id="904" w:author="Autor">
        <w:r w:rsidRPr="00C66272" w:rsidDel="00037571">
          <w:rPr>
            <w:rFonts w:ascii="Brill" w:eastAsia="Brill" w:hAnsi="Brill" w:cs="Brill"/>
          </w:rPr>
          <w:delText>C</w:delText>
        </w:r>
      </w:del>
      <w:r w:rsidRPr="00C66272">
        <w:rPr>
          <w:rFonts w:ascii="Brill" w:eastAsia="Brill" w:hAnsi="Brill" w:cs="Brill"/>
        </w:rPr>
        <w:t xml:space="preserve">oastal </w:t>
      </w:r>
      <w:ins w:id="905" w:author="Autor">
        <w:r w:rsidR="00037571">
          <w:rPr>
            <w:rFonts w:ascii="Brill" w:eastAsia="Brill" w:hAnsi="Brill" w:cs="Brill"/>
          </w:rPr>
          <w:t>f</w:t>
        </w:r>
      </w:ins>
      <w:del w:id="906" w:author="Autor">
        <w:r w:rsidRPr="00C66272" w:rsidDel="00037571">
          <w:rPr>
            <w:rFonts w:ascii="Brill" w:eastAsia="Brill" w:hAnsi="Brill" w:cs="Brill"/>
          </w:rPr>
          <w:delText>F</w:delText>
        </w:r>
      </w:del>
      <w:r w:rsidRPr="00C66272">
        <w:rPr>
          <w:rFonts w:ascii="Brill" w:eastAsia="Brill" w:hAnsi="Brill" w:cs="Brill"/>
        </w:rPr>
        <w:t xml:space="preserve">utures. </w:t>
      </w:r>
      <w:r w:rsidRPr="00C66272">
        <w:rPr>
          <w:rFonts w:ascii="Brill" w:eastAsia="Brill" w:hAnsi="Brill" w:cs="Brill"/>
          <w:i/>
        </w:rPr>
        <w:t xml:space="preserve">Twenty-First Century Society, </w:t>
      </w:r>
      <w:commentRangeStart w:id="907"/>
      <w:r w:rsidRPr="00C66272">
        <w:rPr>
          <w:rFonts w:ascii="Brill" w:eastAsia="Brill" w:hAnsi="Brill" w:cs="Brill"/>
          <w:i/>
        </w:rPr>
        <w:t>3</w:t>
      </w:r>
      <w:commentRangeEnd w:id="907"/>
      <w:ins w:id="908" w:author="Autor">
        <w:r w:rsidR="0015539E" w:rsidRPr="00F34A6C">
          <w:rPr>
            <w:rFonts w:ascii="Brill" w:eastAsia="Brill" w:hAnsi="Brill" w:cs="Brill"/>
            <w:iCs/>
            <w:rPrChange w:id="909" w:author="Autor">
              <w:rPr>
                <w:rFonts w:ascii="Brill" w:eastAsia="Brill" w:hAnsi="Brill" w:cs="Brill"/>
                <w:i/>
              </w:rPr>
            </w:rPrChange>
          </w:rPr>
          <w:t>(2</w:t>
        </w:r>
        <w:r w:rsidR="0015539E">
          <w:rPr>
            <w:rFonts w:ascii="Brill" w:eastAsia="Brill" w:hAnsi="Brill" w:cs="Brill"/>
            <w:i/>
          </w:rPr>
          <w:t>)</w:t>
        </w:r>
      </w:ins>
      <w:r w:rsidR="00037571">
        <w:rPr>
          <w:rStyle w:val="Odwoaniedokomentarza"/>
          <w:lang w:val="en-AU"/>
        </w:rPr>
        <w:commentReference w:id="907"/>
      </w:r>
      <w:r w:rsidRPr="00C66272">
        <w:rPr>
          <w:rFonts w:ascii="Brill" w:eastAsia="Brill" w:hAnsi="Brill" w:cs="Brill"/>
        </w:rPr>
        <w:t>, 145-157.</w:t>
      </w:r>
    </w:p>
    <w:p w14:paraId="35077936" w14:textId="6F6F3D77" w:rsidR="00CB3FC9" w:rsidRPr="00C66272" w:rsidRDefault="00C55FA1" w:rsidP="00F62668">
      <w:pPr>
        <w:spacing w:line="360" w:lineRule="auto"/>
        <w:ind w:left="426" w:right="-188" w:hanging="426"/>
        <w:jc w:val="both"/>
        <w:rPr>
          <w:rFonts w:ascii="Brill" w:eastAsia="Brill" w:hAnsi="Brill" w:cs="Brill"/>
        </w:rPr>
      </w:pPr>
      <w:proofErr w:type="spellStart"/>
      <w:r w:rsidRPr="00C66272">
        <w:rPr>
          <w:rFonts w:ascii="Brill" w:eastAsia="Brill" w:hAnsi="Brill" w:cs="Brill"/>
        </w:rPr>
        <w:t>Osbaldiston</w:t>
      </w:r>
      <w:proofErr w:type="spellEnd"/>
      <w:r w:rsidRPr="00C66272">
        <w:rPr>
          <w:rFonts w:ascii="Brill" w:eastAsia="Brill" w:hAnsi="Brill" w:cs="Brill"/>
        </w:rPr>
        <w:t xml:space="preserve">, N. (2018). </w:t>
      </w:r>
      <w:r w:rsidRPr="00C66272">
        <w:rPr>
          <w:rFonts w:ascii="Brill" w:eastAsia="Brill" w:hAnsi="Brill" w:cs="Brill"/>
          <w:i/>
        </w:rPr>
        <w:t xml:space="preserve">Towards a </w:t>
      </w:r>
      <w:ins w:id="910" w:author="Autor">
        <w:r w:rsidR="00037571">
          <w:rPr>
            <w:rFonts w:ascii="Brill" w:eastAsia="Brill" w:hAnsi="Brill" w:cs="Brill"/>
            <w:i/>
          </w:rPr>
          <w:t>s</w:t>
        </w:r>
      </w:ins>
      <w:del w:id="911" w:author="Autor">
        <w:r w:rsidRPr="00C66272" w:rsidDel="00037571">
          <w:rPr>
            <w:rFonts w:ascii="Brill" w:eastAsia="Brill" w:hAnsi="Brill" w:cs="Brill"/>
            <w:i/>
          </w:rPr>
          <w:delText>S</w:delText>
        </w:r>
      </w:del>
      <w:r w:rsidRPr="00C66272">
        <w:rPr>
          <w:rFonts w:ascii="Brill" w:eastAsia="Brill" w:hAnsi="Brill" w:cs="Brill"/>
          <w:i/>
        </w:rPr>
        <w:t xml:space="preserve">ociology of the </w:t>
      </w:r>
      <w:ins w:id="912" w:author="Autor">
        <w:r w:rsidR="00037571">
          <w:rPr>
            <w:rFonts w:ascii="Brill" w:eastAsia="Brill" w:hAnsi="Brill" w:cs="Brill"/>
            <w:i/>
          </w:rPr>
          <w:t>c</w:t>
        </w:r>
      </w:ins>
      <w:del w:id="913" w:author="Autor">
        <w:r w:rsidRPr="00C66272" w:rsidDel="00037571">
          <w:rPr>
            <w:rFonts w:ascii="Brill" w:eastAsia="Brill" w:hAnsi="Brill" w:cs="Brill"/>
            <w:i/>
          </w:rPr>
          <w:delText>C</w:delText>
        </w:r>
      </w:del>
      <w:r w:rsidRPr="00C66272">
        <w:rPr>
          <w:rFonts w:ascii="Brill" w:eastAsia="Brill" w:hAnsi="Brill" w:cs="Brill"/>
          <w:i/>
        </w:rPr>
        <w:t>oast</w:t>
      </w:r>
      <w:r w:rsidRPr="00C66272">
        <w:rPr>
          <w:rFonts w:ascii="Brill" w:eastAsia="Brill" w:hAnsi="Brill" w:cs="Brill"/>
        </w:rPr>
        <w:t>. Palgrave.</w:t>
      </w:r>
    </w:p>
    <w:p w14:paraId="35077937" w14:textId="337660E3"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Palmer, S. (2020). History of the </w:t>
      </w:r>
      <w:ins w:id="914" w:author="Autor">
        <w:r w:rsidR="00037571">
          <w:rPr>
            <w:rFonts w:ascii="Brill" w:eastAsia="Brill" w:hAnsi="Brill" w:cs="Brill"/>
          </w:rPr>
          <w:t>p</w:t>
        </w:r>
      </w:ins>
      <w:del w:id="915" w:author="Autor">
        <w:r w:rsidRPr="00C66272" w:rsidDel="00037571">
          <w:rPr>
            <w:rFonts w:ascii="Brill" w:eastAsia="Brill" w:hAnsi="Brill" w:cs="Brill"/>
          </w:rPr>
          <w:delText>P</w:delText>
        </w:r>
      </w:del>
      <w:r w:rsidRPr="00C66272">
        <w:rPr>
          <w:rFonts w:ascii="Brill" w:eastAsia="Brill" w:hAnsi="Brill" w:cs="Brill"/>
        </w:rPr>
        <w:t xml:space="preserve">orts. </w:t>
      </w:r>
      <w:r w:rsidRPr="00C66272">
        <w:rPr>
          <w:rFonts w:ascii="Brill" w:eastAsia="Brill" w:hAnsi="Brill" w:cs="Brill"/>
          <w:i/>
        </w:rPr>
        <w:t>International Journal of Maritime History, 32</w:t>
      </w:r>
      <w:r w:rsidRPr="00C66272">
        <w:rPr>
          <w:rFonts w:ascii="Brill" w:eastAsia="Brill" w:hAnsi="Brill" w:cs="Brill"/>
        </w:rPr>
        <w:t>(2), 426-433.</w:t>
      </w:r>
    </w:p>
    <w:p w14:paraId="35077938"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Pham, T. D., Dwyer, L., Su, J.-J., &amp; Ngo, T. (2021). COVID-19 impacts of inbound tourism on Australian economy. </w:t>
      </w:r>
      <w:r w:rsidRPr="00C66272">
        <w:rPr>
          <w:rFonts w:ascii="Brill" w:eastAsia="Brill" w:hAnsi="Brill" w:cs="Brill"/>
          <w:i/>
        </w:rPr>
        <w:t xml:space="preserve">Annals of Tourism Research, </w:t>
      </w:r>
      <w:commentRangeStart w:id="916"/>
      <w:commentRangeStart w:id="917"/>
      <w:r w:rsidRPr="00C66272">
        <w:rPr>
          <w:rFonts w:ascii="Brill" w:eastAsia="Brill" w:hAnsi="Brill" w:cs="Brill"/>
          <w:i/>
        </w:rPr>
        <w:t>88</w:t>
      </w:r>
      <w:commentRangeEnd w:id="916"/>
      <w:r w:rsidR="00037571">
        <w:rPr>
          <w:rStyle w:val="Odwoaniedokomentarza"/>
          <w:lang w:val="en-AU"/>
        </w:rPr>
        <w:commentReference w:id="916"/>
      </w:r>
      <w:commentRangeEnd w:id="917"/>
      <w:r w:rsidR="0015539E">
        <w:rPr>
          <w:rStyle w:val="Odwoaniedokomentarza"/>
          <w:lang w:val="en-AU"/>
        </w:rPr>
        <w:commentReference w:id="917"/>
      </w:r>
      <w:r w:rsidRPr="00C66272">
        <w:rPr>
          <w:rFonts w:ascii="Brill" w:eastAsia="Brill" w:hAnsi="Brill" w:cs="Brill"/>
        </w:rPr>
        <w:t>, 103-179.</w:t>
      </w:r>
    </w:p>
    <w:p w14:paraId="35077939"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Ports Australia. (2022). </w:t>
      </w:r>
      <w:r w:rsidRPr="00C66272">
        <w:rPr>
          <w:rFonts w:ascii="Brill" w:eastAsia="Brill" w:hAnsi="Brill" w:cs="Brill"/>
          <w:i/>
        </w:rPr>
        <w:t>Trade Statistics</w:t>
      </w:r>
      <w:r w:rsidRPr="00C66272">
        <w:rPr>
          <w:rFonts w:ascii="Brill" w:eastAsia="Brill" w:hAnsi="Brill" w:cs="Brill"/>
        </w:rPr>
        <w:t xml:space="preserve">. Retrieved from </w:t>
      </w:r>
      <w:hyperlink r:id="rId15">
        <w:r w:rsidRPr="00C66272">
          <w:rPr>
            <w:rFonts w:ascii="Brill" w:eastAsia="Brill" w:hAnsi="Brill" w:cs="Brill"/>
            <w:color w:val="DCA10D"/>
          </w:rPr>
          <w:t>https://www.portsaustralia.com.au/resources/trade-statistics</w:t>
        </w:r>
      </w:hyperlink>
      <w:r w:rsidRPr="00C66272">
        <w:rPr>
          <w:rFonts w:ascii="Brill" w:eastAsia="Brill" w:hAnsi="Brill" w:cs="Brill"/>
        </w:rPr>
        <w:t>.</w:t>
      </w:r>
    </w:p>
    <w:p w14:paraId="3507793A" w14:textId="77777777"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Ports North. (2022). </w:t>
      </w:r>
      <w:r w:rsidRPr="00C66272">
        <w:rPr>
          <w:rFonts w:ascii="Brill" w:eastAsia="Brill" w:hAnsi="Brill" w:cs="Brill"/>
          <w:i/>
        </w:rPr>
        <w:t>Trade Statistics</w:t>
      </w:r>
      <w:r w:rsidRPr="00C66272">
        <w:rPr>
          <w:rFonts w:ascii="Brill" w:eastAsia="Brill" w:hAnsi="Brill" w:cs="Brill"/>
        </w:rPr>
        <w:t xml:space="preserve">. Retrieved from </w:t>
      </w:r>
      <w:hyperlink r:id="rId16">
        <w:r w:rsidRPr="00C66272">
          <w:rPr>
            <w:rFonts w:ascii="Brill" w:eastAsia="Brill" w:hAnsi="Brill" w:cs="Brill"/>
            <w:color w:val="DCA10D"/>
          </w:rPr>
          <w:t>https://www.portsnorth.com.au/trade-property-development/trade-statistics/</w:t>
        </w:r>
      </w:hyperlink>
      <w:r w:rsidRPr="00C66272">
        <w:rPr>
          <w:rFonts w:ascii="Brill" w:eastAsia="Brill" w:hAnsi="Brill" w:cs="Brill"/>
        </w:rPr>
        <w:t>.</w:t>
      </w:r>
    </w:p>
    <w:p w14:paraId="3507793B" w14:textId="14557F99" w:rsidR="00CB3FC9" w:rsidRPr="00C66272" w:rsidRDefault="00C55FA1" w:rsidP="00F62668">
      <w:pPr>
        <w:spacing w:line="360" w:lineRule="auto"/>
        <w:ind w:left="426" w:right="-188" w:hanging="426"/>
        <w:jc w:val="both"/>
        <w:rPr>
          <w:rFonts w:ascii="Brill" w:eastAsia="Brill" w:hAnsi="Brill" w:cs="Brill"/>
        </w:rPr>
      </w:pPr>
      <w:proofErr w:type="spellStart"/>
      <w:r w:rsidRPr="00C66272">
        <w:rPr>
          <w:rFonts w:ascii="Brill" w:eastAsia="Brill" w:hAnsi="Brill" w:cs="Brill"/>
        </w:rPr>
        <w:t>Rahmstorf</w:t>
      </w:r>
      <w:proofErr w:type="spellEnd"/>
      <w:r w:rsidRPr="00C66272">
        <w:rPr>
          <w:rFonts w:ascii="Brill" w:eastAsia="Brill" w:hAnsi="Brill" w:cs="Brill"/>
        </w:rPr>
        <w:t xml:space="preserve">, S. (2010). A </w:t>
      </w:r>
      <w:ins w:id="918" w:author="Autor">
        <w:r w:rsidR="00037571">
          <w:rPr>
            <w:rFonts w:ascii="Brill" w:eastAsia="Brill" w:hAnsi="Brill" w:cs="Brill"/>
          </w:rPr>
          <w:t>n</w:t>
        </w:r>
      </w:ins>
      <w:del w:id="919" w:author="Autor">
        <w:r w:rsidRPr="00C66272" w:rsidDel="00037571">
          <w:rPr>
            <w:rFonts w:ascii="Brill" w:eastAsia="Brill" w:hAnsi="Brill" w:cs="Brill"/>
          </w:rPr>
          <w:delText>N</w:delText>
        </w:r>
      </w:del>
      <w:r w:rsidRPr="00C66272">
        <w:rPr>
          <w:rFonts w:ascii="Brill" w:eastAsia="Brill" w:hAnsi="Brill" w:cs="Brill"/>
        </w:rPr>
        <w:t xml:space="preserve">ew </w:t>
      </w:r>
      <w:ins w:id="920" w:author="Autor">
        <w:r w:rsidR="00037571">
          <w:rPr>
            <w:rFonts w:ascii="Brill" w:eastAsia="Brill" w:hAnsi="Brill" w:cs="Brill"/>
          </w:rPr>
          <w:t>v</w:t>
        </w:r>
      </w:ins>
      <w:del w:id="921" w:author="Autor">
        <w:r w:rsidRPr="00C66272" w:rsidDel="00037571">
          <w:rPr>
            <w:rFonts w:ascii="Brill" w:eastAsia="Brill" w:hAnsi="Brill" w:cs="Brill"/>
          </w:rPr>
          <w:delText>V</w:delText>
        </w:r>
      </w:del>
      <w:r w:rsidRPr="00C66272">
        <w:rPr>
          <w:rFonts w:ascii="Brill" w:eastAsia="Brill" w:hAnsi="Brill" w:cs="Brill"/>
        </w:rPr>
        <w:t xml:space="preserve">iew on </w:t>
      </w:r>
      <w:ins w:id="922" w:author="Autor">
        <w:r w:rsidR="00037571">
          <w:rPr>
            <w:rFonts w:ascii="Brill" w:eastAsia="Brill" w:hAnsi="Brill" w:cs="Brill"/>
          </w:rPr>
          <w:t>s</w:t>
        </w:r>
      </w:ins>
      <w:del w:id="923" w:author="Autor">
        <w:r w:rsidRPr="00C66272" w:rsidDel="00037571">
          <w:rPr>
            <w:rFonts w:ascii="Brill" w:eastAsia="Brill" w:hAnsi="Brill" w:cs="Brill"/>
          </w:rPr>
          <w:delText>S</w:delText>
        </w:r>
      </w:del>
      <w:r w:rsidRPr="00C66272">
        <w:rPr>
          <w:rFonts w:ascii="Brill" w:eastAsia="Brill" w:hAnsi="Brill" w:cs="Brill"/>
        </w:rPr>
        <w:t xml:space="preserve">ea </w:t>
      </w:r>
      <w:ins w:id="924" w:author="Autor">
        <w:r w:rsidR="00037571">
          <w:rPr>
            <w:rFonts w:ascii="Brill" w:eastAsia="Brill" w:hAnsi="Brill" w:cs="Brill"/>
          </w:rPr>
          <w:t>l</w:t>
        </w:r>
      </w:ins>
      <w:del w:id="925" w:author="Autor">
        <w:r w:rsidRPr="00C66272" w:rsidDel="00037571">
          <w:rPr>
            <w:rFonts w:ascii="Brill" w:eastAsia="Brill" w:hAnsi="Brill" w:cs="Brill"/>
          </w:rPr>
          <w:delText>L</w:delText>
        </w:r>
      </w:del>
      <w:r w:rsidRPr="00C66272">
        <w:rPr>
          <w:rFonts w:ascii="Brill" w:eastAsia="Brill" w:hAnsi="Brill" w:cs="Brill"/>
        </w:rPr>
        <w:t xml:space="preserve">evel </w:t>
      </w:r>
      <w:ins w:id="926" w:author="Autor">
        <w:r w:rsidR="00037571">
          <w:rPr>
            <w:rFonts w:ascii="Brill" w:eastAsia="Brill" w:hAnsi="Brill" w:cs="Brill"/>
          </w:rPr>
          <w:t>r</w:t>
        </w:r>
      </w:ins>
      <w:del w:id="927" w:author="Autor">
        <w:r w:rsidRPr="00C66272" w:rsidDel="00037571">
          <w:rPr>
            <w:rFonts w:ascii="Brill" w:eastAsia="Brill" w:hAnsi="Brill" w:cs="Brill"/>
          </w:rPr>
          <w:delText>R</w:delText>
        </w:r>
      </w:del>
      <w:r w:rsidRPr="00C66272">
        <w:rPr>
          <w:rFonts w:ascii="Brill" w:eastAsia="Brill" w:hAnsi="Brill" w:cs="Brill"/>
        </w:rPr>
        <w:t xml:space="preserve">ise. </w:t>
      </w:r>
      <w:r w:rsidRPr="00C66272">
        <w:rPr>
          <w:rFonts w:ascii="Brill" w:eastAsia="Brill" w:hAnsi="Brill" w:cs="Brill"/>
          <w:i/>
        </w:rPr>
        <w:t xml:space="preserve">Nature Climate Change, </w:t>
      </w:r>
      <w:commentRangeStart w:id="928"/>
      <w:r w:rsidRPr="00C66272">
        <w:rPr>
          <w:rFonts w:ascii="Brill" w:eastAsia="Brill" w:hAnsi="Brill" w:cs="Brill"/>
          <w:i/>
        </w:rPr>
        <w:t>1</w:t>
      </w:r>
      <w:commentRangeEnd w:id="928"/>
      <w:ins w:id="929" w:author="Autor">
        <w:r w:rsidR="0015539E" w:rsidRPr="00F34A6C">
          <w:rPr>
            <w:rFonts w:ascii="Brill" w:eastAsia="Brill" w:hAnsi="Brill" w:cs="Brill"/>
            <w:iCs/>
            <w:rPrChange w:id="930" w:author="Autor">
              <w:rPr>
                <w:rFonts w:ascii="Brill" w:eastAsia="Brill" w:hAnsi="Brill" w:cs="Brill"/>
                <w:i/>
              </w:rPr>
            </w:rPrChange>
          </w:rPr>
          <w:t>(1004</w:t>
        </w:r>
        <w:r w:rsidR="0015539E">
          <w:rPr>
            <w:rFonts w:ascii="Brill" w:eastAsia="Brill" w:hAnsi="Brill" w:cs="Brill"/>
            <w:i/>
          </w:rPr>
          <w:t>)</w:t>
        </w:r>
      </w:ins>
      <w:r w:rsidR="00037571">
        <w:rPr>
          <w:rStyle w:val="Odwoaniedokomentarza"/>
          <w:lang w:val="en-AU"/>
        </w:rPr>
        <w:commentReference w:id="928"/>
      </w:r>
      <w:r w:rsidRPr="00C66272">
        <w:rPr>
          <w:rFonts w:ascii="Brill" w:eastAsia="Brill" w:hAnsi="Brill" w:cs="Brill"/>
        </w:rPr>
        <w:t>, 44-45.</w:t>
      </w:r>
    </w:p>
    <w:p w14:paraId="3507793C" w14:textId="74AD2585"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Shaw, C. (2010). The </w:t>
      </w:r>
      <w:ins w:id="931" w:author="Autor">
        <w:r w:rsidR="0013007A">
          <w:rPr>
            <w:rFonts w:ascii="Brill" w:eastAsia="Brill" w:hAnsi="Brill" w:cs="Brill"/>
          </w:rPr>
          <w:t>d</w:t>
        </w:r>
      </w:ins>
      <w:del w:id="932" w:author="Autor">
        <w:r w:rsidRPr="00C66272" w:rsidDel="0013007A">
          <w:rPr>
            <w:rFonts w:ascii="Brill" w:eastAsia="Brill" w:hAnsi="Brill" w:cs="Brill"/>
          </w:rPr>
          <w:delText>D</w:delText>
        </w:r>
      </w:del>
      <w:r w:rsidRPr="00C66272">
        <w:rPr>
          <w:rFonts w:ascii="Brill" w:eastAsia="Brill" w:hAnsi="Brill" w:cs="Brill"/>
        </w:rPr>
        <w:t xml:space="preserve">angerous </w:t>
      </w:r>
      <w:ins w:id="933" w:author="Autor">
        <w:r w:rsidR="0013007A">
          <w:rPr>
            <w:rFonts w:ascii="Brill" w:eastAsia="Brill" w:hAnsi="Brill" w:cs="Brill"/>
          </w:rPr>
          <w:t>l</w:t>
        </w:r>
      </w:ins>
      <w:del w:id="934" w:author="Autor">
        <w:r w:rsidRPr="00C66272" w:rsidDel="0013007A">
          <w:rPr>
            <w:rFonts w:ascii="Brill" w:eastAsia="Brill" w:hAnsi="Brill" w:cs="Brill"/>
          </w:rPr>
          <w:delText>L</w:delText>
        </w:r>
      </w:del>
      <w:r w:rsidRPr="00C66272">
        <w:rPr>
          <w:rFonts w:ascii="Brill" w:eastAsia="Brill" w:hAnsi="Brill" w:cs="Brill"/>
        </w:rPr>
        <w:t xml:space="preserve">imits of </w:t>
      </w:r>
      <w:ins w:id="935" w:author="Autor">
        <w:r w:rsidR="0013007A">
          <w:rPr>
            <w:rFonts w:ascii="Brill" w:eastAsia="Brill" w:hAnsi="Brill" w:cs="Brill"/>
          </w:rPr>
          <w:t>d</w:t>
        </w:r>
      </w:ins>
      <w:del w:id="936" w:author="Autor">
        <w:r w:rsidRPr="00C66272" w:rsidDel="0013007A">
          <w:rPr>
            <w:rFonts w:ascii="Brill" w:eastAsia="Brill" w:hAnsi="Brill" w:cs="Brill"/>
          </w:rPr>
          <w:delText>D</w:delText>
        </w:r>
      </w:del>
      <w:r w:rsidRPr="00C66272">
        <w:rPr>
          <w:rFonts w:ascii="Brill" w:eastAsia="Brill" w:hAnsi="Brill" w:cs="Brill"/>
        </w:rPr>
        <w:t xml:space="preserve">angerous </w:t>
      </w:r>
      <w:ins w:id="937" w:author="Autor">
        <w:r w:rsidR="0013007A">
          <w:rPr>
            <w:rFonts w:ascii="Brill" w:eastAsia="Brill" w:hAnsi="Brill" w:cs="Brill"/>
          </w:rPr>
          <w:t>l</w:t>
        </w:r>
      </w:ins>
      <w:del w:id="938" w:author="Autor">
        <w:r w:rsidRPr="00C66272" w:rsidDel="0013007A">
          <w:rPr>
            <w:rFonts w:ascii="Brill" w:eastAsia="Brill" w:hAnsi="Brill" w:cs="Brill"/>
          </w:rPr>
          <w:delText>L</w:delText>
        </w:r>
      </w:del>
      <w:r w:rsidRPr="00C66272">
        <w:rPr>
          <w:rFonts w:ascii="Brill" w:eastAsia="Brill" w:hAnsi="Brill" w:cs="Brill"/>
        </w:rPr>
        <w:t xml:space="preserve">imits: Climate </w:t>
      </w:r>
      <w:ins w:id="939" w:author="Autor">
        <w:r w:rsidR="0013007A">
          <w:rPr>
            <w:rFonts w:ascii="Brill" w:eastAsia="Brill" w:hAnsi="Brill" w:cs="Brill"/>
          </w:rPr>
          <w:t>c</w:t>
        </w:r>
      </w:ins>
      <w:del w:id="940" w:author="Autor">
        <w:r w:rsidRPr="00C66272" w:rsidDel="0013007A">
          <w:rPr>
            <w:rFonts w:ascii="Brill" w:eastAsia="Brill" w:hAnsi="Brill" w:cs="Brill"/>
          </w:rPr>
          <w:delText>C</w:delText>
        </w:r>
      </w:del>
      <w:r w:rsidRPr="00C66272">
        <w:rPr>
          <w:rFonts w:ascii="Brill" w:eastAsia="Brill" w:hAnsi="Brill" w:cs="Brill"/>
        </w:rPr>
        <w:t xml:space="preserve">hange and the </w:t>
      </w:r>
      <w:ins w:id="941" w:author="Autor">
        <w:r w:rsidR="0013007A">
          <w:rPr>
            <w:rFonts w:ascii="Brill" w:eastAsia="Brill" w:hAnsi="Brill" w:cs="Brill"/>
          </w:rPr>
          <w:t>p</w:t>
        </w:r>
      </w:ins>
      <w:del w:id="942" w:author="Autor">
        <w:r w:rsidRPr="00C66272" w:rsidDel="0013007A">
          <w:rPr>
            <w:rFonts w:ascii="Brill" w:eastAsia="Brill" w:hAnsi="Brill" w:cs="Brill"/>
          </w:rPr>
          <w:delText>P</w:delText>
        </w:r>
      </w:del>
      <w:r w:rsidRPr="00C66272">
        <w:rPr>
          <w:rFonts w:ascii="Brill" w:eastAsia="Brill" w:hAnsi="Brill" w:cs="Brill"/>
        </w:rPr>
        <w:t xml:space="preserve">recautionary </w:t>
      </w:r>
      <w:ins w:id="943" w:author="Autor">
        <w:r w:rsidR="0013007A">
          <w:rPr>
            <w:rFonts w:ascii="Brill" w:eastAsia="Brill" w:hAnsi="Brill" w:cs="Brill"/>
          </w:rPr>
          <w:t>p</w:t>
        </w:r>
      </w:ins>
      <w:del w:id="944" w:author="Autor">
        <w:r w:rsidRPr="00C66272" w:rsidDel="0013007A">
          <w:rPr>
            <w:rFonts w:ascii="Brill" w:eastAsia="Brill" w:hAnsi="Brill" w:cs="Brill"/>
          </w:rPr>
          <w:delText>P</w:delText>
        </w:r>
      </w:del>
      <w:r w:rsidRPr="00C66272">
        <w:rPr>
          <w:rFonts w:ascii="Brill" w:eastAsia="Brill" w:hAnsi="Brill" w:cs="Brill"/>
        </w:rPr>
        <w:t xml:space="preserve">rinciple. </w:t>
      </w:r>
      <w:r w:rsidRPr="00C66272">
        <w:rPr>
          <w:rFonts w:ascii="Brill" w:eastAsia="Brill" w:hAnsi="Brill" w:cs="Brill"/>
          <w:i/>
        </w:rPr>
        <w:t>The Sociological Review, 57</w:t>
      </w:r>
      <w:r w:rsidRPr="00C66272">
        <w:rPr>
          <w:rFonts w:ascii="Brill" w:eastAsia="Brill" w:hAnsi="Brill" w:cs="Brill"/>
        </w:rPr>
        <w:t>(2), 103-123.</w:t>
      </w:r>
    </w:p>
    <w:p w14:paraId="3507793D" w14:textId="73F4E60B"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Shove, E. (2010). Social </w:t>
      </w:r>
      <w:ins w:id="945" w:author="Autor">
        <w:r w:rsidR="0013007A">
          <w:rPr>
            <w:rFonts w:ascii="Brill" w:eastAsia="Brill" w:hAnsi="Brill" w:cs="Brill"/>
          </w:rPr>
          <w:t>t</w:t>
        </w:r>
      </w:ins>
      <w:del w:id="946" w:author="Autor">
        <w:r w:rsidRPr="00C66272" w:rsidDel="0013007A">
          <w:rPr>
            <w:rFonts w:ascii="Brill" w:eastAsia="Brill" w:hAnsi="Brill" w:cs="Brill"/>
          </w:rPr>
          <w:delText>T</w:delText>
        </w:r>
      </w:del>
      <w:r w:rsidRPr="00C66272">
        <w:rPr>
          <w:rFonts w:ascii="Brill" w:eastAsia="Brill" w:hAnsi="Brill" w:cs="Brill"/>
        </w:rPr>
        <w:t xml:space="preserve">heory and </w:t>
      </w:r>
      <w:ins w:id="947" w:author="Autor">
        <w:r w:rsidR="0013007A">
          <w:rPr>
            <w:rFonts w:ascii="Brill" w:eastAsia="Brill" w:hAnsi="Brill" w:cs="Brill"/>
          </w:rPr>
          <w:t>c</w:t>
        </w:r>
      </w:ins>
      <w:del w:id="948" w:author="Autor">
        <w:r w:rsidRPr="00C66272" w:rsidDel="0013007A">
          <w:rPr>
            <w:rFonts w:ascii="Brill" w:eastAsia="Brill" w:hAnsi="Brill" w:cs="Brill"/>
          </w:rPr>
          <w:delText>C</w:delText>
        </w:r>
      </w:del>
      <w:r w:rsidRPr="00C66272">
        <w:rPr>
          <w:rFonts w:ascii="Brill" w:eastAsia="Brill" w:hAnsi="Brill" w:cs="Brill"/>
        </w:rPr>
        <w:t xml:space="preserve">limate </w:t>
      </w:r>
      <w:ins w:id="949" w:author="Autor">
        <w:r w:rsidR="0013007A">
          <w:rPr>
            <w:rFonts w:ascii="Brill" w:eastAsia="Brill" w:hAnsi="Brill" w:cs="Brill"/>
          </w:rPr>
          <w:t>c</w:t>
        </w:r>
      </w:ins>
      <w:del w:id="950" w:author="Autor">
        <w:r w:rsidRPr="00C66272" w:rsidDel="0013007A">
          <w:rPr>
            <w:rFonts w:ascii="Brill" w:eastAsia="Brill" w:hAnsi="Brill" w:cs="Brill"/>
          </w:rPr>
          <w:delText>C</w:delText>
        </w:r>
      </w:del>
      <w:r w:rsidRPr="00C66272">
        <w:rPr>
          <w:rFonts w:ascii="Brill" w:eastAsia="Brill" w:hAnsi="Brill" w:cs="Brill"/>
        </w:rPr>
        <w:t xml:space="preserve">hange. </w:t>
      </w:r>
      <w:r w:rsidRPr="00C66272">
        <w:rPr>
          <w:rFonts w:ascii="Brill" w:eastAsia="Brill" w:hAnsi="Brill" w:cs="Brill"/>
          <w:i/>
        </w:rPr>
        <w:t>Theory, Culture &amp; Society, 27</w:t>
      </w:r>
      <w:r w:rsidRPr="00C66272">
        <w:rPr>
          <w:rFonts w:ascii="Brill" w:eastAsia="Brill" w:hAnsi="Brill" w:cs="Brill"/>
        </w:rPr>
        <w:t>(2-3), 277-288.</w:t>
      </w:r>
    </w:p>
    <w:p w14:paraId="3507793E" w14:textId="05394EBB"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Simmel, G. (</w:t>
      </w:r>
      <w:ins w:id="951" w:author="Autor">
        <w:r w:rsidR="005F128E">
          <w:rPr>
            <w:rFonts w:ascii="Brill" w:eastAsia="Brill" w:hAnsi="Brill" w:cs="Brill"/>
          </w:rPr>
          <w:t>[1903]</w:t>
        </w:r>
      </w:ins>
      <w:r w:rsidRPr="00C66272">
        <w:rPr>
          <w:rFonts w:ascii="Brill" w:eastAsia="Brill" w:hAnsi="Brill" w:cs="Brill"/>
        </w:rPr>
        <w:t xml:space="preserve">1997). The </w:t>
      </w:r>
      <w:ins w:id="952" w:author="Autor">
        <w:r w:rsidR="0013007A">
          <w:rPr>
            <w:rFonts w:ascii="Brill" w:eastAsia="Brill" w:hAnsi="Brill" w:cs="Brill"/>
          </w:rPr>
          <w:t>m</w:t>
        </w:r>
      </w:ins>
      <w:del w:id="953" w:author="Autor">
        <w:r w:rsidRPr="00C66272" w:rsidDel="0013007A">
          <w:rPr>
            <w:rFonts w:ascii="Brill" w:eastAsia="Brill" w:hAnsi="Brill" w:cs="Brill"/>
          </w:rPr>
          <w:delText>M</w:delText>
        </w:r>
      </w:del>
      <w:r w:rsidRPr="00C66272">
        <w:rPr>
          <w:rFonts w:ascii="Brill" w:eastAsia="Brill" w:hAnsi="Brill" w:cs="Brill"/>
        </w:rPr>
        <w:t xml:space="preserve">etropolis and </w:t>
      </w:r>
      <w:ins w:id="954" w:author="Autor">
        <w:r w:rsidR="0013007A">
          <w:rPr>
            <w:rFonts w:ascii="Brill" w:eastAsia="Brill" w:hAnsi="Brill" w:cs="Brill"/>
          </w:rPr>
          <w:t>m</w:t>
        </w:r>
      </w:ins>
      <w:del w:id="955" w:author="Autor">
        <w:r w:rsidRPr="00C66272" w:rsidDel="0013007A">
          <w:rPr>
            <w:rFonts w:ascii="Brill" w:eastAsia="Brill" w:hAnsi="Brill" w:cs="Brill"/>
          </w:rPr>
          <w:delText>M</w:delText>
        </w:r>
      </w:del>
      <w:r w:rsidRPr="00C66272">
        <w:rPr>
          <w:rFonts w:ascii="Brill" w:eastAsia="Brill" w:hAnsi="Brill" w:cs="Brill"/>
        </w:rPr>
        <w:t xml:space="preserve">ental </w:t>
      </w:r>
      <w:ins w:id="956" w:author="Autor">
        <w:r w:rsidR="0013007A">
          <w:rPr>
            <w:rFonts w:ascii="Brill" w:eastAsia="Brill" w:hAnsi="Brill" w:cs="Brill"/>
          </w:rPr>
          <w:t>l</w:t>
        </w:r>
      </w:ins>
      <w:del w:id="957" w:author="Autor">
        <w:r w:rsidRPr="00C66272" w:rsidDel="0013007A">
          <w:rPr>
            <w:rFonts w:ascii="Brill" w:eastAsia="Brill" w:hAnsi="Brill" w:cs="Brill"/>
          </w:rPr>
          <w:delText>L</w:delText>
        </w:r>
      </w:del>
      <w:r w:rsidRPr="00C66272">
        <w:rPr>
          <w:rFonts w:ascii="Brill" w:eastAsia="Brill" w:hAnsi="Brill" w:cs="Brill"/>
        </w:rPr>
        <w:t xml:space="preserve">ife. In D. Frisby &amp; M. Featherstone (Eds.), </w:t>
      </w:r>
      <w:r w:rsidRPr="00C66272">
        <w:rPr>
          <w:rFonts w:ascii="Brill" w:eastAsia="Brill" w:hAnsi="Brill" w:cs="Brill"/>
          <w:i/>
        </w:rPr>
        <w:t>Simmel on Culture: Selected Writings</w:t>
      </w:r>
      <w:r w:rsidRPr="00C66272">
        <w:rPr>
          <w:rFonts w:ascii="Brill" w:eastAsia="Brill" w:hAnsi="Brill" w:cs="Brill"/>
        </w:rPr>
        <w:t xml:space="preserve"> (pp. 174-186). Sage.</w:t>
      </w:r>
    </w:p>
    <w:p w14:paraId="3507793F" w14:textId="42C74DBC"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Tourism Research Australia. (2021). </w:t>
      </w:r>
      <w:r w:rsidRPr="00C66272">
        <w:rPr>
          <w:rFonts w:ascii="Brill" w:eastAsia="Brill" w:hAnsi="Brill" w:cs="Brill"/>
          <w:i/>
        </w:rPr>
        <w:t xml:space="preserve">State of the </w:t>
      </w:r>
      <w:ins w:id="958" w:author="Autor">
        <w:r w:rsidR="0013007A">
          <w:rPr>
            <w:rFonts w:ascii="Brill" w:eastAsia="Brill" w:hAnsi="Brill" w:cs="Brill"/>
            <w:i/>
          </w:rPr>
          <w:t>i</w:t>
        </w:r>
      </w:ins>
      <w:del w:id="959" w:author="Autor">
        <w:r w:rsidRPr="00C66272" w:rsidDel="0013007A">
          <w:rPr>
            <w:rFonts w:ascii="Brill" w:eastAsia="Brill" w:hAnsi="Brill" w:cs="Brill"/>
            <w:i/>
          </w:rPr>
          <w:delText>I</w:delText>
        </w:r>
      </w:del>
      <w:r w:rsidRPr="00C66272">
        <w:rPr>
          <w:rFonts w:ascii="Brill" w:eastAsia="Brill" w:hAnsi="Brill" w:cs="Brill"/>
          <w:i/>
        </w:rPr>
        <w:t>ndustry</w:t>
      </w:r>
      <w:r w:rsidRPr="00C66272">
        <w:rPr>
          <w:rFonts w:ascii="Brill" w:eastAsia="Brill" w:hAnsi="Brill" w:cs="Brill"/>
        </w:rPr>
        <w:t xml:space="preserve">. Retrieved from </w:t>
      </w:r>
      <w:hyperlink r:id="rId17">
        <w:r w:rsidRPr="00C66272">
          <w:rPr>
            <w:rFonts w:ascii="Brill" w:eastAsia="Brill" w:hAnsi="Brill" w:cs="Brill"/>
            <w:color w:val="DCA10D"/>
          </w:rPr>
          <w:t>https://www.tra.gov.au/economic-analysis/state-of-the-industry/state-of-the-industry</w:t>
        </w:r>
      </w:hyperlink>
      <w:r w:rsidRPr="00C66272">
        <w:rPr>
          <w:rFonts w:ascii="Brill" w:eastAsia="Brill" w:hAnsi="Brill" w:cs="Brill"/>
        </w:rPr>
        <w:t>.</w:t>
      </w:r>
    </w:p>
    <w:p w14:paraId="35077940" w14:textId="717EC5AD"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lastRenderedPageBreak/>
        <w:t xml:space="preserve">Urry, J. (2016). </w:t>
      </w:r>
      <w:r w:rsidRPr="00C66272">
        <w:rPr>
          <w:rFonts w:ascii="Brill" w:eastAsia="Brill" w:hAnsi="Brill" w:cs="Brill"/>
          <w:i/>
        </w:rPr>
        <w:t xml:space="preserve">What is the </w:t>
      </w:r>
      <w:ins w:id="960" w:author="Autor">
        <w:r w:rsidR="0013007A">
          <w:rPr>
            <w:rFonts w:ascii="Brill" w:eastAsia="Brill" w:hAnsi="Brill" w:cs="Brill"/>
            <w:i/>
          </w:rPr>
          <w:t>f</w:t>
        </w:r>
      </w:ins>
      <w:del w:id="961" w:author="Autor">
        <w:r w:rsidRPr="00C66272" w:rsidDel="0013007A">
          <w:rPr>
            <w:rFonts w:ascii="Brill" w:eastAsia="Brill" w:hAnsi="Brill" w:cs="Brill"/>
            <w:i/>
          </w:rPr>
          <w:delText>F</w:delText>
        </w:r>
      </w:del>
      <w:r w:rsidRPr="00C66272">
        <w:rPr>
          <w:rFonts w:ascii="Brill" w:eastAsia="Brill" w:hAnsi="Brill" w:cs="Brill"/>
          <w:i/>
        </w:rPr>
        <w:t>uture?</w:t>
      </w:r>
      <w:del w:id="962" w:author="Autor">
        <w:r w:rsidRPr="00C66272" w:rsidDel="0013007A">
          <w:rPr>
            <w:rFonts w:ascii="Brill" w:eastAsia="Brill" w:hAnsi="Brill" w:cs="Brill"/>
          </w:rPr>
          <w:delText>.</w:delText>
        </w:r>
      </w:del>
      <w:r w:rsidRPr="00C66272">
        <w:rPr>
          <w:rFonts w:ascii="Brill" w:eastAsia="Brill" w:hAnsi="Brill" w:cs="Brill"/>
        </w:rPr>
        <w:t xml:space="preserve"> John Wiley &amp; Sons.</w:t>
      </w:r>
    </w:p>
    <w:p w14:paraId="35077941" w14:textId="1CD01781"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Valente, S., &amp; Veloso-Gomes, F. (2020). Coastal climate adaptation in port-cities: adaptation deficits, barriers, and challenges ahead. </w:t>
      </w:r>
      <w:r w:rsidRPr="00C66272">
        <w:rPr>
          <w:rFonts w:ascii="Brill" w:eastAsia="Brill" w:hAnsi="Brill" w:cs="Brill"/>
          <w:i/>
        </w:rPr>
        <w:t>Journal of Environmental Planning and Management,</w:t>
      </w:r>
      <w:ins w:id="963" w:author="Autor">
        <w:r w:rsidR="0015539E">
          <w:rPr>
            <w:rFonts w:ascii="Brill" w:eastAsia="Brill" w:hAnsi="Brill" w:cs="Brill"/>
            <w:i/>
          </w:rPr>
          <w:t>63</w:t>
        </w:r>
      </w:ins>
      <w:del w:id="964" w:author="Autor">
        <w:r w:rsidRPr="00C66272" w:rsidDel="0015539E">
          <w:rPr>
            <w:rFonts w:ascii="Brill" w:eastAsia="Brill" w:hAnsi="Brill" w:cs="Brill"/>
            <w:i/>
          </w:rPr>
          <w:delText xml:space="preserve"> </w:delText>
        </w:r>
        <w:commentRangeStart w:id="965"/>
        <w:r w:rsidRPr="00F34A6C" w:rsidDel="0015539E">
          <w:rPr>
            <w:rFonts w:ascii="Brill" w:eastAsia="Brill" w:hAnsi="Brill" w:cs="Brill"/>
            <w:iCs/>
            <w:rPrChange w:id="966" w:author="Autor">
              <w:rPr>
                <w:rFonts w:ascii="Brill" w:eastAsia="Brill" w:hAnsi="Brill" w:cs="Brill"/>
                <w:i/>
              </w:rPr>
            </w:rPrChange>
          </w:rPr>
          <w:delText>63</w:delText>
        </w:r>
        <w:commentRangeEnd w:id="965"/>
        <w:r w:rsidR="0013007A" w:rsidRPr="0015539E" w:rsidDel="0015539E">
          <w:rPr>
            <w:rStyle w:val="Odwoaniedokomentarza"/>
            <w:iCs/>
            <w:lang w:val="en-AU"/>
          </w:rPr>
          <w:commentReference w:id="965"/>
        </w:r>
      </w:del>
      <w:ins w:id="967" w:author="Autor">
        <w:r w:rsidR="0015539E" w:rsidRPr="00F34A6C">
          <w:rPr>
            <w:rFonts w:ascii="Brill" w:eastAsia="Brill" w:hAnsi="Brill" w:cs="Brill"/>
            <w:iCs/>
            <w:rPrChange w:id="968" w:author="Autor">
              <w:rPr>
                <w:rFonts w:ascii="Brill" w:eastAsia="Brill" w:hAnsi="Brill" w:cs="Brill"/>
                <w:i/>
              </w:rPr>
            </w:rPrChange>
          </w:rPr>
          <w:t>(3)</w:t>
        </w:r>
      </w:ins>
      <w:r w:rsidRPr="0015539E">
        <w:rPr>
          <w:rFonts w:ascii="Brill" w:eastAsia="Brill" w:hAnsi="Brill" w:cs="Brill"/>
          <w:iCs/>
        </w:rPr>
        <w:t>,</w:t>
      </w:r>
      <w:r w:rsidRPr="00C66272">
        <w:rPr>
          <w:rFonts w:ascii="Brill" w:eastAsia="Brill" w:hAnsi="Brill" w:cs="Brill"/>
        </w:rPr>
        <w:t xml:space="preserve"> 389-414.</w:t>
      </w:r>
    </w:p>
    <w:p w14:paraId="35077942" w14:textId="6E57CAEE"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Weber, M. (1915 [1970]). </w:t>
      </w:r>
      <w:r w:rsidRPr="00C66272">
        <w:rPr>
          <w:rFonts w:ascii="Brill" w:eastAsia="Brill" w:hAnsi="Brill" w:cs="Brill"/>
          <w:i/>
        </w:rPr>
        <w:t xml:space="preserve">From Max Weber: Essays in </w:t>
      </w:r>
      <w:ins w:id="969" w:author="Autor">
        <w:r w:rsidR="0013007A">
          <w:rPr>
            <w:rFonts w:ascii="Brill" w:eastAsia="Brill" w:hAnsi="Brill" w:cs="Brill"/>
            <w:i/>
          </w:rPr>
          <w:t>s</w:t>
        </w:r>
      </w:ins>
      <w:del w:id="970" w:author="Autor">
        <w:r w:rsidRPr="00C66272" w:rsidDel="0013007A">
          <w:rPr>
            <w:rFonts w:ascii="Brill" w:eastAsia="Brill" w:hAnsi="Brill" w:cs="Brill"/>
            <w:i/>
          </w:rPr>
          <w:delText>S</w:delText>
        </w:r>
      </w:del>
      <w:r w:rsidRPr="00C66272">
        <w:rPr>
          <w:rFonts w:ascii="Brill" w:eastAsia="Brill" w:hAnsi="Brill" w:cs="Brill"/>
          <w:i/>
        </w:rPr>
        <w:t>ociology</w:t>
      </w:r>
      <w:r w:rsidRPr="00C66272">
        <w:rPr>
          <w:rFonts w:ascii="Brill" w:eastAsia="Brill" w:hAnsi="Brill" w:cs="Brill"/>
        </w:rPr>
        <w:t>. Routledge and Kegan Paul.</w:t>
      </w:r>
    </w:p>
    <w:p w14:paraId="35077943" w14:textId="1C089691" w:rsidR="00CB3FC9" w:rsidRPr="00C66272" w:rsidRDefault="00C55FA1" w:rsidP="00F62668">
      <w:pPr>
        <w:spacing w:line="360" w:lineRule="auto"/>
        <w:ind w:left="426" w:right="-188" w:hanging="426"/>
        <w:jc w:val="both"/>
        <w:rPr>
          <w:rFonts w:ascii="Brill" w:eastAsia="Brill" w:hAnsi="Brill" w:cs="Brill"/>
        </w:rPr>
      </w:pPr>
      <w:r w:rsidRPr="00C66272">
        <w:rPr>
          <w:rFonts w:ascii="Brill" w:eastAsia="Brill" w:hAnsi="Brill" w:cs="Brill"/>
        </w:rPr>
        <w:t xml:space="preserve">Weber, M. (1919[2012]). Science as a </w:t>
      </w:r>
      <w:ins w:id="971" w:author="Autor">
        <w:r w:rsidR="0013007A">
          <w:rPr>
            <w:rFonts w:ascii="Brill" w:eastAsia="Brill" w:hAnsi="Brill" w:cs="Brill"/>
          </w:rPr>
          <w:t>p</w:t>
        </w:r>
      </w:ins>
      <w:del w:id="972" w:author="Autor">
        <w:r w:rsidRPr="00C66272" w:rsidDel="0013007A">
          <w:rPr>
            <w:rFonts w:ascii="Brill" w:eastAsia="Brill" w:hAnsi="Brill" w:cs="Brill"/>
          </w:rPr>
          <w:delText>P</w:delText>
        </w:r>
      </w:del>
      <w:r w:rsidRPr="00C66272">
        <w:rPr>
          <w:rFonts w:ascii="Brill" w:eastAsia="Brill" w:hAnsi="Brill" w:cs="Brill"/>
        </w:rPr>
        <w:t xml:space="preserve">rofession and </w:t>
      </w:r>
      <w:ins w:id="973" w:author="Autor">
        <w:r w:rsidR="0013007A">
          <w:rPr>
            <w:rFonts w:ascii="Brill" w:eastAsia="Brill" w:hAnsi="Brill" w:cs="Brill"/>
          </w:rPr>
          <w:t>v</w:t>
        </w:r>
      </w:ins>
      <w:del w:id="974" w:author="Autor">
        <w:r w:rsidRPr="00C66272" w:rsidDel="0013007A">
          <w:rPr>
            <w:rFonts w:ascii="Brill" w:eastAsia="Brill" w:hAnsi="Brill" w:cs="Brill"/>
          </w:rPr>
          <w:delText>V</w:delText>
        </w:r>
      </w:del>
      <w:r w:rsidRPr="00C66272">
        <w:rPr>
          <w:rFonts w:ascii="Brill" w:eastAsia="Brill" w:hAnsi="Brill" w:cs="Brill"/>
        </w:rPr>
        <w:t xml:space="preserve">ocation. In H. H. Bruun &amp; S. </w:t>
      </w:r>
      <w:proofErr w:type="spellStart"/>
      <w:r w:rsidRPr="00C66272">
        <w:rPr>
          <w:rFonts w:ascii="Brill" w:eastAsia="Brill" w:hAnsi="Brill" w:cs="Brill"/>
        </w:rPr>
        <w:t>Whimster</w:t>
      </w:r>
      <w:proofErr w:type="spellEnd"/>
      <w:r w:rsidRPr="00C66272">
        <w:rPr>
          <w:rFonts w:ascii="Brill" w:eastAsia="Brill" w:hAnsi="Brill" w:cs="Brill"/>
        </w:rPr>
        <w:t xml:space="preserve"> (Eds.), </w:t>
      </w:r>
      <w:r w:rsidRPr="00C66272">
        <w:rPr>
          <w:rFonts w:ascii="Brill" w:eastAsia="Brill" w:hAnsi="Brill" w:cs="Brill"/>
          <w:i/>
        </w:rPr>
        <w:t>Max Weber: Collected Methodological Writings</w:t>
      </w:r>
      <w:r w:rsidRPr="00C66272">
        <w:rPr>
          <w:rFonts w:ascii="Brill" w:eastAsia="Brill" w:hAnsi="Brill" w:cs="Brill"/>
        </w:rPr>
        <w:t xml:space="preserve"> (pp. 335-354). Routledge.</w:t>
      </w:r>
    </w:p>
    <w:p w14:paraId="35077944" w14:textId="36E18D18" w:rsidR="00CB3FC9" w:rsidRPr="00C66272" w:rsidRDefault="00C55FA1" w:rsidP="00F62668">
      <w:pPr>
        <w:spacing w:line="360" w:lineRule="auto"/>
        <w:ind w:left="426" w:right="-188" w:hanging="426"/>
        <w:jc w:val="both"/>
        <w:rPr>
          <w:rFonts w:ascii="Brill" w:eastAsia="Brill" w:hAnsi="Brill" w:cs="Brill"/>
          <w:b/>
        </w:rPr>
      </w:pPr>
      <w:r w:rsidRPr="00C66272">
        <w:rPr>
          <w:rFonts w:ascii="Brill" w:eastAsia="Brill" w:hAnsi="Brill" w:cs="Brill"/>
        </w:rPr>
        <w:t xml:space="preserve">Wynne, B. (2010). Strange </w:t>
      </w:r>
      <w:ins w:id="975" w:author="Autor">
        <w:r w:rsidR="0013007A">
          <w:rPr>
            <w:rFonts w:ascii="Brill" w:eastAsia="Brill" w:hAnsi="Brill" w:cs="Brill"/>
          </w:rPr>
          <w:t>w</w:t>
        </w:r>
      </w:ins>
      <w:del w:id="976" w:author="Autor">
        <w:r w:rsidRPr="00C66272" w:rsidDel="0013007A">
          <w:rPr>
            <w:rFonts w:ascii="Brill" w:eastAsia="Brill" w:hAnsi="Brill" w:cs="Brill"/>
          </w:rPr>
          <w:delText>W</w:delText>
        </w:r>
      </w:del>
      <w:r w:rsidRPr="00C66272">
        <w:rPr>
          <w:rFonts w:ascii="Brill" w:eastAsia="Brill" w:hAnsi="Brill" w:cs="Brill"/>
        </w:rPr>
        <w:t xml:space="preserve">eather, </w:t>
      </w:r>
      <w:ins w:id="977" w:author="Autor">
        <w:r w:rsidR="0013007A">
          <w:rPr>
            <w:rFonts w:ascii="Brill" w:eastAsia="Brill" w:hAnsi="Brill" w:cs="Brill"/>
          </w:rPr>
          <w:t>a</w:t>
        </w:r>
      </w:ins>
      <w:del w:id="978" w:author="Autor">
        <w:r w:rsidRPr="00C66272" w:rsidDel="0013007A">
          <w:rPr>
            <w:rFonts w:ascii="Brill" w:eastAsia="Brill" w:hAnsi="Brill" w:cs="Brill"/>
          </w:rPr>
          <w:delText>A</w:delText>
        </w:r>
      </w:del>
      <w:r w:rsidRPr="00C66272">
        <w:rPr>
          <w:rFonts w:ascii="Brill" w:eastAsia="Brill" w:hAnsi="Brill" w:cs="Brill"/>
        </w:rPr>
        <w:t xml:space="preserve">gain. </w:t>
      </w:r>
      <w:r w:rsidRPr="00C66272">
        <w:rPr>
          <w:rFonts w:ascii="Brill" w:eastAsia="Brill" w:hAnsi="Brill" w:cs="Brill"/>
          <w:i/>
        </w:rPr>
        <w:t xml:space="preserve">Theory, Culture &amp; Society, </w:t>
      </w:r>
      <w:commentRangeStart w:id="979"/>
      <w:r w:rsidRPr="00C66272">
        <w:rPr>
          <w:rFonts w:ascii="Brill" w:eastAsia="Brill" w:hAnsi="Brill" w:cs="Brill"/>
          <w:i/>
        </w:rPr>
        <w:t>27</w:t>
      </w:r>
      <w:commentRangeEnd w:id="979"/>
      <w:ins w:id="980" w:author="Autor">
        <w:r w:rsidR="006D3D71" w:rsidRPr="00F34A6C">
          <w:rPr>
            <w:rFonts w:ascii="Brill" w:eastAsia="Brill" w:hAnsi="Brill" w:cs="Brill"/>
            <w:iCs/>
            <w:rPrChange w:id="981" w:author="Autor">
              <w:rPr>
                <w:rFonts w:ascii="Brill" w:eastAsia="Brill" w:hAnsi="Brill" w:cs="Brill"/>
                <w:i/>
              </w:rPr>
            </w:rPrChange>
          </w:rPr>
          <w:t>(2-3)</w:t>
        </w:r>
      </w:ins>
      <w:r w:rsidR="005F128E" w:rsidRPr="006D3D71">
        <w:rPr>
          <w:rStyle w:val="Odwoaniedokomentarza"/>
          <w:iCs/>
          <w:lang w:val="en-AU"/>
        </w:rPr>
        <w:commentReference w:id="979"/>
      </w:r>
      <w:r w:rsidRPr="006D3D71">
        <w:rPr>
          <w:rFonts w:ascii="Brill" w:eastAsia="Brill" w:hAnsi="Brill" w:cs="Brill"/>
          <w:iCs/>
        </w:rPr>
        <w:t>,</w:t>
      </w:r>
      <w:r w:rsidRPr="00C66272">
        <w:rPr>
          <w:rFonts w:ascii="Brill" w:eastAsia="Brill" w:hAnsi="Brill" w:cs="Brill"/>
        </w:rPr>
        <w:t xml:space="preserve"> 289-305.</w:t>
      </w:r>
    </w:p>
    <w:p w14:paraId="35077945" w14:textId="77777777" w:rsidR="00CB3FC9" w:rsidRPr="00C66272" w:rsidRDefault="00CB3FC9" w:rsidP="00F62668">
      <w:pPr>
        <w:spacing w:line="360" w:lineRule="auto"/>
        <w:rPr>
          <w:rFonts w:ascii="Brill" w:eastAsia="Brill" w:hAnsi="Brill" w:cs="Brill"/>
        </w:rPr>
        <w:sectPr w:rsidR="00CB3FC9" w:rsidRPr="00C66272" w:rsidSect="0046291F">
          <w:footerReference w:type="even" r:id="rId18"/>
          <w:footerReference w:type="default" r:id="rId19"/>
          <w:pgSz w:w="11906" w:h="16838"/>
          <w:pgMar w:top="1440" w:right="1440" w:bottom="1440" w:left="1440" w:header="708" w:footer="708" w:gutter="0"/>
          <w:pgNumType w:start="1"/>
          <w:cols w:space="720"/>
        </w:sectPr>
      </w:pPr>
    </w:p>
    <w:p w14:paraId="35077946" w14:textId="61191F3E" w:rsidR="00CB3FC9" w:rsidRPr="00C66272" w:rsidRDefault="00C55FA1" w:rsidP="00F62668">
      <w:pPr>
        <w:spacing w:line="360" w:lineRule="auto"/>
        <w:rPr>
          <w:rFonts w:ascii="Brill" w:eastAsia="Brill" w:hAnsi="Brill" w:cs="Brill"/>
          <w:b/>
          <w:sz w:val="28"/>
          <w:szCs w:val="28"/>
        </w:rPr>
      </w:pPr>
      <w:r w:rsidRPr="00C66272">
        <w:rPr>
          <w:rFonts w:ascii="Brill" w:eastAsia="Brill" w:hAnsi="Brill" w:cs="Brill"/>
          <w:b/>
          <w:sz w:val="28"/>
          <w:szCs w:val="28"/>
        </w:rPr>
        <w:lastRenderedPageBreak/>
        <w:t xml:space="preserve">Chapter 2. Noise versus Silence: </w:t>
      </w:r>
      <w:r w:rsidR="00931B7E" w:rsidRPr="00C66272">
        <w:rPr>
          <w:rFonts w:ascii="Brill" w:eastAsia="Brill" w:hAnsi="Brill" w:cs="Brill"/>
          <w:b/>
          <w:sz w:val="28"/>
          <w:szCs w:val="28"/>
        </w:rPr>
        <w:t>The a</w:t>
      </w:r>
      <w:r w:rsidRPr="00C66272">
        <w:rPr>
          <w:rFonts w:ascii="Brill" w:eastAsia="Brill" w:hAnsi="Brill" w:cs="Brill"/>
          <w:b/>
          <w:sz w:val="28"/>
          <w:szCs w:val="28"/>
        </w:rPr>
        <w:t>nthropo-bio-</w:t>
      </w:r>
      <w:proofErr w:type="spellStart"/>
      <w:r w:rsidRPr="00C66272">
        <w:rPr>
          <w:rFonts w:ascii="Brill" w:eastAsia="Brill" w:hAnsi="Brill" w:cs="Brill"/>
          <w:b/>
          <w:sz w:val="28"/>
          <w:szCs w:val="28"/>
        </w:rPr>
        <w:t>geophonics</w:t>
      </w:r>
      <w:proofErr w:type="spellEnd"/>
      <w:r w:rsidRPr="00C66272">
        <w:rPr>
          <w:rFonts w:ascii="Brill" w:eastAsia="Brill" w:hAnsi="Brill" w:cs="Brill"/>
          <w:b/>
          <w:sz w:val="28"/>
          <w:szCs w:val="28"/>
        </w:rPr>
        <w:t xml:space="preserve"> of port</w:t>
      </w:r>
      <w:r w:rsidR="00DA7F51" w:rsidRPr="00C66272">
        <w:rPr>
          <w:rFonts w:ascii="Brill" w:eastAsia="Brill" w:hAnsi="Brill" w:cs="Brill"/>
          <w:b/>
          <w:sz w:val="28"/>
          <w:szCs w:val="28"/>
        </w:rPr>
        <w:t xml:space="preserve"> </w:t>
      </w:r>
      <w:r w:rsidRPr="00C66272">
        <w:rPr>
          <w:rFonts w:ascii="Brill" w:eastAsia="Brill" w:hAnsi="Brill" w:cs="Brill"/>
          <w:b/>
          <w:sz w:val="28"/>
          <w:szCs w:val="28"/>
        </w:rPr>
        <w:t xml:space="preserve">cities </w:t>
      </w:r>
      <w:r w:rsidR="00DA7F51" w:rsidRPr="00C66272">
        <w:rPr>
          <w:rFonts w:ascii="Brill" w:eastAsia="Brill" w:hAnsi="Brill" w:cs="Brill"/>
          <w:b/>
          <w:sz w:val="28"/>
          <w:szCs w:val="28"/>
        </w:rPr>
        <w:t>that are also</w:t>
      </w:r>
      <w:r w:rsidRPr="00C66272">
        <w:rPr>
          <w:rFonts w:ascii="Brill" w:eastAsia="Brill" w:hAnsi="Brill" w:cs="Brill"/>
          <w:b/>
          <w:sz w:val="28"/>
          <w:szCs w:val="28"/>
        </w:rPr>
        <w:t xml:space="preserve"> health resorts </w:t>
      </w:r>
    </w:p>
    <w:p w14:paraId="674DB9E2" w14:textId="77777777" w:rsidR="00F62668" w:rsidRPr="00BF26E0" w:rsidRDefault="00F62668" w:rsidP="00F62668">
      <w:pPr>
        <w:spacing w:line="360" w:lineRule="auto"/>
        <w:rPr>
          <w:rFonts w:ascii="Brill" w:eastAsia="Brill" w:hAnsi="Brill" w:cs="Brill"/>
          <w:i/>
          <w:lang w:val="en-US"/>
        </w:rPr>
      </w:pPr>
    </w:p>
    <w:p w14:paraId="35077947" w14:textId="24157C49" w:rsidR="00CB3FC9" w:rsidRPr="00C66272" w:rsidRDefault="00C55FA1" w:rsidP="00F62668">
      <w:pPr>
        <w:spacing w:line="360" w:lineRule="auto"/>
        <w:rPr>
          <w:rFonts w:ascii="Brill" w:eastAsia="Brill" w:hAnsi="Brill" w:cs="Brill"/>
          <w:i/>
          <w:lang w:val="pl-PL"/>
        </w:rPr>
      </w:pPr>
      <w:r w:rsidRPr="00C66272">
        <w:rPr>
          <w:rFonts w:ascii="Brill" w:eastAsia="Brill" w:hAnsi="Brill" w:cs="Brill"/>
          <w:i/>
          <w:lang w:val="pl-PL"/>
        </w:rPr>
        <w:t>Ewa Rewers</w:t>
      </w:r>
    </w:p>
    <w:p w14:paraId="35077949" w14:textId="4FC0A052" w:rsidR="00CB3FC9" w:rsidRPr="00C66272" w:rsidRDefault="00C55FA1" w:rsidP="00F62668">
      <w:pPr>
        <w:spacing w:line="360" w:lineRule="auto"/>
        <w:rPr>
          <w:rFonts w:ascii="Brill" w:eastAsia="Brill" w:hAnsi="Brill" w:cs="Brill"/>
          <w:lang w:val="pl-PL"/>
        </w:rPr>
      </w:pPr>
      <w:r w:rsidRPr="00C66272">
        <w:rPr>
          <w:rFonts w:ascii="Brill" w:eastAsia="Brill" w:hAnsi="Brill" w:cs="Brill"/>
          <w:lang w:val="pl-PL"/>
        </w:rPr>
        <w:t>(Adam Mickiewicz University Poznań)</w:t>
      </w:r>
    </w:p>
    <w:p w14:paraId="3507794A" w14:textId="77777777" w:rsidR="00CB3FC9" w:rsidRPr="00C66272" w:rsidRDefault="00CB3FC9" w:rsidP="00F62668">
      <w:pPr>
        <w:widowControl w:val="0"/>
        <w:spacing w:line="360" w:lineRule="auto"/>
        <w:rPr>
          <w:rFonts w:ascii="Brill" w:eastAsia="Brill" w:hAnsi="Brill" w:cs="Brill"/>
          <w:lang w:val="pl-PL"/>
        </w:rPr>
      </w:pPr>
    </w:p>
    <w:p w14:paraId="3507794B" w14:textId="77777777" w:rsidR="00CB3FC9" w:rsidRPr="00C66272" w:rsidRDefault="00C55FA1" w:rsidP="00F62668">
      <w:pPr>
        <w:widowControl w:val="0"/>
        <w:spacing w:line="360" w:lineRule="auto"/>
        <w:rPr>
          <w:rFonts w:ascii="Brill" w:eastAsia="Brill" w:hAnsi="Brill" w:cs="Brill"/>
          <w:b/>
        </w:rPr>
      </w:pPr>
      <w:r w:rsidRPr="00C66272">
        <w:rPr>
          <w:rFonts w:ascii="Brill" w:eastAsia="Brill" w:hAnsi="Brill" w:cs="Brill"/>
          <w:b/>
        </w:rPr>
        <w:t>Introduction</w:t>
      </w:r>
    </w:p>
    <w:p w14:paraId="3507794C" w14:textId="6DAF45E8" w:rsidR="00CB3FC9" w:rsidRPr="00C66272" w:rsidRDefault="00F62668" w:rsidP="00F62668">
      <w:pPr>
        <w:widowControl w:val="0"/>
        <w:spacing w:line="360" w:lineRule="auto"/>
        <w:ind w:firstLine="708"/>
        <w:jc w:val="both"/>
        <w:rPr>
          <w:rFonts w:ascii="Brill" w:eastAsia="Brill" w:hAnsi="Brill" w:cs="Brill"/>
          <w:color w:val="FF0000"/>
        </w:rPr>
      </w:pPr>
      <w:r>
        <w:rPr>
          <w:rFonts w:ascii="Brill" w:eastAsia="Brill" w:hAnsi="Brill" w:cs="Brill"/>
        </w:rPr>
        <w:t xml:space="preserve">Port cities have long been described as hubs of pollution, home to industrial activities, and other unclean practices; studying port cities that also function as health resorts provides </w:t>
      </w:r>
      <w:r w:rsidR="00C55FA1" w:rsidRPr="00C66272">
        <w:rPr>
          <w:rFonts w:ascii="Brill" w:eastAsia="Brill" w:hAnsi="Brill" w:cs="Brill"/>
        </w:rPr>
        <w:t xml:space="preserve">a power stimulus to </w:t>
      </w:r>
      <w:r>
        <w:rPr>
          <w:rFonts w:ascii="Brill" w:eastAsia="Brill" w:hAnsi="Brill" w:cs="Brill"/>
        </w:rPr>
        <w:t>reflect and expand on</w:t>
      </w:r>
      <w:r w:rsidR="00C55FA1" w:rsidRPr="00C66272">
        <w:rPr>
          <w:rFonts w:ascii="Brill" w:eastAsia="Brill" w:hAnsi="Brill" w:cs="Brill"/>
        </w:rPr>
        <w:t xml:space="preserve"> ecological ideas and bioethics. </w:t>
      </w:r>
      <w:r>
        <w:rPr>
          <w:rFonts w:ascii="Brill" w:eastAsia="Brill" w:hAnsi="Brill" w:cs="Brill"/>
        </w:rPr>
        <w:t>T</w:t>
      </w:r>
      <w:r w:rsidR="00C55FA1" w:rsidRPr="00C66272">
        <w:rPr>
          <w:rFonts w:ascii="Brill" w:eastAsia="Brill" w:hAnsi="Brill" w:cs="Brill"/>
        </w:rPr>
        <w:t xml:space="preserve">he </w:t>
      </w:r>
      <w:r>
        <w:rPr>
          <w:rFonts w:ascii="Brill" w:eastAsia="Brill" w:hAnsi="Brill" w:cs="Brill"/>
        </w:rPr>
        <w:t>recently developed</w:t>
      </w:r>
      <w:r w:rsidR="00C55FA1" w:rsidRPr="00C66272">
        <w:rPr>
          <w:rFonts w:ascii="Brill" w:eastAsia="Brill" w:hAnsi="Brill" w:cs="Brill"/>
        </w:rPr>
        <w:t xml:space="preserve"> </w:t>
      </w:r>
      <w:r>
        <w:rPr>
          <w:rFonts w:ascii="Brill" w:eastAsia="Brill" w:hAnsi="Brill" w:cs="Brill"/>
        </w:rPr>
        <w:t xml:space="preserve">concept </w:t>
      </w:r>
      <w:r w:rsidR="00C55FA1" w:rsidRPr="00C66272">
        <w:rPr>
          <w:rFonts w:ascii="Brill" w:eastAsia="Brill" w:hAnsi="Brill" w:cs="Brill"/>
        </w:rPr>
        <w:t xml:space="preserve">of biocultural diversity, </w:t>
      </w:r>
      <w:r w:rsidR="00765A11" w:rsidRPr="00C66272">
        <w:rPr>
          <w:rFonts w:ascii="Brill" w:hAnsi="Brill" w:cs="Times New Roman"/>
          <w:color w:val="000000"/>
        </w:rPr>
        <w:t>a scientific framework of the 21</w:t>
      </w:r>
      <w:r w:rsidR="00765A11" w:rsidRPr="00C66272">
        <w:rPr>
          <w:rFonts w:ascii="Brill" w:hAnsi="Brill" w:cs="Times New Roman"/>
          <w:color w:val="000000"/>
          <w:vertAlign w:val="superscript"/>
        </w:rPr>
        <w:t>st</w:t>
      </w:r>
      <w:r w:rsidR="00765A11" w:rsidRPr="00C66272">
        <w:rPr>
          <w:rFonts w:ascii="Brill" w:hAnsi="Brill" w:cs="Times New Roman"/>
          <w:color w:val="000000"/>
        </w:rPr>
        <w:t xml:space="preserve"> century</w:t>
      </w:r>
      <w:r w:rsidR="00C55FA1" w:rsidRPr="00C66272">
        <w:rPr>
          <w:rFonts w:ascii="Brill" w:eastAsia="Brill" w:hAnsi="Brill" w:cs="Times New Roman"/>
        </w:rPr>
        <w:t>,</w:t>
      </w:r>
      <w:r w:rsidR="00C55FA1" w:rsidRPr="00C66272">
        <w:rPr>
          <w:rFonts w:ascii="Brill" w:eastAsia="Brill" w:hAnsi="Brill" w:cs="Brill"/>
        </w:rPr>
        <w:t xml:space="preserve"> spans disciplines </w:t>
      </w:r>
      <w:r w:rsidR="003164A4" w:rsidRPr="00C66272">
        <w:rPr>
          <w:rFonts w:ascii="Brill" w:eastAsia="Brill" w:hAnsi="Brill" w:cs="Brill"/>
        </w:rPr>
        <w:t>across</w:t>
      </w:r>
      <w:r w:rsidR="00C55FA1" w:rsidRPr="00C66272">
        <w:rPr>
          <w:rFonts w:ascii="Brill" w:eastAsia="Brill" w:hAnsi="Brill" w:cs="Brill"/>
        </w:rPr>
        <w:t xml:space="preserve"> the natural</w:t>
      </w:r>
      <w:r w:rsidR="003164A4" w:rsidRPr="00C66272">
        <w:rPr>
          <w:rFonts w:ascii="Brill" w:eastAsia="Brill" w:hAnsi="Brill" w:cs="Brill"/>
        </w:rPr>
        <w:t xml:space="preserve"> and</w:t>
      </w:r>
      <w:r w:rsidR="00C55FA1" w:rsidRPr="00C66272">
        <w:rPr>
          <w:rFonts w:ascii="Brill" w:eastAsia="Brill" w:hAnsi="Brill" w:cs="Brill"/>
        </w:rPr>
        <w:t xml:space="preserve"> social sciences. </w:t>
      </w:r>
      <w:r>
        <w:rPr>
          <w:rFonts w:ascii="Brill" w:eastAsia="Brill" w:hAnsi="Brill" w:cs="Brill"/>
        </w:rPr>
        <w:t>Such an</w:t>
      </w:r>
      <w:r w:rsidR="003164A4" w:rsidRPr="00C66272">
        <w:rPr>
          <w:rFonts w:ascii="Brill" w:eastAsia="Brill" w:hAnsi="Brill" w:cs="Brill"/>
        </w:rPr>
        <w:t xml:space="preserve"> i</w:t>
      </w:r>
      <w:r w:rsidR="00C55FA1" w:rsidRPr="00C66272">
        <w:rPr>
          <w:rFonts w:ascii="Brill" w:eastAsia="Brill" w:hAnsi="Brill" w:cs="Brill"/>
        </w:rPr>
        <w:t>nterdisciplinary view of the relations between human agency, cultural practices</w:t>
      </w:r>
      <w:r w:rsidR="003164A4" w:rsidRPr="00C66272">
        <w:rPr>
          <w:rFonts w:ascii="Brill" w:eastAsia="Brill" w:hAnsi="Brill" w:cs="Brill"/>
        </w:rPr>
        <w:t>,</w:t>
      </w:r>
      <w:r w:rsidR="00C55FA1" w:rsidRPr="00C66272">
        <w:rPr>
          <w:rFonts w:ascii="Brill" w:eastAsia="Brill" w:hAnsi="Brill" w:cs="Brill"/>
        </w:rPr>
        <w:t xml:space="preserve"> and biological life c</w:t>
      </w:r>
      <w:r w:rsidR="003D49BC" w:rsidRPr="00C66272">
        <w:rPr>
          <w:rFonts w:ascii="Brill" w:eastAsia="Brill" w:hAnsi="Brill" w:cs="Brill"/>
        </w:rPr>
        <w:t>an</w:t>
      </w:r>
      <w:r w:rsidR="00C55FA1" w:rsidRPr="00C66272">
        <w:rPr>
          <w:rFonts w:ascii="Brill" w:eastAsia="Brill" w:hAnsi="Brill" w:cs="Brill"/>
        </w:rPr>
        <w:t xml:space="preserve"> </w:t>
      </w:r>
      <w:r>
        <w:rPr>
          <w:rFonts w:ascii="Brill" w:eastAsia="Brill" w:hAnsi="Brill" w:cs="Brill"/>
        </w:rPr>
        <w:t>serve in the</w:t>
      </w:r>
      <w:r w:rsidR="00C55FA1" w:rsidRPr="00C66272">
        <w:rPr>
          <w:rFonts w:ascii="Brill" w:eastAsia="Brill" w:hAnsi="Brill" w:cs="Brill"/>
        </w:rPr>
        <w:t xml:space="preserve"> search for correspondences between culture and nature, noise and silence. </w:t>
      </w:r>
      <w:r w:rsidR="00C55FA1" w:rsidRPr="00C66272">
        <w:rPr>
          <w:rFonts w:ascii="Brill" w:eastAsia="Brill" w:hAnsi="Brill" w:cs="Brill"/>
          <w:color w:val="000000"/>
        </w:rPr>
        <w:t>T</w:t>
      </w:r>
      <w:r w:rsidR="009D2D7A" w:rsidRPr="00C66272">
        <w:rPr>
          <w:rFonts w:ascii="Brill" w:eastAsia="Brill" w:hAnsi="Brill" w:cs="Brill"/>
          <w:color w:val="000000"/>
        </w:rPr>
        <w:t xml:space="preserve">his </w:t>
      </w:r>
      <w:r w:rsidR="00F77D58" w:rsidRPr="00C66272">
        <w:rPr>
          <w:rFonts w:ascii="Brill" w:eastAsia="Brill" w:hAnsi="Brill" w:cs="Brill"/>
          <w:color w:val="000000"/>
        </w:rPr>
        <w:t>chapter</w:t>
      </w:r>
      <w:r w:rsidR="00C55FA1" w:rsidRPr="00C66272">
        <w:rPr>
          <w:rFonts w:ascii="Brill" w:eastAsia="Brill" w:hAnsi="Brill" w:cs="Brill"/>
          <w:color w:val="000000"/>
        </w:rPr>
        <w:t xml:space="preserve"> </w:t>
      </w:r>
      <w:r w:rsidR="009D2D7A" w:rsidRPr="00C66272">
        <w:rPr>
          <w:rFonts w:ascii="Brill" w:eastAsia="Brill" w:hAnsi="Brill" w:cs="Brill"/>
          <w:color w:val="000000"/>
        </w:rPr>
        <w:t>explores the</w:t>
      </w:r>
      <w:r w:rsidR="00C55FA1" w:rsidRPr="00C66272">
        <w:rPr>
          <w:rFonts w:ascii="Brill" w:eastAsia="Brill" w:hAnsi="Brill" w:cs="Brill"/>
          <w:color w:val="000000"/>
        </w:rPr>
        <w:t xml:space="preserve"> soundscapes of port cities</w:t>
      </w:r>
      <w:r w:rsidR="00F77D58" w:rsidRPr="00C66272">
        <w:rPr>
          <w:rFonts w:ascii="Brill" w:eastAsia="Brill" w:hAnsi="Brill" w:cs="Brill"/>
          <w:color w:val="000000"/>
        </w:rPr>
        <w:t xml:space="preserve"> and resort cities near water</w:t>
      </w:r>
      <w:r w:rsidR="00C55FA1" w:rsidRPr="00C66272">
        <w:rPr>
          <w:rFonts w:ascii="Brill" w:eastAsia="Brill" w:hAnsi="Brill" w:cs="Brill"/>
          <w:color w:val="000000"/>
        </w:rPr>
        <w:t xml:space="preserve">, delving into the interplay of soundscapes and port city inhabitants </w:t>
      </w:r>
      <w:r w:rsidR="005219CF" w:rsidRPr="00C66272">
        <w:rPr>
          <w:rFonts w:ascii="Brill" w:eastAsia="Brill" w:hAnsi="Brill" w:cs="Brill"/>
          <w:color w:val="000000"/>
        </w:rPr>
        <w:t xml:space="preserve">including the </w:t>
      </w:r>
      <w:r w:rsidR="00C55FA1" w:rsidRPr="00C66272">
        <w:rPr>
          <w:rFonts w:ascii="Brill" w:eastAsia="Brill" w:hAnsi="Brill" w:cs="Brill"/>
          <w:color w:val="000000"/>
        </w:rPr>
        <w:t>other-than-human. Is the allure of these soundscapes in port and resort cities rooted not solely in the natural sounds but also in those generated by maritime machinery and vessels?</w:t>
      </w:r>
    </w:p>
    <w:p w14:paraId="3507794D" w14:textId="037D33B6" w:rsidR="00CB3FC9" w:rsidRPr="00C66272" w:rsidRDefault="00A17F19">
      <w:pPr>
        <w:widowControl w:val="0"/>
        <w:spacing w:line="360" w:lineRule="auto"/>
        <w:ind w:firstLine="708"/>
        <w:jc w:val="both"/>
        <w:rPr>
          <w:rFonts w:ascii="Brill" w:eastAsia="Brill" w:hAnsi="Brill" w:cs="Brill"/>
        </w:rPr>
      </w:pPr>
      <w:r w:rsidRPr="00C66272">
        <w:rPr>
          <w:rFonts w:ascii="Brill" w:eastAsia="Brill" w:hAnsi="Brill" w:cs="Brill"/>
        </w:rPr>
        <w:t>This chapter explores</w:t>
      </w:r>
      <w:r w:rsidR="00C55FA1" w:rsidRPr="00C66272">
        <w:rPr>
          <w:rFonts w:ascii="Brill" w:eastAsia="Brill" w:hAnsi="Brill" w:cs="Brill"/>
        </w:rPr>
        <w:t xml:space="preserve"> three Polish port cities </w:t>
      </w:r>
      <w:r w:rsidR="001E45FD" w:rsidRPr="00C66272">
        <w:rPr>
          <w:rFonts w:ascii="Brill" w:eastAsia="Brill" w:hAnsi="Brill" w:cs="Brill"/>
        </w:rPr>
        <w:t xml:space="preserve">that are also </w:t>
      </w:r>
      <w:r w:rsidR="00C55FA1" w:rsidRPr="00C66272">
        <w:rPr>
          <w:rFonts w:ascii="Brill" w:eastAsia="Brill" w:hAnsi="Brill" w:cs="Brill"/>
        </w:rPr>
        <w:t>health</w:t>
      </w:r>
      <w:r w:rsidR="001E45FD" w:rsidRPr="00C66272">
        <w:rPr>
          <w:rFonts w:ascii="Brill" w:eastAsia="Brill" w:hAnsi="Brill" w:cs="Brill"/>
        </w:rPr>
        <w:t xml:space="preserve"> </w:t>
      </w:r>
      <w:r w:rsidR="00C55FA1" w:rsidRPr="00C66272">
        <w:rPr>
          <w:rFonts w:ascii="Brill" w:eastAsia="Brill" w:hAnsi="Brill" w:cs="Brill"/>
        </w:rPr>
        <w:t>resorts (</w:t>
      </w:r>
      <w:proofErr w:type="spellStart"/>
      <w:r w:rsidR="00C55FA1" w:rsidRPr="00C66272">
        <w:rPr>
          <w:rFonts w:ascii="Brill" w:eastAsia="Brill" w:hAnsi="Brill" w:cs="Brill"/>
        </w:rPr>
        <w:t>Świnoujście</w:t>
      </w:r>
      <w:proofErr w:type="spellEnd"/>
      <w:r w:rsidR="00C55FA1" w:rsidRPr="00C66272">
        <w:rPr>
          <w:rFonts w:ascii="Brill" w:eastAsia="Brill" w:hAnsi="Brill" w:cs="Brill"/>
        </w:rPr>
        <w:t xml:space="preserve">, </w:t>
      </w:r>
      <w:proofErr w:type="spellStart"/>
      <w:r w:rsidR="00C55FA1" w:rsidRPr="00C66272">
        <w:rPr>
          <w:rFonts w:ascii="Brill" w:eastAsia="Brill" w:hAnsi="Brill" w:cs="Brill"/>
        </w:rPr>
        <w:t>Kołobrzeg</w:t>
      </w:r>
      <w:proofErr w:type="spellEnd"/>
      <w:r w:rsidR="00C55FA1" w:rsidRPr="00C66272">
        <w:rPr>
          <w:rFonts w:ascii="Brill" w:eastAsia="Brill" w:hAnsi="Brill" w:cs="Brill"/>
        </w:rPr>
        <w:t xml:space="preserve">, </w:t>
      </w:r>
      <w:proofErr w:type="spellStart"/>
      <w:r w:rsidR="00C55FA1" w:rsidRPr="00C66272">
        <w:rPr>
          <w:rFonts w:ascii="Brill" w:eastAsia="Brill" w:hAnsi="Brill" w:cs="Brill"/>
        </w:rPr>
        <w:t>Ustka</w:t>
      </w:r>
      <w:proofErr w:type="spellEnd"/>
      <w:r w:rsidR="00C55FA1" w:rsidRPr="00C66272">
        <w:rPr>
          <w:rFonts w:ascii="Brill" w:eastAsia="Brill" w:hAnsi="Brill" w:cs="Brill"/>
        </w:rPr>
        <w:t>)</w:t>
      </w:r>
      <w:r w:rsidR="001E45FD" w:rsidRPr="00C66272">
        <w:rPr>
          <w:rFonts w:ascii="Brill" w:eastAsia="Brill" w:hAnsi="Brill" w:cs="Brill"/>
        </w:rPr>
        <w:t xml:space="preserve"> </w:t>
      </w:r>
      <w:r w:rsidR="00C55FA1" w:rsidRPr="00C66272">
        <w:rPr>
          <w:rFonts w:ascii="Brill" w:eastAsia="Brill" w:hAnsi="Brill" w:cs="Brill"/>
        </w:rPr>
        <w:t xml:space="preserve">to advance our understanding of how the port city is </w:t>
      </w:r>
      <w:r w:rsidR="001E45FD" w:rsidRPr="00C66272">
        <w:rPr>
          <w:rFonts w:ascii="Brill" w:eastAsia="Brill" w:hAnsi="Brill" w:cs="Brill"/>
        </w:rPr>
        <w:t xml:space="preserve">a </w:t>
      </w:r>
      <w:r w:rsidR="00C55FA1" w:rsidRPr="00C66272">
        <w:rPr>
          <w:rFonts w:ascii="Brill" w:eastAsia="Brill" w:hAnsi="Brill" w:cs="Brill"/>
        </w:rPr>
        <w:t>crucible for the confrontation between the culture of noise and the culture of silence</w:t>
      </w:r>
      <w:r w:rsidR="00D30C8B" w:rsidRPr="00C66272">
        <w:rPr>
          <w:rFonts w:ascii="Brill" w:eastAsia="Brill" w:hAnsi="Brill" w:cs="Brill"/>
        </w:rPr>
        <w:t xml:space="preserve"> and between </w:t>
      </w:r>
      <w:r w:rsidR="00C55FA1" w:rsidRPr="00C66272">
        <w:rPr>
          <w:rFonts w:ascii="Brill" w:eastAsia="Brill" w:hAnsi="Brill" w:cs="Brill"/>
        </w:rPr>
        <w:t xml:space="preserve">social and biological life. The focus is not on sound </w:t>
      </w:r>
      <w:r w:rsidR="00C55FA1" w:rsidRPr="00C66272">
        <w:rPr>
          <w:rFonts w:ascii="Brill" w:eastAsia="Brill" w:hAnsi="Brill" w:cs="Brill"/>
          <w:i/>
        </w:rPr>
        <w:t xml:space="preserve">per se, </w:t>
      </w:r>
      <w:r w:rsidR="00C55FA1" w:rsidRPr="00C66272">
        <w:rPr>
          <w:rFonts w:ascii="Brill" w:eastAsia="Brill" w:hAnsi="Brill" w:cs="Brill"/>
        </w:rPr>
        <w:t>but on the experience of sound, which is culturally, politically, socially</w:t>
      </w:r>
      <w:r w:rsidR="004F589F" w:rsidRPr="00C66272">
        <w:rPr>
          <w:rFonts w:ascii="Brill" w:eastAsia="Brill" w:hAnsi="Brill" w:cs="Brill"/>
        </w:rPr>
        <w:t>,</w:t>
      </w:r>
      <w:r w:rsidR="00C55FA1" w:rsidRPr="00C66272">
        <w:rPr>
          <w:rFonts w:ascii="Brill" w:eastAsia="Brill" w:hAnsi="Brill" w:cs="Brill"/>
        </w:rPr>
        <w:t xml:space="preserve"> biologically, and geologically invented and modified.</w:t>
      </w:r>
    </w:p>
    <w:p w14:paraId="3507794E" w14:textId="13ADB172" w:rsidR="00CB3FC9" w:rsidRPr="00C66272" w:rsidRDefault="00C55FA1">
      <w:pPr>
        <w:widowControl w:val="0"/>
        <w:spacing w:line="360" w:lineRule="auto"/>
        <w:ind w:firstLine="709"/>
        <w:jc w:val="both"/>
        <w:rPr>
          <w:rFonts w:ascii="Brill" w:eastAsia="Brill" w:hAnsi="Brill" w:cs="Brill"/>
        </w:rPr>
      </w:pPr>
      <w:r w:rsidRPr="00C66272">
        <w:rPr>
          <w:rFonts w:ascii="Brill" w:eastAsia="Brill" w:hAnsi="Brill" w:cs="Brill"/>
        </w:rPr>
        <w:t xml:space="preserve">At this point I will present only the first thesis: Nourishing sounds, </w:t>
      </w:r>
      <w:r w:rsidR="00F86D43" w:rsidRPr="00C66272">
        <w:rPr>
          <w:rFonts w:ascii="Brill" w:eastAsia="Brill" w:hAnsi="Brill" w:cs="Brill"/>
        </w:rPr>
        <w:t xml:space="preserve">which </w:t>
      </w:r>
      <w:r w:rsidRPr="00C66272">
        <w:rPr>
          <w:rFonts w:ascii="Brill" w:eastAsia="Brill" w:hAnsi="Brill" w:cs="Brill"/>
        </w:rPr>
        <w:t>hav</w:t>
      </w:r>
      <w:r w:rsidR="00EF6765" w:rsidRPr="00C66272">
        <w:rPr>
          <w:rFonts w:ascii="Brill" w:eastAsia="Brill" w:hAnsi="Brill" w:cs="Brill"/>
        </w:rPr>
        <w:t xml:space="preserve">e </w:t>
      </w:r>
      <w:r w:rsidRPr="00C66272">
        <w:rPr>
          <w:rFonts w:ascii="Brill" w:eastAsia="Brill" w:hAnsi="Brill" w:cs="Brill"/>
        </w:rPr>
        <w:t>therapeutic power</w:t>
      </w:r>
      <w:r w:rsidR="00F86D43" w:rsidRPr="00C66272">
        <w:rPr>
          <w:rFonts w:ascii="Brill" w:eastAsia="Brill" w:hAnsi="Brill" w:cs="Brill"/>
        </w:rPr>
        <w:t>,</w:t>
      </w:r>
      <w:r w:rsidR="00EF6765" w:rsidRPr="00C66272">
        <w:rPr>
          <w:rFonts w:ascii="Brill" w:eastAsia="Brill" w:hAnsi="Brill" w:cs="Brill"/>
        </w:rPr>
        <w:t xml:space="preserve"> </w:t>
      </w:r>
      <w:r w:rsidR="00F86D43" w:rsidRPr="00C66272">
        <w:rPr>
          <w:rFonts w:ascii="Brill" w:eastAsia="Brill" w:hAnsi="Brill" w:cs="Brill"/>
        </w:rPr>
        <w:t xml:space="preserve">can </w:t>
      </w:r>
      <w:r w:rsidR="00EF6765" w:rsidRPr="00C66272">
        <w:rPr>
          <w:rFonts w:ascii="Brill" w:eastAsia="Brill" w:hAnsi="Brill" w:cs="Brill"/>
        </w:rPr>
        <w:t>t</w:t>
      </w:r>
      <w:r w:rsidR="00F86D43" w:rsidRPr="00C66272">
        <w:rPr>
          <w:rFonts w:ascii="Brill" w:eastAsia="Brill" w:hAnsi="Brill" w:cs="Brill"/>
        </w:rPr>
        <w:t>une</w:t>
      </w:r>
      <w:r w:rsidR="00EF6765" w:rsidRPr="00C66272">
        <w:rPr>
          <w:rFonts w:ascii="Brill" w:eastAsia="Brill" w:hAnsi="Brill" w:cs="Brill"/>
        </w:rPr>
        <w:t xml:space="preserve"> </w:t>
      </w:r>
      <w:r w:rsidRPr="00C66272">
        <w:rPr>
          <w:rFonts w:ascii="Brill" w:eastAsia="Brill" w:hAnsi="Brill" w:cs="Brill"/>
        </w:rPr>
        <w:t>down the bustle and hustle of the environment</w:t>
      </w:r>
      <w:r w:rsidR="00D92FB1" w:rsidRPr="00C66272">
        <w:rPr>
          <w:rFonts w:ascii="Brill" w:eastAsia="Brill" w:hAnsi="Brill" w:cs="Brill"/>
        </w:rPr>
        <w:t xml:space="preserve"> and </w:t>
      </w:r>
      <w:r w:rsidRPr="00C66272">
        <w:rPr>
          <w:rFonts w:ascii="Brill" w:eastAsia="Brill" w:hAnsi="Brill" w:cs="Brill"/>
        </w:rPr>
        <w:t>open one up to other sensory experiences, and bring one into the world of life</w:t>
      </w:r>
      <w:r w:rsidR="00F85DCB" w:rsidRPr="00C66272">
        <w:rPr>
          <w:rFonts w:ascii="Brill" w:eastAsia="Brill" w:hAnsi="Brill" w:cs="Brill"/>
        </w:rPr>
        <w:t>. But they</w:t>
      </w:r>
      <w:r w:rsidRPr="00C66272">
        <w:rPr>
          <w:rFonts w:ascii="Brill" w:eastAsia="Brill" w:hAnsi="Brill" w:cs="Brill"/>
        </w:rPr>
        <w:t xml:space="preserve"> do not come exclusively from “nature's music”, as </w:t>
      </w:r>
      <w:r w:rsidRPr="00E55F12">
        <w:rPr>
          <w:rFonts w:ascii="Brill" w:eastAsia="Brill" w:hAnsi="Brill" w:cs="Brill"/>
        </w:rPr>
        <w:t>Rachel Car</w:t>
      </w:r>
      <w:del w:id="982" w:author="Autor">
        <w:r w:rsidRPr="00E55F12" w:rsidDel="003E3C01">
          <w:rPr>
            <w:rFonts w:ascii="Brill" w:eastAsia="Brill" w:hAnsi="Brill" w:cs="Brill"/>
          </w:rPr>
          <w:delText>l</w:delText>
        </w:r>
      </w:del>
      <w:r w:rsidRPr="00E55F12">
        <w:rPr>
          <w:rFonts w:ascii="Brill" w:eastAsia="Brill" w:hAnsi="Brill" w:cs="Brill"/>
        </w:rPr>
        <w:t>son (1962</w:t>
      </w:r>
      <w:r w:rsidRPr="00C66272">
        <w:rPr>
          <w:rFonts w:ascii="Brill" w:eastAsia="Brill" w:hAnsi="Brill" w:cs="Brill"/>
        </w:rPr>
        <w:t xml:space="preserve">) has argued. On the contrary, we find them in </w:t>
      </w:r>
      <w:commentRangeStart w:id="983"/>
      <w:commentRangeStart w:id="984"/>
      <w:r w:rsidRPr="00C66272">
        <w:rPr>
          <w:rFonts w:ascii="Brill" w:eastAsia="Brill" w:hAnsi="Brill" w:cs="Brill"/>
        </w:rPr>
        <w:t>bio-, geo-, and anthropophonics</w:t>
      </w:r>
      <w:commentRangeEnd w:id="983"/>
      <w:r w:rsidR="003E3C01">
        <w:rPr>
          <w:rStyle w:val="Odwoaniedokomentarza"/>
          <w:lang w:val="en-AU"/>
        </w:rPr>
        <w:commentReference w:id="983"/>
      </w:r>
      <w:commentRangeEnd w:id="984"/>
      <w:r w:rsidR="006D3D71">
        <w:rPr>
          <w:rStyle w:val="Odwoaniedokomentarza"/>
          <w:lang w:val="en-AU"/>
        </w:rPr>
        <w:commentReference w:id="984"/>
      </w:r>
      <w:r w:rsidRPr="00C66272">
        <w:rPr>
          <w:rFonts w:ascii="Brill" w:eastAsia="Brill" w:hAnsi="Brill" w:cs="Brill"/>
        </w:rPr>
        <w:t xml:space="preserve">. The proportions between them, the cooperation of overlapping soundscapes, and not just </w:t>
      </w:r>
      <w:r w:rsidR="005A19BD" w:rsidRPr="00C66272">
        <w:rPr>
          <w:rFonts w:ascii="Brill" w:eastAsia="Brill" w:hAnsi="Brill" w:cs="Brill"/>
        </w:rPr>
        <w:t xml:space="preserve">the opposition between </w:t>
      </w:r>
      <w:r w:rsidRPr="00C66272">
        <w:rPr>
          <w:rFonts w:ascii="Brill" w:eastAsia="Brill" w:hAnsi="Brill" w:cs="Brill"/>
        </w:rPr>
        <w:t>loud</w:t>
      </w:r>
      <w:r w:rsidR="005A19BD" w:rsidRPr="00C66272">
        <w:rPr>
          <w:rFonts w:ascii="Brill" w:eastAsia="Brill" w:hAnsi="Brill" w:cs="Brill"/>
        </w:rPr>
        <w:t xml:space="preserve"> and </w:t>
      </w:r>
      <w:r w:rsidRPr="00C66272">
        <w:rPr>
          <w:rFonts w:ascii="Brill" w:eastAsia="Brill" w:hAnsi="Brill" w:cs="Brill"/>
        </w:rPr>
        <w:t>quiet</w:t>
      </w:r>
      <w:r w:rsidR="009069DD" w:rsidRPr="00C66272">
        <w:rPr>
          <w:rFonts w:ascii="Brill" w:eastAsia="Brill" w:hAnsi="Brill" w:cs="Brill"/>
        </w:rPr>
        <w:t>,</w:t>
      </w:r>
      <w:r w:rsidRPr="00C66272">
        <w:rPr>
          <w:rFonts w:ascii="Brill" w:eastAsia="Brill" w:hAnsi="Brill" w:cs="Brill"/>
        </w:rPr>
        <w:t xml:space="preserve"> influence </w:t>
      </w:r>
      <w:r w:rsidR="009069DD" w:rsidRPr="00C66272">
        <w:rPr>
          <w:rFonts w:ascii="Brill" w:eastAsia="Brill" w:hAnsi="Brill" w:cs="Brill"/>
        </w:rPr>
        <w:t>how we assess</w:t>
      </w:r>
      <w:r w:rsidRPr="00C66272">
        <w:rPr>
          <w:rFonts w:ascii="Brill" w:eastAsia="Brill" w:hAnsi="Brill" w:cs="Brill"/>
        </w:rPr>
        <w:t xml:space="preserve"> the therapeutic properties of </w:t>
      </w:r>
      <w:r w:rsidR="006E3467" w:rsidRPr="00C66272">
        <w:rPr>
          <w:rFonts w:ascii="Brill" w:eastAsia="Brill" w:hAnsi="Brill" w:cs="Brill"/>
        </w:rPr>
        <w:t>areas</w:t>
      </w:r>
      <w:r w:rsidR="00ED15A1" w:rsidRPr="00C66272">
        <w:rPr>
          <w:rFonts w:ascii="Brill" w:eastAsia="Brill" w:hAnsi="Brill" w:cs="Brill"/>
        </w:rPr>
        <w:t xml:space="preserve"> of</w:t>
      </w:r>
      <w:r w:rsidRPr="00C66272">
        <w:rPr>
          <w:rFonts w:ascii="Brill" w:eastAsia="Brill" w:hAnsi="Brill" w:cs="Brill"/>
        </w:rPr>
        <w:t xml:space="preserve"> port cities.</w:t>
      </w:r>
      <w:r w:rsidR="001A1E0C">
        <w:rPr>
          <w:rFonts w:ascii="Brill" w:eastAsia="Brill" w:hAnsi="Brill" w:cs="Brill"/>
        </w:rPr>
        <w:t xml:space="preserve"> </w:t>
      </w:r>
      <w:r w:rsidRPr="00C66272">
        <w:rPr>
          <w:rFonts w:ascii="Brill" w:eastAsia="Brill" w:hAnsi="Brill" w:cs="Brill"/>
        </w:rPr>
        <w:t xml:space="preserve">Similarly, in noise cultures devoid of positive calming effects, bio-, geo-, and </w:t>
      </w:r>
      <w:proofErr w:type="spellStart"/>
      <w:r w:rsidRPr="00C66272">
        <w:rPr>
          <w:rFonts w:ascii="Brill" w:eastAsia="Brill" w:hAnsi="Brill" w:cs="Brill"/>
        </w:rPr>
        <w:t>anthroposounds</w:t>
      </w:r>
      <w:proofErr w:type="spellEnd"/>
      <w:r w:rsidRPr="00C66272">
        <w:rPr>
          <w:rFonts w:ascii="Brill" w:eastAsia="Brill" w:hAnsi="Brill" w:cs="Brill"/>
        </w:rPr>
        <w:t xml:space="preserve"> intermingle in the </w:t>
      </w:r>
      <w:r w:rsidRPr="00C66272">
        <w:rPr>
          <w:rFonts w:ascii="Brill" w:eastAsia="Brill" w:hAnsi="Brill" w:cs="Brill"/>
        </w:rPr>
        <w:lastRenderedPageBreak/>
        <w:t>same urban spaces, and their compositions determine the quality of human and animal life. Urban ecology, guided solely by the concept of the biophilic city and biophilic urbanism (</w:t>
      </w:r>
      <w:r w:rsidRPr="00E55F12">
        <w:rPr>
          <w:rFonts w:ascii="Brill" w:eastAsia="Brill" w:hAnsi="Brill" w:cs="Brill"/>
        </w:rPr>
        <w:t>Beatley, 2011</w:t>
      </w:r>
      <w:r w:rsidRPr="00C66272">
        <w:rPr>
          <w:rFonts w:ascii="Brill" w:eastAsia="Brill" w:hAnsi="Brill" w:cs="Brill"/>
        </w:rPr>
        <w:t>)</w:t>
      </w:r>
      <w:ins w:id="985" w:author="Autor">
        <w:r w:rsidR="003E3C01">
          <w:rPr>
            <w:rFonts w:ascii="Brill" w:eastAsia="Brill" w:hAnsi="Brill" w:cs="Brill"/>
          </w:rPr>
          <w:t>,</w:t>
        </w:r>
      </w:ins>
      <w:r w:rsidRPr="00C66272">
        <w:rPr>
          <w:rFonts w:ascii="Brill" w:eastAsia="Brill" w:hAnsi="Brill" w:cs="Brill"/>
        </w:rPr>
        <w:t xml:space="preserve"> will not solve all the problems associated with it. </w:t>
      </w:r>
      <w:r w:rsidR="00991463" w:rsidRPr="00C66272">
        <w:rPr>
          <w:rFonts w:ascii="Brill" w:eastAsia="Brill" w:hAnsi="Brill" w:cs="Brill"/>
        </w:rPr>
        <w:t>Like</w:t>
      </w:r>
      <w:r w:rsidRPr="00C66272">
        <w:rPr>
          <w:rFonts w:ascii="Brill" w:eastAsia="Brill" w:hAnsi="Brill" w:cs="Brill"/>
        </w:rPr>
        <w:t xml:space="preserve"> Tim Beatley, </w:t>
      </w:r>
      <w:r w:rsidR="00991463" w:rsidRPr="00C66272">
        <w:rPr>
          <w:rFonts w:ascii="Brill" w:eastAsia="Brill" w:hAnsi="Brill" w:cs="Brill"/>
        </w:rPr>
        <w:t xml:space="preserve">we may believe </w:t>
      </w:r>
      <w:r w:rsidRPr="00C66272">
        <w:rPr>
          <w:rFonts w:ascii="Brill" w:eastAsia="Brill" w:hAnsi="Brill" w:cs="Brill"/>
        </w:rPr>
        <w:t xml:space="preserve">that listening to birds makes us happy, as does watching them in the wild, but by listening to specific urban soundscapes we learn that not always and not only do the sounds made by non-human city dwellers improve our quality of life. The conservative-nostalgic attitude of acoustic ecologists needs to be complemented by a therapeutic-progressive urban sound policy. Cultures of silence are not equivalent to natural soundscapes, and cultures of noise go beyond human activity. These remarks lead to the second thesis of this paper: </w:t>
      </w:r>
      <w:proofErr w:type="spellStart"/>
      <w:r w:rsidRPr="00C66272">
        <w:rPr>
          <w:rFonts w:ascii="Brill" w:eastAsia="Brill" w:hAnsi="Brill" w:cs="Brill"/>
        </w:rPr>
        <w:t>Biophonics</w:t>
      </w:r>
      <w:proofErr w:type="spellEnd"/>
      <w:r w:rsidRPr="00C66272">
        <w:rPr>
          <w:rFonts w:ascii="Brill" w:eastAsia="Brill" w:hAnsi="Brill" w:cs="Brill"/>
        </w:rPr>
        <w:t xml:space="preserve"> is only one of the possible kinds of “music” heard in port cities, and by no means the most important. Can and should we then transform port cities into biophilic cities? Is this what society expects?</w:t>
      </w:r>
    </w:p>
    <w:p w14:paraId="3507794F" w14:textId="5068AF11" w:rsidR="00CB3FC9" w:rsidRPr="00C66272" w:rsidRDefault="00DC2D6C">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000000"/>
        </w:rPr>
      </w:pPr>
      <w:r w:rsidRPr="00C66272">
        <w:rPr>
          <w:rFonts w:ascii="Brill" w:eastAsia="Brill" w:hAnsi="Brill" w:cs="Brill"/>
          <w:color w:val="000000"/>
          <w:highlight w:val="white"/>
        </w:rPr>
        <w:t>The goal of the project I discuss here was to reconstruct the soundscapes of three port cities based on videos posted on the Internet and, more importantly, their soundtracks. Problems related to sound</w:t>
      </w:r>
      <w:r w:rsidR="0065534D" w:rsidRPr="00C66272">
        <w:rPr>
          <w:rFonts w:ascii="Brill" w:eastAsia="Brill" w:hAnsi="Brill" w:cs="Brill"/>
          <w:color w:val="000000"/>
          <w:highlight w:val="white"/>
        </w:rPr>
        <w:t>-</w:t>
      </w:r>
      <w:r w:rsidRPr="00C66272">
        <w:rPr>
          <w:rFonts w:ascii="Brill" w:eastAsia="Brill" w:hAnsi="Brill" w:cs="Brill"/>
          <w:color w:val="000000"/>
          <w:highlight w:val="white"/>
        </w:rPr>
        <w:t xml:space="preserve">recording methods are therefore left aside. </w:t>
      </w:r>
      <w:r w:rsidRPr="00C66272">
        <w:rPr>
          <w:rFonts w:ascii="Brill" w:eastAsia="Brill" w:hAnsi="Brill" w:cs="Brill"/>
          <w:color w:val="000000"/>
        </w:rPr>
        <w:t xml:space="preserve">Instead, what comes to the fore, as in Murray Schafer's </w:t>
      </w:r>
      <w:r w:rsidRPr="00C66272">
        <w:rPr>
          <w:rFonts w:ascii="Brill" w:eastAsia="Brill" w:hAnsi="Brill" w:cs="Brill"/>
          <w:i/>
          <w:color w:val="000000"/>
        </w:rPr>
        <w:t>The New Soundscape</w:t>
      </w:r>
      <w:r w:rsidRPr="00C66272">
        <w:rPr>
          <w:rFonts w:ascii="Brill" w:eastAsia="Brill" w:hAnsi="Brill" w:cs="Brill"/>
          <w:color w:val="000000"/>
        </w:rPr>
        <w:t xml:space="preserve"> (</w:t>
      </w:r>
      <w:r w:rsidRPr="00E55F12">
        <w:rPr>
          <w:rFonts w:ascii="Brill" w:eastAsia="Brill" w:hAnsi="Brill" w:cs="Brill"/>
          <w:color w:val="000000"/>
        </w:rPr>
        <w:t>Schafer, 1969</w:t>
      </w:r>
      <w:r w:rsidRPr="00C66272">
        <w:rPr>
          <w:rFonts w:ascii="Brill" w:eastAsia="Brill" w:hAnsi="Brill" w:cs="Brill"/>
          <w:color w:val="000000"/>
        </w:rPr>
        <w:t>), is the issue of the ‘keynote’ sound “which helps to define the type of place, such as the roar of traffic or the sound of the sea, together with sounds explicitly used for signalling – from words to car alarms – which are part of the soundscape” (</w:t>
      </w:r>
      <w:r w:rsidRPr="00E55F12">
        <w:rPr>
          <w:rFonts w:ascii="Brill" w:eastAsia="Brill" w:hAnsi="Brill" w:cs="Brill"/>
          <w:color w:val="000000"/>
        </w:rPr>
        <w:t>Goldsmith, 2012</w:t>
      </w:r>
      <w:r w:rsidRPr="00C66272">
        <w:rPr>
          <w:rFonts w:ascii="Brill" w:eastAsia="Brill" w:hAnsi="Brill" w:cs="Brill"/>
          <w:color w:val="000000"/>
        </w:rPr>
        <w:t>, p.</w:t>
      </w:r>
      <w:del w:id="986" w:author="Autor">
        <w:r w:rsidRPr="00C66272" w:rsidDel="005F1525">
          <w:rPr>
            <w:rFonts w:ascii="Brill" w:eastAsia="Brill" w:hAnsi="Brill" w:cs="Brill"/>
            <w:color w:val="000000"/>
          </w:rPr>
          <w:delText xml:space="preserve"> </w:delText>
        </w:r>
      </w:del>
      <w:r w:rsidRPr="00C66272">
        <w:rPr>
          <w:rFonts w:ascii="Brill" w:eastAsia="Brill" w:hAnsi="Brill" w:cs="Brill"/>
          <w:color w:val="000000"/>
        </w:rPr>
        <w:t xml:space="preserve">214). An example of such a keynote sound might be the signal that announces the turning of the pedestrian bridge in the port of </w:t>
      </w:r>
      <w:proofErr w:type="spellStart"/>
      <w:r w:rsidRPr="00C66272">
        <w:rPr>
          <w:rFonts w:ascii="Brill" w:eastAsia="Brill" w:hAnsi="Brill" w:cs="Brill"/>
          <w:color w:val="000000"/>
        </w:rPr>
        <w:t>Ustka</w:t>
      </w:r>
      <w:proofErr w:type="spellEnd"/>
      <w:r w:rsidRPr="00C66272">
        <w:rPr>
          <w:rFonts w:ascii="Brill" w:eastAsia="Brill" w:hAnsi="Brill" w:cs="Brill"/>
          <w:color w:val="000000"/>
        </w:rPr>
        <w:t xml:space="preserve">, but common keynote sounds in the three port cities </w:t>
      </w:r>
      <w:r w:rsidR="00E02954" w:rsidRPr="00C66272">
        <w:rPr>
          <w:rFonts w:ascii="Brill" w:eastAsia="Brill" w:hAnsi="Brill" w:cs="Brill"/>
          <w:color w:val="000000"/>
        </w:rPr>
        <w:t>include</w:t>
      </w:r>
      <w:r w:rsidRPr="00C66272">
        <w:rPr>
          <w:rFonts w:ascii="Brill" w:eastAsia="Brill" w:hAnsi="Brill" w:cs="Brill"/>
          <w:color w:val="000000"/>
        </w:rPr>
        <w:t xml:space="preserve"> the sound of the sea, the roar of the wind, the voices of seagulls, the laughter of children on the beach, the sound of a fountain on the promenade, </w:t>
      </w:r>
      <w:r w:rsidR="00E02954" w:rsidRPr="00C66272">
        <w:rPr>
          <w:rFonts w:ascii="Brill" w:eastAsia="Brill" w:hAnsi="Brill" w:cs="Brill"/>
          <w:color w:val="000000"/>
        </w:rPr>
        <w:t xml:space="preserve">and </w:t>
      </w:r>
      <w:r w:rsidRPr="00C66272">
        <w:rPr>
          <w:rFonts w:ascii="Brill" w:eastAsia="Brill" w:hAnsi="Brill" w:cs="Brill"/>
          <w:color w:val="000000"/>
        </w:rPr>
        <w:t>the sound of machinery working in the port.</w:t>
      </w:r>
      <w:r w:rsidR="001A1E0C">
        <w:rPr>
          <w:rFonts w:ascii="Brill" w:eastAsia="Brill" w:hAnsi="Brill" w:cs="Brill"/>
          <w:color w:val="000000"/>
        </w:rPr>
        <w:t xml:space="preserve"> </w:t>
      </w:r>
    </w:p>
    <w:p w14:paraId="35077950" w14:textId="77777777" w:rsidR="00CB3FC9" w:rsidRPr="00C66272" w:rsidRDefault="00CB3FC9">
      <w:pPr>
        <w:widowControl w:val="0"/>
        <w:rPr>
          <w:rFonts w:ascii="Brill" w:eastAsia="Brill" w:hAnsi="Brill" w:cs="Brill"/>
          <w:b/>
        </w:rPr>
      </w:pPr>
    </w:p>
    <w:p w14:paraId="35077951" w14:textId="5B10F39E" w:rsidR="00CB3FC9" w:rsidRPr="00C66272" w:rsidRDefault="00E02954">
      <w:pPr>
        <w:widowControl w:val="0"/>
        <w:rPr>
          <w:rFonts w:ascii="Brill" w:eastAsia="Brill" w:hAnsi="Brill" w:cs="Brill"/>
          <w:b/>
        </w:rPr>
      </w:pPr>
      <w:r w:rsidRPr="00C66272">
        <w:rPr>
          <w:rFonts w:ascii="Brill" w:eastAsia="Brill" w:hAnsi="Brill" w:cs="Brill"/>
          <w:b/>
        </w:rPr>
        <w:t>The culture of noise and/or the culture of silence</w:t>
      </w:r>
    </w:p>
    <w:p w14:paraId="35077952" w14:textId="77777777" w:rsidR="00CB3FC9" w:rsidRPr="00C66272" w:rsidRDefault="00CB3FC9">
      <w:pPr>
        <w:widowControl w:val="0"/>
        <w:pBdr>
          <w:top w:val="nil"/>
          <w:left w:val="nil"/>
          <w:bottom w:val="nil"/>
          <w:right w:val="nil"/>
          <w:between w:val="nil"/>
        </w:pBdr>
        <w:ind w:left="720"/>
        <w:rPr>
          <w:rFonts w:ascii="Brill" w:eastAsia="Brill" w:hAnsi="Brill" w:cs="Brill"/>
          <w:b/>
          <w:color w:val="000000"/>
        </w:rPr>
      </w:pPr>
    </w:p>
    <w:p w14:paraId="35077953" w14:textId="71908EF8" w:rsidR="00CB3FC9" w:rsidRPr="00C66272" w:rsidRDefault="00C55FA1">
      <w:pPr>
        <w:widowControl w:val="0"/>
        <w:spacing w:line="360" w:lineRule="auto"/>
        <w:ind w:firstLine="709"/>
        <w:jc w:val="both"/>
        <w:rPr>
          <w:rFonts w:ascii="Brill" w:eastAsia="Brill" w:hAnsi="Brill" w:cs="Brill"/>
        </w:rPr>
      </w:pPr>
      <w:r w:rsidRPr="00C66272">
        <w:rPr>
          <w:rFonts w:ascii="Brill" w:eastAsia="Brill" w:hAnsi="Brill" w:cs="Brill"/>
        </w:rPr>
        <w:t>Urban soundscapes have emerged from a plethora of dominant images</w:t>
      </w:r>
      <w:ins w:id="987" w:author="Autor">
        <w:r w:rsidR="003E3C01">
          <w:rPr>
            <w:rFonts w:ascii="Brill" w:eastAsia="Brill" w:hAnsi="Brill" w:cs="Brill"/>
          </w:rPr>
          <w:t>;</w:t>
        </w:r>
      </w:ins>
      <w:del w:id="988" w:author="Autor">
        <w:r w:rsidRPr="00C66272" w:rsidDel="003E3C01">
          <w:rPr>
            <w:rFonts w:ascii="Brill" w:eastAsia="Brill" w:hAnsi="Brill" w:cs="Brill"/>
          </w:rPr>
          <w:delText xml:space="preserve"> and</w:delText>
        </w:r>
      </w:del>
      <w:r w:rsidRPr="00C66272">
        <w:rPr>
          <w:rFonts w:ascii="Brill" w:eastAsia="Brill" w:hAnsi="Brill" w:cs="Brill"/>
        </w:rPr>
        <w:t xml:space="preserve"> most often as unwanted, contaminated stimuli</w:t>
      </w:r>
      <w:r w:rsidR="004444EB" w:rsidRPr="00C66272">
        <w:rPr>
          <w:rFonts w:ascii="Brill" w:eastAsia="Brill" w:hAnsi="Brill" w:cs="Brill"/>
        </w:rPr>
        <w:t xml:space="preserve">, they </w:t>
      </w:r>
      <w:r w:rsidRPr="00C66272">
        <w:rPr>
          <w:rFonts w:ascii="Brill" w:eastAsia="Brill" w:hAnsi="Brill" w:cs="Brill"/>
        </w:rPr>
        <w:t>have drawn attention to the multisensory nature of the urban experience. The term soundscape, in its simplest formulation, refers to the overall experience of sounds that reach human and non-human actors regardless of the sources they come from. Sonic experience understood in this way belongs to both cultural and acoustic phenomena. Most often described in terms of physics and psychology, it must also be perceived as a social, cultural, aesthetic</w:t>
      </w:r>
      <w:r w:rsidR="004C3D28" w:rsidRPr="00C66272">
        <w:rPr>
          <w:rFonts w:ascii="Brill" w:eastAsia="Brill" w:hAnsi="Brill" w:cs="Brill"/>
        </w:rPr>
        <w:t>,</w:t>
      </w:r>
      <w:r w:rsidRPr="00C66272">
        <w:rPr>
          <w:rFonts w:ascii="Brill" w:eastAsia="Brill" w:hAnsi="Brill" w:cs="Brill"/>
        </w:rPr>
        <w:t xml:space="preserve"> and philosophical phenomenon, because our </w:t>
      </w:r>
      <w:r w:rsidRPr="00C66272">
        <w:rPr>
          <w:rFonts w:ascii="Brill" w:eastAsia="Brill" w:hAnsi="Brill" w:cs="Brill"/>
        </w:rPr>
        <w:lastRenderedPageBreak/>
        <w:t xml:space="preserve">reactions to noise and silence differ not only as individuals, but also as communities and cultures. An example of urban sound culture is the experience of blind people, based on their extraordinary cultural-acoustic competence. Such terms as </w:t>
      </w:r>
      <w:r w:rsidR="00B45087" w:rsidRPr="00C66272">
        <w:rPr>
          <w:rFonts w:ascii="Brill" w:eastAsia="Brill" w:hAnsi="Brill" w:cs="Brill"/>
        </w:rPr>
        <w:t>‘</w:t>
      </w:r>
      <w:r w:rsidRPr="00C66272">
        <w:rPr>
          <w:rFonts w:ascii="Brill" w:eastAsia="Brill" w:hAnsi="Brill" w:cs="Brill"/>
        </w:rPr>
        <w:t>cultures of noise</w:t>
      </w:r>
      <w:r w:rsidR="00B45087" w:rsidRPr="00C66272">
        <w:rPr>
          <w:rFonts w:ascii="Brill" w:eastAsia="Brill" w:hAnsi="Brill" w:cs="Brill"/>
        </w:rPr>
        <w:t>’</w:t>
      </w:r>
      <w:r w:rsidRPr="00C66272">
        <w:rPr>
          <w:rFonts w:ascii="Brill" w:eastAsia="Brill" w:hAnsi="Brill" w:cs="Brill"/>
        </w:rPr>
        <w:t xml:space="preserve"> </w:t>
      </w:r>
      <w:r w:rsidR="00B45087" w:rsidRPr="00C66272">
        <w:rPr>
          <w:rFonts w:ascii="Brill" w:eastAsia="Brill" w:hAnsi="Brill" w:cs="Brill"/>
        </w:rPr>
        <w:t>and</w:t>
      </w:r>
      <w:r w:rsidRPr="00C66272">
        <w:rPr>
          <w:rFonts w:ascii="Brill" w:eastAsia="Brill" w:hAnsi="Brill" w:cs="Brill"/>
        </w:rPr>
        <w:t xml:space="preserve"> </w:t>
      </w:r>
      <w:r w:rsidR="003E569B" w:rsidRPr="00C66272">
        <w:rPr>
          <w:rFonts w:ascii="Brill" w:eastAsia="Brill" w:hAnsi="Brill" w:cs="Brill"/>
        </w:rPr>
        <w:t>‘</w:t>
      </w:r>
      <w:r w:rsidRPr="00C66272">
        <w:rPr>
          <w:rFonts w:ascii="Brill" w:eastAsia="Brill" w:hAnsi="Brill" w:cs="Brill"/>
        </w:rPr>
        <w:t>cultures of silence</w:t>
      </w:r>
      <w:r w:rsidR="003E569B" w:rsidRPr="00C66272">
        <w:rPr>
          <w:rFonts w:ascii="Brill" w:eastAsia="Brill" w:hAnsi="Brill" w:cs="Brill"/>
        </w:rPr>
        <w:t>’</w:t>
      </w:r>
      <w:r w:rsidRPr="00C66272">
        <w:rPr>
          <w:rFonts w:ascii="Brill" w:eastAsia="Brill" w:hAnsi="Brill" w:cs="Brill"/>
        </w:rPr>
        <w:t xml:space="preserve"> describe in an intuitive but orderly way the cultural contexts of sound phenomena occurring in the world we live in. Although they emphasise the social character of shaping and experiencing sound phenomena, </w:t>
      </w:r>
      <w:del w:id="989" w:author="Autor">
        <w:r w:rsidRPr="00C66272" w:rsidDel="003E3C01">
          <w:rPr>
            <w:rFonts w:ascii="Brill" w:eastAsia="Brill" w:hAnsi="Brill" w:cs="Brill"/>
          </w:rPr>
          <w:delText xml:space="preserve">they </w:delText>
        </w:r>
      </w:del>
      <w:ins w:id="990" w:author="Autor">
        <w:r w:rsidR="003E3C01">
          <w:rPr>
            <w:rFonts w:ascii="Brill" w:eastAsia="Brill" w:hAnsi="Brill" w:cs="Brill"/>
          </w:rPr>
          <w:t>these concepts</w:t>
        </w:r>
        <w:r w:rsidR="003E3C01" w:rsidRPr="00C66272">
          <w:rPr>
            <w:rFonts w:ascii="Brill" w:eastAsia="Brill" w:hAnsi="Brill" w:cs="Brill"/>
          </w:rPr>
          <w:t xml:space="preserve"> </w:t>
        </w:r>
      </w:ins>
      <w:r w:rsidRPr="00C66272">
        <w:rPr>
          <w:rFonts w:ascii="Brill" w:eastAsia="Brill" w:hAnsi="Brill" w:cs="Brill"/>
        </w:rPr>
        <w:t>go beyond the cultural approach to them, for example when they refer to metaphysical experiences related to silence. They should be placed not only in the context of religious practices (</w:t>
      </w:r>
      <w:r w:rsidRPr="00E473EE">
        <w:rPr>
          <w:rFonts w:ascii="Brill" w:eastAsia="Brill" w:hAnsi="Brill" w:cs="Brill"/>
        </w:rPr>
        <w:t>Sim, 2007)</w:t>
      </w:r>
      <w:r w:rsidRPr="00C66272">
        <w:rPr>
          <w:rFonts w:ascii="Brill" w:eastAsia="Brill" w:hAnsi="Brill" w:cs="Brill"/>
        </w:rPr>
        <w:t>, but above all in a broader context created by the numerous contemporary versions of the concept of ‘</w:t>
      </w:r>
      <w:proofErr w:type="spellStart"/>
      <w:r w:rsidRPr="00C66272">
        <w:rPr>
          <w:rFonts w:ascii="Brill" w:eastAsia="Brill" w:hAnsi="Brill" w:cs="Brill"/>
        </w:rPr>
        <w:t>natureculture</w:t>
      </w:r>
      <w:proofErr w:type="spellEnd"/>
      <w:r w:rsidRPr="00C66272">
        <w:rPr>
          <w:rFonts w:ascii="Brill" w:eastAsia="Brill" w:hAnsi="Brill" w:cs="Brill"/>
        </w:rPr>
        <w:t xml:space="preserve">’ as a new object of research that brings </w:t>
      </w:r>
      <w:r w:rsidR="000A4EB3" w:rsidRPr="00C66272">
        <w:rPr>
          <w:rFonts w:ascii="Brill" w:eastAsia="Brill" w:hAnsi="Brill" w:cs="Brill"/>
        </w:rPr>
        <w:t xml:space="preserve">the </w:t>
      </w:r>
      <w:r w:rsidRPr="00C66272">
        <w:rPr>
          <w:rFonts w:ascii="Brill" w:eastAsia="Brill" w:hAnsi="Brill" w:cs="Brill"/>
        </w:rPr>
        <w:t xml:space="preserve">humanities together with </w:t>
      </w:r>
      <w:r w:rsidR="003E569B" w:rsidRPr="00C66272">
        <w:rPr>
          <w:rFonts w:ascii="Brill" w:eastAsia="Brill" w:hAnsi="Brill" w:cs="Brill"/>
        </w:rPr>
        <w:t xml:space="preserve">the </w:t>
      </w:r>
      <w:r w:rsidRPr="00C66272">
        <w:rPr>
          <w:rFonts w:ascii="Brill" w:eastAsia="Brill" w:hAnsi="Brill" w:cs="Brill"/>
        </w:rPr>
        <w:t>social and natural sciences.</w:t>
      </w:r>
    </w:p>
    <w:p w14:paraId="35077954" w14:textId="20980776" w:rsidR="00CB3FC9" w:rsidRPr="00C66272" w:rsidRDefault="00C55FA1">
      <w:pPr>
        <w:widowControl w:val="0"/>
        <w:spacing w:line="360" w:lineRule="auto"/>
        <w:ind w:firstLine="709"/>
        <w:jc w:val="both"/>
        <w:rPr>
          <w:rFonts w:ascii="Brill" w:eastAsia="Brill" w:hAnsi="Brill" w:cs="Brill"/>
        </w:rPr>
      </w:pPr>
      <w:r w:rsidRPr="00C66272">
        <w:rPr>
          <w:rFonts w:ascii="Brill" w:eastAsia="Brill" w:hAnsi="Brill" w:cs="Brill"/>
        </w:rPr>
        <w:t>The</w:t>
      </w:r>
      <w:ins w:id="991" w:author="Autor">
        <w:r w:rsidR="003E3C01">
          <w:rPr>
            <w:rFonts w:ascii="Brill" w:eastAsia="Brill" w:hAnsi="Brill" w:cs="Brill"/>
          </w:rPr>
          <w:t>se terms</w:t>
        </w:r>
      </w:ins>
      <w:del w:id="992" w:author="Autor">
        <w:r w:rsidRPr="00C66272" w:rsidDel="003E3C01">
          <w:rPr>
            <w:rFonts w:ascii="Brill" w:eastAsia="Brill" w:hAnsi="Brill" w:cs="Brill"/>
          </w:rPr>
          <w:delText>y</w:delText>
        </w:r>
      </w:del>
      <w:r w:rsidRPr="00C66272">
        <w:rPr>
          <w:rFonts w:ascii="Brill" w:eastAsia="Brill" w:hAnsi="Brill" w:cs="Brill"/>
        </w:rPr>
        <w:t xml:space="preserve"> also </w:t>
      </w:r>
      <w:r w:rsidR="000A4EB3" w:rsidRPr="00C66272">
        <w:rPr>
          <w:rFonts w:ascii="Brill" w:eastAsia="Brill" w:hAnsi="Brill" w:cs="Brill"/>
        </w:rPr>
        <w:t>contribute to</w:t>
      </w:r>
      <w:r w:rsidRPr="00C66272">
        <w:rPr>
          <w:rFonts w:ascii="Brill" w:eastAsia="Brill" w:hAnsi="Brill" w:cs="Brill"/>
        </w:rPr>
        <w:t xml:space="preserve"> the broad discussion about green cities and green urbanism, which takes into account the research approach characteristic of cultural studies, albeit dominated by ideas developed by green urbanism. For cultural studies scholar</w:t>
      </w:r>
      <w:r w:rsidR="00487BF6" w:rsidRPr="00C66272">
        <w:rPr>
          <w:rFonts w:ascii="Brill" w:eastAsia="Brill" w:hAnsi="Brill" w:cs="Brill"/>
        </w:rPr>
        <w:t>s</w:t>
      </w:r>
      <w:r w:rsidRPr="00C66272">
        <w:rPr>
          <w:rFonts w:ascii="Brill" w:eastAsia="Brill" w:hAnsi="Brill" w:cs="Brill"/>
        </w:rPr>
        <w:t xml:space="preserve">, this starting point is not particularly revealing. In fact, </w:t>
      </w:r>
      <w:r w:rsidR="00FC0B58" w:rsidRPr="00C66272">
        <w:rPr>
          <w:rFonts w:ascii="Brill" w:eastAsia="Brill" w:hAnsi="Brill" w:cs="Brill"/>
        </w:rPr>
        <w:t>they</w:t>
      </w:r>
      <w:r w:rsidRPr="00C66272">
        <w:rPr>
          <w:rFonts w:ascii="Brill" w:eastAsia="Brill" w:hAnsi="Brill" w:cs="Brill"/>
        </w:rPr>
        <w:t xml:space="preserve"> describe soundscapes not only because of the negative impact of high-decibel sounds and </w:t>
      </w:r>
      <w:r w:rsidR="00897BA8" w:rsidRPr="00C66272">
        <w:rPr>
          <w:rFonts w:ascii="Brill" w:eastAsia="Brill" w:hAnsi="Brill" w:cs="Brill"/>
        </w:rPr>
        <w:t>concern</w:t>
      </w:r>
      <w:r w:rsidRPr="00C66272">
        <w:rPr>
          <w:rFonts w:ascii="Brill" w:eastAsia="Brill" w:hAnsi="Brill" w:cs="Brill"/>
        </w:rPr>
        <w:t xml:space="preserve"> about health implications, but they look for connections between historically and geographically differentiated models of their acceptance or rejection. They classify sounds and soundscapes according to their semiotic character, indicating for example urban </w:t>
      </w:r>
      <w:proofErr w:type="spellStart"/>
      <w:r w:rsidRPr="00C66272">
        <w:rPr>
          <w:rFonts w:ascii="Brill" w:eastAsia="Brill" w:hAnsi="Brill" w:cs="Brill"/>
        </w:rPr>
        <w:t>brandscapes</w:t>
      </w:r>
      <w:proofErr w:type="spellEnd"/>
      <w:r w:rsidRPr="00C66272">
        <w:rPr>
          <w:rFonts w:ascii="Brill" w:eastAsia="Brill" w:hAnsi="Brill" w:cs="Brill"/>
        </w:rPr>
        <w:t xml:space="preserve"> (</w:t>
      </w:r>
      <w:proofErr w:type="spellStart"/>
      <w:r w:rsidRPr="00E55F12">
        <w:rPr>
          <w:rFonts w:ascii="Brill" w:eastAsia="Brill" w:hAnsi="Brill" w:cs="Brill"/>
        </w:rPr>
        <w:t>Klingmann</w:t>
      </w:r>
      <w:proofErr w:type="spellEnd"/>
      <w:r w:rsidRPr="00E55F12">
        <w:rPr>
          <w:rFonts w:ascii="Brill" w:eastAsia="Brill" w:hAnsi="Brill" w:cs="Brill"/>
        </w:rPr>
        <w:t>, 2010</w:t>
      </w:r>
      <w:r w:rsidRPr="00C66272">
        <w:rPr>
          <w:rFonts w:ascii="Brill" w:eastAsia="Brill" w:hAnsi="Brill" w:cs="Brill"/>
        </w:rPr>
        <w:t>) t</w:t>
      </w:r>
      <w:ins w:id="993" w:author="Autor">
        <w:r w:rsidR="003E3C01">
          <w:rPr>
            <w:rFonts w:ascii="Brill" w:eastAsia="Brill" w:hAnsi="Brill" w:cs="Brill"/>
          </w:rPr>
          <w:t>hat</w:t>
        </w:r>
      </w:ins>
      <w:del w:id="994" w:author="Autor">
        <w:r w:rsidRPr="00C66272" w:rsidDel="003E3C01">
          <w:rPr>
            <w:rFonts w:ascii="Brill" w:eastAsia="Brill" w:hAnsi="Brill" w:cs="Brill"/>
          </w:rPr>
          <w:delText>o</w:delText>
        </w:r>
      </w:del>
      <w:r w:rsidRPr="00C66272">
        <w:rPr>
          <w:rFonts w:ascii="Brill" w:eastAsia="Brill" w:hAnsi="Brill" w:cs="Brill"/>
        </w:rPr>
        <w:t xml:space="preserve"> link themed environments with thoroughly rationalized strategies within </w:t>
      </w:r>
      <w:r w:rsidR="003F16BF" w:rsidRPr="00C66272">
        <w:rPr>
          <w:rFonts w:ascii="Brill" w:eastAsia="Brill" w:hAnsi="Brill" w:cs="Brill"/>
        </w:rPr>
        <w:t xml:space="preserve">the </w:t>
      </w:r>
      <w:r w:rsidRPr="00C66272">
        <w:rPr>
          <w:rFonts w:ascii="Brill" w:eastAsia="Brill" w:hAnsi="Brill" w:cs="Brill"/>
        </w:rPr>
        <w:t xml:space="preserve">experience economy. </w:t>
      </w:r>
      <w:r w:rsidR="003F16BF" w:rsidRPr="00C66272">
        <w:rPr>
          <w:rFonts w:ascii="Brill" w:eastAsia="Brill" w:hAnsi="Brill" w:cs="Brill"/>
        </w:rPr>
        <w:t>The c</w:t>
      </w:r>
      <w:r w:rsidRPr="00C66272">
        <w:rPr>
          <w:rFonts w:ascii="Brill" w:eastAsia="Brill" w:hAnsi="Brill" w:cs="Brill"/>
        </w:rPr>
        <w:t>reation of signature buildings and places as experience become</w:t>
      </w:r>
      <w:r w:rsidR="005D22BE" w:rsidRPr="00C66272">
        <w:rPr>
          <w:rFonts w:ascii="Brill" w:eastAsia="Brill" w:hAnsi="Brill" w:cs="Brill"/>
        </w:rPr>
        <w:t>s</w:t>
      </w:r>
      <w:r w:rsidRPr="00C66272">
        <w:rPr>
          <w:rFonts w:ascii="Brill" w:eastAsia="Brill" w:hAnsi="Brill" w:cs="Brill"/>
        </w:rPr>
        <w:t xml:space="preserve"> </w:t>
      </w:r>
      <w:r w:rsidR="005D22BE" w:rsidRPr="00C66272">
        <w:rPr>
          <w:rFonts w:ascii="Brill" w:eastAsia="Brill" w:hAnsi="Brill" w:cs="Brill"/>
        </w:rPr>
        <w:t>increasingly</w:t>
      </w:r>
      <w:r w:rsidRPr="00C66272">
        <w:rPr>
          <w:rFonts w:ascii="Brill" w:eastAsia="Brill" w:hAnsi="Brill" w:cs="Brill"/>
        </w:rPr>
        <w:t xml:space="preserve"> commodified. Viewing buildings, constructions and places </w:t>
      </w:r>
      <w:del w:id="995" w:author="Autor">
        <w:r w:rsidR="005D22BE" w:rsidRPr="00C66272" w:rsidDel="003E3C01">
          <w:rPr>
            <w:rFonts w:ascii="Brill" w:eastAsia="Brill" w:hAnsi="Brill" w:cs="Brill"/>
          </w:rPr>
          <w:delText>that</w:delText>
        </w:r>
        <w:r w:rsidRPr="00C66272" w:rsidDel="003E3C01">
          <w:rPr>
            <w:rFonts w:ascii="Brill" w:eastAsia="Brill" w:hAnsi="Brill" w:cs="Brill"/>
          </w:rPr>
          <w:delText xml:space="preserve"> are </w:delText>
        </w:r>
      </w:del>
      <w:r w:rsidRPr="00C66272">
        <w:rPr>
          <w:rFonts w:ascii="Brill" w:eastAsia="Brill" w:hAnsi="Brill" w:cs="Brill"/>
        </w:rPr>
        <w:t>connected with original sounds emanated by clocks, bells, wind instruments, soundtracks, etc. as brands that provide unique experience is universally accepted.</w:t>
      </w:r>
      <w:r w:rsidR="001A1E0C">
        <w:rPr>
          <w:rFonts w:ascii="Brill" w:eastAsia="Brill" w:hAnsi="Brill" w:cs="Brill"/>
        </w:rPr>
        <w:t xml:space="preserve"> </w:t>
      </w:r>
      <w:r w:rsidR="00351B61" w:rsidRPr="00C66272">
        <w:rPr>
          <w:rFonts w:ascii="Brill" w:eastAsia="Brill" w:hAnsi="Brill" w:cs="Brill"/>
        </w:rPr>
        <w:t>C</w:t>
      </w:r>
      <w:r w:rsidRPr="00C66272">
        <w:rPr>
          <w:rFonts w:ascii="Brill" w:eastAsia="Brill" w:hAnsi="Brill" w:cs="Brill"/>
        </w:rPr>
        <w:t>ultural studies scholars also use the well-known distinction between lo-fi soundscape and hi-fi soundscape to differentiate between descriptions of urban and rural areas, arguing for the post-urbanization of the world. Each time, therefore, the</w:t>
      </w:r>
      <w:ins w:id="996" w:author="Autor">
        <w:r w:rsidR="003E3C01">
          <w:rPr>
            <w:rFonts w:ascii="Brill" w:eastAsia="Brill" w:hAnsi="Brill" w:cs="Brill"/>
          </w:rPr>
          <w:t>se scholars</w:t>
        </w:r>
      </w:ins>
      <w:del w:id="997" w:author="Autor">
        <w:r w:rsidRPr="00C66272" w:rsidDel="003E3C01">
          <w:rPr>
            <w:rFonts w:ascii="Brill" w:eastAsia="Brill" w:hAnsi="Brill" w:cs="Brill"/>
          </w:rPr>
          <w:delText>y</w:delText>
        </w:r>
      </w:del>
      <w:r w:rsidRPr="00C66272">
        <w:rPr>
          <w:rFonts w:ascii="Brill" w:eastAsia="Brill" w:hAnsi="Brill" w:cs="Brill"/>
        </w:rPr>
        <w:t xml:space="preserve"> appeal not only to public consciousness but also to the cultural competence of individuals. </w:t>
      </w:r>
      <w:r w:rsidRPr="00E473EE">
        <w:rPr>
          <w:rFonts w:ascii="Brill" w:eastAsia="Brill" w:hAnsi="Brill" w:cs="Brill"/>
        </w:rPr>
        <w:t xml:space="preserve">Sim </w:t>
      </w:r>
      <w:r w:rsidR="00566F05" w:rsidRPr="00E473EE">
        <w:rPr>
          <w:rFonts w:ascii="Brill" w:eastAsia="Brill" w:hAnsi="Brill" w:cs="Brill"/>
        </w:rPr>
        <w:t>(2007</w:t>
      </w:r>
      <w:r w:rsidR="00566F05" w:rsidRPr="00C66272">
        <w:rPr>
          <w:rFonts w:ascii="Brill" w:eastAsia="Brill" w:hAnsi="Brill" w:cs="Brill"/>
        </w:rPr>
        <w:t xml:space="preserve">) </w:t>
      </w:r>
      <w:r w:rsidRPr="00C66272">
        <w:rPr>
          <w:rFonts w:ascii="Brill" w:eastAsia="Brill" w:hAnsi="Brill" w:cs="Brill"/>
        </w:rPr>
        <w:t xml:space="preserve">draws attention to generational sensitivity to noise and silence, recognizing that perhaps each successive generation becomes more resistant to the former. His scepticism about the accuracy of such a conclusion is characteristic and draws a demarcation line between </w:t>
      </w:r>
      <w:r w:rsidR="00D175BE" w:rsidRPr="00C66272">
        <w:rPr>
          <w:rFonts w:ascii="Brill" w:eastAsia="Brill" w:hAnsi="Brill" w:cs="Brill"/>
        </w:rPr>
        <w:t>technologically minded</w:t>
      </w:r>
      <w:r w:rsidRPr="00C66272">
        <w:rPr>
          <w:rFonts w:ascii="Brill" w:eastAsia="Brill" w:hAnsi="Brill" w:cs="Brill"/>
        </w:rPr>
        <w:t xml:space="preserve"> apologists</w:t>
      </w:r>
      <w:r w:rsidR="00D175BE" w:rsidRPr="00C66272">
        <w:rPr>
          <w:rFonts w:ascii="Brill" w:eastAsia="Brill" w:hAnsi="Brill" w:cs="Brill"/>
        </w:rPr>
        <w:t>,</w:t>
      </w:r>
      <w:r w:rsidRPr="00C66272">
        <w:rPr>
          <w:rFonts w:ascii="Brill" w:eastAsia="Brill" w:hAnsi="Brill" w:cs="Brill"/>
        </w:rPr>
        <w:t xml:space="preserve"> who want more noise in public spaces</w:t>
      </w:r>
      <w:r w:rsidR="00D175BE" w:rsidRPr="00C66272">
        <w:rPr>
          <w:rFonts w:ascii="Brill" w:eastAsia="Brill" w:hAnsi="Brill" w:cs="Brill"/>
        </w:rPr>
        <w:t>,</w:t>
      </w:r>
      <w:r w:rsidRPr="00C66272">
        <w:rPr>
          <w:rFonts w:ascii="Brill" w:eastAsia="Brill" w:hAnsi="Brill" w:cs="Brill"/>
        </w:rPr>
        <w:t xml:space="preserve"> and those who desperately fight for silence (Sim, 2007, p.</w:t>
      </w:r>
      <w:del w:id="998" w:author="Autor">
        <w:r w:rsidRPr="00C66272" w:rsidDel="005F1525">
          <w:rPr>
            <w:rFonts w:ascii="Brill" w:eastAsia="Brill" w:hAnsi="Brill" w:cs="Brill"/>
          </w:rPr>
          <w:delText xml:space="preserve"> </w:delText>
        </w:r>
      </w:del>
      <w:r w:rsidRPr="00C66272">
        <w:rPr>
          <w:rFonts w:ascii="Brill" w:eastAsia="Brill" w:hAnsi="Brill" w:cs="Brill"/>
        </w:rPr>
        <w:t>5).</w:t>
      </w:r>
      <w:r w:rsidR="001A1E0C">
        <w:rPr>
          <w:rFonts w:ascii="Brill" w:eastAsia="Brill" w:hAnsi="Brill" w:cs="Brill"/>
        </w:rPr>
        <w:t xml:space="preserve"> </w:t>
      </w:r>
    </w:p>
    <w:p w14:paraId="35077955" w14:textId="0144D685" w:rsidR="00CB3FC9" w:rsidRPr="00C66272" w:rsidRDefault="00C55FA1">
      <w:pPr>
        <w:widowControl w:val="0"/>
        <w:spacing w:line="360" w:lineRule="auto"/>
        <w:ind w:firstLine="709"/>
        <w:jc w:val="both"/>
        <w:rPr>
          <w:rFonts w:ascii="Brill" w:eastAsia="Brill" w:hAnsi="Brill" w:cs="Brill"/>
        </w:rPr>
      </w:pPr>
      <w:del w:id="999" w:author="Autor">
        <w:r w:rsidRPr="00C66272" w:rsidDel="003E3C01">
          <w:rPr>
            <w:rFonts w:ascii="Brill" w:eastAsia="Brill" w:hAnsi="Brill" w:cs="Brill"/>
          </w:rPr>
          <w:lastRenderedPageBreak/>
          <w:delText xml:space="preserve">These </w:delText>
        </w:r>
      </w:del>
      <w:ins w:id="1000" w:author="Autor">
        <w:r w:rsidR="003E3C01">
          <w:rPr>
            <w:rFonts w:ascii="Brill" w:eastAsia="Brill" w:hAnsi="Brill" w:cs="Brill"/>
          </w:rPr>
          <w:t>Such</w:t>
        </w:r>
        <w:r w:rsidR="003E3C01" w:rsidRPr="00C66272">
          <w:rPr>
            <w:rFonts w:ascii="Brill" w:eastAsia="Brill" w:hAnsi="Brill" w:cs="Brill"/>
          </w:rPr>
          <w:t xml:space="preserve"> </w:t>
        </w:r>
      </w:ins>
      <w:r w:rsidRPr="00C66272">
        <w:rPr>
          <w:rFonts w:ascii="Brill" w:eastAsia="Brill" w:hAnsi="Brill" w:cs="Brill"/>
        </w:rPr>
        <w:t xml:space="preserve">explorations involve both social and natural sources of sound. They are related to the interpretation of values that underlie cultures of noise and cultures of silence, rather than proposing aggressive methods to control them. In the expanding field of culture, in the tendency to speak about cultures in the plural, in the combination of nature and culture, e.g. on the basis of deep ontologies, there is support for distinguishing cultures of noise and silence as a subject of research taking into account the values that guide people in their reactions to sounds. Although we do not always realize it, such qualities of sound as frequency, composition, spatial localization, temporal balance, clarity, and variability, influence the final qualification of sounds as desirable or undesirable. The cultural studies scholar also pays attention to elements of </w:t>
      </w:r>
      <w:r w:rsidR="00421C63" w:rsidRPr="00C66272">
        <w:rPr>
          <w:rFonts w:ascii="Brill" w:eastAsia="Brill" w:hAnsi="Brill" w:cs="Brill"/>
        </w:rPr>
        <w:t xml:space="preserve">the </w:t>
      </w:r>
      <w:r w:rsidRPr="00C66272">
        <w:rPr>
          <w:rFonts w:ascii="Brill" w:eastAsia="Brill" w:hAnsi="Brill" w:cs="Brill"/>
        </w:rPr>
        <w:t>aesthetic evaluation of sounds, such as beautiful/ugly, noisy/quiet, harmonious/disharmonious, warm/cold. Such judgments are not universal; on the contrary, in both human and non-human worlds they are linked to culturally shaped preferences. “Hearing takes us beyond the surface of things and allows us access to other people’s minds</w:t>
      </w:r>
      <w:ins w:id="1001" w:author="Autor">
        <w:r w:rsidR="005F1525">
          <w:rPr>
            <w:rFonts w:ascii="Brill" w:eastAsia="Brill" w:hAnsi="Brill" w:cs="Brill"/>
          </w:rPr>
          <w:t>,</w:t>
        </w:r>
      </w:ins>
      <w:r w:rsidRPr="00C66272">
        <w:rPr>
          <w:rFonts w:ascii="Brill" w:eastAsia="Brill" w:hAnsi="Brill" w:cs="Brill"/>
        </w:rPr>
        <w:t>”</w:t>
      </w:r>
      <w:del w:id="1002" w:author="Autor">
        <w:r w:rsidRPr="00C66272" w:rsidDel="005F1525">
          <w:rPr>
            <w:rFonts w:ascii="Brill" w:eastAsia="Brill" w:hAnsi="Brill" w:cs="Brill"/>
          </w:rPr>
          <w:delText>,</w:delText>
        </w:r>
      </w:del>
      <w:r w:rsidRPr="00C66272">
        <w:rPr>
          <w:rFonts w:ascii="Brill" w:eastAsia="Brill" w:hAnsi="Brill" w:cs="Brill"/>
        </w:rPr>
        <w:t xml:space="preserve"> concludes </w:t>
      </w:r>
      <w:r w:rsidRPr="00E55F12">
        <w:rPr>
          <w:rFonts w:ascii="Brill" w:eastAsia="Brill" w:hAnsi="Brill" w:cs="Brill"/>
        </w:rPr>
        <w:t xml:space="preserve">David Hendy </w:t>
      </w:r>
      <w:r w:rsidR="00CF58E2" w:rsidRPr="00E55F12">
        <w:rPr>
          <w:rFonts w:ascii="Brill" w:eastAsia="Brill" w:hAnsi="Brill" w:cs="Brill"/>
        </w:rPr>
        <w:t>(2013</w:t>
      </w:r>
      <w:r w:rsidR="00CF58E2" w:rsidRPr="00C66272">
        <w:rPr>
          <w:rFonts w:ascii="Brill" w:eastAsia="Brill" w:hAnsi="Brill" w:cs="Brill"/>
        </w:rPr>
        <w:t xml:space="preserve">, p.324) </w:t>
      </w:r>
      <w:r w:rsidRPr="00C66272">
        <w:rPr>
          <w:rFonts w:ascii="Brill" w:eastAsia="Brill" w:hAnsi="Brill" w:cs="Brill"/>
        </w:rPr>
        <w:t>in his</w:t>
      </w:r>
      <w:ins w:id="1003" w:author="Autor">
        <w:r w:rsidR="0068075B">
          <w:rPr>
            <w:rFonts w:ascii="Brill" w:eastAsia="Brill" w:hAnsi="Brill" w:cs="Brill"/>
          </w:rPr>
          <w:t xml:space="preserve"> book</w:t>
        </w:r>
      </w:ins>
      <w:r w:rsidRPr="00C66272">
        <w:rPr>
          <w:rFonts w:ascii="Brill" w:eastAsia="Brill" w:hAnsi="Brill" w:cs="Brill"/>
        </w:rPr>
        <w:t xml:space="preserve"> </w:t>
      </w:r>
      <w:commentRangeStart w:id="1004"/>
      <w:r w:rsidRPr="00C66272">
        <w:rPr>
          <w:rFonts w:ascii="Brill" w:eastAsia="Brill" w:hAnsi="Brill" w:cs="Brill"/>
        </w:rPr>
        <w:t>“</w:t>
      </w:r>
      <w:ins w:id="1005" w:author="Autor">
        <w:r w:rsidR="0068075B">
          <w:rPr>
            <w:rFonts w:ascii="Brill" w:eastAsia="Brill" w:hAnsi="Brill" w:cs="Brill"/>
          </w:rPr>
          <w:t xml:space="preserve">Noise: </w:t>
        </w:r>
      </w:ins>
      <w:r w:rsidRPr="00C66272">
        <w:rPr>
          <w:rFonts w:ascii="Brill" w:eastAsia="Brill" w:hAnsi="Brill" w:cs="Brill"/>
        </w:rPr>
        <w:t>a human history of sound and listening</w:t>
      </w:r>
      <w:r w:rsidR="00CF58E2" w:rsidRPr="00C66272">
        <w:rPr>
          <w:rFonts w:ascii="Brill" w:eastAsia="Brill" w:hAnsi="Brill" w:cs="Brill"/>
        </w:rPr>
        <w:t>.</w:t>
      </w:r>
      <w:r w:rsidRPr="00C66272">
        <w:rPr>
          <w:rFonts w:ascii="Brill" w:eastAsia="Brill" w:hAnsi="Brill" w:cs="Brill"/>
        </w:rPr>
        <w:t>”</w:t>
      </w:r>
      <w:commentRangeEnd w:id="1004"/>
      <w:r w:rsidR="005F1525">
        <w:rPr>
          <w:rStyle w:val="Odwoaniedokomentarza"/>
          <w:lang w:val="en-AU"/>
        </w:rPr>
        <w:commentReference w:id="1004"/>
      </w:r>
    </w:p>
    <w:p w14:paraId="35077956" w14:textId="75D73836" w:rsidR="00CB3FC9" w:rsidRPr="00C66272" w:rsidRDefault="00C55FA1">
      <w:pPr>
        <w:widowControl w:val="0"/>
        <w:spacing w:line="360" w:lineRule="auto"/>
        <w:ind w:firstLine="709"/>
        <w:jc w:val="both"/>
        <w:rPr>
          <w:rFonts w:ascii="Brill" w:eastAsia="Brill" w:hAnsi="Brill" w:cs="Brill"/>
        </w:rPr>
      </w:pPr>
      <w:r w:rsidRPr="00C66272">
        <w:rPr>
          <w:rFonts w:ascii="Brill" w:eastAsia="Brill" w:hAnsi="Brill" w:cs="Brill"/>
        </w:rPr>
        <w:t xml:space="preserve">It </w:t>
      </w:r>
      <w:r w:rsidR="00CF58E2" w:rsidRPr="00C66272">
        <w:rPr>
          <w:rFonts w:ascii="Brill" w:eastAsia="Brill" w:hAnsi="Brill" w:cs="Brill"/>
        </w:rPr>
        <w:t>has</w:t>
      </w:r>
      <w:r w:rsidRPr="00C66272">
        <w:rPr>
          <w:rFonts w:ascii="Brill" w:eastAsia="Brill" w:hAnsi="Brill" w:cs="Brill"/>
        </w:rPr>
        <w:t xml:space="preserve"> also </w:t>
      </w:r>
      <w:r w:rsidR="00CF58E2" w:rsidRPr="00C66272">
        <w:rPr>
          <w:rFonts w:ascii="Brill" w:eastAsia="Brill" w:hAnsi="Brill" w:cs="Brill"/>
        </w:rPr>
        <w:t xml:space="preserve">been </w:t>
      </w:r>
      <w:r w:rsidRPr="00C66272">
        <w:rPr>
          <w:rFonts w:ascii="Brill" w:eastAsia="Brill" w:hAnsi="Brill" w:cs="Brill"/>
        </w:rPr>
        <w:t>pointed out that we have lost the ability to recognize not only nature sounds, but also to differentiate sounds from the anthroposphere, which form a global cultural mosaic rather than an assemblage of cooperating signals and landscapes. However, if we look at the cultures of noise and silence carefully, e.g. by verifying the accuracy of these formulations, by analysing examples, many questions arise that are difficult to resolve with the traditional tools developed by cultural studies. Acoustic ecology, which focuses on the sounds of nature, also fails to answer the questions that arise here. Like any bipolar approach, cultures of silence and cultures of noise exhibit deviations, inconsistencies, and ambivalences from practiced assessments of human responses to elements of the soundscapes that surround them. In part, this is due to the diverse sets of expectations that are associated with particular</w:t>
      </w:r>
      <w:r w:rsidR="00F62668">
        <w:rPr>
          <w:rFonts w:ascii="Brill" w:eastAsia="Brill" w:hAnsi="Brill" w:cs="Brill"/>
        </w:rPr>
        <w:t xml:space="preserve"> </w:t>
      </w:r>
      <w:r w:rsidRPr="00C66272">
        <w:rPr>
          <w:rFonts w:ascii="Brill" w:eastAsia="Brill" w:hAnsi="Brill" w:cs="Brill"/>
        </w:rPr>
        <w:t>places, districts</w:t>
      </w:r>
      <w:ins w:id="1006" w:author="Autor">
        <w:r w:rsidR="005F1525">
          <w:rPr>
            <w:rFonts w:ascii="Brill" w:eastAsia="Brill" w:hAnsi="Brill" w:cs="Brill"/>
          </w:rPr>
          <w:t>,</w:t>
        </w:r>
      </w:ins>
      <w:r w:rsidRPr="00C66272">
        <w:rPr>
          <w:rFonts w:ascii="Brill" w:eastAsia="Brill" w:hAnsi="Brill" w:cs="Brill"/>
        </w:rPr>
        <w:t xml:space="preserve"> and urban functions. Competition between meaningful, therapeutic sounds and noise is observed in every city. However, port cities</w:t>
      </w:r>
      <w:r w:rsidR="00E607E3" w:rsidRPr="00C66272">
        <w:rPr>
          <w:rFonts w:ascii="Brill" w:eastAsia="Brill" w:hAnsi="Brill" w:cs="Brill"/>
        </w:rPr>
        <w:t xml:space="preserve"> that </w:t>
      </w:r>
      <w:r w:rsidRPr="00C66272">
        <w:rPr>
          <w:rFonts w:ascii="Brill" w:eastAsia="Brill" w:hAnsi="Brill" w:cs="Brill"/>
        </w:rPr>
        <w:t xml:space="preserve">are also health resorts have </w:t>
      </w:r>
      <w:commentRangeStart w:id="1007"/>
      <w:commentRangeStart w:id="1008"/>
      <w:r w:rsidRPr="00C66272">
        <w:rPr>
          <w:rFonts w:ascii="Brill" w:eastAsia="Brill" w:hAnsi="Brill" w:cs="Brill"/>
        </w:rPr>
        <w:t>it</w:t>
      </w:r>
      <w:commentRangeEnd w:id="1007"/>
      <w:r w:rsidR="005F1525">
        <w:rPr>
          <w:rStyle w:val="Odwoaniedokomentarza"/>
          <w:lang w:val="en-AU"/>
        </w:rPr>
        <w:commentReference w:id="1007"/>
      </w:r>
      <w:commentRangeEnd w:id="1008"/>
      <w:r w:rsidR="0068075B">
        <w:rPr>
          <w:rStyle w:val="Odwoaniedokomentarza"/>
          <w:lang w:val="en-AU"/>
        </w:rPr>
        <w:commentReference w:id="1008"/>
      </w:r>
      <w:r w:rsidRPr="00C66272">
        <w:rPr>
          <w:rFonts w:ascii="Brill" w:eastAsia="Brill" w:hAnsi="Brill" w:cs="Brill"/>
        </w:rPr>
        <w:t xml:space="preserve"> written into their definition, endowing this unique space with dynamism and a kind of drama. </w:t>
      </w:r>
    </w:p>
    <w:p w14:paraId="35077957" w14:textId="644E3AB1" w:rsidR="00CB3FC9" w:rsidRPr="00C66272" w:rsidRDefault="00C55FA1">
      <w:pPr>
        <w:widowControl w:val="0"/>
        <w:spacing w:line="360" w:lineRule="auto"/>
        <w:ind w:firstLine="709"/>
        <w:jc w:val="both"/>
        <w:rPr>
          <w:rFonts w:ascii="Brill" w:eastAsia="Brill" w:hAnsi="Brill" w:cs="Brill"/>
        </w:rPr>
      </w:pPr>
      <w:r w:rsidRPr="00C66272">
        <w:rPr>
          <w:rFonts w:ascii="Brill" w:eastAsia="Brill" w:hAnsi="Brill" w:cs="Brill"/>
        </w:rPr>
        <w:t xml:space="preserve"> </w:t>
      </w:r>
      <w:r w:rsidR="009C75D7" w:rsidRPr="00C66272">
        <w:rPr>
          <w:rFonts w:ascii="Brill" w:eastAsia="Brill" w:hAnsi="Brill" w:cs="Brill"/>
        </w:rPr>
        <w:t>So,</w:t>
      </w:r>
      <w:r w:rsidR="001A1E0C">
        <w:rPr>
          <w:rFonts w:ascii="Brill" w:eastAsia="Brill" w:hAnsi="Brill" w:cs="Brill"/>
        </w:rPr>
        <w:t xml:space="preserve"> </w:t>
      </w:r>
      <w:r w:rsidRPr="00C66272">
        <w:rPr>
          <w:rFonts w:ascii="Brill" w:eastAsia="Brill" w:hAnsi="Brill" w:cs="Brill"/>
        </w:rPr>
        <w:t xml:space="preserve">the distinction between sound and noise is not simple </w:t>
      </w:r>
      <w:r w:rsidR="001A6ACC" w:rsidRPr="00C66272">
        <w:rPr>
          <w:rFonts w:ascii="Brill" w:eastAsia="Brill" w:hAnsi="Brill" w:cs="Brill"/>
        </w:rPr>
        <w:t xml:space="preserve">or </w:t>
      </w:r>
      <w:r w:rsidRPr="00C66272">
        <w:rPr>
          <w:rFonts w:ascii="Brill" w:eastAsia="Brill" w:hAnsi="Brill" w:cs="Brill"/>
        </w:rPr>
        <w:t>unambiguous.</w:t>
      </w:r>
      <w:r w:rsidR="001A1E0C">
        <w:rPr>
          <w:rFonts w:ascii="Brill" w:eastAsia="Brill" w:hAnsi="Brill" w:cs="Brill"/>
        </w:rPr>
        <w:t xml:space="preserve"> </w:t>
      </w:r>
      <w:r w:rsidRPr="00C66272">
        <w:rPr>
          <w:rFonts w:ascii="Brill" w:eastAsia="Brill" w:hAnsi="Brill" w:cs="Brill"/>
        </w:rPr>
        <w:t xml:space="preserve">We can say that all noise is sound, and all sound can be perceived as noise (if we have, for example, an abstract idea of silence, we usually exclude sounds from it). However, in practice silence </w:t>
      </w:r>
      <w:r w:rsidRPr="00C66272">
        <w:rPr>
          <w:rFonts w:ascii="Brill" w:eastAsia="Brill" w:hAnsi="Brill" w:cs="Brill"/>
        </w:rPr>
        <w:lastRenderedPageBreak/>
        <w:t xml:space="preserve">does not mean the absence of sounds, but </w:t>
      </w:r>
      <w:ins w:id="1009" w:author="Autor">
        <w:r w:rsidR="005F1525">
          <w:rPr>
            <w:rFonts w:ascii="Brill" w:eastAsia="Brill" w:hAnsi="Brill" w:cs="Brill"/>
          </w:rPr>
          <w:t xml:space="preserve">of </w:t>
        </w:r>
      </w:ins>
      <w:r w:rsidRPr="00C66272">
        <w:rPr>
          <w:rFonts w:ascii="Brill" w:eastAsia="Brill" w:hAnsi="Brill" w:cs="Brill"/>
        </w:rPr>
        <w:t xml:space="preserve">their environmentally justified and meaningful human experience, while noise is defined as unwanted sound. Are the sounds of port equipment, </w:t>
      </w:r>
      <w:r w:rsidR="00B45F45" w:rsidRPr="00C66272">
        <w:rPr>
          <w:rFonts w:ascii="Brill" w:eastAsia="Brill" w:hAnsi="Brill" w:cs="Brill"/>
        </w:rPr>
        <w:t xml:space="preserve">the </w:t>
      </w:r>
      <w:r w:rsidRPr="00C66272">
        <w:rPr>
          <w:rFonts w:ascii="Brill" w:eastAsia="Brill" w:hAnsi="Brill" w:cs="Brill"/>
        </w:rPr>
        <w:t>steady hum of machines</w:t>
      </w:r>
      <w:r w:rsidR="00B45F45" w:rsidRPr="00C66272">
        <w:rPr>
          <w:rFonts w:ascii="Brill" w:eastAsia="Brill" w:hAnsi="Brill" w:cs="Brill"/>
        </w:rPr>
        <w:t>, and the</w:t>
      </w:r>
      <w:r w:rsidRPr="00C66272">
        <w:rPr>
          <w:rFonts w:ascii="Brill" w:eastAsia="Brill" w:hAnsi="Brill" w:cs="Brill"/>
        </w:rPr>
        <w:t xml:space="preserve"> creaking of cranes,</w:t>
      </w:r>
      <w:r w:rsidR="00571541" w:rsidRPr="00C66272">
        <w:rPr>
          <w:rFonts w:ascii="Brill" w:eastAsia="Brill" w:hAnsi="Brill" w:cs="Brill"/>
        </w:rPr>
        <w:t xml:space="preserve"> often used as</w:t>
      </w:r>
      <w:r w:rsidRPr="00C66272">
        <w:rPr>
          <w:rFonts w:ascii="Brill" w:eastAsia="Brill" w:hAnsi="Brill" w:cs="Brill"/>
        </w:rPr>
        <w:t xml:space="preserve"> an example of noise pollution in a port city, unwanted sounds?</w:t>
      </w:r>
      <w:r w:rsidR="001A1E0C">
        <w:rPr>
          <w:rFonts w:ascii="Brill" w:eastAsia="Brill" w:hAnsi="Brill" w:cs="Brill"/>
        </w:rPr>
        <w:t xml:space="preserve"> </w:t>
      </w:r>
      <w:r w:rsidR="002D21FC" w:rsidRPr="00C66272">
        <w:rPr>
          <w:rFonts w:ascii="Brill" w:eastAsia="Brill" w:hAnsi="Brill" w:cs="Brill"/>
        </w:rPr>
        <w:t>Like silence, i</w:t>
      </w:r>
      <w:r w:rsidR="00CC6EBE" w:rsidRPr="00C66272">
        <w:rPr>
          <w:rFonts w:ascii="Brill" w:eastAsia="Brill" w:hAnsi="Brill" w:cs="Brill"/>
        </w:rPr>
        <w:t xml:space="preserve">n various arts and everyday practices people </w:t>
      </w:r>
      <w:r w:rsidR="00620192" w:rsidRPr="00C66272">
        <w:rPr>
          <w:rFonts w:ascii="Brill" w:eastAsia="Brill" w:hAnsi="Brill" w:cs="Brill"/>
        </w:rPr>
        <w:t>have attempted to redefine n</w:t>
      </w:r>
      <w:r w:rsidRPr="00C66272">
        <w:rPr>
          <w:rFonts w:ascii="Brill" w:eastAsia="Brill" w:hAnsi="Brill" w:cs="Brill"/>
        </w:rPr>
        <w:t>oise. Berni Krause, whose work combines both approaches, wrote: “I’ll explore […] the difference between harmful noise and the signals that make us feel good, between noise as a stressor and soundscapes that serve as emotional and physiological naturopath and productivity stimulator” (</w:t>
      </w:r>
      <w:r w:rsidRPr="00E473EE">
        <w:rPr>
          <w:rFonts w:ascii="Brill" w:eastAsia="Brill" w:hAnsi="Brill" w:cs="Brill"/>
        </w:rPr>
        <w:t>Krause, 2021,</w:t>
      </w:r>
      <w:r w:rsidRPr="00C66272">
        <w:rPr>
          <w:rFonts w:ascii="Brill" w:eastAsia="Brill" w:hAnsi="Brill" w:cs="Brill"/>
        </w:rPr>
        <w:t xml:space="preserve"> p.</w:t>
      </w:r>
      <w:del w:id="1010" w:author="Autor">
        <w:r w:rsidRPr="00C66272" w:rsidDel="005F1525">
          <w:rPr>
            <w:rFonts w:ascii="Brill" w:eastAsia="Brill" w:hAnsi="Brill" w:cs="Brill"/>
          </w:rPr>
          <w:delText xml:space="preserve"> </w:delText>
        </w:r>
      </w:del>
      <w:r w:rsidRPr="00C66272">
        <w:rPr>
          <w:rFonts w:ascii="Brill" w:eastAsia="Brill" w:hAnsi="Brill" w:cs="Brill"/>
        </w:rPr>
        <w:t xml:space="preserve">9). </w:t>
      </w:r>
      <w:r w:rsidR="009D42DB" w:rsidRPr="00C66272">
        <w:rPr>
          <w:rFonts w:ascii="Brill" w:eastAsia="Brill" w:hAnsi="Brill" w:cs="Brill"/>
        </w:rPr>
        <w:t>M</w:t>
      </w:r>
      <w:r w:rsidRPr="00C66272">
        <w:rPr>
          <w:rFonts w:ascii="Brill" w:eastAsia="Brill" w:hAnsi="Brill" w:cs="Brill"/>
        </w:rPr>
        <w:t>any sounds of nature</w:t>
      </w:r>
      <w:r w:rsidR="00C065B7" w:rsidRPr="00C66272">
        <w:rPr>
          <w:rFonts w:ascii="Brill" w:eastAsia="Brill" w:hAnsi="Brill" w:cs="Brill"/>
        </w:rPr>
        <w:t xml:space="preserve"> then</w:t>
      </w:r>
      <w:r w:rsidRPr="00C66272">
        <w:rPr>
          <w:rFonts w:ascii="Brill" w:eastAsia="Brill" w:hAnsi="Brill" w:cs="Brill"/>
        </w:rPr>
        <w:t>, such as the cries of seagulls in the harbour, can be experienced as stressors. In the semantic field of the term “noise”, Krause makes a characteristic distinction “between noise, and therapeutic resonance [...] which transforms our lives into nourishing, vibrant adventures” (Krause, 2021, p</w:t>
      </w:r>
      <w:del w:id="1011" w:author="Autor">
        <w:r w:rsidRPr="00C66272" w:rsidDel="005F1525">
          <w:rPr>
            <w:rFonts w:ascii="Brill" w:eastAsia="Brill" w:hAnsi="Brill" w:cs="Brill"/>
          </w:rPr>
          <w:delText>.</w:delText>
        </w:r>
      </w:del>
      <w:r w:rsidRPr="00C66272">
        <w:rPr>
          <w:rFonts w:ascii="Brill" w:eastAsia="Brill" w:hAnsi="Brill" w:cs="Brill"/>
        </w:rPr>
        <w:t xml:space="preserve"> 9). </w:t>
      </w:r>
      <w:ins w:id="1012" w:author="Autor">
        <w:r w:rsidR="005F1525">
          <w:rPr>
            <w:rFonts w:ascii="Brill" w:eastAsia="Brill" w:hAnsi="Brill" w:cs="Brill"/>
          </w:rPr>
          <w:t>He makes this</w:t>
        </w:r>
      </w:ins>
      <w:del w:id="1013" w:author="Autor">
        <w:r w:rsidRPr="00C66272" w:rsidDel="005F1525">
          <w:rPr>
            <w:rFonts w:ascii="Brill" w:eastAsia="Brill" w:hAnsi="Brill" w:cs="Brill"/>
          </w:rPr>
          <w:delText>This</w:delText>
        </w:r>
      </w:del>
      <w:r w:rsidRPr="00C66272">
        <w:rPr>
          <w:rFonts w:ascii="Brill" w:eastAsia="Brill" w:hAnsi="Brill" w:cs="Brill"/>
        </w:rPr>
        <w:t xml:space="preserve"> di</w:t>
      </w:r>
      <w:r w:rsidR="00C065B7" w:rsidRPr="00C66272">
        <w:rPr>
          <w:rFonts w:ascii="Brill" w:eastAsia="Brill" w:hAnsi="Brill" w:cs="Brill"/>
        </w:rPr>
        <w:t>stinction</w:t>
      </w:r>
      <w:r w:rsidRPr="00C66272">
        <w:rPr>
          <w:rFonts w:ascii="Brill" w:eastAsia="Brill" w:hAnsi="Brill" w:cs="Brill"/>
        </w:rPr>
        <w:t xml:space="preserve"> </w:t>
      </w:r>
      <w:del w:id="1014" w:author="Autor">
        <w:r w:rsidRPr="00C66272" w:rsidDel="005F1525">
          <w:rPr>
            <w:rFonts w:ascii="Brill" w:eastAsia="Brill" w:hAnsi="Brill" w:cs="Brill"/>
          </w:rPr>
          <w:delText xml:space="preserve">is made </w:delText>
        </w:r>
      </w:del>
      <w:r w:rsidRPr="00C66272">
        <w:rPr>
          <w:rFonts w:ascii="Brill" w:eastAsia="Brill" w:hAnsi="Brill" w:cs="Brill"/>
        </w:rPr>
        <w:t xml:space="preserve">on the basis of more complex criteria than distinguishing </w:t>
      </w:r>
      <w:proofErr w:type="spellStart"/>
      <w:r w:rsidRPr="00C66272">
        <w:rPr>
          <w:rFonts w:ascii="Brill" w:eastAsia="Brill" w:hAnsi="Brill" w:cs="Brill"/>
        </w:rPr>
        <w:t>anthroposounds</w:t>
      </w:r>
      <w:proofErr w:type="spellEnd"/>
      <w:r w:rsidRPr="00C66272">
        <w:rPr>
          <w:rFonts w:ascii="Brill" w:eastAsia="Brill" w:hAnsi="Brill" w:cs="Brill"/>
        </w:rPr>
        <w:t xml:space="preserve"> from nature sounds. I will return to this suggestion by Krause in </w:t>
      </w:r>
      <w:r w:rsidR="002D5C56" w:rsidRPr="00C66272">
        <w:rPr>
          <w:rFonts w:ascii="Brill" w:eastAsia="Brill" w:hAnsi="Brill" w:cs="Brill"/>
        </w:rPr>
        <w:t>my</w:t>
      </w:r>
      <w:r w:rsidRPr="00C66272">
        <w:rPr>
          <w:rFonts w:ascii="Brill" w:eastAsia="Brill" w:hAnsi="Brill" w:cs="Brill"/>
        </w:rPr>
        <w:t xml:space="preserve"> conclusion.</w:t>
      </w:r>
    </w:p>
    <w:p w14:paraId="35077958" w14:textId="729764C1"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In her book </w:t>
      </w:r>
      <w:r w:rsidRPr="00C66272">
        <w:rPr>
          <w:rFonts w:ascii="Brill" w:eastAsia="Brill" w:hAnsi="Brill" w:cs="Brill"/>
          <w:i/>
        </w:rPr>
        <w:t>Silent Spring</w:t>
      </w:r>
      <w:r w:rsidRPr="00C66272">
        <w:rPr>
          <w:rFonts w:ascii="Brill" w:eastAsia="Brill" w:hAnsi="Brill" w:cs="Brill"/>
        </w:rPr>
        <w:t>,</w:t>
      </w:r>
      <w:r w:rsidR="002D5C56" w:rsidRPr="00C66272">
        <w:rPr>
          <w:rFonts w:ascii="Brill" w:eastAsia="Brill" w:hAnsi="Brill" w:cs="Brill"/>
        </w:rPr>
        <w:t xml:space="preserve"> </w:t>
      </w:r>
      <w:r w:rsidRPr="00C66272">
        <w:rPr>
          <w:rFonts w:ascii="Brill" w:eastAsia="Brill" w:hAnsi="Brill" w:cs="Brill"/>
        </w:rPr>
        <w:t>Rachel Car</w:t>
      </w:r>
      <w:del w:id="1015" w:author="Autor">
        <w:r w:rsidRPr="00C66272" w:rsidDel="003E3C01">
          <w:rPr>
            <w:rFonts w:ascii="Brill" w:eastAsia="Brill" w:hAnsi="Brill" w:cs="Brill"/>
          </w:rPr>
          <w:delText>l</w:delText>
        </w:r>
      </w:del>
      <w:r w:rsidRPr="00C66272">
        <w:rPr>
          <w:rFonts w:ascii="Brill" w:eastAsia="Brill" w:hAnsi="Brill" w:cs="Brill"/>
        </w:rPr>
        <w:t>son (Car</w:t>
      </w:r>
      <w:del w:id="1016" w:author="Autor">
        <w:r w:rsidRPr="00C66272" w:rsidDel="003E3C01">
          <w:rPr>
            <w:rFonts w:ascii="Brill" w:eastAsia="Brill" w:hAnsi="Brill" w:cs="Brill"/>
          </w:rPr>
          <w:delText>l</w:delText>
        </w:r>
      </w:del>
      <w:r w:rsidRPr="00C66272">
        <w:rPr>
          <w:rFonts w:ascii="Brill" w:eastAsia="Brill" w:hAnsi="Brill" w:cs="Brill"/>
        </w:rPr>
        <w:t xml:space="preserve">son, 1962) warned against the changes that manufacturers of chemicals of all kinds were introducing into natural environments. </w:t>
      </w:r>
      <w:r w:rsidR="006F7319" w:rsidRPr="00C66272">
        <w:rPr>
          <w:rFonts w:ascii="Brill" w:eastAsia="Brill" w:hAnsi="Brill" w:cs="Brill"/>
        </w:rPr>
        <w:t xml:space="preserve">More generally, her book is a </w:t>
      </w:r>
      <w:r w:rsidRPr="00C66272">
        <w:rPr>
          <w:rFonts w:ascii="Brill" w:eastAsia="Brill" w:hAnsi="Brill" w:cs="Brill"/>
        </w:rPr>
        <w:t xml:space="preserve">warning against interventions in the natural world that result in the extinction of birds in urban, rural, and forest environments. She considers the silent spring to be its effect, turning the focus away from humans as the sole creators of sound pollution and showing how, </w:t>
      </w:r>
      <w:r w:rsidR="002933BE" w:rsidRPr="00C66272">
        <w:rPr>
          <w:rFonts w:ascii="Brill" w:eastAsia="Brill" w:hAnsi="Brill" w:cs="Brill"/>
        </w:rPr>
        <w:t>because of human</w:t>
      </w:r>
      <w:r w:rsidRPr="00C66272">
        <w:rPr>
          <w:rFonts w:ascii="Brill" w:eastAsia="Brill" w:hAnsi="Brill" w:cs="Brill"/>
        </w:rPr>
        <w:t xml:space="preserve"> activities, the world is “cleansed” of animal voices – especially birds – whose singing we usually perceive as therapeutic “nature’s music</w:t>
      </w:r>
      <w:ins w:id="1017" w:author="Autor">
        <w:r w:rsidR="00E257A9">
          <w:rPr>
            <w:rFonts w:ascii="Brill" w:eastAsia="Brill" w:hAnsi="Brill" w:cs="Brill"/>
          </w:rPr>
          <w:t>.</w:t>
        </w:r>
      </w:ins>
      <w:r w:rsidRPr="00C66272">
        <w:rPr>
          <w:rFonts w:ascii="Brill" w:eastAsia="Brill" w:hAnsi="Brill" w:cs="Brill"/>
        </w:rPr>
        <w:t>”</w:t>
      </w:r>
      <w:del w:id="1018" w:author="Autor">
        <w:r w:rsidRPr="00C66272" w:rsidDel="00E257A9">
          <w:rPr>
            <w:rFonts w:ascii="Brill" w:eastAsia="Brill" w:hAnsi="Brill" w:cs="Brill"/>
          </w:rPr>
          <w:delText>.</w:delText>
        </w:r>
      </w:del>
      <w:r w:rsidRPr="00C66272">
        <w:rPr>
          <w:rFonts w:ascii="Brill" w:eastAsia="Brill" w:hAnsi="Brill" w:cs="Brill"/>
        </w:rPr>
        <w:t xml:space="preserve"> In </w:t>
      </w:r>
      <w:r w:rsidR="00DC3690" w:rsidRPr="00C66272">
        <w:rPr>
          <w:rFonts w:ascii="Brill" w:eastAsia="Brill" w:hAnsi="Brill" w:cs="Brill"/>
        </w:rPr>
        <w:t>1962 this</w:t>
      </w:r>
      <w:r w:rsidRPr="00C66272">
        <w:rPr>
          <w:rFonts w:ascii="Brill" w:eastAsia="Brill" w:hAnsi="Brill" w:cs="Brill"/>
        </w:rPr>
        <w:t xml:space="preserve"> was a pioneering approach, and today it is one of the basic paths taken by soundscape ecologists and eco-humanists who record and embed the presence of </w:t>
      </w:r>
      <w:proofErr w:type="spellStart"/>
      <w:r w:rsidRPr="00C66272">
        <w:rPr>
          <w:rFonts w:ascii="Brill" w:eastAsia="Brill" w:hAnsi="Brill" w:cs="Brill"/>
        </w:rPr>
        <w:t>biosounds</w:t>
      </w:r>
      <w:proofErr w:type="spellEnd"/>
      <w:r w:rsidRPr="00C66272">
        <w:rPr>
          <w:rFonts w:ascii="Brill" w:eastAsia="Brill" w:hAnsi="Brill" w:cs="Brill"/>
        </w:rPr>
        <w:t xml:space="preserve"> in different historical and geographical contexts. These studies also show the adaptability of non-human city inhabitants to the noise of machines, cars, and port facilities on the one hand</w:t>
      </w:r>
      <w:ins w:id="1019" w:author="Autor">
        <w:r w:rsidR="00E257A9">
          <w:rPr>
            <w:rFonts w:ascii="Brill" w:eastAsia="Brill" w:hAnsi="Brill" w:cs="Brill"/>
          </w:rPr>
          <w:t>.</w:t>
        </w:r>
      </w:ins>
      <w:del w:id="1020" w:author="Autor">
        <w:r w:rsidRPr="00C66272" w:rsidDel="00E257A9">
          <w:rPr>
            <w:rFonts w:ascii="Brill" w:eastAsia="Brill" w:hAnsi="Brill" w:cs="Brill"/>
          </w:rPr>
          <w:delText>, but</w:delText>
        </w:r>
      </w:del>
      <w:r w:rsidRPr="00C66272">
        <w:rPr>
          <w:rFonts w:ascii="Brill" w:eastAsia="Brill" w:hAnsi="Brill" w:cs="Brill"/>
        </w:rPr>
        <w:t xml:space="preserve"> </w:t>
      </w:r>
      <w:ins w:id="1021" w:author="Autor">
        <w:r w:rsidR="00E257A9">
          <w:rPr>
            <w:rFonts w:ascii="Brill" w:eastAsia="Brill" w:hAnsi="Brill" w:cs="Brill"/>
          </w:rPr>
          <w:t>O</w:t>
        </w:r>
      </w:ins>
      <w:del w:id="1022" w:author="Autor">
        <w:r w:rsidRPr="00C66272" w:rsidDel="00E257A9">
          <w:rPr>
            <w:rFonts w:ascii="Brill" w:eastAsia="Brill" w:hAnsi="Brill" w:cs="Brill"/>
          </w:rPr>
          <w:delText>o</w:delText>
        </w:r>
      </w:del>
      <w:r w:rsidRPr="00C66272">
        <w:rPr>
          <w:rFonts w:ascii="Brill" w:eastAsia="Brill" w:hAnsi="Brill" w:cs="Brill"/>
        </w:rPr>
        <w:t xml:space="preserve">n the other hand, </w:t>
      </w:r>
      <w:ins w:id="1023" w:author="Autor">
        <w:r w:rsidR="00E257A9">
          <w:rPr>
            <w:rFonts w:ascii="Brill" w:eastAsia="Brill" w:hAnsi="Brill" w:cs="Brill"/>
          </w:rPr>
          <w:t>non-humans</w:t>
        </w:r>
      </w:ins>
      <w:del w:id="1024" w:author="Autor">
        <w:r w:rsidRPr="00C66272" w:rsidDel="00E257A9">
          <w:rPr>
            <w:rFonts w:ascii="Brill" w:eastAsia="Brill" w:hAnsi="Brill" w:cs="Brill"/>
          </w:rPr>
          <w:delText>their</w:delText>
        </w:r>
      </w:del>
      <w:r w:rsidRPr="00C66272">
        <w:rPr>
          <w:rFonts w:ascii="Brill" w:eastAsia="Brill" w:hAnsi="Brill" w:cs="Brill"/>
        </w:rPr>
        <w:t xml:space="preserve"> participat</w:t>
      </w:r>
      <w:ins w:id="1025" w:author="Autor">
        <w:r w:rsidR="00E257A9">
          <w:rPr>
            <w:rFonts w:ascii="Brill" w:eastAsia="Brill" w:hAnsi="Brill" w:cs="Brill"/>
          </w:rPr>
          <w:t>e</w:t>
        </w:r>
      </w:ins>
      <w:del w:id="1026" w:author="Autor">
        <w:r w:rsidRPr="00C66272" w:rsidDel="00E257A9">
          <w:rPr>
            <w:rFonts w:ascii="Brill" w:eastAsia="Brill" w:hAnsi="Brill" w:cs="Brill"/>
          </w:rPr>
          <w:delText>ion</w:delText>
        </w:r>
      </w:del>
      <w:r w:rsidRPr="00C66272">
        <w:rPr>
          <w:rFonts w:ascii="Brill" w:eastAsia="Brill" w:hAnsi="Brill" w:cs="Brill"/>
        </w:rPr>
        <w:t xml:space="preserve"> in noise production, as exemplified by the cry of seagulls heard not only on the Baltic shore, but also in the hinterland of residential areas of port cities, which as potential</w:t>
      </w:r>
      <w:r w:rsidR="00B62029" w:rsidRPr="00C66272">
        <w:rPr>
          <w:rFonts w:ascii="Brill" w:eastAsia="Brill" w:hAnsi="Brill" w:cs="Brill"/>
        </w:rPr>
        <w:t xml:space="preserve">ly </w:t>
      </w:r>
      <w:r w:rsidRPr="00C66272">
        <w:rPr>
          <w:rFonts w:ascii="Brill" w:eastAsia="Brill" w:hAnsi="Brill" w:cs="Brill"/>
        </w:rPr>
        <w:t xml:space="preserve">quiet areas </w:t>
      </w:r>
      <w:r w:rsidR="00B62029" w:rsidRPr="00C66272">
        <w:rPr>
          <w:rFonts w:ascii="Brill" w:eastAsia="Brill" w:hAnsi="Brill" w:cs="Brill"/>
        </w:rPr>
        <w:t xml:space="preserve">are expected to </w:t>
      </w:r>
      <w:r w:rsidRPr="00C66272">
        <w:rPr>
          <w:rFonts w:ascii="Brill" w:eastAsia="Brill" w:hAnsi="Brill" w:cs="Brill"/>
        </w:rPr>
        <w:t>be protected from noise. The problems of Venice residents and tourists heading to St. Mark’s Square being attacked and deafened by flocks of seagulls feeding on food scraps and urban waste are also well known</w:t>
      </w:r>
      <w:r w:rsidR="008C7C2C" w:rsidRPr="00C66272">
        <w:rPr>
          <w:rFonts w:ascii="Brill" w:eastAsia="Brill" w:hAnsi="Brill" w:cs="Brill"/>
        </w:rPr>
        <w:t xml:space="preserve">. </w:t>
      </w:r>
    </w:p>
    <w:p w14:paraId="35077959" w14:textId="2C0A9256"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Beatley’s concept of a biophilic city, which focuses on the voices and presence of urban birds, their migration and their habitat, is a good starting point for discussions about port </w:t>
      </w:r>
      <w:r w:rsidRPr="00C66272">
        <w:rPr>
          <w:rFonts w:ascii="Brill" w:eastAsia="Brill" w:hAnsi="Brill" w:cs="Brill"/>
        </w:rPr>
        <w:lastRenderedPageBreak/>
        <w:t xml:space="preserve">cities and health resorts because it defends </w:t>
      </w:r>
      <w:r w:rsidR="008C7C2C" w:rsidRPr="00C66272">
        <w:rPr>
          <w:rFonts w:ascii="Brill" w:eastAsia="Brill" w:hAnsi="Brill" w:cs="Brill"/>
        </w:rPr>
        <w:t>a</w:t>
      </w:r>
      <w:r w:rsidRPr="00C66272">
        <w:rPr>
          <w:rFonts w:ascii="Brill" w:eastAsia="Brill" w:hAnsi="Brill" w:cs="Brill"/>
        </w:rPr>
        <w:t xml:space="preserve"> vision of urbanity and allows us to appreciate and understand the positive role that therapeutic sounds of non-human origin play in urban spaces. This applies to both economic and environmental planning, which should take into account the qualities of sounds that </w:t>
      </w:r>
      <w:del w:id="1027" w:author="Autor">
        <w:r w:rsidRPr="00C66272" w:rsidDel="00D95C4F">
          <w:rPr>
            <w:rFonts w:ascii="Brill" w:eastAsia="Brill" w:hAnsi="Brill" w:cs="Brill"/>
          </w:rPr>
          <w:delText>characterise</w:delText>
        </w:r>
      </w:del>
      <w:ins w:id="1028" w:author="Autor">
        <w:r w:rsidR="00D95C4F">
          <w:rPr>
            <w:rFonts w:ascii="Brill" w:eastAsia="Brill" w:hAnsi="Brill" w:cs="Brill"/>
          </w:rPr>
          <w:t>characterize</w:t>
        </w:r>
      </w:ins>
      <w:r w:rsidRPr="00C66272">
        <w:rPr>
          <w:rFonts w:ascii="Brill" w:eastAsia="Brill" w:hAnsi="Brill" w:cs="Brill"/>
        </w:rPr>
        <w:t xml:space="preserve"> the spaces to be created as much as the visual and social ones.</w:t>
      </w:r>
      <w:r w:rsidR="001A1E0C">
        <w:rPr>
          <w:rFonts w:ascii="Brill" w:eastAsia="Brill" w:hAnsi="Brill" w:cs="Brill"/>
        </w:rPr>
        <w:t xml:space="preserve"> </w:t>
      </w:r>
      <w:r w:rsidRPr="00C66272">
        <w:rPr>
          <w:rFonts w:ascii="Brill" w:eastAsia="Brill" w:hAnsi="Brill" w:cs="Brill"/>
        </w:rPr>
        <w:t xml:space="preserve">Nature is a significant neighbourhood and at the same time an intrinsic component of port cities specific to many types of water bodies and the biodiversity of habitats that are associated with them. Improvements in </w:t>
      </w:r>
      <w:r w:rsidR="00B51C51" w:rsidRPr="00C66272">
        <w:rPr>
          <w:rFonts w:ascii="Brill" w:eastAsia="Brill" w:hAnsi="Brill" w:cs="Brill"/>
        </w:rPr>
        <w:t xml:space="preserve">the </w:t>
      </w:r>
      <w:r w:rsidRPr="00C66272">
        <w:rPr>
          <w:rFonts w:ascii="Brill" w:eastAsia="Brill" w:hAnsi="Brill" w:cs="Brill"/>
        </w:rPr>
        <w:t>acoustic measurement apparatus and methods in the 20</w:t>
      </w:r>
      <w:ins w:id="1029" w:author="Autor">
        <w:r w:rsidR="00D82816">
          <w:rPr>
            <w:rFonts w:ascii="Brill" w:eastAsia="Brill" w:hAnsi="Brill" w:cs="Brill"/>
          </w:rPr>
          <w:t>th</w:t>
        </w:r>
      </w:ins>
      <w:del w:id="1030" w:author="Autor">
        <w:r w:rsidRPr="00C66272" w:rsidDel="00D82816">
          <w:rPr>
            <w:rFonts w:ascii="Brill" w:eastAsia="Brill" w:hAnsi="Brill" w:cs="Brill"/>
            <w:vertAlign w:val="superscript"/>
          </w:rPr>
          <w:delText>th</w:delText>
        </w:r>
      </w:del>
      <w:r w:rsidRPr="00C66272">
        <w:rPr>
          <w:rFonts w:ascii="Brill" w:eastAsia="Brill" w:hAnsi="Brill" w:cs="Brill"/>
        </w:rPr>
        <w:t xml:space="preserve"> and 21</w:t>
      </w:r>
      <w:ins w:id="1031" w:author="Autor">
        <w:r w:rsidR="00D82816">
          <w:rPr>
            <w:rFonts w:ascii="Brill" w:eastAsia="Brill" w:hAnsi="Brill" w:cs="Brill"/>
          </w:rPr>
          <w:t>st</w:t>
        </w:r>
      </w:ins>
      <w:del w:id="1032" w:author="Autor">
        <w:r w:rsidRPr="00C66272" w:rsidDel="00D82816">
          <w:rPr>
            <w:rFonts w:ascii="Brill" w:eastAsia="Brill" w:hAnsi="Brill" w:cs="Brill"/>
            <w:vertAlign w:val="superscript"/>
          </w:rPr>
          <w:delText>st</w:delText>
        </w:r>
      </w:del>
      <w:r w:rsidRPr="00C66272">
        <w:rPr>
          <w:rFonts w:ascii="Brill" w:eastAsia="Brill" w:hAnsi="Brill" w:cs="Brill"/>
        </w:rPr>
        <w:t xml:space="preserve"> centuries have fostered pro-active research on the acoustics of various spaces in a global context. Urban sound environments (with </w:t>
      </w:r>
      <w:r w:rsidR="000F524A" w:rsidRPr="00C66272">
        <w:rPr>
          <w:rFonts w:ascii="Brill" w:eastAsia="Brill" w:hAnsi="Brill" w:cs="Brill"/>
        </w:rPr>
        <w:t xml:space="preserve">an </w:t>
      </w:r>
      <w:r w:rsidRPr="00C66272">
        <w:rPr>
          <w:rFonts w:ascii="Brill" w:eastAsia="Brill" w:hAnsi="Brill" w:cs="Brill"/>
        </w:rPr>
        <w:t xml:space="preserve">emphasis placed on sound pollution of the urban environment </w:t>
      </w:r>
      <w:r w:rsidR="00FE43AC" w:rsidRPr="00C66272">
        <w:rPr>
          <w:rFonts w:ascii="Brill" w:eastAsia="Brill" w:hAnsi="Brill" w:cs="Brill"/>
        </w:rPr>
        <w:t>[</w:t>
      </w:r>
      <w:r w:rsidRPr="00E55F12">
        <w:rPr>
          <w:rFonts w:ascii="Brill" w:eastAsia="Brill" w:hAnsi="Brill" w:cs="Brill"/>
        </w:rPr>
        <w:t>Rehan, 2016</w:t>
      </w:r>
      <w:r w:rsidRPr="00C66272">
        <w:rPr>
          <w:rFonts w:ascii="Brill" w:eastAsia="Brill" w:hAnsi="Brill" w:cs="Brill"/>
        </w:rPr>
        <w:t>, p.338</w:t>
      </w:r>
      <w:r w:rsidR="00FE43AC" w:rsidRPr="00C66272">
        <w:rPr>
          <w:rFonts w:ascii="Brill" w:eastAsia="Brill" w:hAnsi="Brill" w:cs="Brill"/>
        </w:rPr>
        <w:t>])</w:t>
      </w:r>
      <w:r w:rsidRPr="00C66272">
        <w:rPr>
          <w:rFonts w:ascii="Brill" w:eastAsia="Brill" w:hAnsi="Brill" w:cs="Brill"/>
        </w:rPr>
        <w:t xml:space="preserve"> c</w:t>
      </w:r>
      <w:r w:rsidR="00FE43AC" w:rsidRPr="00C66272">
        <w:rPr>
          <w:rFonts w:ascii="Brill" w:eastAsia="Brill" w:hAnsi="Brill" w:cs="Brill"/>
        </w:rPr>
        <w:t>o</w:t>
      </w:r>
      <w:r w:rsidRPr="00C66272">
        <w:rPr>
          <w:rFonts w:ascii="Brill" w:eastAsia="Brill" w:hAnsi="Brill" w:cs="Brill"/>
        </w:rPr>
        <w:t>me to the fore.</w:t>
      </w:r>
    </w:p>
    <w:p w14:paraId="085A7F68" w14:textId="77777777" w:rsidR="00343BD7" w:rsidRDefault="00765A11">
      <w:pPr>
        <w:widowControl w:val="0"/>
        <w:spacing w:line="360" w:lineRule="auto"/>
        <w:ind w:firstLine="708"/>
        <w:jc w:val="both"/>
        <w:rPr>
          <w:ins w:id="1033" w:author="Autor"/>
          <w:rFonts w:ascii="Brill" w:eastAsia="Brill" w:hAnsi="Brill" w:cs="Brill"/>
        </w:rPr>
      </w:pPr>
      <w:r w:rsidRPr="00C66272">
        <w:rPr>
          <w:rFonts w:ascii="Brill" w:hAnsi="Brill" w:cs="Times New Roman"/>
          <w:color w:val="000000"/>
        </w:rPr>
        <w:t>The focus of discussions of sound pollution has been</w:t>
      </w:r>
      <w:r w:rsidRPr="00C66272">
        <w:rPr>
          <w:rFonts w:ascii="Brill" w:eastAsia="Brill" w:hAnsi="Brill" w:cs="Times New Roman"/>
        </w:rPr>
        <w:t xml:space="preserve"> </w:t>
      </w:r>
      <w:r w:rsidR="00C55FA1" w:rsidRPr="00C66272">
        <w:rPr>
          <w:rFonts w:ascii="Brill" w:eastAsia="Brill" w:hAnsi="Brill" w:cs="Times New Roman"/>
        </w:rPr>
        <w:t>primarily on the dominance of meaningless noise and noise caused by successive</w:t>
      </w:r>
      <w:r w:rsidR="00C55FA1" w:rsidRPr="00C66272">
        <w:rPr>
          <w:rFonts w:ascii="Brill" w:eastAsia="Brill" w:hAnsi="Brill" w:cs="Brill"/>
        </w:rPr>
        <w:t xml:space="preserve"> techn</w:t>
      </w:r>
      <w:r w:rsidR="00CC028F" w:rsidRPr="00C66272">
        <w:rPr>
          <w:rFonts w:ascii="Brill" w:eastAsia="Brill" w:hAnsi="Brill" w:cs="Brill"/>
        </w:rPr>
        <w:t>ologic</w:t>
      </w:r>
      <w:r w:rsidR="00C55FA1" w:rsidRPr="00C66272">
        <w:rPr>
          <w:rFonts w:ascii="Brill" w:eastAsia="Brill" w:hAnsi="Brill" w:cs="Brill"/>
        </w:rPr>
        <w:t>al developments (</w:t>
      </w:r>
      <w:del w:id="1034" w:author="Autor">
        <w:r w:rsidR="00C55FA1" w:rsidRPr="00C66272" w:rsidDel="00E257A9">
          <w:rPr>
            <w:rFonts w:ascii="Brill" w:eastAsia="Brill" w:hAnsi="Brill" w:cs="Brill"/>
          </w:rPr>
          <w:delText xml:space="preserve">primarily </w:delText>
        </w:r>
      </w:del>
      <w:ins w:id="1035" w:author="Autor">
        <w:r w:rsidR="00E257A9">
          <w:rPr>
            <w:rFonts w:ascii="Brill" w:eastAsia="Brill" w:hAnsi="Brill" w:cs="Brill"/>
          </w:rPr>
          <w:t>especially</w:t>
        </w:r>
        <w:r w:rsidR="00E257A9" w:rsidRPr="00C66272">
          <w:rPr>
            <w:rFonts w:ascii="Brill" w:eastAsia="Brill" w:hAnsi="Brill" w:cs="Brill"/>
          </w:rPr>
          <w:t xml:space="preserve"> </w:t>
        </w:r>
      </w:ins>
      <w:r w:rsidR="00C55FA1" w:rsidRPr="00C66272">
        <w:rPr>
          <w:rFonts w:ascii="Brill" w:eastAsia="Brill" w:hAnsi="Brill" w:cs="Brill"/>
        </w:rPr>
        <w:t>in transportation). Relatively loud sound information of low value (</w:t>
      </w:r>
      <w:del w:id="1036" w:author="Autor">
        <w:r w:rsidR="00CC028F" w:rsidRPr="00C66272" w:rsidDel="00E257A9">
          <w:rPr>
            <w:rFonts w:ascii="Brill" w:eastAsia="Brill" w:hAnsi="Brill" w:cs="Brill"/>
          </w:rPr>
          <w:delText xml:space="preserve"> </w:delText>
        </w:r>
      </w:del>
      <w:r w:rsidR="00CC028F" w:rsidRPr="00C66272">
        <w:rPr>
          <w:rFonts w:ascii="Brill" w:eastAsia="Brill" w:hAnsi="Brill" w:cs="Brill"/>
        </w:rPr>
        <w:t xml:space="preserve">e.g. the </w:t>
      </w:r>
      <w:r w:rsidR="00C55FA1" w:rsidRPr="00C66272">
        <w:rPr>
          <w:rFonts w:ascii="Brill" w:eastAsia="Brill" w:hAnsi="Brill" w:cs="Brill"/>
        </w:rPr>
        <w:t xml:space="preserve">buzzing of ships, rumble of jet aircraft engines, hum of irrigation systems, sounds of cars in motion, </w:t>
      </w:r>
      <w:ins w:id="1037" w:author="Autor">
        <w:r w:rsidR="00E257A9">
          <w:rPr>
            <w:rFonts w:ascii="Brill" w:eastAsia="Brill" w:hAnsi="Brill" w:cs="Brill"/>
          </w:rPr>
          <w:t xml:space="preserve">jingle of </w:t>
        </w:r>
      </w:ins>
      <w:r w:rsidR="00C55FA1" w:rsidRPr="00C66272">
        <w:rPr>
          <w:rFonts w:ascii="Brill" w:eastAsia="Brill" w:hAnsi="Brill" w:cs="Brill"/>
        </w:rPr>
        <w:t xml:space="preserve">streetcar bells) is seen as a disturbance leading to the complete disappearance of silence. </w:t>
      </w:r>
    </w:p>
    <w:p w14:paraId="3507795A" w14:textId="39262B5E" w:rsidR="00CB3FC9" w:rsidRPr="00C66272" w:rsidRDefault="00C55FA1">
      <w:pPr>
        <w:widowControl w:val="0"/>
        <w:spacing w:line="360" w:lineRule="auto"/>
        <w:ind w:firstLine="708"/>
        <w:jc w:val="both"/>
        <w:rPr>
          <w:rFonts w:ascii="Brill" w:eastAsia="Brill" w:hAnsi="Brill" w:cs="Brill"/>
        </w:rPr>
      </w:pPr>
      <w:del w:id="1038" w:author="Autor">
        <w:r w:rsidRPr="00C66272" w:rsidDel="00343BD7">
          <w:rPr>
            <w:rFonts w:ascii="Brill" w:eastAsia="Brill" w:hAnsi="Brill" w:cs="Brill"/>
          </w:rPr>
          <w:delText xml:space="preserve">Traffic on the world’s oceans, which has increased 300 per cent over the past 20 years (1992-2012), according to a study by the </w:delText>
        </w:r>
        <w:commentRangeStart w:id="1039"/>
        <w:r w:rsidRPr="00E473EE" w:rsidDel="00343BD7">
          <w:rPr>
            <w:rFonts w:ascii="Brill" w:eastAsia="Brill" w:hAnsi="Brill" w:cs="Brill"/>
          </w:rPr>
          <w:delText>American Geophysical Union (2014</w:delText>
        </w:r>
        <w:r w:rsidRPr="00C66272" w:rsidDel="00343BD7">
          <w:rPr>
            <w:rFonts w:ascii="Brill" w:eastAsia="Brill" w:hAnsi="Brill" w:cs="Brill"/>
          </w:rPr>
          <w:delText>)</w:delText>
        </w:r>
        <w:commentRangeEnd w:id="1039"/>
        <w:r w:rsidR="00E473EE" w:rsidDel="00343BD7">
          <w:rPr>
            <w:rStyle w:val="Odwoaniedokomentarza"/>
            <w:lang w:val="en-AU"/>
          </w:rPr>
          <w:commentReference w:id="1039"/>
        </w:r>
        <w:r w:rsidRPr="00C66272" w:rsidDel="00343BD7">
          <w:rPr>
            <w:rFonts w:ascii="Brill" w:eastAsia="Brill" w:hAnsi="Brill" w:cs="Brill"/>
          </w:rPr>
          <w:delText xml:space="preserve"> aimed a</w:delText>
        </w:r>
        <w:r w:rsidR="00140BF5" w:rsidRPr="00C66272" w:rsidDel="00343BD7">
          <w:rPr>
            <w:rFonts w:ascii="Brill" w:eastAsia="Brill" w:hAnsi="Brill" w:cs="Brill"/>
          </w:rPr>
          <w:delText>t</w:delText>
        </w:r>
        <w:r w:rsidRPr="00C66272" w:rsidDel="00343BD7">
          <w:rPr>
            <w:rFonts w:ascii="Brill" w:eastAsia="Brill" w:hAnsi="Brill" w:cs="Brill"/>
          </w:rPr>
          <w:delText xml:space="preserve"> quantifying global ship traffic, is of significant importance</w:delText>
        </w:r>
      </w:del>
      <w:ins w:id="1040" w:author="Autor">
        <w:del w:id="1041" w:author="Autor">
          <w:r w:rsidR="00E257A9" w:rsidRPr="00C66272" w:rsidDel="00343BD7">
            <w:rPr>
              <w:rFonts w:ascii="Brill" w:eastAsia="Brill" w:hAnsi="Brill" w:cs="Brill"/>
            </w:rPr>
            <w:delText>is significant</w:delText>
          </w:r>
        </w:del>
      </w:ins>
      <w:del w:id="1042" w:author="Autor">
        <w:r w:rsidRPr="00C66272" w:rsidDel="00343BD7">
          <w:rPr>
            <w:rFonts w:ascii="Brill" w:eastAsia="Brill" w:hAnsi="Brill" w:cs="Brill"/>
          </w:rPr>
          <w:delText xml:space="preserve"> </w:delText>
        </w:r>
      </w:del>
      <w:ins w:id="1043" w:author="Autor">
        <w:del w:id="1044" w:author="Autor">
          <w:r w:rsidR="00E257A9" w:rsidDel="00343BD7">
            <w:rPr>
              <w:rFonts w:ascii="Brill" w:eastAsia="Brill" w:hAnsi="Brill" w:cs="Brill"/>
            </w:rPr>
            <w:delText>to</w:delText>
          </w:r>
        </w:del>
      </w:ins>
      <w:del w:id="1045" w:author="Autor">
        <w:r w:rsidRPr="00C66272" w:rsidDel="00343BD7">
          <w:rPr>
            <w:rFonts w:ascii="Brill" w:eastAsia="Brill" w:hAnsi="Brill" w:cs="Brill"/>
          </w:rPr>
          <w:delText xml:space="preserve">in this noise pollution. </w:delText>
        </w:r>
      </w:del>
      <w:r w:rsidRPr="00C66272">
        <w:rPr>
          <w:rFonts w:ascii="Brill" w:eastAsia="Brill" w:hAnsi="Brill" w:cs="Brill"/>
        </w:rPr>
        <w:t xml:space="preserve">However, the most interesting </w:t>
      </w:r>
      <w:r w:rsidR="00E049E8" w:rsidRPr="00C66272">
        <w:rPr>
          <w:rFonts w:ascii="Brill" w:eastAsia="Brill" w:hAnsi="Brill" w:cs="Brill"/>
        </w:rPr>
        <w:t xml:space="preserve">considerations </w:t>
      </w:r>
      <w:r w:rsidRPr="00C66272">
        <w:rPr>
          <w:rFonts w:ascii="Brill" w:eastAsia="Brill" w:hAnsi="Brill" w:cs="Brill"/>
        </w:rPr>
        <w:t>for cultural researchers are the installations and exhibitions based on archives built by anthropologists, cultural studies scholars</w:t>
      </w:r>
      <w:r w:rsidR="00B251B4" w:rsidRPr="00C66272">
        <w:rPr>
          <w:rFonts w:ascii="Brill" w:eastAsia="Brill" w:hAnsi="Brill" w:cs="Brill"/>
        </w:rPr>
        <w:t>,</w:t>
      </w:r>
      <w:r w:rsidRPr="00C66272">
        <w:rPr>
          <w:rFonts w:ascii="Brill" w:eastAsia="Brill" w:hAnsi="Brill" w:cs="Brill"/>
        </w:rPr>
        <w:t xml:space="preserve"> and acoustic ecologists, prepared by researchers with dual competencies: they are soundscape ecologists, sound designers and musicians, and sometimes musicologists and cultural studies scholars. Berni Krause is one of the former. His exhibition organized in Paris and drawing its title from his earlier book </w:t>
      </w:r>
      <w:r w:rsidRPr="00C66272">
        <w:rPr>
          <w:rFonts w:ascii="Brill" w:eastAsia="Brill" w:hAnsi="Brill" w:cs="Brill"/>
          <w:i/>
        </w:rPr>
        <w:t>The Great Animal Orchestra</w:t>
      </w:r>
      <w:r w:rsidRPr="00C66272">
        <w:rPr>
          <w:rFonts w:ascii="Brill" w:eastAsia="Brill" w:hAnsi="Brill" w:cs="Brill"/>
        </w:rPr>
        <w:t xml:space="preserve"> is cited as an example of a museum exhibition in which it is not the sound that complements the graphic registrations, but the graphic that supports the sound. The primary goal of this exhibition was to capture the relationship between natural soundscapes and humans.</w:t>
      </w:r>
    </w:p>
    <w:p w14:paraId="3507795B" w14:textId="2305BB28"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After all port cities are also, if not primarily, habitats of cultural and social diversity. Their soundscapes are also created by the voices of people who move along functionally diverse routes, creating a network that emits a specific music – the overlapping vibrations of multilingual speech. There is a view that human speech plays </w:t>
      </w:r>
      <w:r w:rsidR="009728DF" w:rsidRPr="00C66272">
        <w:rPr>
          <w:rFonts w:ascii="Brill" w:eastAsia="Brill" w:hAnsi="Brill" w:cs="Brill"/>
        </w:rPr>
        <w:t>a decreasing</w:t>
      </w:r>
      <w:r w:rsidR="006F7EB7" w:rsidRPr="00C66272">
        <w:rPr>
          <w:rFonts w:ascii="Brill" w:eastAsia="Brill" w:hAnsi="Brill" w:cs="Brill"/>
        </w:rPr>
        <w:t>ly</w:t>
      </w:r>
      <w:r w:rsidRPr="00C66272">
        <w:rPr>
          <w:rFonts w:ascii="Brill" w:eastAsia="Brill" w:hAnsi="Brill" w:cs="Brill"/>
        </w:rPr>
        <w:t xml:space="preserve"> important role in urban soundscapes because it is drowned out by the sounds produced by techn</w:t>
      </w:r>
      <w:r w:rsidR="006F7EB7" w:rsidRPr="00C66272">
        <w:rPr>
          <w:rFonts w:ascii="Brill" w:eastAsia="Brill" w:hAnsi="Brill" w:cs="Brill"/>
        </w:rPr>
        <w:t>ologic</w:t>
      </w:r>
      <w:r w:rsidRPr="00C66272">
        <w:rPr>
          <w:rFonts w:ascii="Brill" w:eastAsia="Brill" w:hAnsi="Brill" w:cs="Brill"/>
        </w:rPr>
        <w:t xml:space="preserve">al devices, just like the sounds of non-human nature. Are speech sounds therapeutic in urban space? Will the concept of the biophilic city also claim human acoustic communities by </w:t>
      </w:r>
      <w:r w:rsidRPr="00C66272">
        <w:rPr>
          <w:rFonts w:ascii="Brill" w:eastAsia="Brill" w:hAnsi="Brill" w:cs="Brill"/>
        </w:rPr>
        <w:lastRenderedPageBreak/>
        <w:t>intertwining them with nature in describing “the more-than-human world” (</w:t>
      </w:r>
      <w:r w:rsidRPr="00E55F12">
        <w:rPr>
          <w:rFonts w:ascii="Brill" w:eastAsia="Brill" w:hAnsi="Brill" w:cs="Brill"/>
        </w:rPr>
        <w:t>Abram, 1996</w:t>
      </w:r>
      <w:r w:rsidRPr="00C66272">
        <w:rPr>
          <w:rFonts w:ascii="Brill" w:eastAsia="Brill" w:hAnsi="Brill" w:cs="Brill"/>
        </w:rPr>
        <w:t>)? The characteristics of soundscapes can and do form the basis of urban policy regulations aimed at acoustic protection of particular urban enclaves or entire cities such as health-resort cities. In these cities, both beaches and pedestrian paths</w:t>
      </w:r>
      <w:r w:rsidR="00E55C12" w:rsidRPr="00C66272">
        <w:rPr>
          <w:rFonts w:ascii="Brill" w:eastAsia="Brill" w:hAnsi="Brill" w:cs="Brill"/>
        </w:rPr>
        <w:t xml:space="preserve"> alongside them</w:t>
      </w:r>
      <w:r w:rsidRPr="00C66272">
        <w:rPr>
          <w:rFonts w:ascii="Brill" w:eastAsia="Brill" w:hAnsi="Brill" w:cs="Brill"/>
        </w:rPr>
        <w:t>, from which car traffic has been excluded, are – in analogy to bird reserves – sanctuaries for human voices: talking, laughing, singing</w:t>
      </w:r>
      <w:r w:rsidR="00E55C12" w:rsidRPr="00C66272">
        <w:rPr>
          <w:rFonts w:ascii="Brill" w:eastAsia="Brill" w:hAnsi="Brill" w:cs="Brill"/>
        </w:rPr>
        <w:t>,</w:t>
      </w:r>
      <w:r w:rsidRPr="00C66272">
        <w:rPr>
          <w:rFonts w:ascii="Brill" w:eastAsia="Brill" w:hAnsi="Brill" w:cs="Brill"/>
        </w:rPr>
        <w:t xml:space="preserve"> and calling.</w:t>
      </w:r>
    </w:p>
    <w:p w14:paraId="3507795C" w14:textId="24DD70C3"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Noise and silence, concepts dominating in research on sound perception, also signal complex social problems for </w:t>
      </w:r>
      <w:r w:rsidRPr="00E55F12">
        <w:rPr>
          <w:rFonts w:ascii="Brill" w:eastAsia="Brill" w:hAnsi="Brill" w:cs="Brill"/>
        </w:rPr>
        <w:t>Kang (2007</w:t>
      </w:r>
      <w:r w:rsidRPr="00C66272">
        <w:rPr>
          <w:rFonts w:ascii="Brill" w:eastAsia="Brill" w:hAnsi="Brill" w:cs="Brill"/>
        </w:rPr>
        <w:t>). They are used to describe social relations</w:t>
      </w:r>
      <w:ins w:id="1046" w:author="Autor">
        <w:r w:rsidR="008C08B8">
          <w:rPr>
            <w:rFonts w:ascii="Brill" w:eastAsia="Brill" w:hAnsi="Brill" w:cs="Brill"/>
          </w:rPr>
          <w:t xml:space="preserve"> and to</w:t>
        </w:r>
      </w:ins>
      <w:del w:id="1047" w:author="Autor">
        <w:r w:rsidRPr="00C66272" w:rsidDel="008C08B8">
          <w:rPr>
            <w:rFonts w:ascii="Brill" w:eastAsia="Brill" w:hAnsi="Brill" w:cs="Brill"/>
          </w:rPr>
          <w:delText>,</w:delText>
        </w:r>
      </w:del>
      <w:r w:rsidRPr="00C66272">
        <w:rPr>
          <w:rFonts w:ascii="Brill" w:eastAsia="Brill" w:hAnsi="Brill" w:cs="Brill"/>
        </w:rPr>
        <w:t xml:space="preserve"> define the quality of life of individuals</w:t>
      </w:r>
      <w:ins w:id="1048" w:author="Autor">
        <w:r w:rsidR="008C08B8">
          <w:rPr>
            <w:rFonts w:ascii="Brill" w:eastAsia="Brill" w:hAnsi="Brill" w:cs="Brill"/>
          </w:rPr>
          <w:t>;</w:t>
        </w:r>
      </w:ins>
      <w:del w:id="1049" w:author="Autor">
        <w:r w:rsidRPr="00C66272" w:rsidDel="008C08B8">
          <w:rPr>
            <w:rFonts w:ascii="Brill" w:eastAsia="Brill" w:hAnsi="Brill" w:cs="Brill"/>
          </w:rPr>
          <w:delText>, and</w:delText>
        </w:r>
      </w:del>
      <w:r w:rsidRPr="00C66272">
        <w:rPr>
          <w:rFonts w:ascii="Brill" w:eastAsia="Brill" w:hAnsi="Brill" w:cs="Brill"/>
        </w:rPr>
        <w:t xml:space="preserve"> at the same time </w:t>
      </w:r>
      <w:ins w:id="1050" w:author="Autor">
        <w:r w:rsidR="008C08B8">
          <w:rPr>
            <w:rFonts w:ascii="Brill" w:eastAsia="Brill" w:hAnsi="Brill" w:cs="Brill"/>
          </w:rPr>
          <w:t xml:space="preserve">they </w:t>
        </w:r>
      </w:ins>
      <w:r w:rsidRPr="00C66272">
        <w:rPr>
          <w:rFonts w:ascii="Brill" w:eastAsia="Brill" w:hAnsi="Brill" w:cs="Brill"/>
        </w:rPr>
        <w:t xml:space="preserve">are often a source of social conflicts (e.g. neighbourhood conflicts). They belong to the vocabulary of </w:t>
      </w:r>
      <w:r w:rsidR="006574C4" w:rsidRPr="00C66272">
        <w:rPr>
          <w:rFonts w:ascii="Brill" w:eastAsia="Brill" w:hAnsi="Brill" w:cs="Brill"/>
        </w:rPr>
        <w:t xml:space="preserve">the </w:t>
      </w:r>
      <w:r w:rsidRPr="00C66272">
        <w:rPr>
          <w:rFonts w:ascii="Brill" w:eastAsia="Brill" w:hAnsi="Brill" w:cs="Brill"/>
        </w:rPr>
        <w:t>natural sciences, social sciences, humanities, and – importantly – the language and matter of art. Th</w:t>
      </w:r>
      <w:ins w:id="1051" w:author="Autor">
        <w:r w:rsidR="008C08B8">
          <w:rPr>
            <w:rFonts w:ascii="Brill" w:eastAsia="Brill" w:hAnsi="Brill" w:cs="Brill"/>
          </w:rPr>
          <w:t>ese two concepts</w:t>
        </w:r>
      </w:ins>
      <w:del w:id="1052" w:author="Autor">
        <w:r w:rsidRPr="00C66272" w:rsidDel="008C08B8">
          <w:rPr>
            <w:rFonts w:ascii="Brill" w:eastAsia="Brill" w:hAnsi="Brill" w:cs="Brill"/>
          </w:rPr>
          <w:delText>ey</w:delText>
        </w:r>
      </w:del>
      <w:r w:rsidRPr="00C66272">
        <w:rPr>
          <w:rFonts w:ascii="Brill" w:eastAsia="Brill" w:hAnsi="Brill" w:cs="Brill"/>
        </w:rPr>
        <w:t xml:space="preserve"> are most often used and defined on the ground of acoustic ecology, where </w:t>
      </w:r>
      <w:del w:id="1053" w:author="Autor">
        <w:r w:rsidRPr="00C66272" w:rsidDel="008C08B8">
          <w:rPr>
            <w:rFonts w:ascii="Brill" w:eastAsia="Brill" w:hAnsi="Brill" w:cs="Brill"/>
          </w:rPr>
          <w:delText xml:space="preserve">the most popular is </w:delText>
        </w:r>
      </w:del>
      <w:r w:rsidRPr="00C66272">
        <w:rPr>
          <w:rFonts w:ascii="Brill" w:eastAsia="Brill" w:hAnsi="Brill" w:cs="Brill"/>
        </w:rPr>
        <w:t>the study of creating sound representations of vanishing biological and cultural environments, establishing sound relations with specific environments</w:t>
      </w:r>
      <w:ins w:id="1054" w:author="Autor">
        <w:r w:rsidR="008C08B8">
          <w:rPr>
            <w:rFonts w:ascii="Brill" w:eastAsia="Brill" w:hAnsi="Brill" w:cs="Brill"/>
          </w:rPr>
          <w:t>,</w:t>
        </w:r>
      </w:ins>
      <w:r w:rsidRPr="00C66272">
        <w:rPr>
          <w:rFonts w:ascii="Brill" w:eastAsia="Brill" w:hAnsi="Brill" w:cs="Brill"/>
        </w:rPr>
        <w:t xml:space="preserve"> and restoring their </w:t>
      </w:r>
      <w:proofErr w:type="spellStart"/>
      <w:r w:rsidRPr="00C66272">
        <w:rPr>
          <w:rFonts w:ascii="Brill" w:eastAsia="Brill" w:hAnsi="Brill" w:cs="Brill"/>
        </w:rPr>
        <w:t>natur</w:t>
      </w:r>
      <w:r w:rsidR="00BE3520" w:rsidRPr="00C66272">
        <w:rPr>
          <w:rFonts w:ascii="Brill" w:eastAsia="Brill" w:hAnsi="Brill" w:cs="Brill"/>
        </w:rPr>
        <w:t>e</w:t>
      </w:r>
      <w:r w:rsidRPr="00C66272">
        <w:rPr>
          <w:rFonts w:ascii="Brill" w:eastAsia="Brill" w:hAnsi="Brill" w:cs="Brill"/>
        </w:rPr>
        <w:t>cultur</w:t>
      </w:r>
      <w:r w:rsidR="00BE3520" w:rsidRPr="00C66272">
        <w:rPr>
          <w:rFonts w:ascii="Brill" w:eastAsia="Brill" w:hAnsi="Brill" w:cs="Brill"/>
        </w:rPr>
        <w:t>e</w:t>
      </w:r>
      <w:proofErr w:type="spellEnd"/>
      <w:r w:rsidRPr="00C66272">
        <w:rPr>
          <w:rFonts w:ascii="Brill" w:eastAsia="Brill" w:hAnsi="Brill" w:cs="Brill"/>
        </w:rPr>
        <w:t xml:space="preserve"> character</w:t>
      </w:r>
      <w:ins w:id="1055" w:author="Autor">
        <w:r w:rsidR="008C08B8">
          <w:rPr>
            <w:rFonts w:ascii="Brill" w:eastAsia="Brill" w:hAnsi="Brill" w:cs="Brill"/>
          </w:rPr>
          <w:t xml:space="preserve"> are quite popular</w:t>
        </w:r>
      </w:ins>
      <w:r w:rsidRPr="00C66272">
        <w:rPr>
          <w:rFonts w:ascii="Brill" w:eastAsia="Brill" w:hAnsi="Brill" w:cs="Brill"/>
        </w:rPr>
        <w:t xml:space="preserve">. Silence and noise, however, go far beyond the abstract vocabularies of science towards the intuitively registered sound experiences </w:t>
      </w:r>
      <w:ins w:id="1056" w:author="Autor">
        <w:r w:rsidR="008E3CB4">
          <w:rPr>
            <w:rFonts w:ascii="Brill" w:eastAsia="Brill" w:hAnsi="Brill" w:cs="Brill"/>
          </w:rPr>
          <w:t xml:space="preserve">given certain </w:t>
        </w:r>
      </w:ins>
      <w:del w:id="1057" w:author="Autor">
        <w:r w:rsidRPr="00C66272" w:rsidDel="008E3CB4">
          <w:rPr>
            <w:rFonts w:ascii="Brill" w:eastAsia="Brill" w:hAnsi="Brill" w:cs="Brill"/>
          </w:rPr>
          <w:delText xml:space="preserve">and the </w:delText>
        </w:r>
      </w:del>
      <w:r w:rsidRPr="00C66272">
        <w:rPr>
          <w:rFonts w:ascii="Brill" w:eastAsia="Brill" w:hAnsi="Brill" w:cs="Brill"/>
        </w:rPr>
        <w:t>meanings</w:t>
      </w:r>
      <w:del w:id="1058" w:author="Autor">
        <w:r w:rsidRPr="00C66272" w:rsidDel="008E3CB4">
          <w:rPr>
            <w:rFonts w:ascii="Brill" w:eastAsia="Brill" w:hAnsi="Brill" w:cs="Brill"/>
          </w:rPr>
          <w:delText xml:space="preserve"> given to them</w:delText>
        </w:r>
      </w:del>
      <w:r w:rsidRPr="00C66272">
        <w:rPr>
          <w:rFonts w:ascii="Brill" w:eastAsia="Brill" w:hAnsi="Brill" w:cs="Brill"/>
        </w:rPr>
        <w:t xml:space="preserve">, as each of us builds </w:t>
      </w:r>
      <w:r w:rsidR="00392A28" w:rsidRPr="00C66272">
        <w:rPr>
          <w:rFonts w:ascii="Brill" w:eastAsia="Brill" w:hAnsi="Brill" w:cs="Brill"/>
        </w:rPr>
        <w:t>a</w:t>
      </w:r>
      <w:r w:rsidRPr="00C66272">
        <w:rPr>
          <w:rFonts w:ascii="Brill" w:eastAsia="Brill" w:hAnsi="Brill" w:cs="Brill"/>
        </w:rPr>
        <w:t xml:space="preserve"> daily life from them. The fight against noise forms a complex set of social practices, </w:t>
      </w:r>
      <w:del w:id="1059" w:author="Autor">
        <w:r w:rsidRPr="00C66272" w:rsidDel="00563F5F">
          <w:rPr>
            <w:rFonts w:ascii="Brill" w:eastAsia="Brill" w:hAnsi="Brill" w:cs="Brill"/>
          </w:rPr>
          <w:delText xml:space="preserve">such </w:delText>
        </w:r>
      </w:del>
      <w:r w:rsidRPr="00C66272">
        <w:rPr>
          <w:rFonts w:ascii="Brill" w:eastAsia="Brill" w:hAnsi="Brill" w:cs="Brill"/>
        </w:rPr>
        <w:t xml:space="preserve">as </w:t>
      </w:r>
      <w:r w:rsidR="005412F7" w:rsidRPr="00C66272">
        <w:rPr>
          <w:rFonts w:ascii="Brill" w:eastAsia="Brill" w:hAnsi="Brill" w:cs="Brill"/>
        </w:rPr>
        <w:t>with</w:t>
      </w:r>
      <w:r w:rsidRPr="00C66272">
        <w:rPr>
          <w:rFonts w:ascii="Brill" w:eastAsia="Brill" w:hAnsi="Brill" w:cs="Brill"/>
        </w:rPr>
        <w:t xml:space="preserve"> policies regulating </w:t>
      </w:r>
      <w:r w:rsidR="005412F7" w:rsidRPr="00C66272">
        <w:rPr>
          <w:rFonts w:ascii="Brill" w:eastAsia="Brill" w:hAnsi="Brill" w:cs="Brill"/>
        </w:rPr>
        <w:t xml:space="preserve">the </w:t>
      </w:r>
      <w:r w:rsidRPr="00C66272">
        <w:rPr>
          <w:rFonts w:ascii="Brill" w:eastAsia="Brill" w:hAnsi="Brill" w:cs="Brill"/>
        </w:rPr>
        <w:t xml:space="preserve">location of offshore windfarms. </w:t>
      </w:r>
      <w:proofErr w:type="spellStart"/>
      <w:r w:rsidRPr="00C66272">
        <w:rPr>
          <w:rFonts w:ascii="Brill" w:eastAsia="Brill" w:hAnsi="Brill" w:cs="Brill"/>
        </w:rPr>
        <w:t>Ustka</w:t>
      </w:r>
      <w:proofErr w:type="spellEnd"/>
      <w:r w:rsidRPr="00C66272">
        <w:rPr>
          <w:rFonts w:ascii="Brill" w:eastAsia="Brill" w:hAnsi="Brill" w:cs="Brill"/>
        </w:rPr>
        <w:t>, the port city above the health</w:t>
      </w:r>
      <w:r w:rsidR="005412F7" w:rsidRPr="00C66272">
        <w:rPr>
          <w:rFonts w:ascii="Brill" w:eastAsia="Brill" w:hAnsi="Brill" w:cs="Brill"/>
        </w:rPr>
        <w:t xml:space="preserve"> </w:t>
      </w:r>
      <w:r w:rsidRPr="00C66272">
        <w:rPr>
          <w:rFonts w:ascii="Brill" w:eastAsia="Brill" w:hAnsi="Brill" w:cs="Brill"/>
        </w:rPr>
        <w:t>resort mentioned in this article, is currently a good example of this.</w:t>
      </w:r>
      <w:r w:rsidR="001A1E0C">
        <w:rPr>
          <w:rFonts w:ascii="Brill" w:eastAsia="Brill" w:hAnsi="Brill" w:cs="Brill"/>
        </w:rPr>
        <w:t xml:space="preserve"> </w:t>
      </w:r>
      <w:r w:rsidRPr="00C66272">
        <w:rPr>
          <w:rFonts w:ascii="Brill" w:eastAsia="Brill" w:hAnsi="Brill" w:cs="Brill"/>
        </w:rPr>
        <w:t>As Stuart Sim writes, “Our culture is committed to such expansion, and the current enthusiasm for globalisation can only make it worse: to export technology is also to export noise” (</w:t>
      </w:r>
      <w:r w:rsidRPr="00E473EE">
        <w:rPr>
          <w:rFonts w:ascii="Brill" w:eastAsia="Brill" w:hAnsi="Brill" w:cs="Brill"/>
        </w:rPr>
        <w:t>Sim, 2007</w:t>
      </w:r>
      <w:r w:rsidRPr="00C66272">
        <w:rPr>
          <w:rFonts w:ascii="Brill" w:eastAsia="Brill" w:hAnsi="Brill" w:cs="Brill"/>
        </w:rPr>
        <w:t>, p.</w:t>
      </w:r>
      <w:del w:id="1060" w:author="Autor">
        <w:r w:rsidRPr="00C66272" w:rsidDel="00563F5F">
          <w:rPr>
            <w:rFonts w:ascii="Brill" w:eastAsia="Brill" w:hAnsi="Brill" w:cs="Brill"/>
          </w:rPr>
          <w:delText xml:space="preserve"> </w:delText>
        </w:r>
      </w:del>
      <w:r w:rsidRPr="00C66272">
        <w:rPr>
          <w:rFonts w:ascii="Brill" w:eastAsia="Brill" w:hAnsi="Brill" w:cs="Brill"/>
        </w:rPr>
        <w:t>1)</w:t>
      </w:r>
      <w:r w:rsidR="00F62668">
        <w:rPr>
          <w:rFonts w:ascii="Brill" w:eastAsia="Brill" w:hAnsi="Brill" w:cs="Brill"/>
        </w:rPr>
        <w:t>.</w:t>
      </w:r>
    </w:p>
    <w:p w14:paraId="3507795D" w14:textId="3EFF74E6" w:rsidR="00CB3FC9" w:rsidRPr="00C66272" w:rsidRDefault="00C55FA1">
      <w:pPr>
        <w:widowControl w:val="0"/>
        <w:spacing w:line="360" w:lineRule="auto"/>
        <w:jc w:val="both"/>
        <w:rPr>
          <w:rFonts w:ascii="Brill" w:eastAsia="Brill" w:hAnsi="Brill" w:cs="Brill"/>
        </w:rPr>
      </w:pPr>
      <w:r w:rsidRPr="00C66272">
        <w:rPr>
          <w:rFonts w:ascii="Brill" w:eastAsia="Brill" w:hAnsi="Brill" w:cs="Brill"/>
        </w:rPr>
        <w:tab/>
        <w:t>Silence in an urban environment is, of course, not the total absence of sound, but the dominance of the “living music of the earth” (</w:t>
      </w:r>
      <w:r w:rsidRPr="00E55F12">
        <w:rPr>
          <w:rFonts w:ascii="Brill" w:eastAsia="Brill" w:hAnsi="Brill" w:cs="Brill"/>
        </w:rPr>
        <w:t>Hempton, 2020</w:t>
      </w:r>
      <w:r w:rsidRPr="00C66272">
        <w:rPr>
          <w:rFonts w:ascii="Brill" w:eastAsia="Brill" w:hAnsi="Brill" w:cs="Brill"/>
        </w:rPr>
        <w:t xml:space="preserve">, p.20). It mixes sound sequences and individual sounds of melting snow, falling water drops, bubbling water in mineral springs, faint wind blowing in the treetops, rustling leaves, </w:t>
      </w:r>
      <w:r w:rsidR="00926E34" w:rsidRPr="00C66272">
        <w:rPr>
          <w:rFonts w:ascii="Brill" w:eastAsia="Brill" w:hAnsi="Brill" w:cs="Brill"/>
        </w:rPr>
        <w:t xml:space="preserve">and </w:t>
      </w:r>
      <w:r w:rsidRPr="00C66272">
        <w:rPr>
          <w:rFonts w:ascii="Brill" w:eastAsia="Brill" w:hAnsi="Brill" w:cs="Brill"/>
        </w:rPr>
        <w:t>crickets playing. Securing silence in urban environments leads</w:t>
      </w:r>
      <w:r w:rsidR="003256F4" w:rsidRPr="00C66272">
        <w:rPr>
          <w:rFonts w:ascii="Brill" w:eastAsia="Brill" w:hAnsi="Brill" w:cs="Brill"/>
        </w:rPr>
        <w:t xml:space="preserve"> </w:t>
      </w:r>
      <w:r w:rsidRPr="00C66272">
        <w:rPr>
          <w:rFonts w:ascii="Brill" w:eastAsia="Brill" w:hAnsi="Brill" w:cs="Brill"/>
        </w:rPr>
        <w:t xml:space="preserve">mainly to park areas, tree-lined avenues, temporary wastelands, urban gardens, allotments, etc. At the same time, the </w:t>
      </w:r>
      <w:ins w:id="1061" w:author="Autor">
        <w:r w:rsidR="008A2C53">
          <w:rPr>
            <w:rFonts w:ascii="Brill" w:eastAsia="Brill" w:hAnsi="Brill" w:cs="Brill"/>
          </w:rPr>
          <w:t xml:space="preserve">current </w:t>
        </w:r>
      </w:ins>
      <w:r w:rsidRPr="00C66272">
        <w:rPr>
          <w:rFonts w:ascii="Brill" w:eastAsia="Brill" w:hAnsi="Brill" w:cs="Brill"/>
        </w:rPr>
        <w:t xml:space="preserve">situation, which acoustic ecologist Gordon Hempton calls silence facing extinction, </w:t>
      </w:r>
      <w:r w:rsidR="003111B8" w:rsidRPr="00C66272">
        <w:rPr>
          <w:rFonts w:ascii="Brill" w:eastAsia="Brill" w:hAnsi="Brill" w:cs="Brill"/>
        </w:rPr>
        <w:t>increasingly</w:t>
      </w:r>
      <w:r w:rsidRPr="00C66272">
        <w:rPr>
          <w:rFonts w:ascii="Brill" w:eastAsia="Brill" w:hAnsi="Brill" w:cs="Brill"/>
        </w:rPr>
        <w:t xml:space="preserve"> </w:t>
      </w:r>
      <w:del w:id="1062" w:author="Autor">
        <w:r w:rsidRPr="00C66272" w:rsidDel="008A2C53">
          <w:rPr>
            <w:rFonts w:ascii="Brill" w:eastAsia="Brill" w:hAnsi="Brill" w:cs="Brill"/>
          </w:rPr>
          <w:delText xml:space="preserve">often </w:delText>
        </w:r>
      </w:del>
      <w:ins w:id="1063" w:author="Autor">
        <w:r w:rsidR="008A2C53" w:rsidRPr="00C66272">
          <w:rPr>
            <w:rFonts w:ascii="Brill" w:eastAsia="Brill" w:hAnsi="Brill" w:cs="Brill"/>
          </w:rPr>
          <w:t xml:space="preserve"> </w:t>
        </w:r>
      </w:ins>
      <w:r w:rsidRPr="00C66272">
        <w:rPr>
          <w:rFonts w:ascii="Brill" w:eastAsia="Brill" w:hAnsi="Brill" w:cs="Brill"/>
        </w:rPr>
        <w:t xml:space="preserve">forces us to fight for the right to silence. An example of this in Poland is the struggle </w:t>
      </w:r>
      <w:r w:rsidR="000F328A" w:rsidRPr="00C66272">
        <w:rPr>
          <w:rFonts w:ascii="Brill" w:eastAsia="Brill" w:hAnsi="Brill" w:cs="Brill"/>
        </w:rPr>
        <w:t xml:space="preserve">for the right to undisturbed rest </w:t>
      </w:r>
      <w:r w:rsidRPr="00C66272">
        <w:rPr>
          <w:rFonts w:ascii="Brill" w:eastAsia="Brill" w:hAnsi="Brill" w:cs="Brill"/>
        </w:rPr>
        <w:t>of the inhabitants of urban districts in which churches using loud bells are located.</w:t>
      </w:r>
    </w:p>
    <w:p w14:paraId="3507795E" w14:textId="77777777" w:rsidR="00CB3FC9" w:rsidRPr="00C66272" w:rsidRDefault="00CB3FC9">
      <w:pPr>
        <w:widowControl w:val="0"/>
        <w:spacing w:line="360" w:lineRule="auto"/>
        <w:jc w:val="both"/>
        <w:rPr>
          <w:rFonts w:ascii="Brill" w:eastAsia="Brill" w:hAnsi="Brill" w:cs="Brill"/>
        </w:rPr>
      </w:pPr>
    </w:p>
    <w:p w14:paraId="3507795F" w14:textId="77777777" w:rsidR="00CB3FC9" w:rsidRPr="00C66272" w:rsidRDefault="00C55FA1">
      <w:pPr>
        <w:widowControl w:val="0"/>
        <w:spacing w:line="360" w:lineRule="auto"/>
        <w:jc w:val="both"/>
        <w:rPr>
          <w:rFonts w:ascii="Brill" w:eastAsia="Brill" w:hAnsi="Brill" w:cs="Brill"/>
          <w:b/>
        </w:rPr>
      </w:pPr>
      <w:r w:rsidRPr="00C66272">
        <w:rPr>
          <w:rFonts w:ascii="Brill" w:eastAsia="Brill" w:hAnsi="Brill" w:cs="Brill"/>
          <w:b/>
        </w:rPr>
        <w:lastRenderedPageBreak/>
        <w:t xml:space="preserve">The port cities: </w:t>
      </w:r>
      <w:proofErr w:type="spellStart"/>
      <w:r w:rsidRPr="00C66272">
        <w:rPr>
          <w:rFonts w:ascii="Brill" w:eastAsia="Brill" w:hAnsi="Brill" w:cs="Brill"/>
          <w:b/>
        </w:rPr>
        <w:t>Świnoujście</w:t>
      </w:r>
      <w:proofErr w:type="spellEnd"/>
      <w:r w:rsidRPr="00C66272">
        <w:rPr>
          <w:rFonts w:ascii="Brill" w:eastAsia="Brill" w:hAnsi="Brill" w:cs="Brill"/>
          <w:b/>
        </w:rPr>
        <w:t xml:space="preserve">, </w:t>
      </w:r>
      <w:proofErr w:type="spellStart"/>
      <w:r w:rsidRPr="00C66272">
        <w:rPr>
          <w:rFonts w:ascii="Brill" w:eastAsia="Brill" w:hAnsi="Brill" w:cs="Brill"/>
          <w:b/>
        </w:rPr>
        <w:t>Kołobrzeg</w:t>
      </w:r>
      <w:proofErr w:type="spellEnd"/>
      <w:r w:rsidRPr="00C66272">
        <w:rPr>
          <w:rFonts w:ascii="Brill" w:eastAsia="Brill" w:hAnsi="Brill" w:cs="Brill"/>
          <w:b/>
        </w:rPr>
        <w:t xml:space="preserve">, and </w:t>
      </w:r>
      <w:proofErr w:type="spellStart"/>
      <w:r w:rsidRPr="00C66272">
        <w:rPr>
          <w:rFonts w:ascii="Brill" w:eastAsia="Brill" w:hAnsi="Brill" w:cs="Brill"/>
          <w:b/>
        </w:rPr>
        <w:t>Ustka</w:t>
      </w:r>
      <w:proofErr w:type="spellEnd"/>
    </w:p>
    <w:p w14:paraId="35077960" w14:textId="4181C16A" w:rsidR="00CB3FC9" w:rsidRPr="00C66272" w:rsidRDefault="00C55FA1">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000000"/>
        </w:rPr>
      </w:pPr>
      <w:r w:rsidRPr="00C66272">
        <w:rPr>
          <w:rFonts w:ascii="Brill" w:eastAsia="Brill" w:hAnsi="Brill" w:cs="Brill"/>
          <w:color w:val="000000"/>
        </w:rPr>
        <w:t xml:space="preserve">This </w:t>
      </w:r>
      <w:r w:rsidR="009B1C9D" w:rsidRPr="00C66272">
        <w:rPr>
          <w:rFonts w:ascii="Brill" w:eastAsia="Brill" w:hAnsi="Brill" w:cs="Brill"/>
          <w:color w:val="000000"/>
        </w:rPr>
        <w:t>chapter</w:t>
      </w:r>
      <w:r w:rsidRPr="00C66272">
        <w:rPr>
          <w:rFonts w:ascii="Brill" w:eastAsia="Brill" w:hAnsi="Brill" w:cs="Brill"/>
          <w:color w:val="000000"/>
        </w:rPr>
        <w:t xml:space="preserve"> on </w:t>
      </w:r>
      <w:r w:rsidR="009B1C9D" w:rsidRPr="00C66272">
        <w:rPr>
          <w:rFonts w:ascii="Brill" w:eastAsia="Brill" w:hAnsi="Brill" w:cs="Brill"/>
          <w:color w:val="000000"/>
        </w:rPr>
        <w:t xml:space="preserve">the </w:t>
      </w:r>
      <w:r w:rsidRPr="00C66272">
        <w:rPr>
          <w:rFonts w:ascii="Brill" w:eastAsia="Brill" w:hAnsi="Brill" w:cs="Brill"/>
          <w:color w:val="000000"/>
        </w:rPr>
        <w:t>relationship between noise and sound cultures in these three Baltic coastal cities draws on analysis of secondary video resources and site visits</w:t>
      </w:r>
      <w:r w:rsidR="006B3535" w:rsidRPr="00C66272">
        <w:rPr>
          <w:rFonts w:ascii="Brill" w:eastAsia="Brill" w:hAnsi="Brill" w:cs="Brill"/>
          <w:color w:val="000000"/>
        </w:rPr>
        <w:t xml:space="preserve">. </w:t>
      </w:r>
      <w:r w:rsidR="00B43D45" w:rsidRPr="00C66272">
        <w:rPr>
          <w:rFonts w:ascii="Brill" w:eastAsia="Brill" w:hAnsi="Brill" w:cs="Brill"/>
          <w:color w:val="000000"/>
        </w:rPr>
        <w:t>It does not use</w:t>
      </w:r>
      <w:r w:rsidRPr="00C66272">
        <w:rPr>
          <w:rFonts w:ascii="Brill" w:eastAsia="Brill" w:hAnsi="Brill" w:cs="Brill"/>
          <w:color w:val="000000"/>
        </w:rPr>
        <w:t xml:space="preserve"> field research recordings </w:t>
      </w:r>
      <w:r w:rsidR="00D605F0" w:rsidRPr="00C66272">
        <w:rPr>
          <w:rFonts w:ascii="Brill" w:eastAsia="Brill" w:hAnsi="Brill" w:cs="Brill"/>
          <w:color w:val="000000"/>
        </w:rPr>
        <w:t xml:space="preserve">made with </w:t>
      </w:r>
      <w:r w:rsidRPr="00C66272">
        <w:rPr>
          <w:rFonts w:ascii="Brill" w:eastAsia="Brill" w:hAnsi="Brill" w:cs="Brill"/>
          <w:color w:val="000000"/>
        </w:rPr>
        <w:t xml:space="preserve">professional audio-recording equipment </w:t>
      </w:r>
      <w:r w:rsidR="00B43D45" w:rsidRPr="00C66272">
        <w:rPr>
          <w:rFonts w:ascii="Brill" w:eastAsia="Brill" w:hAnsi="Brill" w:cs="Brill"/>
          <w:color w:val="000000"/>
        </w:rPr>
        <w:t>like that used</w:t>
      </w:r>
      <w:r w:rsidRPr="00C66272">
        <w:rPr>
          <w:rFonts w:ascii="Brill" w:eastAsia="Brill" w:hAnsi="Brill" w:cs="Brill"/>
          <w:color w:val="000000"/>
        </w:rPr>
        <w:t xml:space="preserve"> </w:t>
      </w:r>
      <w:r w:rsidR="00B43D45" w:rsidRPr="00C66272">
        <w:rPr>
          <w:rFonts w:ascii="Brill" w:eastAsia="Brill" w:hAnsi="Brill" w:cs="Brill"/>
          <w:color w:val="000000"/>
        </w:rPr>
        <w:t>in ecological acoustics research</w:t>
      </w:r>
      <w:r w:rsidRPr="00C66272">
        <w:rPr>
          <w:rFonts w:ascii="Brill" w:eastAsia="Brill" w:hAnsi="Brill" w:cs="Brill"/>
          <w:color w:val="000000"/>
        </w:rPr>
        <w:t xml:space="preserve">. The selection of such places </w:t>
      </w:r>
      <w:r w:rsidR="00ED0242" w:rsidRPr="00C66272">
        <w:rPr>
          <w:rFonts w:ascii="Brill" w:eastAsia="Brill" w:hAnsi="Brill" w:cs="Brill"/>
          <w:color w:val="000000"/>
        </w:rPr>
        <w:t xml:space="preserve">and the recordings </w:t>
      </w:r>
      <w:r w:rsidRPr="00C66272">
        <w:rPr>
          <w:rFonts w:ascii="Brill" w:eastAsia="Brill" w:hAnsi="Brill" w:cs="Brill"/>
          <w:color w:val="000000"/>
        </w:rPr>
        <w:t xml:space="preserve">depend on specific goals formulated in research or artistic projects, and the research is conducted </w:t>
      </w:r>
      <w:r w:rsidRPr="00C66272">
        <w:rPr>
          <w:rFonts w:ascii="Brill" w:eastAsia="Brill" w:hAnsi="Brill" w:cs="Brill"/>
          <w:i/>
          <w:color w:val="000000"/>
        </w:rPr>
        <w:t xml:space="preserve">in situ. </w:t>
      </w:r>
      <w:r w:rsidRPr="00C66272">
        <w:rPr>
          <w:rFonts w:ascii="Brill" w:eastAsia="Brill" w:hAnsi="Brill" w:cs="Brill"/>
          <w:color w:val="000000"/>
        </w:rPr>
        <w:t>We will start with short description</w:t>
      </w:r>
      <w:r w:rsidR="0007167E" w:rsidRPr="00C66272">
        <w:rPr>
          <w:rFonts w:ascii="Brill" w:eastAsia="Brill" w:hAnsi="Brill" w:cs="Brill"/>
          <w:color w:val="000000"/>
        </w:rPr>
        <w:t>s</w:t>
      </w:r>
      <w:r w:rsidRPr="00C66272">
        <w:rPr>
          <w:rFonts w:ascii="Brill" w:eastAsia="Brill" w:hAnsi="Brill" w:cs="Brill"/>
          <w:color w:val="000000"/>
        </w:rPr>
        <w:t xml:space="preserve"> of the three port cities</w:t>
      </w:r>
      <w:r w:rsidR="00BE605B" w:rsidRPr="00C66272">
        <w:rPr>
          <w:rFonts w:ascii="Brill" w:eastAsia="Brill" w:hAnsi="Brill" w:cs="Brill"/>
          <w:color w:val="000000"/>
        </w:rPr>
        <w:t xml:space="preserve"> with health resort status</w:t>
      </w:r>
      <w:r w:rsidR="00BE605B" w:rsidRPr="00C66272">
        <w:rPr>
          <w:rFonts w:ascii="Brill" w:eastAsia="Brill" w:hAnsi="Brill" w:cs="Brill"/>
          <w:color w:val="000000"/>
          <w:vertAlign w:val="superscript"/>
        </w:rPr>
        <w:footnoteReference w:id="7"/>
      </w:r>
      <w:r w:rsidR="00BE605B" w:rsidRPr="00C66272">
        <w:rPr>
          <w:rFonts w:ascii="Brill" w:eastAsia="Brill" w:hAnsi="Brill" w:cs="Brill"/>
          <w:color w:val="000000"/>
        </w:rPr>
        <w:t xml:space="preserve"> that have been selected for this research</w:t>
      </w:r>
      <w:r w:rsidRPr="00C66272">
        <w:rPr>
          <w:rFonts w:ascii="Brill" w:eastAsia="Brill" w:hAnsi="Brill" w:cs="Brill"/>
          <w:color w:val="000000"/>
        </w:rPr>
        <w:t xml:space="preserve">. </w:t>
      </w:r>
      <w:proofErr w:type="spellStart"/>
      <w:r w:rsidRPr="00C66272">
        <w:rPr>
          <w:rFonts w:ascii="Brill" w:eastAsia="Brill" w:hAnsi="Brill" w:cs="Brill"/>
          <w:color w:val="000000"/>
        </w:rPr>
        <w:t>Świnoujście</w:t>
      </w:r>
      <w:proofErr w:type="spellEnd"/>
      <w:r w:rsidRPr="00C66272">
        <w:rPr>
          <w:rFonts w:ascii="Brill" w:eastAsia="Brill" w:hAnsi="Brill" w:cs="Brill"/>
          <w:color w:val="000000"/>
        </w:rPr>
        <w:t xml:space="preserve"> is the largest. It was built on the </w:t>
      </w:r>
      <w:proofErr w:type="spellStart"/>
      <w:r w:rsidRPr="00C66272">
        <w:rPr>
          <w:rFonts w:ascii="Brill" w:eastAsia="Brill" w:hAnsi="Brill" w:cs="Brill"/>
          <w:color w:val="000000"/>
        </w:rPr>
        <w:t>Świna</w:t>
      </w:r>
      <w:proofErr w:type="spellEnd"/>
      <w:r w:rsidRPr="00C66272">
        <w:rPr>
          <w:rFonts w:ascii="Brill" w:eastAsia="Brill" w:hAnsi="Brill" w:cs="Brill"/>
          <w:color w:val="000000"/>
        </w:rPr>
        <w:t xml:space="preserve"> River and the Baltic Sea, on three large islands </w:t>
      </w:r>
      <w:ins w:id="1065" w:author="Autor">
        <w:r w:rsidR="00150C72" w:rsidRPr="00C66272">
          <w:rPr>
            <w:rFonts w:ascii="Brill" w:eastAsia="Brill" w:hAnsi="Brill" w:cs="Brill"/>
          </w:rPr>
          <w:t>–</w:t>
        </w:r>
      </w:ins>
      <w:del w:id="1066" w:author="Autor">
        <w:r w:rsidRPr="00C66272" w:rsidDel="00150C72">
          <w:rPr>
            <w:rFonts w:ascii="Brill" w:eastAsia="Brill" w:hAnsi="Brill" w:cs="Brill"/>
            <w:color w:val="000000"/>
          </w:rPr>
          <w:delText>-</w:delText>
        </w:r>
      </w:del>
      <w:r w:rsidRPr="00C66272">
        <w:rPr>
          <w:rFonts w:ascii="Brill" w:eastAsia="Brill" w:hAnsi="Brill" w:cs="Brill"/>
          <w:color w:val="000000"/>
        </w:rPr>
        <w:t xml:space="preserve"> </w:t>
      </w:r>
      <w:proofErr w:type="spellStart"/>
      <w:r w:rsidRPr="00C66272">
        <w:rPr>
          <w:rFonts w:ascii="Brill" w:eastAsia="Brill" w:hAnsi="Brill" w:cs="Brill"/>
          <w:color w:val="000000"/>
        </w:rPr>
        <w:t>Uznam</w:t>
      </w:r>
      <w:proofErr w:type="spellEnd"/>
      <w:r w:rsidRPr="00C66272">
        <w:rPr>
          <w:rFonts w:ascii="Brill" w:eastAsia="Brill" w:hAnsi="Brill" w:cs="Brill"/>
          <w:color w:val="000000"/>
        </w:rPr>
        <w:t xml:space="preserve">, Wolin, </w:t>
      </w:r>
      <w:proofErr w:type="spellStart"/>
      <w:r w:rsidRPr="00C66272">
        <w:rPr>
          <w:rFonts w:ascii="Brill" w:eastAsia="Brill" w:hAnsi="Brill" w:cs="Brill"/>
          <w:color w:val="000000"/>
        </w:rPr>
        <w:t>Karsibór</w:t>
      </w:r>
      <w:proofErr w:type="spellEnd"/>
      <w:r w:rsidRPr="00C66272">
        <w:rPr>
          <w:rFonts w:ascii="Brill" w:eastAsia="Brill" w:hAnsi="Brill" w:cs="Brill"/>
          <w:color w:val="000000"/>
        </w:rPr>
        <w:t xml:space="preserve"> </w:t>
      </w:r>
      <w:ins w:id="1067" w:author="Autor">
        <w:r w:rsidR="00150C72" w:rsidRPr="00C66272">
          <w:rPr>
            <w:rFonts w:ascii="Brill" w:eastAsia="Brill" w:hAnsi="Brill" w:cs="Brill"/>
          </w:rPr>
          <w:t>–</w:t>
        </w:r>
      </w:ins>
      <w:del w:id="1068" w:author="Autor">
        <w:r w:rsidRPr="00C66272" w:rsidDel="00150C72">
          <w:rPr>
            <w:rFonts w:ascii="Brill" w:eastAsia="Brill" w:hAnsi="Brill" w:cs="Brill"/>
            <w:color w:val="000000"/>
          </w:rPr>
          <w:delText>-</w:delText>
        </w:r>
      </w:del>
      <w:r w:rsidRPr="00C66272">
        <w:rPr>
          <w:rFonts w:ascii="Brill" w:eastAsia="Brill" w:hAnsi="Brill" w:cs="Brill"/>
          <w:color w:val="000000"/>
        </w:rPr>
        <w:t xml:space="preserve"> and several dozen small, uninhabited islets. There is a permanent ferry connection between the islands </w:t>
      </w:r>
      <w:proofErr w:type="spellStart"/>
      <w:r w:rsidRPr="00C66272">
        <w:rPr>
          <w:rFonts w:ascii="Brill" w:eastAsia="Brill" w:hAnsi="Brill" w:cs="Brill"/>
          <w:color w:val="000000"/>
        </w:rPr>
        <w:t>Uznam</w:t>
      </w:r>
      <w:proofErr w:type="spellEnd"/>
      <w:r w:rsidRPr="00C66272">
        <w:rPr>
          <w:rFonts w:ascii="Brill" w:eastAsia="Brill" w:hAnsi="Brill" w:cs="Brill"/>
          <w:color w:val="000000"/>
        </w:rPr>
        <w:t xml:space="preserve"> and Wolin, and the islands Wolin and </w:t>
      </w:r>
      <w:proofErr w:type="spellStart"/>
      <w:r w:rsidRPr="00C66272">
        <w:rPr>
          <w:rFonts w:ascii="Brill" w:eastAsia="Brill" w:hAnsi="Brill" w:cs="Brill"/>
          <w:color w:val="000000"/>
        </w:rPr>
        <w:t>Krasibór</w:t>
      </w:r>
      <w:proofErr w:type="spellEnd"/>
      <w:r w:rsidRPr="00C66272">
        <w:rPr>
          <w:rFonts w:ascii="Brill" w:eastAsia="Brill" w:hAnsi="Brill" w:cs="Brill"/>
          <w:color w:val="000000"/>
        </w:rPr>
        <w:t xml:space="preserve"> are connected by a bridge. The city covers </w:t>
      </w:r>
      <w:r w:rsidR="0081051A" w:rsidRPr="00C66272">
        <w:rPr>
          <w:rFonts w:ascii="Brill" w:eastAsia="Brill" w:hAnsi="Brill" w:cs="Brill"/>
          <w:color w:val="000000"/>
        </w:rPr>
        <w:t>an</w:t>
      </w:r>
      <w:r w:rsidRPr="00C66272">
        <w:rPr>
          <w:rFonts w:ascii="Brill" w:eastAsia="Brill" w:hAnsi="Brill" w:cs="Brill"/>
          <w:color w:val="000000"/>
        </w:rPr>
        <w:t xml:space="preserve"> area of 202 </w:t>
      </w:r>
      <w:ins w:id="1069" w:author="Autor">
        <w:r w:rsidR="00960183">
          <w:rPr>
            <w:rFonts w:ascii="Brill" w:eastAsia="Brill" w:hAnsi="Brill" w:cs="Brill"/>
            <w:color w:val="000000"/>
          </w:rPr>
          <w:t xml:space="preserve">square </w:t>
        </w:r>
        <w:proofErr w:type="spellStart"/>
        <w:r w:rsidR="00960183">
          <w:rPr>
            <w:rFonts w:ascii="Brill" w:eastAsia="Brill" w:hAnsi="Brill" w:cs="Brill"/>
            <w:color w:val="000000"/>
          </w:rPr>
          <w:t>kilometers</w:t>
        </w:r>
      </w:ins>
      <w:proofErr w:type="spellEnd"/>
      <w:del w:id="1070" w:author="Autor">
        <w:r w:rsidRPr="00C66272" w:rsidDel="00960183">
          <w:rPr>
            <w:rFonts w:ascii="Brill" w:eastAsia="Brill" w:hAnsi="Brill" w:cs="Brill"/>
            <w:color w:val="000000"/>
          </w:rPr>
          <w:delText>km</w:delText>
        </w:r>
      </w:del>
      <w:ins w:id="1071" w:author="Autor">
        <w:r w:rsidR="00150C72">
          <w:rPr>
            <w:rFonts w:ascii="Brill" w:eastAsia="Brill" w:hAnsi="Brill" w:cs="Brill"/>
            <w:color w:val="000000"/>
          </w:rPr>
          <w:t>,</w:t>
        </w:r>
      </w:ins>
      <w:del w:id="1072" w:author="Autor">
        <w:r w:rsidRPr="00C66272" w:rsidDel="00960183">
          <w:rPr>
            <w:rFonts w:ascii="Brill" w:eastAsia="Brill" w:hAnsi="Brill" w:cs="Brill"/>
            <w:color w:val="000000"/>
          </w:rPr>
          <w:delText>²</w:delText>
        </w:r>
        <w:r w:rsidRPr="00C66272" w:rsidDel="00150C72">
          <w:rPr>
            <w:rFonts w:ascii="Brill" w:eastAsia="Brill" w:hAnsi="Brill" w:cs="Brill"/>
            <w:color w:val="000000"/>
          </w:rPr>
          <w:delText>,</w:delText>
        </w:r>
      </w:del>
      <w:r w:rsidRPr="00C66272">
        <w:rPr>
          <w:rFonts w:ascii="Brill" w:eastAsia="Brill" w:hAnsi="Brill" w:cs="Brill"/>
          <w:color w:val="000000"/>
        </w:rPr>
        <w:t xml:space="preserve"> half of which</w:t>
      </w:r>
      <w:r w:rsidR="00F97C66" w:rsidRPr="00C66272">
        <w:rPr>
          <w:rFonts w:ascii="Brill" w:eastAsia="Brill" w:hAnsi="Brill" w:cs="Brill"/>
          <w:color w:val="000000"/>
        </w:rPr>
        <w:t xml:space="preserve"> is </w:t>
      </w:r>
      <w:r w:rsidRPr="00C66272">
        <w:rPr>
          <w:rFonts w:ascii="Brill" w:eastAsia="Brill" w:hAnsi="Brill" w:cs="Brill"/>
          <w:color w:val="000000"/>
        </w:rPr>
        <w:t>blue space that include</w:t>
      </w:r>
      <w:r w:rsidR="00F97C66" w:rsidRPr="00C66272">
        <w:rPr>
          <w:rFonts w:ascii="Brill" w:eastAsia="Brill" w:hAnsi="Brill" w:cs="Brill"/>
          <w:color w:val="000000"/>
        </w:rPr>
        <w:t>s</w:t>
      </w:r>
      <w:r w:rsidRPr="00C66272">
        <w:rPr>
          <w:rFonts w:ascii="Brill" w:eastAsia="Brill" w:hAnsi="Brill" w:cs="Brill"/>
          <w:color w:val="000000"/>
        </w:rPr>
        <w:t xml:space="preserve"> </w:t>
      </w:r>
      <w:r w:rsidR="00F97C66" w:rsidRPr="00C66272">
        <w:rPr>
          <w:rFonts w:ascii="Brill" w:eastAsia="Brill" w:hAnsi="Brill" w:cs="Brill"/>
          <w:color w:val="000000"/>
        </w:rPr>
        <w:t>the</w:t>
      </w:r>
      <w:r w:rsidRPr="00C66272">
        <w:rPr>
          <w:rFonts w:ascii="Brill" w:eastAsia="Brill" w:hAnsi="Brill" w:cs="Brill"/>
          <w:color w:val="000000"/>
        </w:rPr>
        <w:t xml:space="preserve"> large Szczecin Lagoon. The population of the city is 41,000. Located in the Pomerania Euroregion, </w:t>
      </w:r>
      <w:proofErr w:type="spellStart"/>
      <w:r w:rsidRPr="00C66272">
        <w:rPr>
          <w:rFonts w:ascii="Brill" w:eastAsia="Brill" w:hAnsi="Brill" w:cs="Brill"/>
          <w:color w:val="000000"/>
        </w:rPr>
        <w:t>Świnoujście’s</w:t>
      </w:r>
      <w:proofErr w:type="spellEnd"/>
      <w:r w:rsidRPr="00C66272">
        <w:rPr>
          <w:rFonts w:ascii="Brill" w:eastAsia="Brill" w:hAnsi="Brill" w:cs="Brill"/>
          <w:color w:val="000000"/>
        </w:rPr>
        <w:t xml:space="preserve"> economy and culture are historically and geographically linked to other Baltic port cities</w:t>
      </w:r>
      <w:r w:rsidR="007911A5" w:rsidRPr="00C66272">
        <w:rPr>
          <w:rFonts w:ascii="Brill" w:eastAsia="Brill" w:hAnsi="Brill" w:cs="Brill"/>
          <w:color w:val="000000"/>
        </w:rPr>
        <w:t xml:space="preserve">. </w:t>
      </w:r>
      <w:r w:rsidRPr="00C66272">
        <w:rPr>
          <w:rFonts w:ascii="Brill" w:eastAsia="Brill" w:hAnsi="Brill" w:cs="Brill"/>
          <w:color w:val="000000"/>
        </w:rPr>
        <w:t>The city is known for its commercial port and ferry terminal, which ha</w:t>
      </w:r>
      <w:ins w:id="1073" w:author="Autor">
        <w:r w:rsidR="00150C72">
          <w:rPr>
            <w:rFonts w:ascii="Brill" w:eastAsia="Brill" w:hAnsi="Brill" w:cs="Brill"/>
            <w:color w:val="000000"/>
          </w:rPr>
          <w:t>ve</w:t>
        </w:r>
      </w:ins>
      <w:del w:id="1074" w:author="Autor">
        <w:r w:rsidRPr="00C66272" w:rsidDel="00150C72">
          <w:rPr>
            <w:rFonts w:ascii="Brill" w:eastAsia="Brill" w:hAnsi="Brill" w:cs="Brill"/>
            <w:color w:val="000000"/>
          </w:rPr>
          <w:delText>s</w:delText>
        </w:r>
      </w:del>
      <w:r w:rsidRPr="00C66272">
        <w:rPr>
          <w:rFonts w:ascii="Brill" w:eastAsia="Brill" w:hAnsi="Brill" w:cs="Brill"/>
          <w:color w:val="000000"/>
        </w:rPr>
        <w:t xml:space="preserve"> become a lively hub for traffic and </w:t>
      </w:r>
      <w:r w:rsidR="007911A5" w:rsidRPr="00C66272">
        <w:rPr>
          <w:rFonts w:ascii="Brill" w:eastAsia="Brill" w:hAnsi="Brill" w:cs="Brill"/>
          <w:color w:val="000000"/>
        </w:rPr>
        <w:t>tourism</w:t>
      </w:r>
      <w:r w:rsidRPr="00C66272">
        <w:rPr>
          <w:rFonts w:ascii="Brill" w:eastAsia="Brill" w:hAnsi="Brill" w:cs="Brill"/>
          <w:color w:val="000000"/>
        </w:rPr>
        <w:t>.</w:t>
      </w:r>
    </w:p>
    <w:p w14:paraId="35077961" w14:textId="31D66180" w:rsidR="00CB3FC9" w:rsidRPr="00C66272" w:rsidRDefault="001012F7">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000000"/>
          <w:highlight w:val="white"/>
        </w:rPr>
      </w:pPr>
      <w:r w:rsidRPr="00C66272">
        <w:rPr>
          <w:rFonts w:ascii="Brill" w:eastAsia="Brill" w:hAnsi="Brill" w:cs="Brill"/>
          <w:color w:val="000000"/>
          <w:highlight w:val="white"/>
        </w:rPr>
        <w:t>I</w:t>
      </w:r>
      <w:r w:rsidR="00C55FA1" w:rsidRPr="00C66272">
        <w:rPr>
          <w:rFonts w:ascii="Brill" w:eastAsia="Brill" w:hAnsi="Brill" w:cs="Brill"/>
          <w:color w:val="000000"/>
          <w:highlight w:val="white"/>
        </w:rPr>
        <w:t xml:space="preserve">n this research, the </w:t>
      </w:r>
      <w:r w:rsidRPr="00C66272">
        <w:rPr>
          <w:rFonts w:ascii="Brill" w:eastAsia="Brill" w:hAnsi="Brill" w:cs="Brill"/>
          <w:color w:val="000000"/>
          <w:highlight w:val="white"/>
        </w:rPr>
        <w:t>terminal</w:t>
      </w:r>
      <w:r w:rsidR="00C55FA1" w:rsidRPr="00C66272">
        <w:rPr>
          <w:rFonts w:ascii="Brill" w:eastAsia="Brill" w:hAnsi="Brill" w:cs="Brill"/>
          <w:color w:val="000000"/>
          <w:highlight w:val="white"/>
        </w:rPr>
        <w:t xml:space="preserve"> plays a key role, </w:t>
      </w:r>
      <w:r w:rsidR="00B2544C" w:rsidRPr="00C66272">
        <w:rPr>
          <w:rFonts w:ascii="Brill" w:eastAsia="Brill" w:hAnsi="Brill" w:cs="Brill"/>
          <w:color w:val="000000"/>
          <w:highlight w:val="white"/>
        </w:rPr>
        <w:t xml:space="preserve">having become </w:t>
      </w:r>
      <w:r w:rsidR="00C55FA1" w:rsidRPr="00C66272">
        <w:rPr>
          <w:rFonts w:ascii="Brill" w:eastAsia="Brill" w:hAnsi="Brill" w:cs="Brill"/>
          <w:color w:val="000000"/>
          <w:highlight w:val="white"/>
        </w:rPr>
        <w:t xml:space="preserve">one of the most frequently filmed fragments of the city. Economic activity in </w:t>
      </w:r>
      <w:proofErr w:type="spellStart"/>
      <w:r w:rsidR="00C55FA1" w:rsidRPr="00C66272">
        <w:rPr>
          <w:rFonts w:ascii="Brill" w:eastAsia="Brill" w:hAnsi="Brill" w:cs="Brill"/>
          <w:color w:val="000000"/>
          <w:highlight w:val="white"/>
        </w:rPr>
        <w:t>Świnoujście</w:t>
      </w:r>
      <w:proofErr w:type="spellEnd"/>
      <w:r w:rsidR="00C55FA1" w:rsidRPr="00C66272">
        <w:rPr>
          <w:rFonts w:ascii="Brill" w:eastAsia="Brill" w:hAnsi="Brill" w:cs="Brill"/>
          <w:color w:val="000000"/>
          <w:highlight w:val="white"/>
        </w:rPr>
        <w:t xml:space="preserve"> takes place primarily on </w:t>
      </w:r>
      <w:r w:rsidR="00693CD2" w:rsidRPr="00C66272">
        <w:rPr>
          <w:rFonts w:ascii="Brill" w:eastAsia="Brill" w:hAnsi="Brill" w:cs="Brill"/>
          <w:color w:val="000000"/>
          <w:highlight w:val="white"/>
        </w:rPr>
        <w:t>the city’s</w:t>
      </w:r>
      <w:r w:rsidR="00C55FA1" w:rsidRPr="00C66272">
        <w:rPr>
          <w:rFonts w:ascii="Brill" w:eastAsia="Brill" w:hAnsi="Brill" w:cs="Brill"/>
          <w:color w:val="000000"/>
          <w:highlight w:val="white"/>
        </w:rPr>
        <w:t xml:space="preserve"> right</w:t>
      </w:r>
      <w:r w:rsidR="00693CD2" w:rsidRPr="00C66272">
        <w:rPr>
          <w:rFonts w:ascii="Brill" w:eastAsia="Brill" w:hAnsi="Brill" w:cs="Brill"/>
          <w:color w:val="000000"/>
          <w:highlight w:val="white"/>
        </w:rPr>
        <w:t xml:space="preserve"> </w:t>
      </w:r>
      <w:r w:rsidR="00C55FA1" w:rsidRPr="00C66272">
        <w:rPr>
          <w:rFonts w:ascii="Brill" w:eastAsia="Brill" w:hAnsi="Brill" w:cs="Brill"/>
          <w:color w:val="000000"/>
          <w:highlight w:val="white"/>
        </w:rPr>
        <w:t xml:space="preserve">bank, which is not only heavily industrialised, but also includes the port and terminal. Within the so-called second urban layout, a seaside district was established. Its location </w:t>
      </w:r>
      <w:r w:rsidR="00C55FA1" w:rsidRPr="00C66272">
        <w:rPr>
          <w:rFonts w:ascii="Brill" w:eastAsia="Brill" w:hAnsi="Brill" w:cs="Brill"/>
          <w:color w:val="000000"/>
        </w:rPr>
        <w:t xml:space="preserve">– </w:t>
      </w:r>
      <w:r w:rsidR="00C55FA1" w:rsidRPr="00C66272">
        <w:rPr>
          <w:rFonts w:ascii="Brill" w:eastAsia="Brill" w:hAnsi="Brill" w:cs="Brill"/>
          <w:color w:val="000000"/>
          <w:highlight w:val="white"/>
        </w:rPr>
        <w:t xml:space="preserve">between the </w:t>
      </w:r>
      <w:proofErr w:type="spellStart"/>
      <w:r w:rsidR="00C55FA1" w:rsidRPr="00C66272">
        <w:rPr>
          <w:rFonts w:ascii="Brill" w:eastAsia="Brill" w:hAnsi="Brill" w:cs="Brill"/>
          <w:color w:val="000000"/>
          <w:highlight w:val="white"/>
        </w:rPr>
        <w:t>Świnoujście</w:t>
      </w:r>
      <w:proofErr w:type="spellEnd"/>
      <w:r w:rsidR="00C55FA1" w:rsidRPr="00C66272">
        <w:rPr>
          <w:rFonts w:ascii="Brill" w:eastAsia="Brill" w:hAnsi="Brill" w:cs="Brill"/>
          <w:color w:val="000000"/>
          <w:highlight w:val="white"/>
        </w:rPr>
        <w:t xml:space="preserve"> promenade and the green belt separating it from the city centre, including the Spa Park established in the 19</w:t>
      </w:r>
      <w:r w:rsidR="00C55FA1" w:rsidRPr="00C66272">
        <w:rPr>
          <w:rFonts w:ascii="Brill" w:eastAsia="Brill" w:hAnsi="Brill" w:cs="Brill"/>
          <w:color w:val="000000"/>
          <w:highlight w:val="white"/>
          <w:vertAlign w:val="superscript"/>
        </w:rPr>
        <w:t>th</w:t>
      </w:r>
      <w:r w:rsidR="00C55FA1" w:rsidRPr="00C66272">
        <w:rPr>
          <w:rFonts w:ascii="Brill" w:eastAsia="Brill" w:hAnsi="Brill" w:cs="Brill"/>
          <w:color w:val="000000"/>
          <w:highlight w:val="white"/>
        </w:rPr>
        <w:t xml:space="preserve"> century </w:t>
      </w:r>
      <w:r w:rsidR="00C55FA1" w:rsidRPr="00C66272">
        <w:rPr>
          <w:rFonts w:ascii="Brill" w:eastAsia="Brill" w:hAnsi="Brill" w:cs="Brill"/>
          <w:color w:val="000000"/>
        </w:rPr>
        <w:t xml:space="preserve">– </w:t>
      </w:r>
      <w:r w:rsidR="00C55FA1" w:rsidRPr="00C66272">
        <w:rPr>
          <w:rFonts w:ascii="Brill" w:eastAsia="Brill" w:hAnsi="Brill" w:cs="Brill"/>
          <w:color w:val="000000"/>
          <w:highlight w:val="white"/>
        </w:rPr>
        <w:t xml:space="preserve">means that it is often documented in the analysed </w:t>
      </w:r>
      <w:r w:rsidR="00A16B8B" w:rsidRPr="00C66272">
        <w:rPr>
          <w:rFonts w:ascii="Brill" w:eastAsia="Brill" w:hAnsi="Brill" w:cs="Brill"/>
          <w:color w:val="000000"/>
          <w:highlight w:val="white"/>
        </w:rPr>
        <w:t>videos</w:t>
      </w:r>
      <w:r w:rsidR="00C55FA1" w:rsidRPr="00C66272">
        <w:rPr>
          <w:rFonts w:ascii="Brill" w:eastAsia="Brill" w:hAnsi="Brill" w:cs="Brill"/>
          <w:color w:val="000000"/>
          <w:highlight w:val="white"/>
        </w:rPr>
        <w:t xml:space="preserve">. The third area selected by makers </w:t>
      </w:r>
      <w:r w:rsidR="00C76361" w:rsidRPr="00C66272">
        <w:rPr>
          <w:rFonts w:ascii="Brill" w:eastAsia="Brill" w:hAnsi="Brill" w:cs="Brill"/>
          <w:color w:val="000000"/>
          <w:highlight w:val="white"/>
        </w:rPr>
        <w:t xml:space="preserve">of </w:t>
      </w:r>
      <w:r w:rsidR="007D491A" w:rsidRPr="00C66272">
        <w:rPr>
          <w:rFonts w:ascii="Brill" w:eastAsia="Brill" w:hAnsi="Brill" w:cs="Brill"/>
          <w:color w:val="000000"/>
          <w:highlight w:val="white"/>
        </w:rPr>
        <w:t xml:space="preserve">the </w:t>
      </w:r>
      <w:del w:id="1075" w:author="Autor">
        <w:r w:rsidR="007D491A" w:rsidRPr="00C66272" w:rsidDel="005F1525">
          <w:rPr>
            <w:rFonts w:ascii="Brill" w:eastAsia="Brill" w:hAnsi="Brill" w:cs="Brill"/>
            <w:color w:val="000000"/>
            <w:highlight w:val="white"/>
          </w:rPr>
          <w:delText>analyzed</w:delText>
        </w:r>
      </w:del>
      <w:ins w:id="1076" w:author="Autor">
        <w:r w:rsidR="005F1525" w:rsidRPr="00C66272">
          <w:rPr>
            <w:rFonts w:ascii="Brill" w:eastAsia="Brill" w:hAnsi="Brill" w:cs="Brill"/>
            <w:color w:val="000000"/>
            <w:highlight w:val="white"/>
          </w:rPr>
          <w:t>analysed</w:t>
        </w:r>
      </w:ins>
      <w:r w:rsidR="00C76361" w:rsidRPr="00C66272">
        <w:rPr>
          <w:rFonts w:ascii="Brill" w:eastAsia="Brill" w:hAnsi="Brill" w:cs="Brill"/>
          <w:color w:val="000000"/>
          <w:highlight w:val="white"/>
        </w:rPr>
        <w:t xml:space="preserve"> </w:t>
      </w:r>
      <w:r w:rsidR="00A16B8B" w:rsidRPr="00C66272">
        <w:rPr>
          <w:rFonts w:ascii="Brill" w:eastAsia="Brill" w:hAnsi="Brill" w:cs="Brill"/>
          <w:color w:val="000000"/>
          <w:highlight w:val="white"/>
        </w:rPr>
        <w:t>video</w:t>
      </w:r>
      <w:r w:rsidR="00C76361" w:rsidRPr="00C66272">
        <w:rPr>
          <w:rFonts w:ascii="Brill" w:eastAsia="Brill" w:hAnsi="Brill" w:cs="Brill"/>
          <w:color w:val="000000"/>
          <w:highlight w:val="white"/>
        </w:rPr>
        <w:t xml:space="preserve">s </w:t>
      </w:r>
      <w:r w:rsidR="00C55FA1" w:rsidRPr="00C66272">
        <w:rPr>
          <w:rFonts w:ascii="Brill" w:eastAsia="Brill" w:hAnsi="Brill" w:cs="Brill"/>
          <w:color w:val="000000"/>
          <w:highlight w:val="white"/>
        </w:rPr>
        <w:t xml:space="preserve">was the beach located on the islands </w:t>
      </w:r>
      <w:proofErr w:type="spellStart"/>
      <w:r w:rsidR="00C55FA1" w:rsidRPr="00C66272">
        <w:rPr>
          <w:rFonts w:ascii="Brill" w:eastAsia="Brill" w:hAnsi="Brill" w:cs="Brill"/>
          <w:color w:val="000000"/>
          <w:highlight w:val="white"/>
        </w:rPr>
        <w:t>Uznam</w:t>
      </w:r>
      <w:proofErr w:type="spellEnd"/>
      <w:r w:rsidR="00C55FA1" w:rsidRPr="00C66272">
        <w:rPr>
          <w:rFonts w:ascii="Brill" w:eastAsia="Brill" w:hAnsi="Brill" w:cs="Brill"/>
          <w:color w:val="000000"/>
          <w:highlight w:val="white"/>
        </w:rPr>
        <w:t xml:space="preserve"> and Wolin. </w:t>
      </w:r>
      <w:proofErr w:type="spellStart"/>
      <w:r w:rsidR="00C55FA1" w:rsidRPr="00C66272">
        <w:rPr>
          <w:rFonts w:ascii="Brill" w:eastAsia="Brill" w:hAnsi="Brill" w:cs="Brill"/>
          <w:color w:val="000000"/>
          <w:highlight w:val="white"/>
        </w:rPr>
        <w:t>Świnoujście</w:t>
      </w:r>
      <w:proofErr w:type="spellEnd"/>
      <w:r w:rsidR="00C55FA1" w:rsidRPr="00C66272">
        <w:rPr>
          <w:rFonts w:ascii="Brill" w:eastAsia="Brill" w:hAnsi="Brill" w:cs="Brill"/>
          <w:color w:val="000000"/>
          <w:highlight w:val="white"/>
        </w:rPr>
        <w:t xml:space="preserve"> became a health resort in 1895, after the discovery of brine and mud springs. </w:t>
      </w:r>
      <w:r w:rsidR="00A54388" w:rsidRPr="00C66272">
        <w:rPr>
          <w:rFonts w:ascii="Brill" w:eastAsia="Brill" w:hAnsi="Brill" w:cs="Brill"/>
          <w:color w:val="000000"/>
          <w:highlight w:val="white"/>
        </w:rPr>
        <w:t xml:space="preserve">In </w:t>
      </w:r>
      <w:r w:rsidR="004D0A8E" w:rsidRPr="00C66272">
        <w:rPr>
          <w:rFonts w:ascii="Brill" w:eastAsia="Brill" w:hAnsi="Brill" w:cs="Brill"/>
          <w:color w:val="000000"/>
          <w:highlight w:val="white"/>
        </w:rPr>
        <w:t>the</w:t>
      </w:r>
      <w:r w:rsidR="00C55FA1" w:rsidRPr="00C66272">
        <w:rPr>
          <w:rFonts w:ascii="Brill" w:eastAsia="Brill" w:hAnsi="Brill" w:cs="Brill"/>
          <w:color w:val="000000"/>
          <w:highlight w:val="white"/>
        </w:rPr>
        <w:t xml:space="preserve"> turbulent history of the city in the 20</w:t>
      </w:r>
      <w:ins w:id="1077" w:author="Autor">
        <w:r w:rsidR="00D82816">
          <w:rPr>
            <w:rFonts w:ascii="Brill" w:eastAsia="Brill" w:hAnsi="Brill" w:cs="Brill"/>
            <w:color w:val="000000"/>
            <w:highlight w:val="white"/>
          </w:rPr>
          <w:t>th</w:t>
        </w:r>
      </w:ins>
      <w:del w:id="1078" w:author="Autor">
        <w:r w:rsidR="00C55FA1" w:rsidRPr="00C66272" w:rsidDel="00D82816">
          <w:rPr>
            <w:rFonts w:ascii="Brill" w:eastAsia="Brill" w:hAnsi="Brill" w:cs="Brill"/>
            <w:color w:val="000000"/>
            <w:highlight w:val="white"/>
            <w:vertAlign w:val="superscript"/>
          </w:rPr>
          <w:delText>th</w:delText>
        </w:r>
      </w:del>
      <w:r w:rsidR="00C55FA1" w:rsidRPr="00C66272">
        <w:rPr>
          <w:rFonts w:ascii="Brill" w:eastAsia="Brill" w:hAnsi="Brill" w:cs="Brill"/>
          <w:color w:val="000000"/>
          <w:highlight w:val="white"/>
        </w:rPr>
        <w:t xml:space="preserve"> century it </w:t>
      </w:r>
      <w:r w:rsidR="00BE3EFB" w:rsidRPr="00C66272">
        <w:rPr>
          <w:rFonts w:ascii="Brill" w:eastAsia="Brill" w:hAnsi="Brill" w:cs="Brill"/>
          <w:color w:val="000000"/>
          <w:highlight w:val="white"/>
        </w:rPr>
        <w:t xml:space="preserve">became </w:t>
      </w:r>
      <w:r w:rsidR="00372E47" w:rsidRPr="00C66272">
        <w:rPr>
          <w:rFonts w:ascii="Brill" w:eastAsia="Brill" w:hAnsi="Brill" w:cs="Brill"/>
          <w:color w:val="000000"/>
          <w:highlight w:val="white"/>
        </w:rPr>
        <w:t>reclassified</w:t>
      </w:r>
      <w:r w:rsidR="00BE3EFB" w:rsidRPr="00C66272">
        <w:rPr>
          <w:rFonts w:ascii="Brill" w:eastAsia="Brill" w:hAnsi="Brill" w:cs="Brill"/>
          <w:color w:val="000000"/>
          <w:highlight w:val="white"/>
        </w:rPr>
        <w:t xml:space="preserve"> </w:t>
      </w:r>
      <w:r w:rsidR="00E022DB" w:rsidRPr="00C66272">
        <w:rPr>
          <w:rFonts w:ascii="Brill" w:eastAsia="Brill" w:hAnsi="Brill" w:cs="Brill"/>
          <w:color w:val="000000"/>
          <w:highlight w:val="white"/>
        </w:rPr>
        <w:t>as a health resort</w:t>
      </w:r>
      <w:r w:rsidR="001A1E0C">
        <w:rPr>
          <w:rFonts w:ascii="Brill" w:eastAsia="Brill" w:hAnsi="Brill" w:cs="Brill"/>
          <w:color w:val="000000"/>
          <w:highlight w:val="white"/>
        </w:rPr>
        <w:t xml:space="preserve"> </w:t>
      </w:r>
      <w:r w:rsidR="00E022DB" w:rsidRPr="00C66272">
        <w:rPr>
          <w:rFonts w:ascii="Brill" w:eastAsia="Brill" w:hAnsi="Brill" w:cs="Brill"/>
          <w:color w:val="000000"/>
          <w:highlight w:val="white"/>
        </w:rPr>
        <w:t>by</w:t>
      </w:r>
      <w:r w:rsidR="001A1E0C">
        <w:rPr>
          <w:rFonts w:ascii="Brill" w:eastAsia="Brill" w:hAnsi="Brill" w:cs="Brill"/>
          <w:color w:val="000000"/>
          <w:highlight w:val="white"/>
        </w:rPr>
        <w:t xml:space="preserve"> </w:t>
      </w:r>
      <w:r w:rsidR="00C55FA1" w:rsidRPr="00C66272">
        <w:rPr>
          <w:rFonts w:ascii="Brill" w:eastAsia="Brill" w:hAnsi="Brill" w:cs="Brill"/>
          <w:color w:val="000000"/>
          <w:highlight w:val="white"/>
        </w:rPr>
        <w:t xml:space="preserve">Decree of the Minister of Health and Social Care dated 25 July 1967. </w:t>
      </w:r>
      <w:r w:rsidR="00E022DB" w:rsidRPr="00C66272">
        <w:rPr>
          <w:rFonts w:ascii="Brill" w:eastAsia="Brill" w:hAnsi="Brill" w:cs="Brill"/>
          <w:color w:val="000000"/>
          <w:highlight w:val="white"/>
        </w:rPr>
        <w:t>Today</w:t>
      </w:r>
      <w:r w:rsidR="00C55FA1" w:rsidRPr="00C66272">
        <w:rPr>
          <w:rFonts w:ascii="Brill" w:eastAsia="Brill" w:hAnsi="Brill" w:cs="Brill"/>
          <w:color w:val="000000"/>
          <w:highlight w:val="white"/>
        </w:rPr>
        <w:t xml:space="preserve"> there are 15 health resort facilities. </w:t>
      </w:r>
    </w:p>
    <w:p w14:paraId="35077962" w14:textId="11F76E3B" w:rsidR="00CB3FC9" w:rsidRPr="00C66272" w:rsidRDefault="00372E47">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202122"/>
          <w:highlight w:val="white"/>
        </w:rPr>
      </w:pPr>
      <w:r w:rsidRPr="00C66272">
        <w:rPr>
          <w:rFonts w:ascii="Brill" w:eastAsia="Brill" w:hAnsi="Brill" w:cs="Brill"/>
          <w:color w:val="000000"/>
        </w:rPr>
        <w:t>With</w:t>
      </w:r>
      <w:r w:rsidR="00C55FA1" w:rsidRPr="00C66272">
        <w:rPr>
          <w:rFonts w:ascii="Brill" w:eastAsia="Brill" w:hAnsi="Brill" w:cs="Brill"/>
          <w:color w:val="000000"/>
        </w:rPr>
        <w:t xml:space="preserve"> th</w:t>
      </w:r>
      <w:r w:rsidR="00A54388" w:rsidRPr="00C66272">
        <w:rPr>
          <w:rFonts w:ascii="Brill" w:eastAsia="Brill" w:hAnsi="Brill" w:cs="Brill"/>
          <w:color w:val="000000"/>
        </w:rPr>
        <w:t>at</w:t>
      </w:r>
      <w:r w:rsidR="00C55FA1" w:rsidRPr="00C66272">
        <w:rPr>
          <w:rFonts w:ascii="Brill" w:eastAsia="Brill" w:hAnsi="Brill" w:cs="Brill"/>
          <w:color w:val="000000"/>
        </w:rPr>
        <w:t xml:space="preserve"> same </w:t>
      </w:r>
      <w:r w:rsidR="00A54388" w:rsidRPr="00C66272">
        <w:rPr>
          <w:rFonts w:ascii="Brill" w:eastAsia="Brill" w:hAnsi="Brill" w:cs="Brill"/>
          <w:color w:val="000000"/>
        </w:rPr>
        <w:t xml:space="preserve">1967 </w:t>
      </w:r>
      <w:r w:rsidR="00C55FA1" w:rsidRPr="00C66272">
        <w:rPr>
          <w:rFonts w:ascii="Brill" w:eastAsia="Brill" w:hAnsi="Brill" w:cs="Brill"/>
          <w:color w:val="000000"/>
        </w:rPr>
        <w:t>decree</w:t>
      </w:r>
      <w:r w:rsidR="00A54388" w:rsidRPr="00C66272">
        <w:rPr>
          <w:rFonts w:ascii="Brill" w:eastAsia="Brill" w:hAnsi="Brill" w:cs="Brill"/>
          <w:color w:val="000000"/>
        </w:rPr>
        <w:t>,</w:t>
      </w:r>
      <w:r w:rsidR="001A1E0C">
        <w:rPr>
          <w:rFonts w:ascii="Brill" w:eastAsia="Brill" w:hAnsi="Brill" w:cs="Brill"/>
          <w:color w:val="000000"/>
        </w:rPr>
        <w:t xml:space="preserve"> </w:t>
      </w:r>
      <w:proofErr w:type="spellStart"/>
      <w:r w:rsidR="00C55FA1" w:rsidRPr="00C66272">
        <w:rPr>
          <w:rFonts w:ascii="Brill" w:eastAsia="Brill" w:hAnsi="Brill" w:cs="Brill"/>
          <w:color w:val="000000"/>
        </w:rPr>
        <w:t>Kołobrzeg</w:t>
      </w:r>
      <w:proofErr w:type="spellEnd"/>
      <w:r w:rsidR="00C55FA1" w:rsidRPr="00C66272">
        <w:rPr>
          <w:rFonts w:ascii="Brill" w:eastAsia="Brill" w:hAnsi="Brill" w:cs="Brill"/>
          <w:color w:val="000000"/>
        </w:rPr>
        <w:t xml:space="preserve"> was </w:t>
      </w:r>
      <w:r w:rsidR="00A54388" w:rsidRPr="00C66272">
        <w:rPr>
          <w:rFonts w:ascii="Brill" w:eastAsia="Brill" w:hAnsi="Brill" w:cs="Brill"/>
          <w:color w:val="000000"/>
        </w:rPr>
        <w:t xml:space="preserve">also </w:t>
      </w:r>
      <w:r w:rsidR="00C55FA1" w:rsidRPr="00C66272">
        <w:rPr>
          <w:rFonts w:ascii="Brill" w:eastAsia="Brill" w:hAnsi="Brill" w:cs="Brill"/>
          <w:color w:val="000000"/>
        </w:rPr>
        <w:t>formally included in the category of sea</w:t>
      </w:r>
      <w:r w:rsidR="00A54388" w:rsidRPr="00C66272">
        <w:rPr>
          <w:rFonts w:ascii="Brill" w:eastAsia="Brill" w:hAnsi="Brill" w:cs="Brill"/>
          <w:color w:val="000000"/>
        </w:rPr>
        <w:t>side</w:t>
      </w:r>
      <w:r w:rsidR="00C55FA1" w:rsidRPr="00C66272">
        <w:rPr>
          <w:rFonts w:ascii="Brill" w:eastAsia="Brill" w:hAnsi="Brill" w:cs="Brill"/>
          <w:color w:val="000000"/>
        </w:rPr>
        <w:t xml:space="preserve"> health resorts, although the first brine baths were established here in 1830, and the </w:t>
      </w:r>
      <w:r w:rsidR="00C55FA1" w:rsidRPr="00C66272">
        <w:rPr>
          <w:rFonts w:ascii="Brill" w:eastAsia="Brill" w:hAnsi="Brill" w:cs="Brill"/>
          <w:color w:val="000000"/>
        </w:rPr>
        <w:lastRenderedPageBreak/>
        <w:t>city gained the status of a resort</w:t>
      </w:r>
      <w:r w:rsidR="001A1E0C">
        <w:rPr>
          <w:rFonts w:ascii="Brill" w:eastAsia="Brill" w:hAnsi="Brill" w:cs="Brill"/>
          <w:color w:val="000000"/>
        </w:rPr>
        <w:t xml:space="preserve"> </w:t>
      </w:r>
      <w:r w:rsidR="00C55FA1" w:rsidRPr="00C66272">
        <w:rPr>
          <w:rFonts w:ascii="Brill" w:eastAsia="Brill" w:hAnsi="Brill" w:cs="Brill"/>
          <w:color w:val="000000"/>
        </w:rPr>
        <w:t xml:space="preserve">in 1911. </w:t>
      </w:r>
      <w:r w:rsidR="003D1080" w:rsidRPr="00C66272">
        <w:rPr>
          <w:rFonts w:ascii="Brill" w:eastAsia="Brill" w:hAnsi="Brill" w:cs="Brill"/>
          <w:color w:val="000000"/>
        </w:rPr>
        <w:t>Today</w:t>
      </w:r>
      <w:r w:rsidR="00C55FA1" w:rsidRPr="00C66272">
        <w:rPr>
          <w:rFonts w:ascii="Brill" w:eastAsia="Brill" w:hAnsi="Brill" w:cs="Brill"/>
          <w:color w:val="000000"/>
        </w:rPr>
        <w:t xml:space="preserve"> there are 24 health spas in the city. The therapeutic qualities of the city are combined </w:t>
      </w:r>
      <w:r w:rsidR="00C55FA1" w:rsidRPr="00C66272">
        <w:rPr>
          <w:rFonts w:ascii="Brill" w:eastAsia="Brill" w:hAnsi="Brill" w:cs="Times New Roman"/>
          <w:color w:val="000000"/>
        </w:rPr>
        <w:t xml:space="preserve">with </w:t>
      </w:r>
      <w:r w:rsidR="00765A11" w:rsidRPr="00C66272">
        <w:rPr>
          <w:rFonts w:ascii="Brill" w:eastAsia="Brill" w:hAnsi="Brill" w:cs="Times New Roman"/>
          <w:color w:val="000000"/>
        </w:rPr>
        <w:t>i</w:t>
      </w:r>
      <w:r w:rsidR="00765A11" w:rsidRPr="00C66272">
        <w:rPr>
          <w:rFonts w:ascii="Brill" w:hAnsi="Brill" w:cs="Times New Roman"/>
          <w:color w:val="000000"/>
        </w:rPr>
        <w:t>ts status as a summer vacation spot</w:t>
      </w:r>
      <w:r w:rsidR="00C55FA1" w:rsidRPr="00C66272">
        <w:rPr>
          <w:rFonts w:ascii="Brill" w:eastAsia="Brill" w:hAnsi="Brill" w:cs="Brill"/>
          <w:color w:val="000000"/>
        </w:rPr>
        <w:t xml:space="preserve">, just like in </w:t>
      </w:r>
      <w:proofErr w:type="spellStart"/>
      <w:r w:rsidR="00C55FA1" w:rsidRPr="00C66272">
        <w:rPr>
          <w:rFonts w:ascii="Brill" w:eastAsia="Brill" w:hAnsi="Brill" w:cs="Brill"/>
          <w:color w:val="000000"/>
        </w:rPr>
        <w:t>Świnoujście</w:t>
      </w:r>
      <w:proofErr w:type="spellEnd"/>
      <w:r w:rsidR="00C55FA1" w:rsidRPr="00C66272">
        <w:rPr>
          <w:rFonts w:ascii="Brill" w:eastAsia="Brill" w:hAnsi="Brill" w:cs="Brill"/>
          <w:color w:val="000000"/>
        </w:rPr>
        <w:t xml:space="preserve">. The city covers 26 square </w:t>
      </w:r>
      <w:proofErr w:type="spellStart"/>
      <w:r w:rsidR="00C55FA1" w:rsidRPr="00C66272">
        <w:rPr>
          <w:rFonts w:ascii="Brill" w:eastAsia="Brill" w:hAnsi="Brill" w:cs="Brill"/>
          <w:color w:val="000000"/>
        </w:rPr>
        <w:t>kilomet</w:t>
      </w:r>
      <w:ins w:id="1079" w:author="Autor">
        <w:r w:rsidR="009D0D5F">
          <w:rPr>
            <w:rFonts w:ascii="Brill" w:eastAsia="Brill" w:hAnsi="Brill" w:cs="Brill"/>
            <w:color w:val="000000"/>
          </w:rPr>
          <w:t>e</w:t>
        </w:r>
      </w:ins>
      <w:r w:rsidR="00C55FA1" w:rsidRPr="00C66272">
        <w:rPr>
          <w:rFonts w:ascii="Brill" w:eastAsia="Brill" w:hAnsi="Brill" w:cs="Brill"/>
          <w:color w:val="000000"/>
        </w:rPr>
        <w:t>r</w:t>
      </w:r>
      <w:del w:id="1080" w:author="Autor">
        <w:r w:rsidR="00C55FA1" w:rsidRPr="00C66272" w:rsidDel="009D0D5F">
          <w:rPr>
            <w:rFonts w:ascii="Brill" w:eastAsia="Brill" w:hAnsi="Brill" w:cs="Brill"/>
            <w:color w:val="000000"/>
          </w:rPr>
          <w:delText>e</w:delText>
        </w:r>
      </w:del>
      <w:r w:rsidR="00C55FA1" w:rsidRPr="00C66272">
        <w:rPr>
          <w:rFonts w:ascii="Brill" w:eastAsia="Brill" w:hAnsi="Brill" w:cs="Brill"/>
          <w:color w:val="000000"/>
        </w:rPr>
        <w:t>s</w:t>
      </w:r>
      <w:proofErr w:type="spellEnd"/>
      <w:r w:rsidR="00C55FA1" w:rsidRPr="00C66272">
        <w:rPr>
          <w:rFonts w:ascii="Brill" w:eastAsia="Brill" w:hAnsi="Brill" w:cs="Brill"/>
          <w:color w:val="000000"/>
        </w:rPr>
        <w:t xml:space="preserve"> on the Baltic Sea coast at the mouth of the </w:t>
      </w:r>
      <w:proofErr w:type="spellStart"/>
      <w:r w:rsidR="00C55FA1" w:rsidRPr="00C66272">
        <w:rPr>
          <w:rFonts w:ascii="Brill" w:eastAsia="Brill" w:hAnsi="Brill" w:cs="Brill"/>
          <w:color w:val="000000"/>
        </w:rPr>
        <w:t>Parsęta</w:t>
      </w:r>
      <w:proofErr w:type="spellEnd"/>
      <w:r w:rsidR="00C55FA1" w:rsidRPr="00C66272">
        <w:rPr>
          <w:rFonts w:ascii="Brill" w:eastAsia="Brill" w:hAnsi="Brill" w:cs="Brill"/>
          <w:color w:val="000000"/>
        </w:rPr>
        <w:t xml:space="preserve"> River flowing into the Pomeranian Bay and has </w:t>
      </w:r>
      <w:r w:rsidR="00BC663A" w:rsidRPr="00C66272">
        <w:rPr>
          <w:rFonts w:ascii="Brill" w:eastAsia="Brill" w:hAnsi="Brill" w:cs="Brill"/>
          <w:color w:val="000000"/>
        </w:rPr>
        <w:t>a</w:t>
      </w:r>
      <w:r w:rsidR="00C55FA1" w:rsidRPr="00C66272">
        <w:rPr>
          <w:rFonts w:ascii="Brill" w:eastAsia="Brill" w:hAnsi="Brill" w:cs="Brill"/>
          <w:color w:val="000000"/>
        </w:rPr>
        <w:t xml:space="preserve"> population of 46,000, so the two cities are comparable in terms of the number of residents. </w:t>
      </w:r>
      <w:r w:rsidR="00C55FA1" w:rsidRPr="00C66272">
        <w:rPr>
          <w:rFonts w:ascii="Brill" w:eastAsia="Brill" w:hAnsi="Brill" w:cs="Brill"/>
          <w:color w:val="202122"/>
          <w:highlight w:val="white"/>
        </w:rPr>
        <w:t xml:space="preserve">At the mouth of the </w:t>
      </w:r>
      <w:proofErr w:type="spellStart"/>
      <w:r w:rsidR="00C55FA1" w:rsidRPr="00C66272">
        <w:rPr>
          <w:rFonts w:ascii="Brill" w:eastAsia="Brill" w:hAnsi="Brill" w:cs="Brill"/>
          <w:color w:val="202122"/>
          <w:highlight w:val="white"/>
        </w:rPr>
        <w:t>Parsęta</w:t>
      </w:r>
      <w:proofErr w:type="spellEnd"/>
      <w:r w:rsidR="00C55FA1" w:rsidRPr="00C66272">
        <w:rPr>
          <w:rFonts w:ascii="Brill" w:eastAsia="Brill" w:hAnsi="Brill" w:cs="Brill"/>
          <w:color w:val="202122"/>
          <w:highlight w:val="white"/>
        </w:rPr>
        <w:t xml:space="preserve"> River there is a seaport with commercial, passenger, fishing</w:t>
      </w:r>
      <w:r w:rsidR="006C7FB5" w:rsidRPr="00C66272">
        <w:rPr>
          <w:rFonts w:ascii="Brill" w:eastAsia="Brill" w:hAnsi="Brill" w:cs="Brill"/>
          <w:color w:val="202122"/>
          <w:highlight w:val="white"/>
        </w:rPr>
        <w:t>,</w:t>
      </w:r>
      <w:r w:rsidR="00C55FA1" w:rsidRPr="00C66272">
        <w:rPr>
          <w:rFonts w:ascii="Brill" w:eastAsia="Brill" w:hAnsi="Brill" w:cs="Brill"/>
          <w:color w:val="202122"/>
          <w:highlight w:val="white"/>
        </w:rPr>
        <w:t xml:space="preserve"> and yachting functions. Its commercial function is regional in scope, and the fishing port is gradually losing its importance with the reduction of fishing on the Baltic Sea. The port is often </w:t>
      </w:r>
      <w:r w:rsidR="0087191E" w:rsidRPr="00C66272">
        <w:rPr>
          <w:rFonts w:ascii="Brill" w:eastAsia="Brill" w:hAnsi="Brill" w:cs="Brill"/>
          <w:color w:val="202122"/>
          <w:highlight w:val="white"/>
        </w:rPr>
        <w:t>video</w:t>
      </w:r>
      <w:r w:rsidR="00C55FA1" w:rsidRPr="00C66272">
        <w:rPr>
          <w:rFonts w:ascii="Brill" w:eastAsia="Brill" w:hAnsi="Brill" w:cs="Brill"/>
          <w:color w:val="202122"/>
          <w:highlight w:val="white"/>
        </w:rPr>
        <w:t>ed by tourists and holidaymakers due to the attractive sea vessels entering it (sailing ships</w:t>
      </w:r>
      <w:r w:rsidR="00C76361" w:rsidRPr="00C66272">
        <w:rPr>
          <w:rFonts w:ascii="Brill" w:eastAsia="Brill" w:hAnsi="Brill" w:cs="Brill"/>
          <w:color w:val="202122"/>
          <w:highlight w:val="white"/>
        </w:rPr>
        <w:t xml:space="preserve"> and</w:t>
      </w:r>
      <w:r w:rsidR="00C55FA1" w:rsidRPr="00C66272">
        <w:rPr>
          <w:rFonts w:ascii="Brill" w:eastAsia="Brill" w:hAnsi="Brill" w:cs="Brill"/>
          <w:color w:val="202122"/>
          <w:highlight w:val="white"/>
        </w:rPr>
        <w:t xml:space="preserve"> yachts). </w:t>
      </w:r>
      <w:r w:rsidR="00C76361" w:rsidRPr="00C66272">
        <w:rPr>
          <w:rFonts w:ascii="Brill" w:eastAsia="Brill" w:hAnsi="Brill" w:cs="Brill"/>
          <w:color w:val="202122"/>
          <w:highlight w:val="white"/>
        </w:rPr>
        <w:t>This is p</w:t>
      </w:r>
      <w:r w:rsidR="00593BFA" w:rsidRPr="00C66272">
        <w:rPr>
          <w:rFonts w:ascii="Brill" w:eastAsia="Brill" w:hAnsi="Brill" w:cs="Brill"/>
          <w:color w:val="202122"/>
          <w:highlight w:val="white"/>
        </w:rPr>
        <w:t xml:space="preserve">rimarily, </w:t>
      </w:r>
      <w:r w:rsidR="00C55FA1" w:rsidRPr="00C66272">
        <w:rPr>
          <w:rFonts w:ascii="Brill" w:eastAsia="Brill" w:hAnsi="Brill" w:cs="Brill"/>
          <w:color w:val="202122"/>
          <w:highlight w:val="white"/>
        </w:rPr>
        <w:t xml:space="preserve">however, because of its location. It can be reached by walking along a seaside promenade, which together with the largest park in </w:t>
      </w:r>
      <w:proofErr w:type="spellStart"/>
      <w:r w:rsidR="00C55FA1" w:rsidRPr="00C66272">
        <w:rPr>
          <w:rFonts w:ascii="Brill" w:eastAsia="Brill" w:hAnsi="Brill" w:cs="Brill"/>
          <w:color w:val="202122"/>
          <w:highlight w:val="white"/>
        </w:rPr>
        <w:t>Kołobrzeg</w:t>
      </w:r>
      <w:proofErr w:type="spellEnd"/>
      <w:r w:rsidR="00C55FA1" w:rsidRPr="00C66272">
        <w:rPr>
          <w:rFonts w:ascii="Brill" w:eastAsia="Brill" w:hAnsi="Brill" w:cs="Brill"/>
          <w:color w:val="202122"/>
          <w:highlight w:val="white"/>
        </w:rPr>
        <w:t xml:space="preserve">, the Stefan </w:t>
      </w:r>
      <w:proofErr w:type="spellStart"/>
      <w:r w:rsidR="00C55FA1" w:rsidRPr="00C66272">
        <w:rPr>
          <w:rFonts w:ascii="Brill" w:eastAsia="Brill" w:hAnsi="Brill" w:cs="Brill"/>
          <w:color w:val="202122"/>
          <w:highlight w:val="white"/>
        </w:rPr>
        <w:t>Żeromski</w:t>
      </w:r>
      <w:proofErr w:type="spellEnd"/>
      <w:r w:rsidR="00C55FA1" w:rsidRPr="00C66272">
        <w:rPr>
          <w:rFonts w:ascii="Brill" w:eastAsia="Brill" w:hAnsi="Brill" w:cs="Brill"/>
          <w:color w:val="202122"/>
          <w:highlight w:val="white"/>
        </w:rPr>
        <w:t xml:space="preserve"> Park, founded </w:t>
      </w:r>
      <w:r w:rsidR="00593BFA" w:rsidRPr="00C66272">
        <w:rPr>
          <w:rFonts w:ascii="Brill" w:eastAsia="Brill" w:hAnsi="Brill" w:cs="Brill"/>
          <w:color w:val="202122"/>
          <w:highlight w:val="white"/>
        </w:rPr>
        <w:t>like</w:t>
      </w:r>
      <w:r w:rsidR="001A1E0C">
        <w:rPr>
          <w:rFonts w:ascii="Brill" w:eastAsia="Brill" w:hAnsi="Brill" w:cs="Brill"/>
          <w:color w:val="202122"/>
          <w:highlight w:val="white"/>
        </w:rPr>
        <w:t xml:space="preserve"> </w:t>
      </w:r>
      <w:r w:rsidR="00C55FA1" w:rsidRPr="00C66272">
        <w:rPr>
          <w:rFonts w:ascii="Brill" w:eastAsia="Brill" w:hAnsi="Brill" w:cs="Brill"/>
          <w:color w:val="202122"/>
          <w:highlight w:val="white"/>
        </w:rPr>
        <w:t xml:space="preserve">the </w:t>
      </w:r>
      <w:proofErr w:type="spellStart"/>
      <w:r w:rsidR="00C55FA1" w:rsidRPr="00C66272">
        <w:rPr>
          <w:rFonts w:ascii="Brill" w:eastAsia="Brill" w:hAnsi="Brill" w:cs="Brill"/>
          <w:color w:val="202122"/>
          <w:highlight w:val="white"/>
        </w:rPr>
        <w:t>Świnoujście</w:t>
      </w:r>
      <w:proofErr w:type="spellEnd"/>
      <w:r w:rsidR="00C55FA1" w:rsidRPr="00C66272">
        <w:rPr>
          <w:rFonts w:ascii="Brill" w:eastAsia="Brill" w:hAnsi="Brill" w:cs="Brill"/>
          <w:color w:val="202122"/>
          <w:highlight w:val="white"/>
        </w:rPr>
        <w:t xml:space="preserve"> Spa Park in the 19</w:t>
      </w:r>
      <w:r w:rsidR="00C55FA1" w:rsidRPr="00C66272">
        <w:rPr>
          <w:rFonts w:ascii="Brill" w:eastAsia="Brill" w:hAnsi="Brill" w:cs="Brill"/>
          <w:color w:val="202122"/>
          <w:highlight w:val="white"/>
          <w:vertAlign w:val="superscript"/>
        </w:rPr>
        <w:t>th</w:t>
      </w:r>
      <w:r w:rsidR="00C55FA1" w:rsidRPr="00C66272">
        <w:rPr>
          <w:rFonts w:ascii="Brill" w:eastAsia="Brill" w:hAnsi="Brill" w:cs="Brill"/>
          <w:color w:val="202122"/>
          <w:highlight w:val="white"/>
        </w:rPr>
        <w:t xml:space="preserve"> century, constitutes the most attractive area of the resort for tourists. </w:t>
      </w:r>
      <w:ins w:id="1081" w:author="Autor">
        <w:r w:rsidR="003A3E39">
          <w:rPr>
            <w:rFonts w:ascii="Brill" w:eastAsia="Brill" w:hAnsi="Brill" w:cs="Brill"/>
            <w:color w:val="202122"/>
            <w:highlight w:val="white"/>
          </w:rPr>
          <w:t>The port</w:t>
        </w:r>
      </w:ins>
      <w:del w:id="1082" w:author="Autor">
        <w:r w:rsidR="00C55FA1" w:rsidRPr="00C66272" w:rsidDel="003A3E39">
          <w:rPr>
            <w:rFonts w:ascii="Brill" w:eastAsia="Brill" w:hAnsi="Brill" w:cs="Brill"/>
            <w:color w:val="202122"/>
            <w:highlight w:val="white"/>
          </w:rPr>
          <w:delText>It</w:delText>
        </w:r>
      </w:del>
      <w:r w:rsidR="00C55FA1" w:rsidRPr="00C66272">
        <w:rPr>
          <w:rFonts w:ascii="Brill" w:eastAsia="Brill" w:hAnsi="Brill" w:cs="Brill"/>
          <w:color w:val="202122"/>
          <w:highlight w:val="white"/>
        </w:rPr>
        <w:t xml:space="preserve"> also separates the Baltic Sea from the spa district</w:t>
      </w:r>
      <w:r w:rsidR="009C7E55" w:rsidRPr="00C66272">
        <w:rPr>
          <w:rFonts w:ascii="Brill" w:eastAsia="Brill" w:hAnsi="Brill" w:cs="Brill"/>
          <w:color w:val="202122"/>
          <w:highlight w:val="white"/>
        </w:rPr>
        <w:t>,</w:t>
      </w:r>
      <w:r w:rsidR="00C55FA1" w:rsidRPr="00C66272">
        <w:rPr>
          <w:rFonts w:ascii="Brill" w:eastAsia="Brill" w:hAnsi="Brill" w:cs="Brill"/>
          <w:color w:val="202122"/>
          <w:highlight w:val="white"/>
        </w:rPr>
        <w:t xml:space="preserve"> </w:t>
      </w:r>
      <w:r w:rsidR="009C7E55" w:rsidRPr="00C66272">
        <w:rPr>
          <w:rFonts w:ascii="Brill" w:eastAsia="Brill" w:hAnsi="Brill" w:cs="Brill"/>
          <w:color w:val="202122"/>
          <w:highlight w:val="white"/>
        </w:rPr>
        <w:t xml:space="preserve">in some places </w:t>
      </w:r>
      <w:r w:rsidR="00C55FA1" w:rsidRPr="00C66272">
        <w:rPr>
          <w:rFonts w:ascii="Brill" w:eastAsia="Brill" w:hAnsi="Brill" w:cs="Brill"/>
          <w:color w:val="202122"/>
          <w:highlight w:val="white"/>
        </w:rPr>
        <w:t>descending directly onto the sand dunes and flooded valleys of the seaside.</w:t>
      </w:r>
    </w:p>
    <w:p w14:paraId="35077963" w14:textId="5EDD8994" w:rsidR="00CB3FC9" w:rsidRPr="00C66272" w:rsidRDefault="00C55FA1">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202122"/>
          <w:highlight w:val="white"/>
        </w:rPr>
      </w:pPr>
      <w:r w:rsidRPr="00C66272">
        <w:rPr>
          <w:rFonts w:ascii="Brill" w:eastAsia="Brill" w:hAnsi="Brill" w:cs="Brill"/>
          <w:color w:val="202122"/>
          <w:highlight w:val="white"/>
        </w:rPr>
        <w:t xml:space="preserve"> While </w:t>
      </w:r>
      <w:proofErr w:type="spellStart"/>
      <w:r w:rsidRPr="00C66272">
        <w:rPr>
          <w:rFonts w:ascii="Brill" w:eastAsia="Brill" w:hAnsi="Brill" w:cs="Brill"/>
          <w:color w:val="202122"/>
          <w:highlight w:val="white"/>
        </w:rPr>
        <w:t>Świnoujście</w:t>
      </w:r>
      <w:proofErr w:type="spellEnd"/>
      <w:r w:rsidR="00C6561F" w:rsidRPr="00C66272">
        <w:rPr>
          <w:rFonts w:ascii="Brill" w:eastAsia="Brill" w:hAnsi="Brill" w:cs="Brill"/>
          <w:color w:val="202122"/>
          <w:highlight w:val="white"/>
        </w:rPr>
        <w:t xml:space="preserve"> features typical waterbodies</w:t>
      </w:r>
      <w:r w:rsidRPr="00C66272">
        <w:rPr>
          <w:rFonts w:ascii="Brill" w:eastAsia="Brill" w:hAnsi="Brill" w:cs="Brill"/>
          <w:color w:val="202122"/>
          <w:highlight w:val="white"/>
        </w:rPr>
        <w:t xml:space="preserve">, </w:t>
      </w:r>
      <w:proofErr w:type="spellStart"/>
      <w:r w:rsidRPr="00C66272">
        <w:rPr>
          <w:rFonts w:ascii="Brill" w:eastAsia="Brill" w:hAnsi="Brill" w:cs="Brill"/>
          <w:color w:val="202122"/>
          <w:highlight w:val="white"/>
        </w:rPr>
        <w:t>Kołobrzeg</w:t>
      </w:r>
      <w:proofErr w:type="spellEnd"/>
      <w:r w:rsidRPr="00C66272">
        <w:rPr>
          <w:rFonts w:ascii="Brill" w:eastAsia="Brill" w:hAnsi="Brill" w:cs="Brill"/>
          <w:color w:val="202122"/>
          <w:highlight w:val="white"/>
        </w:rPr>
        <w:t xml:space="preserve"> is surrounded by peat bogs, riparian forests, alder woods, wetlands</w:t>
      </w:r>
      <w:r w:rsidR="00D66E52" w:rsidRPr="00C66272">
        <w:rPr>
          <w:rFonts w:ascii="Brill" w:eastAsia="Brill" w:hAnsi="Brill" w:cs="Brill"/>
          <w:color w:val="202122"/>
          <w:highlight w:val="white"/>
        </w:rPr>
        <w:t>,</w:t>
      </w:r>
      <w:r w:rsidRPr="00C66272">
        <w:rPr>
          <w:rFonts w:ascii="Brill" w:eastAsia="Brill" w:hAnsi="Brill" w:cs="Brill"/>
          <w:color w:val="202122"/>
          <w:highlight w:val="white"/>
        </w:rPr>
        <w:t xml:space="preserve"> and pine forests </w:t>
      </w:r>
      <w:r w:rsidR="004E0949" w:rsidRPr="00C66272">
        <w:rPr>
          <w:rFonts w:ascii="Brill" w:eastAsia="Brill" w:hAnsi="Brill" w:cs="Brill"/>
          <w:color w:val="202122"/>
          <w:highlight w:val="white"/>
        </w:rPr>
        <w:t xml:space="preserve">that are </w:t>
      </w:r>
      <w:r w:rsidRPr="00C66272">
        <w:rPr>
          <w:rFonts w:ascii="Brill" w:eastAsia="Brill" w:hAnsi="Brill" w:cs="Brill"/>
          <w:color w:val="202122"/>
          <w:highlight w:val="white"/>
        </w:rPr>
        <w:t xml:space="preserve">included in the Natura 2000 program. This is reflected in the </w:t>
      </w:r>
      <w:r w:rsidR="004E0949" w:rsidRPr="00C66272">
        <w:rPr>
          <w:rFonts w:ascii="Brill" w:eastAsia="Brill" w:hAnsi="Brill" w:cs="Brill"/>
          <w:color w:val="202122"/>
          <w:highlight w:val="white"/>
        </w:rPr>
        <w:t>analysed</w:t>
      </w:r>
      <w:r w:rsidRPr="00C66272">
        <w:rPr>
          <w:rFonts w:ascii="Brill" w:eastAsia="Brill" w:hAnsi="Brill" w:cs="Brill"/>
          <w:color w:val="202122"/>
          <w:highlight w:val="white"/>
        </w:rPr>
        <w:t xml:space="preserve"> </w:t>
      </w:r>
      <w:r w:rsidR="0087191E"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s. </w:t>
      </w:r>
      <w:r w:rsidR="004E0949" w:rsidRPr="00C66272">
        <w:rPr>
          <w:rFonts w:ascii="Brill" w:eastAsia="Brill" w:hAnsi="Brill" w:cs="Brill"/>
          <w:color w:val="202122"/>
          <w:highlight w:val="white"/>
        </w:rPr>
        <w:t>A</w:t>
      </w:r>
      <w:r w:rsidRPr="00C66272">
        <w:rPr>
          <w:rFonts w:ascii="Brill" w:eastAsia="Brill" w:hAnsi="Brill" w:cs="Brill"/>
          <w:color w:val="202122"/>
          <w:highlight w:val="white"/>
        </w:rPr>
        <w:t xml:space="preserve"> third frequently </w:t>
      </w:r>
      <w:r w:rsidR="0087191E"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ed part of </w:t>
      </w:r>
      <w:proofErr w:type="spellStart"/>
      <w:r w:rsidRPr="00C66272">
        <w:rPr>
          <w:rFonts w:ascii="Brill" w:eastAsia="Brill" w:hAnsi="Brill" w:cs="Brill"/>
          <w:color w:val="202122"/>
          <w:highlight w:val="white"/>
        </w:rPr>
        <w:t>Kołobrzeg</w:t>
      </w:r>
      <w:proofErr w:type="spellEnd"/>
      <w:r w:rsidRPr="00C66272">
        <w:rPr>
          <w:rFonts w:ascii="Brill" w:eastAsia="Brill" w:hAnsi="Brill" w:cs="Brill"/>
          <w:color w:val="202122"/>
          <w:highlight w:val="white"/>
        </w:rPr>
        <w:t xml:space="preserve"> is the reinforced concrete pier (220</w:t>
      </w:r>
      <w:ins w:id="1083" w:author="Autor">
        <w:r w:rsidR="003F7DB3">
          <w:rPr>
            <w:rFonts w:ascii="Brill" w:eastAsia="Brill" w:hAnsi="Brill" w:cs="Brill"/>
            <w:color w:val="202122"/>
            <w:highlight w:val="white"/>
          </w:rPr>
          <w:t xml:space="preserve"> </w:t>
        </w:r>
      </w:ins>
      <w:r w:rsidRPr="00C66272">
        <w:rPr>
          <w:rFonts w:ascii="Brill" w:eastAsia="Brill" w:hAnsi="Brill" w:cs="Brill"/>
          <w:color w:val="202122"/>
          <w:highlight w:val="white"/>
        </w:rPr>
        <w:t>m</w:t>
      </w:r>
      <w:ins w:id="1084" w:author="Autor">
        <w:r w:rsidR="003F7DB3">
          <w:rPr>
            <w:rFonts w:ascii="Brill" w:eastAsia="Brill" w:hAnsi="Brill" w:cs="Brill"/>
            <w:color w:val="202122"/>
            <w:highlight w:val="white"/>
          </w:rPr>
          <w:t>eters</w:t>
        </w:r>
      </w:ins>
      <w:r w:rsidRPr="00C66272">
        <w:rPr>
          <w:rFonts w:ascii="Brill" w:eastAsia="Brill" w:hAnsi="Brill" w:cs="Brill"/>
          <w:color w:val="202122"/>
          <w:highlight w:val="white"/>
        </w:rPr>
        <w:t xml:space="preserve"> long), a destination for walks and recreation combined with the beach, which is another frequently </w:t>
      </w:r>
      <w:r w:rsidR="0087191E"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ed seaside landscape. The spa district is separated from the city by a railroad line, which is not only a barrier to its development, but also a reason for the marginalization of the downtown and residential areas in </w:t>
      </w:r>
      <w:r w:rsidR="00CF47DC"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s documenting attractive places and phenomena in </w:t>
      </w:r>
      <w:proofErr w:type="spellStart"/>
      <w:r w:rsidRPr="00C66272">
        <w:rPr>
          <w:rFonts w:ascii="Brill" w:eastAsia="Brill" w:hAnsi="Brill" w:cs="Brill"/>
          <w:color w:val="202122"/>
          <w:highlight w:val="white"/>
        </w:rPr>
        <w:t>Kołobrzeg</w:t>
      </w:r>
      <w:proofErr w:type="spellEnd"/>
      <w:r w:rsidRPr="00C66272">
        <w:rPr>
          <w:rFonts w:ascii="Brill" w:eastAsia="Brill" w:hAnsi="Brill" w:cs="Brill"/>
          <w:color w:val="202122"/>
          <w:highlight w:val="white"/>
        </w:rPr>
        <w:t>. However, it should be noted that the urban, port</w:t>
      </w:r>
      <w:r w:rsidR="00C31522" w:rsidRPr="00C66272">
        <w:rPr>
          <w:rFonts w:ascii="Brill" w:eastAsia="Brill" w:hAnsi="Brill" w:cs="Brill"/>
          <w:color w:val="202122"/>
          <w:highlight w:val="white"/>
        </w:rPr>
        <w:t>,</w:t>
      </w:r>
      <w:r w:rsidRPr="00C66272">
        <w:rPr>
          <w:rFonts w:ascii="Brill" w:eastAsia="Brill" w:hAnsi="Brill" w:cs="Brill"/>
          <w:color w:val="202122"/>
          <w:highlight w:val="white"/>
        </w:rPr>
        <w:t xml:space="preserve"> and spa functions are very much interconnected in </w:t>
      </w:r>
      <w:proofErr w:type="spellStart"/>
      <w:r w:rsidRPr="00C66272">
        <w:rPr>
          <w:rFonts w:ascii="Brill" w:eastAsia="Brill" w:hAnsi="Brill" w:cs="Brill"/>
          <w:color w:val="202122"/>
          <w:highlight w:val="white"/>
        </w:rPr>
        <w:t>Kołobrzeg</w:t>
      </w:r>
      <w:proofErr w:type="spellEnd"/>
      <w:r w:rsidRPr="00C66272">
        <w:rPr>
          <w:rFonts w:ascii="Brill" w:eastAsia="Brill" w:hAnsi="Brill" w:cs="Brill"/>
          <w:color w:val="202122"/>
          <w:highlight w:val="white"/>
        </w:rPr>
        <w:t xml:space="preserve">, as opposed to </w:t>
      </w:r>
      <w:proofErr w:type="spellStart"/>
      <w:r w:rsidRPr="00C66272">
        <w:rPr>
          <w:rFonts w:ascii="Brill" w:eastAsia="Brill" w:hAnsi="Brill" w:cs="Brill"/>
          <w:color w:val="202122"/>
          <w:highlight w:val="white"/>
        </w:rPr>
        <w:t>Świnoujście</w:t>
      </w:r>
      <w:proofErr w:type="spellEnd"/>
      <w:r w:rsidRPr="00C66272">
        <w:rPr>
          <w:rFonts w:ascii="Brill" w:eastAsia="Brill" w:hAnsi="Brill" w:cs="Brill"/>
          <w:color w:val="202122"/>
          <w:highlight w:val="white"/>
        </w:rPr>
        <w:t xml:space="preserve">, which displays considerable spatial dispersion. The </w:t>
      </w:r>
      <w:ins w:id="1085" w:author="Autor">
        <w:r w:rsidR="003F7DB3">
          <w:rPr>
            <w:rFonts w:ascii="Brill" w:eastAsia="Brill" w:hAnsi="Brill" w:cs="Brill"/>
            <w:color w:val="202122"/>
            <w:highlight w:val="white"/>
          </w:rPr>
          <w:t xml:space="preserve">strip pattern of the </w:t>
        </w:r>
      </w:ins>
      <w:r w:rsidRPr="00C66272">
        <w:rPr>
          <w:rFonts w:ascii="Brill" w:eastAsia="Brill" w:hAnsi="Brill" w:cs="Brill"/>
          <w:color w:val="202122"/>
          <w:highlight w:val="white"/>
        </w:rPr>
        <w:t xml:space="preserve">urban layout of both cities is similar to a certain extent, </w:t>
      </w:r>
      <w:del w:id="1086" w:author="Autor">
        <w:r w:rsidRPr="00C66272" w:rsidDel="003F7DB3">
          <w:rPr>
            <w:rFonts w:ascii="Brill" w:eastAsia="Brill" w:hAnsi="Brill" w:cs="Brill"/>
            <w:color w:val="202122"/>
            <w:highlight w:val="white"/>
          </w:rPr>
          <w:delText>which i</w:delText>
        </w:r>
      </w:del>
      <w:ins w:id="1087" w:author="Autor">
        <w:r w:rsidR="003F7DB3">
          <w:rPr>
            <w:rFonts w:ascii="Brill" w:eastAsia="Brill" w:hAnsi="Brill" w:cs="Brill"/>
            <w:color w:val="202122"/>
            <w:highlight w:val="white"/>
          </w:rPr>
          <w:t>a</w:t>
        </w:r>
      </w:ins>
      <w:r w:rsidRPr="00C66272">
        <w:rPr>
          <w:rFonts w:ascii="Brill" w:eastAsia="Brill" w:hAnsi="Brill" w:cs="Brill"/>
          <w:color w:val="202122"/>
          <w:highlight w:val="white"/>
        </w:rPr>
        <w:t xml:space="preserve">s documented in the </w:t>
      </w:r>
      <w:r w:rsidR="00CF47DC" w:rsidRPr="00C66272">
        <w:rPr>
          <w:rFonts w:ascii="Brill" w:eastAsia="Brill" w:hAnsi="Brill" w:cs="Brill"/>
          <w:color w:val="202122"/>
          <w:highlight w:val="white"/>
        </w:rPr>
        <w:t>video</w:t>
      </w:r>
      <w:r w:rsidRPr="00C66272">
        <w:rPr>
          <w:rFonts w:ascii="Brill" w:eastAsia="Brill" w:hAnsi="Brill" w:cs="Brill"/>
          <w:color w:val="202122"/>
          <w:highlight w:val="white"/>
        </w:rPr>
        <w:t>s analysed</w:t>
      </w:r>
      <w:del w:id="1088" w:author="Autor">
        <w:r w:rsidRPr="00C66272" w:rsidDel="003F7DB3">
          <w:rPr>
            <w:rFonts w:ascii="Brill" w:eastAsia="Brill" w:hAnsi="Brill" w:cs="Brill"/>
            <w:color w:val="202122"/>
            <w:highlight w:val="white"/>
          </w:rPr>
          <w:delText>, and has a strip pattern</w:delText>
        </w:r>
      </w:del>
      <w:r w:rsidRPr="00C66272">
        <w:rPr>
          <w:rFonts w:ascii="Brill" w:eastAsia="Brill" w:hAnsi="Brill" w:cs="Brill"/>
          <w:color w:val="202122"/>
          <w:highlight w:val="white"/>
        </w:rPr>
        <w:t xml:space="preserve">. It is made up of the sea and sea traffic, the beach as a habitat for people and birds, the dunes and coastal marshes as habitats for dune vegetation, the seaside promenade (in </w:t>
      </w:r>
      <w:proofErr w:type="spellStart"/>
      <w:r w:rsidRPr="00C66272">
        <w:rPr>
          <w:rFonts w:ascii="Brill" w:eastAsia="Brill" w:hAnsi="Brill" w:cs="Brill"/>
          <w:color w:val="202122"/>
          <w:highlight w:val="white"/>
        </w:rPr>
        <w:t>Kołobrzeg</w:t>
      </w:r>
      <w:proofErr w:type="spellEnd"/>
      <w:r w:rsidRPr="00C66272">
        <w:rPr>
          <w:rFonts w:ascii="Brill" w:eastAsia="Brill" w:hAnsi="Brill" w:cs="Brill"/>
          <w:color w:val="202122"/>
          <w:highlight w:val="white"/>
        </w:rPr>
        <w:t xml:space="preserve"> there are two parallel promenades), the park and forest areas behind which there are seaside districts with a dominant spa and summer resort function, and finally the city centre and residential districts.</w:t>
      </w:r>
    </w:p>
    <w:p w14:paraId="35077964" w14:textId="5035D439" w:rsidR="00CB3FC9" w:rsidRPr="00C66272" w:rsidRDefault="00C55FA1">
      <w:pPr>
        <w:widowControl w:val="0"/>
        <w:shd w:val="clear" w:color="auto" w:fill="FFFFFF"/>
        <w:spacing w:line="360" w:lineRule="auto"/>
        <w:ind w:firstLine="708"/>
        <w:jc w:val="both"/>
        <w:rPr>
          <w:rFonts w:ascii="Brill" w:eastAsia="Brill" w:hAnsi="Brill" w:cs="Brill"/>
          <w:color w:val="202122"/>
          <w:highlight w:val="white"/>
        </w:rPr>
      </w:pPr>
      <w:proofErr w:type="spellStart"/>
      <w:r w:rsidRPr="00C66272">
        <w:rPr>
          <w:rFonts w:ascii="Brill" w:eastAsia="Brill" w:hAnsi="Brill" w:cs="Brill"/>
          <w:color w:val="202122"/>
          <w:highlight w:val="white"/>
        </w:rPr>
        <w:lastRenderedPageBreak/>
        <w:t>Ustka</w:t>
      </w:r>
      <w:proofErr w:type="spellEnd"/>
      <w:r w:rsidRPr="00C66272">
        <w:rPr>
          <w:rFonts w:ascii="Brill" w:eastAsia="Brill" w:hAnsi="Brill" w:cs="Brill"/>
          <w:color w:val="202122"/>
          <w:highlight w:val="white"/>
        </w:rPr>
        <w:t>, a port city and health resort</w:t>
      </w:r>
      <w:r w:rsidRPr="00C66272">
        <w:rPr>
          <w:rFonts w:ascii="Brill" w:eastAsia="Brill" w:hAnsi="Brill" w:cs="Brill"/>
          <w:color w:val="202122"/>
          <w:highlight w:val="white"/>
          <w:vertAlign w:val="superscript"/>
        </w:rPr>
        <w:footnoteReference w:id="8"/>
      </w:r>
      <w:r w:rsidRPr="00C66272">
        <w:rPr>
          <w:rFonts w:ascii="Brill" w:eastAsia="Brill" w:hAnsi="Brill" w:cs="Brill"/>
          <w:color w:val="202122"/>
          <w:highlight w:val="white"/>
        </w:rPr>
        <w:t xml:space="preserve"> located at the mouth of the </w:t>
      </w:r>
      <w:proofErr w:type="spellStart"/>
      <w:r w:rsidRPr="00C66272">
        <w:rPr>
          <w:rFonts w:ascii="Brill" w:eastAsia="Brill" w:hAnsi="Brill" w:cs="Brill"/>
          <w:color w:val="202122"/>
          <w:highlight w:val="white"/>
        </w:rPr>
        <w:t>Słupia</w:t>
      </w:r>
      <w:proofErr w:type="spellEnd"/>
      <w:r w:rsidRPr="00C66272">
        <w:rPr>
          <w:rFonts w:ascii="Brill" w:eastAsia="Brill" w:hAnsi="Brill" w:cs="Brill"/>
          <w:color w:val="202122"/>
          <w:highlight w:val="white"/>
        </w:rPr>
        <w:t xml:space="preserve"> River and the Baltic Sea, differs in many ways from the other two. </w:t>
      </w:r>
      <w:r w:rsidR="00895D5B" w:rsidRPr="00C66272">
        <w:rPr>
          <w:rFonts w:ascii="Brill" w:eastAsia="Brill" w:hAnsi="Brill" w:cs="Brill"/>
          <w:color w:val="202122"/>
          <w:highlight w:val="white"/>
        </w:rPr>
        <w:t>I</w:t>
      </w:r>
      <w:r w:rsidRPr="00C66272">
        <w:rPr>
          <w:rFonts w:ascii="Brill" w:eastAsia="Brill" w:hAnsi="Brill" w:cs="Brill"/>
          <w:color w:val="202122"/>
          <w:highlight w:val="white"/>
        </w:rPr>
        <w:t>t is smaller</w:t>
      </w:r>
      <w:r w:rsidR="00DD4C4A" w:rsidRPr="00C66272">
        <w:rPr>
          <w:rFonts w:ascii="Brill" w:eastAsia="Brill" w:hAnsi="Brill" w:cs="Brill"/>
          <w:color w:val="202122"/>
          <w:highlight w:val="white"/>
        </w:rPr>
        <w:t>,</w:t>
      </w:r>
      <w:r w:rsidRPr="00C66272">
        <w:rPr>
          <w:rFonts w:ascii="Brill" w:eastAsia="Brill" w:hAnsi="Brill" w:cs="Brill"/>
          <w:color w:val="202122"/>
          <w:highlight w:val="white"/>
        </w:rPr>
        <w:t xml:space="preserve"> both in terms of area (about 10,000 square meters) and population (about 16,000 inhabitants). Forests constitute 46</w:t>
      </w:r>
      <w:r w:rsidR="00895D5B" w:rsidRPr="00C66272">
        <w:rPr>
          <w:rFonts w:ascii="Brill" w:eastAsia="Brill" w:hAnsi="Brill" w:cs="Brill"/>
          <w:color w:val="202122"/>
          <w:highlight w:val="white"/>
        </w:rPr>
        <w:t xml:space="preserve"> per cent</w:t>
      </w:r>
      <w:r w:rsidRPr="00C66272">
        <w:rPr>
          <w:rFonts w:ascii="Brill" w:eastAsia="Brill" w:hAnsi="Brill" w:cs="Brill"/>
          <w:color w:val="202122"/>
          <w:highlight w:val="white"/>
        </w:rPr>
        <w:t xml:space="preserve"> of its area. Thus, the cities selected for analysis have different dominant natural environments: water bodies, wetlands</w:t>
      </w:r>
      <w:r w:rsidR="00AC5A18" w:rsidRPr="00C66272">
        <w:rPr>
          <w:rFonts w:ascii="Brill" w:eastAsia="Brill" w:hAnsi="Brill" w:cs="Brill"/>
          <w:color w:val="202122"/>
          <w:highlight w:val="white"/>
        </w:rPr>
        <w:t>,</w:t>
      </w:r>
      <w:r w:rsidRPr="00C66272">
        <w:rPr>
          <w:rFonts w:ascii="Brill" w:eastAsia="Brill" w:hAnsi="Brill" w:cs="Brill"/>
          <w:color w:val="202122"/>
          <w:highlight w:val="white"/>
        </w:rPr>
        <w:t xml:space="preserve"> peat bogs, and forests, </w:t>
      </w:r>
      <w:ins w:id="1089" w:author="Autor">
        <w:r w:rsidR="005E2C3F">
          <w:rPr>
            <w:rFonts w:ascii="Brill" w:eastAsia="Brill" w:hAnsi="Brill" w:cs="Brill"/>
            <w:color w:val="202122"/>
            <w:highlight w:val="white"/>
          </w:rPr>
          <w:t xml:space="preserve">variation </w:t>
        </w:r>
      </w:ins>
      <w:r w:rsidRPr="00C66272">
        <w:rPr>
          <w:rFonts w:ascii="Brill" w:eastAsia="Brill" w:hAnsi="Brill" w:cs="Brill"/>
          <w:color w:val="202122"/>
          <w:highlight w:val="white"/>
        </w:rPr>
        <w:t xml:space="preserve">which affects, albeit to a small extent, the landscapes </w:t>
      </w:r>
      <w:r w:rsidR="00DD4C4A"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ed by tourists. However, it significantly influences the relationship between </w:t>
      </w:r>
      <w:r w:rsidR="00AC5A18" w:rsidRPr="00C66272">
        <w:rPr>
          <w:rFonts w:ascii="Brill" w:eastAsia="Brill" w:hAnsi="Brill" w:cs="Brill"/>
          <w:color w:val="202122"/>
          <w:highlight w:val="white"/>
        </w:rPr>
        <w:t xml:space="preserve">the </w:t>
      </w:r>
      <w:r w:rsidRPr="00C66272">
        <w:rPr>
          <w:rFonts w:ascii="Brill" w:eastAsia="Brill" w:hAnsi="Brill" w:cs="Brill"/>
          <w:color w:val="202122"/>
          <w:highlight w:val="white"/>
        </w:rPr>
        <w:t xml:space="preserve">bio-geo- and anthroposphere of these port and spa cities. In the spatial layout of </w:t>
      </w:r>
      <w:proofErr w:type="spellStart"/>
      <w:r w:rsidRPr="00C66272">
        <w:rPr>
          <w:rFonts w:ascii="Brill" w:eastAsia="Brill" w:hAnsi="Brill" w:cs="Brill"/>
          <w:color w:val="202122"/>
          <w:highlight w:val="white"/>
        </w:rPr>
        <w:t>Ustka</w:t>
      </w:r>
      <w:proofErr w:type="spellEnd"/>
      <w:r w:rsidRPr="00C66272">
        <w:rPr>
          <w:rFonts w:ascii="Brill" w:eastAsia="Brill" w:hAnsi="Brill" w:cs="Brill"/>
          <w:color w:val="202122"/>
          <w:highlight w:val="white"/>
        </w:rPr>
        <w:t xml:space="preserve"> there are traces of the original Kashubian fishing settlement</w:t>
      </w:r>
      <w:r w:rsidR="00996AD2" w:rsidRPr="00C66272">
        <w:rPr>
          <w:rFonts w:ascii="Brill" w:eastAsia="Brill" w:hAnsi="Brill" w:cs="Brill"/>
          <w:color w:val="202122"/>
          <w:highlight w:val="white"/>
        </w:rPr>
        <w:t xml:space="preserve"> – the city</w:t>
      </w:r>
      <w:r w:rsidRPr="00C66272">
        <w:rPr>
          <w:rFonts w:ascii="Brill" w:eastAsia="Brill" w:hAnsi="Brill" w:cs="Brill"/>
          <w:color w:val="202122"/>
          <w:highlight w:val="white"/>
        </w:rPr>
        <w:t xml:space="preserve"> </w:t>
      </w:r>
      <w:r w:rsidR="00996AD2" w:rsidRPr="00C66272">
        <w:rPr>
          <w:rFonts w:ascii="Brill" w:eastAsia="Brill" w:hAnsi="Brill" w:cs="Brill"/>
          <w:color w:val="202122"/>
          <w:highlight w:val="white"/>
        </w:rPr>
        <w:t>has</w:t>
      </w:r>
      <w:r w:rsidRPr="00C66272">
        <w:rPr>
          <w:rFonts w:ascii="Brill" w:eastAsia="Brill" w:hAnsi="Brill" w:cs="Brill"/>
          <w:color w:val="202122"/>
          <w:highlight w:val="white"/>
        </w:rPr>
        <w:t xml:space="preserve"> fulfilled this function since the early Middle Ages. Today the city has </w:t>
      </w:r>
      <w:r w:rsidR="00996AD2" w:rsidRPr="00C66272">
        <w:rPr>
          <w:rFonts w:ascii="Brill" w:eastAsia="Brill" w:hAnsi="Brill" w:cs="Brill"/>
          <w:color w:val="202122"/>
          <w:highlight w:val="white"/>
        </w:rPr>
        <w:t>the</w:t>
      </w:r>
      <w:r w:rsidRPr="00C66272">
        <w:rPr>
          <w:rFonts w:ascii="Brill" w:eastAsia="Brill" w:hAnsi="Brill" w:cs="Brill"/>
          <w:color w:val="202122"/>
          <w:highlight w:val="white"/>
        </w:rPr>
        <w:t xml:space="preserve"> characteristic </w:t>
      </w:r>
      <w:r w:rsidR="00A619DB" w:rsidRPr="00C66272">
        <w:rPr>
          <w:rFonts w:ascii="Brill" w:eastAsia="Brill" w:hAnsi="Brill" w:cs="Brill"/>
          <w:color w:val="202122"/>
          <w:highlight w:val="white"/>
        </w:rPr>
        <w:t>appearance</w:t>
      </w:r>
      <w:r w:rsidRPr="00C66272">
        <w:rPr>
          <w:rFonts w:ascii="Brill" w:eastAsia="Brill" w:hAnsi="Brill" w:cs="Brill"/>
          <w:color w:val="202122"/>
          <w:highlight w:val="white"/>
        </w:rPr>
        <w:t xml:space="preserve"> of a seaside city </w:t>
      </w:r>
      <w:r w:rsidR="00A619DB" w:rsidRPr="00C66272">
        <w:rPr>
          <w:rFonts w:ascii="Brill" w:eastAsia="Brill" w:hAnsi="Brill" w:cs="Brill"/>
          <w:color w:val="202122"/>
          <w:highlight w:val="white"/>
        </w:rPr>
        <w:t>dominated by</w:t>
      </w:r>
      <w:r w:rsidR="00230785" w:rsidRPr="00C66272">
        <w:rPr>
          <w:rFonts w:ascii="Brill" w:eastAsia="Brill" w:hAnsi="Brill" w:cs="Brill"/>
          <w:color w:val="202122"/>
          <w:highlight w:val="white"/>
        </w:rPr>
        <w:t xml:space="preserve"> </w:t>
      </w:r>
      <w:r w:rsidRPr="00C66272">
        <w:rPr>
          <w:rFonts w:ascii="Brill" w:eastAsia="Brill" w:hAnsi="Brill" w:cs="Brill"/>
          <w:color w:val="202122"/>
          <w:highlight w:val="white"/>
        </w:rPr>
        <w:t xml:space="preserve">low-rise buildings. </w:t>
      </w:r>
    </w:p>
    <w:p w14:paraId="35077965" w14:textId="7825A9F3" w:rsidR="00CB3FC9" w:rsidRPr="00C66272" w:rsidRDefault="00C55FA1">
      <w:pPr>
        <w:widowControl w:val="0"/>
        <w:shd w:val="clear" w:color="auto" w:fill="FFFFFF"/>
        <w:spacing w:line="360" w:lineRule="auto"/>
        <w:ind w:firstLine="708"/>
        <w:jc w:val="both"/>
        <w:rPr>
          <w:rFonts w:ascii="Brill" w:eastAsia="Brill" w:hAnsi="Brill" w:cs="Brill"/>
          <w:color w:val="202122"/>
          <w:highlight w:val="white"/>
        </w:rPr>
      </w:pPr>
      <w:r w:rsidRPr="00C66272">
        <w:rPr>
          <w:rFonts w:ascii="Brill" w:eastAsia="Brill" w:hAnsi="Brill" w:cs="Brill"/>
          <w:color w:val="202122"/>
          <w:highlight w:val="white"/>
        </w:rPr>
        <w:t xml:space="preserve">Like the other two cities, </w:t>
      </w:r>
      <w:proofErr w:type="spellStart"/>
      <w:r w:rsidR="00200EDE" w:rsidRPr="00C66272">
        <w:rPr>
          <w:rFonts w:ascii="Brill" w:eastAsia="Brill" w:hAnsi="Brill" w:cs="Brill"/>
          <w:color w:val="202122"/>
          <w:highlight w:val="white"/>
        </w:rPr>
        <w:t>Ustka</w:t>
      </w:r>
      <w:proofErr w:type="spellEnd"/>
      <w:r w:rsidRPr="00C66272">
        <w:rPr>
          <w:rFonts w:ascii="Brill" w:eastAsia="Brill" w:hAnsi="Brill" w:cs="Brill"/>
          <w:color w:val="202122"/>
          <w:highlight w:val="white"/>
        </w:rPr>
        <w:t xml:space="preserve"> is separated from the sea</w:t>
      </w:r>
      <w:r w:rsidR="00200EDE" w:rsidRPr="00C66272">
        <w:rPr>
          <w:rFonts w:ascii="Brill" w:eastAsia="Brill" w:hAnsi="Brill" w:cs="Brill"/>
          <w:color w:val="202122"/>
          <w:highlight w:val="white"/>
        </w:rPr>
        <w:t>, here</w:t>
      </w:r>
      <w:r w:rsidRPr="00C66272">
        <w:rPr>
          <w:rFonts w:ascii="Brill" w:eastAsia="Brill" w:hAnsi="Brill" w:cs="Brill"/>
          <w:color w:val="202122"/>
          <w:highlight w:val="white"/>
        </w:rPr>
        <w:t xml:space="preserve"> by </w:t>
      </w:r>
      <w:proofErr w:type="spellStart"/>
      <w:r w:rsidRPr="00C66272">
        <w:rPr>
          <w:rFonts w:ascii="Brill" w:eastAsia="Brill" w:hAnsi="Brill" w:cs="Brill"/>
          <w:color w:val="202122"/>
          <w:highlight w:val="white"/>
        </w:rPr>
        <w:t>Nadmorska</w:t>
      </w:r>
      <w:proofErr w:type="spellEnd"/>
      <w:r w:rsidRPr="00C66272">
        <w:rPr>
          <w:rFonts w:ascii="Brill" w:eastAsia="Brill" w:hAnsi="Brill" w:cs="Brill"/>
          <w:color w:val="202122"/>
          <w:highlight w:val="white"/>
        </w:rPr>
        <w:t xml:space="preserve"> Promenade and two tracts: Port Boulevard and Solidarity Tract. The promenade </w:t>
      </w:r>
      <w:r w:rsidR="0092279E" w:rsidRPr="00C66272">
        <w:rPr>
          <w:rFonts w:ascii="Brill" w:eastAsia="Brill" w:hAnsi="Brill" w:cs="Brill"/>
          <w:color w:val="202122"/>
          <w:highlight w:val="white"/>
        </w:rPr>
        <w:t>dates</w:t>
      </w:r>
      <w:ins w:id="1090" w:author="Autor">
        <w:r w:rsidR="005E2C3F">
          <w:rPr>
            <w:rFonts w:ascii="Brill" w:eastAsia="Brill" w:hAnsi="Brill" w:cs="Brill"/>
            <w:color w:val="202122"/>
            <w:highlight w:val="white"/>
          </w:rPr>
          <w:t xml:space="preserve"> back</w:t>
        </w:r>
      </w:ins>
      <w:r w:rsidR="0092279E" w:rsidRPr="00C66272">
        <w:rPr>
          <w:rFonts w:ascii="Brill" w:eastAsia="Brill" w:hAnsi="Brill" w:cs="Brill"/>
          <w:color w:val="202122"/>
          <w:highlight w:val="white"/>
        </w:rPr>
        <w:t xml:space="preserve"> to</w:t>
      </w:r>
      <w:r w:rsidRPr="00C66272">
        <w:rPr>
          <w:rFonts w:ascii="Brill" w:eastAsia="Brill" w:hAnsi="Brill" w:cs="Brill"/>
          <w:color w:val="202122"/>
          <w:highlight w:val="white"/>
        </w:rPr>
        <w:t xml:space="preserve"> 1875, as does the adjacent park. Behind the promenade there is a villa district. The first port fortifications and harbour channel used for fishing </w:t>
      </w:r>
      <w:r w:rsidR="0092279E" w:rsidRPr="00C66272">
        <w:rPr>
          <w:rFonts w:ascii="Brill" w:eastAsia="Brill" w:hAnsi="Brill" w:cs="Brill"/>
          <w:color w:val="202122"/>
          <w:highlight w:val="white"/>
        </w:rPr>
        <w:t xml:space="preserve">dates </w:t>
      </w:r>
      <w:ins w:id="1091" w:author="Autor">
        <w:r w:rsidR="009B7B77">
          <w:rPr>
            <w:rFonts w:ascii="Brill" w:eastAsia="Brill" w:hAnsi="Brill" w:cs="Brill"/>
            <w:color w:val="202122"/>
            <w:highlight w:val="white"/>
          </w:rPr>
          <w:t xml:space="preserve">back </w:t>
        </w:r>
      </w:ins>
      <w:r w:rsidR="0092279E" w:rsidRPr="00C66272">
        <w:rPr>
          <w:rFonts w:ascii="Brill" w:eastAsia="Brill" w:hAnsi="Brill" w:cs="Brill"/>
          <w:color w:val="202122"/>
          <w:highlight w:val="white"/>
        </w:rPr>
        <w:t>to</w:t>
      </w:r>
      <w:r w:rsidRPr="00C66272">
        <w:rPr>
          <w:rFonts w:ascii="Brill" w:eastAsia="Brill" w:hAnsi="Brill" w:cs="Brill"/>
          <w:color w:val="202122"/>
          <w:highlight w:val="white"/>
        </w:rPr>
        <w:t xml:space="preserve"> the 14</w:t>
      </w:r>
      <w:r w:rsidRPr="00C66272">
        <w:rPr>
          <w:rFonts w:ascii="Brill" w:eastAsia="Brill" w:hAnsi="Brill" w:cs="Brill"/>
          <w:color w:val="202122"/>
          <w:highlight w:val="white"/>
          <w:vertAlign w:val="superscript"/>
        </w:rPr>
        <w:t>th</w:t>
      </w:r>
      <w:r w:rsidRPr="00C66272">
        <w:rPr>
          <w:rFonts w:ascii="Brill" w:eastAsia="Brill" w:hAnsi="Brill" w:cs="Brill"/>
          <w:color w:val="202122"/>
          <w:highlight w:val="white"/>
        </w:rPr>
        <w:t xml:space="preserve"> century. Today there is a maritime marina </w:t>
      </w:r>
      <w:r w:rsidR="00AE5AFB" w:rsidRPr="00C66272">
        <w:rPr>
          <w:rFonts w:ascii="Brill" w:eastAsia="Brill" w:hAnsi="Brill" w:cs="Brill"/>
          <w:color w:val="202122"/>
          <w:highlight w:val="white"/>
        </w:rPr>
        <w:t>at</w:t>
      </w:r>
      <w:r w:rsidRPr="00C66272">
        <w:rPr>
          <w:rFonts w:ascii="Brill" w:eastAsia="Brill" w:hAnsi="Brill" w:cs="Brill"/>
          <w:color w:val="202122"/>
          <w:highlight w:val="white"/>
        </w:rPr>
        <w:t xml:space="preserve"> the mouth of the </w:t>
      </w:r>
      <w:proofErr w:type="spellStart"/>
      <w:r w:rsidRPr="00C66272">
        <w:rPr>
          <w:rFonts w:ascii="Brill" w:eastAsia="Brill" w:hAnsi="Brill" w:cs="Brill"/>
          <w:color w:val="202122"/>
          <w:highlight w:val="white"/>
        </w:rPr>
        <w:t>Słupia</w:t>
      </w:r>
      <w:proofErr w:type="spellEnd"/>
      <w:r w:rsidRPr="00C66272">
        <w:rPr>
          <w:rFonts w:ascii="Brill" w:eastAsia="Brill" w:hAnsi="Brill" w:cs="Brill"/>
          <w:color w:val="202122"/>
          <w:highlight w:val="white"/>
        </w:rPr>
        <w:t xml:space="preserve"> </w:t>
      </w:r>
      <w:r w:rsidR="0006072A" w:rsidRPr="00C66272">
        <w:rPr>
          <w:rFonts w:ascii="Brill" w:eastAsia="Brill" w:hAnsi="Brill" w:cs="Brill"/>
          <w:color w:val="202122"/>
          <w:highlight w:val="white"/>
        </w:rPr>
        <w:t xml:space="preserve">River </w:t>
      </w:r>
      <w:r w:rsidRPr="00C66272">
        <w:rPr>
          <w:rFonts w:ascii="Brill" w:eastAsia="Brill" w:hAnsi="Brill" w:cs="Brill"/>
          <w:color w:val="202122"/>
          <w:highlight w:val="white"/>
        </w:rPr>
        <w:t xml:space="preserve">equipped with </w:t>
      </w:r>
      <w:r w:rsidR="002929FF" w:rsidRPr="00C66272">
        <w:rPr>
          <w:rFonts w:ascii="Brill" w:eastAsia="Brill" w:hAnsi="Brill" w:cs="Brill"/>
          <w:color w:val="202122"/>
          <w:highlight w:val="white"/>
        </w:rPr>
        <w:t xml:space="preserve">various </w:t>
      </w:r>
      <w:r w:rsidRPr="00C66272">
        <w:rPr>
          <w:rFonts w:ascii="Brill" w:eastAsia="Brill" w:hAnsi="Brill" w:cs="Brill"/>
          <w:color w:val="202122"/>
          <w:highlight w:val="white"/>
        </w:rPr>
        <w:t xml:space="preserve">structures to handle </w:t>
      </w:r>
      <w:r w:rsidR="002929FF" w:rsidRPr="00C66272">
        <w:rPr>
          <w:rFonts w:ascii="Brill" w:eastAsia="Brill" w:hAnsi="Brill" w:cs="Brill"/>
          <w:color w:val="202122"/>
          <w:highlight w:val="white"/>
        </w:rPr>
        <w:t xml:space="preserve">small </w:t>
      </w:r>
      <w:r w:rsidRPr="00C66272">
        <w:rPr>
          <w:rFonts w:ascii="Brill" w:eastAsia="Brill" w:hAnsi="Brill" w:cs="Brill"/>
          <w:color w:val="202122"/>
          <w:highlight w:val="white"/>
        </w:rPr>
        <w:t>vessels</w:t>
      </w:r>
      <w:r w:rsidRPr="00C66272">
        <w:rPr>
          <w:rFonts w:ascii="Brill" w:eastAsia="Brill" w:hAnsi="Brill" w:cs="Brill"/>
          <w:color w:val="202122"/>
        </w:rPr>
        <w:t xml:space="preserve">. </w:t>
      </w:r>
      <w:r w:rsidRPr="00C66272">
        <w:rPr>
          <w:rFonts w:ascii="Brill" w:eastAsia="Brill" w:hAnsi="Brill" w:cs="Brill"/>
          <w:color w:val="202122"/>
          <w:highlight w:val="white"/>
        </w:rPr>
        <w:t>However, the importance of the port has been waning in recent years due to the decline of shipyards, changes in ownership structures, the reduction of fishing, and with it</w:t>
      </w:r>
      <w:r w:rsidR="00AE5AFB" w:rsidRPr="00C66272">
        <w:rPr>
          <w:rFonts w:ascii="Brill" w:eastAsia="Brill" w:hAnsi="Brill" w:cs="Brill"/>
          <w:color w:val="202122"/>
          <w:highlight w:val="white"/>
        </w:rPr>
        <w:t xml:space="preserve">, </w:t>
      </w:r>
      <w:r w:rsidRPr="00C66272">
        <w:rPr>
          <w:rFonts w:ascii="Brill" w:eastAsia="Brill" w:hAnsi="Brill" w:cs="Brill"/>
          <w:color w:val="202122"/>
          <w:highlight w:val="white"/>
        </w:rPr>
        <w:t xml:space="preserve">the reduction of the processing industry. Much newer </w:t>
      </w:r>
      <w:r w:rsidR="00206A12" w:rsidRPr="00C66272">
        <w:rPr>
          <w:rFonts w:ascii="Brill" w:eastAsia="Brill" w:hAnsi="Brill" w:cs="Brill"/>
          <w:color w:val="202122"/>
          <w:highlight w:val="white"/>
        </w:rPr>
        <w:t xml:space="preserve">structures </w:t>
      </w:r>
      <w:r w:rsidRPr="00C66272">
        <w:rPr>
          <w:rFonts w:ascii="Brill" w:eastAsia="Brill" w:hAnsi="Brill" w:cs="Brill"/>
          <w:color w:val="202122"/>
          <w:highlight w:val="white"/>
        </w:rPr>
        <w:t>are the resort buildings that have been built on both sides of the port since 1911.</w:t>
      </w:r>
      <w:r w:rsidR="001A1E0C">
        <w:rPr>
          <w:rFonts w:ascii="Brill" w:eastAsia="Brill" w:hAnsi="Brill" w:cs="Brill"/>
          <w:color w:val="202122"/>
          <w:highlight w:val="white"/>
        </w:rPr>
        <w:t xml:space="preserve"> </w:t>
      </w:r>
      <w:r w:rsidRPr="00C66272">
        <w:rPr>
          <w:rFonts w:ascii="Brill" w:eastAsia="Brill" w:hAnsi="Brill" w:cs="Brill"/>
          <w:color w:val="202122"/>
          <w:highlight w:val="white"/>
        </w:rPr>
        <w:t xml:space="preserve">The object most frequently </w:t>
      </w:r>
      <w:r w:rsidR="00AE5AFB" w:rsidRPr="00C66272">
        <w:rPr>
          <w:rFonts w:ascii="Brill" w:eastAsia="Brill" w:hAnsi="Brill" w:cs="Brill"/>
          <w:color w:val="202122"/>
          <w:highlight w:val="white"/>
        </w:rPr>
        <w:t>video</w:t>
      </w:r>
      <w:r w:rsidRPr="00C66272">
        <w:rPr>
          <w:rFonts w:ascii="Brill" w:eastAsia="Brill" w:hAnsi="Brill" w:cs="Brill"/>
          <w:color w:val="202122"/>
          <w:highlight w:val="white"/>
        </w:rPr>
        <w:t xml:space="preserve">ed by tourists is the rotating footbridge overhanging the harbour channel, which was put into use in 2013. This is a </w:t>
      </w:r>
      <w:del w:id="1092" w:author="Autor">
        <w:r w:rsidRPr="00C66272" w:rsidDel="009B7B77">
          <w:rPr>
            <w:rFonts w:ascii="Brill" w:eastAsia="Brill" w:hAnsi="Brill" w:cs="Brill"/>
            <w:color w:val="202122"/>
            <w:highlight w:val="white"/>
          </w:rPr>
          <w:delText>58 m long</w:delText>
        </w:r>
      </w:del>
      <w:ins w:id="1093" w:author="Autor">
        <w:r w:rsidR="009B7B77" w:rsidRPr="00C66272">
          <w:rPr>
            <w:rFonts w:ascii="Brill" w:eastAsia="Brill" w:hAnsi="Brill" w:cs="Brill"/>
            <w:color w:val="202122"/>
            <w:highlight w:val="white"/>
          </w:rPr>
          <w:t>58-meter-long</w:t>
        </w:r>
      </w:ins>
      <w:r w:rsidRPr="00C66272">
        <w:rPr>
          <w:rFonts w:ascii="Brill" w:eastAsia="Brill" w:hAnsi="Brill" w:cs="Brill"/>
          <w:color w:val="202122"/>
          <w:highlight w:val="white"/>
        </w:rPr>
        <w:t xml:space="preserve"> steel structure with a </w:t>
      </w:r>
      <w:del w:id="1094" w:author="Autor">
        <w:r w:rsidRPr="00C66272" w:rsidDel="009B7B77">
          <w:rPr>
            <w:rFonts w:ascii="Brill" w:eastAsia="Brill" w:hAnsi="Brill" w:cs="Brill"/>
            <w:color w:val="202122"/>
            <w:highlight w:val="white"/>
          </w:rPr>
          <w:delText>24m high</w:delText>
        </w:r>
      </w:del>
      <w:ins w:id="1095" w:author="Autor">
        <w:r w:rsidR="009B7B77" w:rsidRPr="00C66272">
          <w:rPr>
            <w:rFonts w:ascii="Brill" w:eastAsia="Brill" w:hAnsi="Brill" w:cs="Brill"/>
            <w:color w:val="202122"/>
            <w:highlight w:val="white"/>
          </w:rPr>
          <w:t>24</w:t>
        </w:r>
        <w:r w:rsidR="009B7B77">
          <w:rPr>
            <w:rFonts w:ascii="Brill" w:eastAsia="Brill" w:hAnsi="Brill" w:cs="Brill"/>
            <w:color w:val="202122"/>
            <w:highlight w:val="white"/>
          </w:rPr>
          <w:t>-meter-high</w:t>
        </w:r>
      </w:ins>
      <w:r w:rsidRPr="00C66272">
        <w:rPr>
          <w:rFonts w:ascii="Brill" w:eastAsia="Brill" w:hAnsi="Brill" w:cs="Brill"/>
          <w:color w:val="202122"/>
          <w:highlight w:val="white"/>
        </w:rPr>
        <w:t xml:space="preserve"> pylon. It supports a platform 4</w:t>
      </w:r>
      <w:ins w:id="1096" w:author="Autor">
        <w:r w:rsidR="009B7B77">
          <w:rPr>
            <w:rFonts w:ascii="Brill" w:eastAsia="Brill" w:hAnsi="Brill" w:cs="Brill"/>
            <w:color w:val="202122"/>
            <w:highlight w:val="white"/>
          </w:rPr>
          <w:t xml:space="preserve"> </w:t>
        </w:r>
      </w:ins>
      <w:r w:rsidRPr="00C66272">
        <w:rPr>
          <w:rFonts w:ascii="Brill" w:eastAsia="Brill" w:hAnsi="Brill" w:cs="Brill"/>
          <w:color w:val="202122"/>
          <w:highlight w:val="white"/>
        </w:rPr>
        <w:t>m</w:t>
      </w:r>
      <w:ins w:id="1097" w:author="Autor">
        <w:r w:rsidR="009B7B77">
          <w:rPr>
            <w:rFonts w:ascii="Brill" w:eastAsia="Brill" w:hAnsi="Brill" w:cs="Brill"/>
            <w:color w:val="202122"/>
            <w:highlight w:val="white"/>
          </w:rPr>
          <w:t>eters</w:t>
        </w:r>
      </w:ins>
      <w:r w:rsidRPr="00C66272">
        <w:rPr>
          <w:rFonts w:ascii="Brill" w:eastAsia="Brill" w:hAnsi="Brill" w:cs="Brill"/>
          <w:color w:val="202122"/>
          <w:highlight w:val="white"/>
        </w:rPr>
        <w:t xml:space="preserve"> wide. The rotation of the footbridge is announced by a very characteristic sound signal, which together with </w:t>
      </w:r>
      <w:r w:rsidR="004839C1" w:rsidRPr="00C66272">
        <w:rPr>
          <w:rFonts w:ascii="Brill" w:eastAsia="Brill" w:hAnsi="Brill" w:cs="Brill"/>
          <w:color w:val="202122"/>
          <w:highlight w:val="white"/>
        </w:rPr>
        <w:t>a</w:t>
      </w:r>
      <w:r w:rsidRPr="00C66272">
        <w:rPr>
          <w:rFonts w:ascii="Brill" w:eastAsia="Brill" w:hAnsi="Brill" w:cs="Brill"/>
          <w:color w:val="202122"/>
          <w:highlight w:val="white"/>
        </w:rPr>
        <w:t xml:space="preserve"> visually very interesting construction constitutes the most attractive part of the port for tourists. </w:t>
      </w:r>
    </w:p>
    <w:p w14:paraId="35077967" w14:textId="77777777" w:rsidR="00CB3FC9" w:rsidRPr="00C66272" w:rsidRDefault="00CB3FC9">
      <w:pPr>
        <w:widowControl w:val="0"/>
        <w:pBdr>
          <w:top w:val="nil"/>
          <w:left w:val="nil"/>
          <w:bottom w:val="nil"/>
          <w:right w:val="nil"/>
          <w:between w:val="nil"/>
        </w:pBdr>
        <w:shd w:val="clear" w:color="auto" w:fill="FFFFFF"/>
        <w:spacing w:line="360" w:lineRule="auto"/>
        <w:jc w:val="both"/>
        <w:rPr>
          <w:rFonts w:ascii="Brill" w:eastAsia="Brill" w:hAnsi="Brill" w:cs="Brill"/>
          <w:b/>
          <w:color w:val="000000"/>
        </w:rPr>
      </w:pPr>
    </w:p>
    <w:p w14:paraId="35077968" w14:textId="533D614E" w:rsidR="00CB3FC9" w:rsidRPr="00C66272" w:rsidRDefault="00C55FA1">
      <w:pPr>
        <w:widowControl w:val="0"/>
        <w:pBdr>
          <w:top w:val="nil"/>
          <w:left w:val="nil"/>
          <w:bottom w:val="nil"/>
          <w:right w:val="nil"/>
          <w:between w:val="nil"/>
        </w:pBdr>
        <w:shd w:val="clear" w:color="auto" w:fill="FFFFFF"/>
        <w:spacing w:line="360" w:lineRule="auto"/>
        <w:jc w:val="both"/>
        <w:rPr>
          <w:rFonts w:ascii="Brill" w:eastAsia="Brill" w:hAnsi="Brill" w:cs="Brill"/>
          <w:color w:val="000000"/>
        </w:rPr>
      </w:pPr>
      <w:r w:rsidRPr="00C66272">
        <w:rPr>
          <w:rFonts w:ascii="Brill" w:eastAsia="Brill" w:hAnsi="Brill" w:cs="Brill"/>
          <w:b/>
          <w:color w:val="000000"/>
        </w:rPr>
        <w:t>Anthropo-bio-</w:t>
      </w:r>
      <w:proofErr w:type="spellStart"/>
      <w:r w:rsidRPr="00C66272">
        <w:rPr>
          <w:rFonts w:ascii="Brill" w:eastAsia="Brill" w:hAnsi="Brill" w:cs="Brill"/>
          <w:b/>
          <w:color w:val="000000"/>
        </w:rPr>
        <w:t>geophonics</w:t>
      </w:r>
      <w:proofErr w:type="spellEnd"/>
      <w:r w:rsidRPr="00C66272">
        <w:rPr>
          <w:rFonts w:ascii="Brill" w:eastAsia="Brill" w:hAnsi="Brill" w:cs="Brill"/>
          <w:b/>
          <w:color w:val="000000"/>
        </w:rPr>
        <w:t xml:space="preserve"> of the port cities</w:t>
      </w:r>
      <w:r w:rsidR="001A1E0C">
        <w:rPr>
          <w:rFonts w:ascii="Brill" w:eastAsia="Brill" w:hAnsi="Brill" w:cs="Brill"/>
          <w:b/>
          <w:color w:val="000000"/>
        </w:rPr>
        <w:t xml:space="preserve"> </w:t>
      </w:r>
    </w:p>
    <w:p w14:paraId="35077969" w14:textId="780D42D0" w:rsidR="00CB3FC9" w:rsidRPr="00C66272" w:rsidRDefault="00E008B6">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000000"/>
        </w:rPr>
      </w:pPr>
      <w:r w:rsidRPr="00C66272">
        <w:rPr>
          <w:rFonts w:ascii="Brill" w:eastAsia="Brill" w:hAnsi="Brill" w:cs="Brill"/>
          <w:color w:val="000000"/>
        </w:rPr>
        <w:t xml:space="preserve">A data corpus was created from 240 videos lasting from a few to 60 seconds posted on Google Maps pages of </w:t>
      </w:r>
      <w:r w:rsidR="00E400B6" w:rsidRPr="00C66272">
        <w:rPr>
          <w:rFonts w:ascii="Brill" w:eastAsia="Brill" w:hAnsi="Brill" w:cs="Brill"/>
          <w:color w:val="000000"/>
        </w:rPr>
        <w:t xml:space="preserve">the </w:t>
      </w:r>
      <w:r w:rsidRPr="00C66272">
        <w:rPr>
          <w:rFonts w:ascii="Brill" w:eastAsia="Brill" w:hAnsi="Brill" w:cs="Brill"/>
          <w:color w:val="000000"/>
        </w:rPr>
        <w:t xml:space="preserve">three cities: </w:t>
      </w:r>
      <w:proofErr w:type="spellStart"/>
      <w:r w:rsidRPr="00C66272">
        <w:rPr>
          <w:rFonts w:ascii="Brill" w:eastAsia="Brill" w:hAnsi="Brill" w:cs="Brill"/>
          <w:color w:val="000000"/>
        </w:rPr>
        <w:t>Świnoujście</w:t>
      </w:r>
      <w:proofErr w:type="spellEnd"/>
      <w:r w:rsidRPr="00C66272">
        <w:rPr>
          <w:rFonts w:ascii="Brill" w:eastAsia="Brill" w:hAnsi="Brill" w:cs="Brill"/>
          <w:color w:val="000000"/>
        </w:rPr>
        <w:t xml:space="preserve"> (80 videos), </w:t>
      </w:r>
      <w:proofErr w:type="spellStart"/>
      <w:r w:rsidRPr="00C66272">
        <w:rPr>
          <w:rFonts w:ascii="Brill" w:eastAsia="Brill" w:hAnsi="Brill" w:cs="Brill"/>
          <w:color w:val="000000"/>
        </w:rPr>
        <w:t>Kołobrzeg</w:t>
      </w:r>
      <w:proofErr w:type="spellEnd"/>
      <w:r w:rsidRPr="00C66272">
        <w:rPr>
          <w:rFonts w:ascii="Brill" w:eastAsia="Brill" w:hAnsi="Brill" w:cs="Brill"/>
          <w:color w:val="000000"/>
        </w:rPr>
        <w:t xml:space="preserve"> (80 videos)</w:t>
      </w:r>
      <w:r w:rsidR="00E400B6" w:rsidRPr="00C66272">
        <w:rPr>
          <w:rFonts w:ascii="Brill" w:eastAsia="Brill" w:hAnsi="Brill" w:cs="Brill"/>
          <w:color w:val="000000"/>
        </w:rPr>
        <w:t>,</w:t>
      </w:r>
      <w:r w:rsidRPr="00C66272">
        <w:rPr>
          <w:rFonts w:ascii="Brill" w:eastAsia="Brill" w:hAnsi="Brill" w:cs="Brill"/>
          <w:color w:val="000000"/>
        </w:rPr>
        <w:t xml:space="preserve"> and </w:t>
      </w:r>
      <w:proofErr w:type="spellStart"/>
      <w:r w:rsidRPr="00C66272">
        <w:rPr>
          <w:rFonts w:ascii="Brill" w:eastAsia="Brill" w:hAnsi="Brill" w:cs="Brill"/>
          <w:color w:val="000000"/>
        </w:rPr>
        <w:t>Ustka</w:t>
      </w:r>
      <w:proofErr w:type="spellEnd"/>
      <w:r w:rsidRPr="00C66272">
        <w:rPr>
          <w:rFonts w:ascii="Brill" w:eastAsia="Brill" w:hAnsi="Brill" w:cs="Brill"/>
          <w:color w:val="000000"/>
        </w:rPr>
        <w:t xml:space="preserve"> (80 videos). They can be found in the “Photos/Videos” section of the cities’ websites and can be treated as raw material representing different locations. They were selected (in </w:t>
      </w:r>
      <w:r w:rsidRPr="00C66272">
        <w:rPr>
          <w:rFonts w:ascii="Brill" w:eastAsia="Brill" w:hAnsi="Brill" w:cs="Brill"/>
          <w:color w:val="000000"/>
        </w:rPr>
        <w:lastRenderedPageBreak/>
        <w:t xml:space="preserve">order of appearance on the web) from a pool comprising between 120-300 </w:t>
      </w:r>
      <w:r w:rsidR="005D458E" w:rsidRPr="00C66272">
        <w:rPr>
          <w:rFonts w:ascii="Brill" w:eastAsia="Brill" w:hAnsi="Brill" w:cs="Brill"/>
          <w:color w:val="000000"/>
        </w:rPr>
        <w:t>video</w:t>
      </w:r>
      <w:r w:rsidRPr="00C66272">
        <w:rPr>
          <w:rFonts w:ascii="Brill" w:eastAsia="Brill" w:hAnsi="Brill" w:cs="Brill"/>
          <w:color w:val="000000"/>
        </w:rPr>
        <w:t xml:space="preserve">s posted on the websites of each of the selected cities. The reason for not analysing all the </w:t>
      </w:r>
      <w:r w:rsidR="005D458E" w:rsidRPr="00C66272">
        <w:rPr>
          <w:rFonts w:ascii="Brill" w:eastAsia="Brill" w:hAnsi="Brill" w:cs="Brill"/>
          <w:color w:val="000000"/>
        </w:rPr>
        <w:t>video</w:t>
      </w:r>
      <w:r w:rsidRPr="00C66272">
        <w:rPr>
          <w:rFonts w:ascii="Brill" w:eastAsia="Brill" w:hAnsi="Brill" w:cs="Brill"/>
          <w:color w:val="000000"/>
        </w:rPr>
        <w:t xml:space="preserve">s in detail was the repetitive nature of the material, </w:t>
      </w:r>
      <w:ins w:id="1098" w:author="Autor">
        <w:r w:rsidR="009B7B77">
          <w:rPr>
            <w:rFonts w:ascii="Brill" w:eastAsia="Brill" w:hAnsi="Brill" w:cs="Brill"/>
            <w:color w:val="000000"/>
          </w:rPr>
          <w:t xml:space="preserve">some of </w:t>
        </w:r>
      </w:ins>
      <w:r w:rsidRPr="00C66272">
        <w:rPr>
          <w:rFonts w:ascii="Brill" w:eastAsia="Brill" w:hAnsi="Brill" w:cs="Brill"/>
          <w:color w:val="000000"/>
        </w:rPr>
        <w:t xml:space="preserve">which does not add anything new and does not affect the final results. All videos were recorded in the last </w:t>
      </w:r>
      <w:ins w:id="1099" w:author="Autor">
        <w:r w:rsidR="009B7B77">
          <w:rPr>
            <w:rFonts w:ascii="Brill" w:eastAsia="Brill" w:hAnsi="Brill" w:cs="Brill"/>
            <w:color w:val="000000"/>
          </w:rPr>
          <w:t>four</w:t>
        </w:r>
      </w:ins>
      <w:del w:id="1100" w:author="Autor">
        <w:r w:rsidRPr="00C66272" w:rsidDel="009B7B77">
          <w:rPr>
            <w:rFonts w:ascii="Brill" w:eastAsia="Brill" w:hAnsi="Brill" w:cs="Brill"/>
            <w:color w:val="000000"/>
          </w:rPr>
          <w:delText>5</w:delText>
        </w:r>
      </w:del>
      <w:r w:rsidRPr="00C66272">
        <w:rPr>
          <w:rFonts w:ascii="Brill" w:eastAsia="Brill" w:hAnsi="Brill" w:cs="Brill"/>
          <w:color w:val="000000"/>
        </w:rPr>
        <w:t xml:space="preserve"> years and taken with smartphones. They were selected for analysis in 2021. Their authors are amateurs, probably tourists and spa guests, and therefore the analyses of soundscapes of port cities are in this case an inseparable whole, not so much with the people who live there, but with people staying there for a short while, for a specific purpose. The </w:t>
      </w:r>
      <w:r w:rsidR="005D458E" w:rsidRPr="00C66272">
        <w:rPr>
          <w:rFonts w:ascii="Brill" w:eastAsia="Brill" w:hAnsi="Brill" w:cs="Brill"/>
          <w:color w:val="000000"/>
        </w:rPr>
        <w:t>video</w:t>
      </w:r>
      <w:r w:rsidRPr="00C66272">
        <w:rPr>
          <w:rFonts w:ascii="Brill" w:eastAsia="Brill" w:hAnsi="Brill" w:cs="Brill"/>
          <w:color w:val="000000"/>
        </w:rPr>
        <w:t>s were created spontaneously</w:t>
      </w:r>
      <w:r w:rsidR="00D1562A" w:rsidRPr="00C66272">
        <w:rPr>
          <w:rFonts w:ascii="Brill" w:eastAsia="Brill" w:hAnsi="Brill" w:cs="Brill"/>
          <w:color w:val="000000"/>
        </w:rPr>
        <w:t>;</w:t>
      </w:r>
      <w:r w:rsidRPr="00C66272">
        <w:rPr>
          <w:rFonts w:ascii="Brill" w:eastAsia="Brill" w:hAnsi="Brill" w:cs="Brill"/>
          <w:color w:val="000000"/>
        </w:rPr>
        <w:t xml:space="preserve"> they were not preceded by an idea for a research project, but usually </w:t>
      </w:r>
      <w:r w:rsidR="001C108C" w:rsidRPr="00C66272">
        <w:rPr>
          <w:rFonts w:ascii="Brill" w:eastAsia="Brill" w:hAnsi="Brill" w:cs="Brill"/>
          <w:color w:val="000000"/>
        </w:rPr>
        <w:t>on</w:t>
      </w:r>
      <w:r w:rsidRPr="00C66272">
        <w:rPr>
          <w:rFonts w:ascii="Brill" w:eastAsia="Brill" w:hAnsi="Brill" w:cs="Brill"/>
          <w:color w:val="000000"/>
        </w:rPr>
        <w:t xml:space="preserve"> impulse and </w:t>
      </w:r>
      <w:r w:rsidR="001C108C" w:rsidRPr="00C66272">
        <w:rPr>
          <w:rFonts w:ascii="Brill" w:eastAsia="Brill" w:hAnsi="Brill" w:cs="Brill"/>
          <w:color w:val="000000"/>
        </w:rPr>
        <w:t xml:space="preserve">in relation to </w:t>
      </w:r>
      <w:r w:rsidR="00504B6A" w:rsidRPr="00C66272">
        <w:rPr>
          <w:rFonts w:ascii="Brill" w:eastAsia="Brill" w:hAnsi="Brill" w:cs="Brill"/>
          <w:color w:val="000000"/>
        </w:rPr>
        <w:t xml:space="preserve">the </w:t>
      </w:r>
      <w:r w:rsidRPr="00C66272">
        <w:rPr>
          <w:rFonts w:ascii="Brill" w:eastAsia="Brill" w:hAnsi="Brill" w:cs="Brill"/>
          <w:color w:val="000000"/>
        </w:rPr>
        <w:t xml:space="preserve">surprise accompanying a walk in a new place. The quality of the </w:t>
      </w:r>
      <w:r w:rsidR="005D458E" w:rsidRPr="00C66272">
        <w:rPr>
          <w:rFonts w:ascii="Brill" w:eastAsia="Brill" w:hAnsi="Brill" w:cs="Brill"/>
          <w:color w:val="000000"/>
        </w:rPr>
        <w:t>video</w:t>
      </w:r>
      <w:r w:rsidRPr="00C66272">
        <w:rPr>
          <w:rFonts w:ascii="Brill" w:eastAsia="Brill" w:hAnsi="Brill" w:cs="Brill"/>
          <w:color w:val="000000"/>
        </w:rPr>
        <w:t xml:space="preserve">s and audio-visual experiences of the visitors </w:t>
      </w:r>
      <w:ins w:id="1101" w:author="Autor">
        <w:r w:rsidR="009B7B77">
          <w:rPr>
            <w:rFonts w:ascii="Brill" w:eastAsia="Brill" w:hAnsi="Brill" w:cs="Brill"/>
            <w:color w:val="000000"/>
          </w:rPr>
          <w:t>are</w:t>
        </w:r>
      </w:ins>
      <w:del w:id="1102" w:author="Autor">
        <w:r w:rsidRPr="00C66272" w:rsidDel="009B7B77">
          <w:rPr>
            <w:rFonts w:ascii="Brill" w:eastAsia="Brill" w:hAnsi="Brill" w:cs="Brill"/>
            <w:color w:val="000000"/>
          </w:rPr>
          <w:delText>is</w:delText>
        </w:r>
      </w:del>
      <w:r w:rsidRPr="00C66272">
        <w:rPr>
          <w:rFonts w:ascii="Brill" w:eastAsia="Brill" w:hAnsi="Brill" w:cs="Brill"/>
          <w:color w:val="000000"/>
        </w:rPr>
        <w:t xml:space="preserve"> by no means of artistic value, </w:t>
      </w:r>
      <w:ins w:id="1103" w:author="Autor">
        <w:r w:rsidR="009B7B77">
          <w:rPr>
            <w:rFonts w:ascii="Brill" w:eastAsia="Brill" w:hAnsi="Brill" w:cs="Brill"/>
            <w:color w:val="000000"/>
          </w:rPr>
          <w:t xml:space="preserve">but </w:t>
        </w:r>
      </w:ins>
      <w:r w:rsidRPr="00C66272">
        <w:rPr>
          <w:rFonts w:ascii="Brill" w:eastAsia="Brill" w:hAnsi="Brill" w:cs="Brill"/>
          <w:color w:val="000000"/>
        </w:rPr>
        <w:t xml:space="preserve">instead </w:t>
      </w:r>
      <w:del w:id="1104" w:author="Autor">
        <w:r w:rsidRPr="00C66272" w:rsidDel="009B7B77">
          <w:rPr>
            <w:rFonts w:ascii="Brill" w:eastAsia="Brill" w:hAnsi="Brill" w:cs="Brill"/>
            <w:color w:val="000000"/>
          </w:rPr>
          <w:delText xml:space="preserve">it has </w:delText>
        </w:r>
      </w:del>
      <w:r w:rsidRPr="00C66272">
        <w:rPr>
          <w:rFonts w:ascii="Brill" w:eastAsia="Brill" w:hAnsi="Brill" w:cs="Brill"/>
          <w:color w:val="000000"/>
        </w:rPr>
        <w:t xml:space="preserve">commemorative, cognitive, and marketing value. They can be viewed as bottom-up produced documents of selected spaces of the three cities, including, which is important in this research, apart from the images, the soundscapes of selected urban and water spaces </w:t>
      </w:r>
      <w:r w:rsidR="002D0D05" w:rsidRPr="00C66272">
        <w:rPr>
          <w:rFonts w:ascii="Brill" w:eastAsia="Brill" w:hAnsi="Brill" w:cs="Brill"/>
          <w:color w:val="000000"/>
        </w:rPr>
        <w:t xml:space="preserve">that </w:t>
      </w:r>
      <w:r w:rsidRPr="00C66272">
        <w:rPr>
          <w:rFonts w:ascii="Brill" w:eastAsia="Brill" w:hAnsi="Brill" w:cs="Brill"/>
          <w:color w:val="000000"/>
        </w:rPr>
        <w:t xml:space="preserve">were recorded. This multisensory nature of the messages is stable: sometimes the narration is led by images, but just as often, probably regardless of authors’ intentions, by recorded sounds. </w:t>
      </w:r>
      <w:r w:rsidR="006C5E21" w:rsidRPr="00C66272">
        <w:rPr>
          <w:rFonts w:ascii="Brill" w:eastAsia="Brill" w:hAnsi="Brill" w:cs="Brill"/>
          <w:color w:val="000000"/>
        </w:rPr>
        <w:t>G</w:t>
      </w:r>
      <w:r w:rsidRPr="00C66272">
        <w:rPr>
          <w:rFonts w:ascii="Brill" w:eastAsia="Brill" w:hAnsi="Brill" w:cs="Brill"/>
          <w:color w:val="000000"/>
        </w:rPr>
        <w:t>ood example</w:t>
      </w:r>
      <w:r w:rsidR="006C5E21" w:rsidRPr="00C66272">
        <w:rPr>
          <w:rFonts w:ascii="Brill" w:eastAsia="Brill" w:hAnsi="Brill" w:cs="Brill"/>
          <w:color w:val="000000"/>
        </w:rPr>
        <w:t>s</w:t>
      </w:r>
      <w:r w:rsidRPr="00C66272">
        <w:rPr>
          <w:rFonts w:ascii="Brill" w:eastAsia="Brill" w:hAnsi="Brill" w:cs="Brill"/>
          <w:color w:val="000000"/>
        </w:rPr>
        <w:t xml:space="preserve"> </w:t>
      </w:r>
      <w:r w:rsidR="006C5E21" w:rsidRPr="00C66272">
        <w:rPr>
          <w:rFonts w:ascii="Brill" w:eastAsia="Brill" w:hAnsi="Brill" w:cs="Brill"/>
          <w:color w:val="000000"/>
        </w:rPr>
        <w:t>are</w:t>
      </w:r>
      <w:r w:rsidRPr="00C66272">
        <w:rPr>
          <w:rFonts w:ascii="Brill" w:eastAsia="Brill" w:hAnsi="Brill" w:cs="Brill"/>
          <w:color w:val="000000"/>
        </w:rPr>
        <w:t xml:space="preserve"> the recording of the footbridge rotation in </w:t>
      </w:r>
      <w:proofErr w:type="spellStart"/>
      <w:r w:rsidRPr="00C66272">
        <w:rPr>
          <w:rFonts w:ascii="Brill" w:eastAsia="Brill" w:hAnsi="Brill" w:cs="Brill"/>
          <w:color w:val="000000"/>
        </w:rPr>
        <w:t>Ustka</w:t>
      </w:r>
      <w:proofErr w:type="spellEnd"/>
      <w:r w:rsidRPr="00C66272">
        <w:rPr>
          <w:rFonts w:ascii="Brill" w:eastAsia="Brill" w:hAnsi="Brill" w:cs="Brill"/>
          <w:color w:val="000000"/>
        </w:rPr>
        <w:t xml:space="preserve">, the sound of car engines starting up on the ferry in the port of </w:t>
      </w:r>
      <w:proofErr w:type="spellStart"/>
      <w:r w:rsidRPr="00C66272">
        <w:rPr>
          <w:rFonts w:ascii="Brill" w:eastAsia="Brill" w:hAnsi="Brill" w:cs="Brill"/>
          <w:color w:val="000000"/>
        </w:rPr>
        <w:t>Świnoujście</w:t>
      </w:r>
      <w:proofErr w:type="spellEnd"/>
      <w:r w:rsidRPr="00C66272">
        <w:rPr>
          <w:rFonts w:ascii="Brill" w:eastAsia="Brill" w:hAnsi="Brill" w:cs="Brill"/>
          <w:color w:val="000000"/>
        </w:rPr>
        <w:t xml:space="preserve">, </w:t>
      </w:r>
      <w:ins w:id="1105" w:author="Autor">
        <w:r w:rsidR="009B7B77">
          <w:rPr>
            <w:rFonts w:ascii="Brill" w:eastAsia="Brill" w:hAnsi="Brill" w:cs="Brill"/>
            <w:color w:val="000000"/>
          </w:rPr>
          <w:t xml:space="preserve">and </w:t>
        </w:r>
      </w:ins>
      <w:r w:rsidRPr="00C66272">
        <w:rPr>
          <w:rFonts w:ascii="Brill" w:eastAsia="Brill" w:hAnsi="Brill" w:cs="Brill"/>
          <w:color w:val="000000"/>
        </w:rPr>
        <w:t xml:space="preserve">announcements coming from megaphones placed in the port of </w:t>
      </w:r>
      <w:proofErr w:type="spellStart"/>
      <w:r w:rsidRPr="00C66272">
        <w:rPr>
          <w:rFonts w:ascii="Brill" w:eastAsia="Brill" w:hAnsi="Brill" w:cs="Brill"/>
          <w:color w:val="000000"/>
        </w:rPr>
        <w:t>Kołobrzeg</w:t>
      </w:r>
      <w:proofErr w:type="spellEnd"/>
      <w:r w:rsidRPr="00C66272">
        <w:rPr>
          <w:rFonts w:ascii="Brill" w:eastAsia="Brill" w:hAnsi="Brill" w:cs="Brill"/>
          <w:color w:val="000000"/>
        </w:rPr>
        <w:t>.</w:t>
      </w:r>
    </w:p>
    <w:p w14:paraId="3507796A" w14:textId="577D671F" w:rsidR="00CB3FC9" w:rsidRPr="00C66272" w:rsidRDefault="00C55FA1">
      <w:pPr>
        <w:widowControl w:val="0"/>
        <w:pBdr>
          <w:top w:val="nil"/>
          <w:left w:val="nil"/>
          <w:bottom w:val="nil"/>
          <w:right w:val="nil"/>
          <w:between w:val="nil"/>
        </w:pBdr>
        <w:shd w:val="clear" w:color="auto" w:fill="FFFFFF"/>
        <w:spacing w:line="360" w:lineRule="auto"/>
        <w:ind w:firstLine="708"/>
        <w:jc w:val="both"/>
        <w:rPr>
          <w:rFonts w:ascii="Brill" w:eastAsia="Brill" w:hAnsi="Brill" w:cs="Brill"/>
          <w:color w:val="000000"/>
        </w:rPr>
      </w:pPr>
      <w:r w:rsidRPr="00C66272">
        <w:rPr>
          <w:rFonts w:ascii="Brill" w:eastAsia="Brill" w:hAnsi="Brill" w:cs="Brill"/>
          <w:color w:val="000000"/>
        </w:rPr>
        <w:t xml:space="preserve">The soundtracks of the </w:t>
      </w:r>
      <w:r w:rsidR="005D458E" w:rsidRPr="00C66272">
        <w:rPr>
          <w:rFonts w:ascii="Brill" w:eastAsia="Brill" w:hAnsi="Brill" w:cs="Brill"/>
          <w:color w:val="000000"/>
        </w:rPr>
        <w:t>video</w:t>
      </w:r>
      <w:r w:rsidRPr="00C66272">
        <w:rPr>
          <w:rFonts w:ascii="Brill" w:eastAsia="Brill" w:hAnsi="Brill" w:cs="Brill"/>
          <w:color w:val="000000"/>
        </w:rPr>
        <w:t xml:space="preserve">s are not of good quality and cannot be compared in this respect with those recorded with specialized equipment by acoustic ecologists. </w:t>
      </w:r>
      <w:r w:rsidR="002A2DE6" w:rsidRPr="00C66272">
        <w:rPr>
          <w:rFonts w:ascii="Brill" w:eastAsia="Brill" w:hAnsi="Brill" w:cs="Brill"/>
          <w:color w:val="000000"/>
        </w:rPr>
        <w:t>My</w:t>
      </w:r>
      <w:r w:rsidRPr="00C66272">
        <w:rPr>
          <w:rFonts w:ascii="Brill" w:eastAsia="Brill" w:hAnsi="Brill" w:cs="Brill"/>
          <w:color w:val="000000"/>
        </w:rPr>
        <w:t xml:space="preserve"> analysis is based on the assumption that it is not so much the quality and characteristics of the sounds that are subject to analysis, but the choices of </w:t>
      </w:r>
      <w:r w:rsidR="005D458E" w:rsidRPr="00C66272">
        <w:rPr>
          <w:rFonts w:ascii="Brill" w:eastAsia="Brill" w:hAnsi="Brill" w:cs="Brill"/>
          <w:color w:val="000000"/>
        </w:rPr>
        <w:t>video creator</w:t>
      </w:r>
      <w:r w:rsidRPr="00C66272">
        <w:rPr>
          <w:rFonts w:ascii="Brill" w:eastAsia="Brill" w:hAnsi="Brill" w:cs="Brill"/>
          <w:color w:val="000000"/>
        </w:rPr>
        <w:t>s and the social consequences of the complex – as it turn</w:t>
      </w:r>
      <w:r w:rsidR="002A2DE6" w:rsidRPr="00C66272">
        <w:rPr>
          <w:rFonts w:ascii="Brill" w:eastAsia="Brill" w:hAnsi="Brill" w:cs="Brill"/>
          <w:color w:val="000000"/>
        </w:rPr>
        <w:t>s</w:t>
      </w:r>
      <w:r w:rsidRPr="00C66272">
        <w:rPr>
          <w:rFonts w:ascii="Brill" w:eastAsia="Brill" w:hAnsi="Brill" w:cs="Brill"/>
          <w:color w:val="000000"/>
        </w:rPr>
        <w:t xml:space="preserve"> out – relationship between anthropo-bio-</w:t>
      </w:r>
      <w:proofErr w:type="spellStart"/>
      <w:r w:rsidRPr="00C66272">
        <w:rPr>
          <w:rFonts w:ascii="Brill" w:eastAsia="Brill" w:hAnsi="Brill" w:cs="Brill"/>
          <w:color w:val="000000"/>
        </w:rPr>
        <w:t>geophonics</w:t>
      </w:r>
      <w:proofErr w:type="spellEnd"/>
      <w:r w:rsidRPr="00C66272">
        <w:rPr>
          <w:rFonts w:ascii="Brill" w:eastAsia="Brill" w:hAnsi="Brill" w:cs="Brill"/>
          <w:color w:val="000000"/>
        </w:rPr>
        <w:t xml:space="preserve"> selected for the analysis of the registration of urban coastal resorts. An extremely important factor in this analysis was the selection of</w:t>
      </w:r>
      <w:r w:rsidR="001A1E0C">
        <w:rPr>
          <w:rFonts w:ascii="Brill" w:eastAsia="Brill" w:hAnsi="Brill" w:cs="Brill"/>
          <w:color w:val="000000"/>
        </w:rPr>
        <w:t xml:space="preserve"> </w:t>
      </w:r>
      <w:r w:rsidRPr="00C66272">
        <w:rPr>
          <w:rFonts w:ascii="Brill" w:eastAsia="Brill" w:hAnsi="Brill" w:cs="Brill"/>
          <w:color w:val="000000"/>
        </w:rPr>
        <w:t xml:space="preserve">port cities consisting of at least four recorded areas: 1) waterfronts (the intersection of maritime urban space and the port city which was often a unique site of social and cultural exchange); 2) sandy beaches (both those deserted and those </w:t>
      </w:r>
      <w:r w:rsidR="00923FDE" w:rsidRPr="00C66272">
        <w:rPr>
          <w:rFonts w:ascii="Brill" w:eastAsia="Brill" w:hAnsi="Brill" w:cs="Brill"/>
          <w:color w:val="000000"/>
        </w:rPr>
        <w:t>that are</w:t>
      </w:r>
      <w:r w:rsidRPr="00C66272">
        <w:rPr>
          <w:rFonts w:ascii="Brill" w:eastAsia="Brill" w:hAnsi="Brill" w:cs="Brill"/>
          <w:color w:val="000000"/>
        </w:rPr>
        <w:t xml:space="preserve"> places of recreational activity</w:t>
      </w:r>
      <w:r w:rsidR="00C47F52" w:rsidRPr="00C66272">
        <w:rPr>
          <w:rFonts w:ascii="Brill" w:eastAsia="Brill" w:hAnsi="Brill" w:cs="Brill"/>
          <w:color w:val="000000"/>
        </w:rPr>
        <w:t xml:space="preserve">; </w:t>
      </w:r>
      <w:r w:rsidRPr="00C66272">
        <w:rPr>
          <w:rFonts w:ascii="Brill" w:eastAsia="Brill" w:hAnsi="Brill" w:cs="Brill"/>
          <w:color w:val="000000"/>
        </w:rPr>
        <w:t>3) docks (with the port as the main activity space)</w:t>
      </w:r>
      <w:r w:rsidR="00C47F52" w:rsidRPr="00C66272">
        <w:rPr>
          <w:rFonts w:ascii="Brill" w:eastAsia="Brill" w:hAnsi="Brill" w:cs="Brill"/>
          <w:color w:val="000000"/>
        </w:rPr>
        <w:t>;</w:t>
      </w:r>
      <w:r w:rsidRPr="00C66272">
        <w:rPr>
          <w:rFonts w:ascii="Brill" w:eastAsia="Brill" w:hAnsi="Brill" w:cs="Brill"/>
          <w:color w:val="000000"/>
        </w:rPr>
        <w:t xml:space="preserve"> and 4) downtown districts (generally connected in a discreet</w:t>
      </w:r>
      <w:ins w:id="1106" w:author="Autor">
        <w:r w:rsidR="00F56C77">
          <w:rPr>
            <w:rFonts w:ascii="Brill" w:eastAsia="Brill" w:hAnsi="Brill" w:cs="Brill"/>
            <w:color w:val="000000"/>
          </w:rPr>
          <w:t xml:space="preserve"> to</w:t>
        </w:r>
      </w:ins>
      <w:del w:id="1107" w:author="Autor">
        <w:r w:rsidRPr="00C66272" w:rsidDel="00F56C77">
          <w:rPr>
            <w:rFonts w:ascii="Brill" w:eastAsia="Brill" w:hAnsi="Brill" w:cs="Brill"/>
            <w:color w:val="000000"/>
          </w:rPr>
          <w:delText xml:space="preserve"> way</w:delText>
        </w:r>
      </w:del>
      <w:r w:rsidRPr="00C66272">
        <w:rPr>
          <w:rFonts w:ascii="Brill" w:eastAsia="Brill" w:hAnsi="Brill" w:cs="Brill"/>
          <w:color w:val="000000"/>
        </w:rPr>
        <w:t xml:space="preserve"> with the maritime area). The first constitute the background of 25</w:t>
      </w:r>
      <w:r w:rsidR="00C47F52" w:rsidRPr="00C66272">
        <w:rPr>
          <w:rFonts w:ascii="Brill" w:eastAsia="Brill" w:hAnsi="Brill" w:cs="Brill"/>
          <w:color w:val="000000"/>
        </w:rPr>
        <w:t xml:space="preserve"> per cent</w:t>
      </w:r>
      <w:r w:rsidRPr="00C66272">
        <w:rPr>
          <w:rFonts w:ascii="Brill" w:eastAsia="Brill" w:hAnsi="Brill" w:cs="Brill"/>
          <w:color w:val="000000"/>
        </w:rPr>
        <w:t xml:space="preserve"> of the </w:t>
      </w:r>
      <w:r w:rsidR="005D458E" w:rsidRPr="00C66272">
        <w:rPr>
          <w:rFonts w:ascii="Brill" w:eastAsia="Brill" w:hAnsi="Brill" w:cs="Brill"/>
          <w:color w:val="000000"/>
        </w:rPr>
        <w:t>video</w:t>
      </w:r>
      <w:r w:rsidRPr="00C66272">
        <w:rPr>
          <w:rFonts w:ascii="Brill" w:eastAsia="Brill" w:hAnsi="Brill" w:cs="Brill"/>
          <w:color w:val="000000"/>
        </w:rPr>
        <w:t>s, the second</w:t>
      </w:r>
      <w:r w:rsidR="001A1E0C">
        <w:rPr>
          <w:rFonts w:ascii="Brill" w:eastAsia="Brill" w:hAnsi="Brill" w:cs="Brill"/>
          <w:color w:val="000000"/>
        </w:rPr>
        <w:t xml:space="preserve"> </w:t>
      </w:r>
      <w:r w:rsidRPr="00C66272">
        <w:rPr>
          <w:rFonts w:ascii="Brill" w:eastAsia="Brill" w:hAnsi="Brill" w:cs="Brill"/>
          <w:color w:val="000000"/>
        </w:rPr>
        <w:t>38.5</w:t>
      </w:r>
      <w:r w:rsidR="00C47F52" w:rsidRPr="00C66272">
        <w:rPr>
          <w:rFonts w:ascii="Brill" w:eastAsia="Brill" w:hAnsi="Brill" w:cs="Brill"/>
          <w:color w:val="000000"/>
        </w:rPr>
        <w:t xml:space="preserve"> per cent</w:t>
      </w:r>
      <w:r w:rsidRPr="00C66272">
        <w:rPr>
          <w:rFonts w:ascii="Brill" w:eastAsia="Brill" w:hAnsi="Brill" w:cs="Brill"/>
          <w:color w:val="000000"/>
        </w:rPr>
        <w:t xml:space="preserve">, </w:t>
      </w:r>
      <w:r w:rsidR="00C47F52" w:rsidRPr="00C66272">
        <w:rPr>
          <w:rFonts w:ascii="Brill" w:eastAsia="Brill" w:hAnsi="Brill" w:cs="Brill"/>
          <w:color w:val="000000"/>
        </w:rPr>
        <w:t xml:space="preserve">and </w:t>
      </w:r>
      <w:r w:rsidRPr="00C66272">
        <w:rPr>
          <w:rFonts w:ascii="Brill" w:eastAsia="Brill" w:hAnsi="Brill" w:cs="Brill"/>
          <w:color w:val="000000"/>
        </w:rPr>
        <w:t>the third</w:t>
      </w:r>
      <w:r w:rsidR="001A1E0C">
        <w:rPr>
          <w:rFonts w:ascii="Brill" w:eastAsia="Brill" w:hAnsi="Brill" w:cs="Brill"/>
          <w:color w:val="000000"/>
        </w:rPr>
        <w:t xml:space="preserve"> </w:t>
      </w:r>
      <w:r w:rsidRPr="00C66272">
        <w:rPr>
          <w:rFonts w:ascii="Brill" w:eastAsia="Brill" w:hAnsi="Brill" w:cs="Brill"/>
          <w:color w:val="000000"/>
        </w:rPr>
        <w:t>24</w:t>
      </w:r>
      <w:r w:rsidR="00C47F52" w:rsidRPr="00C66272">
        <w:rPr>
          <w:rFonts w:ascii="Brill" w:eastAsia="Brill" w:hAnsi="Brill" w:cs="Brill"/>
          <w:color w:val="000000"/>
        </w:rPr>
        <w:t xml:space="preserve"> per cent</w:t>
      </w:r>
      <w:r w:rsidRPr="00C66272">
        <w:rPr>
          <w:rFonts w:ascii="Brill" w:eastAsia="Brill" w:hAnsi="Brill" w:cs="Brill"/>
          <w:color w:val="000000"/>
        </w:rPr>
        <w:t>. The remaining 12.5</w:t>
      </w:r>
      <w:r w:rsidR="00C47F52" w:rsidRPr="00C66272">
        <w:rPr>
          <w:rFonts w:ascii="Brill" w:eastAsia="Brill" w:hAnsi="Brill" w:cs="Brill"/>
          <w:color w:val="000000"/>
        </w:rPr>
        <w:t xml:space="preserve"> per cent</w:t>
      </w:r>
      <w:r w:rsidRPr="00C66272">
        <w:rPr>
          <w:rFonts w:ascii="Brill" w:eastAsia="Brill" w:hAnsi="Brill" w:cs="Brill"/>
          <w:color w:val="000000"/>
        </w:rPr>
        <w:t xml:space="preserve"> of the </w:t>
      </w:r>
      <w:r w:rsidR="005D458E" w:rsidRPr="00C66272">
        <w:rPr>
          <w:rFonts w:ascii="Brill" w:eastAsia="Brill" w:hAnsi="Brill" w:cs="Brill"/>
          <w:color w:val="000000"/>
        </w:rPr>
        <w:t>video</w:t>
      </w:r>
      <w:r w:rsidRPr="00C66272">
        <w:rPr>
          <w:rFonts w:ascii="Brill" w:eastAsia="Brill" w:hAnsi="Brill" w:cs="Brill"/>
          <w:color w:val="000000"/>
        </w:rPr>
        <w:t xml:space="preserve">s were shot in the districts of </w:t>
      </w:r>
      <w:r w:rsidRPr="00C66272">
        <w:rPr>
          <w:rFonts w:ascii="Brill" w:eastAsia="Brill" w:hAnsi="Brill" w:cs="Brill"/>
          <w:color w:val="000000"/>
        </w:rPr>
        <w:lastRenderedPageBreak/>
        <w:t xml:space="preserve">selected cities far from the </w:t>
      </w:r>
      <w:r w:rsidR="00BA22BF" w:rsidRPr="00C66272">
        <w:rPr>
          <w:rFonts w:ascii="Brill" w:eastAsia="Brill" w:hAnsi="Brill" w:cs="Brill"/>
          <w:color w:val="000000"/>
        </w:rPr>
        <w:t>seashore</w:t>
      </w:r>
      <w:r w:rsidRPr="00C66272">
        <w:rPr>
          <w:rFonts w:ascii="Brill" w:eastAsia="Brill" w:hAnsi="Brill" w:cs="Brill"/>
          <w:color w:val="000000"/>
        </w:rPr>
        <w:t xml:space="preserve">. The dominance of sounds recorded on beaches is worth emphasizing, because it is an example of a variable encounter between silence and noise in different weather configurations, depending also on the season. </w:t>
      </w:r>
    </w:p>
    <w:p w14:paraId="3507796B" w14:textId="78427F96"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 Docks and urban districts are therefore not the most </w:t>
      </w:r>
      <w:r w:rsidR="005D458E" w:rsidRPr="00C66272">
        <w:rPr>
          <w:rFonts w:ascii="Brill" w:eastAsia="Brill" w:hAnsi="Brill" w:cs="Brill"/>
        </w:rPr>
        <w:t>video</w:t>
      </w:r>
      <w:r w:rsidRPr="00C66272">
        <w:rPr>
          <w:rFonts w:ascii="Brill" w:eastAsia="Brill" w:hAnsi="Brill" w:cs="Brill"/>
        </w:rPr>
        <w:t xml:space="preserve">ed spaces by tourists, who by far most often </w:t>
      </w:r>
      <w:r w:rsidR="005D458E" w:rsidRPr="00C66272">
        <w:rPr>
          <w:rFonts w:ascii="Brill" w:eastAsia="Brill" w:hAnsi="Brill" w:cs="Brill"/>
        </w:rPr>
        <w:t>video</w:t>
      </w:r>
      <w:r w:rsidRPr="00C66272">
        <w:rPr>
          <w:rFonts w:ascii="Brill" w:eastAsia="Brill" w:hAnsi="Brill" w:cs="Brill"/>
        </w:rPr>
        <w:t xml:space="preserve"> views of beaches opening up to the sea, followed by waterfronts, promenades, parks</w:t>
      </w:r>
      <w:r w:rsidR="0012628C" w:rsidRPr="00C66272">
        <w:rPr>
          <w:rFonts w:ascii="Brill" w:eastAsia="Brill" w:hAnsi="Brill" w:cs="Brill"/>
        </w:rPr>
        <w:t>,</w:t>
      </w:r>
      <w:r w:rsidRPr="00C66272">
        <w:rPr>
          <w:rFonts w:ascii="Brill" w:eastAsia="Brill" w:hAnsi="Brill" w:cs="Brill"/>
        </w:rPr>
        <w:t xml:space="preserve"> and spa districts directly adjacent to the shore of the Baltic Sea. Tourists are least interested in urban districts </w:t>
      </w:r>
      <w:r w:rsidR="0012628C" w:rsidRPr="00C66272">
        <w:rPr>
          <w:rFonts w:ascii="Brill" w:eastAsia="Brill" w:hAnsi="Brill" w:cs="Brill"/>
        </w:rPr>
        <w:t xml:space="preserve">located </w:t>
      </w:r>
      <w:r w:rsidRPr="00C66272">
        <w:rPr>
          <w:rFonts w:ascii="Brill" w:eastAsia="Brill" w:hAnsi="Brill" w:cs="Brill"/>
        </w:rPr>
        <w:t>away from the sea and the</w:t>
      </w:r>
      <w:r w:rsidR="0012628C" w:rsidRPr="00C66272">
        <w:rPr>
          <w:rFonts w:ascii="Brill" w:eastAsia="Brill" w:hAnsi="Brill" w:cs="Brill"/>
        </w:rPr>
        <w:t xml:space="preserve"> </w:t>
      </w:r>
      <w:r w:rsidRPr="00C66272">
        <w:rPr>
          <w:rFonts w:ascii="Brill" w:eastAsia="Brill" w:hAnsi="Brill" w:cs="Brill"/>
        </w:rPr>
        <w:t>architecture</w:t>
      </w:r>
      <w:r w:rsidR="00CD40FC" w:rsidRPr="00C66272">
        <w:rPr>
          <w:rFonts w:ascii="Brill" w:eastAsia="Brill" w:hAnsi="Brill" w:cs="Brill"/>
        </w:rPr>
        <w:t xml:space="preserve"> – </w:t>
      </w:r>
      <w:r w:rsidRPr="00C66272">
        <w:rPr>
          <w:rFonts w:ascii="Brill" w:eastAsia="Brill" w:hAnsi="Brill" w:cs="Brill"/>
        </w:rPr>
        <w:t>historic, vernacular, and modern – dominating in the spa districts</w:t>
      </w:r>
      <w:r w:rsidR="00CD40FC" w:rsidRPr="00C66272">
        <w:rPr>
          <w:rFonts w:ascii="Brill" w:eastAsia="Brill" w:hAnsi="Brill" w:cs="Brill"/>
        </w:rPr>
        <w:t xml:space="preserve"> </w:t>
      </w:r>
      <w:r w:rsidRPr="00C66272">
        <w:rPr>
          <w:rFonts w:ascii="Brill" w:eastAsia="Brill" w:hAnsi="Brill" w:cs="Brill"/>
        </w:rPr>
        <w:t>is very rarely recorded. It is difficult to form an opinion about the urban and architectural values of the selected cities on the basis of these</w:t>
      </w:r>
      <w:r w:rsidR="002C0047" w:rsidRPr="00C66272">
        <w:rPr>
          <w:rFonts w:ascii="Brill" w:eastAsia="Brill" w:hAnsi="Brill" w:cs="Brill"/>
        </w:rPr>
        <w:t xml:space="preserve"> </w:t>
      </w:r>
      <w:r w:rsidR="005D458E" w:rsidRPr="00C66272">
        <w:rPr>
          <w:rFonts w:ascii="Brill" w:eastAsia="Brill" w:hAnsi="Brill" w:cs="Brill"/>
        </w:rPr>
        <w:t>video</w:t>
      </w:r>
      <w:r w:rsidR="002C0047" w:rsidRPr="00C66272">
        <w:rPr>
          <w:rFonts w:ascii="Brill" w:eastAsia="Brill" w:hAnsi="Brill" w:cs="Brill"/>
        </w:rPr>
        <w:t>s</w:t>
      </w:r>
      <w:r w:rsidRPr="00C66272">
        <w:rPr>
          <w:rFonts w:ascii="Brill" w:eastAsia="Brill" w:hAnsi="Brill" w:cs="Brill"/>
        </w:rPr>
        <w:t>. In this respect, the</w:t>
      </w:r>
      <w:r w:rsidR="002C0047" w:rsidRPr="00C66272">
        <w:rPr>
          <w:rFonts w:ascii="Brill" w:eastAsia="Brill" w:hAnsi="Brill" w:cs="Brill"/>
        </w:rPr>
        <w:t xml:space="preserve"> </w:t>
      </w:r>
      <w:r w:rsidR="005D458E" w:rsidRPr="00C66272">
        <w:rPr>
          <w:rFonts w:ascii="Brill" w:eastAsia="Brill" w:hAnsi="Brill" w:cs="Brill"/>
        </w:rPr>
        <w:t>video</w:t>
      </w:r>
      <w:r w:rsidR="002C0047" w:rsidRPr="00C66272">
        <w:rPr>
          <w:rFonts w:ascii="Brill" w:eastAsia="Brill" w:hAnsi="Brill" w:cs="Brill"/>
        </w:rPr>
        <w:t>s</w:t>
      </w:r>
      <w:r w:rsidRPr="00C66272">
        <w:rPr>
          <w:rFonts w:ascii="Brill" w:eastAsia="Brill" w:hAnsi="Brill" w:cs="Brill"/>
        </w:rPr>
        <w:t xml:space="preserve"> are fundamentally different from the tourist information provided on websites listing sites worth seeing. Thus, it is important to emphasize that soundscapes of port and resort cities can vary considerably in terms of their origin, representing different attitudes towards the recorded spaces expressed </w:t>
      </w:r>
      <w:r w:rsidR="008C5001" w:rsidRPr="00C66272">
        <w:rPr>
          <w:rFonts w:ascii="Brill" w:eastAsia="Brill" w:hAnsi="Brill" w:cs="Brill"/>
        </w:rPr>
        <w:t>by</w:t>
      </w:r>
      <w:r w:rsidRPr="00C66272">
        <w:rPr>
          <w:rFonts w:ascii="Brill" w:eastAsia="Brill" w:hAnsi="Brill" w:cs="Brill"/>
        </w:rPr>
        <w:t xml:space="preserve"> adult residents, children, tourists and visitors, city guides, soundscape ecologists, musicians, etc. </w:t>
      </w:r>
    </w:p>
    <w:p w14:paraId="3507796C" w14:textId="5F4B16D2" w:rsidR="00CB3FC9" w:rsidRPr="00C66272" w:rsidRDefault="00C55FA1">
      <w:pPr>
        <w:widowControl w:val="0"/>
        <w:spacing w:line="360" w:lineRule="auto"/>
        <w:ind w:firstLine="708"/>
        <w:jc w:val="both"/>
        <w:rPr>
          <w:rFonts w:ascii="Brill" w:eastAsia="Brill" w:hAnsi="Brill" w:cs="Brill"/>
          <w:color w:val="000000"/>
          <w:highlight w:val="white"/>
        </w:rPr>
      </w:pPr>
      <w:r w:rsidRPr="00C66272">
        <w:rPr>
          <w:rFonts w:ascii="Brill" w:eastAsia="Brill" w:hAnsi="Brill" w:cs="Brill"/>
        </w:rPr>
        <w:t xml:space="preserve">Thus, when we speak of the </w:t>
      </w:r>
      <w:proofErr w:type="spellStart"/>
      <w:r w:rsidRPr="00C66272">
        <w:rPr>
          <w:rFonts w:ascii="Brill" w:eastAsia="Brill" w:hAnsi="Brill" w:cs="Brill"/>
        </w:rPr>
        <w:t>soundcapes</w:t>
      </w:r>
      <w:proofErr w:type="spellEnd"/>
      <w:r w:rsidRPr="00C66272">
        <w:rPr>
          <w:rFonts w:ascii="Brill" w:eastAsia="Brill" w:hAnsi="Brill" w:cs="Brill"/>
        </w:rPr>
        <w:t xml:space="preserve"> of port cities, we always have in mind some socially oriented point of view, not an </w:t>
      </w:r>
      <w:ins w:id="1108" w:author="Autor">
        <w:r w:rsidR="007B2928">
          <w:rPr>
            <w:rFonts w:ascii="Brill" w:eastAsia="Brill" w:hAnsi="Brill" w:cs="Brill"/>
          </w:rPr>
          <w:t>‘</w:t>
        </w:r>
      </w:ins>
      <w:del w:id="1109" w:author="Autor">
        <w:r w:rsidRPr="00C66272" w:rsidDel="007B2928">
          <w:rPr>
            <w:rFonts w:ascii="Brill" w:eastAsia="Brill" w:hAnsi="Brill" w:cs="Brill"/>
          </w:rPr>
          <w:delText>“</w:delText>
        </w:r>
      </w:del>
      <w:r w:rsidRPr="00C66272">
        <w:rPr>
          <w:rFonts w:ascii="Brill" w:eastAsia="Brill" w:hAnsi="Brill" w:cs="Brill"/>
        </w:rPr>
        <w:t>objective</w:t>
      </w:r>
      <w:ins w:id="1110" w:author="Autor">
        <w:r w:rsidR="007B2928">
          <w:rPr>
            <w:rFonts w:ascii="Brill" w:eastAsia="Brill" w:hAnsi="Brill" w:cs="Brill"/>
          </w:rPr>
          <w:t>’</w:t>
        </w:r>
      </w:ins>
      <w:del w:id="1111" w:author="Autor">
        <w:r w:rsidRPr="00C66272" w:rsidDel="007B2928">
          <w:rPr>
            <w:rFonts w:ascii="Brill" w:eastAsia="Brill" w:hAnsi="Brill" w:cs="Brill"/>
          </w:rPr>
          <w:delText>”</w:delText>
        </w:r>
      </w:del>
      <w:r w:rsidRPr="00C66272">
        <w:rPr>
          <w:rFonts w:ascii="Brill" w:eastAsia="Brill" w:hAnsi="Brill" w:cs="Brill"/>
        </w:rPr>
        <w:t xml:space="preserve"> state of affairs. Even very extensive sound archives do not have any statistically significant sound portrait of the recorded urban spaces. Sound maps also provide fragmentary information, distributed in space, but not necessarily in time. Although pre-presenting field recordings in the form of publications, exhibitions, </w:t>
      </w:r>
      <w:r w:rsidR="00337D31" w:rsidRPr="00C66272">
        <w:rPr>
          <w:rFonts w:ascii="Brill" w:eastAsia="Brill" w:hAnsi="Brill" w:cs="Brill"/>
        </w:rPr>
        <w:t xml:space="preserve">and </w:t>
      </w:r>
      <w:r w:rsidRPr="00C66272">
        <w:rPr>
          <w:rFonts w:ascii="Brill" w:eastAsia="Brill" w:hAnsi="Brill" w:cs="Brill"/>
        </w:rPr>
        <w:t>concerts contribute</w:t>
      </w:r>
      <w:r w:rsidR="00337D31" w:rsidRPr="00C66272">
        <w:rPr>
          <w:rFonts w:ascii="Brill" w:eastAsia="Brill" w:hAnsi="Brill" w:cs="Brill"/>
        </w:rPr>
        <w:t>s</w:t>
      </w:r>
      <w:r w:rsidRPr="00C66272">
        <w:rPr>
          <w:rFonts w:ascii="Brill" w:eastAsia="Brill" w:hAnsi="Brill" w:cs="Brill"/>
        </w:rPr>
        <w:t xml:space="preserve"> to the expansion of the </w:t>
      </w:r>
      <w:ins w:id="1112" w:author="Autor">
        <w:r w:rsidR="00677AFD">
          <w:rPr>
            <w:rFonts w:ascii="Brill" w:eastAsia="Brill" w:hAnsi="Brill" w:cs="Brill"/>
          </w:rPr>
          <w:t>‘</w:t>
        </w:r>
      </w:ins>
      <w:del w:id="1113" w:author="Autor">
        <w:r w:rsidRPr="00C66272" w:rsidDel="00677AFD">
          <w:rPr>
            <w:rFonts w:ascii="Brill" w:eastAsia="Brill" w:hAnsi="Brill" w:cs="Brill"/>
          </w:rPr>
          <w:delText>“</w:delText>
        </w:r>
      </w:del>
      <w:r w:rsidRPr="00C66272">
        <w:rPr>
          <w:rFonts w:ascii="Brill" w:eastAsia="Brill" w:hAnsi="Brill" w:cs="Brill"/>
        </w:rPr>
        <w:t>listening</w:t>
      </w:r>
      <w:ins w:id="1114" w:author="Autor">
        <w:r w:rsidR="00677AFD">
          <w:rPr>
            <w:rFonts w:ascii="Brill" w:eastAsia="Brill" w:hAnsi="Brill" w:cs="Brill"/>
          </w:rPr>
          <w:t>’</w:t>
        </w:r>
      </w:ins>
      <w:del w:id="1115" w:author="Autor">
        <w:r w:rsidRPr="00C66272" w:rsidDel="00677AFD">
          <w:rPr>
            <w:rFonts w:ascii="Brill" w:eastAsia="Brill" w:hAnsi="Brill" w:cs="Brill"/>
          </w:rPr>
          <w:delText>”</w:delText>
        </w:r>
      </w:del>
      <w:r w:rsidRPr="00C66272">
        <w:rPr>
          <w:rFonts w:ascii="Brill" w:eastAsia="Brill" w:hAnsi="Brill" w:cs="Brill"/>
        </w:rPr>
        <w:t xml:space="preserve"> field, it closes the recorded sounds in </w:t>
      </w:r>
      <w:r w:rsidR="00337D31" w:rsidRPr="00C66272">
        <w:rPr>
          <w:rFonts w:ascii="Brill" w:eastAsia="Brill" w:hAnsi="Brill" w:cs="Brill"/>
        </w:rPr>
        <w:t>an</w:t>
      </w:r>
      <w:r w:rsidRPr="00C66272">
        <w:rPr>
          <w:rFonts w:ascii="Brill" w:eastAsia="Brill" w:hAnsi="Brill" w:cs="Brill"/>
        </w:rPr>
        <w:t xml:space="preserve"> elite circle of experts</w:t>
      </w:r>
      <w:r w:rsidRPr="00C66272">
        <w:rPr>
          <w:rFonts w:ascii="Brill" w:eastAsia="Brill" w:hAnsi="Brill" w:cs="Brill"/>
          <w:color w:val="000000"/>
          <w:highlight w:val="white"/>
        </w:rPr>
        <w:t xml:space="preserve">. Creators of amateur </w:t>
      </w:r>
      <w:r w:rsidR="00A16B8B" w:rsidRPr="00C66272">
        <w:rPr>
          <w:rFonts w:ascii="Brill" w:eastAsia="Brill" w:hAnsi="Brill" w:cs="Brill"/>
          <w:color w:val="000000"/>
          <w:highlight w:val="white"/>
        </w:rPr>
        <w:t>video</w:t>
      </w:r>
      <w:r w:rsidRPr="00C66272">
        <w:rPr>
          <w:rFonts w:ascii="Brill" w:eastAsia="Brill" w:hAnsi="Brill" w:cs="Brill"/>
          <w:color w:val="000000"/>
          <w:highlight w:val="white"/>
        </w:rPr>
        <w:t xml:space="preserve">s uploading them to websites dedicated to specific cities expand this circle, and in fact work for </w:t>
      </w:r>
      <w:r w:rsidR="005D458E" w:rsidRPr="00C66272">
        <w:rPr>
          <w:rFonts w:ascii="Brill" w:eastAsia="Brill" w:hAnsi="Brill" w:cs="Brill"/>
          <w:color w:val="000000"/>
          <w:highlight w:val="white"/>
        </w:rPr>
        <w:t>people</w:t>
      </w:r>
      <w:r w:rsidRPr="00C66272">
        <w:rPr>
          <w:rFonts w:ascii="Brill" w:eastAsia="Brill" w:hAnsi="Brill" w:cs="Brill"/>
          <w:color w:val="000000"/>
          <w:highlight w:val="white"/>
        </w:rPr>
        <w:t xml:space="preserve"> who are similar to them </w:t>
      </w:r>
      <w:r w:rsidRPr="00C66272">
        <w:rPr>
          <w:rFonts w:ascii="Brill" w:eastAsia="Brill" w:hAnsi="Brill" w:cs="Brill"/>
        </w:rPr>
        <w:t xml:space="preserve">– </w:t>
      </w:r>
      <w:r w:rsidRPr="00C66272">
        <w:rPr>
          <w:rFonts w:ascii="Brill" w:eastAsia="Brill" w:hAnsi="Brill" w:cs="Brill"/>
          <w:color w:val="000000"/>
          <w:highlight w:val="white"/>
        </w:rPr>
        <w:t>future tourists, visitors, wanderers. They also work for the residents of cities, giving them, in exchange for hospitality, sketches for portraits of visited places, sound panoramas, their preferences</w:t>
      </w:r>
      <w:r w:rsidR="005D458E" w:rsidRPr="00C66272">
        <w:rPr>
          <w:rFonts w:ascii="Brill" w:eastAsia="Brill" w:hAnsi="Brill" w:cs="Brill"/>
          <w:color w:val="000000"/>
          <w:highlight w:val="white"/>
        </w:rPr>
        <w:t>,</w:t>
      </w:r>
      <w:r w:rsidRPr="00C66272">
        <w:rPr>
          <w:rFonts w:ascii="Brill" w:eastAsia="Brill" w:hAnsi="Brill" w:cs="Brill"/>
          <w:color w:val="000000"/>
          <w:highlight w:val="white"/>
        </w:rPr>
        <w:t xml:space="preserve"> and scales of values. Many of them should be used in planning and management of maritime urban spaces.</w:t>
      </w:r>
    </w:p>
    <w:p w14:paraId="3507796D" w14:textId="78FFB3EE"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The visual backgrounds of the 240 </w:t>
      </w:r>
      <w:r w:rsidR="00A16B8B" w:rsidRPr="00C66272">
        <w:rPr>
          <w:rFonts w:ascii="Brill" w:eastAsia="Brill" w:hAnsi="Brill" w:cs="Brill"/>
        </w:rPr>
        <w:t>video</w:t>
      </w:r>
      <w:r w:rsidRPr="00C66272">
        <w:rPr>
          <w:rFonts w:ascii="Brill" w:eastAsia="Brill" w:hAnsi="Brill" w:cs="Brill"/>
        </w:rPr>
        <w:t>s clearly indicate that their authors came to the resorts to turn their backs on the city and look (listen) to the sea.</w:t>
      </w:r>
      <w:r w:rsidR="001A1E0C">
        <w:rPr>
          <w:rFonts w:ascii="Brill" w:eastAsia="Brill" w:hAnsi="Brill" w:cs="Brill"/>
        </w:rPr>
        <w:t xml:space="preserve"> </w:t>
      </w:r>
      <w:r w:rsidRPr="00C66272">
        <w:rPr>
          <w:rFonts w:ascii="Brill" w:eastAsia="Brill" w:hAnsi="Brill" w:cs="Brill"/>
        </w:rPr>
        <w:t>If the city appears in a video, it is in the background</w:t>
      </w:r>
      <w:del w:id="1116" w:author="Autor">
        <w:r w:rsidRPr="00C66272" w:rsidDel="00677AFD">
          <w:rPr>
            <w:rFonts w:ascii="Brill" w:eastAsia="Brill" w:hAnsi="Brill" w:cs="Brill"/>
          </w:rPr>
          <w:delText>,</w:delText>
        </w:r>
      </w:del>
      <w:r w:rsidRPr="00C66272">
        <w:rPr>
          <w:rFonts w:ascii="Brill" w:eastAsia="Brill" w:hAnsi="Brill" w:cs="Brill"/>
        </w:rPr>
        <w:t xml:space="preserve"> </w:t>
      </w:r>
      <w:ins w:id="1117" w:author="Autor">
        <w:r w:rsidR="00677AFD">
          <w:rPr>
            <w:rFonts w:ascii="Brill" w:eastAsia="Brill" w:hAnsi="Brill" w:cs="Brill"/>
          </w:rPr>
          <w:t>(</w:t>
        </w:r>
      </w:ins>
      <w:r w:rsidRPr="00C66272">
        <w:rPr>
          <w:rFonts w:ascii="Brill" w:eastAsia="Brill" w:hAnsi="Brill" w:cs="Brill"/>
        </w:rPr>
        <w:t>e.g. seagulls feeding in garbage cans</w:t>
      </w:r>
      <w:ins w:id="1118" w:author="Autor">
        <w:r w:rsidR="00677AFD">
          <w:rPr>
            <w:rFonts w:ascii="Brill" w:eastAsia="Brill" w:hAnsi="Brill" w:cs="Brill"/>
          </w:rPr>
          <w:t>)</w:t>
        </w:r>
      </w:ins>
      <w:r w:rsidRPr="00C66272">
        <w:rPr>
          <w:rFonts w:ascii="Brill" w:eastAsia="Brill" w:hAnsi="Brill" w:cs="Brill"/>
        </w:rPr>
        <w:t xml:space="preserve">, or in the panorama whose prominent elements are usually cranes, not necessarily harbour </w:t>
      </w:r>
      <w:r w:rsidR="005D458E" w:rsidRPr="00C66272">
        <w:rPr>
          <w:rFonts w:ascii="Brill" w:eastAsia="Brill" w:hAnsi="Brill" w:cs="Brill"/>
        </w:rPr>
        <w:t>crane</w:t>
      </w:r>
      <w:r w:rsidRPr="00C66272">
        <w:rPr>
          <w:rFonts w:ascii="Brill" w:eastAsia="Brill" w:hAnsi="Brill" w:cs="Brill"/>
        </w:rPr>
        <w:t>s. These are landscapes and soundscapes recorded during the day. Only a few were captured at night, and th</w:t>
      </w:r>
      <w:ins w:id="1119" w:author="Autor">
        <w:r w:rsidR="00677AFD">
          <w:rPr>
            <w:rFonts w:ascii="Brill" w:eastAsia="Brill" w:hAnsi="Brill" w:cs="Brill"/>
          </w:rPr>
          <w:t>o</w:t>
        </w:r>
      </w:ins>
      <w:del w:id="1120" w:author="Autor">
        <w:r w:rsidRPr="00C66272" w:rsidDel="00677AFD">
          <w:rPr>
            <w:rFonts w:ascii="Brill" w:eastAsia="Brill" w:hAnsi="Brill" w:cs="Brill"/>
          </w:rPr>
          <w:delText>e</w:delText>
        </w:r>
      </w:del>
      <w:r w:rsidRPr="00C66272">
        <w:rPr>
          <w:rFonts w:ascii="Brill" w:eastAsia="Brill" w:hAnsi="Brill" w:cs="Brill"/>
        </w:rPr>
        <w:t xml:space="preserve">se indicate the opposite tendency – a return from the beach to the city. </w:t>
      </w:r>
      <w:r w:rsidR="00F62668">
        <w:rPr>
          <w:rFonts w:ascii="Brill" w:eastAsia="Brill" w:hAnsi="Brill" w:cs="Brill"/>
        </w:rPr>
        <w:t>I</w:t>
      </w:r>
      <w:r w:rsidRPr="00C66272">
        <w:rPr>
          <w:rFonts w:ascii="Brill" w:eastAsia="Brill" w:hAnsi="Brill" w:cs="Brill"/>
        </w:rPr>
        <w:t xml:space="preserve">nteresting </w:t>
      </w:r>
      <w:r w:rsidR="00F62668">
        <w:rPr>
          <w:rFonts w:ascii="Brill" w:eastAsia="Brill" w:hAnsi="Brill" w:cs="Brill"/>
        </w:rPr>
        <w:t xml:space="preserve">among </w:t>
      </w:r>
      <w:r w:rsidRPr="00C66272">
        <w:rPr>
          <w:rFonts w:ascii="Brill" w:eastAsia="Brill" w:hAnsi="Brill" w:cs="Brill"/>
        </w:rPr>
        <w:t xml:space="preserve">the </w:t>
      </w:r>
      <w:r w:rsidRPr="00C66272">
        <w:rPr>
          <w:rFonts w:ascii="Brill" w:eastAsia="Brill" w:hAnsi="Brill" w:cs="Brill"/>
        </w:rPr>
        <w:lastRenderedPageBreak/>
        <w:t xml:space="preserve">predominating elements </w:t>
      </w:r>
      <w:r w:rsidR="00F62668">
        <w:rPr>
          <w:rFonts w:ascii="Brill" w:eastAsia="Brill" w:hAnsi="Brill" w:cs="Brill"/>
        </w:rPr>
        <w:t>in the</w:t>
      </w:r>
      <w:r w:rsidRPr="00C66272">
        <w:rPr>
          <w:rFonts w:ascii="Brill" w:eastAsia="Brill" w:hAnsi="Brill" w:cs="Brill"/>
        </w:rPr>
        <w:t xml:space="preserve"> recordings </w:t>
      </w:r>
      <w:r w:rsidR="00F62668">
        <w:rPr>
          <w:rFonts w:ascii="Brill" w:eastAsia="Brill" w:hAnsi="Brill" w:cs="Brill"/>
        </w:rPr>
        <w:t xml:space="preserve">is </w:t>
      </w:r>
      <w:r w:rsidRPr="00C66272">
        <w:rPr>
          <w:rFonts w:ascii="Brill" w:eastAsia="Brill" w:hAnsi="Brill" w:cs="Brill"/>
        </w:rPr>
        <w:t xml:space="preserve">the </w:t>
      </w:r>
      <w:r w:rsidR="00F62668">
        <w:rPr>
          <w:rFonts w:ascii="Brill" w:eastAsia="Brill" w:hAnsi="Brill" w:cs="Brill"/>
        </w:rPr>
        <w:t xml:space="preserve">sound of </w:t>
      </w:r>
      <w:r w:rsidRPr="00C66272">
        <w:rPr>
          <w:rFonts w:ascii="Brill" w:eastAsia="Brill" w:hAnsi="Brill" w:cs="Brill"/>
        </w:rPr>
        <w:t>splash</w:t>
      </w:r>
      <w:r w:rsidR="00F62668">
        <w:rPr>
          <w:rFonts w:ascii="Brill" w:eastAsia="Brill" w:hAnsi="Brill" w:cs="Brill"/>
        </w:rPr>
        <w:t>ing</w:t>
      </w:r>
      <w:r w:rsidRPr="00C66272">
        <w:rPr>
          <w:rFonts w:ascii="Brill" w:eastAsia="Brill" w:hAnsi="Brill" w:cs="Brill"/>
        </w:rPr>
        <w:t xml:space="preserve"> of numerous fountains, i.e. water again. Because the</w:t>
      </w:r>
      <w:r w:rsidR="001A1E0C">
        <w:rPr>
          <w:rFonts w:ascii="Brill" w:eastAsia="Brill" w:hAnsi="Brill" w:cs="Brill"/>
        </w:rPr>
        <w:t xml:space="preserve"> </w:t>
      </w:r>
      <w:r w:rsidR="00A16B8B" w:rsidRPr="00C66272">
        <w:rPr>
          <w:rFonts w:ascii="Brill" w:eastAsia="Brill" w:hAnsi="Brill" w:cs="Brill"/>
        </w:rPr>
        <w:t xml:space="preserve">creators of the videos </w:t>
      </w:r>
      <w:r w:rsidRPr="00C66272">
        <w:rPr>
          <w:rFonts w:ascii="Brill" w:eastAsia="Brill" w:hAnsi="Brill" w:cs="Brill"/>
        </w:rPr>
        <w:t>are anonymous, we cannot characterize them more closely. This is, of course, one of the drawbacks of using such secondary footage. We can, however, define their interests. The encounter between sea and land with all its geological, biological</w:t>
      </w:r>
      <w:ins w:id="1121" w:author="Autor">
        <w:r w:rsidR="00677AFD">
          <w:rPr>
            <w:rFonts w:ascii="Brill" w:eastAsia="Brill" w:hAnsi="Brill" w:cs="Brill"/>
          </w:rPr>
          <w:t>,</w:t>
        </w:r>
      </w:ins>
      <w:r w:rsidRPr="00C66272">
        <w:rPr>
          <w:rFonts w:ascii="Brill" w:eastAsia="Brill" w:hAnsi="Brill" w:cs="Brill"/>
        </w:rPr>
        <w:t xml:space="preserve"> and anthropological consequences will then come to the fore. The aim of this article is to reconstruct the </w:t>
      </w:r>
      <w:ins w:id="1122" w:author="Autor">
        <w:r w:rsidR="00677AFD">
          <w:rPr>
            <w:rFonts w:ascii="Brill" w:eastAsia="Brill" w:hAnsi="Brill" w:cs="Brill"/>
          </w:rPr>
          <w:t>‘</w:t>
        </w:r>
      </w:ins>
      <w:del w:id="1123" w:author="Autor">
        <w:r w:rsidRPr="00C66272" w:rsidDel="00677AFD">
          <w:rPr>
            <w:rFonts w:ascii="Brill" w:eastAsia="Brill" w:hAnsi="Brill" w:cs="Brill"/>
          </w:rPr>
          <w:delText>“</w:delText>
        </w:r>
      </w:del>
      <w:r w:rsidRPr="00C66272">
        <w:rPr>
          <w:rFonts w:ascii="Brill" w:eastAsia="Brill" w:hAnsi="Brill" w:cs="Brill"/>
        </w:rPr>
        <w:t>struggle</w:t>
      </w:r>
      <w:ins w:id="1124" w:author="Autor">
        <w:r w:rsidR="00677AFD">
          <w:rPr>
            <w:rFonts w:ascii="Brill" w:eastAsia="Brill" w:hAnsi="Brill" w:cs="Brill"/>
          </w:rPr>
          <w:t>’</w:t>
        </w:r>
      </w:ins>
      <w:del w:id="1125" w:author="Autor">
        <w:r w:rsidRPr="00C66272" w:rsidDel="00677AFD">
          <w:rPr>
            <w:rFonts w:ascii="Brill" w:eastAsia="Brill" w:hAnsi="Brill" w:cs="Brill"/>
          </w:rPr>
          <w:delText>”</w:delText>
        </w:r>
      </w:del>
      <w:r w:rsidRPr="00C66272">
        <w:rPr>
          <w:rFonts w:ascii="Brill" w:eastAsia="Brill" w:hAnsi="Brill" w:cs="Brill"/>
        </w:rPr>
        <w:t xml:space="preserve"> for sonic domination in</w:t>
      </w:r>
      <w:del w:id="1126" w:author="Autor">
        <w:r w:rsidRPr="00C66272" w:rsidDel="00677AFD">
          <w:rPr>
            <w:rFonts w:ascii="Brill" w:eastAsia="Brill" w:hAnsi="Brill" w:cs="Brill"/>
          </w:rPr>
          <w:delText xml:space="preserve"> the</w:delText>
        </w:r>
      </w:del>
      <w:r w:rsidRPr="00C66272">
        <w:rPr>
          <w:rFonts w:ascii="Brill" w:eastAsia="Brill" w:hAnsi="Brill" w:cs="Brill"/>
        </w:rPr>
        <w:t xml:space="preserve"> </w:t>
      </w:r>
      <w:r w:rsidR="005D458E" w:rsidRPr="00C66272">
        <w:rPr>
          <w:rFonts w:ascii="Brill" w:eastAsia="Brill" w:hAnsi="Brill" w:cs="Brill"/>
        </w:rPr>
        <w:t xml:space="preserve">these particular </w:t>
      </w:r>
      <w:r w:rsidRPr="00C66272">
        <w:rPr>
          <w:rFonts w:ascii="Brill" w:eastAsia="Brill" w:hAnsi="Brill" w:cs="Brill"/>
        </w:rPr>
        <w:t xml:space="preserve">spaces of port cities. </w:t>
      </w:r>
    </w:p>
    <w:p w14:paraId="3507796E" w14:textId="56050F8D" w:rsidR="00CB3FC9" w:rsidRPr="00C66272" w:rsidRDefault="00C55FA1">
      <w:pPr>
        <w:widowControl w:val="0"/>
        <w:spacing w:line="360" w:lineRule="auto"/>
        <w:jc w:val="both"/>
        <w:rPr>
          <w:rFonts w:ascii="Brill" w:eastAsia="Brill" w:hAnsi="Brill" w:cs="Brill"/>
        </w:rPr>
      </w:pPr>
      <w:r w:rsidRPr="00C66272">
        <w:rPr>
          <w:rFonts w:ascii="Brill" w:eastAsia="Brill" w:hAnsi="Brill" w:cs="Brill"/>
        </w:rPr>
        <w:tab/>
        <w:t xml:space="preserve">For this purpose, I use the typology introduced by </w:t>
      </w:r>
      <w:r w:rsidRPr="00E55F12">
        <w:rPr>
          <w:rFonts w:ascii="Brill" w:eastAsia="Brill" w:hAnsi="Brill" w:cs="Brill"/>
        </w:rPr>
        <w:t>Bernie Krause (2016</w:t>
      </w:r>
      <w:r w:rsidRPr="00C66272">
        <w:rPr>
          <w:rFonts w:ascii="Brill" w:eastAsia="Brill" w:hAnsi="Brill" w:cs="Brill"/>
        </w:rPr>
        <w:t>) in which he distinguishes the following types of sounds: 1) geophonic (sounds of inanimate nature such as wind in the treetops, water flowing in streams, the roar of sea waves, the creak of snow</w:t>
      </w:r>
      <w:r w:rsidR="005D458E" w:rsidRPr="00C66272">
        <w:rPr>
          <w:rFonts w:ascii="Brill" w:eastAsia="Brill" w:hAnsi="Brill" w:cs="Brill"/>
        </w:rPr>
        <w:t>)</w:t>
      </w:r>
      <w:r w:rsidRPr="00C66272">
        <w:rPr>
          <w:rFonts w:ascii="Brill" w:eastAsia="Brill" w:hAnsi="Brill" w:cs="Brill"/>
        </w:rPr>
        <w:t xml:space="preserve">; 2) biophonic (sounds produced by all species of animate nature residing in a specific habitat); </w:t>
      </w:r>
      <w:ins w:id="1127" w:author="Autor">
        <w:r w:rsidR="00034260">
          <w:rPr>
            <w:rFonts w:ascii="Brill" w:eastAsia="Brill" w:hAnsi="Brill" w:cs="Brill"/>
          </w:rPr>
          <w:t xml:space="preserve">and </w:t>
        </w:r>
      </w:ins>
      <w:r w:rsidRPr="00C66272">
        <w:rPr>
          <w:rFonts w:ascii="Brill" w:eastAsia="Brill" w:hAnsi="Brill" w:cs="Brill"/>
        </w:rPr>
        <w:t xml:space="preserve">3) </w:t>
      </w:r>
      <w:proofErr w:type="spellStart"/>
      <w:r w:rsidRPr="00C66272">
        <w:rPr>
          <w:rFonts w:ascii="Brill" w:eastAsia="Brill" w:hAnsi="Brill" w:cs="Brill"/>
        </w:rPr>
        <w:t>anthropophonic</w:t>
      </w:r>
      <w:proofErr w:type="spellEnd"/>
      <w:r w:rsidRPr="00C66272">
        <w:rPr>
          <w:rFonts w:ascii="Brill" w:eastAsia="Brill" w:hAnsi="Brill" w:cs="Brill"/>
        </w:rPr>
        <w:t xml:space="preserve"> (sounds generated by humans). Among the last, he distinguished two types: 1) controlled and coherent (music, language, theatre, television news, airport announcements), “that carry messages most of us will want to pay some attention to” (Krause, 2021, p. 17); and 2) incoherent and chaotic, containing useless information, which we might consider characteristic of noise cultures, and for which he proposes to adopt the term </w:t>
      </w:r>
      <w:proofErr w:type="spellStart"/>
      <w:r w:rsidRPr="00C66272">
        <w:rPr>
          <w:rFonts w:ascii="Brill" w:eastAsia="Brill" w:hAnsi="Brill" w:cs="Brill"/>
        </w:rPr>
        <w:t>technophonic</w:t>
      </w:r>
      <w:proofErr w:type="spellEnd"/>
      <w:r w:rsidRPr="00C66272">
        <w:rPr>
          <w:rFonts w:ascii="Brill" w:eastAsia="Brill" w:hAnsi="Brill" w:cs="Brill"/>
        </w:rPr>
        <w:t xml:space="preserve">. All of them, taken together, </w:t>
      </w:r>
      <w:r w:rsidR="005D458E" w:rsidRPr="00C66272">
        <w:rPr>
          <w:rFonts w:ascii="Brill" w:eastAsia="Brill" w:hAnsi="Brill" w:cs="Brill"/>
        </w:rPr>
        <w:t>allow him</w:t>
      </w:r>
      <w:r w:rsidRPr="00C66272">
        <w:rPr>
          <w:rFonts w:ascii="Brill" w:eastAsia="Brill" w:hAnsi="Brill" w:cs="Brill"/>
        </w:rPr>
        <w:t xml:space="preserve"> to characterize acoustic niches, although his works concentrate on recording places devoid of human-made noise and are (similarly to Hempton’s works) a search for what is tranquil, quiet</w:t>
      </w:r>
      <w:r w:rsidR="005D458E" w:rsidRPr="00C66272">
        <w:rPr>
          <w:rFonts w:ascii="Brill" w:eastAsia="Brill" w:hAnsi="Brill" w:cs="Brill"/>
        </w:rPr>
        <w:t>,</w:t>
      </w:r>
      <w:r w:rsidRPr="00C66272">
        <w:rPr>
          <w:rFonts w:ascii="Brill" w:eastAsia="Brill" w:hAnsi="Brill" w:cs="Brill"/>
        </w:rPr>
        <w:t xml:space="preserve"> and silent. The record of this search can be found not only in his acoustic installations, but also in </w:t>
      </w:r>
      <w:r w:rsidRPr="00C66272">
        <w:rPr>
          <w:rFonts w:ascii="Brill" w:eastAsia="Brill" w:hAnsi="Brill" w:cs="Brill"/>
          <w:i/>
        </w:rPr>
        <w:t>The power of tranquillity in a very noisy world</w:t>
      </w:r>
      <w:r w:rsidRPr="00C66272">
        <w:rPr>
          <w:rFonts w:ascii="Brill" w:eastAsia="Brill" w:hAnsi="Brill" w:cs="Brill"/>
        </w:rPr>
        <w:t xml:space="preserve"> (</w:t>
      </w:r>
      <w:r w:rsidRPr="00E55F12">
        <w:rPr>
          <w:rFonts w:ascii="Brill" w:eastAsia="Brill" w:hAnsi="Brill" w:cs="Brill"/>
        </w:rPr>
        <w:t>Krause 2021</w:t>
      </w:r>
      <w:r w:rsidRPr="00C66272">
        <w:rPr>
          <w:rFonts w:ascii="Brill" w:eastAsia="Brill" w:hAnsi="Brill" w:cs="Brill"/>
        </w:rPr>
        <w:t>), a book which collects not only his earlier theses, but also constitutes a particular manifesto for the protection of the culture of silence. And it is not only about the excess of sounds that are too loud, on which the measurements of quality of life in cities focus, but above all, about the sounds that are created by vibrations that distract us or make us feel uncomfortable, such as drones (Krause, 2021, p.18)</w:t>
      </w:r>
      <w:r w:rsidR="005D458E" w:rsidRPr="00C66272">
        <w:rPr>
          <w:rFonts w:ascii="Brill" w:eastAsia="Brill" w:hAnsi="Brill" w:cs="Brill"/>
        </w:rPr>
        <w:t>.</w:t>
      </w:r>
    </w:p>
    <w:p w14:paraId="3507796F" w14:textId="77777777" w:rsidR="00CB3FC9" w:rsidRPr="00C66272" w:rsidDel="00034260" w:rsidRDefault="00C55FA1">
      <w:pPr>
        <w:widowControl w:val="0"/>
        <w:spacing w:line="360" w:lineRule="auto"/>
        <w:jc w:val="both"/>
        <w:rPr>
          <w:del w:id="1128" w:author="Autor"/>
          <w:rFonts w:ascii="Brill" w:eastAsia="Brill" w:hAnsi="Brill" w:cs="Brill"/>
        </w:rPr>
      </w:pPr>
      <w:r w:rsidRPr="00C66272">
        <w:rPr>
          <w:rFonts w:ascii="Brill" w:eastAsia="Brill" w:hAnsi="Brill" w:cs="Brill"/>
        </w:rPr>
        <w:tab/>
      </w:r>
    </w:p>
    <w:p w14:paraId="35077970" w14:textId="77777777" w:rsidR="00CB3FC9" w:rsidRPr="00C66272" w:rsidRDefault="00CB3FC9" w:rsidP="00034260">
      <w:pPr>
        <w:widowControl w:val="0"/>
        <w:spacing w:line="360" w:lineRule="auto"/>
        <w:jc w:val="both"/>
        <w:rPr>
          <w:rFonts w:ascii="Brill" w:eastAsia="Brill" w:hAnsi="Brill" w:cs="Brill"/>
          <w:b/>
        </w:rPr>
      </w:pPr>
    </w:p>
    <w:p w14:paraId="35077971" w14:textId="61B245AB" w:rsidR="00CB3FC9" w:rsidRPr="00C66272" w:rsidRDefault="00C55FA1">
      <w:pPr>
        <w:widowControl w:val="0"/>
        <w:spacing w:line="360" w:lineRule="auto"/>
        <w:jc w:val="both"/>
        <w:rPr>
          <w:rFonts w:ascii="Brill" w:eastAsia="Brill" w:hAnsi="Brill" w:cs="Brill"/>
          <w:b/>
        </w:rPr>
      </w:pPr>
      <w:r w:rsidRPr="00C66272">
        <w:rPr>
          <w:rFonts w:ascii="Brill" w:eastAsia="Brill" w:hAnsi="Brill" w:cs="Brill"/>
          <w:b/>
        </w:rPr>
        <w:t xml:space="preserve">The </w:t>
      </w:r>
      <w:ins w:id="1129" w:author="Autor">
        <w:r w:rsidR="00034260">
          <w:rPr>
            <w:rFonts w:ascii="Brill" w:eastAsia="Brill" w:hAnsi="Brill" w:cs="Brill"/>
            <w:b/>
          </w:rPr>
          <w:t>‘</w:t>
        </w:r>
      </w:ins>
      <w:del w:id="1130" w:author="Autor">
        <w:r w:rsidRPr="00C66272" w:rsidDel="00034260">
          <w:rPr>
            <w:rFonts w:ascii="Brill" w:eastAsia="Brill" w:hAnsi="Brill" w:cs="Brill"/>
            <w:b/>
          </w:rPr>
          <w:delText>“</w:delText>
        </w:r>
      </w:del>
      <w:r w:rsidRPr="00C66272">
        <w:rPr>
          <w:rFonts w:ascii="Brill" w:eastAsia="Brill" w:hAnsi="Brill" w:cs="Brill"/>
          <w:b/>
        </w:rPr>
        <w:t>struggle</w:t>
      </w:r>
      <w:ins w:id="1131" w:author="Autor">
        <w:r w:rsidR="00034260">
          <w:rPr>
            <w:rFonts w:ascii="Brill" w:eastAsia="Brill" w:hAnsi="Brill" w:cs="Brill"/>
            <w:b/>
          </w:rPr>
          <w:t>’</w:t>
        </w:r>
      </w:ins>
      <w:del w:id="1132" w:author="Autor">
        <w:r w:rsidRPr="00C66272" w:rsidDel="00034260">
          <w:rPr>
            <w:rFonts w:ascii="Brill" w:eastAsia="Brill" w:hAnsi="Brill" w:cs="Brill"/>
            <w:b/>
          </w:rPr>
          <w:delText>”</w:delText>
        </w:r>
      </w:del>
      <w:r w:rsidRPr="00C66272">
        <w:rPr>
          <w:rFonts w:ascii="Brill" w:eastAsia="Brill" w:hAnsi="Brill" w:cs="Brill"/>
          <w:b/>
        </w:rPr>
        <w:t xml:space="preserve"> for sonic domination </w:t>
      </w:r>
    </w:p>
    <w:p w14:paraId="35077972" w14:textId="6155A1D7"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Listening to the soundtracks of the analysed </w:t>
      </w:r>
      <w:r w:rsidR="00A16B8B" w:rsidRPr="00C66272">
        <w:rPr>
          <w:rFonts w:ascii="Brill" w:eastAsia="Brill" w:hAnsi="Brill" w:cs="Brill"/>
        </w:rPr>
        <w:t>video</w:t>
      </w:r>
      <w:r w:rsidRPr="00C66272">
        <w:rPr>
          <w:rFonts w:ascii="Brill" w:eastAsia="Brill" w:hAnsi="Brill" w:cs="Brill"/>
        </w:rPr>
        <w:t xml:space="preserve">s we first notice a clear predominance of ‘earth music’ in </w:t>
      </w:r>
      <w:proofErr w:type="spellStart"/>
      <w:r w:rsidRPr="00C66272">
        <w:rPr>
          <w:rFonts w:ascii="Brill" w:eastAsia="Brill" w:hAnsi="Brill" w:cs="Brill"/>
        </w:rPr>
        <w:t>Świnoujście</w:t>
      </w:r>
      <w:proofErr w:type="spellEnd"/>
      <w:r w:rsidRPr="00C66272">
        <w:rPr>
          <w:rFonts w:ascii="Brill" w:eastAsia="Brill" w:hAnsi="Brill" w:cs="Brill"/>
        </w:rPr>
        <w:t xml:space="preserve"> and </w:t>
      </w:r>
      <w:proofErr w:type="spellStart"/>
      <w:r w:rsidRPr="00C66272">
        <w:rPr>
          <w:rFonts w:ascii="Brill" w:eastAsia="Brill" w:hAnsi="Brill" w:cs="Brill"/>
        </w:rPr>
        <w:t>Ustka</w:t>
      </w:r>
      <w:proofErr w:type="spellEnd"/>
      <w:r w:rsidRPr="00C66272">
        <w:rPr>
          <w:rFonts w:ascii="Brill" w:eastAsia="Brill" w:hAnsi="Brill" w:cs="Brill"/>
        </w:rPr>
        <w:t>. In the former, geophon</w:t>
      </w:r>
      <w:r w:rsidR="005D458E" w:rsidRPr="00C66272">
        <w:rPr>
          <w:rFonts w:ascii="Brill" w:eastAsia="Brill" w:hAnsi="Brill" w:cs="Brill"/>
        </w:rPr>
        <w:t>ic sound</w:t>
      </w:r>
      <w:r w:rsidRPr="00C66272">
        <w:rPr>
          <w:rFonts w:ascii="Brill" w:eastAsia="Brill" w:hAnsi="Brill" w:cs="Brill"/>
        </w:rPr>
        <w:t xml:space="preserve">s are recorded in 70 out of 80 </w:t>
      </w:r>
      <w:r w:rsidR="00A16B8B" w:rsidRPr="00C66272">
        <w:rPr>
          <w:rFonts w:ascii="Brill" w:eastAsia="Brill" w:hAnsi="Brill" w:cs="Brill"/>
        </w:rPr>
        <w:t>video</w:t>
      </w:r>
      <w:r w:rsidRPr="00C66272">
        <w:rPr>
          <w:rFonts w:ascii="Brill" w:eastAsia="Brill" w:hAnsi="Brill" w:cs="Brill"/>
        </w:rPr>
        <w:t xml:space="preserve">s. These are mainly sounds related to the presence of water: the sound of crashing waves, the splashing of water in the harbour channel, the sound of water moving in fountains, the rustling of drops of water flowing down the branches in the </w:t>
      </w:r>
      <w:r w:rsidRPr="00C66272">
        <w:rPr>
          <w:rFonts w:ascii="Brill" w:eastAsia="Brill" w:hAnsi="Brill" w:cs="Brill"/>
        </w:rPr>
        <w:lastRenderedPageBreak/>
        <w:t xml:space="preserve">graduation tower in fresh air, the </w:t>
      </w:r>
      <w:commentRangeStart w:id="1133"/>
      <w:commentRangeStart w:id="1134"/>
      <w:r w:rsidRPr="00C66272">
        <w:rPr>
          <w:rFonts w:ascii="Brill" w:eastAsia="Brill" w:hAnsi="Brill" w:cs="Brill"/>
        </w:rPr>
        <w:t>crunching</w:t>
      </w:r>
      <w:commentRangeEnd w:id="1133"/>
      <w:r w:rsidR="00034260">
        <w:rPr>
          <w:rStyle w:val="Odwoaniedokomentarza"/>
          <w:lang w:val="en-AU"/>
        </w:rPr>
        <w:commentReference w:id="1133"/>
      </w:r>
      <w:commentRangeEnd w:id="1134"/>
      <w:r w:rsidR="0068075B">
        <w:rPr>
          <w:rStyle w:val="Odwoaniedokomentarza"/>
          <w:lang w:val="en-AU"/>
        </w:rPr>
        <w:commentReference w:id="1134"/>
      </w:r>
      <w:r w:rsidRPr="00C66272">
        <w:rPr>
          <w:rFonts w:ascii="Brill" w:eastAsia="Brill" w:hAnsi="Brill" w:cs="Brill"/>
        </w:rPr>
        <w:t xml:space="preserve"> of sea foam on the beach, the sound of falling rain (46 </w:t>
      </w:r>
      <w:r w:rsidR="00A16B8B" w:rsidRPr="00C66272">
        <w:rPr>
          <w:rFonts w:ascii="Brill" w:eastAsia="Brill" w:hAnsi="Brill" w:cs="Brill"/>
        </w:rPr>
        <w:t>video</w:t>
      </w:r>
      <w:r w:rsidRPr="00C66272">
        <w:rPr>
          <w:rFonts w:ascii="Brill" w:eastAsia="Brill" w:hAnsi="Brill" w:cs="Brill"/>
        </w:rPr>
        <w:t>s). In the second category</w:t>
      </w:r>
      <w:r w:rsidR="005D458E" w:rsidRPr="00C66272">
        <w:rPr>
          <w:rFonts w:ascii="Brill" w:eastAsia="Brill" w:hAnsi="Brill" w:cs="Brill"/>
        </w:rPr>
        <w:t>,</w:t>
      </w:r>
      <w:r w:rsidRPr="00C66272">
        <w:rPr>
          <w:rFonts w:ascii="Brill" w:eastAsia="Brill" w:hAnsi="Brill" w:cs="Brill"/>
        </w:rPr>
        <w:t xml:space="preserve"> there is wind sound associated with the sound of waves and the rustling of seaside vegetation (22 </w:t>
      </w:r>
      <w:r w:rsidR="00A16B8B" w:rsidRPr="00C66272">
        <w:rPr>
          <w:rFonts w:ascii="Brill" w:eastAsia="Brill" w:hAnsi="Brill" w:cs="Brill"/>
        </w:rPr>
        <w:t>video</w:t>
      </w:r>
      <w:r w:rsidRPr="00C66272">
        <w:rPr>
          <w:rFonts w:ascii="Brill" w:eastAsia="Brill" w:hAnsi="Brill" w:cs="Brill"/>
        </w:rPr>
        <w:t xml:space="preserve">s). Other </w:t>
      </w:r>
      <w:r w:rsidR="00A16B8B" w:rsidRPr="00C66272">
        <w:rPr>
          <w:rFonts w:ascii="Brill" w:eastAsia="Brill" w:hAnsi="Brill" w:cs="Brill"/>
        </w:rPr>
        <w:t>video</w:t>
      </w:r>
      <w:r w:rsidRPr="00C66272">
        <w:rPr>
          <w:rFonts w:ascii="Brill" w:eastAsia="Brill" w:hAnsi="Brill" w:cs="Brill"/>
        </w:rPr>
        <w:t>s capture the crunch of frozen snow under the shoes of passersby and the crunch of sand on the beach. Only the roar of the rough sea and the sounds produced by violent gusts of wind can be described as unpleasant stressors. The remaining sound events fall into the class of therapeutic, albeit devoid of semantic characteristics. Similar combinations of sounds, used and composed by people</w:t>
      </w:r>
      <w:del w:id="1135" w:author="Autor">
        <w:r w:rsidRPr="00C66272" w:rsidDel="00034260">
          <w:rPr>
            <w:rFonts w:ascii="Brill" w:eastAsia="Brill" w:hAnsi="Brill" w:cs="Brill"/>
          </w:rPr>
          <w:delText>,</w:delText>
        </w:r>
      </w:del>
      <w:r w:rsidRPr="00C66272">
        <w:rPr>
          <w:rFonts w:ascii="Brill" w:eastAsia="Brill" w:hAnsi="Brill" w:cs="Brill"/>
        </w:rPr>
        <w:t xml:space="preserve"> </w:t>
      </w:r>
      <w:ins w:id="1136" w:author="Autor">
        <w:r w:rsidR="00034260">
          <w:rPr>
            <w:rFonts w:ascii="Brill" w:eastAsia="Brill" w:hAnsi="Brill" w:cs="Brill"/>
          </w:rPr>
          <w:t>(</w:t>
        </w:r>
      </w:ins>
      <w:r w:rsidRPr="00C66272">
        <w:rPr>
          <w:rFonts w:ascii="Brill" w:eastAsia="Brill" w:hAnsi="Brill" w:cs="Brill"/>
        </w:rPr>
        <w:t>e.g. in electronic music and ambient music</w:t>
      </w:r>
      <w:ins w:id="1137" w:author="Autor">
        <w:r w:rsidR="00034260">
          <w:rPr>
            <w:rFonts w:ascii="Brill" w:eastAsia="Brill" w:hAnsi="Brill" w:cs="Brill"/>
          </w:rPr>
          <w:t>)</w:t>
        </w:r>
      </w:ins>
      <w:r w:rsidRPr="00C66272">
        <w:rPr>
          <w:rFonts w:ascii="Brill" w:eastAsia="Brill" w:hAnsi="Brill" w:cs="Brill"/>
        </w:rPr>
        <w:t>, are known as relaxing, calming music, used in art therapies.</w:t>
      </w:r>
    </w:p>
    <w:p w14:paraId="35077973" w14:textId="27A58A76"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Water soundscapes appear in as many as 80 </w:t>
      </w:r>
      <w:r w:rsidR="00A16B8B" w:rsidRPr="00C66272">
        <w:rPr>
          <w:rFonts w:ascii="Brill" w:eastAsia="Brill" w:hAnsi="Brill" w:cs="Brill"/>
        </w:rPr>
        <w:t>video</w:t>
      </w:r>
      <w:r w:rsidRPr="00C66272">
        <w:rPr>
          <w:rFonts w:ascii="Brill" w:eastAsia="Brill" w:hAnsi="Brill" w:cs="Brill"/>
        </w:rPr>
        <w:t xml:space="preserve">s made in </w:t>
      </w:r>
      <w:proofErr w:type="spellStart"/>
      <w:r w:rsidRPr="00C66272">
        <w:rPr>
          <w:rFonts w:ascii="Brill" w:eastAsia="Brill" w:hAnsi="Brill" w:cs="Brill"/>
        </w:rPr>
        <w:t>Ustka</w:t>
      </w:r>
      <w:proofErr w:type="spellEnd"/>
      <w:r w:rsidRPr="00C66272">
        <w:rPr>
          <w:rFonts w:ascii="Brill" w:eastAsia="Brill" w:hAnsi="Brill" w:cs="Brill"/>
        </w:rPr>
        <w:t>.</w:t>
      </w:r>
      <w:r w:rsidR="001A1E0C">
        <w:rPr>
          <w:rFonts w:ascii="Brill" w:eastAsia="Brill" w:hAnsi="Brill" w:cs="Brill"/>
        </w:rPr>
        <w:t xml:space="preserve"> </w:t>
      </w:r>
      <w:r w:rsidRPr="00C66272">
        <w:rPr>
          <w:rFonts w:ascii="Brill" w:eastAsia="Brill" w:hAnsi="Brill" w:cs="Brill"/>
        </w:rPr>
        <w:t>Again, sounds of the sea, rain</w:t>
      </w:r>
      <w:r w:rsidR="00A50D23" w:rsidRPr="00C66272">
        <w:rPr>
          <w:rFonts w:ascii="Brill" w:eastAsia="Brill" w:hAnsi="Brill" w:cs="Brill"/>
        </w:rPr>
        <w:t>,</w:t>
      </w:r>
      <w:r w:rsidRPr="00C66272">
        <w:rPr>
          <w:rFonts w:ascii="Brill" w:eastAsia="Brill" w:hAnsi="Brill" w:cs="Brill"/>
        </w:rPr>
        <w:t xml:space="preserve"> and fountains dominate (54 </w:t>
      </w:r>
      <w:r w:rsidR="00A16B8B" w:rsidRPr="00C66272">
        <w:rPr>
          <w:rFonts w:ascii="Brill" w:eastAsia="Brill" w:hAnsi="Brill" w:cs="Brill"/>
        </w:rPr>
        <w:t>video</w:t>
      </w:r>
      <w:r w:rsidRPr="00C66272">
        <w:rPr>
          <w:rFonts w:ascii="Brill" w:eastAsia="Brill" w:hAnsi="Brill" w:cs="Brill"/>
        </w:rPr>
        <w:t>s)</w:t>
      </w:r>
      <w:r w:rsidR="004A5F1F" w:rsidRPr="00C66272">
        <w:rPr>
          <w:rFonts w:ascii="Brill" w:eastAsia="Brill" w:hAnsi="Brill" w:cs="Brill"/>
        </w:rPr>
        <w:t>; there is also</w:t>
      </w:r>
      <w:r w:rsidRPr="00C66272">
        <w:rPr>
          <w:rFonts w:ascii="Brill" w:eastAsia="Brill" w:hAnsi="Brill" w:cs="Brill"/>
        </w:rPr>
        <w:t xml:space="preserve"> wind blowing and whistling in the branches (40 </w:t>
      </w:r>
      <w:r w:rsidR="00A16B8B" w:rsidRPr="00C66272">
        <w:rPr>
          <w:rFonts w:ascii="Brill" w:eastAsia="Brill" w:hAnsi="Brill" w:cs="Brill"/>
        </w:rPr>
        <w:t>video</w:t>
      </w:r>
      <w:r w:rsidRPr="00C66272">
        <w:rPr>
          <w:rFonts w:ascii="Brill" w:eastAsia="Brill" w:hAnsi="Brill" w:cs="Brill"/>
        </w:rPr>
        <w:t>s), and incidentally, we can hear the crunch of sand on the beach. These numbers cannot be added up as the described sound events often accompany each other</w:t>
      </w:r>
      <w:del w:id="1138" w:author="Autor">
        <w:r w:rsidRPr="00C66272" w:rsidDel="008274D5">
          <w:rPr>
            <w:rFonts w:ascii="Brill" w:eastAsia="Brill" w:hAnsi="Brill" w:cs="Brill"/>
          </w:rPr>
          <w:delText>,</w:delText>
        </w:r>
      </w:del>
      <w:r w:rsidRPr="00C66272">
        <w:rPr>
          <w:rFonts w:ascii="Brill" w:eastAsia="Brill" w:hAnsi="Brill" w:cs="Brill"/>
        </w:rPr>
        <w:t xml:space="preserve"> </w:t>
      </w:r>
      <w:ins w:id="1139" w:author="Autor">
        <w:r w:rsidR="008274D5">
          <w:rPr>
            <w:rFonts w:ascii="Brill" w:eastAsia="Brill" w:hAnsi="Brill" w:cs="Brill"/>
          </w:rPr>
          <w:t>(</w:t>
        </w:r>
      </w:ins>
      <w:r w:rsidRPr="00C66272">
        <w:rPr>
          <w:rFonts w:ascii="Brill" w:eastAsia="Brill" w:hAnsi="Brill" w:cs="Brill"/>
        </w:rPr>
        <w:t>e.g. the wind overlapping the sounds produced by rough waves</w:t>
      </w:r>
      <w:ins w:id="1140" w:author="Autor">
        <w:r w:rsidR="008274D5">
          <w:rPr>
            <w:rFonts w:ascii="Brill" w:eastAsia="Brill" w:hAnsi="Brill" w:cs="Brill"/>
          </w:rPr>
          <w:t>)</w:t>
        </w:r>
      </w:ins>
      <w:r w:rsidRPr="00C66272">
        <w:rPr>
          <w:rFonts w:ascii="Brill" w:eastAsia="Brill" w:hAnsi="Brill" w:cs="Brill"/>
        </w:rPr>
        <w:t xml:space="preserve">. In </w:t>
      </w:r>
      <w:proofErr w:type="spellStart"/>
      <w:r w:rsidRPr="00C66272">
        <w:rPr>
          <w:rFonts w:ascii="Brill" w:eastAsia="Brill" w:hAnsi="Brill" w:cs="Brill"/>
        </w:rPr>
        <w:t>Kołobrzeg</w:t>
      </w:r>
      <w:proofErr w:type="spellEnd"/>
      <w:r w:rsidRPr="00C66272">
        <w:rPr>
          <w:rFonts w:ascii="Brill" w:eastAsia="Brill" w:hAnsi="Brill" w:cs="Brill"/>
        </w:rPr>
        <w:t xml:space="preserve"> geophonic</w:t>
      </w:r>
      <w:r w:rsidR="00F978D4" w:rsidRPr="00C66272">
        <w:rPr>
          <w:rFonts w:ascii="Brill" w:eastAsia="Brill" w:hAnsi="Brill" w:cs="Brill"/>
        </w:rPr>
        <w:t xml:space="preserve"> sounds </w:t>
      </w:r>
      <w:del w:id="1141" w:author="Autor">
        <w:r w:rsidRPr="00C66272" w:rsidDel="008274D5">
          <w:rPr>
            <w:rFonts w:ascii="Brill" w:eastAsia="Brill" w:hAnsi="Brill" w:cs="Brill"/>
          </w:rPr>
          <w:delText xml:space="preserve">only </w:delText>
        </w:r>
      </w:del>
      <w:r w:rsidRPr="00C66272">
        <w:rPr>
          <w:rFonts w:ascii="Brill" w:eastAsia="Brill" w:hAnsi="Brill" w:cs="Brill"/>
        </w:rPr>
        <w:t xml:space="preserve">in </w:t>
      </w:r>
      <w:ins w:id="1142" w:author="Autor">
        <w:r w:rsidR="008274D5">
          <w:rPr>
            <w:rFonts w:ascii="Brill" w:eastAsia="Brill" w:hAnsi="Brill" w:cs="Brill"/>
          </w:rPr>
          <w:t xml:space="preserve">only </w:t>
        </w:r>
      </w:ins>
      <w:r w:rsidRPr="00C66272">
        <w:rPr>
          <w:rFonts w:ascii="Brill" w:eastAsia="Brill" w:hAnsi="Brill" w:cs="Brill"/>
        </w:rPr>
        <w:t xml:space="preserve">one </w:t>
      </w:r>
      <w:r w:rsidR="00A16B8B" w:rsidRPr="00C66272">
        <w:rPr>
          <w:rFonts w:ascii="Brill" w:eastAsia="Brill" w:hAnsi="Brill" w:cs="Brill"/>
        </w:rPr>
        <w:t>video</w:t>
      </w:r>
      <w:r w:rsidRPr="00C66272">
        <w:rPr>
          <w:rFonts w:ascii="Brill" w:eastAsia="Brill" w:hAnsi="Brill" w:cs="Brill"/>
        </w:rPr>
        <w:t xml:space="preserve"> give way to </w:t>
      </w:r>
      <w:r w:rsidR="004E25EB" w:rsidRPr="00C66272">
        <w:rPr>
          <w:rFonts w:ascii="Brill" w:eastAsia="Brill" w:hAnsi="Brill" w:cs="Brill"/>
        </w:rPr>
        <w:t xml:space="preserve">anthropophonics </w:t>
      </w:r>
      <w:r w:rsidR="00F978D4" w:rsidRPr="00C66272">
        <w:rPr>
          <w:rFonts w:ascii="Brill" w:eastAsia="Brill" w:hAnsi="Brill" w:cs="Brill"/>
        </w:rPr>
        <w:t>sounds</w:t>
      </w:r>
      <w:r w:rsidRPr="00C66272">
        <w:rPr>
          <w:rFonts w:ascii="Brill" w:eastAsia="Brill" w:hAnsi="Brill" w:cs="Brill"/>
        </w:rPr>
        <w:t xml:space="preserve"> and </w:t>
      </w:r>
      <w:r w:rsidR="00702593" w:rsidRPr="00C66272">
        <w:rPr>
          <w:rFonts w:ascii="Brill" w:eastAsia="Brill" w:hAnsi="Brill" w:cs="Brill"/>
        </w:rPr>
        <w:t>the</w:t>
      </w:r>
      <w:r w:rsidRPr="00C66272">
        <w:rPr>
          <w:rFonts w:ascii="Brill" w:eastAsia="Brill" w:hAnsi="Brill" w:cs="Brill"/>
        </w:rPr>
        <w:t xml:space="preserve"> sources are distributed similarly (water, wind, sand, snow) in 53 </w:t>
      </w:r>
      <w:r w:rsidR="00A16B8B" w:rsidRPr="00C66272">
        <w:rPr>
          <w:rFonts w:ascii="Brill" w:eastAsia="Brill" w:hAnsi="Brill" w:cs="Brill"/>
        </w:rPr>
        <w:t>video</w:t>
      </w:r>
      <w:r w:rsidRPr="00C66272">
        <w:rPr>
          <w:rFonts w:ascii="Brill" w:eastAsia="Brill" w:hAnsi="Brill" w:cs="Brill"/>
        </w:rPr>
        <w:t xml:space="preserve">s. The clear dominance of sounds of inanimate nature </w:t>
      </w:r>
      <w:r w:rsidR="004579F4" w:rsidRPr="00C66272">
        <w:rPr>
          <w:rFonts w:ascii="Brill" w:eastAsia="Brill" w:hAnsi="Brill" w:cs="Brill"/>
        </w:rPr>
        <w:t>at</w:t>
      </w:r>
      <w:r w:rsidRPr="00C66272">
        <w:rPr>
          <w:rFonts w:ascii="Brill" w:eastAsia="Brill" w:hAnsi="Brill" w:cs="Brill"/>
        </w:rPr>
        <w:t xml:space="preserve"> health resorts is not surprising and perpetuates the expectations associated with them. Again, however, these </w:t>
      </w:r>
      <w:r w:rsidR="00A16B8B" w:rsidRPr="00C66272">
        <w:rPr>
          <w:rFonts w:ascii="Brill" w:eastAsia="Brill" w:hAnsi="Brill" w:cs="Brill"/>
        </w:rPr>
        <w:t>video</w:t>
      </w:r>
      <w:r w:rsidRPr="00C66272">
        <w:rPr>
          <w:rFonts w:ascii="Brill" w:eastAsia="Brill" w:hAnsi="Brill" w:cs="Brill"/>
        </w:rPr>
        <w:t xml:space="preserve">s show that the port functions of the cities selected by the newcomer-walkers are not considered primary. Most of their walks lead towards the sea, but not necessarily the port. The most visited and </w:t>
      </w:r>
      <w:r w:rsidR="00A16B8B" w:rsidRPr="00C66272">
        <w:rPr>
          <w:rFonts w:ascii="Brill" w:eastAsia="Brill" w:hAnsi="Brill" w:cs="Brill"/>
        </w:rPr>
        <w:t>video</w:t>
      </w:r>
      <w:r w:rsidRPr="00C66272">
        <w:rPr>
          <w:rFonts w:ascii="Brill" w:eastAsia="Brill" w:hAnsi="Brill" w:cs="Brill"/>
        </w:rPr>
        <w:t xml:space="preserve">ed coastal strip is not quiet, but this water-sound and wind-air composition from the point of view adopted here will be called the culture of silence. It is audible, unlike the snowflake falling to the ground that Tim Ingold mentions in </w:t>
      </w:r>
      <w:r w:rsidRPr="00C66272">
        <w:rPr>
          <w:rFonts w:ascii="Brill" w:eastAsia="Brill" w:hAnsi="Brill" w:cs="Brill"/>
          <w:i/>
        </w:rPr>
        <w:t>Correspondences</w:t>
      </w:r>
      <w:r w:rsidRPr="00C66272">
        <w:rPr>
          <w:rFonts w:ascii="Brill" w:eastAsia="Brill" w:hAnsi="Brill" w:cs="Brill"/>
        </w:rPr>
        <w:t xml:space="preserve"> (</w:t>
      </w:r>
      <w:r w:rsidRPr="00E55F12">
        <w:rPr>
          <w:rFonts w:ascii="Brill" w:eastAsia="Brill" w:hAnsi="Brill" w:cs="Brill"/>
        </w:rPr>
        <w:t>Ingold, 2021</w:t>
      </w:r>
      <w:r w:rsidRPr="00C66272">
        <w:rPr>
          <w:rFonts w:ascii="Brill" w:eastAsia="Brill" w:hAnsi="Brill" w:cs="Brill"/>
        </w:rPr>
        <w:t xml:space="preserve">, p.75), but desirable, specific to this place, invigorating to humans and animals who, to </w:t>
      </w:r>
      <w:ins w:id="1143" w:author="Autor">
        <w:r w:rsidR="000C056C">
          <w:rPr>
            <w:rFonts w:ascii="Brill" w:eastAsia="Brill" w:hAnsi="Brill" w:cs="Brill"/>
          </w:rPr>
          <w:t>invoke</w:t>
        </w:r>
      </w:ins>
      <w:del w:id="1144" w:author="Autor">
        <w:r w:rsidRPr="00C66272" w:rsidDel="000C056C">
          <w:rPr>
            <w:rFonts w:ascii="Brill" w:eastAsia="Brill" w:hAnsi="Brill" w:cs="Brill"/>
          </w:rPr>
          <w:delText>use</w:delText>
        </w:r>
      </w:del>
      <w:r w:rsidRPr="00C66272">
        <w:rPr>
          <w:rFonts w:ascii="Brill" w:eastAsia="Brill" w:hAnsi="Brill" w:cs="Brill"/>
        </w:rPr>
        <w:t xml:space="preserve"> the well-known term used by Immanuel Kant in </w:t>
      </w:r>
      <w:r w:rsidRPr="00C66272">
        <w:rPr>
          <w:rFonts w:ascii="Brill" w:eastAsia="Brill" w:hAnsi="Brill" w:cs="Brill"/>
          <w:i/>
        </w:rPr>
        <w:t>The Critique of Judgement</w:t>
      </w:r>
      <w:r w:rsidRPr="00C66272">
        <w:rPr>
          <w:rFonts w:ascii="Brill" w:eastAsia="Brill" w:hAnsi="Brill" w:cs="Brill"/>
        </w:rPr>
        <w:t xml:space="preserve">, have a predilection for it. </w:t>
      </w:r>
    </w:p>
    <w:p w14:paraId="35077974" w14:textId="04F9D6A2" w:rsidR="00CB3FC9" w:rsidRPr="00C66272" w:rsidRDefault="00C55FA1">
      <w:pPr>
        <w:widowControl w:val="0"/>
        <w:spacing w:line="360" w:lineRule="auto"/>
        <w:jc w:val="both"/>
        <w:rPr>
          <w:rFonts w:ascii="Brill" w:eastAsia="Brill" w:hAnsi="Brill" w:cs="Brill"/>
        </w:rPr>
      </w:pPr>
      <w:r w:rsidRPr="00C66272">
        <w:rPr>
          <w:rFonts w:ascii="Brill" w:eastAsia="Brill" w:hAnsi="Brill" w:cs="Brill"/>
        </w:rPr>
        <w:tab/>
        <w:t xml:space="preserve">In the second place, the </w:t>
      </w:r>
      <w:r w:rsidR="00A16B8B" w:rsidRPr="00C66272">
        <w:rPr>
          <w:rFonts w:ascii="Brill" w:eastAsia="Brill" w:hAnsi="Brill" w:cs="Brill"/>
        </w:rPr>
        <w:t>video</w:t>
      </w:r>
      <w:r w:rsidRPr="00C66272">
        <w:rPr>
          <w:rFonts w:ascii="Brill" w:eastAsia="Brill" w:hAnsi="Brill" w:cs="Brill"/>
        </w:rPr>
        <w:t xml:space="preserve">s record </w:t>
      </w:r>
      <w:proofErr w:type="spellStart"/>
      <w:r w:rsidR="00982BCD" w:rsidRPr="00C66272">
        <w:rPr>
          <w:rFonts w:ascii="Brill" w:eastAsia="Brill" w:hAnsi="Brill" w:cs="Brill"/>
        </w:rPr>
        <w:t>anthropophonic</w:t>
      </w:r>
      <w:proofErr w:type="spellEnd"/>
      <w:r w:rsidR="00982BCD" w:rsidRPr="00C66272">
        <w:rPr>
          <w:rFonts w:ascii="Brill" w:eastAsia="Brill" w:hAnsi="Brill" w:cs="Brill"/>
        </w:rPr>
        <w:t xml:space="preserve"> sounds</w:t>
      </w:r>
      <w:r w:rsidRPr="00C66272">
        <w:rPr>
          <w:rFonts w:ascii="Brill" w:eastAsia="Brill" w:hAnsi="Brill" w:cs="Brill"/>
        </w:rPr>
        <w:t xml:space="preserve">. And this time </w:t>
      </w:r>
      <w:proofErr w:type="spellStart"/>
      <w:r w:rsidRPr="00C66272">
        <w:rPr>
          <w:rFonts w:ascii="Brill" w:eastAsia="Brill" w:hAnsi="Brill" w:cs="Brill"/>
        </w:rPr>
        <w:t>Świnoujście</w:t>
      </w:r>
      <w:proofErr w:type="spellEnd"/>
      <w:r w:rsidRPr="00C66272">
        <w:rPr>
          <w:rFonts w:ascii="Brill" w:eastAsia="Brill" w:hAnsi="Brill" w:cs="Brill"/>
        </w:rPr>
        <w:t xml:space="preserve"> resembles </w:t>
      </w:r>
      <w:proofErr w:type="spellStart"/>
      <w:r w:rsidRPr="00C66272">
        <w:rPr>
          <w:rFonts w:ascii="Brill" w:eastAsia="Brill" w:hAnsi="Brill" w:cs="Brill"/>
        </w:rPr>
        <w:t>Ustka</w:t>
      </w:r>
      <w:proofErr w:type="spellEnd"/>
      <w:r w:rsidRPr="00C66272">
        <w:rPr>
          <w:rFonts w:ascii="Brill" w:eastAsia="Brill" w:hAnsi="Brill" w:cs="Brill"/>
        </w:rPr>
        <w:t xml:space="preserve"> in terms of the recorded sounds of human origin. These similarities are interesting if we </w:t>
      </w:r>
      <w:r w:rsidR="00982BCD" w:rsidRPr="00C66272">
        <w:rPr>
          <w:rFonts w:ascii="Brill" w:eastAsia="Brill" w:hAnsi="Brill" w:cs="Brill"/>
        </w:rPr>
        <w:t>consider</w:t>
      </w:r>
      <w:r w:rsidRPr="00C66272">
        <w:rPr>
          <w:rFonts w:ascii="Brill" w:eastAsia="Brill" w:hAnsi="Brill" w:cs="Brill"/>
        </w:rPr>
        <w:t xml:space="preserve"> general characteristics of the</w:t>
      </w:r>
      <w:ins w:id="1145" w:author="Autor">
        <w:r w:rsidR="000C5A39">
          <w:rPr>
            <w:rFonts w:ascii="Brill" w:eastAsia="Brill" w:hAnsi="Brill" w:cs="Brill"/>
          </w:rPr>
          <w:t xml:space="preserve"> two</w:t>
        </w:r>
      </w:ins>
      <w:del w:id="1146" w:author="Autor">
        <w:r w:rsidRPr="00C66272" w:rsidDel="000C5A39">
          <w:rPr>
            <w:rFonts w:ascii="Brill" w:eastAsia="Brill" w:hAnsi="Brill" w:cs="Brill"/>
          </w:rPr>
          <w:delText>se</w:delText>
        </w:r>
      </w:del>
      <w:r w:rsidRPr="00C66272">
        <w:rPr>
          <w:rFonts w:ascii="Brill" w:eastAsia="Brill" w:hAnsi="Brill" w:cs="Brill"/>
        </w:rPr>
        <w:t xml:space="preserve"> cities, indicating fundamental differences between them. It would seem that </w:t>
      </w:r>
      <w:proofErr w:type="spellStart"/>
      <w:r w:rsidRPr="00C66272">
        <w:rPr>
          <w:rFonts w:ascii="Brill" w:eastAsia="Brill" w:hAnsi="Brill" w:cs="Brill"/>
        </w:rPr>
        <w:t>Świnoujście</w:t>
      </w:r>
      <w:proofErr w:type="spellEnd"/>
      <w:r w:rsidRPr="00C66272">
        <w:rPr>
          <w:rFonts w:ascii="Brill" w:eastAsia="Brill" w:hAnsi="Brill" w:cs="Brill"/>
        </w:rPr>
        <w:t xml:space="preserve"> and </w:t>
      </w:r>
      <w:proofErr w:type="spellStart"/>
      <w:r w:rsidRPr="00C66272">
        <w:rPr>
          <w:rFonts w:ascii="Brill" w:eastAsia="Brill" w:hAnsi="Brill" w:cs="Brill"/>
        </w:rPr>
        <w:t>Kołobrzeg</w:t>
      </w:r>
      <w:proofErr w:type="spellEnd"/>
      <w:r w:rsidRPr="00C66272">
        <w:rPr>
          <w:rFonts w:ascii="Brill" w:eastAsia="Brill" w:hAnsi="Brill" w:cs="Brill"/>
        </w:rPr>
        <w:t xml:space="preserve"> would clearly differ from </w:t>
      </w:r>
      <w:proofErr w:type="spellStart"/>
      <w:r w:rsidRPr="00C66272">
        <w:rPr>
          <w:rFonts w:ascii="Brill" w:eastAsia="Brill" w:hAnsi="Brill" w:cs="Brill"/>
        </w:rPr>
        <w:t>Ustka</w:t>
      </w:r>
      <w:proofErr w:type="spellEnd"/>
      <w:r w:rsidRPr="00C66272">
        <w:rPr>
          <w:rFonts w:ascii="Brill" w:eastAsia="Brill" w:hAnsi="Brill" w:cs="Brill"/>
        </w:rPr>
        <w:t xml:space="preserve"> in terms of the sou</w:t>
      </w:r>
      <w:r w:rsidR="00BB786B" w:rsidRPr="00C66272">
        <w:rPr>
          <w:rFonts w:ascii="Brill" w:eastAsia="Brill" w:hAnsi="Brill" w:cs="Brill"/>
        </w:rPr>
        <w:t>n</w:t>
      </w:r>
      <w:r w:rsidRPr="00C66272">
        <w:rPr>
          <w:rFonts w:ascii="Brill" w:eastAsia="Brill" w:hAnsi="Brill" w:cs="Brill"/>
        </w:rPr>
        <w:t xml:space="preserve">dscapes analysed. However, only 54 </w:t>
      </w:r>
      <w:r w:rsidR="00A16B8B" w:rsidRPr="00C66272">
        <w:rPr>
          <w:rFonts w:ascii="Brill" w:eastAsia="Brill" w:hAnsi="Brill" w:cs="Brill"/>
        </w:rPr>
        <w:t>video</w:t>
      </w:r>
      <w:r w:rsidRPr="00C66272">
        <w:rPr>
          <w:rFonts w:ascii="Brill" w:eastAsia="Brill" w:hAnsi="Brill" w:cs="Brill"/>
        </w:rPr>
        <w:t xml:space="preserve">s recorded in </w:t>
      </w:r>
      <w:proofErr w:type="spellStart"/>
      <w:r w:rsidRPr="00C66272">
        <w:rPr>
          <w:rFonts w:ascii="Brill" w:eastAsia="Brill" w:hAnsi="Brill" w:cs="Brill"/>
        </w:rPr>
        <w:t>Kołobrzeg</w:t>
      </w:r>
      <w:proofErr w:type="spellEnd"/>
      <w:r w:rsidRPr="00C66272">
        <w:rPr>
          <w:rFonts w:ascii="Brill" w:eastAsia="Brill" w:hAnsi="Brill" w:cs="Brill"/>
        </w:rPr>
        <w:t xml:space="preserve"> feature human sounds, </w:t>
      </w:r>
      <w:ins w:id="1147" w:author="Autor">
        <w:r w:rsidR="00F22972">
          <w:rPr>
            <w:rFonts w:ascii="Brill" w:eastAsia="Brill" w:hAnsi="Brill" w:cs="Brill"/>
          </w:rPr>
          <w:t xml:space="preserve">compared to </w:t>
        </w:r>
      </w:ins>
      <w:r w:rsidRPr="00C66272">
        <w:rPr>
          <w:rFonts w:ascii="Brill" w:eastAsia="Brill" w:hAnsi="Brill" w:cs="Brill"/>
        </w:rPr>
        <w:t xml:space="preserve">67 </w:t>
      </w:r>
      <w:r w:rsidR="00A16B8B" w:rsidRPr="00C66272">
        <w:rPr>
          <w:rFonts w:ascii="Brill" w:eastAsia="Brill" w:hAnsi="Brill" w:cs="Brill"/>
        </w:rPr>
        <w:t>video</w:t>
      </w:r>
      <w:r w:rsidRPr="00C66272">
        <w:rPr>
          <w:rFonts w:ascii="Brill" w:eastAsia="Brill" w:hAnsi="Brill" w:cs="Brill"/>
        </w:rPr>
        <w:t xml:space="preserve">s in </w:t>
      </w:r>
      <w:proofErr w:type="spellStart"/>
      <w:r w:rsidRPr="00C66272">
        <w:rPr>
          <w:rFonts w:ascii="Brill" w:eastAsia="Brill" w:hAnsi="Brill" w:cs="Brill"/>
        </w:rPr>
        <w:t>Świnoujście</w:t>
      </w:r>
      <w:proofErr w:type="spellEnd"/>
      <w:r w:rsidRPr="00C66272">
        <w:rPr>
          <w:rFonts w:ascii="Brill" w:eastAsia="Brill" w:hAnsi="Brill" w:cs="Brill"/>
        </w:rPr>
        <w:t xml:space="preserve">, and 68 </w:t>
      </w:r>
      <w:r w:rsidR="00A16B8B" w:rsidRPr="00C66272">
        <w:rPr>
          <w:rFonts w:ascii="Brill" w:eastAsia="Brill" w:hAnsi="Brill" w:cs="Brill"/>
        </w:rPr>
        <w:t>video</w:t>
      </w:r>
      <w:r w:rsidRPr="00C66272">
        <w:rPr>
          <w:rFonts w:ascii="Brill" w:eastAsia="Brill" w:hAnsi="Brill" w:cs="Brill"/>
        </w:rPr>
        <w:t xml:space="preserve">s in </w:t>
      </w:r>
      <w:proofErr w:type="spellStart"/>
      <w:r w:rsidRPr="00C66272">
        <w:rPr>
          <w:rFonts w:ascii="Brill" w:eastAsia="Brill" w:hAnsi="Brill" w:cs="Brill"/>
        </w:rPr>
        <w:t>Ustka</w:t>
      </w:r>
      <w:proofErr w:type="spellEnd"/>
      <w:r w:rsidRPr="00C66272">
        <w:rPr>
          <w:rFonts w:ascii="Brill" w:eastAsia="Brill" w:hAnsi="Brill" w:cs="Brill"/>
        </w:rPr>
        <w:t xml:space="preserve">. In the </w:t>
      </w:r>
      <w:r w:rsidR="00A16B8B" w:rsidRPr="00C66272">
        <w:rPr>
          <w:rFonts w:ascii="Brill" w:eastAsia="Brill" w:hAnsi="Brill" w:cs="Brill"/>
        </w:rPr>
        <w:t>video</w:t>
      </w:r>
      <w:r w:rsidRPr="00C66272">
        <w:rPr>
          <w:rFonts w:ascii="Brill" w:eastAsia="Brill" w:hAnsi="Brill" w:cs="Brill"/>
        </w:rPr>
        <w:t xml:space="preserve">s from </w:t>
      </w:r>
      <w:proofErr w:type="spellStart"/>
      <w:r w:rsidRPr="00C66272">
        <w:rPr>
          <w:rFonts w:ascii="Brill" w:eastAsia="Brill" w:hAnsi="Brill" w:cs="Brill"/>
        </w:rPr>
        <w:t>Świnoujście</w:t>
      </w:r>
      <w:proofErr w:type="spellEnd"/>
      <w:r w:rsidRPr="00C66272">
        <w:rPr>
          <w:rFonts w:ascii="Brill" w:eastAsia="Brill" w:hAnsi="Brill" w:cs="Brill"/>
        </w:rPr>
        <w:t xml:space="preserve">, of the 67 </w:t>
      </w:r>
      <w:r w:rsidR="00A16B8B" w:rsidRPr="00C66272">
        <w:rPr>
          <w:rFonts w:ascii="Brill" w:eastAsia="Brill" w:hAnsi="Brill" w:cs="Brill"/>
        </w:rPr>
        <w:t>video</w:t>
      </w:r>
      <w:r w:rsidRPr="00C66272">
        <w:rPr>
          <w:rFonts w:ascii="Brill" w:eastAsia="Brill" w:hAnsi="Brill" w:cs="Brill"/>
        </w:rPr>
        <w:t xml:space="preserve">s in which we hear sounds </w:t>
      </w:r>
      <w:r w:rsidRPr="00C66272">
        <w:rPr>
          <w:rFonts w:ascii="Brill" w:eastAsia="Brill" w:hAnsi="Brill" w:cs="Brill"/>
        </w:rPr>
        <w:lastRenderedPageBreak/>
        <w:t xml:space="preserve">created by humans, 34 record the sounds of conversations, footsteps of passersby, street music, </w:t>
      </w:r>
      <w:r w:rsidR="00BB786B" w:rsidRPr="00C66272">
        <w:rPr>
          <w:rFonts w:ascii="Brill" w:eastAsia="Brill" w:hAnsi="Brill" w:cs="Brill"/>
        </w:rPr>
        <w:t xml:space="preserve">or the </w:t>
      </w:r>
      <w:r w:rsidRPr="00C66272">
        <w:rPr>
          <w:rFonts w:ascii="Brill" w:eastAsia="Brill" w:hAnsi="Brill" w:cs="Brill"/>
        </w:rPr>
        <w:t>laughter of children</w:t>
      </w:r>
      <w:r w:rsidR="00BB786B" w:rsidRPr="00C66272">
        <w:rPr>
          <w:rFonts w:ascii="Brill" w:eastAsia="Brill" w:hAnsi="Brill" w:cs="Brill"/>
        </w:rPr>
        <w:t xml:space="preserve"> –</w:t>
      </w:r>
      <w:r w:rsidRPr="00C66272">
        <w:rPr>
          <w:rFonts w:ascii="Brill" w:eastAsia="Brill" w:hAnsi="Brill" w:cs="Brill"/>
        </w:rPr>
        <w:t xml:space="preserve"> the sounds which Krause considers as the controlled ones. They overlap (apart from music) with geo-sounds, melting into a friendly noise, so different from the noise that </w:t>
      </w:r>
      <w:proofErr w:type="spellStart"/>
      <w:r w:rsidR="00765A11" w:rsidRPr="00C66272">
        <w:rPr>
          <w:rFonts w:ascii="Brill" w:eastAsia="Brill" w:hAnsi="Brill" w:cs="Brill"/>
        </w:rPr>
        <w:t>parasatizes</w:t>
      </w:r>
      <w:proofErr w:type="spellEnd"/>
      <w:r w:rsidRPr="00C66272">
        <w:rPr>
          <w:rFonts w:ascii="Brill" w:eastAsia="Brill" w:hAnsi="Brill" w:cs="Brill"/>
        </w:rPr>
        <w:t xml:space="preserve"> </w:t>
      </w:r>
      <w:r w:rsidR="00765A11" w:rsidRPr="00C66272">
        <w:rPr>
          <w:rFonts w:ascii="Brill" w:eastAsia="Brill" w:hAnsi="Brill" w:cs="Brill"/>
        </w:rPr>
        <w:t>a</w:t>
      </w:r>
      <w:r w:rsidRPr="00C66272">
        <w:rPr>
          <w:rFonts w:ascii="Brill" w:eastAsia="Brill" w:hAnsi="Brill" w:cs="Brill"/>
        </w:rPr>
        <w:t xml:space="preserve"> silence. They build syncopations into the rhythmically monotonous geophonic</w:t>
      </w:r>
      <w:r w:rsidR="00924E3F" w:rsidRPr="00C66272">
        <w:rPr>
          <w:rFonts w:ascii="Brill" w:eastAsia="Brill" w:hAnsi="Brill" w:cs="Brill"/>
        </w:rPr>
        <w:t xml:space="preserve"> sounds</w:t>
      </w:r>
      <w:r w:rsidRPr="00C66272">
        <w:rPr>
          <w:rFonts w:ascii="Brill" w:eastAsia="Brill" w:hAnsi="Brill" w:cs="Brill"/>
        </w:rPr>
        <w:t xml:space="preserve">, making the soundscape similar to jazz music. In </w:t>
      </w:r>
      <w:proofErr w:type="spellStart"/>
      <w:r w:rsidRPr="00C66272">
        <w:rPr>
          <w:rFonts w:ascii="Brill" w:eastAsia="Brill" w:hAnsi="Brill" w:cs="Brill"/>
        </w:rPr>
        <w:t>Ustka</w:t>
      </w:r>
      <w:proofErr w:type="spellEnd"/>
      <w:r w:rsidRPr="00C66272">
        <w:rPr>
          <w:rFonts w:ascii="Brill" w:eastAsia="Brill" w:hAnsi="Brill" w:cs="Brill"/>
        </w:rPr>
        <w:t xml:space="preserve">, similarly, among 68 soundtracks recording </w:t>
      </w:r>
      <w:proofErr w:type="spellStart"/>
      <w:r w:rsidR="00B83513" w:rsidRPr="00C66272">
        <w:rPr>
          <w:rFonts w:ascii="Brill" w:eastAsia="Brill" w:hAnsi="Brill" w:cs="Brill"/>
        </w:rPr>
        <w:t>anthropophonic</w:t>
      </w:r>
      <w:proofErr w:type="spellEnd"/>
      <w:r w:rsidR="00B83513" w:rsidRPr="00C66272">
        <w:rPr>
          <w:rFonts w:ascii="Brill" w:eastAsia="Brill" w:hAnsi="Brill" w:cs="Brill"/>
        </w:rPr>
        <w:t xml:space="preserve"> </w:t>
      </w:r>
      <w:r w:rsidRPr="00C66272">
        <w:rPr>
          <w:rFonts w:ascii="Brill" w:eastAsia="Brill" w:hAnsi="Brill" w:cs="Brill"/>
        </w:rPr>
        <w:t>s</w:t>
      </w:r>
      <w:r w:rsidR="00B83513" w:rsidRPr="00C66272">
        <w:rPr>
          <w:rFonts w:ascii="Brill" w:eastAsia="Brill" w:hAnsi="Brill" w:cs="Brill"/>
        </w:rPr>
        <w:t>ounds</w:t>
      </w:r>
      <w:r w:rsidRPr="00C66272">
        <w:rPr>
          <w:rFonts w:ascii="Brill" w:eastAsia="Brill" w:hAnsi="Brill" w:cs="Brill"/>
        </w:rPr>
        <w:t xml:space="preserve">, 32 focus on people’s voices, the sound of their footsteps, and music heard in the street. In </w:t>
      </w:r>
      <w:proofErr w:type="spellStart"/>
      <w:r w:rsidRPr="00C66272">
        <w:rPr>
          <w:rFonts w:ascii="Brill" w:eastAsia="Brill" w:hAnsi="Brill" w:cs="Brill"/>
        </w:rPr>
        <w:t>Kołobrzeg</w:t>
      </w:r>
      <w:proofErr w:type="spellEnd"/>
      <w:r w:rsidRPr="00C66272">
        <w:rPr>
          <w:rFonts w:ascii="Brill" w:eastAsia="Brill" w:hAnsi="Brill" w:cs="Brill"/>
        </w:rPr>
        <w:t xml:space="preserve">, </w:t>
      </w:r>
      <w:r w:rsidR="00310915" w:rsidRPr="00C66272">
        <w:rPr>
          <w:rFonts w:ascii="Brill" w:eastAsia="Brill" w:hAnsi="Brill" w:cs="Brill"/>
        </w:rPr>
        <w:t>there</w:t>
      </w:r>
      <w:r w:rsidRPr="00C66272">
        <w:rPr>
          <w:rFonts w:ascii="Brill" w:eastAsia="Brill" w:hAnsi="Brill" w:cs="Brill"/>
        </w:rPr>
        <w:t xml:space="preserve"> is </w:t>
      </w:r>
      <w:r w:rsidR="00310915" w:rsidRPr="00C66272">
        <w:rPr>
          <w:rFonts w:ascii="Brill" w:eastAsia="Brill" w:hAnsi="Brill" w:cs="Brill"/>
        </w:rPr>
        <w:t xml:space="preserve">an </w:t>
      </w:r>
      <w:r w:rsidRPr="00C66272">
        <w:rPr>
          <w:rFonts w:ascii="Brill" w:eastAsia="Brill" w:hAnsi="Brill" w:cs="Brill"/>
        </w:rPr>
        <w:t>almost identical</w:t>
      </w:r>
      <w:r w:rsidR="00310915" w:rsidRPr="00C66272">
        <w:rPr>
          <w:rFonts w:ascii="Brill" w:eastAsia="Brill" w:hAnsi="Brill" w:cs="Brill"/>
        </w:rPr>
        <w:t xml:space="preserve"> distribution:</w:t>
      </w:r>
      <w:r w:rsidRPr="00C66272">
        <w:rPr>
          <w:rFonts w:ascii="Brill" w:eastAsia="Brill" w:hAnsi="Brill" w:cs="Brill"/>
        </w:rPr>
        <w:t xml:space="preserve"> 31 soundtracks contain the same sound events </w:t>
      </w:r>
      <w:r w:rsidR="00512430" w:rsidRPr="00C66272">
        <w:rPr>
          <w:rFonts w:ascii="Brill" w:eastAsia="Brill" w:hAnsi="Brill" w:cs="Brill"/>
        </w:rPr>
        <w:t>and</w:t>
      </w:r>
      <w:r w:rsidRPr="00C66272">
        <w:rPr>
          <w:rFonts w:ascii="Brill" w:eastAsia="Brill" w:hAnsi="Brill" w:cs="Brill"/>
        </w:rPr>
        <w:t xml:space="preserve"> the laughter of children playing on the beach. They remind us of how deeply social the process of listening </w:t>
      </w:r>
      <w:r w:rsidR="00310915" w:rsidRPr="00C66272">
        <w:rPr>
          <w:rFonts w:ascii="Brill" w:eastAsia="Brill" w:hAnsi="Brill" w:cs="Brill"/>
        </w:rPr>
        <w:t>is</w:t>
      </w:r>
      <w:r w:rsidR="001A1E0C">
        <w:rPr>
          <w:rFonts w:ascii="Brill" w:eastAsia="Brill" w:hAnsi="Brill" w:cs="Brill"/>
        </w:rPr>
        <w:t xml:space="preserve"> </w:t>
      </w:r>
      <w:r w:rsidRPr="00C66272">
        <w:rPr>
          <w:rFonts w:ascii="Brill" w:eastAsia="Brill" w:hAnsi="Brill" w:cs="Brill"/>
        </w:rPr>
        <w:t>(</w:t>
      </w:r>
      <w:r w:rsidRPr="00E55F12">
        <w:rPr>
          <w:rFonts w:ascii="Brill" w:eastAsia="Brill" w:hAnsi="Brill" w:cs="Brill"/>
        </w:rPr>
        <w:t>Hendy, 2013</w:t>
      </w:r>
      <w:r w:rsidRPr="00C66272">
        <w:rPr>
          <w:rFonts w:ascii="Brill" w:eastAsia="Brill" w:hAnsi="Brill" w:cs="Brill"/>
        </w:rPr>
        <w:t>, p.</w:t>
      </w:r>
      <w:del w:id="1148" w:author="Autor">
        <w:r w:rsidRPr="00C66272" w:rsidDel="00FA070D">
          <w:rPr>
            <w:rFonts w:ascii="Brill" w:eastAsia="Brill" w:hAnsi="Brill" w:cs="Brill"/>
          </w:rPr>
          <w:delText xml:space="preserve"> </w:delText>
        </w:r>
      </w:del>
      <w:r w:rsidRPr="00C66272">
        <w:rPr>
          <w:rFonts w:ascii="Brill" w:eastAsia="Brill" w:hAnsi="Brill" w:cs="Brill"/>
        </w:rPr>
        <w:t xml:space="preserve">324). In this context, the street music we hear in the </w:t>
      </w:r>
      <w:r w:rsidR="00A16B8B" w:rsidRPr="00C66272">
        <w:rPr>
          <w:rFonts w:ascii="Brill" w:eastAsia="Brill" w:hAnsi="Brill" w:cs="Brill"/>
        </w:rPr>
        <w:t>video</w:t>
      </w:r>
      <w:r w:rsidRPr="00C66272">
        <w:rPr>
          <w:rFonts w:ascii="Brill" w:eastAsia="Brill" w:hAnsi="Brill" w:cs="Brill"/>
        </w:rPr>
        <w:t xml:space="preserve">s from all three cities, diverse in genre, instrument, art, etc., overlaps with the vernacular soundscape harmonizing with it brilliantly (jazz performed by a professional musician on the saxophone) or, </w:t>
      </w:r>
      <w:r w:rsidR="00CB1B27" w:rsidRPr="00C66272">
        <w:rPr>
          <w:rFonts w:ascii="Brill" w:eastAsia="Brill" w:hAnsi="Brill" w:cs="Brill"/>
        </w:rPr>
        <w:t>conversely</w:t>
      </w:r>
      <w:r w:rsidRPr="00C66272">
        <w:rPr>
          <w:rFonts w:ascii="Brill" w:eastAsia="Brill" w:hAnsi="Brill" w:cs="Brill"/>
        </w:rPr>
        <w:t xml:space="preserve">, entering into a clamorous dissonance with it (the street organ on the promenade in </w:t>
      </w:r>
      <w:proofErr w:type="spellStart"/>
      <w:r w:rsidRPr="00C66272">
        <w:rPr>
          <w:rFonts w:ascii="Brill" w:eastAsia="Brill" w:hAnsi="Brill" w:cs="Brill"/>
        </w:rPr>
        <w:t>Kołobrzeg</w:t>
      </w:r>
      <w:proofErr w:type="spellEnd"/>
      <w:r w:rsidRPr="00C66272">
        <w:rPr>
          <w:rFonts w:ascii="Brill" w:eastAsia="Brill" w:hAnsi="Brill" w:cs="Brill"/>
        </w:rPr>
        <w:t>). Like all public spaces, maritime areas must be assessed for two values: safety and health (</w:t>
      </w:r>
      <w:r w:rsidRPr="00E55F12">
        <w:rPr>
          <w:rFonts w:ascii="Brill" w:eastAsia="Brill" w:hAnsi="Brill" w:cs="Brill"/>
        </w:rPr>
        <w:t>Watson, 2006</w:t>
      </w:r>
      <w:r w:rsidRPr="00C66272">
        <w:rPr>
          <w:rFonts w:ascii="Brill" w:eastAsia="Brill" w:hAnsi="Brill" w:cs="Brill"/>
        </w:rPr>
        <w:t xml:space="preserve">; </w:t>
      </w:r>
      <w:r w:rsidRPr="00E55F12">
        <w:rPr>
          <w:rFonts w:ascii="Brill" w:eastAsia="Brill" w:hAnsi="Brill" w:cs="Brill"/>
        </w:rPr>
        <w:t>Watson, 2019</w:t>
      </w:r>
      <w:r w:rsidRPr="00C66272">
        <w:rPr>
          <w:rFonts w:ascii="Brill" w:eastAsia="Brill" w:hAnsi="Brill" w:cs="Brill"/>
        </w:rPr>
        <w:t>). The problem is that this is not enough for tourists and walkers, as evidenced by the videos they take. They look to this space for more dynamic connections between the impossible (</w:t>
      </w:r>
      <w:ins w:id="1149" w:author="Autor">
        <w:r w:rsidR="008F45FD">
          <w:rPr>
            <w:rFonts w:ascii="Brill" w:eastAsia="Brill" w:hAnsi="Brill" w:cs="Brill"/>
          </w:rPr>
          <w:t>‘</w:t>
        </w:r>
      </w:ins>
      <w:del w:id="1150" w:author="Autor">
        <w:r w:rsidRPr="00C66272" w:rsidDel="008F45FD">
          <w:rPr>
            <w:rFonts w:ascii="Brill" w:eastAsia="Brill" w:hAnsi="Brill" w:cs="Brill"/>
          </w:rPr>
          <w:delText>“</w:delText>
        </w:r>
      </w:del>
      <w:r w:rsidRPr="00C66272">
        <w:rPr>
          <w:rFonts w:ascii="Brill" w:eastAsia="Brill" w:hAnsi="Brill" w:cs="Brill"/>
        </w:rPr>
        <w:t>music</w:t>
      </w:r>
      <w:ins w:id="1151" w:author="Autor">
        <w:r w:rsidR="008F45FD">
          <w:rPr>
            <w:rFonts w:ascii="Brill" w:eastAsia="Brill" w:hAnsi="Brill" w:cs="Brill"/>
          </w:rPr>
          <w:t>’</w:t>
        </w:r>
      </w:ins>
      <w:del w:id="1152" w:author="Autor">
        <w:r w:rsidRPr="00C66272" w:rsidDel="008F45FD">
          <w:rPr>
            <w:rFonts w:ascii="Brill" w:eastAsia="Brill" w:hAnsi="Brill" w:cs="Brill"/>
          </w:rPr>
          <w:delText>”</w:delText>
        </w:r>
      </w:del>
      <w:r w:rsidRPr="00C66272">
        <w:rPr>
          <w:rFonts w:ascii="Brill" w:eastAsia="Brill" w:hAnsi="Brill" w:cs="Brill"/>
        </w:rPr>
        <w:t xml:space="preserve"> of geophonic</w:t>
      </w:r>
      <w:r w:rsidR="00187201" w:rsidRPr="00C66272">
        <w:rPr>
          <w:rFonts w:ascii="Brill" w:eastAsia="Brill" w:hAnsi="Brill" w:cs="Brill"/>
        </w:rPr>
        <w:t xml:space="preserve"> sounds</w:t>
      </w:r>
      <w:r w:rsidRPr="00C66272">
        <w:rPr>
          <w:rFonts w:ascii="Brill" w:eastAsia="Brill" w:hAnsi="Brill" w:cs="Brill"/>
        </w:rPr>
        <w:t xml:space="preserve">) and the familiar and acquainted (street music usually consisting of familiar tunes). </w:t>
      </w:r>
    </w:p>
    <w:p w14:paraId="35077975" w14:textId="58FECF44"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When thinking about port cities, we expect the dominance of </w:t>
      </w:r>
      <w:proofErr w:type="spellStart"/>
      <w:r w:rsidRPr="00C66272">
        <w:rPr>
          <w:rFonts w:ascii="Brill" w:eastAsia="Brill" w:hAnsi="Brill" w:cs="Brill"/>
        </w:rPr>
        <w:t>technophonic</w:t>
      </w:r>
      <w:proofErr w:type="spellEnd"/>
      <w:r w:rsidR="00187201" w:rsidRPr="00C66272">
        <w:rPr>
          <w:rFonts w:ascii="Brill" w:eastAsia="Brill" w:hAnsi="Brill" w:cs="Brill"/>
        </w:rPr>
        <w:t xml:space="preserve"> sounds</w:t>
      </w:r>
      <w:r w:rsidRPr="00C66272">
        <w:rPr>
          <w:rFonts w:ascii="Brill" w:eastAsia="Brill" w:hAnsi="Brill" w:cs="Brill"/>
        </w:rPr>
        <w:t xml:space="preserve"> over the sounds accompanying human bodies. We focus on “port facilities which have been transformed almost unrecognizably” (</w:t>
      </w:r>
      <w:r w:rsidRPr="00E55F12">
        <w:rPr>
          <w:rFonts w:ascii="Brill" w:eastAsia="Brill" w:hAnsi="Brill" w:cs="Brill"/>
        </w:rPr>
        <w:t>Krinsky, 2011</w:t>
      </w:r>
      <w:r w:rsidRPr="00C66272">
        <w:rPr>
          <w:rFonts w:ascii="Brill" w:eastAsia="Brill" w:hAnsi="Brill" w:cs="Brill"/>
        </w:rPr>
        <w:t>, p.211)</w:t>
      </w:r>
      <w:r w:rsidR="00187201" w:rsidRPr="00C66272">
        <w:rPr>
          <w:rFonts w:ascii="Brill" w:eastAsia="Brill" w:hAnsi="Brill" w:cs="Brill"/>
        </w:rPr>
        <w:t xml:space="preserve">. </w:t>
      </w:r>
      <w:r w:rsidRPr="008F45FD">
        <w:rPr>
          <w:rFonts w:ascii="Brill" w:eastAsia="Brill" w:hAnsi="Brill" w:cs="Brill"/>
        </w:rPr>
        <w:t xml:space="preserve">Ports have always been unique and liminal urban spaces: cultural, economic, and social. </w:t>
      </w:r>
      <w:r w:rsidR="004A03DC" w:rsidRPr="008F45FD">
        <w:rPr>
          <w:rFonts w:ascii="Brill" w:eastAsia="Brill" w:hAnsi="Brill" w:cs="Brill"/>
        </w:rPr>
        <w:t>T</w:t>
      </w:r>
      <w:r w:rsidR="004A03DC" w:rsidRPr="00F34A6C">
        <w:rPr>
          <w:rFonts w:ascii="Brill" w:hAnsi="Brill" w:cs="Helvetica Neue"/>
          <w:color w:val="0C0C0C"/>
          <w:lang w:val="en-US"/>
          <w:rPrChange w:id="1153" w:author="Autor">
            <w:rPr>
              <w:rFonts w:ascii="Helvetica Neue" w:hAnsi="Helvetica Neue" w:cs="Helvetica Neue"/>
              <w:color w:val="0C0C0C"/>
              <w:lang w:val="en-US"/>
            </w:rPr>
          </w:rPrChange>
        </w:rPr>
        <w:t>he port city landscape, shaped by human activity, often overlooks non-human biological life</w:t>
      </w:r>
      <w:r w:rsidR="004A03DC" w:rsidRPr="00BF26E0">
        <w:rPr>
          <w:rFonts w:ascii="Helvetica Neue" w:hAnsi="Helvetica Neue" w:cs="Helvetica Neue"/>
          <w:color w:val="0C0C0C"/>
          <w:lang w:val="en-US"/>
        </w:rPr>
        <w:t xml:space="preserve">. </w:t>
      </w:r>
      <w:r w:rsidRPr="00C66272">
        <w:rPr>
          <w:rFonts w:ascii="Brill" w:eastAsia="Brill" w:hAnsi="Brill" w:cs="Brill"/>
        </w:rPr>
        <w:t xml:space="preserve">The sound environment in the modern port cityscape is, therefore, a growing problem. There is an urgent need for reducing noise and </w:t>
      </w:r>
      <w:r w:rsidR="00C732EC" w:rsidRPr="00C66272">
        <w:rPr>
          <w:rFonts w:ascii="Brill" w:eastAsia="Brill" w:hAnsi="Brill" w:cs="Brill"/>
        </w:rPr>
        <w:t xml:space="preserve">creating </w:t>
      </w:r>
      <w:r w:rsidRPr="00C66272">
        <w:rPr>
          <w:rFonts w:ascii="Brill" w:eastAsia="Brill" w:hAnsi="Brill" w:cs="Brill"/>
        </w:rPr>
        <w:t xml:space="preserve">an agreement between </w:t>
      </w:r>
      <w:proofErr w:type="spellStart"/>
      <w:r w:rsidRPr="00C66272">
        <w:rPr>
          <w:rFonts w:ascii="Brill" w:eastAsia="Brill" w:hAnsi="Brill" w:cs="Brill"/>
        </w:rPr>
        <w:t>anthropophon</w:t>
      </w:r>
      <w:r w:rsidR="00AA614C" w:rsidRPr="00C66272">
        <w:rPr>
          <w:rFonts w:ascii="Brill" w:eastAsia="Brill" w:hAnsi="Brill" w:cs="Brill"/>
        </w:rPr>
        <w:t>y</w:t>
      </w:r>
      <w:proofErr w:type="spellEnd"/>
      <w:r w:rsidRPr="00C66272">
        <w:rPr>
          <w:rFonts w:ascii="Brill" w:eastAsia="Brill" w:hAnsi="Brill" w:cs="Brill"/>
        </w:rPr>
        <w:t xml:space="preserve">, </w:t>
      </w:r>
      <w:proofErr w:type="spellStart"/>
      <w:r w:rsidRPr="00C66272">
        <w:rPr>
          <w:rFonts w:ascii="Brill" w:eastAsia="Brill" w:hAnsi="Brill" w:cs="Brill"/>
        </w:rPr>
        <w:t>biophon</w:t>
      </w:r>
      <w:r w:rsidR="00AA614C" w:rsidRPr="00C66272">
        <w:rPr>
          <w:rFonts w:ascii="Brill" w:eastAsia="Brill" w:hAnsi="Brill" w:cs="Brill"/>
        </w:rPr>
        <w:t>y</w:t>
      </w:r>
      <w:proofErr w:type="spellEnd"/>
      <w:r w:rsidR="00AA614C" w:rsidRPr="00C66272">
        <w:rPr>
          <w:rFonts w:ascii="Brill" w:eastAsia="Brill" w:hAnsi="Brill" w:cs="Brill"/>
        </w:rPr>
        <w:t>,</w:t>
      </w:r>
      <w:r w:rsidRPr="00C66272">
        <w:rPr>
          <w:rFonts w:ascii="Brill" w:eastAsia="Brill" w:hAnsi="Brill" w:cs="Brill"/>
        </w:rPr>
        <w:t xml:space="preserve"> and geophon</w:t>
      </w:r>
      <w:r w:rsidR="00AA614C" w:rsidRPr="00C66272">
        <w:rPr>
          <w:rFonts w:ascii="Brill" w:eastAsia="Brill" w:hAnsi="Brill" w:cs="Brill"/>
        </w:rPr>
        <w:t>y</w:t>
      </w:r>
      <w:r w:rsidRPr="00C66272">
        <w:rPr>
          <w:rFonts w:ascii="Brill" w:eastAsia="Brill" w:hAnsi="Brill" w:cs="Brill"/>
        </w:rPr>
        <w:t xml:space="preserve"> in maritime areas, between noise and quiet. </w:t>
      </w:r>
      <w:proofErr w:type="spellStart"/>
      <w:r w:rsidRPr="00C66272">
        <w:rPr>
          <w:rFonts w:ascii="Brill" w:eastAsia="Brill" w:hAnsi="Brill" w:cs="Brill"/>
        </w:rPr>
        <w:t>Techno</w:t>
      </w:r>
      <w:r w:rsidR="000C0C0E" w:rsidRPr="00C66272">
        <w:rPr>
          <w:rFonts w:ascii="Brill" w:eastAsia="Brill" w:hAnsi="Brill" w:cs="Brill"/>
        </w:rPr>
        <w:t>phonic</w:t>
      </w:r>
      <w:proofErr w:type="spellEnd"/>
      <w:r w:rsidR="000C0C0E" w:rsidRPr="00C66272">
        <w:rPr>
          <w:rFonts w:ascii="Brill" w:eastAsia="Brill" w:hAnsi="Brill" w:cs="Brill"/>
        </w:rPr>
        <w:t xml:space="preserve"> </w:t>
      </w:r>
      <w:r w:rsidRPr="00C66272">
        <w:rPr>
          <w:rFonts w:ascii="Brill" w:eastAsia="Brill" w:hAnsi="Brill" w:cs="Brill"/>
        </w:rPr>
        <w:t xml:space="preserve">sounds in the analysed port cities are largely noises coming from the ports: </w:t>
      </w:r>
      <w:r w:rsidR="000C0C0E" w:rsidRPr="00C66272">
        <w:rPr>
          <w:rFonts w:ascii="Brill" w:eastAsia="Brill" w:hAnsi="Brill" w:cs="Brill"/>
        </w:rPr>
        <w:t xml:space="preserve">the </w:t>
      </w:r>
      <w:r w:rsidRPr="00C66272">
        <w:rPr>
          <w:rFonts w:ascii="Brill" w:eastAsia="Brill" w:hAnsi="Brill" w:cs="Brill"/>
        </w:rPr>
        <w:t xml:space="preserve">monotonous roar produced by the engines of ships entering or leaving the harbour channels, the clatter of harbour machinery, the creak of cranes, the falling footbridges of ferries arriving at the wharf, the whirr of </w:t>
      </w:r>
      <w:r w:rsidR="003272EC" w:rsidRPr="00C66272">
        <w:rPr>
          <w:rFonts w:ascii="Brill" w:eastAsia="Brill" w:hAnsi="Brill" w:cs="Brill"/>
        </w:rPr>
        <w:t xml:space="preserve">the </w:t>
      </w:r>
      <w:r w:rsidRPr="00C66272">
        <w:rPr>
          <w:rFonts w:ascii="Brill" w:eastAsia="Brill" w:hAnsi="Brill" w:cs="Brill"/>
        </w:rPr>
        <w:t>engines of cars being transported on ferries, the sirens of ships, the buzz of boats entering the harbour, the hoarse megaphones relaying information to travellers and tourists in the ports, and the rumble of motor boats</w:t>
      </w:r>
      <w:r w:rsidR="003272EC" w:rsidRPr="00C66272">
        <w:rPr>
          <w:rFonts w:ascii="Brill" w:eastAsia="Brill" w:hAnsi="Brill" w:cs="Brill"/>
        </w:rPr>
        <w:t>. These all</w:t>
      </w:r>
      <w:r w:rsidRPr="00C66272">
        <w:rPr>
          <w:rFonts w:ascii="Brill" w:eastAsia="Brill" w:hAnsi="Brill" w:cs="Brill"/>
        </w:rPr>
        <w:t xml:space="preserve"> create a </w:t>
      </w:r>
      <w:proofErr w:type="spellStart"/>
      <w:r w:rsidRPr="00C66272">
        <w:rPr>
          <w:rFonts w:ascii="Brill" w:eastAsia="Brill" w:hAnsi="Brill" w:cs="Brill"/>
        </w:rPr>
        <w:t>techno</w:t>
      </w:r>
      <w:r w:rsidR="003272EC" w:rsidRPr="00C66272">
        <w:rPr>
          <w:rFonts w:ascii="Brill" w:eastAsia="Brill" w:hAnsi="Brill" w:cs="Brill"/>
        </w:rPr>
        <w:t>phonic</w:t>
      </w:r>
      <w:proofErr w:type="spellEnd"/>
      <w:r w:rsidR="003272EC" w:rsidRPr="00C66272">
        <w:rPr>
          <w:rFonts w:ascii="Brill" w:eastAsia="Brill" w:hAnsi="Brill" w:cs="Brill"/>
        </w:rPr>
        <w:t xml:space="preserve"> </w:t>
      </w:r>
      <w:r w:rsidRPr="00C66272">
        <w:rPr>
          <w:rFonts w:ascii="Brill" w:eastAsia="Brill" w:hAnsi="Brill" w:cs="Brill"/>
        </w:rPr>
        <w:t xml:space="preserve">soundtrack that drowns out almost </w:t>
      </w:r>
      <w:r w:rsidRPr="00C66272">
        <w:rPr>
          <w:rFonts w:ascii="Brill" w:eastAsia="Brill" w:hAnsi="Brill" w:cs="Brill"/>
        </w:rPr>
        <w:lastRenderedPageBreak/>
        <w:t xml:space="preserve">all other sources of sound. It can be said that tourists go to the port not for the port </w:t>
      </w:r>
      <w:ins w:id="1154" w:author="Autor">
        <w:r w:rsidR="004C0BD9">
          <w:rPr>
            <w:rFonts w:ascii="Brill" w:eastAsia="Brill" w:hAnsi="Brill" w:cs="Brill"/>
          </w:rPr>
          <w:t>‘</w:t>
        </w:r>
      </w:ins>
      <w:del w:id="1155" w:author="Autor">
        <w:r w:rsidRPr="00C66272" w:rsidDel="004C0BD9">
          <w:rPr>
            <w:rFonts w:ascii="Brill" w:eastAsia="Brill" w:hAnsi="Brill" w:cs="Brill"/>
          </w:rPr>
          <w:delText>“</w:delText>
        </w:r>
      </w:del>
      <w:r w:rsidRPr="00C66272">
        <w:rPr>
          <w:rFonts w:ascii="Brill" w:eastAsia="Brill" w:hAnsi="Brill" w:cs="Brill"/>
        </w:rPr>
        <w:t>music</w:t>
      </w:r>
      <w:ins w:id="1156" w:author="Autor">
        <w:r w:rsidR="004C0BD9">
          <w:rPr>
            <w:rFonts w:ascii="Brill" w:eastAsia="Brill" w:hAnsi="Brill" w:cs="Brill"/>
          </w:rPr>
          <w:t>’</w:t>
        </w:r>
      </w:ins>
      <w:del w:id="1157" w:author="Autor">
        <w:r w:rsidRPr="00C66272" w:rsidDel="004C0BD9">
          <w:rPr>
            <w:rFonts w:ascii="Brill" w:eastAsia="Brill" w:hAnsi="Brill" w:cs="Brill"/>
          </w:rPr>
          <w:delText>”</w:delText>
        </w:r>
      </w:del>
      <w:r w:rsidRPr="00C66272">
        <w:rPr>
          <w:rFonts w:ascii="Brill" w:eastAsia="Brill" w:hAnsi="Brill" w:cs="Brill"/>
        </w:rPr>
        <w:t xml:space="preserve"> but in spite of it.</w:t>
      </w:r>
    </w:p>
    <w:p w14:paraId="35077976" w14:textId="1F8583A6"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The sound culture of the port is primarily noise culture. Moving from the beach, promenade, and park to the harbour is a shocking experience. Only the flapping of the sails on the sailing boats moored in all three ports and on the flagged trawlers in </w:t>
      </w:r>
      <w:proofErr w:type="spellStart"/>
      <w:r w:rsidRPr="00C66272">
        <w:rPr>
          <w:rFonts w:ascii="Brill" w:eastAsia="Brill" w:hAnsi="Brill" w:cs="Brill"/>
        </w:rPr>
        <w:t>Kołobrzeg</w:t>
      </w:r>
      <w:proofErr w:type="spellEnd"/>
      <w:r w:rsidRPr="00C66272">
        <w:rPr>
          <w:rFonts w:ascii="Brill" w:eastAsia="Brill" w:hAnsi="Brill" w:cs="Brill"/>
        </w:rPr>
        <w:t xml:space="preserve">, and the signal of the rotating footbridge in </w:t>
      </w:r>
      <w:proofErr w:type="spellStart"/>
      <w:r w:rsidRPr="00C66272">
        <w:rPr>
          <w:rFonts w:ascii="Brill" w:eastAsia="Brill" w:hAnsi="Brill" w:cs="Brill"/>
        </w:rPr>
        <w:t>Ustka</w:t>
      </w:r>
      <w:proofErr w:type="spellEnd"/>
      <w:ins w:id="1158" w:author="Autor">
        <w:r w:rsidR="004C0BD9">
          <w:rPr>
            <w:rFonts w:ascii="Brill" w:eastAsia="Brill" w:hAnsi="Brill" w:cs="Brill"/>
          </w:rPr>
          <w:t>,</w:t>
        </w:r>
      </w:ins>
      <w:r w:rsidRPr="00C66272">
        <w:rPr>
          <w:rFonts w:ascii="Brill" w:eastAsia="Brill" w:hAnsi="Brill" w:cs="Brill"/>
        </w:rPr>
        <w:t xml:space="preserve"> remind us that we are in spaces constructed for people. And yet, in this technological hustle and bustle, there is something attractive and repulsive at the same time, which allows us to intentionally cross the boundary of silence of the promenade and the beach, in anticipation of its negation in the port. This oscillation between the culture of silence and the culture of noise determines the most dynamic and rich experience of sound. Port-specific experiences forming the soundtracks of the </w:t>
      </w:r>
      <w:r w:rsidR="00A16B8B" w:rsidRPr="00C66272">
        <w:rPr>
          <w:rFonts w:ascii="Brill" w:eastAsia="Brill" w:hAnsi="Brill" w:cs="Brill"/>
        </w:rPr>
        <w:t>analysed</w:t>
      </w:r>
      <w:r w:rsidRPr="00C66272">
        <w:rPr>
          <w:rFonts w:ascii="Brill" w:eastAsia="Brill" w:hAnsi="Brill" w:cs="Brill"/>
        </w:rPr>
        <w:t xml:space="preserve"> </w:t>
      </w:r>
      <w:r w:rsidR="00A16B8B" w:rsidRPr="00C66272">
        <w:rPr>
          <w:rFonts w:ascii="Brill" w:eastAsia="Brill" w:hAnsi="Brill" w:cs="Brill"/>
        </w:rPr>
        <w:t>video</w:t>
      </w:r>
      <w:r w:rsidRPr="00C66272">
        <w:rPr>
          <w:rFonts w:ascii="Brill" w:eastAsia="Brill" w:hAnsi="Brill" w:cs="Brill"/>
        </w:rPr>
        <w:t xml:space="preserve">s only in </w:t>
      </w:r>
      <w:proofErr w:type="spellStart"/>
      <w:r w:rsidRPr="00C66272">
        <w:rPr>
          <w:rFonts w:ascii="Brill" w:eastAsia="Brill" w:hAnsi="Brill" w:cs="Brill"/>
        </w:rPr>
        <w:t>Kolobrzeg</w:t>
      </w:r>
      <w:proofErr w:type="spellEnd"/>
      <w:r w:rsidRPr="00C66272">
        <w:rPr>
          <w:rFonts w:ascii="Brill" w:eastAsia="Brill" w:hAnsi="Brill" w:cs="Brill"/>
        </w:rPr>
        <w:t xml:space="preserve"> are less significant and numerous than the recordings of human voices. What is more, they are usually difficult to separate, an extreme example being the megaphones peculiar to the port in </w:t>
      </w:r>
      <w:proofErr w:type="spellStart"/>
      <w:r w:rsidRPr="00C66272">
        <w:rPr>
          <w:rFonts w:ascii="Brill" w:eastAsia="Brill" w:hAnsi="Brill" w:cs="Brill"/>
        </w:rPr>
        <w:t>Kołobrzeg</w:t>
      </w:r>
      <w:proofErr w:type="spellEnd"/>
      <w:r w:rsidRPr="00C66272">
        <w:rPr>
          <w:rFonts w:ascii="Brill" w:eastAsia="Brill" w:hAnsi="Brill" w:cs="Brill"/>
        </w:rPr>
        <w:t>.</w:t>
      </w:r>
    </w:p>
    <w:p w14:paraId="35077977" w14:textId="720A75CA"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t xml:space="preserve">This is not the case with the </w:t>
      </w:r>
      <w:proofErr w:type="spellStart"/>
      <w:r w:rsidRPr="00C66272">
        <w:rPr>
          <w:rFonts w:ascii="Brill" w:eastAsia="Brill" w:hAnsi="Brill" w:cs="Brill"/>
        </w:rPr>
        <w:t>technophonics</w:t>
      </w:r>
      <w:proofErr w:type="spellEnd"/>
      <w:r w:rsidRPr="00C66272">
        <w:rPr>
          <w:rFonts w:ascii="Brill" w:eastAsia="Brill" w:hAnsi="Brill" w:cs="Brill"/>
        </w:rPr>
        <w:t xml:space="preserve"> of urban districts which seamlessly transform into harbour quays. In terms of noise, they cannot compete with ports. It is difficult to describe as noise the monotonous hum of cars slowly moving along the streets of health resort districts, which are usually zones of calm traffic. Sometimes it is enriched by the sound of trains entering the station or the whirr of a passing scooter. Urban districts, </w:t>
      </w:r>
      <w:r w:rsidR="00A16B8B" w:rsidRPr="00C66272">
        <w:rPr>
          <w:rFonts w:ascii="Brill" w:eastAsia="Brill" w:hAnsi="Brill" w:cs="Brill"/>
        </w:rPr>
        <w:t>videotap</w:t>
      </w:r>
      <w:r w:rsidRPr="00C66272">
        <w:rPr>
          <w:rFonts w:ascii="Brill" w:eastAsia="Brill" w:hAnsi="Brill" w:cs="Brill"/>
        </w:rPr>
        <w:t>ed by tourists very rarely, are filled with sudden sounds of fireworks (</w:t>
      </w:r>
      <w:proofErr w:type="spellStart"/>
      <w:r w:rsidRPr="00C66272">
        <w:rPr>
          <w:rFonts w:ascii="Brill" w:eastAsia="Brill" w:hAnsi="Brill" w:cs="Brill"/>
        </w:rPr>
        <w:t>Kołobrzeg</w:t>
      </w:r>
      <w:proofErr w:type="spellEnd"/>
      <w:r w:rsidRPr="00C66272">
        <w:rPr>
          <w:rFonts w:ascii="Brill" w:eastAsia="Brill" w:hAnsi="Brill" w:cs="Brill"/>
        </w:rPr>
        <w:t>), ambulance</w:t>
      </w:r>
      <w:ins w:id="1159" w:author="Autor">
        <w:r w:rsidR="004C0BD9">
          <w:rPr>
            <w:rFonts w:ascii="Brill" w:eastAsia="Brill" w:hAnsi="Brill" w:cs="Brill"/>
          </w:rPr>
          <w:t>,</w:t>
        </w:r>
      </w:ins>
      <w:r w:rsidRPr="00C66272">
        <w:rPr>
          <w:rFonts w:ascii="Brill" w:eastAsia="Brill" w:hAnsi="Brill" w:cs="Brill"/>
        </w:rPr>
        <w:t xml:space="preserve"> and fire department signals (</w:t>
      </w:r>
      <w:proofErr w:type="spellStart"/>
      <w:r w:rsidRPr="00C66272">
        <w:rPr>
          <w:rFonts w:ascii="Brill" w:eastAsia="Brill" w:hAnsi="Brill" w:cs="Brill"/>
        </w:rPr>
        <w:t>Ustka</w:t>
      </w:r>
      <w:proofErr w:type="spellEnd"/>
      <w:r w:rsidRPr="00C66272">
        <w:rPr>
          <w:rFonts w:ascii="Brill" w:eastAsia="Brill" w:hAnsi="Brill" w:cs="Brill"/>
        </w:rPr>
        <w:t>), which can be considered as stressors. This well-known, characteristic murmur of the city, intensifying during the day and subsiding at night, “the noisy bustle of a street market […] is tolerable precisely because its sound is generated collectively; it is the accumulated sound of everyone in the street equally, not the outpouring of one, dominant sound-maker” (</w:t>
      </w:r>
      <w:r w:rsidRPr="00E473EE">
        <w:rPr>
          <w:rFonts w:ascii="Brill" w:eastAsia="Brill" w:hAnsi="Brill" w:cs="Brill"/>
        </w:rPr>
        <w:t>Hendy, 2013</w:t>
      </w:r>
      <w:r w:rsidRPr="00C66272">
        <w:rPr>
          <w:rFonts w:ascii="Brill" w:eastAsia="Brill" w:hAnsi="Brill" w:cs="Brill"/>
        </w:rPr>
        <w:t>, p. 329). It is most often described as an example of environmental noise pollution (</w:t>
      </w:r>
      <w:r w:rsidRPr="00E473EE">
        <w:rPr>
          <w:rFonts w:ascii="Brill" w:eastAsia="Brill" w:hAnsi="Brill" w:cs="Brill"/>
        </w:rPr>
        <w:t>Murphy</w:t>
      </w:r>
      <w:ins w:id="1160" w:author="Autor">
        <w:r w:rsidR="004C0BD9" w:rsidRPr="00F34A6C">
          <w:rPr>
            <w:rFonts w:ascii="Brill" w:eastAsia="Brill" w:hAnsi="Brill" w:cs="Brill"/>
            <w:rPrChange w:id="1161" w:author="Autor">
              <w:rPr>
                <w:rFonts w:ascii="Brill" w:eastAsia="Brill" w:hAnsi="Brill" w:cs="Brill"/>
                <w:highlight w:val="green"/>
              </w:rPr>
            </w:rPrChange>
          </w:rPr>
          <w:t xml:space="preserve"> </w:t>
        </w:r>
        <w:r w:rsidR="004C0BD9" w:rsidRPr="00E473EE">
          <w:rPr>
            <w:rFonts w:ascii="Brill" w:eastAsia="Brill" w:hAnsi="Brill" w:cs="Brill"/>
          </w:rPr>
          <w:t>&amp;</w:t>
        </w:r>
      </w:ins>
      <w:del w:id="1162" w:author="Autor">
        <w:r w:rsidRPr="00E473EE" w:rsidDel="004C0BD9">
          <w:rPr>
            <w:rFonts w:ascii="Brill" w:eastAsia="Brill" w:hAnsi="Brill" w:cs="Brill"/>
          </w:rPr>
          <w:delText xml:space="preserve">, </w:delText>
        </w:r>
      </w:del>
      <w:r w:rsidRPr="00E473EE">
        <w:rPr>
          <w:rFonts w:ascii="Brill" w:eastAsia="Brill" w:hAnsi="Brill" w:cs="Brill"/>
        </w:rPr>
        <w:t>King, 2014</w:t>
      </w:r>
      <w:r w:rsidRPr="00C66272">
        <w:rPr>
          <w:rFonts w:ascii="Brill" w:eastAsia="Brill" w:hAnsi="Brill" w:cs="Brill"/>
        </w:rPr>
        <w:t xml:space="preserve">), and therefore a soundscape that should be controlled, regulated and, if possible, eliminated (electric cars do not make noise). In the </w:t>
      </w:r>
      <w:r w:rsidR="00A16B8B" w:rsidRPr="00C66272">
        <w:rPr>
          <w:rFonts w:ascii="Brill" w:eastAsia="Brill" w:hAnsi="Brill" w:cs="Brill"/>
        </w:rPr>
        <w:t>video</w:t>
      </w:r>
      <w:r w:rsidRPr="00C66272">
        <w:rPr>
          <w:rFonts w:ascii="Brill" w:eastAsia="Brill" w:hAnsi="Brill" w:cs="Brill"/>
        </w:rPr>
        <w:t>ed city parts, the few, random</w:t>
      </w:r>
      <w:ins w:id="1163" w:author="Autor">
        <w:r w:rsidR="004C0BD9">
          <w:rPr>
            <w:rFonts w:ascii="Brill" w:eastAsia="Brill" w:hAnsi="Brill" w:cs="Brill"/>
          </w:rPr>
          <w:t>,</w:t>
        </w:r>
      </w:ins>
      <w:r w:rsidRPr="00C66272">
        <w:rPr>
          <w:rFonts w:ascii="Brill" w:eastAsia="Brill" w:hAnsi="Brill" w:cs="Brill"/>
        </w:rPr>
        <w:t xml:space="preserve"> and sonically unattractive urban districts are only a distant backdrop for the battle for dominance between the sea and the port, geo- and anthropophonics in the first sense of the term, which takes place in the foreground. This can be heard above all in </w:t>
      </w:r>
      <w:proofErr w:type="spellStart"/>
      <w:r w:rsidRPr="00C66272">
        <w:rPr>
          <w:rFonts w:ascii="Brill" w:eastAsia="Brill" w:hAnsi="Brill" w:cs="Brill"/>
        </w:rPr>
        <w:t>Świnoujście</w:t>
      </w:r>
      <w:proofErr w:type="spellEnd"/>
      <w:r w:rsidRPr="00C66272">
        <w:rPr>
          <w:rFonts w:ascii="Brill" w:eastAsia="Brill" w:hAnsi="Brill" w:cs="Brill"/>
        </w:rPr>
        <w:t xml:space="preserve"> and </w:t>
      </w:r>
      <w:proofErr w:type="spellStart"/>
      <w:r w:rsidRPr="00C66272">
        <w:rPr>
          <w:rFonts w:ascii="Brill" w:eastAsia="Brill" w:hAnsi="Brill" w:cs="Brill"/>
        </w:rPr>
        <w:t>Ustka</w:t>
      </w:r>
      <w:proofErr w:type="spellEnd"/>
      <w:r w:rsidRPr="00C66272">
        <w:rPr>
          <w:rFonts w:ascii="Brill" w:eastAsia="Brill" w:hAnsi="Brill" w:cs="Brill"/>
        </w:rPr>
        <w:t>, of which 34 and 24 soundscapes respectively, are repetitive geo-</w:t>
      </w:r>
      <w:proofErr w:type="spellStart"/>
      <w:r w:rsidRPr="00C66272">
        <w:rPr>
          <w:rFonts w:ascii="Brill" w:eastAsia="Brill" w:hAnsi="Brill" w:cs="Brill"/>
        </w:rPr>
        <w:t>anthropophonic</w:t>
      </w:r>
      <w:proofErr w:type="spellEnd"/>
      <w:r w:rsidRPr="00C66272">
        <w:rPr>
          <w:rFonts w:ascii="Brill" w:eastAsia="Brill" w:hAnsi="Brill" w:cs="Brill"/>
        </w:rPr>
        <w:t xml:space="preserve"> compositions. </w:t>
      </w:r>
    </w:p>
    <w:p w14:paraId="35077978" w14:textId="7F917A04" w:rsidR="00CB3FC9" w:rsidRPr="00C66272" w:rsidRDefault="00C55FA1">
      <w:pPr>
        <w:widowControl w:val="0"/>
        <w:spacing w:line="360" w:lineRule="auto"/>
        <w:ind w:firstLine="708"/>
        <w:jc w:val="both"/>
        <w:rPr>
          <w:rFonts w:ascii="Brill" w:eastAsia="Brill" w:hAnsi="Brill" w:cs="Brill"/>
        </w:rPr>
      </w:pPr>
      <w:r w:rsidRPr="00C66272">
        <w:rPr>
          <w:rFonts w:ascii="Brill" w:eastAsia="Brill" w:hAnsi="Brill" w:cs="Brill"/>
        </w:rPr>
        <w:lastRenderedPageBreak/>
        <w:t xml:space="preserve">The biological life of port cities has largely remained a hidden history. Listening to the soundtracks of the analysed </w:t>
      </w:r>
      <w:r w:rsidR="00A16B8B" w:rsidRPr="00C66272">
        <w:rPr>
          <w:rFonts w:ascii="Brill" w:eastAsia="Brill" w:hAnsi="Brill" w:cs="Brill"/>
        </w:rPr>
        <w:t>video</w:t>
      </w:r>
      <w:r w:rsidRPr="00C66272">
        <w:rPr>
          <w:rFonts w:ascii="Brill" w:eastAsia="Brill" w:hAnsi="Brill" w:cs="Brill"/>
        </w:rPr>
        <w:t xml:space="preserve">s one may even get the impression that </w:t>
      </w:r>
      <w:proofErr w:type="spellStart"/>
      <w:r w:rsidRPr="00C66272">
        <w:rPr>
          <w:rFonts w:ascii="Brill" w:eastAsia="Brill" w:hAnsi="Brill" w:cs="Brill"/>
        </w:rPr>
        <w:t>biophonics</w:t>
      </w:r>
      <w:proofErr w:type="spellEnd"/>
      <w:r w:rsidRPr="00C66272">
        <w:rPr>
          <w:rFonts w:ascii="Brill" w:eastAsia="Brill" w:hAnsi="Brill" w:cs="Brill"/>
        </w:rPr>
        <w:t xml:space="preserve"> is almost absent from them. Only in 16 </w:t>
      </w:r>
      <w:r w:rsidR="00A16B8B" w:rsidRPr="00C66272">
        <w:rPr>
          <w:rFonts w:ascii="Brill" w:eastAsia="Brill" w:hAnsi="Brill" w:cs="Brill"/>
        </w:rPr>
        <w:t>video</w:t>
      </w:r>
      <w:r w:rsidRPr="00C66272">
        <w:rPr>
          <w:rFonts w:ascii="Brill" w:eastAsia="Brill" w:hAnsi="Brill" w:cs="Brill"/>
        </w:rPr>
        <w:t xml:space="preserve">s from </w:t>
      </w:r>
      <w:proofErr w:type="spellStart"/>
      <w:r w:rsidRPr="00C66272">
        <w:rPr>
          <w:rFonts w:ascii="Brill" w:eastAsia="Brill" w:hAnsi="Brill" w:cs="Brill"/>
        </w:rPr>
        <w:t>Świnoujście</w:t>
      </w:r>
      <w:proofErr w:type="spellEnd"/>
      <w:r w:rsidRPr="00C66272">
        <w:rPr>
          <w:rFonts w:ascii="Brill" w:eastAsia="Brill" w:hAnsi="Brill" w:cs="Brill"/>
        </w:rPr>
        <w:t xml:space="preserve">, 16 from </w:t>
      </w:r>
      <w:proofErr w:type="spellStart"/>
      <w:r w:rsidRPr="00C66272">
        <w:rPr>
          <w:rFonts w:ascii="Brill" w:eastAsia="Brill" w:hAnsi="Brill" w:cs="Brill"/>
        </w:rPr>
        <w:t>Kołobrzeg</w:t>
      </w:r>
      <w:proofErr w:type="spellEnd"/>
      <w:r w:rsidRPr="00C66272">
        <w:rPr>
          <w:rFonts w:ascii="Brill" w:eastAsia="Brill" w:hAnsi="Brill" w:cs="Brill"/>
        </w:rPr>
        <w:t xml:space="preserve">, and 19 from </w:t>
      </w:r>
      <w:proofErr w:type="spellStart"/>
      <w:r w:rsidRPr="00C66272">
        <w:rPr>
          <w:rFonts w:ascii="Brill" w:eastAsia="Brill" w:hAnsi="Brill" w:cs="Brill"/>
        </w:rPr>
        <w:t>Ustka</w:t>
      </w:r>
      <w:proofErr w:type="spellEnd"/>
      <w:r w:rsidRPr="00C66272">
        <w:rPr>
          <w:rFonts w:ascii="Brill" w:eastAsia="Brill" w:hAnsi="Brill" w:cs="Brill"/>
        </w:rPr>
        <w:t xml:space="preserve"> do we hear sounds produced by the biosphere. The absolute record holders here are various species of seagulls and terns. Their voices tie together the waterfronts, the sandy beaches, the docks</w:t>
      </w:r>
      <w:ins w:id="1164" w:author="Autor">
        <w:r w:rsidR="006F1063">
          <w:rPr>
            <w:rFonts w:ascii="Brill" w:eastAsia="Brill" w:hAnsi="Brill" w:cs="Brill"/>
          </w:rPr>
          <w:t>,</w:t>
        </w:r>
      </w:ins>
      <w:r w:rsidRPr="00C66272">
        <w:rPr>
          <w:rFonts w:ascii="Brill" w:eastAsia="Brill" w:hAnsi="Brill" w:cs="Brill"/>
        </w:rPr>
        <w:t xml:space="preserve"> and the downtown districts. They are everywhere: in the air, on the beach, in the harbour, on the balconies of buildings</w:t>
      </w:r>
      <w:ins w:id="1165" w:author="Autor">
        <w:r w:rsidR="006F1063">
          <w:rPr>
            <w:rFonts w:ascii="Brill" w:eastAsia="Brill" w:hAnsi="Brill" w:cs="Brill"/>
          </w:rPr>
          <w:t>,</w:t>
        </w:r>
      </w:ins>
      <w:r w:rsidRPr="00C66272">
        <w:rPr>
          <w:rFonts w:ascii="Brill" w:eastAsia="Brill" w:hAnsi="Brill" w:cs="Brill"/>
        </w:rPr>
        <w:t xml:space="preserve"> and at the city dumpsters. Their sounds, however, are not therapeutic. The cries of seagulls and terns drown out the beaches, the sea, the harbour</w:t>
      </w:r>
      <w:ins w:id="1166" w:author="Autor">
        <w:r w:rsidR="006F1063">
          <w:rPr>
            <w:rFonts w:ascii="Brill" w:eastAsia="Brill" w:hAnsi="Brill" w:cs="Brill"/>
          </w:rPr>
          <w:t>,</w:t>
        </w:r>
      </w:ins>
      <w:r w:rsidRPr="00C66272">
        <w:rPr>
          <w:rFonts w:ascii="Brill" w:eastAsia="Brill" w:hAnsi="Brill" w:cs="Brill"/>
        </w:rPr>
        <w:t xml:space="preserve"> and the city in a non-rhythmic, intrusive</w:t>
      </w:r>
      <w:ins w:id="1167" w:author="Autor">
        <w:r w:rsidR="006F1063">
          <w:rPr>
            <w:rFonts w:ascii="Brill" w:eastAsia="Brill" w:hAnsi="Brill" w:cs="Brill"/>
          </w:rPr>
          <w:t>,</w:t>
        </w:r>
      </w:ins>
      <w:r w:rsidRPr="00C66272">
        <w:rPr>
          <w:rFonts w:ascii="Brill" w:eastAsia="Brill" w:hAnsi="Brill" w:cs="Brill"/>
        </w:rPr>
        <w:t xml:space="preserve"> and predatory manner that robs people and other animals of their comfort in these places. Only in </w:t>
      </w:r>
      <w:proofErr w:type="spellStart"/>
      <w:r w:rsidRPr="00C66272">
        <w:rPr>
          <w:rFonts w:ascii="Brill" w:eastAsia="Brill" w:hAnsi="Brill" w:cs="Brill"/>
        </w:rPr>
        <w:t>Kołobrzeg</w:t>
      </w:r>
      <w:proofErr w:type="spellEnd"/>
      <w:r w:rsidRPr="00C66272">
        <w:rPr>
          <w:rFonts w:ascii="Brill" w:eastAsia="Brill" w:hAnsi="Brill" w:cs="Brill"/>
        </w:rPr>
        <w:t xml:space="preserve"> </w:t>
      </w:r>
      <w:ins w:id="1168" w:author="Autor">
        <w:r w:rsidR="006F1063">
          <w:rPr>
            <w:rFonts w:ascii="Brill" w:eastAsia="Brill" w:hAnsi="Brill" w:cs="Brill"/>
          </w:rPr>
          <w:t xml:space="preserve">did </w:t>
        </w:r>
      </w:ins>
      <w:r w:rsidRPr="00C66272">
        <w:rPr>
          <w:rFonts w:ascii="Brill" w:eastAsia="Brill" w:hAnsi="Brill" w:cs="Brill"/>
        </w:rPr>
        <w:t>I hear</w:t>
      </w:r>
      <w:del w:id="1169" w:author="Autor">
        <w:r w:rsidRPr="00C66272" w:rsidDel="006F1063">
          <w:rPr>
            <w:rFonts w:ascii="Brill" w:eastAsia="Brill" w:hAnsi="Brill" w:cs="Brill"/>
          </w:rPr>
          <w:delText>d</w:delText>
        </w:r>
      </w:del>
      <w:r w:rsidRPr="00C66272">
        <w:rPr>
          <w:rFonts w:ascii="Brill" w:eastAsia="Brill" w:hAnsi="Brill" w:cs="Brill"/>
        </w:rPr>
        <w:t xml:space="preserve"> ducks, and in none of the cities was it possible to register voices of small singing birds. In </w:t>
      </w:r>
      <w:proofErr w:type="spellStart"/>
      <w:r w:rsidRPr="00C66272">
        <w:rPr>
          <w:rFonts w:ascii="Brill" w:eastAsia="Brill" w:hAnsi="Brill" w:cs="Brill"/>
        </w:rPr>
        <w:t>Świnoujście</w:t>
      </w:r>
      <w:proofErr w:type="spellEnd"/>
      <w:r w:rsidRPr="00C66272">
        <w:rPr>
          <w:rFonts w:ascii="Brill" w:eastAsia="Brill" w:hAnsi="Brill" w:cs="Brill"/>
        </w:rPr>
        <w:t xml:space="preserve"> you can also hear the thumping of horses’ hooves on the street (hackney cabs delivering tourists) and the clatter of boars’ hooves on the sidewalk. On the beach in </w:t>
      </w:r>
      <w:proofErr w:type="spellStart"/>
      <w:r w:rsidRPr="00C66272">
        <w:rPr>
          <w:rFonts w:ascii="Brill" w:eastAsia="Brill" w:hAnsi="Brill" w:cs="Brill"/>
        </w:rPr>
        <w:t>Kołobrzeg</w:t>
      </w:r>
      <w:proofErr w:type="spellEnd"/>
      <w:r w:rsidRPr="00C66272">
        <w:rPr>
          <w:rFonts w:ascii="Brill" w:eastAsia="Brill" w:hAnsi="Brill" w:cs="Brill"/>
        </w:rPr>
        <w:t xml:space="preserve">, especially in the afternoons, dogs chasing seagulls bark, and wild boars may almost silently sneak along the sidewalk. In </w:t>
      </w:r>
      <w:proofErr w:type="spellStart"/>
      <w:r w:rsidRPr="00C66272">
        <w:rPr>
          <w:rFonts w:ascii="Brill" w:eastAsia="Brill" w:hAnsi="Brill" w:cs="Brill"/>
        </w:rPr>
        <w:t>Ustka</w:t>
      </w:r>
      <w:proofErr w:type="spellEnd"/>
      <w:r w:rsidRPr="00C66272">
        <w:rPr>
          <w:rFonts w:ascii="Brill" w:eastAsia="Brill" w:hAnsi="Brill" w:cs="Brill"/>
        </w:rPr>
        <w:t xml:space="preserve"> you can hear dogs, seals barking in a closed pool</w:t>
      </w:r>
      <w:ins w:id="1170" w:author="Autor">
        <w:r w:rsidR="006F1063">
          <w:rPr>
            <w:rFonts w:ascii="Brill" w:eastAsia="Brill" w:hAnsi="Brill" w:cs="Brill"/>
          </w:rPr>
          <w:t>,</w:t>
        </w:r>
      </w:ins>
      <w:r w:rsidRPr="00C66272">
        <w:rPr>
          <w:rFonts w:ascii="Brill" w:eastAsia="Brill" w:hAnsi="Brill" w:cs="Brill"/>
        </w:rPr>
        <w:t xml:space="preserve"> and the splash of fish struggling in a fisherman’s bucket. The </w:t>
      </w:r>
      <w:proofErr w:type="spellStart"/>
      <w:r w:rsidRPr="00C66272">
        <w:rPr>
          <w:rFonts w:ascii="Brill" w:eastAsia="Brill" w:hAnsi="Brill" w:cs="Brill"/>
        </w:rPr>
        <w:t>zoophony</w:t>
      </w:r>
      <w:proofErr w:type="spellEnd"/>
      <w:r w:rsidRPr="00C66272">
        <w:rPr>
          <w:rFonts w:ascii="Brill" w:eastAsia="Brill" w:hAnsi="Brill" w:cs="Brill"/>
        </w:rPr>
        <w:t xml:space="preserve"> is richer than the plant soundscape anyway. Mostly the grasses and windswept dune vegetation hum and crackle. The wind rustles very softly in the crowns of the park trees</w:t>
      </w:r>
      <w:ins w:id="1171" w:author="Autor">
        <w:r w:rsidR="006F1063">
          <w:rPr>
            <w:rFonts w:ascii="Brill" w:eastAsia="Brill" w:hAnsi="Brill" w:cs="Brill"/>
          </w:rPr>
          <w:t>,</w:t>
        </w:r>
      </w:ins>
      <w:r w:rsidRPr="00C66272">
        <w:rPr>
          <w:rFonts w:ascii="Brill" w:eastAsia="Brill" w:hAnsi="Brill" w:cs="Brill"/>
        </w:rPr>
        <w:t xml:space="preserve"> and the branches creak. Their trunks fall with a clatter as they are cut down. The noise and </w:t>
      </w:r>
      <w:commentRangeStart w:id="1172"/>
      <w:commentRangeStart w:id="1173"/>
      <w:r w:rsidRPr="00C66272">
        <w:rPr>
          <w:rFonts w:ascii="Brill" w:eastAsia="Brill" w:hAnsi="Brill" w:cs="Brill"/>
        </w:rPr>
        <w:t>clatter</w:t>
      </w:r>
      <w:commentRangeEnd w:id="1172"/>
      <w:r w:rsidR="006F1063">
        <w:rPr>
          <w:rStyle w:val="Odwoaniedokomentarza"/>
          <w:lang w:val="en-AU"/>
        </w:rPr>
        <w:commentReference w:id="1172"/>
      </w:r>
      <w:commentRangeEnd w:id="1173"/>
      <w:r w:rsidR="00343BD7">
        <w:rPr>
          <w:rStyle w:val="Odwoaniedokomentarza"/>
          <w:lang w:val="en-AU"/>
        </w:rPr>
        <w:commentReference w:id="1173"/>
      </w:r>
      <w:r w:rsidRPr="00C66272">
        <w:rPr>
          <w:rFonts w:ascii="Brill" w:eastAsia="Brill" w:hAnsi="Brill" w:cs="Brill"/>
        </w:rPr>
        <w:t xml:space="preserve"> of the trees, however, cannot drown out the roar of the saw used to cut them down. The biophilic concept of the city is therefore not adjacent to the soundscapes of port cities. The silence most often sought by ecology acoustics in natural areas is not a competitive soundtrack when juxtaposed with the powerful </w:t>
      </w:r>
      <w:proofErr w:type="spellStart"/>
      <w:r w:rsidRPr="00C66272">
        <w:rPr>
          <w:rFonts w:ascii="Brill" w:eastAsia="Brill" w:hAnsi="Brill" w:cs="Brill"/>
        </w:rPr>
        <w:t>geophonics</w:t>
      </w:r>
      <w:proofErr w:type="spellEnd"/>
      <w:r w:rsidRPr="00C66272">
        <w:rPr>
          <w:rFonts w:ascii="Brill" w:eastAsia="Brill" w:hAnsi="Brill" w:cs="Brill"/>
        </w:rPr>
        <w:t xml:space="preserve"> and anthropophonics of port cities. Paradoxically, in search of silence, we turn to urban downtowns, their parks, squares, and plazas. They are safer and </w:t>
      </w:r>
      <w:ins w:id="1174" w:author="Autor">
        <w:r w:rsidR="006F1063">
          <w:rPr>
            <w:rFonts w:ascii="Brill" w:eastAsia="Brill" w:hAnsi="Brill" w:cs="Brill"/>
          </w:rPr>
          <w:t>‘</w:t>
        </w:r>
      </w:ins>
      <w:del w:id="1175" w:author="Autor">
        <w:r w:rsidRPr="00C66272" w:rsidDel="006F1063">
          <w:rPr>
            <w:rFonts w:ascii="Brill" w:eastAsia="Brill" w:hAnsi="Brill" w:cs="Brill"/>
          </w:rPr>
          <w:delText>“</w:delText>
        </w:r>
      </w:del>
      <w:r w:rsidRPr="00C66272">
        <w:rPr>
          <w:rFonts w:ascii="Brill" w:eastAsia="Brill" w:hAnsi="Brill" w:cs="Brill"/>
        </w:rPr>
        <w:t>play</w:t>
      </w:r>
      <w:ins w:id="1176" w:author="Autor">
        <w:r w:rsidR="006F1063">
          <w:rPr>
            <w:rFonts w:ascii="Brill" w:eastAsia="Brill" w:hAnsi="Brill" w:cs="Brill"/>
          </w:rPr>
          <w:t>’</w:t>
        </w:r>
      </w:ins>
      <w:del w:id="1177" w:author="Autor">
        <w:r w:rsidRPr="00C66272" w:rsidDel="006F1063">
          <w:rPr>
            <w:rFonts w:ascii="Brill" w:eastAsia="Brill" w:hAnsi="Brill" w:cs="Brill"/>
          </w:rPr>
          <w:delText>”</w:delText>
        </w:r>
      </w:del>
      <w:r w:rsidRPr="00C66272">
        <w:rPr>
          <w:rFonts w:ascii="Brill" w:eastAsia="Brill" w:hAnsi="Brill" w:cs="Brill"/>
        </w:rPr>
        <w:t xml:space="preserve"> more familiar </w:t>
      </w:r>
      <w:ins w:id="1178" w:author="Autor">
        <w:r w:rsidR="006F1063">
          <w:rPr>
            <w:rFonts w:ascii="Brill" w:eastAsia="Brill" w:hAnsi="Brill" w:cs="Brill"/>
          </w:rPr>
          <w:t>‘</w:t>
        </w:r>
      </w:ins>
      <w:del w:id="1179" w:author="Autor">
        <w:r w:rsidRPr="00C66272" w:rsidDel="006F1063">
          <w:rPr>
            <w:rFonts w:ascii="Brill" w:eastAsia="Brill" w:hAnsi="Brill" w:cs="Brill"/>
          </w:rPr>
          <w:delText>“</w:delText>
        </w:r>
      </w:del>
      <w:r w:rsidRPr="00C66272">
        <w:rPr>
          <w:rFonts w:ascii="Brill" w:eastAsia="Brill" w:hAnsi="Brill" w:cs="Brill"/>
        </w:rPr>
        <w:t>music</w:t>
      </w:r>
      <w:ins w:id="1180" w:author="Autor">
        <w:r w:rsidR="006F1063">
          <w:rPr>
            <w:rFonts w:ascii="Brill" w:eastAsia="Brill" w:hAnsi="Brill" w:cs="Brill"/>
          </w:rPr>
          <w:t>’</w:t>
        </w:r>
      </w:ins>
      <w:del w:id="1181" w:author="Autor">
        <w:r w:rsidRPr="00C66272" w:rsidDel="006F1063">
          <w:rPr>
            <w:rFonts w:ascii="Brill" w:eastAsia="Brill" w:hAnsi="Brill" w:cs="Brill"/>
          </w:rPr>
          <w:delText>”</w:delText>
        </w:r>
      </w:del>
      <w:r w:rsidRPr="00C66272">
        <w:rPr>
          <w:rFonts w:ascii="Brill" w:eastAsia="Brill" w:hAnsi="Brill" w:cs="Brill"/>
        </w:rPr>
        <w:t xml:space="preserve">, only </w:t>
      </w:r>
      <w:del w:id="1182" w:author="Autor">
        <w:r w:rsidRPr="00C66272" w:rsidDel="006F1063">
          <w:rPr>
            <w:rFonts w:ascii="Brill" w:eastAsia="Brill" w:hAnsi="Brill" w:cs="Brill"/>
          </w:rPr>
          <w:delText xml:space="preserve">that </w:delText>
        </w:r>
      </w:del>
      <w:r w:rsidRPr="00C66272">
        <w:rPr>
          <w:rFonts w:ascii="Brill" w:eastAsia="Brill" w:hAnsi="Brill" w:cs="Brill"/>
        </w:rPr>
        <w:t>they are not attractive to visitors and tourists who do not reach the nature reserves located in the analysed cities.</w:t>
      </w:r>
    </w:p>
    <w:p w14:paraId="35077979" w14:textId="77777777" w:rsidR="00CB3FC9" w:rsidRPr="00C66272" w:rsidRDefault="00CB3FC9">
      <w:pPr>
        <w:widowControl w:val="0"/>
        <w:spacing w:line="360" w:lineRule="auto"/>
        <w:ind w:firstLine="709"/>
        <w:jc w:val="both"/>
        <w:rPr>
          <w:rFonts w:ascii="Brill" w:eastAsia="Brill" w:hAnsi="Brill" w:cs="Brill"/>
        </w:rPr>
      </w:pPr>
    </w:p>
    <w:p w14:paraId="3507797A" w14:textId="77777777" w:rsidR="00CB3FC9" w:rsidRPr="00C66272" w:rsidRDefault="00C55FA1" w:rsidP="00F34A6C">
      <w:pPr>
        <w:widowControl w:val="0"/>
        <w:spacing w:line="360" w:lineRule="auto"/>
        <w:rPr>
          <w:rFonts w:ascii="Brill" w:eastAsia="Brill" w:hAnsi="Brill" w:cs="Brill"/>
        </w:rPr>
        <w:pPrChange w:id="1183" w:author="Autor">
          <w:pPr>
            <w:widowControl w:val="0"/>
            <w:spacing w:line="360" w:lineRule="auto"/>
            <w:jc w:val="center"/>
          </w:pPr>
        </w:pPrChange>
      </w:pPr>
      <w:commentRangeStart w:id="1184"/>
      <w:commentRangeStart w:id="1185"/>
      <w:r w:rsidRPr="00C66272">
        <w:rPr>
          <w:rFonts w:ascii="Brill" w:eastAsia="Brill" w:hAnsi="Brill" w:cs="Brill"/>
        </w:rPr>
        <w:t>***</w:t>
      </w:r>
      <w:commentRangeEnd w:id="1184"/>
      <w:r w:rsidR="00A61495">
        <w:rPr>
          <w:rStyle w:val="Odwoaniedokomentarza"/>
          <w:lang w:val="en-AU"/>
        </w:rPr>
        <w:commentReference w:id="1184"/>
      </w:r>
      <w:commentRangeEnd w:id="1185"/>
      <w:r w:rsidR="00343BD7">
        <w:rPr>
          <w:rStyle w:val="Odwoaniedokomentarza"/>
          <w:lang w:val="en-AU"/>
        </w:rPr>
        <w:commentReference w:id="1185"/>
      </w:r>
    </w:p>
    <w:p w14:paraId="3507797B" w14:textId="6BF5AA70" w:rsidR="00CB3FC9" w:rsidRPr="00C66272" w:rsidRDefault="00F62668">
      <w:pPr>
        <w:widowControl w:val="0"/>
        <w:spacing w:line="360" w:lineRule="auto"/>
        <w:ind w:firstLine="709"/>
        <w:jc w:val="both"/>
        <w:rPr>
          <w:rFonts w:ascii="Brill" w:eastAsia="Brill" w:hAnsi="Brill" w:cs="Brill"/>
        </w:rPr>
      </w:pPr>
      <w:r>
        <w:rPr>
          <w:rFonts w:ascii="Brill" w:eastAsia="Brill" w:hAnsi="Brill" w:cs="Brill"/>
        </w:rPr>
        <w:t>R</w:t>
      </w:r>
      <w:r w:rsidR="00C55FA1" w:rsidRPr="00C66272">
        <w:rPr>
          <w:rFonts w:ascii="Brill" w:eastAsia="Brill" w:hAnsi="Brill" w:cs="Brill"/>
        </w:rPr>
        <w:t>eturning to the two theses formulated in this text, it should be said that the nourishing sounds that have therapeutic power</w:t>
      </w:r>
      <w:r w:rsidR="00B649A9" w:rsidRPr="00C66272">
        <w:rPr>
          <w:rFonts w:ascii="Brill" w:eastAsia="Brill" w:hAnsi="Brill" w:cs="Brill"/>
        </w:rPr>
        <w:t xml:space="preserve"> –</w:t>
      </w:r>
      <w:r w:rsidR="00C55FA1" w:rsidRPr="00C66272">
        <w:rPr>
          <w:rFonts w:ascii="Brill" w:eastAsia="Brill" w:hAnsi="Brill" w:cs="Brill"/>
        </w:rPr>
        <w:t xml:space="preserve"> listening to which quiets the hustle and </w:t>
      </w:r>
      <w:r w:rsidR="00300618" w:rsidRPr="00C66272">
        <w:rPr>
          <w:rFonts w:ascii="Brill" w:eastAsia="Brill" w:hAnsi="Brill" w:cs="Brill"/>
        </w:rPr>
        <w:t>bustle of</w:t>
      </w:r>
      <w:r w:rsidR="00C55FA1" w:rsidRPr="00C66272">
        <w:rPr>
          <w:rFonts w:ascii="Brill" w:eastAsia="Brill" w:hAnsi="Brill" w:cs="Brill"/>
        </w:rPr>
        <w:t xml:space="preserve"> the environment, opens one up to other sensory experiences, and brings one into the world of life</w:t>
      </w:r>
      <w:r w:rsidR="00B649A9" w:rsidRPr="00C66272">
        <w:rPr>
          <w:rFonts w:ascii="Brill" w:eastAsia="Brill" w:hAnsi="Brill" w:cs="Brill"/>
        </w:rPr>
        <w:t xml:space="preserve"> –</w:t>
      </w:r>
      <w:r w:rsidR="00C55FA1" w:rsidRPr="00C66272">
        <w:rPr>
          <w:rFonts w:ascii="Brill" w:eastAsia="Brill" w:hAnsi="Brill" w:cs="Brill"/>
        </w:rPr>
        <w:t xml:space="preserve"> do not primarily come from </w:t>
      </w:r>
      <w:ins w:id="1186" w:author="Autor">
        <w:r w:rsidR="00E55F12">
          <w:rPr>
            <w:rFonts w:ascii="Brill" w:eastAsia="Brill" w:hAnsi="Brill" w:cs="Brill"/>
          </w:rPr>
          <w:t>‘</w:t>
        </w:r>
      </w:ins>
      <w:del w:id="1187" w:author="Autor">
        <w:r w:rsidR="00C55FA1" w:rsidRPr="00C66272" w:rsidDel="00E55F12">
          <w:rPr>
            <w:rFonts w:ascii="Brill" w:eastAsia="Brill" w:hAnsi="Brill" w:cs="Brill"/>
          </w:rPr>
          <w:delText>"</w:delText>
        </w:r>
      </w:del>
      <w:r w:rsidR="00C55FA1" w:rsidRPr="00C66272">
        <w:rPr>
          <w:rFonts w:ascii="Brill" w:eastAsia="Brill" w:hAnsi="Brill" w:cs="Brill"/>
        </w:rPr>
        <w:t>nature’s music.</w:t>
      </w:r>
      <w:ins w:id="1188" w:author="Autor">
        <w:r w:rsidR="00E55F12">
          <w:rPr>
            <w:rFonts w:ascii="Brill" w:eastAsia="Brill" w:hAnsi="Brill" w:cs="Brill"/>
          </w:rPr>
          <w:t>’</w:t>
        </w:r>
      </w:ins>
      <w:del w:id="1189" w:author="Autor">
        <w:r w:rsidR="00C55FA1" w:rsidRPr="00C66272" w:rsidDel="00E55F12">
          <w:rPr>
            <w:rFonts w:ascii="Brill" w:eastAsia="Brill" w:hAnsi="Brill" w:cs="Brill"/>
          </w:rPr>
          <w:delText>"</w:delText>
        </w:r>
      </w:del>
      <w:r w:rsidR="00C55FA1" w:rsidRPr="00C66272">
        <w:rPr>
          <w:rFonts w:ascii="Brill" w:eastAsia="Brill" w:hAnsi="Brill" w:cs="Brill"/>
        </w:rPr>
        <w:t xml:space="preserve"> On the contrary, we find them </w:t>
      </w:r>
      <w:r w:rsidR="00C55FA1" w:rsidRPr="00C66272">
        <w:rPr>
          <w:rFonts w:ascii="Brill" w:eastAsia="Brill" w:hAnsi="Brill" w:cs="Brill"/>
        </w:rPr>
        <w:lastRenderedPageBreak/>
        <w:t xml:space="preserve">mainly in the geo- and </w:t>
      </w:r>
      <w:proofErr w:type="spellStart"/>
      <w:r w:rsidR="00C55FA1" w:rsidRPr="00C66272">
        <w:rPr>
          <w:rFonts w:ascii="Brill" w:eastAsia="Brill" w:hAnsi="Brill" w:cs="Brill"/>
        </w:rPr>
        <w:t>ant</w:t>
      </w:r>
      <w:r w:rsidR="0086621E" w:rsidRPr="00C66272">
        <w:rPr>
          <w:rFonts w:ascii="Brill" w:eastAsia="Brill" w:hAnsi="Brill" w:cs="Brill"/>
        </w:rPr>
        <w:t>h</w:t>
      </w:r>
      <w:r w:rsidR="00C55FA1" w:rsidRPr="00C66272">
        <w:rPr>
          <w:rFonts w:ascii="Brill" w:eastAsia="Brill" w:hAnsi="Brill" w:cs="Brill"/>
        </w:rPr>
        <w:t>rophospheres</w:t>
      </w:r>
      <w:proofErr w:type="spellEnd"/>
      <w:r w:rsidR="00C55FA1" w:rsidRPr="00C66272">
        <w:rPr>
          <w:rFonts w:ascii="Brill" w:eastAsia="Brill" w:hAnsi="Brill" w:cs="Brill"/>
        </w:rPr>
        <w:t xml:space="preserve">. The proportion between the two, the collaboration of overlapping geo- and </w:t>
      </w:r>
      <w:proofErr w:type="spellStart"/>
      <w:r w:rsidR="00C55FA1" w:rsidRPr="00C66272">
        <w:rPr>
          <w:rFonts w:ascii="Brill" w:eastAsia="Brill" w:hAnsi="Brill" w:cs="Brill"/>
        </w:rPr>
        <w:t>anthroposoundscapes</w:t>
      </w:r>
      <w:proofErr w:type="spellEnd"/>
      <w:ins w:id="1190" w:author="Autor">
        <w:r w:rsidR="00E55F12">
          <w:rPr>
            <w:rFonts w:ascii="Brill" w:eastAsia="Brill" w:hAnsi="Brill" w:cs="Brill"/>
          </w:rPr>
          <w:t>,</w:t>
        </w:r>
      </w:ins>
      <w:r w:rsidR="00C55FA1" w:rsidRPr="00C66272">
        <w:rPr>
          <w:rFonts w:ascii="Brill" w:eastAsia="Brill" w:hAnsi="Brill" w:cs="Brill"/>
        </w:rPr>
        <w:t xml:space="preserve"> is almost equal in the </w:t>
      </w:r>
      <w:r w:rsidR="00A16B8B" w:rsidRPr="00C66272">
        <w:rPr>
          <w:rFonts w:ascii="Brill" w:eastAsia="Brill" w:hAnsi="Brill" w:cs="Brill"/>
        </w:rPr>
        <w:t>video</w:t>
      </w:r>
      <w:r w:rsidR="00C55FA1" w:rsidRPr="00C66272">
        <w:rPr>
          <w:rFonts w:ascii="Brill" w:eastAsia="Brill" w:hAnsi="Brill" w:cs="Brill"/>
        </w:rPr>
        <w:t xml:space="preserve">ed cities. More importantly, it is not only the loud/quiet opposition that affects the evaluation of the therapeutic properties of the distinguished regions of the port cities. On the contrary, in their search for strong, decisive sound experiences, the </w:t>
      </w:r>
      <w:r w:rsidR="005D458E" w:rsidRPr="00C66272">
        <w:rPr>
          <w:rFonts w:ascii="Brill" w:eastAsia="Brill" w:hAnsi="Brill" w:cs="Brill"/>
        </w:rPr>
        <w:t>video creators</w:t>
      </w:r>
      <w:r w:rsidR="00C55FA1" w:rsidRPr="00C66272">
        <w:rPr>
          <w:rFonts w:ascii="Brill" w:eastAsia="Brill" w:hAnsi="Brill" w:cs="Brill"/>
        </w:rPr>
        <w:t xml:space="preserve"> are clearly looking for variety and contrast. In that sense, hustle and bustle is both</w:t>
      </w:r>
      <w:del w:id="1191" w:author="Autor">
        <w:r w:rsidR="00C55FA1" w:rsidRPr="00C66272" w:rsidDel="00E55F12">
          <w:rPr>
            <w:rFonts w:ascii="Brill" w:eastAsia="Brill" w:hAnsi="Brill" w:cs="Brill"/>
          </w:rPr>
          <w:delText>,</w:delText>
        </w:r>
      </w:del>
      <w:r w:rsidR="00C55FA1" w:rsidRPr="00C66272">
        <w:rPr>
          <w:rFonts w:ascii="Brill" w:eastAsia="Brill" w:hAnsi="Brill" w:cs="Brill"/>
        </w:rPr>
        <w:t xml:space="preserve"> a choice and an inherent feature of a port city soundscape. Biophonic is only one of the possible types </w:t>
      </w:r>
      <w:r w:rsidR="005D458E" w:rsidRPr="00C66272">
        <w:rPr>
          <w:rFonts w:ascii="Brill" w:eastAsia="Brill" w:hAnsi="Brill" w:cs="Brill"/>
        </w:rPr>
        <w:t>of ‘</w:t>
      </w:r>
      <w:r w:rsidR="00C55FA1" w:rsidRPr="00C66272">
        <w:rPr>
          <w:rFonts w:ascii="Brill" w:eastAsia="Brill" w:hAnsi="Brill" w:cs="Brill"/>
        </w:rPr>
        <w:t xml:space="preserve">music’ heard in port cities, and not the most important. By treating the recorded </w:t>
      </w:r>
      <w:r w:rsidR="005D458E" w:rsidRPr="00C66272">
        <w:rPr>
          <w:rFonts w:ascii="Brill" w:eastAsia="Brill" w:hAnsi="Brill" w:cs="Brill"/>
        </w:rPr>
        <w:t>video</w:t>
      </w:r>
      <w:r w:rsidR="00C55FA1" w:rsidRPr="00C66272">
        <w:rPr>
          <w:rFonts w:ascii="Brill" w:eastAsia="Brill" w:hAnsi="Brill" w:cs="Brill"/>
        </w:rPr>
        <w:t xml:space="preserve">s as a reflection of the sensitivities and expectations that people visiting port cities have, we can and should gradually transform them into biophilic cities without, however, giving up on developing what is most appealing about them: sound experiences that go beyond everyday life. They have firstly, a stimulating meaning, and secondly, a therapeutic one. In this respect they resemble the benefits of the seaside </w:t>
      </w:r>
      <w:ins w:id="1192" w:author="Autor">
        <w:r w:rsidR="00E55F12">
          <w:rPr>
            <w:rFonts w:ascii="Brill" w:eastAsia="Brill" w:hAnsi="Brill" w:cs="Brill"/>
          </w:rPr>
          <w:t>‘</w:t>
        </w:r>
      </w:ins>
      <w:del w:id="1193" w:author="Autor">
        <w:r w:rsidR="00C55FA1" w:rsidRPr="00C66272" w:rsidDel="00E55F12">
          <w:rPr>
            <w:rFonts w:ascii="Brill" w:eastAsia="Brill" w:hAnsi="Brill" w:cs="Brill"/>
          </w:rPr>
          <w:delText>“</w:delText>
        </w:r>
      </w:del>
      <w:r w:rsidR="00C55FA1" w:rsidRPr="00C66272">
        <w:rPr>
          <w:rFonts w:ascii="Brill" w:eastAsia="Brill" w:hAnsi="Brill" w:cs="Brill"/>
        </w:rPr>
        <w:t>climate</w:t>
      </w:r>
      <w:ins w:id="1194" w:author="Autor">
        <w:r w:rsidR="00E55F12">
          <w:rPr>
            <w:rFonts w:ascii="Brill" w:eastAsia="Brill" w:hAnsi="Brill" w:cs="Brill"/>
          </w:rPr>
          <w:t>.’</w:t>
        </w:r>
      </w:ins>
      <w:del w:id="1195" w:author="Autor">
        <w:r w:rsidR="00C55FA1" w:rsidRPr="00C66272" w:rsidDel="00E55F12">
          <w:rPr>
            <w:rFonts w:ascii="Brill" w:eastAsia="Brill" w:hAnsi="Brill" w:cs="Brill"/>
          </w:rPr>
          <w:delText>”.</w:delText>
        </w:r>
      </w:del>
    </w:p>
    <w:p w14:paraId="3507797C" w14:textId="77777777" w:rsidR="00CB3FC9" w:rsidRPr="00C66272" w:rsidDel="00E55F12" w:rsidRDefault="00CB3FC9" w:rsidP="00F34A6C">
      <w:pPr>
        <w:spacing w:line="360" w:lineRule="auto"/>
        <w:ind w:firstLine="708"/>
        <w:jc w:val="both"/>
        <w:rPr>
          <w:del w:id="1196" w:author="Autor"/>
          <w:rFonts w:ascii="Brill" w:eastAsia="Brill" w:hAnsi="Brill" w:cs="Brill"/>
        </w:rPr>
      </w:pPr>
    </w:p>
    <w:p w14:paraId="3507797D" w14:textId="77777777" w:rsidR="00CB3FC9" w:rsidRPr="00C66272" w:rsidRDefault="00CB3FC9" w:rsidP="00F34A6C">
      <w:pPr>
        <w:spacing w:line="360" w:lineRule="auto"/>
        <w:jc w:val="both"/>
        <w:rPr>
          <w:rFonts w:ascii="Brill" w:eastAsia="Brill" w:hAnsi="Brill" w:cs="Brill"/>
        </w:rPr>
        <w:pPrChange w:id="1197" w:author="Autor">
          <w:pPr>
            <w:spacing w:line="360" w:lineRule="auto"/>
            <w:ind w:firstLine="708"/>
            <w:jc w:val="both"/>
          </w:pPr>
        </w:pPrChange>
      </w:pPr>
    </w:p>
    <w:p w14:paraId="3507797E" w14:textId="77777777" w:rsidR="00CB3FC9" w:rsidRPr="00C66272" w:rsidRDefault="00C55FA1" w:rsidP="00F62668">
      <w:pPr>
        <w:spacing w:line="360" w:lineRule="auto"/>
        <w:jc w:val="both"/>
        <w:rPr>
          <w:rFonts w:ascii="Brill" w:eastAsia="Brill" w:hAnsi="Brill" w:cs="Brill"/>
          <w:b/>
        </w:rPr>
      </w:pPr>
      <w:r w:rsidRPr="00C66272">
        <w:rPr>
          <w:rFonts w:ascii="Brill" w:eastAsia="Brill" w:hAnsi="Brill" w:cs="Brill"/>
          <w:b/>
        </w:rPr>
        <w:t>References</w:t>
      </w:r>
    </w:p>
    <w:p w14:paraId="3507797F" w14:textId="2F71A275"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Abram, D. (1996). </w:t>
      </w:r>
      <w:r w:rsidRPr="00C66272">
        <w:rPr>
          <w:rFonts w:ascii="Brill" w:eastAsia="Brill" w:hAnsi="Brill" w:cs="Brill"/>
          <w:i/>
          <w:color w:val="000000"/>
        </w:rPr>
        <w:t xml:space="preserve">The </w:t>
      </w:r>
      <w:ins w:id="1198" w:author="Autor">
        <w:r w:rsidR="00E55F12">
          <w:rPr>
            <w:rFonts w:ascii="Brill" w:eastAsia="Brill" w:hAnsi="Brill" w:cs="Brill"/>
            <w:i/>
            <w:color w:val="000000"/>
          </w:rPr>
          <w:t>s</w:t>
        </w:r>
      </w:ins>
      <w:del w:id="1199" w:author="Autor">
        <w:r w:rsidRPr="00C66272" w:rsidDel="00E55F12">
          <w:rPr>
            <w:rFonts w:ascii="Brill" w:eastAsia="Brill" w:hAnsi="Brill" w:cs="Brill"/>
            <w:i/>
            <w:color w:val="000000"/>
          </w:rPr>
          <w:delText>S</w:delText>
        </w:r>
      </w:del>
      <w:r w:rsidRPr="00C66272">
        <w:rPr>
          <w:rFonts w:ascii="Brill" w:eastAsia="Brill" w:hAnsi="Brill" w:cs="Brill"/>
          <w:i/>
          <w:color w:val="000000"/>
        </w:rPr>
        <w:t xml:space="preserve">pell of the </w:t>
      </w:r>
      <w:ins w:id="1200" w:author="Autor">
        <w:r w:rsidR="00E55F12">
          <w:rPr>
            <w:rFonts w:ascii="Brill" w:eastAsia="Brill" w:hAnsi="Brill" w:cs="Brill"/>
            <w:i/>
            <w:color w:val="000000"/>
          </w:rPr>
          <w:t>s</w:t>
        </w:r>
      </w:ins>
      <w:del w:id="1201" w:author="Autor">
        <w:r w:rsidRPr="00C66272" w:rsidDel="00E55F12">
          <w:rPr>
            <w:rFonts w:ascii="Brill" w:eastAsia="Brill" w:hAnsi="Brill" w:cs="Brill"/>
            <w:i/>
            <w:color w:val="000000"/>
          </w:rPr>
          <w:delText>S</w:delText>
        </w:r>
      </w:del>
      <w:r w:rsidRPr="00C66272">
        <w:rPr>
          <w:rFonts w:ascii="Brill" w:eastAsia="Brill" w:hAnsi="Brill" w:cs="Brill"/>
          <w:i/>
          <w:color w:val="000000"/>
        </w:rPr>
        <w:t xml:space="preserve">ensuous: Perception and </w:t>
      </w:r>
      <w:ins w:id="1202" w:author="Autor">
        <w:r w:rsidR="00E55F12">
          <w:rPr>
            <w:rFonts w:ascii="Brill" w:eastAsia="Brill" w:hAnsi="Brill" w:cs="Brill"/>
            <w:i/>
            <w:color w:val="000000"/>
          </w:rPr>
          <w:t>l</w:t>
        </w:r>
      </w:ins>
      <w:del w:id="1203" w:author="Autor">
        <w:r w:rsidRPr="00C66272" w:rsidDel="00E55F12">
          <w:rPr>
            <w:rFonts w:ascii="Brill" w:eastAsia="Brill" w:hAnsi="Brill" w:cs="Brill"/>
            <w:i/>
            <w:color w:val="000000"/>
          </w:rPr>
          <w:delText>L</w:delText>
        </w:r>
      </w:del>
      <w:r w:rsidRPr="00C66272">
        <w:rPr>
          <w:rFonts w:ascii="Brill" w:eastAsia="Brill" w:hAnsi="Brill" w:cs="Brill"/>
          <w:i/>
          <w:color w:val="000000"/>
        </w:rPr>
        <w:t xml:space="preserve">anguage in a </w:t>
      </w:r>
      <w:ins w:id="1204" w:author="Autor">
        <w:r w:rsidR="00E55F12">
          <w:rPr>
            <w:rFonts w:ascii="Brill" w:eastAsia="Brill" w:hAnsi="Brill" w:cs="Brill"/>
            <w:i/>
            <w:color w:val="000000"/>
          </w:rPr>
          <w:t>m</w:t>
        </w:r>
      </w:ins>
      <w:del w:id="1205" w:author="Autor">
        <w:r w:rsidRPr="00C66272" w:rsidDel="00E55F12">
          <w:rPr>
            <w:rFonts w:ascii="Brill" w:eastAsia="Brill" w:hAnsi="Brill" w:cs="Brill"/>
            <w:i/>
            <w:color w:val="000000"/>
          </w:rPr>
          <w:delText>M</w:delText>
        </w:r>
      </w:del>
      <w:r w:rsidRPr="00C66272">
        <w:rPr>
          <w:rFonts w:ascii="Brill" w:eastAsia="Brill" w:hAnsi="Brill" w:cs="Brill"/>
          <w:i/>
          <w:color w:val="000000"/>
        </w:rPr>
        <w:t>ore-than-</w:t>
      </w:r>
      <w:ins w:id="1206" w:author="Autor">
        <w:r w:rsidR="00E55F12">
          <w:rPr>
            <w:rFonts w:ascii="Brill" w:eastAsia="Brill" w:hAnsi="Brill" w:cs="Brill"/>
            <w:i/>
            <w:color w:val="000000"/>
          </w:rPr>
          <w:t>h</w:t>
        </w:r>
      </w:ins>
      <w:del w:id="1207" w:author="Autor">
        <w:r w:rsidRPr="00C66272" w:rsidDel="00E55F12">
          <w:rPr>
            <w:rFonts w:ascii="Brill" w:eastAsia="Brill" w:hAnsi="Brill" w:cs="Brill"/>
            <w:i/>
            <w:color w:val="000000"/>
          </w:rPr>
          <w:delText>H</w:delText>
        </w:r>
      </w:del>
      <w:r w:rsidRPr="00C66272">
        <w:rPr>
          <w:rFonts w:ascii="Brill" w:eastAsia="Brill" w:hAnsi="Brill" w:cs="Brill"/>
          <w:i/>
          <w:color w:val="000000"/>
        </w:rPr>
        <w:t>uman-</w:t>
      </w:r>
      <w:ins w:id="1208" w:author="Autor">
        <w:r w:rsidR="00E55F12">
          <w:rPr>
            <w:rFonts w:ascii="Brill" w:eastAsia="Brill" w:hAnsi="Brill" w:cs="Brill"/>
            <w:i/>
            <w:color w:val="000000"/>
          </w:rPr>
          <w:t>w</w:t>
        </w:r>
      </w:ins>
      <w:del w:id="1209" w:author="Autor">
        <w:r w:rsidRPr="00C66272" w:rsidDel="00E55F12">
          <w:rPr>
            <w:rFonts w:ascii="Brill" w:eastAsia="Brill" w:hAnsi="Brill" w:cs="Brill"/>
            <w:i/>
            <w:color w:val="000000"/>
          </w:rPr>
          <w:delText>W</w:delText>
        </w:r>
      </w:del>
      <w:r w:rsidRPr="00C66272">
        <w:rPr>
          <w:rFonts w:ascii="Brill" w:eastAsia="Brill" w:hAnsi="Brill" w:cs="Brill"/>
          <w:i/>
          <w:color w:val="000000"/>
        </w:rPr>
        <w:t>orld</w:t>
      </w:r>
      <w:r w:rsidRPr="00C66272">
        <w:rPr>
          <w:rFonts w:ascii="Brill" w:eastAsia="Brill" w:hAnsi="Brill" w:cs="Brill"/>
          <w:color w:val="000000"/>
        </w:rPr>
        <w:t xml:space="preserve">. New York: Random House USA Inc. </w:t>
      </w:r>
    </w:p>
    <w:p w14:paraId="35077980" w14:textId="15A4ADFE"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Beatley, T. (2011). </w:t>
      </w:r>
      <w:r w:rsidRPr="00C66272">
        <w:rPr>
          <w:rFonts w:ascii="Brill" w:eastAsia="Brill" w:hAnsi="Brill" w:cs="Brill"/>
          <w:i/>
          <w:color w:val="000000"/>
        </w:rPr>
        <w:t xml:space="preserve">Biophilic </w:t>
      </w:r>
      <w:ins w:id="1210" w:author="Autor">
        <w:r w:rsidR="00E55F12">
          <w:rPr>
            <w:rFonts w:ascii="Brill" w:eastAsia="Brill" w:hAnsi="Brill" w:cs="Brill"/>
            <w:i/>
            <w:color w:val="000000"/>
          </w:rPr>
          <w:t>c</w:t>
        </w:r>
      </w:ins>
      <w:del w:id="1211" w:author="Autor">
        <w:r w:rsidRPr="00C66272" w:rsidDel="00E55F12">
          <w:rPr>
            <w:rFonts w:ascii="Brill" w:eastAsia="Brill" w:hAnsi="Brill" w:cs="Brill"/>
            <w:i/>
            <w:color w:val="000000"/>
          </w:rPr>
          <w:delText>C</w:delText>
        </w:r>
      </w:del>
      <w:r w:rsidRPr="00C66272">
        <w:rPr>
          <w:rFonts w:ascii="Brill" w:eastAsia="Brill" w:hAnsi="Brill" w:cs="Brill"/>
          <w:i/>
          <w:color w:val="000000"/>
        </w:rPr>
        <w:t>ities</w:t>
      </w:r>
      <w:ins w:id="1212" w:author="Autor">
        <w:r w:rsidR="00E55F12">
          <w:rPr>
            <w:rFonts w:ascii="Brill" w:eastAsia="Brill" w:hAnsi="Brill" w:cs="Brill"/>
            <w:i/>
            <w:color w:val="000000"/>
          </w:rPr>
          <w:t>:</w:t>
        </w:r>
      </w:ins>
      <w:del w:id="1213"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Integrating </w:t>
      </w:r>
      <w:ins w:id="1214" w:author="Autor">
        <w:r w:rsidR="00E55F12">
          <w:rPr>
            <w:rFonts w:ascii="Brill" w:eastAsia="Brill" w:hAnsi="Brill" w:cs="Brill"/>
            <w:i/>
            <w:color w:val="000000"/>
          </w:rPr>
          <w:t>n</w:t>
        </w:r>
      </w:ins>
      <w:del w:id="1215" w:author="Autor">
        <w:r w:rsidRPr="00C66272" w:rsidDel="00E55F12">
          <w:rPr>
            <w:rFonts w:ascii="Brill" w:eastAsia="Brill" w:hAnsi="Brill" w:cs="Brill"/>
            <w:i/>
            <w:color w:val="000000"/>
          </w:rPr>
          <w:delText>N</w:delText>
        </w:r>
      </w:del>
      <w:r w:rsidRPr="00C66272">
        <w:rPr>
          <w:rFonts w:ascii="Brill" w:eastAsia="Brill" w:hAnsi="Brill" w:cs="Brill"/>
          <w:i/>
          <w:color w:val="000000"/>
        </w:rPr>
        <w:t xml:space="preserve">ature into </w:t>
      </w:r>
      <w:ins w:id="1216" w:author="Autor">
        <w:r w:rsidR="00E55F12">
          <w:rPr>
            <w:rFonts w:ascii="Brill" w:eastAsia="Brill" w:hAnsi="Brill" w:cs="Brill"/>
            <w:i/>
            <w:color w:val="000000"/>
          </w:rPr>
          <w:t>u</w:t>
        </w:r>
      </w:ins>
      <w:del w:id="1217" w:author="Autor">
        <w:r w:rsidRPr="00C66272" w:rsidDel="00E55F12">
          <w:rPr>
            <w:rFonts w:ascii="Brill" w:eastAsia="Brill" w:hAnsi="Brill" w:cs="Brill"/>
            <w:i/>
            <w:color w:val="000000"/>
          </w:rPr>
          <w:delText>U</w:delText>
        </w:r>
      </w:del>
      <w:r w:rsidRPr="00C66272">
        <w:rPr>
          <w:rFonts w:ascii="Brill" w:eastAsia="Brill" w:hAnsi="Brill" w:cs="Brill"/>
          <w:i/>
          <w:color w:val="000000"/>
        </w:rPr>
        <w:t xml:space="preserve">rban </w:t>
      </w:r>
      <w:ins w:id="1218" w:author="Autor">
        <w:r w:rsidR="00E55F12">
          <w:rPr>
            <w:rFonts w:ascii="Brill" w:eastAsia="Brill" w:hAnsi="Brill" w:cs="Brill"/>
            <w:i/>
            <w:color w:val="000000"/>
          </w:rPr>
          <w:t>d</w:t>
        </w:r>
      </w:ins>
      <w:del w:id="1219" w:author="Autor">
        <w:r w:rsidRPr="00C66272" w:rsidDel="00E55F12">
          <w:rPr>
            <w:rFonts w:ascii="Brill" w:eastAsia="Brill" w:hAnsi="Brill" w:cs="Brill"/>
            <w:i/>
            <w:color w:val="000000"/>
          </w:rPr>
          <w:delText>D</w:delText>
        </w:r>
      </w:del>
      <w:r w:rsidRPr="00C66272">
        <w:rPr>
          <w:rFonts w:ascii="Brill" w:eastAsia="Brill" w:hAnsi="Brill" w:cs="Brill"/>
          <w:i/>
          <w:color w:val="000000"/>
        </w:rPr>
        <w:t xml:space="preserve">esign and </w:t>
      </w:r>
      <w:ins w:id="1220" w:author="Autor">
        <w:r w:rsidR="00E55F12">
          <w:rPr>
            <w:rFonts w:ascii="Brill" w:eastAsia="Brill" w:hAnsi="Brill" w:cs="Brill"/>
            <w:i/>
            <w:color w:val="000000"/>
          </w:rPr>
          <w:t>p</w:t>
        </w:r>
      </w:ins>
      <w:del w:id="1221" w:author="Autor">
        <w:r w:rsidRPr="00C66272" w:rsidDel="00E55F12">
          <w:rPr>
            <w:rFonts w:ascii="Brill" w:eastAsia="Brill" w:hAnsi="Brill" w:cs="Brill"/>
            <w:i/>
            <w:color w:val="000000"/>
          </w:rPr>
          <w:delText>P</w:delText>
        </w:r>
      </w:del>
      <w:r w:rsidRPr="00C66272">
        <w:rPr>
          <w:rFonts w:ascii="Brill" w:eastAsia="Brill" w:hAnsi="Brill" w:cs="Brill"/>
          <w:i/>
          <w:color w:val="000000"/>
        </w:rPr>
        <w:t>lanning</w:t>
      </w:r>
      <w:r w:rsidRPr="00C66272">
        <w:rPr>
          <w:rFonts w:ascii="Brill" w:eastAsia="Brill" w:hAnsi="Brill" w:cs="Brill"/>
          <w:color w:val="000000"/>
        </w:rPr>
        <w:t xml:space="preserve">. Washington, Covelo, London: </w:t>
      </w:r>
      <w:proofErr w:type="spellStart"/>
      <w:r w:rsidRPr="00C66272">
        <w:rPr>
          <w:rFonts w:ascii="Brill" w:eastAsia="Brill" w:hAnsi="Brill" w:cs="Brill"/>
          <w:color w:val="000000"/>
        </w:rPr>
        <w:t>Islandpress</w:t>
      </w:r>
      <w:proofErr w:type="spellEnd"/>
      <w:r w:rsidRPr="00C66272">
        <w:rPr>
          <w:rFonts w:ascii="Brill" w:eastAsia="Brill" w:hAnsi="Brill" w:cs="Brill"/>
          <w:color w:val="000000"/>
        </w:rPr>
        <w:t>.</w:t>
      </w:r>
    </w:p>
    <w:p w14:paraId="35077981" w14:textId="1351E288"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Carson, R. (1962). </w:t>
      </w:r>
      <w:r w:rsidRPr="00C66272">
        <w:rPr>
          <w:rFonts w:ascii="Brill" w:eastAsia="Brill" w:hAnsi="Brill" w:cs="Brill"/>
          <w:i/>
          <w:color w:val="000000"/>
        </w:rPr>
        <w:t xml:space="preserve">Silent </w:t>
      </w:r>
      <w:ins w:id="1222" w:author="Autor">
        <w:r w:rsidR="00E55F12">
          <w:rPr>
            <w:rFonts w:ascii="Brill" w:eastAsia="Brill" w:hAnsi="Brill" w:cs="Brill"/>
            <w:i/>
            <w:color w:val="000000"/>
          </w:rPr>
          <w:t>s</w:t>
        </w:r>
      </w:ins>
      <w:del w:id="1223" w:author="Autor">
        <w:r w:rsidRPr="00C66272" w:rsidDel="00E55F12">
          <w:rPr>
            <w:rFonts w:ascii="Brill" w:eastAsia="Brill" w:hAnsi="Brill" w:cs="Brill"/>
            <w:i/>
            <w:color w:val="000000"/>
          </w:rPr>
          <w:delText>S</w:delText>
        </w:r>
      </w:del>
      <w:r w:rsidRPr="00C66272">
        <w:rPr>
          <w:rFonts w:ascii="Brill" w:eastAsia="Brill" w:hAnsi="Brill" w:cs="Brill"/>
          <w:i/>
          <w:color w:val="000000"/>
        </w:rPr>
        <w:t>pring.</w:t>
      </w:r>
      <w:r w:rsidRPr="00C66272">
        <w:rPr>
          <w:rFonts w:ascii="Brill" w:eastAsia="Brill" w:hAnsi="Brill" w:cs="Brill"/>
          <w:color w:val="000000"/>
        </w:rPr>
        <w:t xml:space="preserve"> Boston, New York: A Mariner Book. Houghton Mifflin Company.</w:t>
      </w:r>
    </w:p>
    <w:p w14:paraId="35077982" w14:textId="0CBEEBCC"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Goldsmith, M. (2012). </w:t>
      </w:r>
      <w:r w:rsidRPr="00C66272">
        <w:rPr>
          <w:rFonts w:ascii="Brill" w:eastAsia="Brill" w:hAnsi="Brill" w:cs="Brill"/>
          <w:i/>
          <w:color w:val="000000"/>
        </w:rPr>
        <w:t>Discord</w:t>
      </w:r>
      <w:ins w:id="1224" w:author="Autor">
        <w:r w:rsidR="00E55F12">
          <w:rPr>
            <w:rFonts w:ascii="Brill" w:eastAsia="Brill" w:hAnsi="Brill" w:cs="Brill"/>
            <w:i/>
            <w:color w:val="000000"/>
          </w:rPr>
          <w:t>:</w:t>
        </w:r>
      </w:ins>
      <w:del w:id="1225"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The </w:t>
      </w:r>
      <w:ins w:id="1226" w:author="Autor">
        <w:r w:rsidR="00E55F12">
          <w:rPr>
            <w:rFonts w:ascii="Brill" w:eastAsia="Brill" w:hAnsi="Brill" w:cs="Brill"/>
            <w:i/>
            <w:color w:val="000000"/>
          </w:rPr>
          <w:t>s</w:t>
        </w:r>
      </w:ins>
      <w:del w:id="1227" w:author="Autor">
        <w:r w:rsidRPr="00C66272" w:rsidDel="00E55F12">
          <w:rPr>
            <w:rFonts w:ascii="Brill" w:eastAsia="Brill" w:hAnsi="Brill" w:cs="Brill"/>
            <w:i/>
            <w:color w:val="000000"/>
          </w:rPr>
          <w:delText>S</w:delText>
        </w:r>
      </w:del>
      <w:r w:rsidRPr="00C66272">
        <w:rPr>
          <w:rFonts w:ascii="Brill" w:eastAsia="Brill" w:hAnsi="Brill" w:cs="Brill"/>
          <w:i/>
          <w:color w:val="000000"/>
        </w:rPr>
        <w:t xml:space="preserve">tory of </w:t>
      </w:r>
      <w:ins w:id="1228" w:author="Autor">
        <w:r w:rsidR="00E55F12">
          <w:rPr>
            <w:rFonts w:ascii="Brill" w:eastAsia="Brill" w:hAnsi="Brill" w:cs="Brill"/>
            <w:i/>
            <w:color w:val="000000"/>
          </w:rPr>
          <w:t>n</w:t>
        </w:r>
      </w:ins>
      <w:del w:id="1229" w:author="Autor">
        <w:r w:rsidRPr="00C66272" w:rsidDel="00E55F12">
          <w:rPr>
            <w:rFonts w:ascii="Brill" w:eastAsia="Brill" w:hAnsi="Brill" w:cs="Brill"/>
            <w:i/>
            <w:color w:val="000000"/>
          </w:rPr>
          <w:delText>N</w:delText>
        </w:r>
      </w:del>
      <w:r w:rsidRPr="00C66272">
        <w:rPr>
          <w:rFonts w:ascii="Brill" w:eastAsia="Brill" w:hAnsi="Brill" w:cs="Brill"/>
          <w:i/>
          <w:color w:val="000000"/>
        </w:rPr>
        <w:t>oise</w:t>
      </w:r>
      <w:r w:rsidRPr="00C66272">
        <w:rPr>
          <w:rFonts w:ascii="Brill" w:eastAsia="Brill" w:hAnsi="Brill" w:cs="Brill"/>
          <w:color w:val="000000"/>
        </w:rPr>
        <w:t>. Oxford: Oxford University Press.</w:t>
      </w:r>
    </w:p>
    <w:p w14:paraId="35077983" w14:textId="61E0D1B5"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lang w:val="pl-PL"/>
        </w:rPr>
      </w:pPr>
      <w:r w:rsidRPr="00C66272">
        <w:rPr>
          <w:rFonts w:ascii="Brill" w:eastAsia="Brill" w:hAnsi="Brill" w:cs="Brill"/>
          <w:color w:val="000000"/>
        </w:rPr>
        <w:t xml:space="preserve">Hempton, G. (2020). </w:t>
      </w:r>
      <w:r w:rsidRPr="00C66272">
        <w:rPr>
          <w:rFonts w:ascii="Brill" w:eastAsia="Brill" w:hAnsi="Brill" w:cs="Brill"/>
          <w:color w:val="000000"/>
          <w:lang w:val="pl-PL"/>
        </w:rPr>
        <w:t xml:space="preserve">Cisza na wygaśnięciu, </w:t>
      </w:r>
      <w:r w:rsidRPr="00C66272">
        <w:rPr>
          <w:rFonts w:ascii="Brill" w:eastAsia="Brill" w:hAnsi="Brill" w:cs="Brill"/>
          <w:i/>
          <w:color w:val="000000"/>
          <w:lang w:val="pl-PL"/>
        </w:rPr>
        <w:t>Przekrój</w:t>
      </w:r>
      <w:r w:rsidRPr="00C66272">
        <w:rPr>
          <w:rFonts w:ascii="Brill" w:eastAsia="Brill" w:hAnsi="Brill" w:cs="Brill"/>
          <w:color w:val="000000"/>
          <w:lang w:val="pl-PL"/>
        </w:rPr>
        <w:t xml:space="preserve">, </w:t>
      </w:r>
      <w:commentRangeStart w:id="1230"/>
      <w:r w:rsidRPr="00C66272">
        <w:rPr>
          <w:rFonts w:ascii="Brill" w:eastAsia="Brill" w:hAnsi="Brill" w:cs="Brill"/>
          <w:color w:val="000000"/>
          <w:lang w:val="pl-PL"/>
        </w:rPr>
        <w:t>no 3568</w:t>
      </w:r>
      <w:commentRangeEnd w:id="1230"/>
      <w:r w:rsidR="00E55F12">
        <w:rPr>
          <w:rStyle w:val="Odwoaniedokomentarza"/>
          <w:lang w:val="en-AU"/>
        </w:rPr>
        <w:commentReference w:id="1230"/>
      </w:r>
      <w:ins w:id="1231" w:author="Autor">
        <w:r w:rsidR="00437E71">
          <w:rPr>
            <w:rFonts w:ascii="Brill" w:eastAsia="Brill" w:hAnsi="Brill" w:cs="Brill"/>
            <w:color w:val="000000"/>
            <w:lang w:val="pl-PL"/>
          </w:rPr>
          <w:t>, 101-105.</w:t>
        </w:r>
      </w:ins>
      <w:del w:id="1232" w:author="Autor">
        <w:r w:rsidRPr="00C66272" w:rsidDel="00437E71">
          <w:rPr>
            <w:rFonts w:ascii="Brill" w:eastAsia="Brill" w:hAnsi="Brill" w:cs="Brill"/>
            <w:color w:val="000000"/>
            <w:lang w:val="pl-PL"/>
          </w:rPr>
          <w:delText>.</w:delText>
        </w:r>
      </w:del>
    </w:p>
    <w:p w14:paraId="35077984" w14:textId="768F5FBE"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Hendy, D. (2013). </w:t>
      </w:r>
      <w:r w:rsidRPr="00C66272">
        <w:rPr>
          <w:rFonts w:ascii="Brill" w:eastAsia="Brill" w:hAnsi="Brill" w:cs="Brill"/>
          <w:i/>
          <w:color w:val="000000"/>
        </w:rPr>
        <w:t>Noise</w:t>
      </w:r>
      <w:ins w:id="1233" w:author="Autor">
        <w:r w:rsidR="00E55F12">
          <w:rPr>
            <w:rFonts w:ascii="Brill" w:eastAsia="Brill" w:hAnsi="Brill" w:cs="Brill"/>
            <w:i/>
            <w:color w:val="000000"/>
          </w:rPr>
          <w:t>:</w:t>
        </w:r>
      </w:ins>
      <w:del w:id="1234"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A </w:t>
      </w:r>
      <w:ins w:id="1235" w:author="Autor">
        <w:r w:rsidR="00E55F12">
          <w:rPr>
            <w:rFonts w:ascii="Brill" w:eastAsia="Brill" w:hAnsi="Brill" w:cs="Brill"/>
            <w:i/>
            <w:color w:val="000000"/>
          </w:rPr>
          <w:t>h</w:t>
        </w:r>
      </w:ins>
      <w:del w:id="1236" w:author="Autor">
        <w:r w:rsidRPr="00C66272" w:rsidDel="00E55F12">
          <w:rPr>
            <w:rFonts w:ascii="Brill" w:eastAsia="Brill" w:hAnsi="Brill" w:cs="Brill"/>
            <w:i/>
            <w:color w:val="000000"/>
          </w:rPr>
          <w:delText>H</w:delText>
        </w:r>
      </w:del>
      <w:r w:rsidRPr="00C66272">
        <w:rPr>
          <w:rFonts w:ascii="Brill" w:eastAsia="Brill" w:hAnsi="Brill" w:cs="Brill"/>
          <w:i/>
          <w:color w:val="000000"/>
        </w:rPr>
        <w:t xml:space="preserve">uman </w:t>
      </w:r>
      <w:ins w:id="1237" w:author="Autor">
        <w:r w:rsidR="00E55F12">
          <w:rPr>
            <w:rFonts w:ascii="Brill" w:eastAsia="Brill" w:hAnsi="Brill" w:cs="Brill"/>
            <w:i/>
            <w:color w:val="000000"/>
          </w:rPr>
          <w:t>h</w:t>
        </w:r>
      </w:ins>
      <w:del w:id="1238" w:author="Autor">
        <w:r w:rsidRPr="00C66272" w:rsidDel="00E55F12">
          <w:rPr>
            <w:rFonts w:ascii="Brill" w:eastAsia="Brill" w:hAnsi="Brill" w:cs="Brill"/>
            <w:i/>
            <w:color w:val="000000"/>
          </w:rPr>
          <w:delText>H</w:delText>
        </w:r>
      </w:del>
      <w:r w:rsidRPr="00C66272">
        <w:rPr>
          <w:rFonts w:ascii="Brill" w:eastAsia="Brill" w:hAnsi="Brill" w:cs="Brill"/>
          <w:i/>
          <w:color w:val="000000"/>
        </w:rPr>
        <w:t xml:space="preserve">istory of </w:t>
      </w:r>
      <w:ins w:id="1239" w:author="Autor">
        <w:r w:rsidR="00E55F12">
          <w:rPr>
            <w:rFonts w:ascii="Brill" w:eastAsia="Brill" w:hAnsi="Brill" w:cs="Brill"/>
            <w:i/>
            <w:color w:val="000000"/>
          </w:rPr>
          <w:t>s</w:t>
        </w:r>
      </w:ins>
      <w:del w:id="1240" w:author="Autor">
        <w:r w:rsidRPr="00C66272" w:rsidDel="00E55F12">
          <w:rPr>
            <w:rFonts w:ascii="Brill" w:eastAsia="Brill" w:hAnsi="Brill" w:cs="Brill"/>
            <w:i/>
            <w:color w:val="000000"/>
          </w:rPr>
          <w:delText>S</w:delText>
        </w:r>
      </w:del>
      <w:r w:rsidRPr="00C66272">
        <w:rPr>
          <w:rFonts w:ascii="Brill" w:eastAsia="Brill" w:hAnsi="Brill" w:cs="Brill"/>
          <w:i/>
          <w:color w:val="000000"/>
        </w:rPr>
        <w:t xml:space="preserve">ound and </w:t>
      </w:r>
      <w:ins w:id="1241" w:author="Autor">
        <w:r w:rsidR="00E55F12">
          <w:rPr>
            <w:rFonts w:ascii="Brill" w:eastAsia="Brill" w:hAnsi="Brill" w:cs="Brill"/>
            <w:i/>
            <w:color w:val="000000"/>
          </w:rPr>
          <w:t>l</w:t>
        </w:r>
      </w:ins>
      <w:del w:id="1242" w:author="Autor">
        <w:r w:rsidRPr="00C66272" w:rsidDel="00E55F12">
          <w:rPr>
            <w:rFonts w:ascii="Brill" w:eastAsia="Brill" w:hAnsi="Brill" w:cs="Brill"/>
            <w:i/>
            <w:color w:val="000000"/>
          </w:rPr>
          <w:delText>L</w:delText>
        </w:r>
      </w:del>
      <w:r w:rsidRPr="00C66272">
        <w:rPr>
          <w:rFonts w:ascii="Brill" w:eastAsia="Brill" w:hAnsi="Brill" w:cs="Brill"/>
          <w:i/>
          <w:color w:val="000000"/>
        </w:rPr>
        <w:t>istening</w:t>
      </w:r>
      <w:r w:rsidRPr="00C66272">
        <w:rPr>
          <w:rFonts w:ascii="Brill" w:eastAsia="Brill" w:hAnsi="Brill" w:cs="Brill"/>
          <w:color w:val="000000"/>
        </w:rPr>
        <w:t>. London: Profile Books.</w:t>
      </w:r>
    </w:p>
    <w:p w14:paraId="35077985" w14:textId="77777777" w:rsidR="00CB3FC9" w:rsidRPr="00C66272" w:rsidRDefault="00C55FA1" w:rsidP="00F62668">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Ingold, T.</w:t>
      </w:r>
      <w:del w:id="1243" w:author="Autor">
        <w:r w:rsidRPr="00C66272" w:rsidDel="00E55F12">
          <w:rPr>
            <w:rFonts w:ascii="Brill" w:eastAsia="Brill" w:hAnsi="Brill" w:cs="Brill"/>
            <w:color w:val="000000"/>
          </w:rPr>
          <w:delText>,</w:delText>
        </w:r>
      </w:del>
      <w:r w:rsidRPr="00C66272">
        <w:rPr>
          <w:rFonts w:ascii="Brill" w:eastAsia="Brill" w:hAnsi="Brill" w:cs="Brill"/>
          <w:color w:val="000000"/>
        </w:rPr>
        <w:t xml:space="preserve"> (2021). </w:t>
      </w:r>
      <w:r w:rsidRPr="00C66272">
        <w:rPr>
          <w:rFonts w:ascii="Brill" w:eastAsia="Brill" w:hAnsi="Brill" w:cs="Brill"/>
          <w:i/>
          <w:color w:val="000000"/>
        </w:rPr>
        <w:t>Correspondences</w:t>
      </w:r>
      <w:r w:rsidRPr="00C66272">
        <w:rPr>
          <w:rFonts w:ascii="Brill" w:eastAsia="Brill" w:hAnsi="Brill" w:cs="Brill"/>
          <w:color w:val="000000"/>
        </w:rPr>
        <w:t>. Cambridge: Polity Press.</w:t>
      </w:r>
    </w:p>
    <w:p w14:paraId="35077986" w14:textId="5C50677E"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proofErr w:type="spellStart"/>
      <w:r w:rsidRPr="00C66272">
        <w:rPr>
          <w:rFonts w:ascii="Brill" w:eastAsia="Brill" w:hAnsi="Brill" w:cs="Brill"/>
          <w:color w:val="000000"/>
        </w:rPr>
        <w:t>Klingmann</w:t>
      </w:r>
      <w:proofErr w:type="spellEnd"/>
      <w:r w:rsidRPr="00C66272">
        <w:rPr>
          <w:rFonts w:ascii="Brill" w:eastAsia="Brill" w:hAnsi="Brill" w:cs="Brill"/>
          <w:color w:val="000000"/>
        </w:rPr>
        <w:t xml:space="preserve">, A. (2010). </w:t>
      </w:r>
      <w:proofErr w:type="spellStart"/>
      <w:r w:rsidRPr="00C66272">
        <w:rPr>
          <w:rFonts w:ascii="Brill" w:eastAsia="Brill" w:hAnsi="Brill" w:cs="Brill"/>
          <w:i/>
          <w:color w:val="000000"/>
        </w:rPr>
        <w:t>Brandscapes</w:t>
      </w:r>
      <w:proofErr w:type="spellEnd"/>
      <w:ins w:id="1244" w:author="Autor">
        <w:r w:rsidR="00E55F12">
          <w:rPr>
            <w:rFonts w:ascii="Brill" w:eastAsia="Brill" w:hAnsi="Brill" w:cs="Brill"/>
            <w:i/>
            <w:color w:val="000000"/>
          </w:rPr>
          <w:t>:</w:t>
        </w:r>
      </w:ins>
      <w:del w:id="1245"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Architecture in the </w:t>
      </w:r>
      <w:ins w:id="1246" w:author="Autor">
        <w:r w:rsidR="00E55F12">
          <w:rPr>
            <w:rFonts w:ascii="Brill" w:eastAsia="Brill" w:hAnsi="Brill" w:cs="Brill"/>
            <w:i/>
            <w:color w:val="000000"/>
          </w:rPr>
          <w:t>e</w:t>
        </w:r>
      </w:ins>
      <w:del w:id="1247" w:author="Autor">
        <w:r w:rsidRPr="00C66272" w:rsidDel="00E55F12">
          <w:rPr>
            <w:rFonts w:ascii="Brill" w:eastAsia="Brill" w:hAnsi="Brill" w:cs="Brill"/>
            <w:i/>
            <w:color w:val="000000"/>
          </w:rPr>
          <w:delText>E</w:delText>
        </w:r>
      </w:del>
      <w:r w:rsidRPr="00C66272">
        <w:rPr>
          <w:rFonts w:ascii="Brill" w:eastAsia="Brill" w:hAnsi="Brill" w:cs="Brill"/>
          <w:i/>
          <w:color w:val="000000"/>
        </w:rPr>
        <w:t xml:space="preserve">xperience </w:t>
      </w:r>
      <w:ins w:id="1248" w:author="Autor">
        <w:r w:rsidR="00E55F12">
          <w:rPr>
            <w:rFonts w:ascii="Brill" w:eastAsia="Brill" w:hAnsi="Brill" w:cs="Brill"/>
            <w:i/>
            <w:color w:val="000000"/>
          </w:rPr>
          <w:t>e</w:t>
        </w:r>
      </w:ins>
      <w:del w:id="1249" w:author="Autor">
        <w:r w:rsidRPr="00C66272" w:rsidDel="00E55F12">
          <w:rPr>
            <w:rFonts w:ascii="Brill" w:eastAsia="Brill" w:hAnsi="Brill" w:cs="Brill"/>
            <w:i/>
            <w:color w:val="000000"/>
          </w:rPr>
          <w:delText>E</w:delText>
        </w:r>
      </w:del>
      <w:r w:rsidRPr="00C66272">
        <w:rPr>
          <w:rFonts w:ascii="Brill" w:eastAsia="Brill" w:hAnsi="Brill" w:cs="Brill"/>
          <w:i/>
          <w:color w:val="000000"/>
        </w:rPr>
        <w:t xml:space="preserve">conomy. </w:t>
      </w:r>
      <w:r w:rsidRPr="00C66272">
        <w:rPr>
          <w:rFonts w:ascii="Brill" w:eastAsia="Brill" w:hAnsi="Brill" w:cs="Brill"/>
          <w:color w:val="000000"/>
        </w:rPr>
        <w:t xml:space="preserve">Cambridge Mass.: The </w:t>
      </w:r>
      <w:ins w:id="1250" w:author="Autor">
        <w:r w:rsidR="00E55F12">
          <w:rPr>
            <w:rFonts w:ascii="Brill" w:eastAsia="Brill" w:hAnsi="Brill" w:cs="Brill"/>
            <w:color w:val="000000"/>
          </w:rPr>
          <w:t>M</w:t>
        </w:r>
      </w:ins>
      <w:del w:id="1251" w:author="Autor">
        <w:r w:rsidRPr="00C66272" w:rsidDel="00E55F12">
          <w:rPr>
            <w:rFonts w:ascii="Brill" w:eastAsia="Brill" w:hAnsi="Brill" w:cs="Brill"/>
            <w:color w:val="000000"/>
          </w:rPr>
          <w:delText>T</w:delText>
        </w:r>
      </w:del>
      <w:r w:rsidRPr="00C66272">
        <w:rPr>
          <w:rFonts w:ascii="Brill" w:eastAsia="Brill" w:hAnsi="Brill" w:cs="Brill"/>
          <w:color w:val="000000"/>
        </w:rPr>
        <w:t>IT Press.</w:t>
      </w:r>
    </w:p>
    <w:p w14:paraId="35077987" w14:textId="45407CAD"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Kang, J. (2007). </w:t>
      </w:r>
      <w:r w:rsidRPr="00C66272">
        <w:rPr>
          <w:rFonts w:ascii="Brill" w:eastAsia="Brill" w:hAnsi="Brill" w:cs="Brill"/>
          <w:i/>
          <w:color w:val="000000"/>
        </w:rPr>
        <w:t xml:space="preserve">Urban </w:t>
      </w:r>
      <w:ins w:id="1252" w:author="Autor">
        <w:r w:rsidR="00E55F12">
          <w:rPr>
            <w:rFonts w:ascii="Brill" w:eastAsia="Brill" w:hAnsi="Brill" w:cs="Brill"/>
            <w:i/>
            <w:color w:val="000000"/>
          </w:rPr>
          <w:t>s</w:t>
        </w:r>
      </w:ins>
      <w:del w:id="1253" w:author="Autor">
        <w:r w:rsidRPr="00C66272" w:rsidDel="00E55F12">
          <w:rPr>
            <w:rFonts w:ascii="Brill" w:eastAsia="Brill" w:hAnsi="Brill" w:cs="Brill"/>
            <w:i/>
            <w:color w:val="000000"/>
          </w:rPr>
          <w:delText>S</w:delText>
        </w:r>
      </w:del>
      <w:r w:rsidRPr="00C66272">
        <w:rPr>
          <w:rFonts w:ascii="Brill" w:eastAsia="Brill" w:hAnsi="Brill" w:cs="Brill"/>
          <w:i/>
          <w:color w:val="000000"/>
        </w:rPr>
        <w:t xml:space="preserve">ound </w:t>
      </w:r>
      <w:ins w:id="1254" w:author="Autor">
        <w:r w:rsidR="00E55F12">
          <w:rPr>
            <w:rFonts w:ascii="Brill" w:eastAsia="Brill" w:hAnsi="Brill" w:cs="Brill"/>
            <w:i/>
            <w:color w:val="000000"/>
          </w:rPr>
          <w:t>e</w:t>
        </w:r>
      </w:ins>
      <w:del w:id="1255" w:author="Autor">
        <w:r w:rsidRPr="00C66272" w:rsidDel="00E55F12">
          <w:rPr>
            <w:rFonts w:ascii="Brill" w:eastAsia="Brill" w:hAnsi="Brill" w:cs="Brill"/>
            <w:i/>
            <w:color w:val="000000"/>
          </w:rPr>
          <w:delText>E</w:delText>
        </w:r>
      </w:del>
      <w:r w:rsidRPr="00C66272">
        <w:rPr>
          <w:rFonts w:ascii="Brill" w:eastAsia="Brill" w:hAnsi="Brill" w:cs="Brill"/>
          <w:i/>
          <w:color w:val="000000"/>
        </w:rPr>
        <w:t>nvironment</w:t>
      </w:r>
      <w:r w:rsidRPr="00C66272">
        <w:rPr>
          <w:rFonts w:ascii="Brill" w:eastAsia="Brill" w:hAnsi="Brill" w:cs="Brill"/>
          <w:color w:val="000000"/>
        </w:rPr>
        <w:t>. Oxon: Taylor and Francis.</w:t>
      </w:r>
    </w:p>
    <w:p w14:paraId="35077988" w14:textId="51735EE3"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 xml:space="preserve">Krause, B. (2021). </w:t>
      </w:r>
      <w:r w:rsidRPr="00C66272">
        <w:rPr>
          <w:rFonts w:ascii="Brill" w:eastAsia="Brill" w:hAnsi="Brill" w:cs="Brill"/>
          <w:i/>
          <w:color w:val="000000"/>
        </w:rPr>
        <w:t xml:space="preserve">The Power of </w:t>
      </w:r>
      <w:proofErr w:type="spellStart"/>
      <w:ins w:id="1256" w:author="Autor">
        <w:r w:rsidR="00E55F12">
          <w:rPr>
            <w:rFonts w:ascii="Brill" w:eastAsia="Brill" w:hAnsi="Brill" w:cs="Brill"/>
            <w:i/>
            <w:color w:val="000000"/>
          </w:rPr>
          <w:t>t</w:t>
        </w:r>
      </w:ins>
      <w:del w:id="1257" w:author="Autor">
        <w:r w:rsidRPr="00C66272" w:rsidDel="00E55F12">
          <w:rPr>
            <w:rFonts w:ascii="Brill" w:eastAsia="Brill" w:hAnsi="Brill" w:cs="Brill"/>
            <w:i/>
            <w:color w:val="000000"/>
          </w:rPr>
          <w:delText>T</w:delText>
        </w:r>
      </w:del>
      <w:r w:rsidRPr="00C66272">
        <w:rPr>
          <w:rFonts w:ascii="Brill" w:eastAsia="Brill" w:hAnsi="Brill" w:cs="Brill"/>
          <w:i/>
          <w:color w:val="000000"/>
        </w:rPr>
        <w:t>ranquility</w:t>
      </w:r>
      <w:proofErr w:type="spellEnd"/>
      <w:r w:rsidRPr="00C66272">
        <w:rPr>
          <w:rFonts w:ascii="Brill" w:eastAsia="Brill" w:hAnsi="Brill" w:cs="Brill"/>
          <w:i/>
          <w:color w:val="000000"/>
        </w:rPr>
        <w:t xml:space="preserve"> in the very noisy world. </w:t>
      </w:r>
      <w:r w:rsidRPr="00C66272">
        <w:rPr>
          <w:rFonts w:ascii="Brill" w:eastAsia="Brill" w:hAnsi="Brill" w:cs="Brill"/>
          <w:color w:val="000000"/>
        </w:rPr>
        <w:t>New York: Little, Brown and Company.</w:t>
      </w:r>
    </w:p>
    <w:p w14:paraId="35077989" w14:textId="17062E85"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lastRenderedPageBreak/>
        <w:t>Krause, B. (2016</w:t>
      </w:r>
      <w:ins w:id="1258" w:author="Autor">
        <w:r w:rsidR="00E55F12">
          <w:rPr>
            <w:rFonts w:ascii="Brill" w:eastAsia="Brill" w:hAnsi="Brill" w:cs="Brill"/>
            <w:color w:val="000000"/>
          </w:rPr>
          <w:t>,</w:t>
        </w:r>
      </w:ins>
      <w:del w:id="1259" w:author="Autor">
        <w:r w:rsidRPr="00C66272" w:rsidDel="00E55F12">
          <w:rPr>
            <w:rFonts w:ascii="Brill" w:eastAsia="Brill" w:hAnsi="Brill" w:cs="Brill"/>
            <w:color w:val="000000"/>
          </w:rPr>
          <w:delText>,</w:delText>
        </w:r>
      </w:del>
      <w:r w:rsidRPr="00C66272">
        <w:rPr>
          <w:rFonts w:ascii="Brill" w:eastAsia="Brill" w:hAnsi="Brill" w:cs="Brill"/>
          <w:color w:val="000000"/>
        </w:rPr>
        <w:t xml:space="preserve"> July). Interview: Bernie Krause on The Great Animal Orchestra. </w:t>
      </w:r>
      <w:r w:rsidRPr="00C66272">
        <w:rPr>
          <w:rFonts w:ascii="Brill" w:eastAsia="Brill" w:hAnsi="Brill" w:cs="Brill"/>
          <w:i/>
          <w:color w:val="000000"/>
        </w:rPr>
        <w:t>Wire</w:t>
      </w:r>
      <w:r w:rsidRPr="00C66272">
        <w:rPr>
          <w:rFonts w:ascii="Brill" w:eastAsia="Brill" w:hAnsi="Brill" w:cs="Brill"/>
          <w:color w:val="000000"/>
        </w:rPr>
        <w:t>. https://www.thewire.co.uk/in-writing/interviews/bernie-krause-on-the-great-animal-orchestra</w:t>
      </w:r>
    </w:p>
    <w:p w14:paraId="3507798A" w14:textId="5B48949D"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Krinsky, C.H. (2011</w:t>
      </w:r>
      <w:r w:rsidRPr="00437E71">
        <w:rPr>
          <w:rFonts w:ascii="Brill" w:eastAsia="Brill" w:hAnsi="Brill" w:cs="Brill"/>
          <w:color w:val="000000"/>
        </w:rPr>
        <w:t xml:space="preserve">). </w:t>
      </w:r>
      <w:ins w:id="1260" w:author="Autor">
        <w:r w:rsidR="00437E71" w:rsidRPr="00F34A6C">
          <w:rPr>
            <w:rFonts w:ascii="Brill" w:hAnsi="Brill" w:cs="Open Sans"/>
            <w:color w:val="212529"/>
            <w:shd w:val="clear" w:color="auto" w:fill="FFFFFF"/>
            <w:rPrChange w:id="1261" w:author="Autor">
              <w:rPr>
                <w:rFonts w:ascii="Open Sans" w:hAnsi="Open Sans" w:cs="Open Sans"/>
                <w:color w:val="212529"/>
                <w:sz w:val="22"/>
                <w:szCs w:val="22"/>
                <w:shd w:val="clear" w:color="auto" w:fill="FFFFFF"/>
              </w:rPr>
            </w:rPrChange>
          </w:rPr>
          <w:t>New York City: How its Port Shaped Its Architecture</w:t>
        </w:r>
      </w:ins>
      <w:del w:id="1262" w:author="Autor">
        <w:r w:rsidRPr="00437E71" w:rsidDel="00437E71">
          <w:rPr>
            <w:rFonts w:ascii="Brill" w:eastAsia="Brill" w:hAnsi="Brill" w:cs="Brill"/>
            <w:color w:val="000000"/>
          </w:rPr>
          <w:delText>How Manhattan port shaped its streets and buildings</w:delText>
        </w:r>
      </w:del>
      <w:ins w:id="1263" w:author="Autor">
        <w:r w:rsidR="00437E71" w:rsidRPr="00437E71">
          <w:rPr>
            <w:rFonts w:ascii="Brill" w:eastAsia="Brill" w:hAnsi="Brill" w:cs="Brill"/>
            <w:color w:val="000000"/>
          </w:rPr>
          <w:t>.</w:t>
        </w:r>
        <w:r w:rsidR="00437E71">
          <w:rPr>
            <w:rFonts w:ascii="Brill" w:eastAsia="Brill" w:hAnsi="Brill" w:cs="Brill"/>
            <w:color w:val="000000"/>
          </w:rPr>
          <w:t xml:space="preserve"> In C. Hein (ed.) </w:t>
        </w:r>
      </w:ins>
      <w:del w:id="1264" w:author="Autor">
        <w:r w:rsidRPr="00C66272" w:rsidDel="00437E71">
          <w:rPr>
            <w:rFonts w:ascii="Brill" w:eastAsia="Brill" w:hAnsi="Brill" w:cs="Brill"/>
            <w:color w:val="000000"/>
          </w:rPr>
          <w:delText xml:space="preserve">, in: </w:delText>
        </w:r>
      </w:del>
      <w:r w:rsidRPr="00C66272">
        <w:rPr>
          <w:rFonts w:ascii="Brill" w:eastAsia="Brill" w:hAnsi="Brill" w:cs="Brill"/>
          <w:i/>
          <w:color w:val="000000"/>
        </w:rPr>
        <w:t>Port Cities. Dynamic Landscapes and Global Networks</w:t>
      </w:r>
      <w:ins w:id="1265" w:author="Autor">
        <w:r w:rsidR="00437E71">
          <w:rPr>
            <w:rFonts w:ascii="Brill" w:eastAsia="Brill" w:hAnsi="Brill" w:cs="Brill"/>
            <w:i/>
            <w:color w:val="000000"/>
          </w:rPr>
          <w:t xml:space="preserve"> </w:t>
        </w:r>
        <w:r w:rsidR="00437E71" w:rsidRPr="00F34A6C">
          <w:rPr>
            <w:rFonts w:ascii="Brill" w:eastAsia="Brill" w:hAnsi="Brill" w:cs="Brill"/>
            <w:iCs/>
            <w:color w:val="000000"/>
            <w:rPrChange w:id="1266" w:author="Autor">
              <w:rPr>
                <w:rFonts w:ascii="Brill" w:eastAsia="Brill" w:hAnsi="Brill" w:cs="Brill"/>
                <w:i/>
                <w:color w:val="000000"/>
              </w:rPr>
            </w:rPrChange>
          </w:rPr>
          <w:t>(pp.</w:t>
        </w:r>
        <w:r w:rsidR="00437E71" w:rsidRPr="00F34A6C">
          <w:rPr>
            <w:rFonts w:ascii="Brill" w:hAnsi="Brill" w:cs="Arial"/>
            <w:iCs/>
            <w:color w:val="4D5156"/>
            <w:shd w:val="clear" w:color="auto" w:fill="FFFFFF"/>
            <w:rPrChange w:id="1267" w:author="Autor">
              <w:rPr>
                <w:rFonts w:ascii="Arial" w:hAnsi="Arial" w:cs="Arial"/>
                <w:iCs/>
                <w:color w:val="4D5156"/>
                <w:sz w:val="21"/>
                <w:szCs w:val="21"/>
                <w:shd w:val="clear" w:color="auto" w:fill="FFFFFF"/>
              </w:rPr>
            </w:rPrChange>
          </w:rPr>
          <w:t xml:space="preserve"> 198-213)</w:t>
        </w:r>
        <w:r w:rsidR="00437E71">
          <w:rPr>
            <w:rFonts w:ascii="Arial" w:hAnsi="Arial" w:cs="Arial"/>
            <w:color w:val="4D5156"/>
            <w:sz w:val="21"/>
            <w:szCs w:val="21"/>
            <w:shd w:val="clear" w:color="auto" w:fill="FFFFFF"/>
          </w:rPr>
          <w:t>.</w:t>
        </w:r>
        <w:r w:rsidR="00437E71">
          <w:rPr>
            <w:rFonts w:ascii="Brill" w:eastAsia="Brill" w:hAnsi="Brill" w:cs="Brill"/>
            <w:i/>
            <w:color w:val="000000"/>
          </w:rPr>
          <w:t xml:space="preserve"> </w:t>
        </w:r>
      </w:ins>
      <w:del w:id="1268" w:author="Autor">
        <w:r w:rsidRPr="00C66272" w:rsidDel="00437E71">
          <w:rPr>
            <w:rFonts w:ascii="Brill" w:eastAsia="Brill" w:hAnsi="Brill" w:cs="Brill"/>
            <w:i/>
            <w:color w:val="000000"/>
          </w:rPr>
          <w:delText xml:space="preserve">, </w:delText>
        </w:r>
        <w:commentRangeStart w:id="1269"/>
        <w:r w:rsidRPr="00C66272" w:rsidDel="00437E71">
          <w:rPr>
            <w:rFonts w:ascii="Brill" w:eastAsia="Brill" w:hAnsi="Brill" w:cs="Brill"/>
            <w:color w:val="000000"/>
          </w:rPr>
          <w:delText>ed. Carola Hein</w:delText>
        </w:r>
        <w:commentRangeEnd w:id="1269"/>
        <w:r w:rsidR="00E55F12" w:rsidDel="00437E71">
          <w:rPr>
            <w:rStyle w:val="Odwoaniedokomentarza"/>
            <w:lang w:val="en-AU"/>
          </w:rPr>
          <w:commentReference w:id="1269"/>
        </w:r>
        <w:r w:rsidRPr="00C66272" w:rsidDel="00437E71">
          <w:rPr>
            <w:rFonts w:ascii="Brill" w:eastAsia="Brill" w:hAnsi="Brill" w:cs="Brill"/>
            <w:color w:val="000000"/>
          </w:rPr>
          <w:delText xml:space="preserve">. </w:delText>
        </w:r>
      </w:del>
      <w:r w:rsidRPr="00C66272">
        <w:rPr>
          <w:rFonts w:ascii="Brill" w:eastAsia="Brill" w:hAnsi="Brill" w:cs="Brill"/>
          <w:color w:val="000000"/>
        </w:rPr>
        <w:t xml:space="preserve">New </w:t>
      </w:r>
      <w:del w:id="1270" w:author="Autor">
        <w:r w:rsidRPr="00C66272" w:rsidDel="00E55F12">
          <w:rPr>
            <w:rFonts w:ascii="Brill" w:eastAsia="Brill" w:hAnsi="Brill" w:cs="Brill"/>
            <w:color w:val="000000"/>
          </w:rPr>
          <w:delText>York :</w:delText>
        </w:r>
      </w:del>
      <w:ins w:id="1271" w:author="Autor">
        <w:r w:rsidR="00E55F12" w:rsidRPr="00C66272">
          <w:rPr>
            <w:rFonts w:ascii="Brill" w:eastAsia="Brill" w:hAnsi="Brill" w:cs="Brill"/>
            <w:color w:val="000000"/>
          </w:rPr>
          <w:t>York:</w:t>
        </w:r>
      </w:ins>
      <w:r w:rsidRPr="00C66272">
        <w:rPr>
          <w:rFonts w:ascii="Brill" w:eastAsia="Brill" w:hAnsi="Brill" w:cs="Brill"/>
          <w:color w:val="000000"/>
        </w:rPr>
        <w:t xml:space="preserve"> Routledge.</w:t>
      </w:r>
    </w:p>
    <w:p w14:paraId="3507798B" w14:textId="0A5485C1"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Murphy, E.,</w:t>
      </w:r>
      <w:ins w:id="1272" w:author="Autor">
        <w:r w:rsidR="00E55F12">
          <w:rPr>
            <w:rFonts w:ascii="Brill" w:eastAsia="Brill" w:hAnsi="Brill" w:cs="Brill"/>
            <w:color w:val="000000"/>
          </w:rPr>
          <w:t xml:space="preserve"> </w:t>
        </w:r>
        <w:r w:rsidR="00E55F12" w:rsidRPr="00C66272">
          <w:rPr>
            <w:rFonts w:ascii="Brill" w:eastAsia="Brill" w:hAnsi="Brill" w:cs="Brill"/>
          </w:rPr>
          <w:t>&amp;</w:t>
        </w:r>
      </w:ins>
      <w:r w:rsidRPr="00C66272">
        <w:rPr>
          <w:rFonts w:ascii="Brill" w:eastAsia="Brill" w:hAnsi="Brill" w:cs="Brill"/>
          <w:color w:val="000000"/>
        </w:rPr>
        <w:t xml:space="preserve"> King</w:t>
      </w:r>
      <w:ins w:id="1273" w:author="Autor">
        <w:r w:rsidR="00E55F12">
          <w:rPr>
            <w:rFonts w:ascii="Brill" w:eastAsia="Brill" w:hAnsi="Brill" w:cs="Brill"/>
            <w:color w:val="000000"/>
          </w:rPr>
          <w:t>,</w:t>
        </w:r>
      </w:ins>
      <w:r w:rsidRPr="00C66272">
        <w:rPr>
          <w:rFonts w:ascii="Brill" w:eastAsia="Brill" w:hAnsi="Brill" w:cs="Brill"/>
          <w:color w:val="000000"/>
        </w:rPr>
        <w:t xml:space="preserve"> E.A. (2014). </w:t>
      </w:r>
      <w:r w:rsidRPr="00C66272">
        <w:rPr>
          <w:rFonts w:ascii="Brill" w:eastAsia="Brill" w:hAnsi="Brill" w:cs="Brill"/>
          <w:i/>
          <w:color w:val="000000"/>
        </w:rPr>
        <w:t xml:space="preserve">Noise </w:t>
      </w:r>
      <w:ins w:id="1274" w:author="Autor">
        <w:r w:rsidR="00E55F12">
          <w:rPr>
            <w:rFonts w:ascii="Brill" w:eastAsia="Brill" w:hAnsi="Brill" w:cs="Brill"/>
            <w:i/>
            <w:color w:val="000000"/>
          </w:rPr>
          <w:t>m</w:t>
        </w:r>
      </w:ins>
      <w:del w:id="1275" w:author="Autor">
        <w:r w:rsidRPr="00C66272" w:rsidDel="00E55F12">
          <w:rPr>
            <w:rFonts w:ascii="Brill" w:eastAsia="Brill" w:hAnsi="Brill" w:cs="Brill"/>
            <w:i/>
            <w:color w:val="000000"/>
          </w:rPr>
          <w:delText>M</w:delText>
        </w:r>
      </w:del>
      <w:r w:rsidRPr="00C66272">
        <w:rPr>
          <w:rFonts w:ascii="Brill" w:eastAsia="Brill" w:hAnsi="Brill" w:cs="Brill"/>
          <w:i/>
          <w:color w:val="000000"/>
        </w:rPr>
        <w:t xml:space="preserve">apping, </w:t>
      </w:r>
      <w:ins w:id="1276" w:author="Autor">
        <w:r w:rsidR="00E55F12">
          <w:rPr>
            <w:rFonts w:ascii="Brill" w:eastAsia="Brill" w:hAnsi="Brill" w:cs="Brill"/>
            <w:i/>
            <w:color w:val="000000"/>
          </w:rPr>
          <w:t>p</w:t>
        </w:r>
      </w:ins>
      <w:del w:id="1277" w:author="Autor">
        <w:r w:rsidRPr="00C66272" w:rsidDel="00E55F12">
          <w:rPr>
            <w:rFonts w:ascii="Brill" w:eastAsia="Brill" w:hAnsi="Brill" w:cs="Brill"/>
            <w:i/>
            <w:color w:val="000000"/>
          </w:rPr>
          <w:delText>P</w:delText>
        </w:r>
      </w:del>
      <w:r w:rsidRPr="00C66272">
        <w:rPr>
          <w:rFonts w:ascii="Brill" w:eastAsia="Brill" w:hAnsi="Brill" w:cs="Brill"/>
          <w:i/>
          <w:color w:val="000000"/>
        </w:rPr>
        <w:t xml:space="preserve">ublic </w:t>
      </w:r>
      <w:ins w:id="1278" w:author="Autor">
        <w:r w:rsidR="00E55F12">
          <w:rPr>
            <w:rFonts w:ascii="Brill" w:eastAsia="Brill" w:hAnsi="Brill" w:cs="Brill"/>
            <w:i/>
            <w:color w:val="000000"/>
          </w:rPr>
          <w:t>h</w:t>
        </w:r>
      </w:ins>
      <w:del w:id="1279" w:author="Autor">
        <w:r w:rsidRPr="00C66272" w:rsidDel="00E55F12">
          <w:rPr>
            <w:rFonts w:ascii="Brill" w:eastAsia="Brill" w:hAnsi="Brill" w:cs="Brill"/>
            <w:i/>
            <w:color w:val="000000"/>
          </w:rPr>
          <w:delText>H</w:delText>
        </w:r>
      </w:del>
      <w:r w:rsidRPr="00C66272">
        <w:rPr>
          <w:rFonts w:ascii="Brill" w:eastAsia="Brill" w:hAnsi="Brill" w:cs="Brill"/>
          <w:i/>
          <w:color w:val="000000"/>
        </w:rPr>
        <w:t xml:space="preserve">ealth and </w:t>
      </w:r>
      <w:ins w:id="1280" w:author="Autor">
        <w:r w:rsidR="00E55F12">
          <w:rPr>
            <w:rFonts w:ascii="Brill" w:eastAsia="Brill" w:hAnsi="Brill" w:cs="Brill"/>
            <w:i/>
            <w:color w:val="000000"/>
          </w:rPr>
          <w:t>p</w:t>
        </w:r>
      </w:ins>
      <w:del w:id="1281" w:author="Autor">
        <w:r w:rsidRPr="00C66272" w:rsidDel="00E55F12">
          <w:rPr>
            <w:rFonts w:ascii="Brill" w:eastAsia="Brill" w:hAnsi="Brill" w:cs="Brill"/>
            <w:i/>
            <w:color w:val="000000"/>
          </w:rPr>
          <w:delText>P</w:delText>
        </w:r>
      </w:del>
      <w:r w:rsidRPr="00C66272">
        <w:rPr>
          <w:rFonts w:ascii="Brill" w:eastAsia="Brill" w:hAnsi="Brill" w:cs="Brill"/>
          <w:i/>
          <w:color w:val="000000"/>
        </w:rPr>
        <w:t>olicy</w:t>
      </w:r>
      <w:r w:rsidRPr="00C66272">
        <w:rPr>
          <w:rFonts w:ascii="Brill" w:eastAsia="Brill" w:hAnsi="Brill" w:cs="Brill"/>
          <w:color w:val="000000"/>
        </w:rPr>
        <w:t>. Amsterdam: Elsevier.</w:t>
      </w:r>
    </w:p>
    <w:p w14:paraId="3507798C" w14:textId="3052150B"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Rehan, R.</w:t>
      </w:r>
      <w:del w:id="1282" w:author="Autor">
        <w:r w:rsidRPr="00C66272" w:rsidDel="00E55F12">
          <w:rPr>
            <w:rFonts w:ascii="Brill" w:eastAsia="Brill" w:hAnsi="Brill" w:cs="Brill"/>
            <w:color w:val="000000"/>
          </w:rPr>
          <w:delText xml:space="preserve"> </w:delText>
        </w:r>
      </w:del>
      <w:r w:rsidRPr="00C66272">
        <w:rPr>
          <w:rFonts w:ascii="Brill" w:eastAsia="Brill" w:hAnsi="Brill" w:cs="Brill"/>
          <w:color w:val="000000"/>
        </w:rPr>
        <w:t xml:space="preserve">M. (2016). The phonic identity of the city urban soundscape for sustainable spaces. </w:t>
      </w:r>
      <w:r w:rsidRPr="00C66272">
        <w:rPr>
          <w:rFonts w:ascii="Brill" w:eastAsia="Brill" w:hAnsi="Brill" w:cs="Brill"/>
          <w:i/>
          <w:color w:val="000000"/>
        </w:rPr>
        <w:t xml:space="preserve">Housing and Building National Research </w:t>
      </w:r>
      <w:r w:rsidR="00F62668">
        <w:rPr>
          <w:rFonts w:ascii="Brill" w:eastAsia="Brill" w:hAnsi="Brill" w:cs="Brill"/>
          <w:i/>
          <w:color w:val="000000"/>
        </w:rPr>
        <w:t>Centre</w:t>
      </w:r>
      <w:r w:rsidRPr="00C66272">
        <w:rPr>
          <w:rFonts w:ascii="Brill" w:eastAsia="Brill" w:hAnsi="Brill" w:cs="Brill"/>
          <w:i/>
          <w:color w:val="000000"/>
        </w:rPr>
        <w:t xml:space="preserve"> Journal</w:t>
      </w:r>
      <w:r w:rsidRPr="00C66272">
        <w:rPr>
          <w:rFonts w:ascii="Brill" w:eastAsia="Brill" w:hAnsi="Brill" w:cs="Brill"/>
          <w:color w:val="000000"/>
        </w:rPr>
        <w:t xml:space="preserve">, </w:t>
      </w:r>
      <w:commentRangeStart w:id="1283"/>
      <w:r w:rsidRPr="00C66272">
        <w:rPr>
          <w:rFonts w:ascii="Brill" w:eastAsia="Brill" w:hAnsi="Brill" w:cs="Brill"/>
          <w:i/>
          <w:color w:val="000000"/>
        </w:rPr>
        <w:t>12</w:t>
      </w:r>
      <w:commentRangeEnd w:id="1283"/>
      <w:ins w:id="1284" w:author="Autor">
        <w:r w:rsidR="005E53F8">
          <w:rPr>
            <w:rFonts w:ascii="Brill" w:eastAsia="Brill" w:hAnsi="Brill" w:cs="Brill"/>
            <w:iCs/>
            <w:color w:val="000000"/>
          </w:rPr>
          <w:t>(3)</w:t>
        </w:r>
      </w:ins>
      <w:r w:rsidR="00E55F12">
        <w:rPr>
          <w:rStyle w:val="Odwoaniedokomentarza"/>
          <w:lang w:val="en-AU"/>
        </w:rPr>
        <w:commentReference w:id="1283"/>
      </w:r>
      <w:r w:rsidRPr="00C66272">
        <w:rPr>
          <w:rFonts w:ascii="Brill" w:eastAsia="Brill" w:hAnsi="Brill" w:cs="Brill"/>
          <w:color w:val="000000"/>
        </w:rPr>
        <w:t xml:space="preserve">, 337-349. </w:t>
      </w:r>
      <w:hyperlink r:id="rId20">
        <w:r w:rsidRPr="00C66272">
          <w:rPr>
            <w:rFonts w:ascii="Brill" w:eastAsia="Brill" w:hAnsi="Brill" w:cs="Brill"/>
            <w:color w:val="0563C1"/>
            <w:u w:val="single"/>
          </w:rPr>
          <w:t>https://doi.org/10.1016/j.hbrcj.2014.12.005</w:t>
        </w:r>
      </w:hyperlink>
    </w:p>
    <w:p w14:paraId="3507798D" w14:textId="2AD8704C"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Schafer, R.</w:t>
      </w:r>
      <w:del w:id="1285" w:author="Autor">
        <w:r w:rsidRPr="00C66272" w:rsidDel="00E55F12">
          <w:rPr>
            <w:rFonts w:ascii="Brill" w:eastAsia="Brill" w:hAnsi="Brill" w:cs="Brill"/>
            <w:color w:val="000000"/>
          </w:rPr>
          <w:delText xml:space="preserve"> </w:delText>
        </w:r>
      </w:del>
      <w:r w:rsidRPr="00C66272">
        <w:rPr>
          <w:rFonts w:ascii="Brill" w:eastAsia="Brill" w:hAnsi="Brill" w:cs="Brill"/>
          <w:color w:val="000000"/>
        </w:rPr>
        <w:t>M. (1969)</w:t>
      </w:r>
      <w:ins w:id="1286" w:author="Autor">
        <w:r w:rsidR="00E55F12">
          <w:rPr>
            <w:rFonts w:ascii="Brill" w:eastAsia="Brill" w:hAnsi="Brill" w:cs="Brill"/>
            <w:color w:val="000000"/>
          </w:rPr>
          <w:t>.</w:t>
        </w:r>
      </w:ins>
      <w:del w:id="1287" w:author="Autor">
        <w:r w:rsidRPr="00C66272" w:rsidDel="00E55F12">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 xml:space="preserve">The </w:t>
      </w:r>
      <w:ins w:id="1288" w:author="Autor">
        <w:r w:rsidR="00E55F12">
          <w:rPr>
            <w:rFonts w:ascii="Brill" w:eastAsia="Brill" w:hAnsi="Brill" w:cs="Brill"/>
            <w:i/>
            <w:color w:val="000000"/>
          </w:rPr>
          <w:t>n</w:t>
        </w:r>
      </w:ins>
      <w:del w:id="1289" w:author="Autor">
        <w:r w:rsidRPr="00C66272" w:rsidDel="00E55F12">
          <w:rPr>
            <w:rFonts w:ascii="Brill" w:eastAsia="Brill" w:hAnsi="Brill" w:cs="Brill"/>
            <w:i/>
            <w:color w:val="000000"/>
          </w:rPr>
          <w:delText>N</w:delText>
        </w:r>
      </w:del>
      <w:r w:rsidRPr="00C66272">
        <w:rPr>
          <w:rFonts w:ascii="Brill" w:eastAsia="Brill" w:hAnsi="Brill" w:cs="Brill"/>
          <w:i/>
          <w:color w:val="000000"/>
        </w:rPr>
        <w:t xml:space="preserve">ew </w:t>
      </w:r>
      <w:ins w:id="1290" w:author="Autor">
        <w:r w:rsidR="00E55F12">
          <w:rPr>
            <w:rFonts w:ascii="Brill" w:eastAsia="Brill" w:hAnsi="Brill" w:cs="Brill"/>
            <w:i/>
            <w:color w:val="000000"/>
          </w:rPr>
          <w:t>s</w:t>
        </w:r>
      </w:ins>
      <w:del w:id="1291" w:author="Autor">
        <w:r w:rsidRPr="00C66272" w:rsidDel="00E55F12">
          <w:rPr>
            <w:rFonts w:ascii="Brill" w:eastAsia="Brill" w:hAnsi="Brill" w:cs="Brill"/>
            <w:i/>
            <w:color w:val="000000"/>
          </w:rPr>
          <w:delText>S</w:delText>
        </w:r>
      </w:del>
      <w:r w:rsidRPr="00C66272">
        <w:rPr>
          <w:rFonts w:ascii="Brill" w:eastAsia="Brill" w:hAnsi="Brill" w:cs="Brill"/>
          <w:i/>
          <w:color w:val="000000"/>
        </w:rPr>
        <w:t>oundscape</w:t>
      </w:r>
      <w:ins w:id="1292" w:author="Autor">
        <w:r w:rsidR="00E55F12">
          <w:rPr>
            <w:rFonts w:ascii="Brill" w:eastAsia="Brill" w:hAnsi="Brill" w:cs="Brill"/>
            <w:i/>
            <w:color w:val="000000"/>
          </w:rPr>
          <w:t>:</w:t>
        </w:r>
      </w:ins>
      <w:del w:id="1293"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A </w:t>
      </w:r>
      <w:ins w:id="1294" w:author="Autor">
        <w:r w:rsidR="00E55F12">
          <w:rPr>
            <w:rFonts w:ascii="Brill" w:eastAsia="Brill" w:hAnsi="Brill" w:cs="Brill"/>
            <w:i/>
            <w:color w:val="000000"/>
          </w:rPr>
          <w:t>h</w:t>
        </w:r>
      </w:ins>
      <w:del w:id="1295" w:author="Autor">
        <w:r w:rsidRPr="00C66272" w:rsidDel="00E55F12">
          <w:rPr>
            <w:rFonts w:ascii="Brill" w:eastAsia="Brill" w:hAnsi="Brill" w:cs="Brill"/>
            <w:i/>
            <w:color w:val="000000"/>
          </w:rPr>
          <w:delText>H</w:delText>
        </w:r>
      </w:del>
      <w:r w:rsidRPr="00C66272">
        <w:rPr>
          <w:rFonts w:ascii="Brill" w:eastAsia="Brill" w:hAnsi="Brill" w:cs="Brill"/>
          <w:i/>
          <w:color w:val="000000"/>
        </w:rPr>
        <w:t xml:space="preserve">andbook for the </w:t>
      </w:r>
      <w:ins w:id="1296" w:author="Autor">
        <w:r w:rsidR="00E55F12">
          <w:rPr>
            <w:rFonts w:ascii="Brill" w:eastAsia="Brill" w:hAnsi="Brill" w:cs="Brill"/>
            <w:i/>
            <w:color w:val="000000"/>
          </w:rPr>
          <w:t>m</w:t>
        </w:r>
      </w:ins>
      <w:del w:id="1297" w:author="Autor">
        <w:r w:rsidRPr="00C66272" w:rsidDel="00E55F12">
          <w:rPr>
            <w:rFonts w:ascii="Brill" w:eastAsia="Brill" w:hAnsi="Brill" w:cs="Brill"/>
            <w:i/>
            <w:color w:val="000000"/>
          </w:rPr>
          <w:delText>M</w:delText>
        </w:r>
      </w:del>
      <w:r w:rsidRPr="00C66272">
        <w:rPr>
          <w:rFonts w:ascii="Brill" w:eastAsia="Brill" w:hAnsi="Brill" w:cs="Brill"/>
          <w:i/>
          <w:color w:val="000000"/>
        </w:rPr>
        <w:t xml:space="preserve">odern </w:t>
      </w:r>
      <w:ins w:id="1298" w:author="Autor">
        <w:r w:rsidR="00E55F12">
          <w:rPr>
            <w:rFonts w:ascii="Brill" w:eastAsia="Brill" w:hAnsi="Brill" w:cs="Brill"/>
            <w:i/>
            <w:color w:val="000000"/>
          </w:rPr>
          <w:t>m</w:t>
        </w:r>
      </w:ins>
      <w:del w:id="1299" w:author="Autor">
        <w:r w:rsidRPr="00C66272" w:rsidDel="00E55F12">
          <w:rPr>
            <w:rFonts w:ascii="Brill" w:eastAsia="Brill" w:hAnsi="Brill" w:cs="Brill"/>
            <w:i/>
            <w:color w:val="000000"/>
          </w:rPr>
          <w:delText>M</w:delText>
        </w:r>
      </w:del>
      <w:r w:rsidRPr="00C66272">
        <w:rPr>
          <w:rFonts w:ascii="Brill" w:eastAsia="Brill" w:hAnsi="Brill" w:cs="Brill"/>
          <w:i/>
          <w:color w:val="000000"/>
        </w:rPr>
        <w:t xml:space="preserve">usic </w:t>
      </w:r>
      <w:ins w:id="1300" w:author="Autor">
        <w:r w:rsidR="00E55F12">
          <w:rPr>
            <w:rFonts w:ascii="Brill" w:eastAsia="Brill" w:hAnsi="Brill" w:cs="Brill"/>
            <w:i/>
            <w:color w:val="000000"/>
          </w:rPr>
          <w:t>t</w:t>
        </w:r>
      </w:ins>
      <w:del w:id="1301" w:author="Autor">
        <w:r w:rsidRPr="00C66272" w:rsidDel="00E55F12">
          <w:rPr>
            <w:rFonts w:ascii="Brill" w:eastAsia="Brill" w:hAnsi="Brill" w:cs="Brill"/>
            <w:i/>
            <w:color w:val="000000"/>
          </w:rPr>
          <w:delText>T</w:delText>
        </w:r>
      </w:del>
      <w:r w:rsidRPr="00C66272">
        <w:rPr>
          <w:rFonts w:ascii="Brill" w:eastAsia="Brill" w:hAnsi="Brill" w:cs="Brill"/>
          <w:i/>
          <w:color w:val="000000"/>
        </w:rPr>
        <w:t>eacher</w:t>
      </w:r>
      <w:r w:rsidRPr="00C66272">
        <w:rPr>
          <w:rFonts w:ascii="Brill" w:eastAsia="Brill" w:hAnsi="Brill" w:cs="Brill"/>
          <w:color w:val="000000"/>
        </w:rPr>
        <w:t>. New York: Associated Music Publishers.</w:t>
      </w:r>
    </w:p>
    <w:p w14:paraId="3507798E" w14:textId="5E1F6A22"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Sim, S. (2007)</w:t>
      </w:r>
      <w:ins w:id="1302" w:author="Autor">
        <w:r w:rsidR="00E55F12">
          <w:rPr>
            <w:rFonts w:ascii="Brill" w:eastAsia="Brill" w:hAnsi="Brill" w:cs="Brill"/>
            <w:color w:val="000000"/>
          </w:rPr>
          <w:t>.</w:t>
        </w:r>
      </w:ins>
      <w:del w:id="1303" w:author="Autor">
        <w:r w:rsidRPr="00C66272" w:rsidDel="00E55F12">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 xml:space="preserve">Manifesto for </w:t>
      </w:r>
      <w:ins w:id="1304" w:author="Autor">
        <w:r w:rsidR="00E55F12">
          <w:rPr>
            <w:rFonts w:ascii="Brill" w:eastAsia="Brill" w:hAnsi="Brill" w:cs="Brill"/>
            <w:i/>
            <w:color w:val="000000"/>
          </w:rPr>
          <w:t>s</w:t>
        </w:r>
      </w:ins>
      <w:del w:id="1305" w:author="Autor">
        <w:r w:rsidRPr="00C66272" w:rsidDel="00E55F12">
          <w:rPr>
            <w:rFonts w:ascii="Brill" w:eastAsia="Brill" w:hAnsi="Brill" w:cs="Brill"/>
            <w:i/>
            <w:color w:val="000000"/>
          </w:rPr>
          <w:delText>S</w:delText>
        </w:r>
      </w:del>
      <w:r w:rsidRPr="00C66272">
        <w:rPr>
          <w:rFonts w:ascii="Brill" w:eastAsia="Brill" w:hAnsi="Brill" w:cs="Brill"/>
          <w:i/>
          <w:color w:val="000000"/>
        </w:rPr>
        <w:t>ilence</w:t>
      </w:r>
      <w:ins w:id="1306" w:author="Autor">
        <w:r w:rsidR="00E55F12">
          <w:rPr>
            <w:rFonts w:ascii="Brill" w:eastAsia="Brill" w:hAnsi="Brill" w:cs="Brill"/>
            <w:i/>
            <w:color w:val="000000"/>
          </w:rPr>
          <w:t>:</w:t>
        </w:r>
      </w:ins>
      <w:del w:id="1307"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Confronting the </w:t>
      </w:r>
      <w:ins w:id="1308" w:author="Autor">
        <w:r w:rsidR="00E55F12">
          <w:rPr>
            <w:rFonts w:ascii="Brill" w:eastAsia="Brill" w:hAnsi="Brill" w:cs="Brill"/>
            <w:i/>
            <w:color w:val="000000"/>
          </w:rPr>
          <w:t>p</w:t>
        </w:r>
      </w:ins>
      <w:del w:id="1309" w:author="Autor">
        <w:r w:rsidRPr="00C66272" w:rsidDel="00E55F12">
          <w:rPr>
            <w:rFonts w:ascii="Brill" w:eastAsia="Brill" w:hAnsi="Brill" w:cs="Brill"/>
            <w:i/>
            <w:color w:val="000000"/>
          </w:rPr>
          <w:delText>P</w:delText>
        </w:r>
      </w:del>
      <w:r w:rsidRPr="00C66272">
        <w:rPr>
          <w:rFonts w:ascii="Brill" w:eastAsia="Brill" w:hAnsi="Brill" w:cs="Brill"/>
          <w:i/>
          <w:color w:val="000000"/>
        </w:rPr>
        <w:t xml:space="preserve">olitics and </w:t>
      </w:r>
      <w:ins w:id="1310" w:author="Autor">
        <w:r w:rsidR="00E55F12">
          <w:rPr>
            <w:rFonts w:ascii="Brill" w:eastAsia="Brill" w:hAnsi="Brill" w:cs="Brill"/>
            <w:i/>
            <w:color w:val="000000"/>
          </w:rPr>
          <w:t>c</w:t>
        </w:r>
      </w:ins>
      <w:del w:id="1311" w:author="Autor">
        <w:r w:rsidRPr="00C66272" w:rsidDel="00E55F12">
          <w:rPr>
            <w:rFonts w:ascii="Brill" w:eastAsia="Brill" w:hAnsi="Brill" w:cs="Brill"/>
            <w:i/>
            <w:color w:val="000000"/>
          </w:rPr>
          <w:delText>C</w:delText>
        </w:r>
      </w:del>
      <w:r w:rsidRPr="00C66272">
        <w:rPr>
          <w:rFonts w:ascii="Brill" w:eastAsia="Brill" w:hAnsi="Brill" w:cs="Brill"/>
          <w:i/>
          <w:color w:val="000000"/>
        </w:rPr>
        <w:t xml:space="preserve">ulture of </w:t>
      </w:r>
      <w:ins w:id="1312" w:author="Autor">
        <w:r w:rsidR="00E55F12">
          <w:rPr>
            <w:rFonts w:ascii="Brill" w:eastAsia="Brill" w:hAnsi="Brill" w:cs="Brill"/>
            <w:i/>
            <w:color w:val="000000"/>
          </w:rPr>
          <w:t>n</w:t>
        </w:r>
      </w:ins>
      <w:del w:id="1313" w:author="Autor">
        <w:r w:rsidRPr="00C66272" w:rsidDel="00E55F12">
          <w:rPr>
            <w:rFonts w:ascii="Brill" w:eastAsia="Brill" w:hAnsi="Brill" w:cs="Brill"/>
            <w:i/>
            <w:color w:val="000000"/>
          </w:rPr>
          <w:delText>N</w:delText>
        </w:r>
      </w:del>
      <w:r w:rsidRPr="00C66272">
        <w:rPr>
          <w:rFonts w:ascii="Brill" w:eastAsia="Brill" w:hAnsi="Brill" w:cs="Brill"/>
          <w:i/>
          <w:color w:val="000000"/>
        </w:rPr>
        <w:t>oise</w:t>
      </w:r>
      <w:r w:rsidRPr="00C66272">
        <w:rPr>
          <w:rFonts w:ascii="Brill" w:eastAsia="Brill" w:hAnsi="Brill" w:cs="Brill"/>
          <w:color w:val="000000"/>
        </w:rPr>
        <w:t>. Edinburgh: Edinburgh University Press.</w:t>
      </w:r>
    </w:p>
    <w:p w14:paraId="3507798F" w14:textId="4B56E58B"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Watson, S.</w:t>
      </w:r>
      <w:ins w:id="1314" w:author="Autor">
        <w:r w:rsidR="00E55F12">
          <w:rPr>
            <w:rFonts w:ascii="Brill" w:eastAsia="Brill" w:hAnsi="Brill" w:cs="Brill"/>
            <w:color w:val="000000"/>
          </w:rPr>
          <w:t xml:space="preserve"> </w:t>
        </w:r>
      </w:ins>
      <w:del w:id="1315" w:author="Autor">
        <w:r w:rsidRPr="00C66272" w:rsidDel="00E55F12">
          <w:rPr>
            <w:rFonts w:ascii="Brill" w:eastAsia="Brill" w:hAnsi="Brill" w:cs="Brill"/>
            <w:color w:val="000000"/>
          </w:rPr>
          <w:delText xml:space="preserve"> </w:delText>
        </w:r>
      </w:del>
      <w:r w:rsidRPr="00C66272">
        <w:rPr>
          <w:rFonts w:ascii="Brill" w:eastAsia="Brill" w:hAnsi="Brill" w:cs="Brill"/>
          <w:color w:val="000000"/>
        </w:rPr>
        <w:t xml:space="preserve">(2006). </w:t>
      </w:r>
      <w:r w:rsidRPr="00C66272">
        <w:rPr>
          <w:rFonts w:ascii="Brill" w:eastAsia="Brill" w:hAnsi="Brill" w:cs="Brill"/>
          <w:i/>
          <w:color w:val="000000"/>
        </w:rPr>
        <w:t xml:space="preserve">City </w:t>
      </w:r>
      <w:ins w:id="1316" w:author="Autor">
        <w:r w:rsidR="00E55F12">
          <w:rPr>
            <w:rFonts w:ascii="Brill" w:eastAsia="Brill" w:hAnsi="Brill" w:cs="Brill"/>
            <w:i/>
            <w:color w:val="000000"/>
          </w:rPr>
          <w:t>p</w:t>
        </w:r>
      </w:ins>
      <w:del w:id="1317" w:author="Autor">
        <w:r w:rsidRPr="00C66272" w:rsidDel="00E55F12">
          <w:rPr>
            <w:rFonts w:ascii="Brill" w:eastAsia="Brill" w:hAnsi="Brill" w:cs="Brill"/>
            <w:i/>
            <w:color w:val="000000"/>
          </w:rPr>
          <w:delText>P</w:delText>
        </w:r>
      </w:del>
      <w:r w:rsidRPr="00C66272">
        <w:rPr>
          <w:rFonts w:ascii="Brill" w:eastAsia="Brill" w:hAnsi="Brill" w:cs="Brill"/>
          <w:i/>
          <w:color w:val="000000"/>
        </w:rPr>
        <w:t xml:space="preserve">ublics: The (dis) </w:t>
      </w:r>
      <w:ins w:id="1318" w:author="Autor">
        <w:r w:rsidR="00E55F12">
          <w:rPr>
            <w:rFonts w:ascii="Brill" w:eastAsia="Brill" w:hAnsi="Brill" w:cs="Brill"/>
            <w:i/>
            <w:color w:val="000000"/>
          </w:rPr>
          <w:t>e</w:t>
        </w:r>
      </w:ins>
      <w:del w:id="1319" w:author="Autor">
        <w:r w:rsidRPr="00C66272" w:rsidDel="00E55F12">
          <w:rPr>
            <w:rFonts w:ascii="Brill" w:eastAsia="Brill" w:hAnsi="Brill" w:cs="Brill"/>
            <w:i/>
            <w:color w:val="000000"/>
          </w:rPr>
          <w:delText>E</w:delText>
        </w:r>
      </w:del>
      <w:r w:rsidRPr="00C66272">
        <w:rPr>
          <w:rFonts w:ascii="Brill" w:eastAsia="Brill" w:hAnsi="Brill" w:cs="Brill"/>
          <w:i/>
          <w:color w:val="000000"/>
        </w:rPr>
        <w:t xml:space="preserve">nchantments of </w:t>
      </w:r>
      <w:ins w:id="1320" w:author="Autor">
        <w:r w:rsidR="00E55F12">
          <w:rPr>
            <w:rFonts w:ascii="Brill" w:eastAsia="Brill" w:hAnsi="Brill" w:cs="Brill"/>
            <w:i/>
            <w:color w:val="000000"/>
          </w:rPr>
          <w:t>u</w:t>
        </w:r>
      </w:ins>
      <w:del w:id="1321" w:author="Autor">
        <w:r w:rsidRPr="00C66272" w:rsidDel="00E55F12">
          <w:rPr>
            <w:rFonts w:ascii="Brill" w:eastAsia="Brill" w:hAnsi="Brill" w:cs="Brill"/>
            <w:i/>
            <w:color w:val="000000"/>
          </w:rPr>
          <w:delText>U</w:delText>
        </w:r>
      </w:del>
      <w:r w:rsidRPr="00C66272">
        <w:rPr>
          <w:rFonts w:ascii="Brill" w:eastAsia="Brill" w:hAnsi="Brill" w:cs="Brill"/>
          <w:i/>
          <w:color w:val="000000"/>
        </w:rPr>
        <w:t xml:space="preserve">rban </w:t>
      </w:r>
      <w:ins w:id="1322" w:author="Autor">
        <w:r w:rsidR="00E55F12">
          <w:rPr>
            <w:rFonts w:ascii="Brill" w:eastAsia="Brill" w:hAnsi="Brill" w:cs="Brill"/>
            <w:i/>
            <w:color w:val="000000"/>
          </w:rPr>
          <w:t>e</w:t>
        </w:r>
      </w:ins>
      <w:del w:id="1323" w:author="Autor">
        <w:r w:rsidRPr="00C66272" w:rsidDel="00E55F12">
          <w:rPr>
            <w:rFonts w:ascii="Brill" w:eastAsia="Brill" w:hAnsi="Brill" w:cs="Brill"/>
            <w:i/>
            <w:color w:val="000000"/>
          </w:rPr>
          <w:delText>E</w:delText>
        </w:r>
      </w:del>
      <w:r w:rsidRPr="00C66272">
        <w:rPr>
          <w:rFonts w:ascii="Brill" w:eastAsia="Brill" w:hAnsi="Brill" w:cs="Brill"/>
          <w:i/>
          <w:color w:val="000000"/>
        </w:rPr>
        <w:t>ncounters</w:t>
      </w:r>
      <w:r w:rsidRPr="00C66272">
        <w:rPr>
          <w:rFonts w:ascii="Brill" w:eastAsia="Brill" w:hAnsi="Brill" w:cs="Brill"/>
          <w:color w:val="000000"/>
        </w:rPr>
        <w:t>. London: Routledge.</w:t>
      </w:r>
    </w:p>
    <w:p w14:paraId="35077990" w14:textId="4A1DC9D5" w:rsidR="00CB3FC9" w:rsidRPr="00C66272" w:rsidRDefault="00C55FA1" w:rsidP="00F62668">
      <w:pPr>
        <w:pBdr>
          <w:top w:val="nil"/>
          <w:left w:val="nil"/>
          <w:bottom w:val="nil"/>
          <w:right w:val="nil"/>
          <w:between w:val="nil"/>
        </w:pBdr>
        <w:spacing w:line="360" w:lineRule="auto"/>
        <w:ind w:left="709" w:hanging="709"/>
        <w:jc w:val="both"/>
        <w:rPr>
          <w:rFonts w:ascii="Brill" w:eastAsia="Brill" w:hAnsi="Brill" w:cs="Brill"/>
          <w:color w:val="000000"/>
        </w:rPr>
      </w:pPr>
      <w:r w:rsidRPr="00C66272">
        <w:rPr>
          <w:rFonts w:ascii="Brill" w:eastAsia="Brill" w:hAnsi="Brill" w:cs="Brill"/>
          <w:color w:val="000000"/>
        </w:rPr>
        <w:t>Watson</w:t>
      </w:r>
      <w:ins w:id="1324" w:author="Autor">
        <w:r w:rsidR="00E55F12">
          <w:rPr>
            <w:rFonts w:ascii="Brill" w:eastAsia="Brill" w:hAnsi="Brill" w:cs="Brill"/>
            <w:color w:val="000000"/>
          </w:rPr>
          <w:t>,</w:t>
        </w:r>
      </w:ins>
      <w:r w:rsidRPr="00C66272">
        <w:rPr>
          <w:rFonts w:ascii="Brill" w:eastAsia="Brill" w:hAnsi="Brill" w:cs="Brill"/>
          <w:color w:val="000000"/>
        </w:rPr>
        <w:t xml:space="preserve"> S. (2019). </w:t>
      </w:r>
      <w:r w:rsidRPr="00C66272">
        <w:rPr>
          <w:rFonts w:ascii="Brill" w:eastAsia="Brill" w:hAnsi="Brill" w:cs="Brill"/>
          <w:i/>
          <w:color w:val="000000"/>
        </w:rPr>
        <w:t xml:space="preserve">City </w:t>
      </w:r>
      <w:ins w:id="1325" w:author="Autor">
        <w:r w:rsidR="00E55F12">
          <w:rPr>
            <w:rFonts w:ascii="Brill" w:eastAsia="Brill" w:hAnsi="Brill" w:cs="Brill"/>
            <w:i/>
            <w:color w:val="000000"/>
          </w:rPr>
          <w:t>w</w:t>
        </w:r>
      </w:ins>
      <w:del w:id="1326" w:author="Autor">
        <w:r w:rsidRPr="00C66272" w:rsidDel="00E55F12">
          <w:rPr>
            <w:rFonts w:ascii="Brill" w:eastAsia="Brill" w:hAnsi="Brill" w:cs="Brill"/>
            <w:i/>
            <w:color w:val="000000"/>
          </w:rPr>
          <w:delText>W</w:delText>
        </w:r>
      </w:del>
      <w:r w:rsidRPr="00C66272">
        <w:rPr>
          <w:rFonts w:ascii="Brill" w:eastAsia="Brill" w:hAnsi="Brill" w:cs="Brill"/>
          <w:i/>
          <w:color w:val="000000"/>
        </w:rPr>
        <w:t xml:space="preserve">ater </w:t>
      </w:r>
      <w:ins w:id="1327" w:author="Autor">
        <w:r w:rsidR="00E55F12">
          <w:rPr>
            <w:rFonts w:ascii="Brill" w:eastAsia="Brill" w:hAnsi="Brill" w:cs="Brill"/>
            <w:i/>
            <w:color w:val="000000"/>
          </w:rPr>
          <w:t>m</w:t>
        </w:r>
      </w:ins>
      <w:del w:id="1328" w:author="Autor">
        <w:r w:rsidRPr="00C66272" w:rsidDel="00E55F12">
          <w:rPr>
            <w:rFonts w:ascii="Brill" w:eastAsia="Brill" w:hAnsi="Brill" w:cs="Brill"/>
            <w:i/>
            <w:color w:val="000000"/>
          </w:rPr>
          <w:delText>M</w:delText>
        </w:r>
      </w:del>
      <w:r w:rsidRPr="00C66272">
        <w:rPr>
          <w:rFonts w:ascii="Brill" w:eastAsia="Brill" w:hAnsi="Brill" w:cs="Brill"/>
          <w:i/>
          <w:color w:val="000000"/>
        </w:rPr>
        <w:t>atters</w:t>
      </w:r>
      <w:ins w:id="1329" w:author="Autor">
        <w:r w:rsidR="00E55F12">
          <w:rPr>
            <w:rFonts w:ascii="Brill" w:eastAsia="Brill" w:hAnsi="Brill" w:cs="Brill"/>
            <w:i/>
            <w:color w:val="000000"/>
          </w:rPr>
          <w:t>:</w:t>
        </w:r>
      </w:ins>
      <w:del w:id="1330" w:author="Autor">
        <w:r w:rsidRPr="00C66272" w:rsidDel="00E55F12">
          <w:rPr>
            <w:rFonts w:ascii="Brill" w:eastAsia="Brill" w:hAnsi="Brill" w:cs="Brill"/>
            <w:i/>
            <w:color w:val="000000"/>
          </w:rPr>
          <w:delText>.</w:delText>
        </w:r>
      </w:del>
      <w:r w:rsidRPr="00C66272">
        <w:rPr>
          <w:rFonts w:ascii="Brill" w:eastAsia="Brill" w:hAnsi="Brill" w:cs="Brill"/>
          <w:i/>
          <w:color w:val="000000"/>
        </w:rPr>
        <w:t xml:space="preserve"> Cultures, </w:t>
      </w:r>
      <w:ins w:id="1331" w:author="Autor">
        <w:r w:rsidR="00E55F12">
          <w:rPr>
            <w:rFonts w:ascii="Brill" w:eastAsia="Brill" w:hAnsi="Brill" w:cs="Brill"/>
            <w:i/>
            <w:color w:val="000000"/>
          </w:rPr>
          <w:t>p</w:t>
        </w:r>
      </w:ins>
      <w:del w:id="1332" w:author="Autor">
        <w:r w:rsidRPr="00C66272" w:rsidDel="00E55F12">
          <w:rPr>
            <w:rFonts w:ascii="Brill" w:eastAsia="Brill" w:hAnsi="Brill" w:cs="Brill"/>
            <w:i/>
            <w:color w:val="000000"/>
          </w:rPr>
          <w:delText>P</w:delText>
        </w:r>
      </w:del>
      <w:r w:rsidRPr="00C66272">
        <w:rPr>
          <w:rFonts w:ascii="Brill" w:eastAsia="Brill" w:hAnsi="Brill" w:cs="Brill"/>
          <w:i/>
          <w:color w:val="000000"/>
        </w:rPr>
        <w:t xml:space="preserve">ractices and </w:t>
      </w:r>
      <w:ins w:id="1333" w:author="Autor">
        <w:r w:rsidR="00E55F12">
          <w:rPr>
            <w:rFonts w:ascii="Brill" w:eastAsia="Brill" w:hAnsi="Brill" w:cs="Brill"/>
            <w:i/>
            <w:color w:val="000000"/>
          </w:rPr>
          <w:t>e</w:t>
        </w:r>
      </w:ins>
      <w:del w:id="1334" w:author="Autor">
        <w:r w:rsidRPr="00C66272" w:rsidDel="00E55F12">
          <w:rPr>
            <w:rFonts w:ascii="Brill" w:eastAsia="Brill" w:hAnsi="Brill" w:cs="Brill"/>
            <w:i/>
            <w:color w:val="000000"/>
          </w:rPr>
          <w:delText>E</w:delText>
        </w:r>
      </w:del>
      <w:r w:rsidRPr="00C66272">
        <w:rPr>
          <w:rFonts w:ascii="Brill" w:eastAsia="Brill" w:hAnsi="Brill" w:cs="Brill"/>
          <w:i/>
          <w:color w:val="000000"/>
        </w:rPr>
        <w:t xml:space="preserve">ntanglements of </w:t>
      </w:r>
      <w:ins w:id="1335" w:author="Autor">
        <w:r w:rsidR="00E55F12">
          <w:rPr>
            <w:rFonts w:ascii="Brill" w:eastAsia="Brill" w:hAnsi="Brill" w:cs="Brill"/>
            <w:i/>
            <w:color w:val="000000"/>
          </w:rPr>
          <w:t>u</w:t>
        </w:r>
      </w:ins>
      <w:del w:id="1336" w:author="Autor">
        <w:r w:rsidRPr="00C66272" w:rsidDel="00E55F12">
          <w:rPr>
            <w:rFonts w:ascii="Brill" w:eastAsia="Brill" w:hAnsi="Brill" w:cs="Brill"/>
            <w:i/>
            <w:color w:val="000000"/>
          </w:rPr>
          <w:delText>U</w:delText>
        </w:r>
      </w:del>
      <w:r w:rsidRPr="00C66272">
        <w:rPr>
          <w:rFonts w:ascii="Brill" w:eastAsia="Brill" w:hAnsi="Brill" w:cs="Brill"/>
          <w:i/>
          <w:color w:val="000000"/>
        </w:rPr>
        <w:t xml:space="preserve">rban </w:t>
      </w:r>
      <w:ins w:id="1337" w:author="Autor">
        <w:r w:rsidR="00E55F12">
          <w:rPr>
            <w:rFonts w:ascii="Brill" w:eastAsia="Brill" w:hAnsi="Brill" w:cs="Brill"/>
            <w:i/>
            <w:color w:val="000000"/>
          </w:rPr>
          <w:t>w</w:t>
        </w:r>
      </w:ins>
      <w:del w:id="1338" w:author="Autor">
        <w:r w:rsidRPr="00C66272" w:rsidDel="00E55F12">
          <w:rPr>
            <w:rFonts w:ascii="Brill" w:eastAsia="Brill" w:hAnsi="Brill" w:cs="Brill"/>
            <w:i/>
            <w:color w:val="000000"/>
          </w:rPr>
          <w:delText>W</w:delText>
        </w:r>
      </w:del>
      <w:r w:rsidRPr="00C66272">
        <w:rPr>
          <w:rFonts w:ascii="Brill" w:eastAsia="Brill" w:hAnsi="Brill" w:cs="Brill"/>
          <w:i/>
          <w:color w:val="000000"/>
        </w:rPr>
        <w:t>ater</w:t>
      </w:r>
      <w:r w:rsidRPr="00C66272">
        <w:rPr>
          <w:rFonts w:ascii="Brill" w:eastAsia="Brill" w:hAnsi="Brill" w:cs="Brill"/>
          <w:color w:val="000000"/>
        </w:rPr>
        <w:t>. Gateway East: Palgrave. Macmillan.</w:t>
      </w:r>
    </w:p>
    <w:p w14:paraId="35077991" w14:textId="77777777" w:rsidR="00CB3FC9" w:rsidRPr="00C66272" w:rsidRDefault="00C55FA1" w:rsidP="00F62668">
      <w:pPr>
        <w:spacing w:line="360" w:lineRule="auto"/>
        <w:rPr>
          <w:rFonts w:ascii="Brill" w:eastAsia="Brill" w:hAnsi="Brill" w:cs="Brill"/>
        </w:rPr>
      </w:pPr>
      <w:r w:rsidRPr="00C66272">
        <w:rPr>
          <w:rFonts w:ascii="Brill" w:hAnsi="Brill"/>
        </w:rPr>
        <w:br w:type="page"/>
      </w:r>
    </w:p>
    <w:p w14:paraId="35077992" w14:textId="77777777" w:rsidR="00CB3FC9" w:rsidRPr="00C66272" w:rsidRDefault="00C55FA1">
      <w:pPr>
        <w:pStyle w:val="Tytu"/>
        <w:rPr>
          <w:rFonts w:ascii="Brill" w:eastAsia="Brill" w:hAnsi="Brill" w:cs="Brill"/>
          <w:b w:val="0"/>
          <w:sz w:val="28"/>
          <w:szCs w:val="28"/>
        </w:rPr>
      </w:pPr>
      <w:r w:rsidRPr="00C66272">
        <w:rPr>
          <w:rFonts w:ascii="Brill" w:eastAsia="Brill" w:hAnsi="Brill" w:cs="Brill"/>
          <w:sz w:val="28"/>
          <w:szCs w:val="28"/>
        </w:rPr>
        <w:lastRenderedPageBreak/>
        <w:t xml:space="preserve">Chapter 3. The </w:t>
      </w:r>
      <w:proofErr w:type="spellStart"/>
      <w:r w:rsidRPr="00C66272">
        <w:rPr>
          <w:rFonts w:ascii="Brill" w:eastAsia="Brill" w:hAnsi="Brill" w:cs="Brill"/>
          <w:sz w:val="28"/>
          <w:szCs w:val="28"/>
        </w:rPr>
        <w:t>festivalization</w:t>
      </w:r>
      <w:proofErr w:type="spellEnd"/>
      <w:r w:rsidRPr="00C66272">
        <w:rPr>
          <w:rFonts w:ascii="Brill" w:eastAsia="Brill" w:hAnsi="Brill" w:cs="Brill"/>
          <w:sz w:val="28"/>
          <w:szCs w:val="28"/>
        </w:rPr>
        <w:t xml:space="preserve"> of port cities: Major/mega events and port city culture</w:t>
      </w:r>
    </w:p>
    <w:p w14:paraId="35077993" w14:textId="77777777" w:rsidR="00CB3FC9" w:rsidRPr="00C66272" w:rsidRDefault="00CB3FC9">
      <w:pPr>
        <w:pBdr>
          <w:top w:val="nil"/>
          <w:left w:val="nil"/>
          <w:bottom w:val="nil"/>
          <w:right w:val="nil"/>
          <w:between w:val="nil"/>
        </w:pBdr>
        <w:spacing w:line="360" w:lineRule="auto"/>
        <w:rPr>
          <w:rFonts w:ascii="Brill" w:eastAsia="Brill" w:hAnsi="Brill" w:cs="Brill"/>
          <w:b/>
          <w:color w:val="000000"/>
        </w:rPr>
      </w:pPr>
    </w:p>
    <w:p w14:paraId="35077994" w14:textId="77777777" w:rsidR="00CB3FC9" w:rsidRPr="00C66272" w:rsidRDefault="00C55FA1">
      <w:pPr>
        <w:pBdr>
          <w:top w:val="nil"/>
          <w:left w:val="nil"/>
          <w:bottom w:val="nil"/>
          <w:right w:val="nil"/>
          <w:between w:val="nil"/>
        </w:pBdr>
        <w:rPr>
          <w:rFonts w:ascii="Brill" w:eastAsia="Brill" w:hAnsi="Brill" w:cs="Brill"/>
          <w:i/>
          <w:color w:val="000000"/>
        </w:rPr>
      </w:pPr>
      <w:r w:rsidRPr="00C66272">
        <w:rPr>
          <w:rFonts w:ascii="Brill" w:eastAsia="Brill" w:hAnsi="Brill" w:cs="Brill"/>
          <w:i/>
          <w:color w:val="000000"/>
        </w:rPr>
        <w:t xml:space="preserve">Enrico </w:t>
      </w:r>
      <w:proofErr w:type="spellStart"/>
      <w:r w:rsidRPr="00C66272">
        <w:rPr>
          <w:rFonts w:ascii="Brill" w:eastAsia="Brill" w:hAnsi="Brill" w:cs="Brill"/>
          <w:i/>
          <w:color w:val="000000"/>
        </w:rPr>
        <w:t>Tommarchi</w:t>
      </w:r>
      <w:proofErr w:type="spellEnd"/>
    </w:p>
    <w:p w14:paraId="35077995" w14:textId="77777777" w:rsidR="00CB3FC9" w:rsidRPr="00C66272" w:rsidRDefault="00C55FA1">
      <w:pPr>
        <w:pBdr>
          <w:top w:val="nil"/>
          <w:left w:val="nil"/>
          <w:bottom w:val="nil"/>
          <w:right w:val="nil"/>
          <w:between w:val="nil"/>
        </w:pBdr>
        <w:rPr>
          <w:rFonts w:ascii="Brill" w:eastAsia="Brill" w:hAnsi="Brill" w:cs="Brill"/>
          <w:color w:val="000000"/>
        </w:rPr>
      </w:pPr>
      <w:r w:rsidRPr="00C66272">
        <w:rPr>
          <w:rFonts w:ascii="Brill" w:eastAsia="Brill" w:hAnsi="Brill" w:cs="Brill"/>
          <w:color w:val="000000"/>
        </w:rPr>
        <w:t>(University of Dundee)</w:t>
      </w:r>
    </w:p>
    <w:p w14:paraId="35077996" w14:textId="77777777" w:rsidR="00CB3FC9" w:rsidRPr="00C66272" w:rsidRDefault="00CB3FC9">
      <w:pPr>
        <w:spacing w:line="360" w:lineRule="auto"/>
        <w:rPr>
          <w:rFonts w:ascii="Brill" w:eastAsia="Brill" w:hAnsi="Brill" w:cs="Brill"/>
        </w:rPr>
      </w:pPr>
    </w:p>
    <w:p w14:paraId="35077997" w14:textId="77777777" w:rsidR="00CB3FC9" w:rsidRPr="00C66272" w:rsidRDefault="00C55FA1">
      <w:pPr>
        <w:pStyle w:val="Nagwek1"/>
        <w:rPr>
          <w:rFonts w:ascii="Brill" w:eastAsia="Brill" w:hAnsi="Brill" w:cs="Brill"/>
        </w:rPr>
      </w:pPr>
      <w:r w:rsidRPr="00C66272">
        <w:rPr>
          <w:rFonts w:ascii="Brill" w:eastAsia="Brill" w:hAnsi="Brill" w:cs="Brill"/>
        </w:rPr>
        <w:t>Introduction</w:t>
      </w:r>
    </w:p>
    <w:p w14:paraId="35077998" w14:textId="744BED7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late June 2018, Newcastle upon Tyne and Gateshead, respectively on the north and south banks of the River Tyne in the North East of England, hosted the Great Exhibition of the North. The initiative celebrated innovation in the arts, culture, and design across the region. Thousands of people gathered on the Quayside, once the vibrant core of Newcastle’s port, to take part in the opening events of the exhibition</w:t>
      </w:r>
      <w:r w:rsidR="005F3F04" w:rsidRPr="00C66272">
        <w:rPr>
          <w:rFonts w:ascii="Brill" w:eastAsia="Brill" w:hAnsi="Brill" w:cs="Brill"/>
        </w:rPr>
        <w:t>,</w:t>
      </w:r>
      <w:r w:rsidRPr="00C66272">
        <w:rPr>
          <w:rFonts w:ascii="Brill" w:eastAsia="Brill" w:hAnsi="Brill" w:cs="Brill"/>
        </w:rPr>
        <w:t xml:space="preserve"> which </w:t>
      </w:r>
      <w:r w:rsidR="005F3F04" w:rsidRPr="00C66272">
        <w:rPr>
          <w:rFonts w:ascii="Brill" w:eastAsia="Brill" w:hAnsi="Brill" w:cs="Brill"/>
        </w:rPr>
        <w:t xml:space="preserve">were </w:t>
      </w:r>
      <w:r w:rsidRPr="00C66272">
        <w:rPr>
          <w:rFonts w:ascii="Brill" w:eastAsia="Brill" w:hAnsi="Brill" w:cs="Brill"/>
        </w:rPr>
        <w:t xml:space="preserve">featured in local and national media. Newcastle </w:t>
      </w:r>
      <w:r w:rsidR="00DA6BD8" w:rsidRPr="00C66272">
        <w:rPr>
          <w:rFonts w:ascii="Brill" w:eastAsia="Brill" w:hAnsi="Brill" w:cs="Brill"/>
        </w:rPr>
        <w:t>was</w:t>
      </w:r>
      <w:r w:rsidRPr="00C66272">
        <w:rPr>
          <w:rFonts w:ascii="Brill" w:eastAsia="Brill" w:hAnsi="Brill" w:cs="Brill"/>
        </w:rPr>
        <w:t xml:space="preserve"> one of Britain’s busiest maritime ports in the </w:t>
      </w:r>
      <w:del w:id="1339" w:author="Autor">
        <w:r w:rsidRPr="00C66272" w:rsidDel="0082050C">
          <w:rPr>
            <w:rFonts w:ascii="Brill" w:eastAsia="Brill" w:hAnsi="Brill" w:cs="Brill"/>
          </w:rPr>
          <w:delText xml:space="preserve">nineteenth </w:delText>
        </w:r>
      </w:del>
      <w:ins w:id="1340" w:author="Autor">
        <w:r w:rsidR="0082050C">
          <w:rPr>
            <w:rFonts w:ascii="Brill" w:eastAsia="Brill" w:hAnsi="Brill" w:cs="Brill"/>
          </w:rPr>
          <w:t>19th</w:t>
        </w:r>
        <w:r w:rsidR="0082050C" w:rsidRPr="00C66272">
          <w:rPr>
            <w:rFonts w:ascii="Brill" w:eastAsia="Brill" w:hAnsi="Brill" w:cs="Brill"/>
          </w:rPr>
          <w:t xml:space="preserve"> </w:t>
        </w:r>
      </w:ins>
      <w:r w:rsidRPr="00C66272">
        <w:rPr>
          <w:rFonts w:ascii="Brill" w:eastAsia="Brill" w:hAnsi="Brill" w:cs="Brill"/>
        </w:rPr>
        <w:t xml:space="preserve">and first half of the </w:t>
      </w:r>
      <w:del w:id="1341" w:author="Autor">
        <w:r w:rsidRPr="00C66272" w:rsidDel="0082050C">
          <w:rPr>
            <w:rFonts w:ascii="Brill" w:eastAsia="Brill" w:hAnsi="Brill" w:cs="Brill"/>
          </w:rPr>
          <w:delText xml:space="preserve">twentieth </w:delText>
        </w:r>
      </w:del>
      <w:ins w:id="1342" w:author="Autor">
        <w:r w:rsidR="0082050C">
          <w:rPr>
            <w:rFonts w:ascii="Brill" w:eastAsia="Brill" w:hAnsi="Brill" w:cs="Brill"/>
          </w:rPr>
          <w:t>20th</w:t>
        </w:r>
        <w:r w:rsidR="0082050C" w:rsidRPr="00C66272">
          <w:rPr>
            <w:rFonts w:ascii="Brill" w:eastAsia="Brill" w:hAnsi="Brill" w:cs="Brill"/>
          </w:rPr>
          <w:t xml:space="preserve"> </w:t>
        </w:r>
      </w:ins>
      <w:r w:rsidRPr="00C66272">
        <w:rPr>
          <w:rFonts w:ascii="Brill" w:eastAsia="Brill" w:hAnsi="Brill" w:cs="Brill"/>
        </w:rPr>
        <w:t xml:space="preserve">century, leading the country’s Industrial Revolution in sectors such as coal shipping and shipbuilding. The wealth generated through maritime industry and trade was coupled with an imaginary of a modern city at the forefront of progress: </w:t>
      </w:r>
      <w:r w:rsidR="003373DE" w:rsidRPr="00C66272">
        <w:rPr>
          <w:rFonts w:ascii="Brill" w:eastAsia="Brill" w:hAnsi="Brill" w:cs="Brill"/>
        </w:rPr>
        <w:t xml:space="preserve">in 1879, </w:t>
      </w:r>
      <w:r w:rsidRPr="00C66272">
        <w:rPr>
          <w:rFonts w:ascii="Brill" w:eastAsia="Brill" w:hAnsi="Brill" w:cs="Brill"/>
        </w:rPr>
        <w:t xml:space="preserve">Mosley Street, in </w:t>
      </w:r>
      <w:r w:rsidR="002173C6" w:rsidRPr="00C66272">
        <w:rPr>
          <w:rFonts w:ascii="Brill" w:eastAsia="Brill" w:hAnsi="Brill" w:cs="Brill"/>
        </w:rPr>
        <w:t>the</w:t>
      </w:r>
      <w:r w:rsidRPr="00C66272">
        <w:rPr>
          <w:rFonts w:ascii="Brill" w:eastAsia="Brill" w:hAnsi="Brill" w:cs="Brill"/>
        </w:rPr>
        <w:t xml:space="preserve"> </w:t>
      </w:r>
      <w:r w:rsidR="002173C6" w:rsidRPr="00C66272">
        <w:rPr>
          <w:rFonts w:ascii="Brill" w:eastAsia="Brill" w:hAnsi="Brill" w:cs="Brill"/>
        </w:rPr>
        <w:t xml:space="preserve">city’s </w:t>
      </w:r>
      <w:r w:rsidRPr="00C66272">
        <w:rPr>
          <w:rFonts w:ascii="Brill" w:eastAsia="Brill" w:hAnsi="Brill" w:cs="Brill"/>
        </w:rPr>
        <w:t>central district</w:t>
      </w:r>
      <w:r w:rsidR="000B03FA" w:rsidRPr="00C66272">
        <w:rPr>
          <w:rFonts w:ascii="Brill" w:eastAsia="Brill" w:hAnsi="Brill" w:cs="Brill"/>
        </w:rPr>
        <w:t>,</w:t>
      </w:r>
      <w:r w:rsidRPr="00C66272">
        <w:rPr>
          <w:rFonts w:ascii="Brill" w:eastAsia="Brill" w:hAnsi="Brill" w:cs="Brill"/>
        </w:rPr>
        <w:t xml:space="preserve"> called Grainger Town, was the first street in the world to be lit by electric incandescen</w:t>
      </w:r>
      <w:r w:rsidR="000B03FA" w:rsidRPr="00C66272">
        <w:rPr>
          <w:rFonts w:ascii="Brill" w:eastAsia="Brill" w:hAnsi="Brill" w:cs="Brill"/>
        </w:rPr>
        <w:t>t</w:t>
      </w:r>
      <w:r w:rsidRPr="00C66272">
        <w:rPr>
          <w:rFonts w:ascii="Brill" w:eastAsia="Brill" w:hAnsi="Brill" w:cs="Brill"/>
        </w:rPr>
        <w:t xml:space="preserve"> bulbs (</w:t>
      </w:r>
      <w:r w:rsidRPr="00B712BD">
        <w:rPr>
          <w:rFonts w:ascii="Brill" w:eastAsia="Brill" w:hAnsi="Brill" w:cs="Brill"/>
        </w:rPr>
        <w:t>Capriotti &amp; Cowley, 2019</w:t>
      </w:r>
      <w:r w:rsidRPr="00C66272">
        <w:rPr>
          <w:rFonts w:ascii="Brill" w:eastAsia="Brill" w:hAnsi="Brill" w:cs="Brill"/>
        </w:rPr>
        <w:t xml:space="preserve">). </w:t>
      </w:r>
      <w:r w:rsidR="007F05E9" w:rsidRPr="00C66272">
        <w:rPr>
          <w:rFonts w:ascii="Brill" w:eastAsia="Brill" w:hAnsi="Brill" w:cs="Brill"/>
        </w:rPr>
        <w:t xml:space="preserve">Beginning in the second half of the </w:t>
      </w:r>
      <w:del w:id="1343" w:author="Autor">
        <w:r w:rsidR="007F05E9" w:rsidRPr="00C66272" w:rsidDel="0082050C">
          <w:rPr>
            <w:rFonts w:ascii="Brill" w:eastAsia="Brill" w:hAnsi="Brill" w:cs="Brill"/>
          </w:rPr>
          <w:delText xml:space="preserve">twentieth </w:delText>
        </w:r>
      </w:del>
      <w:ins w:id="1344" w:author="Autor">
        <w:r w:rsidR="0082050C">
          <w:rPr>
            <w:rFonts w:ascii="Brill" w:eastAsia="Brill" w:hAnsi="Brill" w:cs="Brill"/>
          </w:rPr>
          <w:t>20</w:t>
        </w:r>
        <w:r w:rsidR="00D82816">
          <w:rPr>
            <w:rFonts w:ascii="Brill" w:eastAsia="Brill" w:hAnsi="Brill" w:cs="Brill"/>
          </w:rPr>
          <w:t>th</w:t>
        </w:r>
        <w:r w:rsidR="0082050C">
          <w:rPr>
            <w:rFonts w:ascii="Brill" w:eastAsia="Brill" w:hAnsi="Brill" w:cs="Brill"/>
          </w:rPr>
          <w:t xml:space="preserve"> </w:t>
        </w:r>
      </w:ins>
      <w:r w:rsidR="007F05E9" w:rsidRPr="00C66272">
        <w:rPr>
          <w:rFonts w:ascii="Brill" w:eastAsia="Brill" w:hAnsi="Brill" w:cs="Brill"/>
        </w:rPr>
        <w:t>century, l</w:t>
      </w:r>
      <w:r w:rsidR="000B03FA" w:rsidRPr="00C66272">
        <w:rPr>
          <w:rFonts w:ascii="Brill" w:eastAsia="Brill" w:hAnsi="Brill" w:cs="Brill"/>
        </w:rPr>
        <w:t>ike</w:t>
      </w:r>
      <w:r w:rsidRPr="00C66272">
        <w:rPr>
          <w:rFonts w:ascii="Brill" w:eastAsia="Brill" w:hAnsi="Brill" w:cs="Brill"/>
        </w:rPr>
        <w:t xml:space="preserve"> many other port cities, Newcastle experienced long-term structural decline</w:t>
      </w:r>
      <w:del w:id="1345" w:author="Autor">
        <w:r w:rsidRPr="00C66272" w:rsidDel="0082050C">
          <w:rPr>
            <w:rFonts w:ascii="Brill" w:eastAsia="Brill" w:hAnsi="Brill" w:cs="Brill"/>
          </w:rPr>
          <w:delText xml:space="preserve"> </w:delText>
        </w:r>
      </w:del>
      <w:r w:rsidRPr="00C66272">
        <w:rPr>
          <w:rFonts w:ascii="Brill" w:eastAsia="Brill" w:hAnsi="Brill" w:cs="Brill"/>
        </w:rPr>
        <w:t xml:space="preserve">. Coal mines and shipyards gradually closed, leading to mass unemployment in the 1980s and 1990s. </w:t>
      </w:r>
      <w:r w:rsidR="0032168B" w:rsidRPr="00C66272">
        <w:rPr>
          <w:rFonts w:ascii="Brill" w:eastAsia="Brill" w:hAnsi="Brill" w:cs="Brill"/>
        </w:rPr>
        <w:t>However, i</w:t>
      </w:r>
      <w:r w:rsidRPr="00C66272">
        <w:rPr>
          <w:rFonts w:ascii="Brill" w:eastAsia="Brill" w:hAnsi="Brill" w:cs="Brill"/>
        </w:rPr>
        <w:t xml:space="preserve">n </w:t>
      </w:r>
      <w:r w:rsidR="007F05E9" w:rsidRPr="00C66272">
        <w:rPr>
          <w:rFonts w:ascii="Brill" w:eastAsia="Brill" w:hAnsi="Brill" w:cs="Brill"/>
        </w:rPr>
        <w:t xml:space="preserve">recent </w:t>
      </w:r>
      <w:r w:rsidRPr="00C66272">
        <w:rPr>
          <w:rFonts w:ascii="Brill" w:eastAsia="Brill" w:hAnsi="Brill" w:cs="Brill"/>
        </w:rPr>
        <w:t>decades, Newcastle and Gateshead have attracted the attention of scholars as an example of culture-led regeneration (e.g</w:t>
      </w:r>
      <w:r w:rsidRPr="00B712BD">
        <w:rPr>
          <w:rFonts w:ascii="Brill" w:eastAsia="Brill" w:hAnsi="Brill" w:cs="Brill"/>
        </w:rPr>
        <w:t>. Bailey et al., 2004</w:t>
      </w:r>
      <w:r w:rsidRPr="00C66272">
        <w:rPr>
          <w:rFonts w:ascii="Brill" w:eastAsia="Brill" w:hAnsi="Brill" w:cs="Brill"/>
        </w:rPr>
        <w:t xml:space="preserve">; </w:t>
      </w:r>
      <w:r w:rsidRPr="00D20217">
        <w:rPr>
          <w:rFonts w:ascii="Brill" w:eastAsia="Brill" w:hAnsi="Brill" w:cs="Brill"/>
        </w:rPr>
        <w:t>Middleton &amp;</w:t>
      </w:r>
      <w:ins w:id="1346" w:author="Autor">
        <w:r w:rsidR="0082050C" w:rsidRPr="00F34A6C">
          <w:rPr>
            <w:rFonts w:ascii="Brill" w:eastAsia="Brill" w:hAnsi="Brill" w:cs="Brill"/>
            <w:rPrChange w:id="1347" w:author="Autor">
              <w:rPr>
                <w:rFonts w:ascii="Brill" w:eastAsia="Brill" w:hAnsi="Brill" w:cs="Brill"/>
                <w:highlight w:val="green"/>
              </w:rPr>
            </w:rPrChange>
          </w:rPr>
          <w:t xml:space="preserve"> </w:t>
        </w:r>
      </w:ins>
      <w:r w:rsidRPr="00D20217">
        <w:rPr>
          <w:rFonts w:ascii="Brill" w:eastAsia="Brill" w:hAnsi="Brill" w:cs="Brill"/>
        </w:rPr>
        <w:t>Freestone, 2008</w:t>
      </w:r>
      <w:r w:rsidRPr="00C66272">
        <w:rPr>
          <w:rFonts w:ascii="Brill" w:eastAsia="Brill" w:hAnsi="Brill" w:cs="Brill"/>
        </w:rPr>
        <w:t>)</w:t>
      </w:r>
      <w:r w:rsidR="00404BAC" w:rsidRPr="00C66272">
        <w:rPr>
          <w:rFonts w:ascii="Brill" w:eastAsia="Brill" w:hAnsi="Brill" w:cs="Brill"/>
        </w:rPr>
        <w:t>. T</w:t>
      </w:r>
      <w:r w:rsidRPr="00C66272">
        <w:rPr>
          <w:rFonts w:ascii="Brill" w:eastAsia="Brill" w:hAnsi="Brill" w:cs="Brill"/>
        </w:rPr>
        <w:t>he Baltic Centre for Contemporary Art, the Sage Gateshead</w:t>
      </w:r>
      <w:r w:rsidR="00404BAC" w:rsidRPr="00C66272">
        <w:rPr>
          <w:rFonts w:ascii="Brill" w:eastAsia="Brill" w:hAnsi="Brill" w:cs="Brill"/>
        </w:rPr>
        <w:t>,</w:t>
      </w:r>
      <w:r w:rsidRPr="00C66272">
        <w:rPr>
          <w:rFonts w:ascii="Brill" w:eastAsia="Brill" w:hAnsi="Brill" w:cs="Brill"/>
        </w:rPr>
        <w:t xml:space="preserve"> and the Gateshead Millennium Bridge </w:t>
      </w:r>
      <w:r w:rsidR="00404BAC" w:rsidRPr="00C66272">
        <w:rPr>
          <w:rFonts w:ascii="Brill" w:eastAsia="Brill" w:hAnsi="Brill" w:cs="Brill"/>
        </w:rPr>
        <w:t xml:space="preserve">have helped </w:t>
      </w:r>
      <w:r w:rsidRPr="00C66272">
        <w:rPr>
          <w:rFonts w:ascii="Brill" w:eastAsia="Brill" w:hAnsi="Brill" w:cs="Brill"/>
        </w:rPr>
        <w:t xml:space="preserve">re-affirm the centrality </w:t>
      </w:r>
      <w:r w:rsidR="00AB11DA" w:rsidRPr="00C66272">
        <w:rPr>
          <w:rFonts w:ascii="Brill" w:eastAsia="Brill" w:hAnsi="Brill" w:cs="Brill"/>
        </w:rPr>
        <w:t xml:space="preserve">and cultural importance </w:t>
      </w:r>
      <w:r w:rsidRPr="00C66272">
        <w:rPr>
          <w:rFonts w:ascii="Brill" w:eastAsia="Brill" w:hAnsi="Brill" w:cs="Brill"/>
        </w:rPr>
        <w:t xml:space="preserve">of the city. Newcastle-Gateshead was </w:t>
      </w:r>
      <w:r w:rsidR="00F80F58" w:rsidRPr="00C66272">
        <w:rPr>
          <w:rFonts w:ascii="Brill" w:eastAsia="Brill" w:hAnsi="Brill" w:cs="Brill"/>
        </w:rPr>
        <w:t xml:space="preserve">a strong contender </w:t>
      </w:r>
      <w:r w:rsidRPr="00C66272">
        <w:rPr>
          <w:rFonts w:ascii="Brill" w:eastAsia="Brill" w:hAnsi="Brill" w:cs="Brill"/>
        </w:rPr>
        <w:t xml:space="preserve">for the European Capital of Culture 2008 title, </w:t>
      </w:r>
      <w:r w:rsidR="00CB0BFC" w:rsidRPr="00C66272">
        <w:rPr>
          <w:rFonts w:ascii="Brill" w:eastAsia="Brill" w:hAnsi="Brill" w:cs="Brill"/>
        </w:rPr>
        <w:t xml:space="preserve">although it </w:t>
      </w:r>
      <w:r w:rsidRPr="00C66272">
        <w:rPr>
          <w:rFonts w:ascii="Brill" w:eastAsia="Brill" w:hAnsi="Brill" w:cs="Brill"/>
        </w:rPr>
        <w:t xml:space="preserve">was ultimately awarded to another UK port city, Liverpool. </w:t>
      </w:r>
      <w:r w:rsidR="00CB0BFC" w:rsidRPr="00C66272">
        <w:rPr>
          <w:rFonts w:ascii="Brill" w:eastAsia="Brill" w:hAnsi="Brill" w:cs="Brill"/>
        </w:rPr>
        <w:t>However</w:t>
      </w:r>
      <w:r w:rsidRPr="00C66272">
        <w:rPr>
          <w:rFonts w:ascii="Brill" w:eastAsia="Brill" w:hAnsi="Brill" w:cs="Brill"/>
        </w:rPr>
        <w:t xml:space="preserve">, Newcastle and Gateshead have </w:t>
      </w:r>
      <w:r w:rsidR="00D3055B" w:rsidRPr="00C66272">
        <w:rPr>
          <w:rFonts w:ascii="Brill" w:eastAsia="Brill" w:hAnsi="Brill" w:cs="Brill"/>
        </w:rPr>
        <w:t>earned recognition as</w:t>
      </w:r>
      <w:r w:rsidRPr="00C66272">
        <w:rPr>
          <w:rFonts w:ascii="Brill" w:eastAsia="Brill" w:hAnsi="Brill" w:cs="Brill"/>
        </w:rPr>
        <w:t xml:space="preserve"> the ‘informal cultural capital’ of the North, </w:t>
      </w:r>
      <w:r w:rsidR="00FB3AEB" w:rsidRPr="00C66272">
        <w:rPr>
          <w:rFonts w:ascii="Brill" w:eastAsia="Brill" w:hAnsi="Brill" w:cs="Brill"/>
        </w:rPr>
        <w:t xml:space="preserve">due to </w:t>
      </w:r>
      <w:r w:rsidRPr="00C66272">
        <w:rPr>
          <w:rFonts w:ascii="Brill" w:eastAsia="Brill" w:hAnsi="Brill" w:cs="Brill"/>
        </w:rPr>
        <w:t xml:space="preserve">their decades-long culture-led regeneration strategy. The 2018 Great Exhibition of the North </w:t>
      </w:r>
      <w:r w:rsidR="00316AAC" w:rsidRPr="00C66272">
        <w:rPr>
          <w:rFonts w:ascii="Brill" w:eastAsia="Brill" w:hAnsi="Brill" w:cs="Brill"/>
        </w:rPr>
        <w:t>aligned</w:t>
      </w:r>
      <w:r w:rsidRPr="00C66272">
        <w:rPr>
          <w:rFonts w:ascii="Brill" w:eastAsia="Brill" w:hAnsi="Brill" w:cs="Brill"/>
        </w:rPr>
        <w:t xml:space="preserve"> with this </w:t>
      </w:r>
      <w:r w:rsidR="00316AAC" w:rsidRPr="00C66272">
        <w:rPr>
          <w:rFonts w:ascii="Brill" w:eastAsia="Brill" w:hAnsi="Brill" w:cs="Brill"/>
        </w:rPr>
        <w:t>image of vibranc</w:t>
      </w:r>
      <w:r w:rsidR="0008449A" w:rsidRPr="00C66272">
        <w:rPr>
          <w:rFonts w:ascii="Brill" w:eastAsia="Brill" w:hAnsi="Brill" w:cs="Brill"/>
        </w:rPr>
        <w:t>y</w:t>
      </w:r>
      <w:r w:rsidR="00316AAC" w:rsidRPr="00C66272">
        <w:rPr>
          <w:rFonts w:ascii="Brill" w:eastAsia="Brill" w:hAnsi="Brill" w:cs="Brill"/>
        </w:rPr>
        <w:t xml:space="preserve"> and allure</w:t>
      </w:r>
      <w:r w:rsidRPr="00C66272">
        <w:rPr>
          <w:rFonts w:ascii="Brill" w:eastAsia="Brill" w:hAnsi="Brill" w:cs="Brill"/>
        </w:rPr>
        <w:t>.</w:t>
      </w:r>
    </w:p>
    <w:p w14:paraId="35077999" w14:textId="5F04673D" w:rsidR="00CB3FC9" w:rsidRPr="00C66272" w:rsidRDefault="00C55FA1">
      <w:pPr>
        <w:spacing w:line="360" w:lineRule="auto"/>
        <w:ind w:firstLine="720"/>
        <w:jc w:val="both"/>
        <w:rPr>
          <w:rFonts w:ascii="Brill" w:eastAsia="Brill" w:hAnsi="Brill" w:cs="Brill"/>
        </w:rPr>
      </w:pPr>
      <w:bookmarkStart w:id="1348" w:name="_heading=h.gjdgxs" w:colFirst="0" w:colLast="0"/>
      <w:bookmarkEnd w:id="1348"/>
      <w:r w:rsidRPr="00C66272">
        <w:rPr>
          <w:rFonts w:ascii="Brill" w:eastAsia="Brill" w:hAnsi="Brill" w:cs="Brill"/>
        </w:rPr>
        <w:t xml:space="preserve">The story of Newcastle and Gateshead is an example of the link between port cities and large-scale events. The reader may at this point realize with surprise that many major and mega events that they remember – e.g. </w:t>
      </w:r>
      <w:r w:rsidR="00125288" w:rsidRPr="00C66272">
        <w:rPr>
          <w:rFonts w:ascii="Brill" w:eastAsia="Brill" w:hAnsi="Brill" w:cs="Brill"/>
        </w:rPr>
        <w:t xml:space="preserve">the </w:t>
      </w:r>
      <w:r w:rsidRPr="00C66272">
        <w:rPr>
          <w:rFonts w:ascii="Brill" w:eastAsia="Brill" w:hAnsi="Brill" w:cs="Brill"/>
        </w:rPr>
        <w:t xml:space="preserve">Olympic Games, </w:t>
      </w:r>
      <w:r w:rsidR="00125288" w:rsidRPr="00C66272">
        <w:rPr>
          <w:rFonts w:ascii="Brill" w:eastAsia="Brill" w:hAnsi="Brill" w:cs="Brill"/>
        </w:rPr>
        <w:t>e</w:t>
      </w:r>
      <w:r w:rsidRPr="00C66272">
        <w:rPr>
          <w:rFonts w:ascii="Brill" w:eastAsia="Brill" w:hAnsi="Brill" w:cs="Brill"/>
        </w:rPr>
        <w:t xml:space="preserve">xpos, international festivals, </w:t>
      </w:r>
      <w:r w:rsidRPr="00C66272">
        <w:rPr>
          <w:rFonts w:ascii="Brill" w:eastAsia="Brill" w:hAnsi="Brill" w:cs="Brill"/>
        </w:rPr>
        <w:lastRenderedPageBreak/>
        <w:t>City/Capital of Culture events – have taken place in maritime port cities. Such events have been, in many cases, pivotal moments in the host city’s trajectory of urban and economic development and regeneration. For example, the 1992 Olympic Games made it possible for the ‘Catalan Manchester’, Barcelona, to affirm itself as a global city and visitor destination, alongside its role as one of the busiest ports on the Mediterranean Sea (</w:t>
      </w:r>
      <w:r w:rsidRPr="00586F10">
        <w:rPr>
          <w:rFonts w:ascii="Brill" w:eastAsia="Brill" w:hAnsi="Brill" w:cs="Brill"/>
        </w:rPr>
        <w:t>Marshall, 2004</w:t>
      </w:r>
      <w:r w:rsidRPr="00C66272">
        <w:rPr>
          <w:rFonts w:ascii="Brill" w:eastAsia="Brill" w:hAnsi="Brill" w:cs="Brill"/>
        </w:rPr>
        <w:t>). In Genoa, major and mega events including the 1992 Columbus Expo</w:t>
      </w:r>
      <w:r w:rsidRPr="00C66272">
        <w:rPr>
          <w:rFonts w:ascii="Brill" w:eastAsia="Brill" w:hAnsi="Brill" w:cs="Brill"/>
          <w:vertAlign w:val="superscript"/>
        </w:rPr>
        <w:footnoteReference w:id="9"/>
      </w:r>
      <w:r w:rsidR="00E84B2C" w:rsidRPr="00C66272">
        <w:rPr>
          <w:rFonts w:ascii="Brill" w:eastAsia="Brill" w:hAnsi="Brill" w:cs="Brill"/>
        </w:rPr>
        <w:t xml:space="preserve"> have</w:t>
      </w:r>
      <w:r w:rsidRPr="00C66272">
        <w:rPr>
          <w:rFonts w:ascii="Brill" w:eastAsia="Brill" w:hAnsi="Brill" w:cs="Brill"/>
        </w:rPr>
        <w:t xml:space="preserve"> provided the city with a vibrant and busy waterfront next to its working port </w:t>
      </w:r>
      <w:r w:rsidRPr="00B61D19">
        <w:rPr>
          <w:rFonts w:ascii="Brill" w:eastAsia="Brill" w:hAnsi="Brill" w:cs="Brill"/>
        </w:rPr>
        <w:t>(Gastaldi, 2017</w:t>
      </w:r>
      <w:r w:rsidRPr="00C66272">
        <w:rPr>
          <w:rFonts w:ascii="Brill" w:eastAsia="Brill" w:hAnsi="Brill" w:cs="Brill"/>
        </w:rPr>
        <w:t>). The recent history of the UK City of Culture initiative, the country’s flagship quadrennial cultural festival, is a good example</w:t>
      </w:r>
      <w:r w:rsidR="00D929BD" w:rsidRPr="00C66272">
        <w:rPr>
          <w:rFonts w:ascii="Brill" w:eastAsia="Brill" w:hAnsi="Brill" w:cs="Brill"/>
        </w:rPr>
        <w:t xml:space="preserve"> of </w:t>
      </w:r>
      <w:r w:rsidRPr="00C66272">
        <w:rPr>
          <w:rFonts w:ascii="Brill" w:eastAsia="Brill" w:hAnsi="Brill" w:cs="Brill"/>
        </w:rPr>
        <w:t xml:space="preserve">how port city policy makers </w:t>
      </w:r>
      <w:r w:rsidR="00D929BD" w:rsidRPr="00C66272">
        <w:rPr>
          <w:rFonts w:ascii="Brill" w:eastAsia="Brill" w:hAnsi="Brill" w:cs="Brill"/>
        </w:rPr>
        <w:t xml:space="preserve">have become </w:t>
      </w:r>
      <w:r w:rsidRPr="00C66272">
        <w:rPr>
          <w:rFonts w:ascii="Brill" w:eastAsia="Brill" w:hAnsi="Brill" w:cs="Brill"/>
        </w:rPr>
        <w:t>interested in major cultural events as catalysts for ‘soft’ regeneration. Kingston upon Hull, one of the country’s busiest ports in the 1930s, was designated as the UK City of Culture 2017 after a bidding process that involved eight port towns and cities in the country (</w:t>
      </w:r>
      <w:proofErr w:type="spellStart"/>
      <w:r w:rsidRPr="00F04A55">
        <w:rPr>
          <w:rFonts w:ascii="Brill" w:eastAsia="Brill" w:hAnsi="Brill" w:cs="Brill"/>
        </w:rPr>
        <w:t>Tommarchi</w:t>
      </w:r>
      <w:proofErr w:type="spellEnd"/>
      <w:r w:rsidRPr="00F04A55">
        <w:rPr>
          <w:rFonts w:ascii="Brill" w:eastAsia="Brill" w:hAnsi="Brill" w:cs="Brill"/>
        </w:rPr>
        <w:t>, 2022</w:t>
      </w:r>
      <w:r w:rsidRPr="00C66272">
        <w:rPr>
          <w:rFonts w:ascii="Brill" w:eastAsia="Brill" w:hAnsi="Brill" w:cs="Brill"/>
        </w:rPr>
        <w:t xml:space="preserve">). Seven </w:t>
      </w:r>
      <w:r w:rsidR="003A523C" w:rsidRPr="00C66272">
        <w:rPr>
          <w:rFonts w:ascii="Brill" w:eastAsia="Brill" w:hAnsi="Brill" w:cs="Brill"/>
        </w:rPr>
        <w:t>of</w:t>
      </w:r>
      <w:r w:rsidRPr="00C66272">
        <w:rPr>
          <w:rFonts w:ascii="Brill" w:eastAsia="Brill" w:hAnsi="Brill" w:cs="Brill"/>
        </w:rPr>
        <w:t xml:space="preserve"> the twenty places that, in August 2021, submitted a bid for the 2025 program were, or included, port towns and cities</w:t>
      </w:r>
      <w:r w:rsidR="00851B73" w:rsidRPr="00C66272">
        <w:rPr>
          <w:rFonts w:ascii="Brill" w:eastAsia="Brill" w:hAnsi="Brill" w:cs="Brill"/>
        </w:rPr>
        <w:t>:</w:t>
      </w:r>
      <w:r w:rsidRPr="00C66272">
        <w:rPr>
          <w:rFonts w:ascii="Brill" w:eastAsia="Brill" w:hAnsi="Brill" w:cs="Brill"/>
        </w:rPr>
        <w:t xml:space="preserve"> Bangor, Falmouth (Cornwall bid), Medway, Newport, Southampton, Dundee (Tay Cities Region bid), and Felixstowe (Great Yarmouth and East Suffolk bid).</w:t>
      </w:r>
    </w:p>
    <w:p w14:paraId="3507799A" w14:textId="19F1C71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This chapter</w:t>
      </w:r>
      <w:r w:rsidR="00595965" w:rsidRPr="00F62668">
        <w:rPr>
          <w:rFonts w:ascii="Brill" w:hAnsi="Brill"/>
          <w:color w:val="0D0D0D"/>
          <w:shd w:val="clear" w:color="auto" w:fill="FFFFFF"/>
        </w:rPr>
        <w:t xml:space="preserve"> </w:t>
      </w:r>
      <w:r w:rsidR="00595965" w:rsidRPr="00C66272">
        <w:rPr>
          <w:rFonts w:ascii="Brill" w:eastAsia="Brill" w:hAnsi="Brill" w:cs="Brill"/>
        </w:rPr>
        <w:t>explores the significance of major and mega events in solidifying the status of port cities as vibrant locales, while also examining their connection to port competitiveness.</w:t>
      </w:r>
      <w:r w:rsidRPr="00C66272">
        <w:rPr>
          <w:rFonts w:ascii="Brill" w:eastAsia="Brill" w:hAnsi="Brill" w:cs="Brill"/>
        </w:rPr>
        <w:t xml:space="preserve"> How can we explain th</w:t>
      </w:r>
      <w:r w:rsidR="003B2B93" w:rsidRPr="00C66272">
        <w:rPr>
          <w:rFonts w:ascii="Brill" w:eastAsia="Brill" w:hAnsi="Brill" w:cs="Brill"/>
        </w:rPr>
        <w:t>e</w:t>
      </w:r>
      <w:r w:rsidRPr="00C66272">
        <w:rPr>
          <w:rFonts w:ascii="Brill" w:eastAsia="Brill" w:hAnsi="Brill" w:cs="Brill"/>
        </w:rPr>
        <w:t xml:space="preserve"> pattern of major and mega events in port cities? How does the celebration of these events contribute to the </w:t>
      </w:r>
      <w:r w:rsidR="003B2B93" w:rsidRPr="00C66272">
        <w:rPr>
          <w:rFonts w:ascii="Brill" w:eastAsia="Brill" w:hAnsi="Brill" w:cs="Brill"/>
        </w:rPr>
        <w:t xml:space="preserve">idea </w:t>
      </w:r>
      <w:r w:rsidRPr="00C66272">
        <w:rPr>
          <w:rFonts w:ascii="Brill" w:eastAsia="Brill" w:hAnsi="Brill" w:cs="Brill"/>
        </w:rPr>
        <w:t xml:space="preserve">of a thriving port city that never sleeps? How do these events impact ‘port city cultures’ (as understood by </w:t>
      </w:r>
      <w:r w:rsidRPr="00B1778A">
        <w:rPr>
          <w:rFonts w:ascii="Brill" w:eastAsia="Brill" w:hAnsi="Brill" w:cs="Brill"/>
        </w:rPr>
        <w:t>Hein et al., 2021</w:t>
      </w:r>
      <w:r w:rsidRPr="00C66272">
        <w:rPr>
          <w:rFonts w:ascii="Brill" w:eastAsia="Brill" w:hAnsi="Brill" w:cs="Brill"/>
        </w:rPr>
        <w:t xml:space="preserve">)? How do port city mindsets shape major and mega events themselves? First the chapter </w:t>
      </w:r>
      <w:r w:rsidR="00307B21" w:rsidRPr="00C66272">
        <w:rPr>
          <w:rFonts w:ascii="Brill" w:eastAsia="Brill" w:hAnsi="Brill" w:cs="Brill"/>
        </w:rPr>
        <w:t>considers</w:t>
      </w:r>
      <w:r w:rsidRPr="00C66272">
        <w:rPr>
          <w:rFonts w:ascii="Brill" w:eastAsia="Brill" w:hAnsi="Brill" w:cs="Brill"/>
        </w:rPr>
        <w:t xml:space="preserve"> the hustle and bustle of port cities in relation to their maritime exceptionalism and the regeneration of abandoned port areas and waterfronts. </w:t>
      </w:r>
      <w:r w:rsidR="00307B21" w:rsidRPr="00C66272">
        <w:rPr>
          <w:rFonts w:ascii="Brill" w:eastAsia="Brill" w:hAnsi="Brill" w:cs="Brill"/>
        </w:rPr>
        <w:t xml:space="preserve">Then it briefly discusses </w:t>
      </w:r>
      <w:r w:rsidRPr="00C66272">
        <w:rPr>
          <w:rFonts w:ascii="Brill" w:eastAsia="Brill" w:hAnsi="Brill" w:cs="Brill"/>
        </w:rPr>
        <w:t xml:space="preserve">the rise of major and mega events in relation to their potential </w:t>
      </w:r>
      <w:r w:rsidR="00307B21" w:rsidRPr="00C66272">
        <w:rPr>
          <w:rFonts w:ascii="Brill" w:eastAsia="Brill" w:hAnsi="Brill" w:cs="Brill"/>
        </w:rPr>
        <w:t>to</w:t>
      </w:r>
      <w:r w:rsidRPr="00C66272">
        <w:rPr>
          <w:rFonts w:ascii="Brill" w:eastAsia="Brill" w:hAnsi="Brill" w:cs="Brill"/>
        </w:rPr>
        <w:t xml:space="preserve"> restor</w:t>
      </w:r>
      <w:r w:rsidR="00C70035" w:rsidRPr="00C66272">
        <w:rPr>
          <w:rFonts w:ascii="Brill" w:eastAsia="Brill" w:hAnsi="Brill" w:cs="Brill"/>
        </w:rPr>
        <w:t>e</w:t>
      </w:r>
      <w:r w:rsidRPr="00C66272">
        <w:rPr>
          <w:rFonts w:ascii="Brill" w:eastAsia="Brill" w:hAnsi="Brill" w:cs="Brill"/>
        </w:rPr>
        <w:t xml:space="preserve"> the image of European port cities as central and dynamic places. </w:t>
      </w:r>
      <w:r w:rsidR="00C70035" w:rsidRPr="00C66272">
        <w:rPr>
          <w:rFonts w:ascii="Brill" w:eastAsia="Brill" w:hAnsi="Brill" w:cs="Brill"/>
        </w:rPr>
        <w:t>It proposes</w:t>
      </w:r>
      <w:r w:rsidRPr="00C66272">
        <w:rPr>
          <w:rFonts w:ascii="Brill" w:eastAsia="Brill" w:hAnsi="Brill" w:cs="Brill"/>
        </w:rPr>
        <w:t xml:space="preserve"> a typology of major/mega events in port cities in relation to the rationale for hosting </w:t>
      </w:r>
      <w:del w:id="1349" w:author="Autor">
        <w:r w:rsidRPr="00C66272" w:rsidDel="00D82816">
          <w:rPr>
            <w:rFonts w:ascii="Brill" w:eastAsia="Brill" w:hAnsi="Brill" w:cs="Brill"/>
          </w:rPr>
          <w:delText>these events</w:delText>
        </w:r>
      </w:del>
      <w:ins w:id="1350" w:author="Autor">
        <w:r w:rsidR="00D82816">
          <w:rPr>
            <w:rFonts w:ascii="Brill" w:eastAsia="Brill" w:hAnsi="Brill" w:cs="Brill"/>
          </w:rPr>
          <w:t>them</w:t>
        </w:r>
      </w:ins>
      <w:r w:rsidRPr="00C66272">
        <w:rPr>
          <w:rFonts w:ascii="Brill" w:eastAsia="Brill" w:hAnsi="Brill" w:cs="Brill"/>
        </w:rPr>
        <w:t xml:space="preserve"> and to their link to the transformation of once</w:t>
      </w:r>
      <w:r w:rsidR="00C70035" w:rsidRPr="00C66272">
        <w:rPr>
          <w:rFonts w:ascii="Brill" w:eastAsia="Brill" w:hAnsi="Brill" w:cs="Brill"/>
        </w:rPr>
        <w:t>-</w:t>
      </w:r>
      <w:r w:rsidRPr="00C66272">
        <w:rPr>
          <w:rFonts w:ascii="Brill" w:eastAsia="Brill" w:hAnsi="Brill" w:cs="Brill"/>
        </w:rPr>
        <w:t xml:space="preserve">busy port cityscapes (as understood by </w:t>
      </w:r>
      <w:r w:rsidRPr="00B1778A">
        <w:rPr>
          <w:rFonts w:ascii="Brill" w:eastAsia="Brill" w:hAnsi="Brill" w:cs="Brill"/>
        </w:rPr>
        <w:t>Hein, 2011</w:t>
      </w:r>
      <w:r w:rsidRPr="00C66272">
        <w:rPr>
          <w:rFonts w:ascii="Brill" w:eastAsia="Brill" w:hAnsi="Brill" w:cs="Brill"/>
        </w:rPr>
        <w:t xml:space="preserve">). </w:t>
      </w:r>
      <w:r w:rsidR="00C70035" w:rsidRPr="00C66272">
        <w:rPr>
          <w:rFonts w:ascii="Brill" w:eastAsia="Brill" w:hAnsi="Brill" w:cs="Brill"/>
        </w:rPr>
        <w:t>T</w:t>
      </w:r>
      <w:r w:rsidRPr="00C66272">
        <w:rPr>
          <w:rFonts w:ascii="Brill" w:eastAsia="Brill" w:hAnsi="Brill" w:cs="Brill"/>
        </w:rPr>
        <w:t xml:space="preserve">he chapter </w:t>
      </w:r>
      <w:r w:rsidR="00C70035" w:rsidRPr="00C66272">
        <w:rPr>
          <w:rFonts w:ascii="Brill" w:eastAsia="Brill" w:hAnsi="Brill" w:cs="Brill"/>
        </w:rPr>
        <w:t xml:space="preserve">then </w:t>
      </w:r>
      <w:r w:rsidRPr="00C66272">
        <w:rPr>
          <w:rFonts w:ascii="Brill" w:eastAsia="Brill" w:hAnsi="Brill" w:cs="Brill"/>
        </w:rPr>
        <w:t xml:space="preserve">explores the growing </w:t>
      </w:r>
      <w:proofErr w:type="spellStart"/>
      <w:r w:rsidRPr="00C66272">
        <w:rPr>
          <w:rFonts w:ascii="Brill" w:eastAsia="Brill" w:hAnsi="Brill" w:cs="Brill"/>
        </w:rPr>
        <w:t>spectacularization</w:t>
      </w:r>
      <w:proofErr w:type="spellEnd"/>
      <w:r w:rsidRPr="00C66272">
        <w:rPr>
          <w:rFonts w:ascii="Brill" w:eastAsia="Brill" w:hAnsi="Brill" w:cs="Brill"/>
        </w:rPr>
        <w:t xml:space="preserve"> of port cityscapes through major and mega events, and asks whether this can be interpreted as a cultural change in the perception of working ports as part of the imag</w:t>
      </w:r>
      <w:r w:rsidR="00C70035" w:rsidRPr="00C66272">
        <w:rPr>
          <w:rFonts w:ascii="Brill" w:eastAsia="Brill" w:hAnsi="Brill" w:cs="Brill"/>
        </w:rPr>
        <w:t>e</w:t>
      </w:r>
      <w:r w:rsidRPr="00C66272">
        <w:rPr>
          <w:rFonts w:ascii="Brill" w:eastAsia="Brill" w:hAnsi="Brill" w:cs="Brill"/>
        </w:rPr>
        <w:t xml:space="preserve"> of dynamism and centrality that port city policy makers aim to promote. </w:t>
      </w:r>
      <w:r w:rsidRPr="00C66272">
        <w:rPr>
          <w:rFonts w:ascii="Brill" w:eastAsia="Brill" w:hAnsi="Brill" w:cs="Brill"/>
        </w:rPr>
        <w:lastRenderedPageBreak/>
        <w:t xml:space="preserve">Finally, the </w:t>
      </w:r>
      <w:r w:rsidR="00CC0A8B" w:rsidRPr="00C66272">
        <w:rPr>
          <w:rFonts w:ascii="Brill" w:eastAsia="Brill" w:hAnsi="Brill" w:cs="Brill"/>
        </w:rPr>
        <w:t xml:space="preserve">chapter highlights the </w:t>
      </w:r>
      <w:r w:rsidRPr="00C66272">
        <w:rPr>
          <w:rFonts w:ascii="Brill" w:eastAsia="Brill" w:hAnsi="Brill" w:cs="Brill"/>
        </w:rPr>
        <w:t>challenges associated with this approach in relation</w:t>
      </w:r>
      <w:r w:rsidR="00FC6440" w:rsidRPr="00C66272">
        <w:rPr>
          <w:rFonts w:ascii="Brill" w:eastAsia="Brill" w:hAnsi="Brill" w:cs="Brill"/>
        </w:rPr>
        <w:t>,</w:t>
      </w:r>
      <w:r w:rsidRPr="00C66272">
        <w:rPr>
          <w:rFonts w:ascii="Brill" w:eastAsia="Brill" w:hAnsi="Brill" w:cs="Brill"/>
        </w:rPr>
        <w:t xml:space="preserve"> for instance</w:t>
      </w:r>
      <w:r w:rsidR="00FC6440" w:rsidRPr="00C66272">
        <w:rPr>
          <w:rFonts w:ascii="Brill" w:eastAsia="Brill" w:hAnsi="Brill" w:cs="Brill"/>
        </w:rPr>
        <w:t>,</w:t>
      </w:r>
      <w:r w:rsidRPr="00C66272">
        <w:rPr>
          <w:rFonts w:ascii="Brill" w:eastAsia="Brill" w:hAnsi="Brill" w:cs="Brill"/>
        </w:rPr>
        <w:t xml:space="preserve"> to competition with maritime activities.</w:t>
      </w:r>
    </w:p>
    <w:p w14:paraId="3507799B" w14:textId="77777777" w:rsidR="00CB3FC9" w:rsidRPr="00C66272" w:rsidRDefault="00CB3FC9">
      <w:pPr>
        <w:spacing w:line="360" w:lineRule="auto"/>
        <w:ind w:firstLine="720"/>
        <w:jc w:val="both"/>
        <w:rPr>
          <w:rFonts w:ascii="Brill" w:eastAsia="Brill" w:hAnsi="Brill" w:cs="Brill"/>
        </w:rPr>
      </w:pPr>
    </w:p>
    <w:p w14:paraId="3507799C" w14:textId="77777777" w:rsidR="00CB3FC9" w:rsidRPr="00C66272" w:rsidRDefault="00C55FA1">
      <w:pPr>
        <w:pStyle w:val="Nagwek1"/>
        <w:rPr>
          <w:rFonts w:ascii="Brill" w:eastAsia="Brill" w:hAnsi="Brill" w:cs="Brill"/>
        </w:rPr>
      </w:pPr>
      <w:r w:rsidRPr="00C66272">
        <w:rPr>
          <w:rFonts w:ascii="Brill" w:eastAsia="Brill" w:hAnsi="Brill" w:cs="Brill"/>
        </w:rPr>
        <w:t>Port cities: hustle and bustle, maritime exceptionalism, and regeneration</w:t>
      </w:r>
    </w:p>
    <w:p w14:paraId="3507799D" w14:textId="627CF9E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Throughout history, port cities have always been associated with their outward-looking attitude, openness to the world, and with their dynamism and fast-paced rhythms. Cosmopolitanism, multiculturalism and, later, globalism have been part of the nature of port cities owing their very existence to their role as nodes within networks of flows of people and goods, </w:t>
      </w:r>
      <w:r w:rsidR="00DE2888" w:rsidRPr="00C66272">
        <w:rPr>
          <w:rFonts w:ascii="Brill" w:eastAsia="Brill" w:hAnsi="Brill" w:cs="Brill"/>
        </w:rPr>
        <w:t xml:space="preserve">as </w:t>
      </w:r>
      <w:r w:rsidRPr="00C66272">
        <w:rPr>
          <w:rFonts w:ascii="Brill" w:eastAsia="Brill" w:hAnsi="Brill" w:cs="Brill"/>
        </w:rPr>
        <w:t xml:space="preserve">gateways to the world, and </w:t>
      </w:r>
      <w:r w:rsidR="00DE2888" w:rsidRPr="00C66272">
        <w:rPr>
          <w:rFonts w:ascii="Brill" w:eastAsia="Brill" w:hAnsi="Brill" w:cs="Brill"/>
        </w:rPr>
        <w:t xml:space="preserve">as </w:t>
      </w:r>
      <w:r w:rsidRPr="00C66272">
        <w:rPr>
          <w:rFonts w:ascii="Brill" w:eastAsia="Brill" w:hAnsi="Brill" w:cs="Brill"/>
        </w:rPr>
        <w:t>cultural poles (</w:t>
      </w:r>
      <w:r w:rsidRPr="00B712BD">
        <w:rPr>
          <w:rFonts w:ascii="Brill" w:eastAsia="Brill" w:hAnsi="Brill" w:cs="Brill"/>
        </w:rPr>
        <w:t>Bailey et al., 2004</w:t>
      </w:r>
      <w:r w:rsidRPr="00C66272">
        <w:rPr>
          <w:rFonts w:ascii="Brill" w:eastAsia="Brill" w:hAnsi="Brill" w:cs="Brill"/>
        </w:rPr>
        <w:t xml:space="preserve">; </w:t>
      </w:r>
      <w:r w:rsidRPr="00B61D19">
        <w:rPr>
          <w:rFonts w:ascii="Brill" w:eastAsia="Brill" w:hAnsi="Brill" w:cs="Brill"/>
        </w:rPr>
        <w:t>De Vita et al., 2013</w:t>
      </w:r>
      <w:r w:rsidRPr="00C66272">
        <w:rPr>
          <w:rFonts w:ascii="Brill" w:eastAsia="Brill" w:hAnsi="Brill" w:cs="Brill"/>
        </w:rPr>
        <w:t>).</w:t>
      </w:r>
      <w:del w:id="1351" w:author="Autor">
        <w:r w:rsidRPr="00C66272" w:rsidDel="00D82816">
          <w:rPr>
            <w:rFonts w:ascii="Brill" w:eastAsia="Brill" w:hAnsi="Brill" w:cs="Brill"/>
          </w:rPr>
          <w:delText>.</w:delText>
        </w:r>
      </w:del>
      <w:r w:rsidR="00804644" w:rsidRPr="00804644">
        <w:rPr>
          <w:rFonts w:ascii="Brill" w:eastAsia="Brill" w:hAnsi="Brill" w:cs="Brill"/>
        </w:rPr>
        <w:t xml:space="preserve"> </w:t>
      </w:r>
      <w:r w:rsidR="00804644" w:rsidRPr="00BF26E0">
        <w:rPr>
          <w:rFonts w:ascii="Brill" w:hAnsi="Brill" w:cs="Segoe UI"/>
        </w:rPr>
        <w:t>These multifaceted aspects have contributed to</w:t>
      </w:r>
      <w:r w:rsidR="00804644" w:rsidRPr="00BF26E0">
        <w:rPr>
          <w:rFonts w:ascii="Brill" w:hAnsi="Brill" w:cs="Segoe UI"/>
          <w:color w:val="0D0D0D"/>
          <w:shd w:val="clear" w:color="auto" w:fill="FFFFFF"/>
        </w:rPr>
        <w:t xml:space="preserve"> the mythologization of </w:t>
      </w:r>
      <w:ins w:id="1352" w:author="Autor">
        <w:r w:rsidR="00D82816">
          <w:rPr>
            <w:rFonts w:ascii="Brill" w:hAnsi="Brill" w:cs="Segoe UI"/>
            <w:color w:val="0D0D0D"/>
            <w:shd w:val="clear" w:color="auto" w:fill="FFFFFF"/>
          </w:rPr>
          <w:t>such</w:t>
        </w:r>
      </w:ins>
      <w:del w:id="1353" w:author="Autor">
        <w:r w:rsidR="00804644" w:rsidRPr="00BF26E0" w:rsidDel="00D82816">
          <w:rPr>
            <w:rFonts w:ascii="Brill" w:hAnsi="Brill" w:cs="Segoe UI"/>
            <w:color w:val="0D0D0D"/>
            <w:shd w:val="clear" w:color="auto" w:fill="FFFFFF"/>
          </w:rPr>
          <w:delText>these</w:delText>
        </w:r>
      </w:del>
      <w:r w:rsidR="00804644" w:rsidRPr="00BF26E0">
        <w:rPr>
          <w:rFonts w:ascii="Brill" w:hAnsi="Brill" w:cs="Segoe UI"/>
          <w:color w:val="0D0D0D"/>
          <w:shd w:val="clear" w:color="auto" w:fill="FFFFFF"/>
        </w:rPr>
        <w:t xml:space="preserve"> urban areas as exceptional cultural and economic hubs. </w:t>
      </w:r>
      <w:ins w:id="1354" w:author="Autor">
        <w:r w:rsidR="005E53F8" w:rsidRPr="00F34A6C">
          <w:rPr>
            <w:rFonts w:ascii="Brill" w:hAnsi="Brill" w:cs="Helvetica Neue"/>
            <w:color w:val="000000"/>
            <w:rPrChange w:id="1355" w:author="Autor">
              <w:rPr>
                <w:rFonts w:ascii="Helvetica Neue" w:hAnsi="Helvetica Neue" w:cs="Helvetica Neue"/>
                <w:color w:val="000000"/>
              </w:rPr>
            </w:rPrChange>
          </w:rPr>
          <w:t>Works by scholars such as</w:t>
        </w:r>
        <w:r w:rsidR="005E53F8">
          <w:rPr>
            <w:rFonts w:ascii="Brill" w:hAnsi="Brill" w:cs="Helvetica Neue"/>
            <w:color w:val="000000"/>
          </w:rPr>
          <w:t xml:space="preserve"> </w:t>
        </w:r>
      </w:ins>
      <w:commentRangeStart w:id="1356"/>
      <w:del w:id="1357" w:author="Autor">
        <w:r w:rsidR="00804644" w:rsidRPr="00BF26E0" w:rsidDel="005E53F8">
          <w:rPr>
            <w:rFonts w:ascii="Brill" w:hAnsi="Brill" w:cs="Segoe UI"/>
            <w:color w:val="0D0D0D"/>
            <w:shd w:val="clear" w:color="auto" w:fill="FFFFFF"/>
          </w:rPr>
          <w:delText>References to</w:delText>
        </w:r>
        <w:commentRangeEnd w:id="1356"/>
        <w:r w:rsidR="00D82816" w:rsidDel="005E53F8">
          <w:rPr>
            <w:rStyle w:val="Odwoaniedokomentarza"/>
            <w:lang w:val="en-AU"/>
          </w:rPr>
          <w:commentReference w:id="1356"/>
        </w:r>
        <w:r w:rsidR="00804644" w:rsidRPr="00BF26E0" w:rsidDel="005E53F8">
          <w:rPr>
            <w:rFonts w:ascii="Brill" w:hAnsi="Brill" w:cs="Segoe UI"/>
            <w:color w:val="0D0D0D"/>
            <w:shd w:val="clear" w:color="auto" w:fill="FFFFFF"/>
          </w:rPr>
          <w:delText xml:space="preserve"> </w:delText>
        </w:r>
      </w:del>
      <w:r w:rsidR="00804644" w:rsidRPr="00F04A55">
        <w:rPr>
          <w:rFonts w:ascii="Brill" w:hAnsi="Brill" w:cs="Segoe UI"/>
          <w:color w:val="0D0D0D"/>
          <w:shd w:val="clear" w:color="auto" w:fill="FFFFFF"/>
        </w:rPr>
        <w:t xml:space="preserve">Van </w:t>
      </w:r>
      <w:proofErr w:type="spellStart"/>
      <w:r w:rsidR="00804644" w:rsidRPr="00F04A55">
        <w:rPr>
          <w:rFonts w:ascii="Brill" w:hAnsi="Brill" w:cs="Segoe UI"/>
          <w:color w:val="0D0D0D"/>
          <w:shd w:val="clear" w:color="auto" w:fill="FFFFFF"/>
        </w:rPr>
        <w:t>Hooydonk</w:t>
      </w:r>
      <w:proofErr w:type="spellEnd"/>
      <w:r w:rsidR="00804644" w:rsidRPr="00F04A55">
        <w:rPr>
          <w:rFonts w:ascii="Brill" w:hAnsi="Brill" w:cs="Segoe UI"/>
          <w:color w:val="0D0D0D"/>
          <w:shd w:val="clear" w:color="auto" w:fill="FFFFFF"/>
        </w:rPr>
        <w:t xml:space="preserve"> (2007</w:t>
      </w:r>
      <w:r w:rsidR="00804644" w:rsidRPr="00BF26E0">
        <w:rPr>
          <w:rFonts w:ascii="Brill" w:hAnsi="Brill" w:cs="Segoe UI"/>
          <w:color w:val="0D0D0D"/>
          <w:shd w:val="clear" w:color="auto" w:fill="FFFFFF"/>
        </w:rPr>
        <w:t xml:space="preserve">) and </w:t>
      </w:r>
      <w:r w:rsidR="00804644" w:rsidRPr="00586F10">
        <w:rPr>
          <w:rFonts w:ascii="Brill" w:hAnsi="Brill" w:cs="Segoe UI"/>
          <w:color w:val="0D0D0D"/>
          <w:shd w:val="clear" w:color="auto" w:fill="FFFFFF"/>
        </w:rPr>
        <w:t>Mah (2014</w:t>
      </w:r>
      <w:r w:rsidR="00804644" w:rsidRPr="00BF26E0">
        <w:rPr>
          <w:rFonts w:ascii="Brill" w:hAnsi="Brill" w:cs="Segoe UI"/>
          <w:color w:val="0D0D0D"/>
          <w:shd w:val="clear" w:color="auto" w:fill="FFFFFF"/>
        </w:rPr>
        <w:t xml:space="preserve">) discuss how these multifaceted characteristics reinforce this myth. Additionally, </w:t>
      </w:r>
      <w:del w:id="1358" w:author="Autor">
        <w:r w:rsidR="00804644" w:rsidRPr="00BF26E0" w:rsidDel="00D82816">
          <w:rPr>
            <w:rFonts w:ascii="Brill" w:hAnsi="Brill" w:cs="Segoe UI"/>
            <w:color w:val="0D0D0D"/>
            <w:shd w:val="clear" w:color="auto" w:fill="FFFFFF"/>
          </w:rPr>
          <w:delText xml:space="preserve">the </w:delText>
        </w:r>
      </w:del>
      <w:r w:rsidR="00804644" w:rsidRPr="00BF26E0">
        <w:rPr>
          <w:rFonts w:ascii="Brill" w:hAnsi="Brill" w:cs="Segoe UI"/>
          <w:color w:val="0D0D0D"/>
          <w:shd w:val="clear" w:color="auto" w:fill="FFFFFF"/>
        </w:rPr>
        <w:t xml:space="preserve">late industrialization and the advent of modern containerized ports have further highlighted the historical significance of these cities, enhancing their reputation as vibrant </w:t>
      </w:r>
      <w:del w:id="1359" w:author="Autor">
        <w:r w:rsidR="00804644" w:rsidRPr="00BF26E0" w:rsidDel="00E33CDB">
          <w:rPr>
            <w:rFonts w:ascii="Brill" w:hAnsi="Brill" w:cs="Segoe UI"/>
            <w:color w:val="0D0D0D"/>
            <w:shd w:val="clear" w:color="auto" w:fill="FFFFFF"/>
          </w:rPr>
          <w:delText>centers</w:delText>
        </w:r>
      </w:del>
      <w:ins w:id="1360" w:author="Autor">
        <w:r w:rsidR="00E33CDB" w:rsidRPr="00BF26E0">
          <w:rPr>
            <w:rFonts w:ascii="Brill" w:hAnsi="Brill" w:cs="Segoe UI"/>
            <w:color w:val="0D0D0D"/>
            <w:shd w:val="clear" w:color="auto" w:fill="FFFFFF"/>
          </w:rPr>
          <w:t>centres</w:t>
        </w:r>
      </w:ins>
      <w:r w:rsidR="00804644" w:rsidRPr="00BF26E0">
        <w:rPr>
          <w:rFonts w:ascii="Brill" w:hAnsi="Brill" w:cs="Segoe UI"/>
          <w:color w:val="0D0D0D"/>
          <w:shd w:val="clear" w:color="auto" w:fill="FFFFFF"/>
        </w:rPr>
        <w:t xml:space="preserve"> of activity (see </w:t>
      </w:r>
      <w:r w:rsidR="00804644">
        <w:rPr>
          <w:rFonts w:ascii="Brill" w:hAnsi="Brill" w:cs="Segoe UI"/>
          <w:color w:val="0D0D0D"/>
          <w:shd w:val="clear" w:color="auto" w:fill="FFFFFF"/>
        </w:rPr>
        <w:t xml:space="preserve">e.g. </w:t>
      </w:r>
      <w:proofErr w:type="spellStart"/>
      <w:r w:rsidR="00804644" w:rsidRPr="00B712BD">
        <w:rPr>
          <w:rFonts w:ascii="Brill" w:hAnsi="Brill" w:cs="Segoe UI"/>
          <w:color w:val="0D0D0D"/>
          <w:shd w:val="clear" w:color="auto" w:fill="FFFFFF"/>
        </w:rPr>
        <w:t>Belchem</w:t>
      </w:r>
      <w:proofErr w:type="spellEnd"/>
      <w:r w:rsidR="00804644" w:rsidRPr="00B712BD">
        <w:rPr>
          <w:rFonts w:ascii="Brill" w:hAnsi="Brill" w:cs="Segoe UI"/>
          <w:color w:val="0D0D0D"/>
          <w:shd w:val="clear" w:color="auto" w:fill="FFFFFF"/>
        </w:rPr>
        <w:t>, 2000</w:t>
      </w:r>
      <w:r w:rsidR="00804644" w:rsidRPr="00BF26E0">
        <w:rPr>
          <w:rFonts w:ascii="Brill" w:hAnsi="Brill" w:cs="Segoe UI"/>
          <w:color w:val="0D0D0D"/>
          <w:shd w:val="clear" w:color="auto" w:fill="FFFFFF"/>
        </w:rPr>
        <w:t>).</w:t>
      </w:r>
    </w:p>
    <w:p w14:paraId="3507799E" w14:textId="4A8EFEF9" w:rsidR="00CB3FC9" w:rsidRPr="00C66272" w:rsidRDefault="0069441B">
      <w:pPr>
        <w:spacing w:line="360" w:lineRule="auto"/>
        <w:ind w:firstLine="720"/>
        <w:jc w:val="both"/>
        <w:rPr>
          <w:rFonts w:ascii="Brill" w:eastAsia="Brill" w:hAnsi="Brill" w:cs="Brill"/>
        </w:rPr>
      </w:pPr>
      <w:r w:rsidRPr="00C66272">
        <w:rPr>
          <w:rFonts w:ascii="Brill" w:eastAsia="Brill" w:hAnsi="Brill" w:cs="Brill"/>
        </w:rPr>
        <w:t xml:space="preserve">In the late </w:t>
      </w:r>
      <w:ins w:id="1361" w:author="Autor">
        <w:r w:rsidR="00D82816">
          <w:rPr>
            <w:rFonts w:ascii="Brill" w:eastAsia="Brill" w:hAnsi="Brill" w:cs="Brill"/>
          </w:rPr>
          <w:t>20th</w:t>
        </w:r>
      </w:ins>
      <w:del w:id="1362" w:author="Autor">
        <w:r w:rsidRPr="00C66272" w:rsidDel="00D82816">
          <w:rPr>
            <w:rFonts w:ascii="Brill" w:eastAsia="Brill" w:hAnsi="Brill" w:cs="Brill"/>
          </w:rPr>
          <w:delText>twentieth</w:delText>
        </w:r>
      </w:del>
      <w:r w:rsidRPr="00C66272">
        <w:rPr>
          <w:rFonts w:ascii="Brill" w:eastAsia="Brill" w:hAnsi="Brill" w:cs="Brill"/>
        </w:rPr>
        <w:t xml:space="preserve"> century t</w:t>
      </w:r>
      <w:r w:rsidR="00C55FA1" w:rsidRPr="00C66272">
        <w:rPr>
          <w:rFonts w:ascii="Brill" w:eastAsia="Brill" w:hAnsi="Brill" w:cs="Brill"/>
        </w:rPr>
        <w:t xml:space="preserve">he imaginary of the port city that never sleeps was </w:t>
      </w:r>
      <w:r w:rsidRPr="00C66272">
        <w:rPr>
          <w:rFonts w:ascii="Brill" w:eastAsia="Brill" w:hAnsi="Brill" w:cs="Brill"/>
        </w:rPr>
        <w:t xml:space="preserve">called into </w:t>
      </w:r>
      <w:r w:rsidR="00C55FA1" w:rsidRPr="00C66272">
        <w:rPr>
          <w:rFonts w:ascii="Brill" w:eastAsia="Brill" w:hAnsi="Brill" w:cs="Brill"/>
        </w:rPr>
        <w:t>questio</w:t>
      </w:r>
      <w:r w:rsidRPr="00C66272">
        <w:rPr>
          <w:rFonts w:ascii="Brill" w:eastAsia="Brill" w:hAnsi="Brill" w:cs="Brill"/>
        </w:rPr>
        <w:t>n</w:t>
      </w:r>
      <w:r w:rsidR="00C55FA1" w:rsidRPr="00C66272">
        <w:rPr>
          <w:rFonts w:ascii="Brill" w:eastAsia="Brill" w:hAnsi="Brill" w:cs="Brill"/>
        </w:rPr>
        <w:t xml:space="preserve"> due to deindustrialization and port restructuring</w:t>
      </w:r>
      <w:r w:rsidR="00A827D7" w:rsidRPr="00C66272">
        <w:rPr>
          <w:rFonts w:ascii="Brill" w:eastAsia="Brill" w:hAnsi="Brill" w:cs="Brill"/>
        </w:rPr>
        <w:t xml:space="preserve">. It was </w:t>
      </w:r>
      <w:r w:rsidR="00C55FA1" w:rsidRPr="00C66272">
        <w:rPr>
          <w:rFonts w:ascii="Brill" w:eastAsia="Brill" w:hAnsi="Brill" w:cs="Brill"/>
        </w:rPr>
        <w:t xml:space="preserve">then reframed in the context of neoliberalism and its hegemonic model of urbanism. The traditional rhythms of the industrial and maritime port city, which had already been impacted by the development of the modern port, were profoundly disrupted by the migration of maritime activities outside their central city locations and their contraction or collapse since the 1970s (see </w:t>
      </w:r>
      <w:r w:rsidR="00A827D7" w:rsidRPr="00586F10">
        <w:rPr>
          <w:rFonts w:ascii="Brill" w:eastAsia="Brill" w:hAnsi="Brill" w:cs="Brill"/>
        </w:rPr>
        <w:t>e.g.</w:t>
      </w:r>
      <w:r w:rsidR="00C55FA1" w:rsidRPr="00586F10">
        <w:rPr>
          <w:rFonts w:ascii="Brill" w:eastAsia="Brill" w:hAnsi="Brill" w:cs="Brill"/>
        </w:rPr>
        <w:t xml:space="preserve"> Hoyle, 2000</w:t>
      </w:r>
      <w:r w:rsidR="00C55FA1" w:rsidRPr="00C66272">
        <w:rPr>
          <w:rFonts w:ascii="Brill" w:eastAsia="Brill" w:hAnsi="Brill" w:cs="Brill"/>
        </w:rPr>
        <w:t xml:space="preserve">). After that, a ‘second deindustrialization’ took place in many port cities. As noted by </w:t>
      </w:r>
      <w:r w:rsidR="00C55FA1" w:rsidRPr="00575805">
        <w:rPr>
          <w:rFonts w:ascii="Brill" w:eastAsia="Brill" w:hAnsi="Brill" w:cs="Brill"/>
        </w:rPr>
        <w:t>Kowalewski (2021</w:t>
      </w:r>
      <w:r w:rsidR="00C55FA1" w:rsidRPr="00C66272">
        <w:rPr>
          <w:rFonts w:ascii="Brill" w:eastAsia="Brill" w:hAnsi="Brill" w:cs="Brill"/>
        </w:rPr>
        <w:t xml:space="preserve">), globalisation has played a key role in the disintegration of the very idea of the port city, due to the emergence of a </w:t>
      </w:r>
      <w:r w:rsidR="00091EC8" w:rsidRPr="00C66272">
        <w:rPr>
          <w:rFonts w:ascii="Brill" w:eastAsia="Brill" w:hAnsi="Brill" w:cs="Brill"/>
        </w:rPr>
        <w:t>predominant perception</w:t>
      </w:r>
      <w:r w:rsidR="00C55FA1" w:rsidRPr="00C66272">
        <w:rPr>
          <w:rFonts w:ascii="Brill" w:eastAsia="Brill" w:hAnsi="Brill" w:cs="Brill"/>
        </w:rPr>
        <w:t xml:space="preserve"> of waterfronts </w:t>
      </w:r>
      <w:r w:rsidR="00226D34" w:rsidRPr="00C66272">
        <w:rPr>
          <w:rFonts w:ascii="Brill" w:eastAsia="Brill" w:hAnsi="Brill" w:cs="Brill"/>
        </w:rPr>
        <w:t>linked to</w:t>
      </w:r>
      <w:r w:rsidR="00C55FA1" w:rsidRPr="00C66272">
        <w:rPr>
          <w:rFonts w:ascii="Brill" w:eastAsia="Brill" w:hAnsi="Brill" w:cs="Brill"/>
        </w:rPr>
        <w:t xml:space="preserve"> leisure (</w:t>
      </w:r>
      <w:r w:rsidR="00C55FA1" w:rsidRPr="00586F10">
        <w:rPr>
          <w:rFonts w:ascii="Brill" w:eastAsia="Brill" w:hAnsi="Brill" w:cs="Brill"/>
        </w:rPr>
        <w:t>Marshall, 2001</w:t>
      </w:r>
      <w:r w:rsidR="00C55FA1" w:rsidRPr="00C66272">
        <w:rPr>
          <w:rFonts w:ascii="Brill" w:eastAsia="Brill" w:hAnsi="Brill" w:cs="Brill"/>
        </w:rPr>
        <w:t>).</w:t>
      </w:r>
    </w:p>
    <w:p w14:paraId="3507799F" w14:textId="2EA88B8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imaginary of contemporary port cities as dynamic places, which urban regeneration strategies extensively mobilize, is the outcome of their role within maritime world trade but also of their position within global networks of cities. In other words, in today’s port cities, the attractiveness of the city as a place to live, work, visit, study, invest –</w:t>
      </w:r>
      <w:del w:id="1363" w:author="Autor">
        <w:r w:rsidRPr="00C66272" w:rsidDel="00D82816">
          <w:rPr>
            <w:rFonts w:ascii="Brill" w:eastAsia="Brill" w:hAnsi="Brill" w:cs="Brill"/>
          </w:rPr>
          <w:delText xml:space="preserve"> as </w:delText>
        </w:r>
      </w:del>
      <w:r w:rsidRPr="00C66272">
        <w:rPr>
          <w:rFonts w:ascii="Brill" w:eastAsia="Brill" w:hAnsi="Brill" w:cs="Brill"/>
        </w:rPr>
        <w:t xml:space="preserve">mentioned by </w:t>
      </w:r>
      <w:r w:rsidRPr="00B1778A">
        <w:rPr>
          <w:rFonts w:ascii="Brill" w:eastAsia="Brill" w:hAnsi="Brill" w:cs="Brill"/>
        </w:rPr>
        <w:t>Harvey (1989</w:t>
      </w:r>
      <w:r w:rsidRPr="00C66272">
        <w:rPr>
          <w:rFonts w:ascii="Brill" w:eastAsia="Brill" w:hAnsi="Brill" w:cs="Brill"/>
        </w:rPr>
        <w:t xml:space="preserve">) as a key aspect of entrepreneurial urban governance – is increasingly important as a precondition for local economic development alongside port </w:t>
      </w:r>
      <w:r w:rsidRPr="00C66272">
        <w:rPr>
          <w:rFonts w:ascii="Brill" w:eastAsia="Brill" w:hAnsi="Brill" w:cs="Brill"/>
        </w:rPr>
        <w:lastRenderedPageBreak/>
        <w:t xml:space="preserve">competitiveness. The matrix of port-city relationships developed by </w:t>
      </w:r>
      <w:r w:rsidRPr="00B61D19">
        <w:rPr>
          <w:rFonts w:ascii="Brill" w:eastAsia="Brill" w:hAnsi="Brill" w:cs="Brill"/>
        </w:rPr>
        <w:t>Ducruet and Lee (2006)</w:t>
      </w:r>
      <w:r w:rsidRPr="00C66272">
        <w:rPr>
          <w:rFonts w:ascii="Brill" w:eastAsia="Brill" w:hAnsi="Brill" w:cs="Brill"/>
        </w:rPr>
        <w:t xml:space="preserve"> and </w:t>
      </w:r>
      <w:r w:rsidRPr="00B61D19">
        <w:rPr>
          <w:rFonts w:ascii="Brill" w:eastAsia="Brill" w:hAnsi="Brill" w:cs="Brill"/>
        </w:rPr>
        <w:t>Ducruet (2011</w:t>
      </w:r>
      <w:r w:rsidRPr="00C66272">
        <w:rPr>
          <w:rFonts w:ascii="Brill" w:eastAsia="Brill" w:hAnsi="Brill" w:cs="Brill"/>
        </w:rPr>
        <w:t xml:space="preserve">) </w:t>
      </w:r>
      <w:r w:rsidR="005E1C2D" w:rsidRPr="00C66272">
        <w:rPr>
          <w:rFonts w:ascii="Brill" w:eastAsia="Brill" w:hAnsi="Brill" w:cs="Brill"/>
        </w:rPr>
        <w:t>is helpful for</w:t>
      </w:r>
      <w:r w:rsidR="00317F3D" w:rsidRPr="00C66272">
        <w:rPr>
          <w:rFonts w:ascii="Brill" w:eastAsia="Brill" w:hAnsi="Brill" w:cs="Brill"/>
        </w:rPr>
        <w:t xml:space="preserve"> analysing</w:t>
      </w:r>
      <w:r w:rsidRPr="00C66272">
        <w:rPr>
          <w:rFonts w:ascii="Brill" w:eastAsia="Brill" w:hAnsi="Brill" w:cs="Brill"/>
        </w:rPr>
        <w:t xml:space="preserve"> these two ‘souls’ of 21</w:t>
      </w:r>
      <w:ins w:id="1364" w:author="Autor">
        <w:r w:rsidR="00D82816">
          <w:rPr>
            <w:rFonts w:ascii="Brill" w:eastAsia="Brill" w:hAnsi="Brill" w:cs="Brill"/>
          </w:rPr>
          <w:t>st</w:t>
        </w:r>
      </w:ins>
      <w:del w:id="1365" w:author="Autor">
        <w:r w:rsidRPr="00C66272" w:rsidDel="00D82816">
          <w:rPr>
            <w:rFonts w:ascii="Brill" w:eastAsia="Brill" w:hAnsi="Brill" w:cs="Brill"/>
            <w:vertAlign w:val="superscript"/>
          </w:rPr>
          <w:delText>st</w:delText>
        </w:r>
      </w:del>
      <w:r w:rsidR="00317F3D" w:rsidRPr="00C66272">
        <w:rPr>
          <w:rFonts w:ascii="Brill" w:eastAsia="Brill" w:hAnsi="Brill" w:cs="Brill"/>
        </w:rPr>
        <w:t>-</w:t>
      </w:r>
      <w:r w:rsidRPr="00C66272">
        <w:rPr>
          <w:rFonts w:ascii="Brill" w:eastAsia="Brill" w:hAnsi="Brill" w:cs="Brill"/>
        </w:rPr>
        <w:t>century port cities. The matrix provides a typology based</w:t>
      </w:r>
      <w:del w:id="1366" w:author="Autor">
        <w:r w:rsidRPr="00C66272" w:rsidDel="00D82816">
          <w:rPr>
            <w:rFonts w:ascii="Brill" w:eastAsia="Brill" w:hAnsi="Brill" w:cs="Brill"/>
          </w:rPr>
          <w:delText xml:space="preserve"> on</w:delText>
        </w:r>
      </w:del>
      <w:r w:rsidRPr="00C66272">
        <w:rPr>
          <w:rFonts w:ascii="Brill" w:eastAsia="Brill" w:hAnsi="Brill" w:cs="Brill"/>
        </w:rPr>
        <w:t xml:space="preserve">, on the one hand, </w:t>
      </w:r>
      <w:ins w:id="1367" w:author="Autor">
        <w:r w:rsidR="00D82816">
          <w:rPr>
            <w:rFonts w:ascii="Brill" w:eastAsia="Brill" w:hAnsi="Brill" w:cs="Brill"/>
          </w:rPr>
          <w:t xml:space="preserve">on </w:t>
        </w:r>
      </w:ins>
      <w:r w:rsidRPr="00C66272">
        <w:rPr>
          <w:rFonts w:ascii="Brill" w:eastAsia="Brill" w:hAnsi="Brill" w:cs="Brill"/>
        </w:rPr>
        <w:t>the degree of interconnection of a port and its role within maritime trade networks (</w:t>
      </w:r>
      <w:proofErr w:type="spellStart"/>
      <w:r w:rsidRPr="00C66272">
        <w:rPr>
          <w:rFonts w:ascii="Brill" w:eastAsia="Brill" w:hAnsi="Brill" w:cs="Brill"/>
        </w:rPr>
        <w:t>intermediacy</w:t>
      </w:r>
      <w:proofErr w:type="spellEnd"/>
      <w:r w:rsidRPr="00C66272">
        <w:rPr>
          <w:rFonts w:ascii="Brill" w:eastAsia="Brill" w:hAnsi="Brill" w:cs="Brill"/>
        </w:rPr>
        <w:t xml:space="preserve">) and, on the other hand, the role of the city within international urban networks (centrality). For example, high </w:t>
      </w:r>
      <w:proofErr w:type="spellStart"/>
      <w:r w:rsidRPr="00C66272">
        <w:rPr>
          <w:rFonts w:ascii="Brill" w:eastAsia="Brill" w:hAnsi="Brill" w:cs="Brill"/>
        </w:rPr>
        <w:t>intermediacy</w:t>
      </w:r>
      <w:proofErr w:type="spellEnd"/>
      <w:r w:rsidRPr="00C66272">
        <w:rPr>
          <w:rFonts w:ascii="Brill" w:eastAsia="Brill" w:hAnsi="Brill" w:cs="Brill"/>
        </w:rPr>
        <w:t xml:space="preserve"> and high centrality characterize ‘hub port cities’ </w:t>
      </w:r>
      <w:r w:rsidR="00A5117C" w:rsidRPr="00C66272">
        <w:rPr>
          <w:rFonts w:ascii="Brill" w:eastAsia="Brill" w:hAnsi="Brill" w:cs="Brill"/>
        </w:rPr>
        <w:t>like</w:t>
      </w:r>
      <w:r w:rsidRPr="00C66272">
        <w:rPr>
          <w:rFonts w:ascii="Brill" w:eastAsia="Brill" w:hAnsi="Brill" w:cs="Brill"/>
        </w:rPr>
        <w:t xml:space="preserve"> Barcelona, which is one of the busiest ports on the Mediterranean Sea but also a ‘global’ city </w:t>
      </w:r>
      <w:r w:rsidR="001A1BE0" w:rsidRPr="00C66272">
        <w:rPr>
          <w:rFonts w:ascii="Brill" w:eastAsia="Brill" w:hAnsi="Brill" w:cs="Brill"/>
        </w:rPr>
        <w:t>thoroughly</w:t>
      </w:r>
      <w:r w:rsidRPr="00C66272">
        <w:rPr>
          <w:rFonts w:ascii="Brill" w:eastAsia="Brill" w:hAnsi="Brill" w:cs="Brill"/>
        </w:rPr>
        <w:t xml:space="preserve"> embedded in international networks. High </w:t>
      </w:r>
      <w:proofErr w:type="spellStart"/>
      <w:r w:rsidRPr="00C66272">
        <w:rPr>
          <w:rFonts w:ascii="Brill" w:eastAsia="Brill" w:hAnsi="Brill" w:cs="Brill"/>
        </w:rPr>
        <w:t>intermediacy</w:t>
      </w:r>
      <w:proofErr w:type="spellEnd"/>
      <w:r w:rsidRPr="00C66272">
        <w:rPr>
          <w:rFonts w:ascii="Brill" w:eastAsia="Brill" w:hAnsi="Brill" w:cs="Brill"/>
        </w:rPr>
        <w:t xml:space="preserve"> and medium centrality are the features of ‘gateways’ such as Antwerp or Rotterdam,</w:t>
      </w:r>
      <w:del w:id="1368" w:author="Autor">
        <w:r w:rsidRPr="00C66272" w:rsidDel="00E020E0">
          <w:rPr>
            <w:rFonts w:ascii="Brill" w:eastAsia="Brill" w:hAnsi="Brill" w:cs="Brill"/>
          </w:rPr>
          <w:delText xml:space="preserve"> </w:delText>
        </w:r>
        <w:r w:rsidR="00637B68" w:rsidRPr="00C66272" w:rsidDel="00E020E0">
          <w:rPr>
            <w:rFonts w:ascii="Brill" w:eastAsia="Brill" w:hAnsi="Brill" w:cs="Brill"/>
          </w:rPr>
          <w:delText>which are</w:delText>
        </w:r>
      </w:del>
      <w:r w:rsidRPr="00C66272">
        <w:rPr>
          <w:rFonts w:ascii="Brill" w:eastAsia="Brill" w:hAnsi="Brill" w:cs="Brill"/>
        </w:rPr>
        <w:t xml:space="preserve"> </w:t>
      </w:r>
      <w:r w:rsidR="00637B68" w:rsidRPr="00C66272">
        <w:rPr>
          <w:rFonts w:ascii="Brill" w:eastAsia="Brill" w:hAnsi="Brill" w:cs="Brill"/>
        </w:rPr>
        <w:t xml:space="preserve">both </w:t>
      </w:r>
      <w:r w:rsidRPr="00C66272">
        <w:rPr>
          <w:rFonts w:ascii="Brill" w:eastAsia="Brill" w:hAnsi="Brill" w:cs="Brill"/>
        </w:rPr>
        <w:t xml:space="preserve">world-leading ports and large cities. ‘Urban ports’ display low centrality and medium </w:t>
      </w:r>
      <w:proofErr w:type="spellStart"/>
      <w:r w:rsidRPr="00C66272">
        <w:rPr>
          <w:rFonts w:ascii="Brill" w:eastAsia="Brill" w:hAnsi="Brill" w:cs="Brill"/>
        </w:rPr>
        <w:t>intermediacy</w:t>
      </w:r>
      <w:proofErr w:type="spellEnd"/>
      <w:r w:rsidRPr="00C66272">
        <w:rPr>
          <w:rFonts w:ascii="Brill" w:eastAsia="Brill" w:hAnsi="Brill" w:cs="Brill"/>
        </w:rPr>
        <w:t xml:space="preserve">, for example a regional urban </w:t>
      </w:r>
      <w:r w:rsidR="00F62668">
        <w:rPr>
          <w:rFonts w:ascii="Brill" w:eastAsia="Brill" w:hAnsi="Brill" w:cs="Brill"/>
        </w:rPr>
        <w:t>centre</w:t>
      </w:r>
      <w:r w:rsidRPr="00C66272">
        <w:rPr>
          <w:rFonts w:ascii="Brill" w:eastAsia="Brill" w:hAnsi="Brill" w:cs="Brill"/>
        </w:rPr>
        <w:t xml:space="preserve"> with a port of national relevance such as Hull. </w:t>
      </w:r>
    </w:p>
    <w:p w14:paraId="350779A0" w14:textId="3E3D26DE" w:rsidR="00CB3FC9" w:rsidRPr="00C66272" w:rsidRDefault="00CD3E63">
      <w:pPr>
        <w:spacing w:line="360" w:lineRule="auto"/>
        <w:ind w:firstLine="720"/>
        <w:jc w:val="both"/>
        <w:rPr>
          <w:rFonts w:ascii="Brill" w:eastAsia="Brill" w:hAnsi="Brill" w:cs="Brill"/>
        </w:rPr>
      </w:pPr>
      <w:r w:rsidRPr="00CD3E63">
        <w:rPr>
          <w:rFonts w:ascii="Brill" w:eastAsia="Brill" w:hAnsi="Brill" w:cs="Brill"/>
        </w:rPr>
        <w:t xml:space="preserve">The </w:t>
      </w:r>
      <w:r w:rsidR="004A03DC">
        <w:rPr>
          <w:rFonts w:ascii="Brill" w:eastAsia="Brill" w:hAnsi="Brill" w:cs="Brill"/>
        </w:rPr>
        <w:t>continued focus on</w:t>
      </w:r>
      <w:r w:rsidRPr="00CD3E63">
        <w:rPr>
          <w:rFonts w:ascii="Brill" w:eastAsia="Brill" w:hAnsi="Brill" w:cs="Brill"/>
        </w:rPr>
        <w:t xml:space="preserve"> today’s port cities is vividly represented by their redeveloped waterfronts, which have reemerged as vibrant economic and cultural hubs.</w:t>
      </w:r>
      <w:r>
        <w:rPr>
          <w:rFonts w:ascii="Brill" w:eastAsia="Brill" w:hAnsi="Brill" w:cs="Brill"/>
        </w:rPr>
        <w:t xml:space="preserve"> </w:t>
      </w:r>
      <w:commentRangeStart w:id="1369"/>
      <w:commentRangeStart w:id="1370"/>
      <w:commentRangeStart w:id="1371"/>
      <w:commentRangeStart w:id="1372"/>
      <w:commentRangeEnd w:id="1369"/>
      <w:r w:rsidR="00226111" w:rsidRPr="00C66272">
        <w:rPr>
          <w:rStyle w:val="Odwoaniedokomentarza"/>
          <w:rFonts w:ascii="Brill" w:hAnsi="Brill"/>
          <w:lang w:val="en-AU"/>
        </w:rPr>
        <w:commentReference w:id="1369"/>
      </w:r>
      <w:commentRangeEnd w:id="1370"/>
      <w:r w:rsidR="00F62668">
        <w:rPr>
          <w:rStyle w:val="Odwoaniedokomentarza"/>
          <w:lang w:val="en-AU"/>
        </w:rPr>
        <w:commentReference w:id="1370"/>
      </w:r>
      <w:commentRangeEnd w:id="1371"/>
      <w:r>
        <w:rPr>
          <w:rStyle w:val="Odwoaniedokomentarza"/>
          <w:lang w:val="en-AU"/>
        </w:rPr>
        <w:commentReference w:id="1371"/>
      </w:r>
      <w:commentRangeEnd w:id="1372"/>
      <w:r w:rsidR="005E53F8">
        <w:rPr>
          <w:rStyle w:val="Odwoaniedokomentarza"/>
          <w:lang w:val="en-AU"/>
        </w:rPr>
        <w:commentReference w:id="1372"/>
      </w:r>
      <w:r w:rsidR="00C55FA1" w:rsidRPr="00C66272">
        <w:rPr>
          <w:rFonts w:ascii="Brill" w:eastAsia="Brill" w:hAnsi="Brill" w:cs="Brill"/>
        </w:rPr>
        <w:t xml:space="preserve">In these urban environments, port cityscapes have been reframed, reinterpreted, in some cases transformed beyond recognition, </w:t>
      </w:r>
      <w:r w:rsidR="00481F11" w:rsidRPr="00C66272">
        <w:rPr>
          <w:rFonts w:ascii="Brill" w:eastAsia="Brill" w:hAnsi="Brill" w:cs="Brill"/>
        </w:rPr>
        <w:t>to</w:t>
      </w:r>
      <w:r w:rsidR="00C55FA1" w:rsidRPr="00C66272">
        <w:rPr>
          <w:rFonts w:ascii="Brill" w:eastAsia="Brill" w:hAnsi="Brill" w:cs="Brill"/>
        </w:rPr>
        <w:t xml:space="preserve"> provide the city with a global urban space. Port cityscapes, together with aspects of port city cultures (Hein, 2011; Hein et al., 2021), have often been mobilized in regeneration </w:t>
      </w:r>
      <w:r w:rsidR="00481F11" w:rsidRPr="00C66272">
        <w:rPr>
          <w:rFonts w:ascii="Brill" w:eastAsia="Brill" w:hAnsi="Brill" w:cs="Brill"/>
        </w:rPr>
        <w:t xml:space="preserve">schemes </w:t>
      </w:r>
      <w:r w:rsidR="00C55FA1" w:rsidRPr="00C66272">
        <w:rPr>
          <w:rFonts w:ascii="Brill" w:eastAsia="Brill" w:hAnsi="Brill" w:cs="Brill"/>
        </w:rPr>
        <w:t xml:space="preserve">and city branding strategies, with the aim </w:t>
      </w:r>
      <w:r w:rsidR="00BB5B23" w:rsidRPr="00C66272">
        <w:rPr>
          <w:rFonts w:ascii="Brill" w:eastAsia="Brill" w:hAnsi="Brill" w:cs="Brill"/>
        </w:rPr>
        <w:t>of building</w:t>
      </w:r>
      <w:r w:rsidR="00C55FA1" w:rsidRPr="00C66272">
        <w:rPr>
          <w:rFonts w:ascii="Brill" w:eastAsia="Brill" w:hAnsi="Brill" w:cs="Brill"/>
        </w:rPr>
        <w:t xml:space="preserve"> an artificial, saleable imaginary of the port city (Kowalewski, 2021). The process of transformation of redundant waterfronts and urban port areas, and the associated concentration of investment to redevelop a relatively small part of the city</w:t>
      </w:r>
      <w:r w:rsidR="00BB5B23" w:rsidRPr="00C66272">
        <w:rPr>
          <w:rFonts w:ascii="Brill" w:eastAsia="Brill" w:hAnsi="Brill" w:cs="Brill"/>
        </w:rPr>
        <w:t>,</w:t>
      </w:r>
      <w:r w:rsidR="00C55FA1" w:rsidRPr="00C66272">
        <w:rPr>
          <w:rFonts w:ascii="Brill" w:eastAsia="Brill" w:hAnsi="Brill" w:cs="Brill"/>
        </w:rPr>
        <w:t xml:space="preserve"> introduced an unprecedented distinction between the port city and its central waterfront (</w:t>
      </w:r>
      <w:proofErr w:type="spellStart"/>
      <w:r w:rsidR="00C55FA1" w:rsidRPr="00D20217">
        <w:rPr>
          <w:rFonts w:ascii="Brill" w:eastAsia="Brill" w:hAnsi="Brill" w:cs="Brill"/>
        </w:rPr>
        <w:t>Porfyriou</w:t>
      </w:r>
      <w:proofErr w:type="spellEnd"/>
      <w:r w:rsidR="00C55FA1" w:rsidRPr="00D20217">
        <w:rPr>
          <w:rFonts w:ascii="Brill" w:eastAsia="Brill" w:hAnsi="Brill" w:cs="Brill"/>
        </w:rPr>
        <w:t xml:space="preserve"> &amp; Sepe, 2017</w:t>
      </w:r>
      <w:r w:rsidR="00C55FA1" w:rsidRPr="00C66272">
        <w:rPr>
          <w:rFonts w:ascii="Brill" w:eastAsia="Brill" w:hAnsi="Brill" w:cs="Brill"/>
        </w:rPr>
        <w:t xml:space="preserve">). Harbours and waterfronts have always been gateways, areas of the port city connected with faraway places. The “maritime façade” of port cities indeed reflects their – past and present – global interconnection, contributing to the emergence of a “global urban mindscape” of these places (Hein, 2011, pp. 11-12) linked with their </w:t>
      </w:r>
      <w:proofErr w:type="spellStart"/>
      <w:r w:rsidR="00C55FA1" w:rsidRPr="00C66272">
        <w:rPr>
          <w:rFonts w:ascii="Brill" w:eastAsia="Brill" w:hAnsi="Brill" w:cs="Brill"/>
        </w:rPr>
        <w:t>intermediacy</w:t>
      </w:r>
      <w:proofErr w:type="spellEnd"/>
      <w:r w:rsidR="00C55FA1" w:rsidRPr="00C66272">
        <w:rPr>
          <w:rFonts w:ascii="Brill" w:eastAsia="Brill" w:hAnsi="Brill" w:cs="Brill"/>
        </w:rPr>
        <w:t xml:space="preserve"> and vibrancy as places of economic power. However, contemporary waterfronts and port cityscapes display a new form of separation from their cities, as global functions located in these areas and contribut</w:t>
      </w:r>
      <w:r w:rsidR="00423B63" w:rsidRPr="00C66272">
        <w:rPr>
          <w:rFonts w:ascii="Brill" w:eastAsia="Brill" w:hAnsi="Brill" w:cs="Brill"/>
        </w:rPr>
        <w:t>ing</w:t>
      </w:r>
      <w:r w:rsidR="00C55FA1" w:rsidRPr="00C66272">
        <w:rPr>
          <w:rFonts w:ascii="Brill" w:eastAsia="Brill" w:hAnsi="Brill" w:cs="Brill"/>
        </w:rPr>
        <w:t xml:space="preserve"> to the city’s economic and symbolic vitality – </w:t>
      </w:r>
      <w:r w:rsidR="00423B63" w:rsidRPr="00C66272">
        <w:rPr>
          <w:rFonts w:ascii="Brill" w:eastAsia="Brill" w:hAnsi="Brill" w:cs="Brill"/>
        </w:rPr>
        <w:t>e.g.</w:t>
      </w:r>
      <w:r w:rsidR="00C55FA1" w:rsidRPr="00C66272">
        <w:rPr>
          <w:rFonts w:ascii="Brill" w:eastAsia="Brill" w:hAnsi="Brill" w:cs="Brill"/>
        </w:rPr>
        <w:t xml:space="preserve"> corporate and financial headquarters, flagship cultural facilities</w:t>
      </w:r>
      <w:r w:rsidR="00423B63" w:rsidRPr="00C66272">
        <w:rPr>
          <w:rFonts w:ascii="Brill" w:eastAsia="Brill" w:hAnsi="Brill" w:cs="Brill"/>
        </w:rPr>
        <w:t>,</w:t>
      </w:r>
      <w:r w:rsidR="00C55FA1" w:rsidRPr="00C66272">
        <w:rPr>
          <w:rFonts w:ascii="Brill" w:eastAsia="Brill" w:hAnsi="Brill" w:cs="Brill"/>
        </w:rPr>
        <w:t xml:space="preserve"> and event venues – </w:t>
      </w:r>
      <w:r w:rsidR="0077240C" w:rsidRPr="00C66272">
        <w:rPr>
          <w:rFonts w:ascii="Brill" w:eastAsia="Brill" w:hAnsi="Brill" w:cs="Brill"/>
        </w:rPr>
        <w:t xml:space="preserve">have become </w:t>
      </w:r>
      <w:r w:rsidR="00C55FA1" w:rsidRPr="00C66272">
        <w:rPr>
          <w:rFonts w:ascii="Brill" w:eastAsia="Brill" w:hAnsi="Brill" w:cs="Brill"/>
        </w:rPr>
        <w:t>completely detached from the rest of the city</w:t>
      </w:r>
      <w:r w:rsidR="00F62668">
        <w:rPr>
          <w:rFonts w:ascii="Brill" w:eastAsia="Brill" w:hAnsi="Brill" w:cs="Brill"/>
        </w:rPr>
        <w:t xml:space="preserve"> (Hein 2011).</w:t>
      </w:r>
    </w:p>
    <w:p w14:paraId="350779A1" w14:textId="423DB4C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Intriguingly, in some cases, the fascination with port cityscapes and their connection with leisure arise</w:t>
      </w:r>
      <w:ins w:id="1373" w:author="Autor">
        <w:r w:rsidR="00502E11">
          <w:rPr>
            <w:rFonts w:ascii="Brill" w:eastAsia="Brill" w:hAnsi="Brill" w:cs="Brill"/>
          </w:rPr>
          <w:t>s</w:t>
        </w:r>
      </w:ins>
      <w:r w:rsidRPr="00C66272">
        <w:rPr>
          <w:rFonts w:ascii="Brill" w:eastAsia="Brill" w:hAnsi="Brill" w:cs="Brill"/>
        </w:rPr>
        <w:t xml:space="preserve"> from the opposite character of these areas as peaceful environments, </w:t>
      </w:r>
      <w:r w:rsidRPr="00C66272">
        <w:rPr>
          <w:rFonts w:ascii="Brill" w:eastAsia="Brill" w:hAnsi="Brill" w:cs="Brill"/>
        </w:rPr>
        <w:lastRenderedPageBreak/>
        <w:t xml:space="preserve">rather than geographical spaces that embody either the </w:t>
      </w:r>
      <w:proofErr w:type="spellStart"/>
      <w:r w:rsidRPr="00C66272">
        <w:rPr>
          <w:rFonts w:ascii="Brill" w:eastAsia="Brill" w:hAnsi="Brill" w:cs="Brill"/>
        </w:rPr>
        <w:t>intermediacy</w:t>
      </w:r>
      <w:proofErr w:type="spellEnd"/>
      <w:r w:rsidRPr="00C66272">
        <w:rPr>
          <w:rFonts w:ascii="Brill" w:eastAsia="Brill" w:hAnsi="Brill" w:cs="Brill"/>
        </w:rPr>
        <w:t xml:space="preserve"> or centrality of these places (or both). As suggested by </w:t>
      </w:r>
      <w:r w:rsidRPr="00586F10">
        <w:rPr>
          <w:rFonts w:ascii="Brill" w:eastAsia="Brill" w:hAnsi="Brill" w:cs="Brill"/>
        </w:rPr>
        <w:t>Mazy (2021</w:t>
      </w:r>
      <w:r w:rsidRPr="00C66272">
        <w:rPr>
          <w:rFonts w:ascii="Brill" w:eastAsia="Brill" w:hAnsi="Brill" w:cs="Brill"/>
        </w:rPr>
        <w:t xml:space="preserve">), port city </w:t>
      </w:r>
      <w:ins w:id="1374" w:author="Autor">
        <w:r w:rsidR="00502E11">
          <w:rPr>
            <w:rFonts w:ascii="Brill" w:eastAsia="Brill" w:hAnsi="Brill" w:cs="Brill"/>
          </w:rPr>
          <w:t>“</w:t>
        </w:r>
      </w:ins>
      <w:del w:id="1375" w:author="Autor">
        <w:r w:rsidRPr="00C66272" w:rsidDel="00502E11">
          <w:rPr>
            <w:rFonts w:ascii="Brill" w:eastAsia="Brill" w:hAnsi="Brill" w:cs="Brill"/>
          </w:rPr>
          <w:delText>‘</w:delText>
        </w:r>
      </w:del>
      <w:r w:rsidRPr="00C66272">
        <w:rPr>
          <w:rFonts w:ascii="Brill" w:eastAsia="Brill" w:hAnsi="Brill" w:cs="Brill"/>
        </w:rPr>
        <w:t>wastelands</w:t>
      </w:r>
      <w:ins w:id="1376" w:author="Autor">
        <w:r w:rsidR="00502E11">
          <w:rPr>
            <w:rFonts w:ascii="Brill" w:eastAsia="Brill" w:hAnsi="Brill" w:cs="Brill"/>
          </w:rPr>
          <w:t>”</w:t>
        </w:r>
      </w:ins>
      <w:del w:id="1377" w:author="Autor">
        <w:r w:rsidRPr="00C66272" w:rsidDel="00502E11">
          <w:rPr>
            <w:rFonts w:ascii="Brill" w:eastAsia="Brill" w:hAnsi="Brill" w:cs="Brill"/>
          </w:rPr>
          <w:delText>’</w:delText>
        </w:r>
      </w:del>
      <w:r w:rsidRPr="00C66272">
        <w:rPr>
          <w:rFonts w:ascii="Brill" w:eastAsia="Brill" w:hAnsi="Brill" w:cs="Brill"/>
        </w:rPr>
        <w:t xml:space="preserve"> such as abandoned port areas or unused areas at the port-city interface become opportunities for port city dwellers to escape the hustle and bustle of their city. Some of these spaces have been redeveloped as </w:t>
      </w:r>
      <w:r w:rsidR="003C5BDA" w:rsidRPr="00C66272">
        <w:rPr>
          <w:rFonts w:ascii="Brill" w:eastAsia="Brill" w:hAnsi="Brill" w:cs="Brill"/>
        </w:rPr>
        <w:t xml:space="preserve">open </w:t>
      </w:r>
      <w:r w:rsidRPr="00C66272">
        <w:rPr>
          <w:rFonts w:ascii="Brill" w:eastAsia="Brill" w:hAnsi="Brill" w:cs="Brill"/>
        </w:rPr>
        <w:t xml:space="preserve">leisure spaces, for example where port buffer zones have been created by transforming wastelands or unused areas into large public parks. This is the case </w:t>
      </w:r>
      <w:r w:rsidR="00875813" w:rsidRPr="00C66272">
        <w:rPr>
          <w:rFonts w:ascii="Brill" w:eastAsia="Brill" w:hAnsi="Brill" w:cs="Brill"/>
        </w:rPr>
        <w:t>in</w:t>
      </w:r>
      <w:r w:rsidRPr="00C66272">
        <w:rPr>
          <w:rFonts w:ascii="Brill" w:eastAsia="Brill" w:hAnsi="Brill" w:cs="Brill"/>
        </w:rPr>
        <w:t xml:space="preserve"> Genoa (Fascia di Rispetto di </w:t>
      </w:r>
      <w:proofErr w:type="spellStart"/>
      <w:r w:rsidRPr="00C66272">
        <w:rPr>
          <w:rFonts w:ascii="Brill" w:eastAsia="Brill" w:hAnsi="Brill" w:cs="Brill"/>
        </w:rPr>
        <w:t>Prà</w:t>
      </w:r>
      <w:proofErr w:type="spellEnd"/>
      <w:r w:rsidRPr="00C66272">
        <w:rPr>
          <w:rFonts w:ascii="Brill" w:eastAsia="Brill" w:hAnsi="Brill" w:cs="Brill"/>
        </w:rPr>
        <w:t xml:space="preserve">) </w:t>
      </w:r>
      <w:r w:rsidR="00875813" w:rsidRPr="00C66272">
        <w:rPr>
          <w:rFonts w:ascii="Brill" w:eastAsia="Brill" w:hAnsi="Brill" w:cs="Brill"/>
        </w:rPr>
        <w:t>and</w:t>
      </w:r>
      <w:r w:rsidRPr="00C66272">
        <w:rPr>
          <w:rFonts w:ascii="Brill" w:eastAsia="Brill" w:hAnsi="Brill" w:cs="Brill"/>
        </w:rPr>
        <w:t xml:space="preserve"> Valencia (Parque de </w:t>
      </w:r>
      <w:proofErr w:type="spellStart"/>
      <w:r w:rsidRPr="00C66272">
        <w:rPr>
          <w:rFonts w:ascii="Brill" w:eastAsia="Brill" w:hAnsi="Brill" w:cs="Brill"/>
        </w:rPr>
        <w:t>Desembocadura</w:t>
      </w:r>
      <w:proofErr w:type="spellEnd"/>
      <w:r w:rsidRPr="00C66272">
        <w:rPr>
          <w:rFonts w:ascii="Brill" w:eastAsia="Brill" w:hAnsi="Brill" w:cs="Brill"/>
        </w:rPr>
        <w:t xml:space="preserve">), where public parks in former port city ‘wastelands’ </w:t>
      </w:r>
      <w:r w:rsidR="00875813" w:rsidRPr="00C66272">
        <w:rPr>
          <w:rFonts w:ascii="Brill" w:eastAsia="Brill" w:hAnsi="Brill" w:cs="Brill"/>
        </w:rPr>
        <w:t>have become</w:t>
      </w:r>
      <w:r w:rsidRPr="00C66272">
        <w:rPr>
          <w:rFonts w:ascii="Brill" w:eastAsia="Brill" w:hAnsi="Brill" w:cs="Brill"/>
        </w:rPr>
        <w:t xml:space="preserve"> very popular</w:t>
      </w:r>
      <w:r w:rsidR="00875813" w:rsidRPr="00C66272">
        <w:rPr>
          <w:rFonts w:ascii="Brill" w:eastAsia="Brill" w:hAnsi="Brill" w:cs="Brill"/>
        </w:rPr>
        <w:t xml:space="preserve">: </w:t>
      </w:r>
      <w:r w:rsidRPr="00C66272">
        <w:rPr>
          <w:rFonts w:ascii="Brill" w:eastAsia="Brill" w:hAnsi="Brill" w:cs="Brill"/>
        </w:rPr>
        <w:t>they me</w:t>
      </w:r>
      <w:r w:rsidR="00875813" w:rsidRPr="00C66272">
        <w:rPr>
          <w:rFonts w:ascii="Brill" w:eastAsia="Brill" w:hAnsi="Brill" w:cs="Brill"/>
        </w:rPr>
        <w:t>e</w:t>
      </w:r>
      <w:r w:rsidRPr="00C66272">
        <w:rPr>
          <w:rFonts w:ascii="Brill" w:eastAsia="Brill" w:hAnsi="Brill" w:cs="Brill"/>
        </w:rPr>
        <w:t>t port city dwellers’ need</w:t>
      </w:r>
      <w:r w:rsidR="00875813" w:rsidRPr="00C66272">
        <w:rPr>
          <w:rFonts w:ascii="Brill" w:eastAsia="Brill" w:hAnsi="Brill" w:cs="Brill"/>
        </w:rPr>
        <w:t xml:space="preserve"> for</w:t>
      </w:r>
      <w:r w:rsidRPr="00C66272">
        <w:rPr>
          <w:rFonts w:ascii="Brill" w:eastAsia="Brill" w:hAnsi="Brill" w:cs="Brill"/>
        </w:rPr>
        <w:t xml:space="preserve"> leisure opportunities </w:t>
      </w:r>
      <w:r w:rsidR="00875813" w:rsidRPr="00C66272">
        <w:rPr>
          <w:rFonts w:ascii="Brill" w:eastAsia="Brill" w:hAnsi="Brill" w:cs="Brill"/>
        </w:rPr>
        <w:t>and</w:t>
      </w:r>
      <w:r w:rsidRPr="00C66272">
        <w:rPr>
          <w:rFonts w:ascii="Brill" w:eastAsia="Brill" w:hAnsi="Brill" w:cs="Brill"/>
        </w:rPr>
        <w:t xml:space="preserve"> simply </w:t>
      </w:r>
      <w:r w:rsidR="00875813" w:rsidRPr="00C66272">
        <w:rPr>
          <w:rFonts w:ascii="Brill" w:eastAsia="Brill" w:hAnsi="Brill" w:cs="Brill"/>
        </w:rPr>
        <w:t>provide</w:t>
      </w:r>
      <w:r w:rsidR="001A1E0C">
        <w:rPr>
          <w:rFonts w:ascii="Brill" w:eastAsia="Brill" w:hAnsi="Brill" w:cs="Brill"/>
        </w:rPr>
        <w:t xml:space="preserve"> </w:t>
      </w:r>
      <w:r w:rsidRPr="00C66272">
        <w:rPr>
          <w:rFonts w:ascii="Brill" w:eastAsia="Brill" w:hAnsi="Brill" w:cs="Brill"/>
        </w:rPr>
        <w:t xml:space="preserve">an ‘escape’ from </w:t>
      </w:r>
      <w:r w:rsidR="00D902A8" w:rsidRPr="00C66272">
        <w:rPr>
          <w:rFonts w:ascii="Brill" w:eastAsia="Brill" w:hAnsi="Brill" w:cs="Brill"/>
        </w:rPr>
        <w:t>a</w:t>
      </w:r>
      <w:r w:rsidRPr="00C66272">
        <w:rPr>
          <w:rFonts w:ascii="Brill" w:eastAsia="Brill" w:hAnsi="Brill" w:cs="Brill"/>
        </w:rPr>
        <w:t xml:space="preserve"> busy port city. This </w:t>
      </w:r>
      <w:ins w:id="1378" w:author="Autor">
        <w:r w:rsidR="00502E11">
          <w:rPr>
            <w:rFonts w:ascii="Brill" w:eastAsia="Brill" w:hAnsi="Brill" w:cs="Brill"/>
          </w:rPr>
          <w:t>“</w:t>
        </w:r>
      </w:ins>
      <w:del w:id="1379" w:author="Autor">
        <w:r w:rsidRPr="00C66272" w:rsidDel="00502E11">
          <w:rPr>
            <w:rFonts w:ascii="Brill" w:eastAsia="Brill" w:hAnsi="Brill" w:cs="Brill"/>
          </w:rPr>
          <w:delText>‘</w:delText>
        </w:r>
      </w:del>
      <w:r w:rsidRPr="00C66272">
        <w:rPr>
          <w:rFonts w:ascii="Brill" w:eastAsia="Brill" w:hAnsi="Brill" w:cs="Brill"/>
        </w:rPr>
        <w:t>greening</w:t>
      </w:r>
      <w:ins w:id="1380" w:author="Autor">
        <w:r w:rsidR="00502E11">
          <w:rPr>
            <w:rFonts w:ascii="Brill" w:eastAsia="Brill" w:hAnsi="Brill" w:cs="Brill"/>
          </w:rPr>
          <w:t>”</w:t>
        </w:r>
      </w:ins>
      <w:del w:id="1381" w:author="Autor">
        <w:r w:rsidRPr="00C66272" w:rsidDel="00502E11">
          <w:rPr>
            <w:rFonts w:ascii="Brill" w:eastAsia="Brill" w:hAnsi="Brill" w:cs="Brill"/>
          </w:rPr>
          <w:delText>’</w:delText>
        </w:r>
      </w:del>
      <w:r w:rsidRPr="00C66272">
        <w:rPr>
          <w:rFonts w:ascii="Brill" w:eastAsia="Brill" w:hAnsi="Brill" w:cs="Brill"/>
        </w:rPr>
        <w:t xml:space="preserve"> of the port-city interface </w:t>
      </w:r>
      <w:r w:rsidR="00D902A8" w:rsidRPr="00C66272">
        <w:rPr>
          <w:rFonts w:ascii="Brill" w:eastAsia="Brill" w:hAnsi="Brill" w:cs="Brill"/>
        </w:rPr>
        <w:t xml:space="preserve">has </w:t>
      </w:r>
      <w:r w:rsidRPr="00C66272">
        <w:rPr>
          <w:rFonts w:ascii="Brill" w:eastAsia="Brill" w:hAnsi="Brill" w:cs="Brill"/>
        </w:rPr>
        <w:t xml:space="preserve">acted indeed as compensation for the negative externalities generated by the development of large container terminals to accommodate growing freight traffic, which deprived local communities of natural spaces such as beaches </w:t>
      </w:r>
      <w:r w:rsidR="00F15055" w:rsidRPr="00C66272">
        <w:rPr>
          <w:rFonts w:ascii="Brill" w:eastAsia="Brill" w:hAnsi="Brill" w:cs="Brill"/>
        </w:rPr>
        <w:t>and</w:t>
      </w:r>
      <w:r w:rsidRPr="00C66272">
        <w:rPr>
          <w:rFonts w:ascii="Brill" w:eastAsia="Brill" w:hAnsi="Brill" w:cs="Brill"/>
        </w:rPr>
        <w:t xml:space="preserve"> green areas (</w:t>
      </w:r>
      <w:proofErr w:type="spellStart"/>
      <w:r w:rsidRPr="00F04A55">
        <w:rPr>
          <w:rFonts w:ascii="Brill" w:eastAsia="Brill" w:hAnsi="Brill" w:cs="Brill"/>
        </w:rPr>
        <w:t>Tommarchi</w:t>
      </w:r>
      <w:proofErr w:type="spellEnd"/>
      <w:r w:rsidRPr="00F04A55">
        <w:rPr>
          <w:rFonts w:ascii="Brill" w:eastAsia="Brill" w:hAnsi="Brill" w:cs="Brill"/>
        </w:rPr>
        <w:t>, 2022</w:t>
      </w:r>
      <w:r w:rsidRPr="00C66272">
        <w:rPr>
          <w:rFonts w:ascii="Brill" w:eastAsia="Brill" w:hAnsi="Brill" w:cs="Brill"/>
        </w:rPr>
        <w:t>). It is therefore not surprising that in these spaces the adjacent working port has been somewhat visually hidden, contributing to the feeling of peacefulness and isolation.</w:t>
      </w:r>
    </w:p>
    <w:p w14:paraId="350779A2" w14:textId="77777777" w:rsidR="00CB3FC9" w:rsidRPr="00C66272" w:rsidRDefault="00CB3FC9">
      <w:pPr>
        <w:spacing w:line="360" w:lineRule="auto"/>
        <w:ind w:firstLine="284"/>
        <w:jc w:val="both"/>
        <w:rPr>
          <w:rFonts w:ascii="Brill" w:eastAsia="Brill" w:hAnsi="Brill" w:cs="Brill"/>
        </w:rPr>
      </w:pPr>
    </w:p>
    <w:p w14:paraId="350779A3" w14:textId="77777777" w:rsidR="00CB3FC9" w:rsidRPr="00C66272" w:rsidRDefault="00C55FA1">
      <w:pPr>
        <w:pStyle w:val="Nagwek1"/>
        <w:rPr>
          <w:rFonts w:ascii="Brill" w:eastAsia="Brill" w:hAnsi="Brill" w:cs="Brill"/>
        </w:rPr>
      </w:pPr>
      <w:r w:rsidRPr="00C66272">
        <w:rPr>
          <w:rFonts w:ascii="Brill" w:eastAsia="Brill" w:hAnsi="Brill" w:cs="Brill"/>
        </w:rPr>
        <w:t>The rise of major and mega events in maritime port cities</w:t>
      </w:r>
    </w:p>
    <w:p w14:paraId="350779A4" w14:textId="550B1F8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Considering the context of port restructuring and economic diversification introduced above, one should not be surprised </w:t>
      </w:r>
      <w:del w:id="1382" w:author="Autor">
        <w:r w:rsidRPr="00C66272" w:rsidDel="00502E11">
          <w:rPr>
            <w:rFonts w:ascii="Brill" w:eastAsia="Brill" w:hAnsi="Brill" w:cs="Brill"/>
          </w:rPr>
          <w:delText xml:space="preserve">by the fact </w:delText>
        </w:r>
      </w:del>
      <w:r w:rsidRPr="00C66272">
        <w:rPr>
          <w:rFonts w:ascii="Brill" w:eastAsia="Brill" w:hAnsi="Brill" w:cs="Brill"/>
        </w:rPr>
        <w:t xml:space="preserve">that many </w:t>
      </w:r>
      <w:r w:rsidR="008F219B" w:rsidRPr="00C66272">
        <w:rPr>
          <w:rFonts w:ascii="Brill" w:eastAsia="Brill" w:hAnsi="Brill" w:cs="Brill"/>
        </w:rPr>
        <w:t>internationally known</w:t>
      </w:r>
      <w:r w:rsidRPr="00C66272">
        <w:rPr>
          <w:rFonts w:ascii="Brill" w:eastAsia="Brill" w:hAnsi="Brill" w:cs="Brill"/>
        </w:rPr>
        <w:t xml:space="preserve"> major and mega events have taken place in European maritime port cities, and have been associated with physical and socio-economic regeneration. These events can be understood as large-scale, international cultural, commercial</w:t>
      </w:r>
      <w:r w:rsidR="009834C0" w:rsidRPr="00C66272">
        <w:rPr>
          <w:rFonts w:ascii="Brill" w:eastAsia="Brill" w:hAnsi="Brill" w:cs="Brill"/>
        </w:rPr>
        <w:t>,</w:t>
      </w:r>
      <w:r w:rsidRPr="00C66272">
        <w:rPr>
          <w:rFonts w:ascii="Brill" w:eastAsia="Brill" w:hAnsi="Brill" w:cs="Brill"/>
        </w:rPr>
        <w:t xml:space="preserve"> or sporting events (</w:t>
      </w:r>
      <w:r w:rsidRPr="00B1778A">
        <w:rPr>
          <w:rFonts w:ascii="Brill" w:eastAsia="Brill" w:hAnsi="Brill" w:cs="Brill"/>
        </w:rPr>
        <w:t>Hall, 1992</w:t>
      </w:r>
      <w:r w:rsidRPr="00C66272">
        <w:rPr>
          <w:rFonts w:ascii="Brill" w:eastAsia="Brill" w:hAnsi="Brill" w:cs="Brill"/>
        </w:rPr>
        <w:t xml:space="preserve">; </w:t>
      </w:r>
      <w:r w:rsidRPr="00D20217">
        <w:rPr>
          <w:rFonts w:ascii="Brill" w:eastAsia="Brill" w:hAnsi="Brill" w:cs="Brill"/>
        </w:rPr>
        <w:t>Roche, 2000</w:t>
      </w:r>
      <w:r w:rsidRPr="00C66272">
        <w:rPr>
          <w:rFonts w:ascii="Brill" w:eastAsia="Brill" w:hAnsi="Brill" w:cs="Brill"/>
        </w:rPr>
        <w:t>) able to transform host cities (</w:t>
      </w:r>
      <w:r w:rsidRPr="00D20217">
        <w:rPr>
          <w:rFonts w:ascii="Brill" w:eastAsia="Brill" w:hAnsi="Brill" w:cs="Brill"/>
        </w:rPr>
        <w:t>Müller, 2015</w:t>
      </w:r>
      <w:r w:rsidRPr="00C66272">
        <w:rPr>
          <w:rFonts w:ascii="Brill" w:eastAsia="Brill" w:hAnsi="Brill" w:cs="Brill"/>
        </w:rPr>
        <w:t>)</w:t>
      </w:r>
      <w:r w:rsidR="001F7904" w:rsidRPr="00C66272">
        <w:rPr>
          <w:rFonts w:ascii="Brill" w:eastAsia="Brill" w:hAnsi="Brill" w:cs="Brill"/>
        </w:rPr>
        <w:t xml:space="preserve"> – even while</w:t>
      </w:r>
      <w:r w:rsidRPr="00C66272">
        <w:rPr>
          <w:rFonts w:ascii="Brill" w:eastAsia="Brill" w:hAnsi="Brill" w:cs="Brill"/>
        </w:rPr>
        <w:t xml:space="preserve"> the definition of ‘mega events’ is still very much debated. Event-led regeneration can be defined as a variegated set of strategies aimed at urban and socio-economic regeneration </w:t>
      </w:r>
      <w:ins w:id="1383" w:author="Autor">
        <w:r w:rsidR="00502E11">
          <w:rPr>
            <w:rFonts w:ascii="Brill" w:eastAsia="Brill" w:hAnsi="Brill" w:cs="Brill"/>
          </w:rPr>
          <w:t>triggered or sustained by</w:t>
        </w:r>
      </w:ins>
      <w:del w:id="1384" w:author="Autor">
        <w:r w:rsidRPr="00C66272" w:rsidDel="00502E11">
          <w:rPr>
            <w:rFonts w:ascii="Brill" w:eastAsia="Brill" w:hAnsi="Brill" w:cs="Brill"/>
          </w:rPr>
          <w:delText>where</w:delText>
        </w:r>
      </w:del>
      <w:r w:rsidRPr="00C66272">
        <w:rPr>
          <w:rFonts w:ascii="Brill" w:eastAsia="Brill" w:hAnsi="Brill" w:cs="Brill"/>
        </w:rPr>
        <w:t xml:space="preserve"> major or mega events </w:t>
      </w:r>
      <w:del w:id="1385" w:author="Autor">
        <w:r w:rsidRPr="00C66272" w:rsidDel="00502E11">
          <w:rPr>
            <w:rFonts w:ascii="Brill" w:eastAsia="Brill" w:hAnsi="Brill" w:cs="Brill"/>
          </w:rPr>
          <w:delText xml:space="preserve">trigger or sustain regeneration </w:delText>
        </w:r>
      </w:del>
      <w:r w:rsidRPr="00C66272">
        <w:rPr>
          <w:rFonts w:ascii="Brill" w:eastAsia="Brill" w:hAnsi="Brill" w:cs="Brill"/>
        </w:rPr>
        <w:t>(</w:t>
      </w:r>
      <w:r w:rsidRPr="00D20217">
        <w:rPr>
          <w:rFonts w:ascii="Brill" w:eastAsia="Brill" w:hAnsi="Brill" w:cs="Brill"/>
        </w:rPr>
        <w:t>Sadd, 2009</w:t>
      </w:r>
      <w:r w:rsidRPr="00C66272">
        <w:rPr>
          <w:rFonts w:ascii="Brill" w:eastAsia="Brill" w:hAnsi="Brill" w:cs="Brill"/>
        </w:rPr>
        <w:t xml:space="preserve">; </w:t>
      </w:r>
      <w:r w:rsidRPr="00F04A55">
        <w:rPr>
          <w:rFonts w:ascii="Brill" w:eastAsia="Brill" w:hAnsi="Brill" w:cs="Brill"/>
        </w:rPr>
        <w:t>Smith, 2012</w:t>
      </w:r>
      <w:r w:rsidRPr="00C66272">
        <w:rPr>
          <w:rFonts w:ascii="Brill" w:eastAsia="Brill" w:hAnsi="Brill" w:cs="Brill"/>
        </w:rPr>
        <w:t xml:space="preserve">). Event-led regeneration is largely seen as a form of culture-led regeneration, </w:t>
      </w:r>
      <w:r w:rsidR="003C54A9" w:rsidRPr="00C66272">
        <w:rPr>
          <w:rFonts w:ascii="Brill" w:eastAsia="Brill" w:hAnsi="Brill" w:cs="Brill"/>
        </w:rPr>
        <w:t xml:space="preserve">in which </w:t>
      </w:r>
      <w:r w:rsidRPr="00C66272">
        <w:rPr>
          <w:rFonts w:ascii="Brill" w:eastAsia="Brill" w:hAnsi="Brill" w:cs="Brill"/>
        </w:rPr>
        <w:t xml:space="preserve">cultural activity and facilities are the catalyst for transformation </w:t>
      </w:r>
      <w:r w:rsidRPr="00B61D19">
        <w:rPr>
          <w:rFonts w:ascii="Brill" w:eastAsia="Brill" w:hAnsi="Brill" w:cs="Brill"/>
        </w:rPr>
        <w:t>(Evans &amp; Shaw, 2004</w:t>
      </w:r>
      <w:r w:rsidRPr="00C66272">
        <w:rPr>
          <w:rFonts w:ascii="Brill" w:eastAsia="Brill" w:hAnsi="Brill" w:cs="Brill"/>
        </w:rPr>
        <w:t xml:space="preserve">). </w:t>
      </w:r>
      <w:r w:rsidR="003C54A9" w:rsidRPr="00C66272">
        <w:rPr>
          <w:rFonts w:ascii="Brill" w:eastAsia="Brill" w:hAnsi="Brill" w:cs="Brill"/>
        </w:rPr>
        <w:t>As a deliberate strategy this</w:t>
      </w:r>
      <w:r w:rsidRPr="00C66272">
        <w:rPr>
          <w:rFonts w:ascii="Brill" w:eastAsia="Brill" w:hAnsi="Brill" w:cs="Brill"/>
        </w:rPr>
        <w:t xml:space="preserve"> approach emerged in the 1980s, in particular in countries </w:t>
      </w:r>
      <w:ins w:id="1386" w:author="Autor">
        <w:r w:rsidR="00502E11">
          <w:rPr>
            <w:rFonts w:ascii="Brill" w:eastAsia="Brill" w:hAnsi="Brill" w:cs="Brill"/>
          </w:rPr>
          <w:t xml:space="preserve">such as the UK </w:t>
        </w:r>
      </w:ins>
      <w:r w:rsidRPr="00C66272">
        <w:rPr>
          <w:rFonts w:ascii="Brill" w:eastAsia="Brill" w:hAnsi="Brill" w:cs="Brill"/>
        </w:rPr>
        <w:t>that were then led by neoliberal governments</w:t>
      </w:r>
      <w:del w:id="1387" w:author="Autor">
        <w:r w:rsidRPr="00C66272" w:rsidDel="00502E11">
          <w:rPr>
            <w:rFonts w:ascii="Brill" w:eastAsia="Brill" w:hAnsi="Brill" w:cs="Brill"/>
          </w:rPr>
          <w:delText xml:space="preserve"> such as the UK</w:delText>
        </w:r>
      </w:del>
      <w:r w:rsidRPr="00C66272">
        <w:rPr>
          <w:rFonts w:ascii="Brill" w:eastAsia="Brill" w:hAnsi="Brill" w:cs="Brill"/>
        </w:rPr>
        <w:t>, as a response to the negative impacts of deindustrialization and economic restructuring (</w:t>
      </w:r>
      <w:r w:rsidRPr="00B712BD">
        <w:rPr>
          <w:rFonts w:ascii="Brill" w:eastAsia="Brill" w:hAnsi="Brill" w:cs="Brill"/>
        </w:rPr>
        <w:t>Bianchini &amp; Parkinson, 1993;</w:t>
      </w:r>
      <w:r w:rsidRPr="00C66272">
        <w:rPr>
          <w:rFonts w:ascii="Brill" w:eastAsia="Brill" w:hAnsi="Brill" w:cs="Brill"/>
        </w:rPr>
        <w:t xml:space="preserve"> </w:t>
      </w:r>
      <w:r w:rsidRPr="00575805">
        <w:rPr>
          <w:rFonts w:ascii="Brill" w:eastAsia="Brill" w:hAnsi="Brill" w:cs="Brill"/>
        </w:rPr>
        <w:t>Miles, 2005</w:t>
      </w:r>
      <w:r w:rsidRPr="00C66272">
        <w:rPr>
          <w:rFonts w:ascii="Brill" w:eastAsia="Brill" w:hAnsi="Brill" w:cs="Brill"/>
        </w:rPr>
        <w:t>)</w:t>
      </w:r>
      <w:r w:rsidR="00363F72" w:rsidRPr="00C66272">
        <w:rPr>
          <w:rFonts w:ascii="Brill" w:eastAsia="Brill" w:hAnsi="Brill" w:cs="Brill"/>
        </w:rPr>
        <w:t xml:space="preserve">. Since the 1990s, </w:t>
      </w:r>
      <w:commentRangeStart w:id="1388"/>
      <w:commentRangeStart w:id="1389"/>
      <w:r w:rsidR="00363F72" w:rsidRPr="00C66272">
        <w:rPr>
          <w:rFonts w:ascii="Brill" w:eastAsia="Brill" w:hAnsi="Brill" w:cs="Brill"/>
        </w:rPr>
        <w:t>they</w:t>
      </w:r>
      <w:commentRangeEnd w:id="1388"/>
      <w:r w:rsidR="00502E11">
        <w:rPr>
          <w:rStyle w:val="Odwoaniedokomentarza"/>
          <w:lang w:val="en-AU"/>
        </w:rPr>
        <w:commentReference w:id="1388"/>
      </w:r>
      <w:commentRangeEnd w:id="1389"/>
      <w:r w:rsidR="005E53F8">
        <w:rPr>
          <w:rStyle w:val="Odwoaniedokomentarza"/>
          <w:lang w:val="en-AU"/>
        </w:rPr>
        <w:commentReference w:id="1389"/>
      </w:r>
      <w:r w:rsidR="00363F72" w:rsidRPr="00C66272">
        <w:rPr>
          <w:rFonts w:ascii="Brill" w:eastAsia="Brill" w:hAnsi="Brill" w:cs="Brill"/>
        </w:rPr>
        <w:t xml:space="preserve"> have become</w:t>
      </w:r>
      <w:r w:rsidRPr="00C66272">
        <w:rPr>
          <w:rFonts w:ascii="Brill" w:eastAsia="Brill" w:hAnsi="Brill" w:cs="Brill"/>
        </w:rPr>
        <w:t xml:space="preserve"> commonplace.</w:t>
      </w:r>
    </w:p>
    <w:p w14:paraId="350779A5" w14:textId="6A83ABE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How can we explain the link between maritime port cities and major and mega events? </w:t>
      </w:r>
      <w:r w:rsidR="00694E18" w:rsidRPr="00C66272">
        <w:rPr>
          <w:rFonts w:ascii="Brill" w:eastAsia="Brill" w:hAnsi="Brill" w:cs="Brill"/>
        </w:rPr>
        <w:t>I</w:t>
      </w:r>
      <w:r w:rsidRPr="00C66272">
        <w:rPr>
          <w:rFonts w:ascii="Brill" w:eastAsia="Brill" w:hAnsi="Brill" w:cs="Brill"/>
        </w:rPr>
        <w:t xml:space="preserve">n many port cities, cultural activity and large-scale events have been perceived by local policy makers as a means for regaining at least part of the </w:t>
      </w:r>
      <w:ins w:id="1390" w:author="Autor">
        <w:r w:rsidR="00287191">
          <w:rPr>
            <w:rFonts w:ascii="Brill" w:eastAsia="Brill" w:hAnsi="Brill" w:cs="Brill"/>
          </w:rPr>
          <w:t>“</w:t>
        </w:r>
      </w:ins>
      <w:del w:id="1391" w:author="Autor">
        <w:r w:rsidRPr="00C66272" w:rsidDel="00287191">
          <w:rPr>
            <w:rFonts w:ascii="Brill" w:eastAsia="Brill" w:hAnsi="Brill" w:cs="Brill"/>
          </w:rPr>
          <w:delText>‘</w:delText>
        </w:r>
      </w:del>
      <w:r w:rsidRPr="00C66272">
        <w:rPr>
          <w:rFonts w:ascii="Brill" w:eastAsia="Brill" w:hAnsi="Brill" w:cs="Brill"/>
        </w:rPr>
        <w:t>geographical power</w:t>
      </w:r>
      <w:ins w:id="1392" w:author="Autor">
        <w:r w:rsidR="00287191">
          <w:rPr>
            <w:rFonts w:ascii="Brill" w:eastAsia="Brill" w:hAnsi="Brill" w:cs="Brill"/>
          </w:rPr>
          <w:t>”</w:t>
        </w:r>
      </w:ins>
      <w:del w:id="1393" w:author="Autor">
        <w:r w:rsidRPr="00C66272" w:rsidDel="00287191">
          <w:rPr>
            <w:rFonts w:ascii="Brill" w:eastAsia="Brill" w:hAnsi="Brill" w:cs="Brill"/>
          </w:rPr>
          <w:delText>’</w:delText>
        </w:r>
      </w:del>
      <w:r w:rsidRPr="00C66272">
        <w:rPr>
          <w:rFonts w:ascii="Brill" w:eastAsia="Brill" w:hAnsi="Brill" w:cs="Brill"/>
        </w:rPr>
        <w:t xml:space="preserve"> that these cities once held (</w:t>
      </w:r>
      <w:r w:rsidRPr="00B61D19">
        <w:rPr>
          <w:rFonts w:ascii="Brill" w:eastAsia="Brill" w:hAnsi="Brill" w:cs="Brill"/>
        </w:rPr>
        <w:t>Evans, 2011</w:t>
      </w:r>
      <w:r w:rsidRPr="00C66272">
        <w:rPr>
          <w:rFonts w:ascii="Brill" w:eastAsia="Brill" w:hAnsi="Brill" w:cs="Brill"/>
        </w:rPr>
        <w:t xml:space="preserve">) and </w:t>
      </w:r>
      <w:r w:rsidR="00694E18" w:rsidRPr="00C66272">
        <w:rPr>
          <w:rFonts w:ascii="Brill" w:eastAsia="Brill" w:hAnsi="Brill" w:cs="Brill"/>
        </w:rPr>
        <w:t>which</w:t>
      </w:r>
      <w:r w:rsidRPr="00C66272">
        <w:rPr>
          <w:rFonts w:ascii="Brill" w:eastAsia="Brill" w:hAnsi="Brill" w:cs="Brill"/>
        </w:rPr>
        <w:t xml:space="preserve"> was lost with deindustrialization and changing maritime trade patterns. </w:t>
      </w:r>
      <w:r w:rsidR="00694E18" w:rsidRPr="00C66272">
        <w:rPr>
          <w:rFonts w:ascii="Brill" w:eastAsia="Brill" w:hAnsi="Brill" w:cs="Brill"/>
        </w:rPr>
        <w:t>T</w:t>
      </w:r>
      <w:r w:rsidRPr="00C66272">
        <w:rPr>
          <w:rFonts w:ascii="Brill" w:eastAsia="Brill" w:hAnsi="Brill" w:cs="Brill"/>
        </w:rPr>
        <w:t xml:space="preserve">he European City of Culture 1990 in Glasgow marked a turning point in the history of the initiative, as it </w:t>
      </w:r>
      <w:r w:rsidR="00694E18" w:rsidRPr="00C66272">
        <w:rPr>
          <w:rFonts w:ascii="Brill" w:eastAsia="Brill" w:hAnsi="Brill" w:cs="Brill"/>
        </w:rPr>
        <w:t xml:space="preserve">was the </w:t>
      </w:r>
      <w:r w:rsidRPr="00C66272">
        <w:rPr>
          <w:rFonts w:ascii="Brill" w:eastAsia="Brill" w:hAnsi="Brill" w:cs="Brill"/>
        </w:rPr>
        <w:t xml:space="preserve">first </w:t>
      </w:r>
      <w:r w:rsidR="00694E18" w:rsidRPr="00C66272">
        <w:rPr>
          <w:rFonts w:ascii="Brill" w:eastAsia="Brill" w:hAnsi="Brill" w:cs="Brill"/>
        </w:rPr>
        <w:t xml:space="preserve">to </w:t>
      </w:r>
      <w:r w:rsidRPr="00C66272">
        <w:rPr>
          <w:rFonts w:ascii="Brill" w:eastAsia="Brill" w:hAnsi="Brill" w:cs="Brill"/>
        </w:rPr>
        <w:t>connect the program with urban regeneration agendas (</w:t>
      </w:r>
      <w:r w:rsidRPr="00B712BD">
        <w:rPr>
          <w:rFonts w:ascii="Brill" w:eastAsia="Brill" w:hAnsi="Brill" w:cs="Brill"/>
        </w:rPr>
        <w:t>Bianchini et al., 2013</w:t>
      </w:r>
      <w:r w:rsidRPr="00C66272">
        <w:rPr>
          <w:rFonts w:ascii="Brill" w:eastAsia="Brill" w:hAnsi="Brill" w:cs="Brill"/>
        </w:rPr>
        <w:t>)</w:t>
      </w:r>
      <w:del w:id="1394" w:author="Autor">
        <w:r w:rsidRPr="00C66272" w:rsidDel="00287191">
          <w:rPr>
            <w:rFonts w:ascii="Brill" w:eastAsia="Brill" w:hAnsi="Brill" w:cs="Brill"/>
          </w:rPr>
          <w:delText xml:space="preserve"> </w:delText>
        </w:r>
        <w:r w:rsidR="00694E18" w:rsidRPr="00C66272" w:rsidDel="00287191">
          <w:rPr>
            <w:rFonts w:ascii="Brill" w:eastAsia="Brill" w:hAnsi="Brill" w:cs="Brill"/>
          </w:rPr>
          <w:delText>and</w:delText>
        </w:r>
      </w:del>
      <w:r w:rsidR="00694E18" w:rsidRPr="00C66272">
        <w:rPr>
          <w:rFonts w:ascii="Brill" w:eastAsia="Brill" w:hAnsi="Brill" w:cs="Brill"/>
        </w:rPr>
        <w:t xml:space="preserve"> </w:t>
      </w:r>
      <w:r w:rsidRPr="00C66272">
        <w:rPr>
          <w:rFonts w:ascii="Brill" w:eastAsia="Brill" w:hAnsi="Brill" w:cs="Brill"/>
        </w:rPr>
        <w:t>with the aim of reversing structural decline trends</w:t>
      </w:r>
      <w:r w:rsidR="00694E18" w:rsidRPr="00C66272">
        <w:rPr>
          <w:rFonts w:ascii="Brill" w:eastAsia="Brill" w:hAnsi="Brill" w:cs="Brill"/>
        </w:rPr>
        <w:t>. T</w:t>
      </w:r>
      <w:r w:rsidRPr="00C66272">
        <w:rPr>
          <w:rFonts w:ascii="Brill" w:eastAsia="Brill" w:hAnsi="Brill" w:cs="Brill"/>
        </w:rPr>
        <w:t>he 1992 Olympic Games in Barcelona still represent a benchmark for host cities across the world,</w:t>
      </w:r>
      <w:del w:id="1395" w:author="Autor">
        <w:r w:rsidRPr="00C66272" w:rsidDel="00CA4DB3">
          <w:rPr>
            <w:rFonts w:ascii="Brill" w:eastAsia="Brill" w:hAnsi="Brill" w:cs="Brill"/>
          </w:rPr>
          <w:delText xml:space="preserve"> in</w:delText>
        </w:r>
      </w:del>
      <w:r w:rsidRPr="00C66272">
        <w:rPr>
          <w:rFonts w:ascii="Brill" w:eastAsia="Brill" w:hAnsi="Brill" w:cs="Brill"/>
        </w:rPr>
        <w:t xml:space="preserve"> particular</w:t>
      </w:r>
      <w:ins w:id="1396" w:author="Autor">
        <w:r w:rsidR="00CA4DB3">
          <w:rPr>
            <w:rFonts w:ascii="Brill" w:eastAsia="Brill" w:hAnsi="Brill" w:cs="Brill"/>
          </w:rPr>
          <w:t>ly</w:t>
        </w:r>
      </w:ins>
      <w:r w:rsidRPr="00C66272">
        <w:rPr>
          <w:rFonts w:ascii="Brill" w:eastAsia="Brill" w:hAnsi="Brill" w:cs="Brill"/>
        </w:rPr>
        <w:t xml:space="preserve"> in relation to the link between mega events and long-term planning strategies to achieve regeneration in a deindustrializing port city. </w:t>
      </w:r>
      <w:r w:rsidR="00D07A1B" w:rsidRPr="00C66272">
        <w:rPr>
          <w:rFonts w:ascii="Brill" w:eastAsia="Brill" w:hAnsi="Brill" w:cs="Brill"/>
        </w:rPr>
        <w:t>Achieving the</w:t>
      </w:r>
      <w:r w:rsidRPr="00C66272">
        <w:rPr>
          <w:rFonts w:ascii="Brill" w:eastAsia="Brill" w:hAnsi="Brill" w:cs="Brill"/>
        </w:rPr>
        <w:t xml:space="preserve"> European Capital of Culture 2008 </w:t>
      </w:r>
      <w:r w:rsidR="00D07A1B" w:rsidRPr="00C66272">
        <w:rPr>
          <w:rFonts w:ascii="Brill" w:eastAsia="Brill" w:hAnsi="Brill" w:cs="Brill"/>
        </w:rPr>
        <w:t xml:space="preserve">designation </w:t>
      </w:r>
      <w:r w:rsidRPr="00C66272">
        <w:rPr>
          <w:rFonts w:ascii="Brill" w:eastAsia="Brill" w:hAnsi="Brill" w:cs="Brill"/>
        </w:rPr>
        <w:t xml:space="preserve">is considered a milestone in the </w:t>
      </w:r>
      <w:r w:rsidR="00D40A3F" w:rsidRPr="00C66272">
        <w:rPr>
          <w:rFonts w:ascii="Brill" w:eastAsia="Brill" w:hAnsi="Brill" w:cs="Brill"/>
        </w:rPr>
        <w:t xml:space="preserve">pursuit </w:t>
      </w:r>
      <w:r w:rsidRPr="00C66272">
        <w:rPr>
          <w:rFonts w:ascii="Brill" w:eastAsia="Brill" w:hAnsi="Brill" w:cs="Brill"/>
        </w:rPr>
        <w:t>of regenerati</w:t>
      </w:r>
      <w:r w:rsidR="00D07A1B" w:rsidRPr="00C66272">
        <w:rPr>
          <w:rFonts w:ascii="Brill" w:eastAsia="Brill" w:hAnsi="Brill" w:cs="Brill"/>
        </w:rPr>
        <w:t>ng</w:t>
      </w:r>
      <w:r w:rsidRPr="00C66272">
        <w:rPr>
          <w:rFonts w:ascii="Brill" w:eastAsia="Brill" w:hAnsi="Brill" w:cs="Brill"/>
        </w:rPr>
        <w:t xml:space="preserve"> Liverpool’s redundant docklands (e.</w:t>
      </w:r>
      <w:r w:rsidRPr="00F04A55">
        <w:rPr>
          <w:rFonts w:ascii="Brill" w:eastAsia="Brill" w:hAnsi="Brill" w:cs="Brill"/>
        </w:rPr>
        <w:t>g. Sykes et al., 2013</w:t>
      </w:r>
      <w:r w:rsidRPr="00C66272">
        <w:rPr>
          <w:rFonts w:ascii="Brill" w:eastAsia="Brill" w:hAnsi="Brill" w:cs="Brill"/>
        </w:rPr>
        <w:t>).</w:t>
      </w:r>
    </w:p>
    <w:p w14:paraId="350779A6" w14:textId="3897F8E3" w:rsidR="00CB3FC9" w:rsidRPr="00C66272" w:rsidRDefault="00B201CC">
      <w:pPr>
        <w:spacing w:line="360" w:lineRule="auto"/>
        <w:ind w:firstLine="720"/>
        <w:jc w:val="both"/>
        <w:rPr>
          <w:rFonts w:ascii="Brill" w:eastAsia="Brill" w:hAnsi="Brill" w:cs="Brill"/>
        </w:rPr>
      </w:pPr>
      <w:r w:rsidRPr="00C66272">
        <w:rPr>
          <w:rFonts w:ascii="Brill" w:eastAsia="Brill" w:hAnsi="Brill" w:cs="Brill"/>
        </w:rPr>
        <w:t>For a number of reasons, f</w:t>
      </w:r>
      <w:r w:rsidR="00C55FA1" w:rsidRPr="00C66272">
        <w:rPr>
          <w:rFonts w:ascii="Brill" w:eastAsia="Brill" w:hAnsi="Brill" w:cs="Brill"/>
        </w:rPr>
        <w:t xml:space="preserve">ormer or even </w:t>
      </w:r>
      <w:r w:rsidR="00D40A3F" w:rsidRPr="00C66272">
        <w:rPr>
          <w:rFonts w:ascii="Brill" w:eastAsia="Brill" w:hAnsi="Brill" w:cs="Brill"/>
        </w:rPr>
        <w:t xml:space="preserve">still </w:t>
      </w:r>
      <w:r w:rsidR="00C55FA1" w:rsidRPr="00C66272">
        <w:rPr>
          <w:rFonts w:ascii="Brill" w:eastAsia="Brill" w:hAnsi="Brill" w:cs="Brill"/>
        </w:rPr>
        <w:t>working port areas have prove</w:t>
      </w:r>
      <w:ins w:id="1397" w:author="Autor">
        <w:r w:rsidR="00CA4DB3">
          <w:rPr>
            <w:rFonts w:ascii="Brill" w:eastAsia="Brill" w:hAnsi="Brill" w:cs="Brill"/>
          </w:rPr>
          <w:t>n</w:t>
        </w:r>
      </w:ins>
      <w:del w:id="1398" w:author="Autor">
        <w:r w:rsidR="00C55FA1" w:rsidRPr="00C66272" w:rsidDel="00CA4DB3">
          <w:rPr>
            <w:rFonts w:ascii="Brill" w:eastAsia="Brill" w:hAnsi="Brill" w:cs="Brill"/>
          </w:rPr>
          <w:delText>d</w:delText>
        </w:r>
      </w:del>
      <w:r w:rsidR="00C55FA1" w:rsidRPr="00C66272">
        <w:rPr>
          <w:rFonts w:ascii="Brill" w:eastAsia="Brill" w:hAnsi="Brill" w:cs="Brill"/>
        </w:rPr>
        <w:t xml:space="preserve"> to be excellent venues for the celebration of major or mega events (</w:t>
      </w:r>
      <w:proofErr w:type="spellStart"/>
      <w:r w:rsidR="00C55FA1" w:rsidRPr="00C66272">
        <w:rPr>
          <w:rFonts w:ascii="Brill" w:eastAsia="Brill" w:hAnsi="Brill" w:cs="Brill"/>
        </w:rPr>
        <w:t>Tommarchi</w:t>
      </w:r>
      <w:proofErr w:type="spellEnd"/>
      <w:r w:rsidR="00C55FA1" w:rsidRPr="00C66272">
        <w:rPr>
          <w:rFonts w:ascii="Brill" w:eastAsia="Brill" w:hAnsi="Brill" w:cs="Brill"/>
        </w:rPr>
        <w:t xml:space="preserve">, 2022), </w:t>
      </w:r>
      <w:del w:id="1399" w:author="Autor">
        <w:r w:rsidR="00C55FA1" w:rsidRPr="00C66272" w:rsidDel="00CA4DB3">
          <w:rPr>
            <w:rFonts w:ascii="Brill" w:eastAsia="Brill" w:hAnsi="Brill" w:cs="Brill"/>
          </w:rPr>
          <w:delText xml:space="preserve">including </w:delText>
        </w:r>
      </w:del>
      <w:ins w:id="1400" w:author="Autor">
        <w:r w:rsidR="00CA4DB3">
          <w:rPr>
            <w:rFonts w:ascii="Brill" w:eastAsia="Brill" w:hAnsi="Brill" w:cs="Brill"/>
          </w:rPr>
          <w:t>due to</w:t>
        </w:r>
        <w:r w:rsidR="00CA4DB3" w:rsidRPr="00C66272">
          <w:rPr>
            <w:rFonts w:ascii="Brill" w:eastAsia="Brill" w:hAnsi="Brill" w:cs="Brill"/>
          </w:rPr>
          <w:t xml:space="preserve"> </w:t>
        </w:r>
      </w:ins>
      <w:r w:rsidR="00C55FA1" w:rsidRPr="00C66272">
        <w:rPr>
          <w:rFonts w:ascii="Brill" w:eastAsia="Brill" w:hAnsi="Brill" w:cs="Brill"/>
        </w:rPr>
        <w:t xml:space="preserve">the availability of vast open spaces in relatively central city locations, the accessibility of these areas via road or rail connections or simply on foot, the adaptability of </w:t>
      </w:r>
      <w:r w:rsidR="00801055" w:rsidRPr="00C66272">
        <w:rPr>
          <w:rFonts w:ascii="Brill" w:eastAsia="Brill" w:hAnsi="Brill" w:cs="Brill"/>
        </w:rPr>
        <w:t xml:space="preserve">existing </w:t>
      </w:r>
      <w:r w:rsidR="00C55FA1" w:rsidRPr="00C66272">
        <w:rPr>
          <w:rFonts w:ascii="Brill" w:eastAsia="Brill" w:hAnsi="Brill" w:cs="Brill"/>
        </w:rPr>
        <w:t>facilities and buildings, and the spectacular location of these areas on the waterfront, which is often – sometimes controversially –</w:t>
      </w:r>
      <w:ins w:id="1401" w:author="Autor">
        <w:r w:rsidR="00CA4DB3">
          <w:rPr>
            <w:rFonts w:ascii="Brill" w:eastAsia="Brill" w:hAnsi="Brill" w:cs="Brill"/>
          </w:rPr>
          <w:t xml:space="preserve"> </w:t>
        </w:r>
      </w:ins>
      <w:r w:rsidR="00C55FA1" w:rsidRPr="00C66272">
        <w:rPr>
          <w:rFonts w:ascii="Brill" w:eastAsia="Brill" w:hAnsi="Brill" w:cs="Brill"/>
        </w:rPr>
        <w:t>feature</w:t>
      </w:r>
      <w:r w:rsidR="00801055" w:rsidRPr="00C66272">
        <w:rPr>
          <w:rFonts w:ascii="Brill" w:eastAsia="Brill" w:hAnsi="Brill" w:cs="Brill"/>
        </w:rPr>
        <w:t>d</w:t>
      </w:r>
      <w:r w:rsidR="00C55FA1" w:rsidRPr="00C66272">
        <w:rPr>
          <w:rFonts w:ascii="Brill" w:eastAsia="Brill" w:hAnsi="Brill" w:cs="Brill"/>
        </w:rPr>
        <w:t xml:space="preserve"> glaringly in TV images and promotional materials. For example, ahead of the 2010 FIFA World Cup in South Africa, FIFA pressured local authorities to build the new Cape Town Stadium at Green Point (</w:t>
      </w:r>
      <w:r w:rsidR="00C55FA1" w:rsidRPr="00B712BD">
        <w:rPr>
          <w:rFonts w:ascii="Brill" w:eastAsia="Brill" w:hAnsi="Brill" w:cs="Brill"/>
        </w:rPr>
        <w:t>Alegi, 2008</w:t>
      </w:r>
      <w:r w:rsidR="00C55FA1" w:rsidRPr="00C66272">
        <w:rPr>
          <w:rFonts w:ascii="Brill" w:eastAsia="Brill" w:hAnsi="Brill" w:cs="Brill"/>
        </w:rPr>
        <w:t xml:space="preserve">), near the redeveloped Victoria and Alfred Waterfront, with the aim of exploiting the visual and symbolic potential of the busy historic port cityscape, as well as of the spectacular views of the city and Table Mountain from the ocean. Similarly, one of the main venues of the 2016 Olympic Games in Rio de Janeiro was the redeveloped Porto Maravilha, a former port area next to Rio’s city </w:t>
      </w:r>
      <w:r w:rsidR="00F62668">
        <w:rPr>
          <w:rFonts w:ascii="Brill" w:eastAsia="Brill" w:hAnsi="Brill" w:cs="Brill"/>
        </w:rPr>
        <w:t>centre</w:t>
      </w:r>
      <w:r w:rsidR="00C55FA1" w:rsidRPr="00C66272">
        <w:rPr>
          <w:rFonts w:ascii="Brill" w:eastAsia="Brill" w:hAnsi="Brill" w:cs="Brill"/>
        </w:rPr>
        <w:t xml:space="preserve">, which provided a </w:t>
      </w:r>
      <w:commentRangeStart w:id="1402"/>
      <w:commentRangeStart w:id="1403"/>
      <w:r w:rsidR="00C55FA1" w:rsidRPr="00C66272">
        <w:rPr>
          <w:rFonts w:ascii="Brill" w:eastAsia="Brill" w:hAnsi="Brill" w:cs="Brill"/>
        </w:rPr>
        <w:t>spectacular</w:t>
      </w:r>
      <w:commentRangeEnd w:id="1402"/>
      <w:r w:rsidR="00CA4DB3">
        <w:rPr>
          <w:rStyle w:val="Odwoaniedokomentarza"/>
          <w:lang w:val="en-AU"/>
        </w:rPr>
        <w:commentReference w:id="1402"/>
      </w:r>
      <w:commentRangeEnd w:id="1403"/>
      <w:r w:rsidR="005E53F8">
        <w:rPr>
          <w:rStyle w:val="Odwoaniedokomentarza"/>
          <w:lang w:val="en-AU"/>
        </w:rPr>
        <w:commentReference w:id="1403"/>
      </w:r>
      <w:r w:rsidR="00C55FA1" w:rsidRPr="00C66272">
        <w:rPr>
          <w:rFonts w:ascii="Brill" w:eastAsia="Brill" w:hAnsi="Brill" w:cs="Brill"/>
        </w:rPr>
        <w:t xml:space="preserve"> – and central – location on Guanabara Bay. The area was made more </w:t>
      </w:r>
      <w:ins w:id="1404" w:author="Autor">
        <w:r w:rsidR="00CA4DB3">
          <w:rPr>
            <w:rFonts w:ascii="Brill" w:eastAsia="Brill" w:hAnsi="Brill" w:cs="Brill"/>
          </w:rPr>
          <w:t>“</w:t>
        </w:r>
      </w:ins>
      <w:del w:id="1405" w:author="Autor">
        <w:r w:rsidR="00C55FA1" w:rsidRPr="00C66272" w:rsidDel="00CA4DB3">
          <w:rPr>
            <w:rFonts w:ascii="Brill" w:eastAsia="Brill" w:hAnsi="Brill" w:cs="Brill"/>
          </w:rPr>
          <w:delText>‘</w:delText>
        </w:r>
      </w:del>
      <w:r w:rsidR="00C55FA1" w:rsidRPr="00C66272">
        <w:rPr>
          <w:rFonts w:ascii="Brill" w:eastAsia="Brill" w:hAnsi="Brill" w:cs="Brill"/>
        </w:rPr>
        <w:t>global</w:t>
      </w:r>
      <w:ins w:id="1406" w:author="Autor">
        <w:r w:rsidR="00CA4DB3">
          <w:rPr>
            <w:rFonts w:ascii="Brill" w:eastAsia="Brill" w:hAnsi="Brill" w:cs="Brill"/>
          </w:rPr>
          <w:t>”</w:t>
        </w:r>
      </w:ins>
      <w:del w:id="1407" w:author="Autor">
        <w:r w:rsidR="00C55FA1" w:rsidRPr="00C66272" w:rsidDel="00CA4DB3">
          <w:rPr>
            <w:rFonts w:ascii="Brill" w:eastAsia="Brill" w:hAnsi="Brill" w:cs="Brill"/>
          </w:rPr>
          <w:delText>’</w:delText>
        </w:r>
      </w:del>
      <w:r w:rsidR="00C55FA1" w:rsidRPr="00C66272">
        <w:rPr>
          <w:rFonts w:ascii="Brill" w:eastAsia="Brill" w:hAnsi="Brill" w:cs="Brill"/>
        </w:rPr>
        <w:t xml:space="preserve"> by the futuristic Museum of Tomorrow (</w:t>
      </w:r>
      <w:proofErr w:type="spellStart"/>
      <w:r w:rsidR="00C55FA1" w:rsidRPr="00B712BD">
        <w:rPr>
          <w:rFonts w:ascii="Brill" w:eastAsia="Brill" w:hAnsi="Brill" w:cs="Brill"/>
        </w:rPr>
        <w:t>Broudehoux</w:t>
      </w:r>
      <w:proofErr w:type="spellEnd"/>
      <w:r w:rsidR="00C55FA1" w:rsidRPr="00B712BD">
        <w:rPr>
          <w:rFonts w:ascii="Brill" w:eastAsia="Brill" w:hAnsi="Brill" w:cs="Brill"/>
        </w:rPr>
        <w:t xml:space="preserve"> &amp; </w:t>
      </w:r>
      <w:proofErr w:type="spellStart"/>
      <w:r w:rsidR="00C55FA1" w:rsidRPr="00B712BD">
        <w:rPr>
          <w:rFonts w:ascii="Brill" w:eastAsia="Brill" w:hAnsi="Brill" w:cs="Brill"/>
        </w:rPr>
        <w:t>Carvalhaes</w:t>
      </w:r>
      <w:proofErr w:type="spellEnd"/>
      <w:r w:rsidR="00C55FA1" w:rsidRPr="00B712BD">
        <w:rPr>
          <w:rFonts w:ascii="Brill" w:eastAsia="Brill" w:hAnsi="Brill" w:cs="Brill"/>
        </w:rPr>
        <w:t>, 2017</w:t>
      </w:r>
      <w:r w:rsidR="00C55FA1" w:rsidRPr="00C66272">
        <w:rPr>
          <w:rFonts w:ascii="Brill" w:eastAsia="Brill" w:hAnsi="Brill" w:cs="Brill"/>
        </w:rPr>
        <w:t xml:space="preserve">), which possibly contributed to the </w:t>
      </w:r>
      <w:ins w:id="1408" w:author="Autor">
        <w:r w:rsidR="00CA4DB3">
          <w:rPr>
            <w:rFonts w:ascii="Brill" w:eastAsia="Brill" w:hAnsi="Brill" w:cs="Brill"/>
          </w:rPr>
          <w:t>“</w:t>
        </w:r>
      </w:ins>
      <w:del w:id="1409" w:author="Autor">
        <w:r w:rsidR="00C55FA1" w:rsidRPr="00C66272" w:rsidDel="00CA4DB3">
          <w:rPr>
            <w:rFonts w:ascii="Brill" w:eastAsia="Brill" w:hAnsi="Brill" w:cs="Brill"/>
          </w:rPr>
          <w:delText>‘</w:delText>
        </w:r>
      </w:del>
      <w:r w:rsidR="00C55FA1" w:rsidRPr="00C66272">
        <w:rPr>
          <w:rFonts w:ascii="Brill" w:eastAsia="Brill" w:hAnsi="Brill" w:cs="Brill"/>
        </w:rPr>
        <w:t>future shock</w:t>
      </w:r>
      <w:ins w:id="1410" w:author="Autor">
        <w:r w:rsidR="00CA4DB3">
          <w:rPr>
            <w:rFonts w:ascii="Brill" w:eastAsia="Brill" w:hAnsi="Brill" w:cs="Brill"/>
          </w:rPr>
          <w:t>”</w:t>
        </w:r>
      </w:ins>
      <w:del w:id="1411" w:author="Autor">
        <w:r w:rsidR="00C55FA1" w:rsidRPr="00C66272" w:rsidDel="00CA4DB3">
          <w:rPr>
            <w:rFonts w:ascii="Brill" w:eastAsia="Brill" w:hAnsi="Brill" w:cs="Brill"/>
          </w:rPr>
          <w:delText>’</w:delText>
        </w:r>
      </w:del>
      <w:r w:rsidR="00C55FA1" w:rsidRPr="00C66272">
        <w:rPr>
          <w:rFonts w:ascii="Brill" w:eastAsia="Brill" w:hAnsi="Brill" w:cs="Brill"/>
        </w:rPr>
        <w:t xml:space="preserve"> of mega events in the city (</w:t>
      </w:r>
      <w:r w:rsidR="00C55FA1" w:rsidRPr="00586F10">
        <w:rPr>
          <w:rFonts w:ascii="Brill" w:eastAsia="Brill" w:hAnsi="Brill" w:cs="Brill"/>
        </w:rPr>
        <w:t>La Barre, 2016</w:t>
      </w:r>
      <w:r w:rsidR="00C55FA1" w:rsidRPr="00C66272">
        <w:rPr>
          <w:rFonts w:ascii="Brill" w:eastAsia="Brill" w:hAnsi="Brill" w:cs="Brill"/>
        </w:rPr>
        <w:t>).</w:t>
      </w:r>
    </w:p>
    <w:p w14:paraId="350779A7" w14:textId="588FA65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Arguably, these initiatives aim at re-affirming the idea of the port city that never sleeps, by providing the city with rich cultural offer</w:t>
      </w:r>
      <w:r w:rsidR="00E07439" w:rsidRPr="00C66272">
        <w:rPr>
          <w:rFonts w:ascii="Brill" w:eastAsia="Brill" w:hAnsi="Brill" w:cs="Brill"/>
        </w:rPr>
        <w:t>ings</w:t>
      </w:r>
      <w:r w:rsidRPr="00C66272">
        <w:rPr>
          <w:rFonts w:ascii="Brill" w:eastAsia="Brill" w:hAnsi="Brill" w:cs="Brill"/>
        </w:rPr>
        <w:t xml:space="preserve"> in terms of both flagship events and facilities. These processes have been operating as part of waterfront redevelopment as “a wholesale reconstruction of the urban image with spectacles of artistic, social and economic </w:t>
      </w:r>
      <w:r w:rsidRPr="00C66272">
        <w:rPr>
          <w:rFonts w:ascii="Brill" w:eastAsia="Brill" w:hAnsi="Brill" w:cs="Brill"/>
        </w:rPr>
        <w:lastRenderedPageBreak/>
        <w:t>dynamism” (</w:t>
      </w:r>
      <w:r w:rsidRPr="00B61D19">
        <w:rPr>
          <w:rFonts w:ascii="Brill" w:eastAsia="Brill" w:hAnsi="Brill" w:cs="Brill"/>
        </w:rPr>
        <w:t>Dovey, 2005, p.</w:t>
      </w:r>
      <w:del w:id="1412" w:author="Autor">
        <w:r w:rsidRPr="00B61D19" w:rsidDel="00AB10E9">
          <w:rPr>
            <w:rFonts w:ascii="Brill" w:eastAsia="Brill" w:hAnsi="Brill" w:cs="Brill"/>
          </w:rPr>
          <w:delText xml:space="preserve"> </w:delText>
        </w:r>
      </w:del>
      <w:r w:rsidRPr="00B61D19">
        <w:rPr>
          <w:rFonts w:ascii="Brill" w:eastAsia="Brill" w:hAnsi="Brill" w:cs="Brill"/>
        </w:rPr>
        <w:t>10</w:t>
      </w:r>
      <w:r w:rsidRPr="00C66272">
        <w:rPr>
          <w:rFonts w:ascii="Brill" w:eastAsia="Brill" w:hAnsi="Brill" w:cs="Brill"/>
        </w:rPr>
        <w:t xml:space="preserve">). Since the 1990s, major and mega events have </w:t>
      </w:r>
      <w:del w:id="1413" w:author="Autor">
        <w:r w:rsidRPr="00C66272" w:rsidDel="00AB10E9">
          <w:rPr>
            <w:rFonts w:ascii="Brill" w:eastAsia="Brill" w:hAnsi="Brill" w:cs="Brill"/>
          </w:rPr>
          <w:delText xml:space="preserve">been </w:delText>
        </w:r>
      </w:del>
      <w:r w:rsidRPr="00C66272">
        <w:rPr>
          <w:rFonts w:ascii="Brill" w:eastAsia="Brill" w:hAnsi="Brill" w:cs="Brill"/>
        </w:rPr>
        <w:t>contribut</w:t>
      </w:r>
      <w:ins w:id="1414" w:author="Autor">
        <w:r w:rsidR="00AB10E9">
          <w:rPr>
            <w:rFonts w:ascii="Brill" w:eastAsia="Brill" w:hAnsi="Brill" w:cs="Brill"/>
          </w:rPr>
          <w:t>ed</w:t>
        </w:r>
      </w:ins>
      <w:del w:id="1415" w:author="Autor">
        <w:r w:rsidRPr="00C66272" w:rsidDel="00AB10E9">
          <w:rPr>
            <w:rFonts w:ascii="Brill" w:eastAsia="Brill" w:hAnsi="Brill" w:cs="Brill"/>
          </w:rPr>
          <w:delText>ing</w:delText>
        </w:r>
      </w:del>
      <w:r w:rsidRPr="00C66272">
        <w:rPr>
          <w:rFonts w:ascii="Brill" w:eastAsia="Brill" w:hAnsi="Brill" w:cs="Brill"/>
        </w:rPr>
        <w:t xml:space="preserve"> to building the imaginary of the global port metropolis, where a busy and competitive port meets an attractive global city to live, visit, work</w:t>
      </w:r>
      <w:r w:rsidR="00DC7D9A" w:rsidRPr="00C66272">
        <w:rPr>
          <w:rFonts w:ascii="Brill" w:eastAsia="Brill" w:hAnsi="Brill" w:cs="Brill"/>
        </w:rPr>
        <w:t>,</w:t>
      </w:r>
      <w:r w:rsidRPr="00C66272">
        <w:rPr>
          <w:rFonts w:ascii="Brill" w:eastAsia="Brill" w:hAnsi="Brill" w:cs="Brill"/>
        </w:rPr>
        <w:t xml:space="preserve"> and invest. Unsurprisingly, port cities have not been immune to the phenomenon of </w:t>
      </w:r>
      <w:proofErr w:type="spellStart"/>
      <w:r w:rsidRPr="00C66272">
        <w:rPr>
          <w:rFonts w:ascii="Brill" w:eastAsia="Brill" w:hAnsi="Brill" w:cs="Brill"/>
        </w:rPr>
        <w:t>festivalization</w:t>
      </w:r>
      <w:proofErr w:type="spellEnd"/>
      <w:r w:rsidR="009B62B1" w:rsidRPr="00C66272">
        <w:rPr>
          <w:rFonts w:ascii="Brill" w:eastAsia="Brill" w:hAnsi="Brill" w:cs="Brill"/>
        </w:rPr>
        <w:t xml:space="preserve"> – that is,</w:t>
      </w:r>
      <w:r w:rsidRPr="00C66272">
        <w:rPr>
          <w:rFonts w:ascii="Brill" w:eastAsia="Brill" w:hAnsi="Brill" w:cs="Brill"/>
        </w:rPr>
        <w:t xml:space="preserve"> the </w:t>
      </w:r>
      <w:proofErr w:type="spellStart"/>
      <w:r w:rsidRPr="00C66272">
        <w:rPr>
          <w:rFonts w:ascii="Brill" w:eastAsia="Brill" w:hAnsi="Brill" w:cs="Brill"/>
        </w:rPr>
        <w:t>spectacularization</w:t>
      </w:r>
      <w:proofErr w:type="spellEnd"/>
      <w:r w:rsidRPr="00C66272">
        <w:rPr>
          <w:rFonts w:ascii="Brill" w:eastAsia="Brill" w:hAnsi="Brill" w:cs="Brill"/>
        </w:rPr>
        <w:t xml:space="preserve"> of culture through the celebration of numerous and diverse urban festivals, in the light of the perceived positive economic impacts of such events in cities (</w:t>
      </w:r>
      <w:r w:rsidRPr="00B1778A">
        <w:rPr>
          <w:rFonts w:ascii="Brill" w:eastAsia="Brill" w:hAnsi="Brill" w:cs="Brill"/>
        </w:rPr>
        <w:t>Harvey, 1991</w:t>
      </w:r>
      <w:r w:rsidRPr="00C66272">
        <w:rPr>
          <w:rFonts w:ascii="Brill" w:eastAsia="Brill" w:hAnsi="Brill" w:cs="Brill"/>
        </w:rPr>
        <w:t xml:space="preserve">; </w:t>
      </w:r>
      <w:r w:rsidRPr="00D20217">
        <w:rPr>
          <w:rFonts w:ascii="Brill" w:eastAsia="Brill" w:hAnsi="Brill" w:cs="Brill"/>
        </w:rPr>
        <w:t>Richards, 2007</w:t>
      </w:r>
      <w:r w:rsidRPr="00C66272">
        <w:rPr>
          <w:rFonts w:ascii="Brill" w:eastAsia="Brill" w:hAnsi="Brill" w:cs="Brill"/>
        </w:rPr>
        <w:t xml:space="preserve">). This </w:t>
      </w:r>
      <w:r w:rsidR="00223E0A" w:rsidRPr="00C66272">
        <w:rPr>
          <w:rFonts w:ascii="Brill" w:eastAsia="Brill" w:hAnsi="Brill" w:cs="Brill"/>
        </w:rPr>
        <w:t xml:space="preserve">has </w:t>
      </w:r>
      <w:r w:rsidRPr="00C66272">
        <w:rPr>
          <w:rFonts w:ascii="Brill" w:eastAsia="Brill" w:hAnsi="Brill" w:cs="Brill"/>
        </w:rPr>
        <w:t xml:space="preserve">led to year-round cultural offerings, and a sense of </w:t>
      </w:r>
      <w:proofErr w:type="spellStart"/>
      <w:r w:rsidRPr="00C66272">
        <w:rPr>
          <w:rFonts w:ascii="Brill" w:eastAsia="Brill" w:hAnsi="Brill" w:cs="Brill"/>
        </w:rPr>
        <w:t>hyperfestivity</w:t>
      </w:r>
      <w:proofErr w:type="spellEnd"/>
      <w:r w:rsidRPr="00C66272">
        <w:rPr>
          <w:rFonts w:ascii="Brill" w:eastAsia="Brill" w:hAnsi="Brill" w:cs="Brill"/>
        </w:rPr>
        <w:t xml:space="preserve"> (</w:t>
      </w:r>
      <w:r w:rsidRPr="00D20217">
        <w:rPr>
          <w:rFonts w:ascii="Brill" w:eastAsia="Brill" w:hAnsi="Brill" w:cs="Brill"/>
        </w:rPr>
        <w:t>Richards, 2010;</w:t>
      </w:r>
      <w:r w:rsidRPr="00F34A6C">
        <w:rPr>
          <w:rFonts w:ascii="Brill" w:eastAsia="Brill" w:hAnsi="Brill" w:cs="Brill"/>
          <w:highlight w:val="green"/>
          <w:rPrChange w:id="1416" w:author="Autor">
            <w:rPr>
              <w:rFonts w:ascii="Brill" w:eastAsia="Brill" w:hAnsi="Brill" w:cs="Brill"/>
            </w:rPr>
          </w:rPrChange>
        </w:rPr>
        <w:t xml:space="preserve"> </w:t>
      </w:r>
      <w:r w:rsidRPr="00D20217">
        <w:rPr>
          <w:rFonts w:ascii="Brill" w:eastAsia="Brill" w:hAnsi="Brill" w:cs="Brill"/>
        </w:rPr>
        <w:t>Richards &amp; Palmer, 2010</w:t>
      </w:r>
      <w:r w:rsidRPr="00C66272">
        <w:rPr>
          <w:rFonts w:ascii="Brill" w:eastAsia="Brill" w:hAnsi="Brill" w:cs="Brill"/>
        </w:rPr>
        <w:t>). The experience</w:t>
      </w:r>
      <w:ins w:id="1417" w:author="Autor">
        <w:r w:rsidR="00AB10E9">
          <w:rPr>
            <w:rFonts w:ascii="Brill" w:eastAsia="Brill" w:hAnsi="Brill" w:cs="Brill"/>
          </w:rPr>
          <w:t>s</w:t>
        </w:r>
      </w:ins>
      <w:r w:rsidRPr="00C66272">
        <w:rPr>
          <w:rFonts w:ascii="Brill" w:eastAsia="Brill" w:hAnsi="Brill" w:cs="Brill"/>
        </w:rPr>
        <w:t xml:space="preserve"> of port cities such as Glasgow, Barcelona, Genoa</w:t>
      </w:r>
      <w:r w:rsidR="00223E0A" w:rsidRPr="00C66272">
        <w:rPr>
          <w:rFonts w:ascii="Brill" w:eastAsia="Brill" w:hAnsi="Brill" w:cs="Brill"/>
        </w:rPr>
        <w:t>,</w:t>
      </w:r>
      <w:r w:rsidRPr="00C66272">
        <w:rPr>
          <w:rFonts w:ascii="Brill" w:eastAsia="Brill" w:hAnsi="Brill" w:cs="Brill"/>
        </w:rPr>
        <w:t xml:space="preserve"> and Liverpool have </w:t>
      </w:r>
      <w:r w:rsidR="00223E0A" w:rsidRPr="00C66272">
        <w:rPr>
          <w:rFonts w:ascii="Brill" w:eastAsia="Brill" w:hAnsi="Brill" w:cs="Brill"/>
        </w:rPr>
        <w:t>helped fuel</w:t>
      </w:r>
      <w:r w:rsidRPr="00C66272">
        <w:rPr>
          <w:rFonts w:ascii="Brill" w:eastAsia="Brill" w:hAnsi="Brill" w:cs="Brill"/>
        </w:rPr>
        <w:t xml:space="preserve"> the interest of port city policy makers in this approach.</w:t>
      </w:r>
    </w:p>
    <w:p w14:paraId="350779A8" w14:textId="4352402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To </w:t>
      </w:r>
      <w:ins w:id="1418" w:author="Autor">
        <w:r w:rsidR="00AB10E9">
          <w:rPr>
            <w:rFonts w:ascii="Brill" w:eastAsia="Brill" w:hAnsi="Brill" w:cs="Brill"/>
          </w:rPr>
          <w:t xml:space="preserve">a </w:t>
        </w:r>
      </w:ins>
      <w:r w:rsidRPr="00C66272">
        <w:rPr>
          <w:rFonts w:ascii="Brill" w:eastAsia="Brill" w:hAnsi="Brill" w:cs="Brill"/>
        </w:rPr>
        <w:t>certain extent</w:t>
      </w:r>
      <w:del w:id="1419" w:author="Autor">
        <w:r w:rsidRPr="00C66272" w:rsidDel="00AB10E9">
          <w:rPr>
            <w:rFonts w:ascii="Brill" w:eastAsia="Brill" w:hAnsi="Brill" w:cs="Brill"/>
          </w:rPr>
          <w:delText>s</w:delText>
        </w:r>
      </w:del>
      <w:r w:rsidRPr="00C66272">
        <w:rPr>
          <w:rFonts w:ascii="Brill" w:eastAsia="Brill" w:hAnsi="Brill" w:cs="Brill"/>
        </w:rPr>
        <w:t>, major and mega events have contributed to affirming the distinction between the redeveloped (leisure) waterfront and the city. The remarkable investment and regeneration efforts associated with these events tend to concentrate in a single area (as in the case of waterfront redevelopment</w:t>
      </w:r>
      <w:r w:rsidR="0070127D" w:rsidRPr="00C66272">
        <w:rPr>
          <w:rFonts w:ascii="Brill" w:eastAsia="Brill" w:hAnsi="Brill" w:cs="Brill"/>
        </w:rPr>
        <w:t>;</w:t>
      </w:r>
      <w:r w:rsidRPr="00C66272">
        <w:rPr>
          <w:rFonts w:ascii="Brill" w:eastAsia="Brill" w:hAnsi="Brill" w:cs="Brill"/>
        </w:rPr>
        <w:t xml:space="preserve"> see </w:t>
      </w:r>
      <w:commentRangeStart w:id="1420"/>
      <w:proofErr w:type="spellStart"/>
      <w:r w:rsidRPr="00575805">
        <w:rPr>
          <w:rFonts w:ascii="Brill" w:eastAsia="Brill" w:hAnsi="Brill" w:cs="Brill"/>
        </w:rPr>
        <w:t>Bruttomesso</w:t>
      </w:r>
      <w:proofErr w:type="spellEnd"/>
      <w:r w:rsidRPr="00575805">
        <w:rPr>
          <w:rFonts w:ascii="Brill" w:eastAsia="Brill" w:hAnsi="Brill" w:cs="Brill"/>
        </w:rPr>
        <w:t>, 2001</w:t>
      </w:r>
      <w:commentRangeEnd w:id="1420"/>
      <w:r w:rsidR="00575805">
        <w:rPr>
          <w:rStyle w:val="Odwoaniedokomentarza"/>
          <w:lang w:val="en-AU"/>
        </w:rPr>
        <w:commentReference w:id="1420"/>
      </w:r>
      <w:r w:rsidRPr="00C66272">
        <w:rPr>
          <w:rFonts w:ascii="Brill" w:eastAsia="Brill" w:hAnsi="Brill" w:cs="Brill"/>
        </w:rPr>
        <w:t xml:space="preserve">). This approach possibly acts to the detriment of other parts of the city, as a manifestation of the </w:t>
      </w:r>
      <w:r w:rsidR="00F62668">
        <w:rPr>
          <w:rFonts w:ascii="Brill" w:eastAsia="Brill" w:hAnsi="Brill" w:cs="Brill"/>
        </w:rPr>
        <w:t>centre</w:t>
      </w:r>
      <w:r w:rsidRPr="00C66272">
        <w:rPr>
          <w:rFonts w:ascii="Brill" w:eastAsia="Brill" w:hAnsi="Brill" w:cs="Brill"/>
        </w:rPr>
        <w:t xml:space="preserve">-periphery spatial dilemmas of culture-led regeneration highlighted by </w:t>
      </w:r>
      <w:r w:rsidRPr="00B712BD">
        <w:rPr>
          <w:rFonts w:ascii="Brill" w:eastAsia="Brill" w:hAnsi="Brill" w:cs="Brill"/>
        </w:rPr>
        <w:t>Bianchini (1993</w:t>
      </w:r>
      <w:r w:rsidRPr="00C66272">
        <w:rPr>
          <w:rFonts w:ascii="Brill" w:eastAsia="Brill" w:hAnsi="Brill" w:cs="Brill"/>
        </w:rPr>
        <w:t>). Arguably, the physical and symbolic regeneration associated with major and mega events in port cities also attempts to meet the expectations of visitors a</w:t>
      </w:r>
      <w:r w:rsidR="0070127D" w:rsidRPr="00C66272">
        <w:rPr>
          <w:rFonts w:ascii="Brill" w:eastAsia="Brill" w:hAnsi="Brill" w:cs="Brill"/>
        </w:rPr>
        <w:t>bout</w:t>
      </w:r>
      <w:r w:rsidRPr="00C66272">
        <w:rPr>
          <w:rFonts w:ascii="Brill" w:eastAsia="Brill" w:hAnsi="Brill" w:cs="Brill"/>
        </w:rPr>
        <w:t xml:space="preserve"> what contemporary waterfronts </w:t>
      </w:r>
      <w:r w:rsidR="0070127D" w:rsidRPr="00C66272">
        <w:rPr>
          <w:rFonts w:ascii="Brill" w:eastAsia="Brill" w:hAnsi="Brill" w:cs="Brill"/>
        </w:rPr>
        <w:t xml:space="preserve">and </w:t>
      </w:r>
      <w:r w:rsidRPr="00C66272">
        <w:rPr>
          <w:rFonts w:ascii="Brill" w:eastAsia="Brill" w:hAnsi="Brill" w:cs="Brill"/>
        </w:rPr>
        <w:t>port cityscapes ought to look like. Visitors might indeed expect these urban environments to look ‘different’ from the rest of the city, ‘busier’ and more ‘global'.</w:t>
      </w:r>
    </w:p>
    <w:p w14:paraId="350779A9" w14:textId="080F9AF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Despite the clear symbolic power of major and mega events, it is important to avoid overrating their role in urban regeneration and economic development in port cities. As in the case of culture-led regeneration more broadly (</w:t>
      </w:r>
      <w:r w:rsidRPr="00D20217">
        <w:rPr>
          <w:rFonts w:ascii="Brill" w:eastAsia="Brill" w:hAnsi="Brill" w:cs="Brill"/>
        </w:rPr>
        <w:t>Miles, 2005</w:t>
      </w:r>
      <w:r w:rsidRPr="00C66272">
        <w:rPr>
          <w:rFonts w:ascii="Brill" w:eastAsia="Brill" w:hAnsi="Brill" w:cs="Brill"/>
        </w:rPr>
        <w:t xml:space="preserve">), the literature often tends to overfocus on these events to explain how it was possible to turn the tide and reverse structural decline trends in some of these cities. This leads to the perception of major and mega events as a panacea for tackling the problems of declining port cities. Rather, major and mega events should be interpreted as catalysts, or as contingent events that contribute to circulating positive narratives of the city or that showcase ongoing change. For example, the European Capital of Culture 2008 in Liverpool certainly contributed to the physical and symbolic regeneration of the city and its docklands, yet was </w:t>
      </w:r>
      <w:ins w:id="1421" w:author="Autor">
        <w:r w:rsidR="00AB10E9">
          <w:rPr>
            <w:rFonts w:ascii="Brill" w:eastAsia="Brill" w:hAnsi="Brill" w:cs="Brill"/>
          </w:rPr>
          <w:t xml:space="preserve">only </w:t>
        </w:r>
      </w:ins>
      <w:r w:rsidRPr="00C66272">
        <w:rPr>
          <w:rFonts w:ascii="Brill" w:eastAsia="Brill" w:hAnsi="Brill" w:cs="Brill"/>
        </w:rPr>
        <w:t xml:space="preserve">one of the pieces of a puzzle including other interventions such as the redevelopment of Royal Albert Dock in the 1980s. </w:t>
      </w:r>
      <w:r w:rsidR="004E70CF" w:rsidRPr="00C66272">
        <w:rPr>
          <w:rFonts w:ascii="Brill" w:eastAsia="Brill" w:hAnsi="Brill" w:cs="Brill"/>
        </w:rPr>
        <w:t>In Genoa m</w:t>
      </w:r>
      <w:r w:rsidRPr="00C66272">
        <w:rPr>
          <w:rFonts w:ascii="Brill" w:eastAsia="Brill" w:hAnsi="Brill" w:cs="Brill"/>
        </w:rPr>
        <w:t xml:space="preserve">ajor and mega events </w:t>
      </w:r>
      <w:r w:rsidR="004E70CF" w:rsidRPr="00C66272">
        <w:rPr>
          <w:rFonts w:ascii="Brill" w:eastAsia="Brill" w:hAnsi="Brill" w:cs="Brill"/>
        </w:rPr>
        <w:t>have</w:t>
      </w:r>
      <w:r w:rsidRPr="00C66272">
        <w:rPr>
          <w:rFonts w:ascii="Brill" w:eastAsia="Brill" w:hAnsi="Brill" w:cs="Brill"/>
        </w:rPr>
        <w:t xml:space="preserve"> indeed </w:t>
      </w:r>
      <w:r w:rsidR="004D2EF2" w:rsidRPr="00C66272">
        <w:rPr>
          <w:rFonts w:ascii="Brill" w:eastAsia="Brill" w:hAnsi="Brill" w:cs="Brill"/>
        </w:rPr>
        <w:t xml:space="preserve">been </w:t>
      </w:r>
      <w:r w:rsidRPr="00C66272">
        <w:rPr>
          <w:rFonts w:ascii="Brill" w:eastAsia="Brill" w:hAnsi="Brill" w:cs="Brill"/>
        </w:rPr>
        <w:t xml:space="preserve">fundamental </w:t>
      </w:r>
      <w:r w:rsidR="004D2EF2" w:rsidRPr="00C66272">
        <w:rPr>
          <w:rFonts w:ascii="Brill" w:eastAsia="Brill" w:hAnsi="Brill" w:cs="Brill"/>
        </w:rPr>
        <w:t xml:space="preserve">to </w:t>
      </w:r>
      <w:r w:rsidRPr="00C66272">
        <w:rPr>
          <w:rFonts w:ascii="Brill" w:eastAsia="Brill" w:hAnsi="Brill" w:cs="Brill"/>
        </w:rPr>
        <w:t xml:space="preserve">the transformation of </w:t>
      </w:r>
      <w:r w:rsidRPr="00C66272">
        <w:rPr>
          <w:rFonts w:ascii="Brill" w:eastAsia="Brill" w:hAnsi="Brill" w:cs="Brill"/>
        </w:rPr>
        <w:lastRenderedPageBreak/>
        <w:t xml:space="preserve">Porto Antico (the old harbour), which nonetheless was achieved through a series of actions </w:t>
      </w:r>
      <w:r w:rsidRPr="00B61D19">
        <w:rPr>
          <w:rFonts w:ascii="Brill" w:eastAsia="Brill" w:hAnsi="Brill" w:cs="Brill"/>
        </w:rPr>
        <w:t>(Gastaldi, 2010; 2012</w:t>
      </w:r>
      <w:r w:rsidRPr="00C66272">
        <w:rPr>
          <w:rFonts w:ascii="Brill" w:eastAsia="Brill" w:hAnsi="Brill" w:cs="Brill"/>
        </w:rPr>
        <w:t>).</w:t>
      </w:r>
    </w:p>
    <w:p w14:paraId="350779AA" w14:textId="77777777" w:rsidR="00CB3FC9" w:rsidRPr="00C66272" w:rsidRDefault="00CB3FC9">
      <w:pPr>
        <w:spacing w:line="360" w:lineRule="auto"/>
        <w:ind w:firstLine="284"/>
        <w:jc w:val="both"/>
        <w:rPr>
          <w:rFonts w:ascii="Brill" w:eastAsia="Brill" w:hAnsi="Brill" w:cs="Brill"/>
        </w:rPr>
      </w:pPr>
    </w:p>
    <w:p w14:paraId="350779AB" w14:textId="77777777" w:rsidR="00CB3FC9" w:rsidRPr="00C66272" w:rsidRDefault="00C55FA1">
      <w:pPr>
        <w:pStyle w:val="Nagwek1"/>
        <w:rPr>
          <w:rFonts w:ascii="Brill" w:eastAsia="Brill" w:hAnsi="Brill" w:cs="Brill"/>
        </w:rPr>
      </w:pPr>
      <w:r w:rsidRPr="00C66272">
        <w:rPr>
          <w:rFonts w:ascii="Brill" w:eastAsia="Brill" w:hAnsi="Brill" w:cs="Brill"/>
        </w:rPr>
        <w:t>A typology of major/mega events in port cities?</w:t>
      </w:r>
    </w:p>
    <w:p w14:paraId="350779AC" w14:textId="4BA542C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It appears possible to outline a typology of major and mega events in port cities in relation to their rationale and </w:t>
      </w:r>
      <w:ins w:id="1422" w:author="Autor">
        <w:r w:rsidR="006C4C42">
          <w:rPr>
            <w:rFonts w:ascii="Brill" w:eastAsia="Brill" w:hAnsi="Brill" w:cs="Brill"/>
          </w:rPr>
          <w:t xml:space="preserve">their </w:t>
        </w:r>
      </w:ins>
      <w:r w:rsidRPr="00C66272">
        <w:rPr>
          <w:rFonts w:ascii="Brill" w:eastAsia="Brill" w:hAnsi="Brill" w:cs="Brill"/>
        </w:rPr>
        <w:t>link to physical regeneration</w:t>
      </w:r>
      <w:ins w:id="1423" w:author="Autor">
        <w:r w:rsidR="00F65926">
          <w:rPr>
            <w:rFonts w:ascii="Brill" w:eastAsia="Brill" w:hAnsi="Brill" w:cs="Brill"/>
          </w:rPr>
          <w:t xml:space="preserve"> (see Table 1)</w:t>
        </w:r>
      </w:ins>
      <w:r w:rsidRPr="00C66272">
        <w:rPr>
          <w:rFonts w:ascii="Brill" w:eastAsia="Brill" w:hAnsi="Brill" w:cs="Brill"/>
        </w:rPr>
        <w:t xml:space="preserve">. Major and mega events may clearly fit into one of the following categories or may be ascribed to more than one. Firstly, in many port cities, major and mega events </w:t>
      </w:r>
      <w:r w:rsidR="00BD3F79" w:rsidRPr="00C66272">
        <w:rPr>
          <w:rFonts w:ascii="Brill" w:eastAsia="Brill" w:hAnsi="Brill" w:cs="Brill"/>
        </w:rPr>
        <w:t>have been key</w:t>
      </w:r>
      <w:r w:rsidRPr="00C66272">
        <w:rPr>
          <w:rFonts w:ascii="Brill" w:eastAsia="Brill" w:hAnsi="Brill" w:cs="Brill"/>
        </w:rPr>
        <w:t xml:space="preserve"> </w:t>
      </w:r>
      <w:ins w:id="1424" w:author="Autor">
        <w:r w:rsidR="00C7128C">
          <w:rPr>
            <w:rFonts w:ascii="Brill" w:eastAsia="Brill" w:hAnsi="Brill" w:cs="Brill"/>
          </w:rPr>
          <w:t>to</w:t>
        </w:r>
      </w:ins>
      <w:del w:id="1425" w:author="Autor">
        <w:r w:rsidRPr="00C66272" w:rsidDel="00C7128C">
          <w:rPr>
            <w:rFonts w:ascii="Brill" w:eastAsia="Brill" w:hAnsi="Brill" w:cs="Brill"/>
          </w:rPr>
          <w:delText>for</w:delText>
        </w:r>
      </w:del>
      <w:r w:rsidRPr="00C66272">
        <w:rPr>
          <w:rFonts w:ascii="Brill" w:eastAsia="Brill" w:hAnsi="Brill" w:cs="Brill"/>
        </w:rPr>
        <w:t xml:space="preserve"> building political consensus, fast-tracking planning procedures, and raising the necessary funding for large-scale regeneration schemes that w</w:t>
      </w:r>
      <w:ins w:id="1426" w:author="Autor">
        <w:r w:rsidR="00C7128C">
          <w:rPr>
            <w:rFonts w:ascii="Brill" w:eastAsia="Brill" w:hAnsi="Brill" w:cs="Brill"/>
          </w:rPr>
          <w:t xml:space="preserve">ere unlikely to </w:t>
        </w:r>
      </w:ins>
      <w:del w:id="1427" w:author="Autor">
        <w:r w:rsidRPr="00C66272" w:rsidDel="00C7128C">
          <w:rPr>
            <w:rFonts w:ascii="Brill" w:eastAsia="Brill" w:hAnsi="Brill" w:cs="Brill"/>
          </w:rPr>
          <w:delText xml:space="preserve">ould </w:delText>
        </w:r>
      </w:del>
      <w:r w:rsidRPr="00C66272">
        <w:rPr>
          <w:rFonts w:ascii="Brill" w:eastAsia="Brill" w:hAnsi="Brill" w:cs="Brill"/>
        </w:rPr>
        <w:t>have</w:t>
      </w:r>
      <w:del w:id="1428" w:author="Autor">
        <w:r w:rsidRPr="00C66272" w:rsidDel="00C7128C">
          <w:rPr>
            <w:rFonts w:ascii="Brill" w:eastAsia="Brill" w:hAnsi="Brill" w:cs="Brill"/>
          </w:rPr>
          <w:delText xml:space="preserve"> hardly</w:delText>
        </w:r>
      </w:del>
      <w:r w:rsidRPr="00C66272">
        <w:rPr>
          <w:rFonts w:ascii="Brill" w:eastAsia="Brill" w:hAnsi="Brill" w:cs="Brill"/>
        </w:rPr>
        <w:t xml:space="preserve"> been implemented – </w:t>
      </w:r>
      <w:r w:rsidR="006E1493" w:rsidRPr="00C66272">
        <w:rPr>
          <w:rFonts w:ascii="Brill" w:eastAsia="Brill" w:hAnsi="Brill" w:cs="Brill"/>
        </w:rPr>
        <w:t xml:space="preserve">or </w:t>
      </w:r>
      <w:ins w:id="1429" w:author="Autor">
        <w:r w:rsidR="00C7128C">
          <w:rPr>
            <w:rFonts w:ascii="Brill" w:eastAsia="Brill" w:hAnsi="Brill" w:cs="Brill"/>
          </w:rPr>
          <w:t>even</w:t>
        </w:r>
      </w:ins>
      <w:del w:id="1430" w:author="Autor">
        <w:r w:rsidRPr="00C66272" w:rsidDel="00C7128C">
          <w:rPr>
            <w:rFonts w:ascii="Brill" w:eastAsia="Brill" w:hAnsi="Brill" w:cs="Brill"/>
          </w:rPr>
          <w:delText>probably</w:delText>
        </w:r>
      </w:del>
      <w:r w:rsidRPr="00C66272">
        <w:rPr>
          <w:rFonts w:ascii="Brill" w:eastAsia="Brill" w:hAnsi="Brill" w:cs="Brill"/>
        </w:rPr>
        <w:t xml:space="preserve"> accepted (</w:t>
      </w:r>
      <w:r w:rsidRPr="00F04A55">
        <w:rPr>
          <w:rFonts w:ascii="Brill" w:eastAsia="Brill" w:hAnsi="Brill" w:cs="Brill"/>
        </w:rPr>
        <w:t>Smith &amp; Fox, 2007;</w:t>
      </w:r>
      <w:r w:rsidRPr="00C66272">
        <w:rPr>
          <w:rFonts w:ascii="Brill" w:eastAsia="Brill" w:hAnsi="Brill" w:cs="Brill"/>
        </w:rPr>
        <w:t xml:space="preserve"> </w:t>
      </w:r>
      <w:r w:rsidRPr="00D20217">
        <w:rPr>
          <w:rFonts w:ascii="Brill" w:eastAsia="Brill" w:hAnsi="Brill" w:cs="Brill"/>
        </w:rPr>
        <w:t>Smith, 2012</w:t>
      </w:r>
      <w:r w:rsidRPr="00C66272">
        <w:rPr>
          <w:rFonts w:ascii="Brill" w:eastAsia="Brill" w:hAnsi="Brill" w:cs="Brill"/>
        </w:rPr>
        <w:t xml:space="preserve">) – under ordinary circumstances, such as the redevelopment of large redundant port areas. Such large-scale schemes helped counter the negative effects of deindustrialization and port restructuring. This is the kind of experience that has been </w:t>
      </w:r>
      <w:ins w:id="1431" w:author="Autor">
        <w:r w:rsidR="00C7128C">
          <w:rPr>
            <w:rFonts w:ascii="Brill" w:eastAsia="Brill" w:hAnsi="Brill" w:cs="Brill"/>
          </w:rPr>
          <w:t xml:space="preserve">most </w:t>
        </w:r>
      </w:ins>
      <w:r w:rsidRPr="00C66272">
        <w:rPr>
          <w:rFonts w:ascii="Brill" w:eastAsia="Brill" w:hAnsi="Brill" w:cs="Brill"/>
        </w:rPr>
        <w:t>studied</w:t>
      </w:r>
      <w:del w:id="1432" w:author="Autor">
        <w:r w:rsidRPr="00C66272" w:rsidDel="00C7128C">
          <w:rPr>
            <w:rFonts w:ascii="Brill" w:eastAsia="Brill" w:hAnsi="Brill" w:cs="Brill"/>
          </w:rPr>
          <w:delText xml:space="preserve"> the most</w:delText>
        </w:r>
      </w:del>
      <w:r w:rsidRPr="00C66272">
        <w:rPr>
          <w:rFonts w:ascii="Brill" w:eastAsia="Brill" w:hAnsi="Brill" w:cs="Brill"/>
        </w:rPr>
        <w:t xml:space="preserve">, </w:t>
      </w:r>
      <w:del w:id="1433" w:author="Autor">
        <w:r w:rsidRPr="00C66272" w:rsidDel="00C7128C">
          <w:rPr>
            <w:rFonts w:ascii="Brill" w:eastAsia="Brill" w:hAnsi="Brill" w:cs="Brill"/>
          </w:rPr>
          <w:delText>and that made</w:delText>
        </w:r>
      </w:del>
      <w:ins w:id="1434" w:author="Autor">
        <w:r w:rsidR="00C7128C">
          <w:rPr>
            <w:rFonts w:ascii="Brill" w:eastAsia="Brill" w:hAnsi="Brill" w:cs="Brill"/>
          </w:rPr>
          <w:t>making</w:t>
        </w:r>
      </w:ins>
      <w:r w:rsidRPr="00C66272">
        <w:rPr>
          <w:rFonts w:ascii="Brill" w:eastAsia="Brill" w:hAnsi="Brill" w:cs="Brill"/>
        </w:rPr>
        <w:t xml:space="preserve"> it possible to alleviate the physical port-city separation introduced by the development of modern ports and the subsequent </w:t>
      </w:r>
      <w:ins w:id="1435" w:author="Autor">
        <w:r w:rsidR="00C7128C">
          <w:rPr>
            <w:rFonts w:ascii="Brill" w:eastAsia="Brill" w:hAnsi="Brill" w:cs="Brill"/>
          </w:rPr>
          <w:t>“</w:t>
        </w:r>
      </w:ins>
      <w:del w:id="1436" w:author="Autor">
        <w:r w:rsidRPr="00C66272" w:rsidDel="00C7128C">
          <w:rPr>
            <w:rFonts w:ascii="Brill" w:eastAsia="Brill" w:hAnsi="Brill" w:cs="Brill"/>
          </w:rPr>
          <w:delText>‘</w:delText>
        </w:r>
      </w:del>
      <w:r w:rsidRPr="00C66272">
        <w:rPr>
          <w:rFonts w:ascii="Brill" w:eastAsia="Brill" w:hAnsi="Brill" w:cs="Brill"/>
        </w:rPr>
        <w:t>retreat from the waterfront</w:t>
      </w:r>
      <w:ins w:id="1437" w:author="Autor">
        <w:r w:rsidR="00C7128C">
          <w:rPr>
            <w:rFonts w:ascii="Brill" w:eastAsia="Brill" w:hAnsi="Brill" w:cs="Brill"/>
          </w:rPr>
          <w:t>”</w:t>
        </w:r>
      </w:ins>
      <w:del w:id="1438" w:author="Autor">
        <w:r w:rsidRPr="00C66272" w:rsidDel="00C7128C">
          <w:rPr>
            <w:rFonts w:ascii="Brill" w:eastAsia="Brill" w:hAnsi="Brill" w:cs="Brill"/>
          </w:rPr>
          <w:delText>’</w:delText>
        </w:r>
      </w:del>
      <w:r w:rsidRPr="00C66272">
        <w:rPr>
          <w:rFonts w:ascii="Brill" w:eastAsia="Brill" w:hAnsi="Brill" w:cs="Brill"/>
        </w:rPr>
        <w:t xml:space="preserve"> (described by </w:t>
      </w:r>
      <w:r w:rsidRPr="00586F10">
        <w:rPr>
          <w:rFonts w:ascii="Brill" w:eastAsia="Brill" w:hAnsi="Brill" w:cs="Brill"/>
        </w:rPr>
        <w:t>Hoyle, 2000</w:t>
      </w:r>
      <w:r w:rsidRPr="00C66272">
        <w:rPr>
          <w:rFonts w:ascii="Brill" w:eastAsia="Brill" w:hAnsi="Brill" w:cs="Brill"/>
        </w:rPr>
        <w:t xml:space="preserve">). The abovementioned cases of Barcelona and Genoa are good examples. In Barcelona, the redevelopment of Port Vell and the construction of Port </w:t>
      </w:r>
      <w:proofErr w:type="spellStart"/>
      <w:r w:rsidRPr="00C66272">
        <w:rPr>
          <w:rFonts w:ascii="Brill" w:eastAsia="Brill" w:hAnsi="Brill" w:cs="Brill"/>
        </w:rPr>
        <w:t>Olìmpic</w:t>
      </w:r>
      <w:proofErr w:type="spellEnd"/>
      <w:r w:rsidRPr="00C66272">
        <w:rPr>
          <w:rFonts w:ascii="Brill" w:eastAsia="Brill" w:hAnsi="Brill" w:cs="Brill"/>
        </w:rPr>
        <w:t xml:space="preserve"> were part of the transformation led by the 1992 Olympic Games, which made it possible for Barcelona to redevelop large swathes of its urban waterfront </w:t>
      </w:r>
      <w:r w:rsidR="00E71BD8" w:rsidRPr="00C66272">
        <w:rPr>
          <w:rFonts w:ascii="Brill" w:eastAsia="Brill" w:hAnsi="Brill" w:cs="Brill"/>
        </w:rPr>
        <w:t>and</w:t>
      </w:r>
      <w:r w:rsidRPr="00C66272">
        <w:rPr>
          <w:rFonts w:ascii="Brill" w:eastAsia="Brill" w:hAnsi="Brill" w:cs="Brill"/>
        </w:rPr>
        <w:t xml:space="preserve"> to become a magnet for visitors, students, investors</w:t>
      </w:r>
      <w:r w:rsidR="00E71BD8" w:rsidRPr="00C66272">
        <w:rPr>
          <w:rFonts w:ascii="Brill" w:eastAsia="Brill" w:hAnsi="Brill" w:cs="Brill"/>
        </w:rPr>
        <w:t>,</w:t>
      </w:r>
      <w:r w:rsidRPr="00C66272">
        <w:rPr>
          <w:rFonts w:ascii="Brill" w:eastAsia="Brill" w:hAnsi="Brill" w:cs="Brill"/>
        </w:rPr>
        <w:t xml:space="preserve"> and new residents. The much-opposed 2004 Universal Forum of Cultures led to the development of the Parc del </w:t>
      </w:r>
      <w:proofErr w:type="spellStart"/>
      <w:r w:rsidRPr="00C66272">
        <w:rPr>
          <w:rFonts w:ascii="Brill" w:eastAsia="Brill" w:hAnsi="Brill" w:cs="Brill"/>
        </w:rPr>
        <w:t>Fòrum</w:t>
      </w:r>
      <w:proofErr w:type="spellEnd"/>
      <w:r w:rsidRPr="00C66272">
        <w:rPr>
          <w:rFonts w:ascii="Brill" w:eastAsia="Brill" w:hAnsi="Brill" w:cs="Brill"/>
        </w:rPr>
        <w:t xml:space="preserve"> event space and of the mixed-use waterfront development known as Diagonal Mar, which was intended to be ‘launched’ by the event itself. In this latter case, the pursuit of an image of global dynamism was more pronounced, albeit these schemes were arguably less successful than those driven by the Olympics, and certainly less maritime</w:t>
      </w:r>
      <w:r w:rsidR="00E71BD8" w:rsidRPr="00C66272">
        <w:rPr>
          <w:rFonts w:ascii="Brill" w:eastAsia="Brill" w:hAnsi="Brill" w:cs="Brill"/>
        </w:rPr>
        <w:t>-</w:t>
      </w:r>
      <w:r w:rsidRPr="00C66272">
        <w:rPr>
          <w:rFonts w:ascii="Brill" w:eastAsia="Brill" w:hAnsi="Brill" w:cs="Brill"/>
        </w:rPr>
        <w:t>related. In Genoa, the 1992 Columbus Expo, the European Capital of Culture 2004, and the G8 summit in 2001 paved the way for the transformation of a vast section of Porto Antico (</w:t>
      </w:r>
      <w:r w:rsidRPr="00B61D19">
        <w:rPr>
          <w:rFonts w:ascii="Brill" w:eastAsia="Brill" w:hAnsi="Brill" w:cs="Brill"/>
        </w:rPr>
        <w:t>Gastaldi, 2017</w:t>
      </w:r>
      <w:r w:rsidRPr="00C66272">
        <w:rPr>
          <w:rFonts w:ascii="Brill" w:eastAsia="Brill" w:hAnsi="Brill" w:cs="Brill"/>
        </w:rPr>
        <w:t xml:space="preserve">). Porto Antico was transformed into a new urban centrality, a leisure waterfront targeting both residents and visitors. Experiences of smaller-scale or soft regeneration driven by major or mega events can be included in this first group. For example, the UK City of Culture 2017 in Hull made it possible for the City Council to invest approximately £100m in the refurbishment of key cultural </w:t>
      </w:r>
      <w:r w:rsidRPr="00C66272">
        <w:rPr>
          <w:rFonts w:ascii="Brill" w:eastAsia="Brill" w:hAnsi="Brill" w:cs="Brill"/>
        </w:rPr>
        <w:lastRenderedPageBreak/>
        <w:t>facilities and in public realm improvements. This may not be comparable with the transformation achieved in Barcelona or Genoa</w:t>
      </w:r>
      <w:ins w:id="1439" w:author="Autor">
        <w:r w:rsidR="00C7128C">
          <w:rPr>
            <w:rFonts w:ascii="Brill" w:eastAsia="Brill" w:hAnsi="Brill" w:cs="Brill"/>
          </w:rPr>
          <w:t>;</w:t>
        </w:r>
      </w:ins>
      <w:del w:id="1440" w:author="Autor">
        <w:r w:rsidRPr="00C66272" w:rsidDel="00C7128C">
          <w:rPr>
            <w:rFonts w:ascii="Brill" w:eastAsia="Brill" w:hAnsi="Brill" w:cs="Brill"/>
          </w:rPr>
          <w:delText>,</w:delText>
        </w:r>
      </w:del>
      <w:r w:rsidRPr="00C66272">
        <w:rPr>
          <w:rFonts w:ascii="Brill" w:eastAsia="Brill" w:hAnsi="Brill" w:cs="Brill"/>
        </w:rPr>
        <w:t xml:space="preserve"> however</w:t>
      </w:r>
      <w:ins w:id="1441" w:author="Autor">
        <w:r w:rsidR="00C7128C">
          <w:rPr>
            <w:rFonts w:ascii="Brill" w:eastAsia="Brill" w:hAnsi="Brill" w:cs="Brill"/>
          </w:rPr>
          <w:t>,</w:t>
        </w:r>
      </w:ins>
      <w:r w:rsidRPr="00C66272">
        <w:rPr>
          <w:rFonts w:ascii="Brill" w:eastAsia="Brill" w:hAnsi="Brill" w:cs="Brill"/>
        </w:rPr>
        <w:t xml:space="preserve"> it meant that a range of interventions that would have taken decades in normal circumstances were instead completed in a few years’ time. This compressed timescale of implementation maximized the regenerative impacts on the city’s </w:t>
      </w:r>
      <w:r w:rsidR="00360604" w:rsidRPr="00C66272">
        <w:rPr>
          <w:rFonts w:ascii="Brill" w:eastAsia="Brill" w:hAnsi="Brill" w:cs="Brill"/>
        </w:rPr>
        <w:t>image and</w:t>
      </w:r>
      <w:r w:rsidRPr="00C66272">
        <w:rPr>
          <w:rFonts w:ascii="Brill" w:eastAsia="Brill" w:hAnsi="Brill" w:cs="Brill"/>
        </w:rPr>
        <w:t xml:space="preserve"> contributed to circulating positive narratives of Hull as a resurgent port city rather than as a declining place (</w:t>
      </w:r>
      <w:r w:rsidRPr="00B712BD">
        <w:rPr>
          <w:rFonts w:ascii="Brill" w:eastAsia="Brill" w:hAnsi="Brill" w:cs="Brill"/>
        </w:rPr>
        <w:t>Culture, Place and Policy Institute, 2018</w:t>
      </w:r>
      <w:r w:rsidRPr="00C66272">
        <w:rPr>
          <w:rFonts w:ascii="Brill" w:eastAsia="Brill" w:hAnsi="Brill" w:cs="Brill"/>
        </w:rPr>
        <w:t xml:space="preserve">; </w:t>
      </w:r>
      <w:proofErr w:type="spellStart"/>
      <w:r w:rsidRPr="00F04A55">
        <w:rPr>
          <w:rFonts w:ascii="Brill" w:eastAsia="Brill" w:hAnsi="Brill" w:cs="Brill"/>
        </w:rPr>
        <w:t>Tommarchi</w:t>
      </w:r>
      <w:proofErr w:type="spellEnd"/>
      <w:r w:rsidRPr="00F04A55">
        <w:rPr>
          <w:rFonts w:ascii="Brill" w:eastAsia="Brill" w:hAnsi="Brill" w:cs="Brill"/>
        </w:rPr>
        <w:t>, 2022</w:t>
      </w:r>
      <w:r w:rsidRPr="00C66272">
        <w:rPr>
          <w:rFonts w:ascii="Brill" w:eastAsia="Brill" w:hAnsi="Brill" w:cs="Brill"/>
        </w:rPr>
        <w:t xml:space="preserve">). </w:t>
      </w:r>
    </w:p>
    <w:p w14:paraId="350779AD" w14:textId="7D3ABE9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Secondly, in some cases, large-scale cultural or sporting events were a means to celebrate and showcase the regeneration of former urban port areas and waterfronts. In Rotterdam, the EURO 2000 football championship and the European Capital of Culture 2001 – which was hosted in the light of the success of the 1993 edition in the nearby port city of Antwerp </w:t>
      </w:r>
      <w:r w:rsidRPr="00D20217">
        <w:rPr>
          <w:rFonts w:ascii="Brill" w:eastAsia="Brill" w:hAnsi="Brill" w:cs="Brill"/>
        </w:rPr>
        <w:t>(Richards &amp; Wilson, 2004</w:t>
      </w:r>
      <w:r w:rsidRPr="00C66272">
        <w:rPr>
          <w:rFonts w:ascii="Brill" w:eastAsia="Brill" w:hAnsi="Brill" w:cs="Brill"/>
        </w:rPr>
        <w:t>) – celebrated the reconstruction of the city and the rebuilding of its cultural infrastructure (</w:t>
      </w:r>
      <w:r w:rsidRPr="00586F10">
        <w:rPr>
          <w:rFonts w:ascii="Brill" w:eastAsia="Brill" w:hAnsi="Brill" w:cs="Brill"/>
        </w:rPr>
        <w:t>Hitters, 2000</w:t>
      </w:r>
      <w:r w:rsidRPr="00C66272">
        <w:rPr>
          <w:rFonts w:ascii="Brill" w:eastAsia="Brill" w:hAnsi="Brill" w:cs="Brill"/>
        </w:rPr>
        <w:t>). Although these events did not directly produce substantial physical transformation, they did impact the city in terms of image and attractiveness (</w:t>
      </w:r>
      <w:r w:rsidRPr="00D20217">
        <w:rPr>
          <w:rFonts w:ascii="Brill" w:eastAsia="Brill" w:hAnsi="Brill" w:cs="Brill"/>
        </w:rPr>
        <w:t>Richards &amp; Wilson, 2004</w:t>
      </w:r>
      <w:r w:rsidRPr="00C66272">
        <w:rPr>
          <w:rFonts w:ascii="Brill" w:eastAsia="Brill" w:hAnsi="Brill" w:cs="Brill"/>
        </w:rPr>
        <w:t xml:space="preserve">; </w:t>
      </w:r>
      <w:r w:rsidRPr="00B712BD">
        <w:rPr>
          <w:rFonts w:ascii="Brill" w:eastAsia="Brill" w:hAnsi="Brill" w:cs="Brill"/>
        </w:rPr>
        <w:t>Chen, 2012</w:t>
      </w:r>
      <w:r w:rsidRPr="00C66272">
        <w:rPr>
          <w:rFonts w:ascii="Brill" w:eastAsia="Brill" w:hAnsi="Brill" w:cs="Brill"/>
        </w:rPr>
        <w:t>). Similarly, the European Capital of Culture 2013 in Marseille (</w:t>
      </w:r>
      <w:r w:rsidRPr="00B712BD">
        <w:rPr>
          <w:rFonts w:ascii="Brill" w:eastAsia="Brill" w:hAnsi="Brill" w:cs="Brill"/>
        </w:rPr>
        <w:t>Andres, 2011</w:t>
      </w:r>
      <w:r w:rsidRPr="00C66272">
        <w:rPr>
          <w:rFonts w:ascii="Brill" w:eastAsia="Brill" w:hAnsi="Brill" w:cs="Brill"/>
        </w:rPr>
        <w:t>) was arguably the last piece of a 20-year puzzle of waterfront regeneration.</w:t>
      </w:r>
    </w:p>
    <w:p w14:paraId="350779AE" w14:textId="5172860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Thirdly, major and mega events – whether or not linked to physical or socio-economic regeneration – have been used not to counter socio-economic decline, but rather to contribute to building a ‘global’ image of the port city. For example, in the late 1980s, Valencia did not necessarily fit</w:t>
      </w:r>
      <w:del w:id="1442" w:author="Autor">
        <w:r w:rsidRPr="00C66272" w:rsidDel="00F65926">
          <w:rPr>
            <w:rFonts w:ascii="Brill" w:eastAsia="Brill" w:hAnsi="Brill" w:cs="Brill"/>
          </w:rPr>
          <w:delText xml:space="preserve"> with</w:delText>
        </w:r>
      </w:del>
      <w:r w:rsidRPr="00C66272">
        <w:rPr>
          <w:rFonts w:ascii="Brill" w:eastAsia="Brill" w:hAnsi="Brill" w:cs="Brill"/>
        </w:rPr>
        <w:t xml:space="preserve"> the narrative of a declining port city, considering that its port was undergoing a major leap in scale with the construction of the city’s first container terminal. Nonetheless, local policy makers in office since the 1990s bid – unsuccessfully – for the European Capital of Culture </w:t>
      </w:r>
      <w:r w:rsidR="007C2D8A" w:rsidRPr="00C66272">
        <w:rPr>
          <w:rFonts w:ascii="Brill" w:eastAsia="Brill" w:hAnsi="Brill" w:cs="Brill"/>
        </w:rPr>
        <w:t>2000 and</w:t>
      </w:r>
      <w:r w:rsidRPr="00C66272">
        <w:rPr>
          <w:rFonts w:ascii="Brill" w:eastAsia="Brill" w:hAnsi="Brill" w:cs="Brill"/>
        </w:rPr>
        <w:t xml:space="preserve"> secured the America’s Cup (2007 and 2010) and the Formula 1 European Grand Prix (2008-2012) precisely with the aim of making Valencia a ‘global city’ (</w:t>
      </w:r>
      <w:r w:rsidRPr="00D20217">
        <w:rPr>
          <w:rFonts w:ascii="Brill" w:eastAsia="Brill" w:hAnsi="Brill" w:cs="Brill"/>
        </w:rPr>
        <w:t>Rius-</w:t>
      </w:r>
      <w:proofErr w:type="spellStart"/>
      <w:r w:rsidRPr="00D20217">
        <w:rPr>
          <w:rFonts w:ascii="Brill" w:eastAsia="Brill" w:hAnsi="Brill" w:cs="Brill"/>
        </w:rPr>
        <w:t>Ulldemolins</w:t>
      </w:r>
      <w:proofErr w:type="spellEnd"/>
      <w:r w:rsidRPr="00D20217">
        <w:rPr>
          <w:rFonts w:ascii="Brill" w:eastAsia="Brill" w:hAnsi="Brill" w:cs="Brill"/>
        </w:rPr>
        <w:t xml:space="preserve"> &amp; Gisbert, 2019</w:t>
      </w:r>
      <w:r w:rsidRPr="00C66272">
        <w:rPr>
          <w:rFonts w:ascii="Brill" w:eastAsia="Brill" w:hAnsi="Brill" w:cs="Brill"/>
        </w:rPr>
        <w:t xml:space="preserve">). It is worth noting that these events did lead to physical transformation of former port areas. For example, </w:t>
      </w:r>
      <w:r w:rsidR="000801DA" w:rsidRPr="00C66272">
        <w:rPr>
          <w:rFonts w:ascii="Brill" w:eastAsia="Brill" w:hAnsi="Brill" w:cs="Brill"/>
        </w:rPr>
        <w:t>to</w:t>
      </w:r>
      <w:r w:rsidRPr="00C66272">
        <w:rPr>
          <w:rFonts w:ascii="Brill" w:eastAsia="Brill" w:hAnsi="Brill" w:cs="Brill"/>
        </w:rPr>
        <w:t xml:space="preserve"> host the America’s Cup, a new exit channel was dug to separate the leisure harbour in the historic Dàrsena from the growing commercial port (</w:t>
      </w:r>
      <w:proofErr w:type="spellStart"/>
      <w:r w:rsidRPr="00D20217">
        <w:rPr>
          <w:rFonts w:ascii="Brill" w:eastAsia="Brill" w:hAnsi="Brill" w:cs="Brill"/>
        </w:rPr>
        <w:t>Prytherch</w:t>
      </w:r>
      <w:proofErr w:type="spellEnd"/>
      <w:r w:rsidRPr="00D20217">
        <w:rPr>
          <w:rFonts w:ascii="Brill" w:eastAsia="Brill" w:hAnsi="Brill" w:cs="Brill"/>
        </w:rPr>
        <w:t xml:space="preserve"> &amp; </w:t>
      </w:r>
      <w:proofErr w:type="spellStart"/>
      <w:r w:rsidRPr="00D20217">
        <w:rPr>
          <w:rFonts w:ascii="Brill" w:eastAsia="Brill" w:hAnsi="Brill" w:cs="Brill"/>
        </w:rPr>
        <w:t>Boira</w:t>
      </w:r>
      <w:proofErr w:type="spellEnd"/>
      <w:r w:rsidRPr="00D20217">
        <w:rPr>
          <w:rFonts w:ascii="Brill" w:eastAsia="Brill" w:hAnsi="Brill" w:cs="Brill"/>
        </w:rPr>
        <w:t xml:space="preserve"> </w:t>
      </w:r>
      <w:proofErr w:type="spellStart"/>
      <w:r w:rsidRPr="00D20217">
        <w:rPr>
          <w:rFonts w:ascii="Brill" w:eastAsia="Brill" w:hAnsi="Brill" w:cs="Brill"/>
        </w:rPr>
        <w:t>i</w:t>
      </w:r>
      <w:proofErr w:type="spellEnd"/>
      <w:r w:rsidRPr="00D20217">
        <w:rPr>
          <w:rFonts w:ascii="Brill" w:eastAsia="Brill" w:hAnsi="Brill" w:cs="Brill"/>
        </w:rPr>
        <w:t xml:space="preserve"> </w:t>
      </w:r>
      <w:proofErr w:type="spellStart"/>
      <w:r w:rsidRPr="00D20217">
        <w:rPr>
          <w:rFonts w:ascii="Brill" w:eastAsia="Brill" w:hAnsi="Brill" w:cs="Brill"/>
        </w:rPr>
        <w:t>Maiques</w:t>
      </w:r>
      <w:proofErr w:type="spellEnd"/>
      <w:r w:rsidRPr="00D20217">
        <w:rPr>
          <w:rFonts w:ascii="Brill" w:eastAsia="Brill" w:hAnsi="Brill" w:cs="Brill"/>
        </w:rPr>
        <w:t>, 2009</w:t>
      </w:r>
      <w:r w:rsidRPr="00C66272">
        <w:rPr>
          <w:rFonts w:ascii="Brill" w:eastAsia="Brill" w:hAnsi="Brill" w:cs="Brill"/>
        </w:rPr>
        <w:t xml:space="preserve">). However, such transformation </w:t>
      </w:r>
      <w:r w:rsidR="000801DA" w:rsidRPr="00C66272">
        <w:rPr>
          <w:rFonts w:ascii="Brill" w:eastAsia="Brill" w:hAnsi="Brill" w:cs="Brill"/>
        </w:rPr>
        <w:t>aided</w:t>
      </w:r>
      <w:r w:rsidRPr="00C66272">
        <w:rPr>
          <w:rFonts w:ascii="Brill" w:eastAsia="Brill" w:hAnsi="Brill" w:cs="Brill"/>
        </w:rPr>
        <w:t xml:space="preserve"> the rebranding of the harbour and the image of the city. A similar interpretation of major and mega events within globalist urban agendas seeking to celebrate the dynamism of world port cities was behind international events in thriving Asian port cities, such as the 2010 </w:t>
      </w:r>
      <w:r w:rsidRPr="00C66272">
        <w:rPr>
          <w:rFonts w:ascii="Brill" w:eastAsia="Brill" w:hAnsi="Brill" w:cs="Brill"/>
        </w:rPr>
        <w:lastRenderedPageBreak/>
        <w:t>Expo in Shanghai (</w:t>
      </w:r>
      <w:r w:rsidRPr="00586F10">
        <w:rPr>
          <w:rFonts w:ascii="Brill" w:eastAsia="Brill" w:hAnsi="Brill" w:cs="Brill"/>
        </w:rPr>
        <w:t>Hubbert, 2017</w:t>
      </w:r>
      <w:r w:rsidRPr="00C66272">
        <w:rPr>
          <w:rFonts w:ascii="Brill" w:eastAsia="Brill" w:hAnsi="Brill" w:cs="Brill"/>
        </w:rPr>
        <w:t xml:space="preserve">) </w:t>
      </w:r>
      <w:r w:rsidR="00843917" w:rsidRPr="00C66272">
        <w:rPr>
          <w:rFonts w:ascii="Brill" w:eastAsia="Brill" w:hAnsi="Brill" w:cs="Brill"/>
        </w:rPr>
        <w:t xml:space="preserve">and </w:t>
      </w:r>
      <w:r w:rsidRPr="00C66272">
        <w:rPr>
          <w:rFonts w:ascii="Brill" w:eastAsia="Brill" w:hAnsi="Brill" w:cs="Brill"/>
        </w:rPr>
        <w:t xml:space="preserve">the Formula 1 Singapore Grand Prix, </w:t>
      </w:r>
      <w:r w:rsidR="00843917" w:rsidRPr="00C66272">
        <w:rPr>
          <w:rFonts w:ascii="Brill" w:eastAsia="Brill" w:hAnsi="Brill" w:cs="Brill"/>
        </w:rPr>
        <w:t xml:space="preserve">which has </w:t>
      </w:r>
      <w:r w:rsidRPr="00C66272">
        <w:rPr>
          <w:rFonts w:ascii="Brill" w:eastAsia="Brill" w:hAnsi="Brill" w:cs="Brill"/>
        </w:rPr>
        <w:t>tak</w:t>
      </w:r>
      <w:r w:rsidR="00843917" w:rsidRPr="00C66272">
        <w:rPr>
          <w:rFonts w:ascii="Brill" w:eastAsia="Brill" w:hAnsi="Brill" w:cs="Brill"/>
        </w:rPr>
        <w:t>en</w:t>
      </w:r>
      <w:r w:rsidRPr="00C66272">
        <w:rPr>
          <w:rFonts w:ascii="Brill" w:eastAsia="Brill" w:hAnsi="Brill" w:cs="Brill"/>
        </w:rPr>
        <w:t xml:space="preserve"> place in </w:t>
      </w:r>
      <w:r w:rsidR="00843917" w:rsidRPr="00C66272">
        <w:rPr>
          <w:rFonts w:ascii="Brill" w:eastAsia="Brill" w:hAnsi="Brill" w:cs="Brill"/>
        </w:rPr>
        <w:t>Singapore</w:t>
      </w:r>
      <w:r w:rsidRPr="00C66272">
        <w:rPr>
          <w:rFonts w:ascii="Brill" w:eastAsia="Brill" w:hAnsi="Brill" w:cs="Brill"/>
        </w:rPr>
        <w:t xml:space="preserve"> since 2008 (</w:t>
      </w:r>
      <w:r w:rsidRPr="00586F10">
        <w:rPr>
          <w:rFonts w:ascii="Brill" w:eastAsia="Brill" w:hAnsi="Brill" w:cs="Brill"/>
        </w:rPr>
        <w:t>Henderson et al., 2010</w:t>
      </w:r>
      <w:r w:rsidRPr="00C66272">
        <w:rPr>
          <w:rFonts w:ascii="Brill" w:eastAsia="Brill" w:hAnsi="Brill" w:cs="Brill"/>
        </w:rPr>
        <w:t>).</w:t>
      </w:r>
    </w:p>
    <w:p w14:paraId="350779AF" w14:textId="77777777" w:rsidR="00CB3FC9" w:rsidRPr="00C66272" w:rsidRDefault="00CB3FC9">
      <w:pPr>
        <w:spacing w:line="360" w:lineRule="auto"/>
        <w:ind w:firstLine="720"/>
        <w:jc w:val="both"/>
        <w:rPr>
          <w:rFonts w:ascii="Brill" w:eastAsia="Brill" w:hAnsi="Brill" w:cs="Brill"/>
        </w:rPr>
      </w:pPr>
    </w:p>
    <w:p w14:paraId="350779B0" w14:textId="77777777" w:rsidR="00CB3FC9" w:rsidRPr="00C66272" w:rsidRDefault="00C55FA1">
      <w:pPr>
        <w:spacing w:line="360" w:lineRule="auto"/>
        <w:ind w:firstLine="284"/>
        <w:rPr>
          <w:rFonts w:ascii="Brill" w:eastAsia="Brill" w:hAnsi="Brill" w:cs="Brill"/>
        </w:rPr>
      </w:pPr>
      <w:r w:rsidRPr="00C66272">
        <w:rPr>
          <w:rFonts w:ascii="Brill" w:eastAsia="Brill" w:hAnsi="Brill" w:cs="Brill"/>
        </w:rPr>
        <w:t xml:space="preserve">Table 1. A typology of major/mega events in port cities. </w:t>
      </w:r>
    </w:p>
    <w:p w14:paraId="350779B1" w14:textId="77777777" w:rsidR="00CB3FC9" w:rsidRPr="00C66272" w:rsidRDefault="00CB3FC9">
      <w:pPr>
        <w:spacing w:line="360" w:lineRule="auto"/>
        <w:ind w:firstLine="284"/>
        <w:rPr>
          <w:rFonts w:ascii="Brill" w:eastAsia="Brill" w:hAnsi="Brill" w:cs="Brill"/>
        </w:rPr>
      </w:pPr>
    </w:p>
    <w:tbl>
      <w:tblPr>
        <w:tblStyle w:val="a"/>
        <w:tblW w:w="8866"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268"/>
        <w:gridCol w:w="4536"/>
        <w:gridCol w:w="2062"/>
      </w:tblGrid>
      <w:tr w:rsidR="00CB3FC9" w:rsidRPr="00C66272" w14:paraId="350779B5" w14:textId="77777777" w:rsidTr="00F62668">
        <w:trPr>
          <w:trHeight w:val="296"/>
        </w:trPr>
        <w:tc>
          <w:tcPr>
            <w:tcW w:w="2268" w:type="dxa"/>
            <w:vAlign w:val="center"/>
          </w:tcPr>
          <w:p w14:paraId="350779B2" w14:textId="77777777" w:rsidR="00CB3FC9" w:rsidRPr="00C66272" w:rsidRDefault="00C55FA1">
            <w:pPr>
              <w:jc w:val="center"/>
              <w:rPr>
                <w:rFonts w:ascii="Brill" w:eastAsia="Brill" w:hAnsi="Brill" w:cs="Brill"/>
                <w:b/>
              </w:rPr>
            </w:pPr>
            <w:r w:rsidRPr="00C66272">
              <w:rPr>
                <w:rFonts w:ascii="Brill" w:eastAsia="Brill" w:hAnsi="Brill" w:cs="Brill"/>
                <w:b/>
              </w:rPr>
              <w:t>Typologies</w:t>
            </w:r>
          </w:p>
        </w:tc>
        <w:tc>
          <w:tcPr>
            <w:tcW w:w="4536" w:type="dxa"/>
            <w:vAlign w:val="center"/>
          </w:tcPr>
          <w:p w14:paraId="350779B3" w14:textId="77777777" w:rsidR="00CB3FC9" w:rsidRPr="00C66272" w:rsidRDefault="00C55FA1">
            <w:pPr>
              <w:jc w:val="center"/>
              <w:rPr>
                <w:rFonts w:ascii="Brill" w:eastAsia="Brill" w:hAnsi="Brill" w:cs="Brill"/>
                <w:b/>
              </w:rPr>
            </w:pPr>
            <w:r w:rsidRPr="00C66272">
              <w:rPr>
                <w:rFonts w:ascii="Brill" w:eastAsia="Brill" w:hAnsi="Brill" w:cs="Brill"/>
                <w:b/>
              </w:rPr>
              <w:t>Characteristics</w:t>
            </w:r>
          </w:p>
        </w:tc>
        <w:tc>
          <w:tcPr>
            <w:tcW w:w="2062" w:type="dxa"/>
            <w:vAlign w:val="center"/>
          </w:tcPr>
          <w:p w14:paraId="350779B4" w14:textId="77777777" w:rsidR="00CB3FC9" w:rsidRPr="00C66272" w:rsidRDefault="00C55FA1">
            <w:pPr>
              <w:jc w:val="center"/>
              <w:rPr>
                <w:rFonts w:ascii="Brill" w:eastAsia="Brill" w:hAnsi="Brill" w:cs="Brill"/>
                <w:b/>
              </w:rPr>
            </w:pPr>
            <w:r w:rsidRPr="00C66272">
              <w:rPr>
                <w:rFonts w:ascii="Brill" w:eastAsia="Brill" w:hAnsi="Brill" w:cs="Brill"/>
                <w:b/>
              </w:rPr>
              <w:t>Examples</w:t>
            </w:r>
          </w:p>
        </w:tc>
      </w:tr>
      <w:tr w:rsidR="00CB3FC9" w:rsidRPr="00C66272" w14:paraId="350779BB" w14:textId="77777777" w:rsidTr="00F62668">
        <w:trPr>
          <w:trHeight w:val="1351"/>
        </w:trPr>
        <w:tc>
          <w:tcPr>
            <w:tcW w:w="2268" w:type="dxa"/>
            <w:vAlign w:val="center"/>
          </w:tcPr>
          <w:p w14:paraId="350779B6" w14:textId="77777777" w:rsidR="00CB3FC9" w:rsidRPr="00C66272" w:rsidRDefault="00C55FA1">
            <w:pPr>
              <w:rPr>
                <w:rFonts w:ascii="Brill" w:eastAsia="Brill" w:hAnsi="Brill" w:cs="Brill"/>
                <w:i/>
                <w:sz w:val="20"/>
                <w:szCs w:val="20"/>
              </w:rPr>
            </w:pPr>
            <w:r w:rsidRPr="00C66272">
              <w:rPr>
                <w:rFonts w:ascii="Brill" w:eastAsia="Brill" w:hAnsi="Brill" w:cs="Brill"/>
                <w:i/>
                <w:sz w:val="20"/>
                <w:szCs w:val="20"/>
              </w:rPr>
              <w:t>1. Major/mega events as catalysts for physical transformation</w:t>
            </w:r>
          </w:p>
        </w:tc>
        <w:tc>
          <w:tcPr>
            <w:tcW w:w="4536" w:type="dxa"/>
            <w:vAlign w:val="center"/>
          </w:tcPr>
          <w:p w14:paraId="350779B7"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Major/mega events in ‘declining’ port cities triggering extensive physical transformation, or smaller-scale yet transformative urban renewal.</w:t>
            </w:r>
          </w:p>
        </w:tc>
        <w:tc>
          <w:tcPr>
            <w:tcW w:w="2062" w:type="dxa"/>
            <w:vAlign w:val="center"/>
          </w:tcPr>
          <w:p w14:paraId="350779B8"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 xml:space="preserve">Barcelona (Port Vell) </w:t>
            </w:r>
          </w:p>
          <w:p w14:paraId="350779B9"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 xml:space="preserve">Genoa (Porto Antico) </w:t>
            </w:r>
          </w:p>
          <w:p w14:paraId="350779BA"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Hull</w:t>
            </w:r>
          </w:p>
        </w:tc>
      </w:tr>
      <w:tr w:rsidR="00CB3FC9" w:rsidRPr="00F34A6C" w14:paraId="350779C1" w14:textId="77777777" w:rsidTr="00F62668">
        <w:trPr>
          <w:trHeight w:val="1271"/>
        </w:trPr>
        <w:tc>
          <w:tcPr>
            <w:tcW w:w="2268" w:type="dxa"/>
            <w:vAlign w:val="center"/>
          </w:tcPr>
          <w:p w14:paraId="350779BC" w14:textId="77777777" w:rsidR="00CB3FC9" w:rsidRPr="00C66272" w:rsidRDefault="00C55FA1">
            <w:pPr>
              <w:rPr>
                <w:rFonts w:ascii="Brill" w:eastAsia="Brill" w:hAnsi="Brill" w:cs="Brill"/>
                <w:i/>
                <w:sz w:val="20"/>
                <w:szCs w:val="20"/>
              </w:rPr>
            </w:pPr>
            <w:r w:rsidRPr="00C66272">
              <w:rPr>
                <w:rFonts w:ascii="Brill" w:eastAsia="Brill" w:hAnsi="Brill" w:cs="Brill"/>
                <w:i/>
                <w:sz w:val="20"/>
                <w:szCs w:val="20"/>
              </w:rPr>
              <w:t>2. Major/mega events to celebrate/showcase urban regeneration</w:t>
            </w:r>
          </w:p>
        </w:tc>
        <w:tc>
          <w:tcPr>
            <w:tcW w:w="4536" w:type="dxa"/>
            <w:vAlign w:val="center"/>
          </w:tcPr>
          <w:p w14:paraId="350779BD"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Major/mega events spectacularize the outcomes of long-term processes of regeneration of port areas or urban waterfronts.</w:t>
            </w:r>
          </w:p>
        </w:tc>
        <w:tc>
          <w:tcPr>
            <w:tcW w:w="2062" w:type="dxa"/>
            <w:vAlign w:val="center"/>
          </w:tcPr>
          <w:p w14:paraId="350779BE" w14:textId="77777777" w:rsidR="00CB3FC9" w:rsidRPr="00BF26E0" w:rsidRDefault="00C55FA1">
            <w:pPr>
              <w:spacing w:after="60"/>
              <w:rPr>
                <w:rFonts w:ascii="Brill" w:eastAsia="Brill" w:hAnsi="Brill" w:cs="Brill"/>
                <w:sz w:val="20"/>
                <w:szCs w:val="20"/>
                <w:lang w:val="nl-BE"/>
              </w:rPr>
            </w:pPr>
            <w:r w:rsidRPr="00BF26E0">
              <w:rPr>
                <w:rFonts w:ascii="Brill" w:eastAsia="Brill" w:hAnsi="Brill" w:cs="Brill"/>
                <w:sz w:val="20"/>
                <w:szCs w:val="20"/>
                <w:lang w:val="nl-BE"/>
              </w:rPr>
              <w:t>Liverpool</w:t>
            </w:r>
          </w:p>
          <w:p w14:paraId="350779BF" w14:textId="77777777" w:rsidR="00CB3FC9" w:rsidRPr="00BF26E0" w:rsidRDefault="00C55FA1">
            <w:pPr>
              <w:spacing w:after="60"/>
              <w:rPr>
                <w:rFonts w:ascii="Brill" w:eastAsia="Brill" w:hAnsi="Brill" w:cs="Brill"/>
                <w:sz w:val="20"/>
                <w:szCs w:val="20"/>
                <w:lang w:val="nl-BE"/>
              </w:rPr>
            </w:pPr>
            <w:r w:rsidRPr="00BF26E0">
              <w:rPr>
                <w:rFonts w:ascii="Brill" w:eastAsia="Brill" w:hAnsi="Brill" w:cs="Brill"/>
                <w:sz w:val="20"/>
                <w:szCs w:val="20"/>
                <w:lang w:val="nl-BE"/>
              </w:rPr>
              <w:t>Marseille</w:t>
            </w:r>
          </w:p>
          <w:p w14:paraId="350779C0" w14:textId="77777777" w:rsidR="00CB3FC9" w:rsidRPr="00BF26E0" w:rsidRDefault="00C55FA1">
            <w:pPr>
              <w:spacing w:after="60"/>
              <w:rPr>
                <w:rFonts w:ascii="Brill" w:eastAsia="Brill" w:hAnsi="Brill" w:cs="Brill"/>
                <w:sz w:val="20"/>
                <w:szCs w:val="20"/>
                <w:lang w:val="nl-BE"/>
              </w:rPr>
            </w:pPr>
            <w:r w:rsidRPr="00BF26E0">
              <w:rPr>
                <w:rFonts w:ascii="Brill" w:eastAsia="Brill" w:hAnsi="Brill" w:cs="Brill"/>
                <w:sz w:val="20"/>
                <w:szCs w:val="20"/>
                <w:lang w:val="nl-BE"/>
              </w:rPr>
              <w:t>Rotterdam (e.g. Kop van Zuid)</w:t>
            </w:r>
          </w:p>
        </w:tc>
      </w:tr>
      <w:tr w:rsidR="00CB3FC9" w:rsidRPr="00C66272" w14:paraId="350779C8" w14:textId="77777777" w:rsidTr="00F62668">
        <w:trPr>
          <w:trHeight w:val="1403"/>
        </w:trPr>
        <w:tc>
          <w:tcPr>
            <w:tcW w:w="2268" w:type="dxa"/>
            <w:vAlign w:val="center"/>
          </w:tcPr>
          <w:p w14:paraId="350779C2" w14:textId="77777777" w:rsidR="00CB3FC9" w:rsidRPr="00C66272" w:rsidRDefault="00C55FA1">
            <w:pPr>
              <w:rPr>
                <w:rFonts w:ascii="Brill" w:eastAsia="Brill" w:hAnsi="Brill" w:cs="Brill"/>
                <w:i/>
                <w:sz w:val="20"/>
                <w:szCs w:val="20"/>
              </w:rPr>
            </w:pPr>
            <w:r w:rsidRPr="00C66272">
              <w:rPr>
                <w:rFonts w:ascii="Brill" w:eastAsia="Brill" w:hAnsi="Brill" w:cs="Brill"/>
                <w:i/>
                <w:sz w:val="20"/>
                <w:szCs w:val="20"/>
              </w:rPr>
              <w:t>2. Major/mega events as city branding devices</w:t>
            </w:r>
          </w:p>
        </w:tc>
        <w:tc>
          <w:tcPr>
            <w:tcW w:w="4536" w:type="dxa"/>
            <w:vAlign w:val="center"/>
          </w:tcPr>
          <w:p w14:paraId="350779C3"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Mega events are predominantly part of ambitious branding strategies. They may or may not involve the physical transformation of former port areas.</w:t>
            </w:r>
          </w:p>
        </w:tc>
        <w:tc>
          <w:tcPr>
            <w:tcW w:w="2062" w:type="dxa"/>
            <w:vAlign w:val="center"/>
          </w:tcPr>
          <w:p w14:paraId="350779C4"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Rio de Janeiro</w:t>
            </w:r>
          </w:p>
          <w:p w14:paraId="350779C5"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Shanghai</w:t>
            </w:r>
          </w:p>
          <w:p w14:paraId="350779C6"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Singapore</w:t>
            </w:r>
          </w:p>
          <w:p w14:paraId="350779C7" w14:textId="77777777" w:rsidR="00CB3FC9" w:rsidRPr="00C66272" w:rsidRDefault="00C55FA1">
            <w:pPr>
              <w:spacing w:after="60"/>
              <w:rPr>
                <w:rFonts w:ascii="Brill" w:eastAsia="Brill" w:hAnsi="Brill" w:cs="Brill"/>
                <w:sz w:val="20"/>
                <w:szCs w:val="20"/>
              </w:rPr>
            </w:pPr>
            <w:r w:rsidRPr="00C66272">
              <w:rPr>
                <w:rFonts w:ascii="Brill" w:eastAsia="Brill" w:hAnsi="Brill" w:cs="Brill"/>
                <w:sz w:val="20"/>
                <w:szCs w:val="20"/>
              </w:rPr>
              <w:t>Valencia</w:t>
            </w:r>
          </w:p>
        </w:tc>
      </w:tr>
    </w:tbl>
    <w:p w14:paraId="350779C9" w14:textId="77777777" w:rsidR="00CB3FC9" w:rsidRPr="00C66272" w:rsidRDefault="00CB3FC9">
      <w:pPr>
        <w:spacing w:line="360" w:lineRule="auto"/>
        <w:ind w:firstLine="284"/>
        <w:rPr>
          <w:rFonts w:ascii="Brill" w:eastAsia="Brill" w:hAnsi="Brill" w:cs="Brill"/>
        </w:rPr>
      </w:pPr>
    </w:p>
    <w:p w14:paraId="350779CA" w14:textId="77777777" w:rsidR="00CB3FC9" w:rsidRPr="00C66272" w:rsidRDefault="00C55FA1">
      <w:pPr>
        <w:spacing w:line="360" w:lineRule="auto"/>
        <w:ind w:firstLine="284"/>
        <w:rPr>
          <w:rFonts w:ascii="Brill" w:eastAsia="Brill" w:hAnsi="Brill" w:cs="Brill"/>
        </w:rPr>
      </w:pPr>
      <w:r w:rsidRPr="00C66272">
        <w:rPr>
          <w:rFonts w:ascii="Brill" w:eastAsia="Brill" w:hAnsi="Brill" w:cs="Brill"/>
        </w:rPr>
        <w:t>Source: the author.</w:t>
      </w:r>
    </w:p>
    <w:p w14:paraId="350779CB" w14:textId="77777777" w:rsidR="00CB3FC9" w:rsidRPr="00C66272" w:rsidRDefault="00CB3FC9">
      <w:pPr>
        <w:pStyle w:val="Nagwek1"/>
        <w:rPr>
          <w:rFonts w:ascii="Brill" w:eastAsia="Brill" w:hAnsi="Brill" w:cs="Brill"/>
        </w:rPr>
      </w:pPr>
    </w:p>
    <w:p w14:paraId="350779CC" w14:textId="77777777" w:rsidR="00CB3FC9" w:rsidRPr="00C66272" w:rsidRDefault="00C55FA1">
      <w:pPr>
        <w:pStyle w:val="Nagwek1"/>
        <w:rPr>
          <w:rFonts w:ascii="Brill" w:eastAsia="Brill" w:hAnsi="Brill" w:cs="Brill"/>
        </w:rPr>
      </w:pPr>
      <w:r w:rsidRPr="00C66272">
        <w:rPr>
          <w:rFonts w:ascii="Brill" w:eastAsia="Brill" w:hAnsi="Brill" w:cs="Brill"/>
        </w:rPr>
        <w:t xml:space="preserve">A sea change? Major/mega events and the </w:t>
      </w:r>
      <w:proofErr w:type="spellStart"/>
      <w:r w:rsidRPr="00C66272">
        <w:rPr>
          <w:rFonts w:ascii="Brill" w:eastAsia="Brill" w:hAnsi="Brill" w:cs="Brill"/>
        </w:rPr>
        <w:t>spectacularization</w:t>
      </w:r>
      <w:proofErr w:type="spellEnd"/>
      <w:r w:rsidRPr="00C66272">
        <w:rPr>
          <w:rFonts w:ascii="Brill" w:eastAsia="Brill" w:hAnsi="Brill" w:cs="Brill"/>
        </w:rPr>
        <w:t xml:space="preserve"> of port cityscapes and cultures</w:t>
      </w:r>
    </w:p>
    <w:p w14:paraId="350779CD"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If it is true that major and mega events have long been part of urban agendas in many maritime port cities, a distinction should be made between, on the one hand, events celebrating</w:t>
      </w:r>
      <w:r w:rsidRPr="00C66272">
        <w:rPr>
          <w:rFonts w:ascii="Brill" w:eastAsia="Brill" w:hAnsi="Brill" w:cs="Brill"/>
          <w:i/>
        </w:rPr>
        <w:t xml:space="preserve"> </w:t>
      </w:r>
      <w:r w:rsidRPr="00C66272">
        <w:rPr>
          <w:rFonts w:ascii="Brill" w:eastAsia="Brill" w:hAnsi="Brill" w:cs="Brill"/>
        </w:rPr>
        <w:t xml:space="preserve">port city cultures and, on the other hand, events simply held to compensate for the departure of maritime activities. From this perspective, the story of many maritime port cities where major or mega events have been held is often no different from that of industrial cities exploring the potential of culture for economic diversification and city branding. Culture and events have often been the worst-case scenario described </w:t>
      </w:r>
      <w:r w:rsidRPr="00575805">
        <w:rPr>
          <w:rFonts w:ascii="Brill" w:eastAsia="Brill" w:hAnsi="Brill" w:cs="Brill"/>
        </w:rPr>
        <w:t>by Zukin (2006 [1995</w:t>
      </w:r>
      <w:r w:rsidRPr="00C66272">
        <w:rPr>
          <w:rFonts w:ascii="Brill" w:eastAsia="Brill" w:hAnsi="Brill" w:cs="Brill"/>
        </w:rPr>
        <w:t>]).</w:t>
      </w:r>
    </w:p>
    <w:p w14:paraId="350779CE" w14:textId="58D2E80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As a result of economic restructuring, in the last decades of the </w:t>
      </w:r>
      <w:ins w:id="1443" w:author="Autor">
        <w:r w:rsidR="00F65926">
          <w:rPr>
            <w:rFonts w:ascii="Brill" w:eastAsia="Brill" w:hAnsi="Brill" w:cs="Brill"/>
          </w:rPr>
          <w:t>20th</w:t>
        </w:r>
      </w:ins>
      <w:del w:id="1444" w:author="Autor">
        <w:r w:rsidRPr="00C66272" w:rsidDel="00F65926">
          <w:rPr>
            <w:rFonts w:ascii="Brill" w:eastAsia="Brill" w:hAnsi="Brill" w:cs="Brill"/>
          </w:rPr>
          <w:delText>twentieth</w:delText>
        </w:r>
      </w:del>
      <w:r w:rsidRPr="00C66272">
        <w:rPr>
          <w:rFonts w:ascii="Brill" w:eastAsia="Brill" w:hAnsi="Brill" w:cs="Brill"/>
        </w:rPr>
        <w:t xml:space="preserve"> century – the exact time</w:t>
      </w:r>
      <w:r w:rsidR="00E82FE4" w:rsidRPr="00C66272">
        <w:rPr>
          <w:rFonts w:ascii="Brill" w:eastAsia="Brill" w:hAnsi="Brill" w:cs="Brill"/>
        </w:rPr>
        <w:t xml:space="preserve"> </w:t>
      </w:r>
      <w:r w:rsidRPr="00C66272">
        <w:rPr>
          <w:rFonts w:ascii="Brill" w:eastAsia="Brill" w:hAnsi="Brill" w:cs="Brill"/>
        </w:rPr>
        <w:t>frame varies across localities – port cityscapes, port city cultures</w:t>
      </w:r>
      <w:r w:rsidR="00E82FE4" w:rsidRPr="00C66272">
        <w:rPr>
          <w:rFonts w:ascii="Brill" w:eastAsia="Brill" w:hAnsi="Brill" w:cs="Brill"/>
        </w:rPr>
        <w:t>,</w:t>
      </w:r>
      <w:r w:rsidRPr="00C66272">
        <w:rPr>
          <w:rFonts w:ascii="Brill" w:eastAsia="Brill" w:hAnsi="Brill" w:cs="Brill"/>
        </w:rPr>
        <w:t xml:space="preserve"> and maritime heritage </w:t>
      </w:r>
      <w:del w:id="1445" w:author="Autor">
        <w:r w:rsidRPr="00C66272" w:rsidDel="00F65926">
          <w:rPr>
            <w:rFonts w:ascii="Brill" w:eastAsia="Brill" w:hAnsi="Brill" w:cs="Brill"/>
          </w:rPr>
          <w:delText xml:space="preserve">used to </w:delText>
        </w:r>
      </w:del>
      <w:r w:rsidRPr="00C66272">
        <w:rPr>
          <w:rFonts w:ascii="Brill" w:eastAsia="Brill" w:hAnsi="Brill" w:cs="Brill"/>
        </w:rPr>
        <w:t>convey</w:t>
      </w:r>
      <w:ins w:id="1446" w:author="Autor">
        <w:r w:rsidR="00F65926">
          <w:rPr>
            <w:rFonts w:ascii="Brill" w:eastAsia="Brill" w:hAnsi="Brill" w:cs="Brill"/>
          </w:rPr>
          <w:t>ed</w:t>
        </w:r>
      </w:ins>
      <w:r w:rsidRPr="00C66272">
        <w:rPr>
          <w:rFonts w:ascii="Brill" w:eastAsia="Brill" w:hAnsi="Brill" w:cs="Brill"/>
        </w:rPr>
        <w:t xml:space="preserve"> in many cases the stigma of decline </w:t>
      </w:r>
      <w:r w:rsidRPr="00F04A55">
        <w:rPr>
          <w:rFonts w:ascii="Brill" w:eastAsia="Brill" w:hAnsi="Brill" w:cs="Brill"/>
        </w:rPr>
        <w:t>(</w:t>
      </w:r>
      <w:proofErr w:type="spellStart"/>
      <w:r w:rsidRPr="00F04A55">
        <w:rPr>
          <w:rFonts w:ascii="Brill" w:eastAsia="Brill" w:hAnsi="Brill" w:cs="Brill"/>
        </w:rPr>
        <w:t>Tommarchi</w:t>
      </w:r>
      <w:proofErr w:type="spellEnd"/>
      <w:r w:rsidRPr="00F04A55">
        <w:rPr>
          <w:rFonts w:ascii="Brill" w:eastAsia="Brill" w:hAnsi="Brill" w:cs="Brill"/>
        </w:rPr>
        <w:t xml:space="preserve"> &amp; Bianchini, 2022</w:t>
      </w:r>
      <w:r w:rsidRPr="00C66272">
        <w:rPr>
          <w:rFonts w:ascii="Brill" w:eastAsia="Brill" w:hAnsi="Brill" w:cs="Brill"/>
        </w:rPr>
        <w:t xml:space="preserve">). Structural socio-economic issues, poverty, pollution, </w:t>
      </w:r>
      <w:r w:rsidR="00557444" w:rsidRPr="00C66272">
        <w:rPr>
          <w:rFonts w:ascii="Brill" w:eastAsia="Brill" w:hAnsi="Brill" w:cs="Brill"/>
        </w:rPr>
        <w:t xml:space="preserve">and </w:t>
      </w:r>
      <w:r w:rsidRPr="00C66272">
        <w:rPr>
          <w:rFonts w:ascii="Brill" w:eastAsia="Brill" w:hAnsi="Brill" w:cs="Brill"/>
        </w:rPr>
        <w:t xml:space="preserve">crime </w:t>
      </w:r>
      <w:r w:rsidR="00557444" w:rsidRPr="00C66272">
        <w:rPr>
          <w:rFonts w:ascii="Brill" w:eastAsia="Brill" w:hAnsi="Brill" w:cs="Brill"/>
        </w:rPr>
        <w:t>once</w:t>
      </w:r>
      <w:r w:rsidRPr="00C66272">
        <w:rPr>
          <w:rFonts w:ascii="Brill" w:eastAsia="Brill" w:hAnsi="Brill" w:cs="Brill"/>
        </w:rPr>
        <w:t xml:space="preserve"> permeate</w:t>
      </w:r>
      <w:r w:rsidR="00557444" w:rsidRPr="00C66272">
        <w:rPr>
          <w:rFonts w:ascii="Brill" w:eastAsia="Brill" w:hAnsi="Brill" w:cs="Brill"/>
        </w:rPr>
        <w:t>d</w:t>
      </w:r>
      <w:r w:rsidRPr="00C66272">
        <w:rPr>
          <w:rFonts w:ascii="Brill" w:eastAsia="Brill" w:hAnsi="Brill" w:cs="Brill"/>
        </w:rPr>
        <w:t xml:space="preserve"> the narrative </w:t>
      </w:r>
      <w:r w:rsidRPr="00C66272">
        <w:rPr>
          <w:rFonts w:ascii="Brill" w:eastAsia="Brill" w:hAnsi="Brill" w:cs="Brill"/>
        </w:rPr>
        <w:lastRenderedPageBreak/>
        <w:t xml:space="preserve">of the European port city. The willingness of policy makers to distance themselves from these forms of dissonant heritage – as defined by </w:t>
      </w:r>
      <w:r w:rsidRPr="00F04A55">
        <w:rPr>
          <w:rFonts w:ascii="Brill" w:eastAsia="Brill" w:hAnsi="Brill" w:cs="Brill"/>
        </w:rPr>
        <w:t>Tunbridge and Ashworth (1996</w:t>
      </w:r>
      <w:r w:rsidRPr="00C66272">
        <w:rPr>
          <w:rFonts w:ascii="Brill" w:eastAsia="Brill" w:hAnsi="Brill" w:cs="Brill"/>
        </w:rPr>
        <w:t>) – led to a range of policy approaches displaying neglect of and disinvestment in maritime history and heritage</w:t>
      </w:r>
      <w:r w:rsidR="00557444" w:rsidRPr="00C66272">
        <w:rPr>
          <w:rFonts w:ascii="Brill" w:eastAsia="Brill" w:hAnsi="Brill" w:cs="Brill"/>
        </w:rPr>
        <w:t xml:space="preserve"> as well as</w:t>
      </w:r>
      <w:r w:rsidRPr="00C66272">
        <w:rPr>
          <w:rFonts w:ascii="Brill" w:eastAsia="Brill" w:hAnsi="Brill" w:cs="Brill"/>
        </w:rPr>
        <w:t xml:space="preserve"> attempts to ‘hide’ working port areas </w:t>
      </w:r>
      <w:r w:rsidR="00557444" w:rsidRPr="00C66272">
        <w:rPr>
          <w:rFonts w:ascii="Brill" w:eastAsia="Brill" w:hAnsi="Brill" w:cs="Brill"/>
        </w:rPr>
        <w:t xml:space="preserve">with </w:t>
      </w:r>
      <w:r w:rsidRPr="00C66272">
        <w:rPr>
          <w:rFonts w:ascii="Brill" w:eastAsia="Brill" w:hAnsi="Brill" w:cs="Brill"/>
        </w:rPr>
        <w:t xml:space="preserve">visually impenetrable fences and buffer zones. </w:t>
      </w:r>
      <w:r w:rsidR="00D5277B" w:rsidRPr="00C66272">
        <w:rPr>
          <w:rFonts w:ascii="Brill" w:eastAsia="Brill" w:hAnsi="Brill" w:cs="Brill"/>
        </w:rPr>
        <w:t>T</w:t>
      </w:r>
      <w:r w:rsidRPr="00C66272">
        <w:rPr>
          <w:rFonts w:ascii="Brill" w:eastAsia="Brill" w:hAnsi="Brill" w:cs="Brill"/>
        </w:rPr>
        <w:t>he European City of Culture 1990 in Glasgow was criticized by the local collective Workers City for neglecting Glasgow’s working-class identity (</w:t>
      </w:r>
      <w:r w:rsidRPr="00D20217">
        <w:rPr>
          <w:rFonts w:ascii="Brill" w:eastAsia="Brill" w:hAnsi="Brill" w:cs="Brill"/>
        </w:rPr>
        <w:t>Mooney, 2004</w:t>
      </w:r>
      <w:r w:rsidRPr="00C66272">
        <w:rPr>
          <w:rFonts w:ascii="Brill" w:eastAsia="Brill" w:hAnsi="Brill" w:cs="Brill"/>
        </w:rPr>
        <w:t xml:space="preserve">). In the case of the Formula 1 European Grand Prix in Valencia (2008-2012), the deprived district of </w:t>
      </w:r>
      <w:proofErr w:type="spellStart"/>
      <w:r w:rsidRPr="00C66272">
        <w:rPr>
          <w:rFonts w:ascii="Brill" w:eastAsia="Brill" w:hAnsi="Brill" w:cs="Brill"/>
        </w:rPr>
        <w:t>Natzaret</w:t>
      </w:r>
      <w:proofErr w:type="spellEnd"/>
      <w:r w:rsidRPr="00C66272">
        <w:rPr>
          <w:rFonts w:ascii="Brill" w:eastAsia="Brill" w:hAnsi="Brill" w:cs="Brill"/>
        </w:rPr>
        <w:t>, one of the historic maritime villages surrounding the harbour, was visually hidden from the circuit (</w:t>
      </w:r>
      <w:r w:rsidRPr="00B61D19">
        <w:rPr>
          <w:rFonts w:ascii="Brill" w:eastAsia="Brill" w:hAnsi="Brill" w:cs="Brill"/>
        </w:rPr>
        <w:t>Del Romero Renau &amp; Trudelle, 2011</w:t>
      </w:r>
      <w:r w:rsidRPr="00C66272">
        <w:rPr>
          <w:rFonts w:ascii="Brill" w:eastAsia="Brill" w:hAnsi="Brill" w:cs="Brill"/>
        </w:rPr>
        <w:t>).</w:t>
      </w:r>
    </w:p>
    <w:p w14:paraId="350779CF" w14:textId="24B052BA" w:rsidR="00CB3FC9" w:rsidRPr="00C66272" w:rsidRDefault="00C55FA1">
      <w:pPr>
        <w:spacing w:line="360" w:lineRule="auto"/>
        <w:ind w:firstLine="720"/>
        <w:jc w:val="both"/>
        <w:rPr>
          <w:rFonts w:ascii="Brill" w:eastAsia="Brill" w:hAnsi="Brill" w:cs="Brill"/>
          <w:b/>
        </w:rPr>
      </w:pPr>
      <w:r w:rsidRPr="00C66272">
        <w:rPr>
          <w:rFonts w:ascii="Brill" w:eastAsia="Brill" w:hAnsi="Brill" w:cs="Brill"/>
        </w:rPr>
        <w:t xml:space="preserve">In this context, the use of culture- and event-led regeneration, through generalist policies and events rather than through maritime-specific cultural programming, was pivotal to creating and circulating a different image of the city, not necessarily that of a port city anymore. Greater </w:t>
      </w:r>
      <w:proofErr w:type="spellStart"/>
      <w:r w:rsidRPr="00C66272">
        <w:rPr>
          <w:rFonts w:ascii="Brill" w:eastAsia="Brill" w:hAnsi="Brill" w:cs="Brill"/>
        </w:rPr>
        <w:t>intermediacy</w:t>
      </w:r>
      <w:proofErr w:type="spellEnd"/>
      <w:r w:rsidRPr="00C66272">
        <w:rPr>
          <w:rFonts w:ascii="Brill" w:eastAsia="Brill" w:hAnsi="Brill" w:cs="Brill"/>
        </w:rPr>
        <w:t xml:space="preserve"> (i.e. the role of the port in maritime world trade) and centrality (i.e. role of the city within urban networks) were pursued as separate characteristics of the same place. </w:t>
      </w:r>
      <w:r w:rsidR="00FB5BA2" w:rsidRPr="00C66272">
        <w:rPr>
          <w:rFonts w:ascii="Brill" w:eastAsia="Brill" w:hAnsi="Brill" w:cs="Brill"/>
        </w:rPr>
        <w:t xml:space="preserve">Early </w:t>
      </w:r>
      <w:r w:rsidRPr="00C66272">
        <w:rPr>
          <w:rFonts w:ascii="Brill" w:eastAsia="Brill" w:hAnsi="Brill" w:cs="Brill"/>
        </w:rPr>
        <w:t>large-scale events and event-led regeneration in port cities</w:t>
      </w:r>
      <w:r w:rsidR="00FB5BA2" w:rsidRPr="00C66272">
        <w:rPr>
          <w:rFonts w:ascii="Brill" w:eastAsia="Brill" w:hAnsi="Brill" w:cs="Brill"/>
        </w:rPr>
        <w:t xml:space="preserve"> ofte</w:t>
      </w:r>
      <w:r w:rsidR="003838D7" w:rsidRPr="00C66272">
        <w:rPr>
          <w:rFonts w:ascii="Brill" w:eastAsia="Brill" w:hAnsi="Brill" w:cs="Brill"/>
        </w:rPr>
        <w:t>n</w:t>
      </w:r>
      <w:r w:rsidR="001A1E0C">
        <w:rPr>
          <w:rFonts w:ascii="Brill" w:eastAsia="Brill" w:hAnsi="Brill" w:cs="Brill"/>
        </w:rPr>
        <w:t xml:space="preserve"> </w:t>
      </w:r>
      <w:r w:rsidRPr="00C66272">
        <w:rPr>
          <w:rFonts w:ascii="Brill" w:eastAsia="Brill" w:hAnsi="Brill" w:cs="Brill"/>
        </w:rPr>
        <w:t>focus</w:t>
      </w:r>
      <w:r w:rsidR="00FB5BA2" w:rsidRPr="00C66272">
        <w:rPr>
          <w:rFonts w:ascii="Brill" w:eastAsia="Brill" w:hAnsi="Brill" w:cs="Brill"/>
        </w:rPr>
        <w:t>ed</w:t>
      </w:r>
      <w:r w:rsidRPr="00C66272">
        <w:rPr>
          <w:rFonts w:ascii="Brill" w:eastAsia="Brill" w:hAnsi="Brill" w:cs="Brill"/>
        </w:rPr>
        <w:t xml:space="preserve"> on generalist cultural events and facilities, such as contemporary art galleries, history or science museums, events celebrating visual arts, </w:t>
      </w:r>
      <w:r w:rsidR="003838D7" w:rsidRPr="00C66272">
        <w:rPr>
          <w:rFonts w:ascii="Brill" w:eastAsia="Brill" w:hAnsi="Brill" w:cs="Brill"/>
        </w:rPr>
        <w:t xml:space="preserve">and </w:t>
      </w:r>
      <w:r w:rsidRPr="00C66272">
        <w:rPr>
          <w:rFonts w:ascii="Brill" w:eastAsia="Brill" w:hAnsi="Brill" w:cs="Brill"/>
        </w:rPr>
        <w:t xml:space="preserve">contemporary architecture. References to the city’s maritime past and present </w:t>
      </w:r>
      <w:r w:rsidR="003838D7" w:rsidRPr="00C66272">
        <w:rPr>
          <w:rFonts w:ascii="Brill" w:eastAsia="Brill" w:hAnsi="Brill" w:cs="Brill"/>
        </w:rPr>
        <w:t xml:space="preserve">tended to </w:t>
      </w:r>
      <w:r w:rsidRPr="00C66272">
        <w:rPr>
          <w:rFonts w:ascii="Brill" w:eastAsia="Brill" w:hAnsi="Brill" w:cs="Brill"/>
        </w:rPr>
        <w:t xml:space="preserve">be minimal. Unsurprisingly, this is in line with the dichotomy of urban boosterism that showcases the saleable aspects of the city’s image and attempts to hide its </w:t>
      </w:r>
      <w:ins w:id="1447" w:author="Autor">
        <w:r w:rsidR="00F65926">
          <w:rPr>
            <w:rFonts w:ascii="Brill" w:eastAsia="Brill" w:hAnsi="Brill" w:cs="Brill"/>
          </w:rPr>
          <w:t>“</w:t>
        </w:r>
      </w:ins>
      <w:del w:id="1448" w:author="Autor">
        <w:r w:rsidRPr="00C66272" w:rsidDel="00F65926">
          <w:rPr>
            <w:rFonts w:ascii="Brill" w:eastAsia="Brill" w:hAnsi="Brill" w:cs="Brill"/>
          </w:rPr>
          <w:delText>‘</w:delText>
        </w:r>
      </w:del>
      <w:r w:rsidRPr="00C66272">
        <w:rPr>
          <w:rFonts w:ascii="Brill" w:eastAsia="Brill" w:hAnsi="Brill" w:cs="Brill"/>
        </w:rPr>
        <w:t>shadows</w:t>
      </w:r>
      <w:ins w:id="1449" w:author="Autor">
        <w:r w:rsidR="00F65926">
          <w:rPr>
            <w:rFonts w:ascii="Brill" w:eastAsia="Brill" w:hAnsi="Brill" w:cs="Brill"/>
          </w:rPr>
          <w:t>”</w:t>
        </w:r>
      </w:ins>
      <w:del w:id="1450" w:author="Autor">
        <w:r w:rsidRPr="00C66272" w:rsidDel="00F65926">
          <w:rPr>
            <w:rFonts w:ascii="Brill" w:eastAsia="Brill" w:hAnsi="Brill" w:cs="Brill"/>
          </w:rPr>
          <w:delText>’</w:delText>
        </w:r>
      </w:del>
      <w:r w:rsidRPr="00C66272">
        <w:rPr>
          <w:rFonts w:ascii="Brill" w:eastAsia="Brill" w:hAnsi="Brill" w:cs="Brill"/>
        </w:rPr>
        <w:t xml:space="preserve"> (</w:t>
      </w:r>
      <w:r w:rsidRPr="00D20217">
        <w:rPr>
          <w:rFonts w:ascii="Brill" w:eastAsia="Brill" w:hAnsi="Brill" w:cs="Brill"/>
        </w:rPr>
        <w:t>Short, 1999</w:t>
      </w:r>
      <w:r w:rsidRPr="00C66272">
        <w:rPr>
          <w:rFonts w:ascii="Brill" w:eastAsia="Brill" w:hAnsi="Brill" w:cs="Brill"/>
        </w:rPr>
        <w:t>).</w:t>
      </w:r>
    </w:p>
    <w:p w14:paraId="350779D0" w14:textId="3095C65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More recently, the celebration of major and mega events and, even more interestingly, their legacy, appear in some cases to suggest a different attitude towards the maritime. In these cases, </w:t>
      </w:r>
      <w:proofErr w:type="spellStart"/>
      <w:r w:rsidRPr="00C66272">
        <w:rPr>
          <w:rFonts w:ascii="Brill" w:eastAsia="Brill" w:hAnsi="Brill" w:cs="Brill"/>
        </w:rPr>
        <w:t>intermediacy</w:t>
      </w:r>
      <w:proofErr w:type="spellEnd"/>
      <w:r w:rsidRPr="00C66272">
        <w:rPr>
          <w:rFonts w:ascii="Brill" w:eastAsia="Brill" w:hAnsi="Brill" w:cs="Brill"/>
        </w:rPr>
        <w:t xml:space="preserve"> and centrality are pursued as intimately connected, as dimensions of the same model of socio-economic development. Events of any scale increasingly engage, positively, with maritime history and heritage and port city culture. For example, the role of Hull’s fishing industry, which </w:t>
      </w:r>
      <w:r w:rsidR="00EB0CCF" w:rsidRPr="00C66272">
        <w:rPr>
          <w:rFonts w:ascii="Brill" w:eastAsia="Brill" w:hAnsi="Brill" w:cs="Brill"/>
        </w:rPr>
        <w:t>was</w:t>
      </w:r>
      <w:r w:rsidRPr="00C66272">
        <w:rPr>
          <w:rFonts w:ascii="Brill" w:eastAsia="Brill" w:hAnsi="Brill" w:cs="Brill"/>
        </w:rPr>
        <w:t xml:space="preserve"> neglected in local cultural policy</w:t>
      </w:r>
      <w:r w:rsidR="001A1E0C">
        <w:rPr>
          <w:rFonts w:ascii="Brill" w:eastAsia="Brill" w:hAnsi="Brill" w:cs="Brill"/>
        </w:rPr>
        <w:t xml:space="preserve"> </w:t>
      </w:r>
      <w:r w:rsidRPr="00C66272">
        <w:rPr>
          <w:rFonts w:ascii="Brill" w:eastAsia="Brill" w:hAnsi="Brill" w:cs="Brill"/>
        </w:rPr>
        <w:t xml:space="preserve">in the 1980s and 1990s, gradually became a prominent feature of the UK City of Culture 2017 program, with many events and projects engaging with the city’s fishing past. </w:t>
      </w:r>
      <w:r w:rsidRPr="00C66272">
        <w:rPr>
          <w:rFonts w:ascii="Brill" w:eastAsia="Brill" w:hAnsi="Brill" w:cs="Brill"/>
          <w:i/>
        </w:rPr>
        <w:t>Hull: Yorkshire’s Maritime City</w:t>
      </w:r>
      <w:r w:rsidRPr="00C66272">
        <w:rPr>
          <w:rFonts w:ascii="Brill" w:eastAsia="Brill" w:hAnsi="Brill" w:cs="Brill"/>
        </w:rPr>
        <w:t>, a £27m regeneration scheme that has become a key legacy project of the event, is emerging as a maritime cultural quarter to further celebrate the city’s maritime history.</w:t>
      </w:r>
    </w:p>
    <w:p w14:paraId="350779D1" w14:textId="5F03B7B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Port culture itself is gaining relevance through large-scale maritime festivals. For example, the World Port Days in Rotterdam, initiated in the 1970s, ha</w:t>
      </w:r>
      <w:r w:rsidR="002D2EA1" w:rsidRPr="00C66272">
        <w:rPr>
          <w:rFonts w:ascii="Brill" w:eastAsia="Brill" w:hAnsi="Brill" w:cs="Brill"/>
        </w:rPr>
        <w:t>s</w:t>
      </w:r>
      <w:r w:rsidRPr="00C66272">
        <w:rPr>
          <w:rFonts w:ascii="Brill" w:eastAsia="Brill" w:hAnsi="Brill" w:cs="Brill"/>
        </w:rPr>
        <w:t xml:space="preserve"> become a 3-day maritime festival celebrating the port and current maritime activities (</w:t>
      </w:r>
      <w:r w:rsidRPr="00575805">
        <w:rPr>
          <w:rFonts w:ascii="Brill" w:eastAsia="Brill" w:hAnsi="Brill" w:cs="Brill"/>
        </w:rPr>
        <w:t xml:space="preserve">Van </w:t>
      </w:r>
      <w:proofErr w:type="spellStart"/>
      <w:r w:rsidRPr="00575805">
        <w:rPr>
          <w:rFonts w:ascii="Brill" w:eastAsia="Brill" w:hAnsi="Brill" w:cs="Brill"/>
        </w:rPr>
        <w:t>Tuijl</w:t>
      </w:r>
      <w:proofErr w:type="spellEnd"/>
      <w:r w:rsidRPr="00575805">
        <w:rPr>
          <w:rFonts w:ascii="Brill" w:eastAsia="Brill" w:hAnsi="Brill" w:cs="Brill"/>
        </w:rPr>
        <w:t xml:space="preserve"> &amp; Van den Berg, 2016</w:t>
      </w:r>
      <w:r w:rsidRPr="00C66272">
        <w:rPr>
          <w:rFonts w:ascii="Brill" w:eastAsia="Brill" w:hAnsi="Brill" w:cs="Brill"/>
        </w:rPr>
        <w:t xml:space="preserve">), and a flagship event in the city’s cultural calendar. During the World Port Days, residents and visitors have </w:t>
      </w:r>
      <w:r w:rsidR="002D2EA1" w:rsidRPr="00C66272">
        <w:rPr>
          <w:rFonts w:ascii="Brill" w:eastAsia="Brill" w:hAnsi="Brill" w:cs="Brill"/>
        </w:rPr>
        <w:t>a</w:t>
      </w:r>
      <w:r w:rsidRPr="00C66272">
        <w:rPr>
          <w:rFonts w:ascii="Brill" w:eastAsia="Brill" w:hAnsi="Brill" w:cs="Brill"/>
        </w:rPr>
        <w:t xml:space="preserve"> unique chance to see Rotterdam’s port and discover how a modern port works. One could argue that, through these initiatives, the working port is positively contributing to the image of contemporary port cities as central and busy places, and to countering established regeneration agendas based on the provision of generalist cultural activities and facilities.</w:t>
      </w:r>
    </w:p>
    <w:p w14:paraId="350779D2" w14:textId="0177190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Subtle signs of a potential cultural change in the link between major/mega events and the maritime are visible. For example, mega events in Genoa have led to the opening of panoramic viewpoints on the working port, as part of the transformation of the derelict old harbour. From the areas that were redeveloped for the 1992 Columbus Expo </w:t>
      </w:r>
      <w:r w:rsidR="006A7A9E" w:rsidRPr="00C66272">
        <w:rPr>
          <w:rFonts w:ascii="Brill" w:eastAsia="Brill" w:hAnsi="Brill" w:cs="Brill"/>
        </w:rPr>
        <w:t>and</w:t>
      </w:r>
      <w:r w:rsidRPr="00C66272">
        <w:rPr>
          <w:rFonts w:ascii="Brill" w:eastAsia="Brill" w:hAnsi="Brill" w:cs="Brill"/>
        </w:rPr>
        <w:t xml:space="preserve"> the European Capital of Culture 2004, it is possible to see not only light and ‘clean’ maritime activities such as the cruise and ferry terminal, but also the working commercial port. </w:t>
      </w:r>
      <w:r w:rsidR="0028778C" w:rsidRPr="00C66272">
        <w:rPr>
          <w:rFonts w:ascii="Brill" w:eastAsia="Brill" w:hAnsi="Brill" w:cs="Brill"/>
        </w:rPr>
        <w:t>M</w:t>
      </w:r>
      <w:r w:rsidRPr="00C66272">
        <w:rPr>
          <w:rFonts w:ascii="Brill" w:eastAsia="Brill" w:hAnsi="Brill" w:cs="Brill"/>
        </w:rPr>
        <w:t xml:space="preserve">odern port cranes and containers are not simply symbols of Genoa’s role as a maritime gateway and of its economic power arising from maritime trade. Rather, they become aspects of the </w:t>
      </w:r>
      <w:ins w:id="1451" w:author="Autor">
        <w:r w:rsidR="00E45063">
          <w:rPr>
            <w:rFonts w:ascii="Brill" w:eastAsia="Brill" w:hAnsi="Brill" w:cs="Brill"/>
          </w:rPr>
          <w:t>“</w:t>
        </w:r>
      </w:ins>
      <w:del w:id="1452" w:author="Autor">
        <w:r w:rsidRPr="00C66272" w:rsidDel="00E45063">
          <w:rPr>
            <w:rFonts w:ascii="Brill" w:eastAsia="Brill" w:hAnsi="Brill" w:cs="Brill"/>
          </w:rPr>
          <w:delText>‘</w:delText>
        </w:r>
      </w:del>
      <w:r w:rsidRPr="00C66272">
        <w:rPr>
          <w:rFonts w:ascii="Brill" w:eastAsia="Brill" w:hAnsi="Brill" w:cs="Brill"/>
        </w:rPr>
        <w:t>beauty</w:t>
      </w:r>
      <w:ins w:id="1453" w:author="Autor">
        <w:r w:rsidR="00E45063">
          <w:rPr>
            <w:rFonts w:ascii="Brill" w:eastAsia="Brill" w:hAnsi="Brill" w:cs="Brill"/>
          </w:rPr>
          <w:t>”</w:t>
        </w:r>
      </w:ins>
      <w:del w:id="1454" w:author="Autor">
        <w:r w:rsidRPr="00C66272" w:rsidDel="00E45063">
          <w:rPr>
            <w:rFonts w:ascii="Brill" w:eastAsia="Brill" w:hAnsi="Brill" w:cs="Brill"/>
          </w:rPr>
          <w:delText>’</w:delText>
        </w:r>
      </w:del>
      <w:r w:rsidRPr="00C66272">
        <w:rPr>
          <w:rFonts w:ascii="Brill" w:eastAsia="Brill" w:hAnsi="Brill" w:cs="Brill"/>
        </w:rPr>
        <w:t xml:space="preserve"> of local port cityscapes and of a dynamic image of Genoa that fuel civic pride (</w:t>
      </w:r>
      <w:proofErr w:type="spellStart"/>
      <w:r w:rsidRPr="00F04A55">
        <w:rPr>
          <w:rFonts w:ascii="Brill" w:eastAsia="Brill" w:hAnsi="Brill" w:cs="Brill"/>
        </w:rPr>
        <w:t>Tommarchi</w:t>
      </w:r>
      <w:proofErr w:type="spellEnd"/>
      <w:r w:rsidRPr="00F04A55">
        <w:rPr>
          <w:rFonts w:ascii="Brill" w:eastAsia="Brill" w:hAnsi="Brill" w:cs="Brill"/>
        </w:rPr>
        <w:t>, 2022</w:t>
      </w:r>
      <w:r w:rsidRPr="00C66272">
        <w:rPr>
          <w:rFonts w:ascii="Brill" w:eastAsia="Brill" w:hAnsi="Brill" w:cs="Brill"/>
        </w:rPr>
        <w:t>). This cultural shift is visible in the long-term legacy of some of these experiences. Rotterdam</w:t>
      </w:r>
      <w:r w:rsidR="000A4767" w:rsidRPr="00C66272">
        <w:rPr>
          <w:rFonts w:ascii="Brill" w:eastAsia="Brill" w:hAnsi="Brill" w:cs="Brill"/>
        </w:rPr>
        <w:t xml:space="preserve"> is an interesting case in this regard</w:t>
      </w:r>
      <w:r w:rsidRPr="00C66272">
        <w:rPr>
          <w:rFonts w:ascii="Brill" w:eastAsia="Brill" w:hAnsi="Brill" w:cs="Brill"/>
        </w:rPr>
        <w:t xml:space="preserve">. As a result of the City Council’s event policy in the last couple of decades, a world-leading port and a culturally attractive and cosmopolitan city are the ‘souls’ of Rotterdam as a global port metropolis. The Port Authority </w:t>
      </w:r>
      <w:r w:rsidR="001A51B1" w:rsidRPr="00C66272">
        <w:rPr>
          <w:rFonts w:ascii="Brill" w:eastAsia="Brill" w:hAnsi="Brill" w:cs="Brill"/>
        </w:rPr>
        <w:t>directly sponsors</w:t>
      </w:r>
      <w:r w:rsidRPr="00C66272">
        <w:rPr>
          <w:rFonts w:ascii="Brill" w:eastAsia="Brill" w:hAnsi="Brill" w:cs="Brill"/>
        </w:rPr>
        <w:t xml:space="preserve"> many major events in the city’s cultural calendar, such as the Port of Rotterdam North Sea Jazz Festival. Cultural facilities and events </w:t>
      </w:r>
      <w:r w:rsidR="001A51B1" w:rsidRPr="00C66272">
        <w:rPr>
          <w:rFonts w:ascii="Brill" w:eastAsia="Brill" w:hAnsi="Brill" w:cs="Brill"/>
        </w:rPr>
        <w:t xml:space="preserve">have </w:t>
      </w:r>
      <w:r w:rsidRPr="00C66272">
        <w:rPr>
          <w:rFonts w:ascii="Brill" w:eastAsia="Brill" w:hAnsi="Brill" w:cs="Brill"/>
        </w:rPr>
        <w:t xml:space="preserve">also </w:t>
      </w:r>
      <w:r w:rsidR="001A51B1" w:rsidRPr="00C66272">
        <w:rPr>
          <w:rFonts w:ascii="Brill" w:eastAsia="Brill" w:hAnsi="Brill" w:cs="Brill"/>
        </w:rPr>
        <w:t xml:space="preserve">been </w:t>
      </w:r>
      <w:r w:rsidRPr="00C66272">
        <w:rPr>
          <w:rFonts w:ascii="Brill" w:eastAsia="Brill" w:hAnsi="Brill" w:cs="Brill"/>
        </w:rPr>
        <w:t xml:space="preserve">established place-making devices in the transformation of waterfronts and former port areas, such as </w:t>
      </w:r>
      <w:proofErr w:type="spellStart"/>
      <w:r w:rsidRPr="00C66272">
        <w:rPr>
          <w:rFonts w:ascii="Brill" w:eastAsia="Brill" w:hAnsi="Brill" w:cs="Brill"/>
        </w:rPr>
        <w:t>Katendrecht</w:t>
      </w:r>
      <w:proofErr w:type="spellEnd"/>
      <w:r w:rsidRPr="00C66272">
        <w:rPr>
          <w:rFonts w:ascii="Brill" w:eastAsia="Brill" w:hAnsi="Brill" w:cs="Brill"/>
        </w:rPr>
        <w:t xml:space="preserve"> or the M4H area. </w:t>
      </w:r>
    </w:p>
    <w:p w14:paraId="350779D3" w14:textId="77777777" w:rsidR="00CB3FC9" w:rsidRPr="00C66272" w:rsidRDefault="00CB3FC9">
      <w:pPr>
        <w:spacing w:line="360" w:lineRule="auto"/>
        <w:ind w:firstLine="284"/>
        <w:jc w:val="both"/>
        <w:rPr>
          <w:rFonts w:ascii="Brill" w:eastAsia="Brill" w:hAnsi="Brill" w:cs="Brill"/>
        </w:rPr>
      </w:pPr>
    </w:p>
    <w:p w14:paraId="350779D4" w14:textId="77777777" w:rsidR="00CB3FC9" w:rsidRPr="00C66272" w:rsidRDefault="00C55FA1">
      <w:pPr>
        <w:pStyle w:val="Nagwek1"/>
        <w:rPr>
          <w:rFonts w:ascii="Brill" w:eastAsia="Brill" w:hAnsi="Brill" w:cs="Brill"/>
        </w:rPr>
      </w:pPr>
      <w:r w:rsidRPr="00C66272">
        <w:rPr>
          <w:rFonts w:ascii="Brill" w:eastAsia="Brill" w:hAnsi="Brill" w:cs="Brill"/>
        </w:rPr>
        <w:t>Port cities, host cities: the challenges arising from major and mega events</w:t>
      </w:r>
    </w:p>
    <w:p w14:paraId="350779D5" w14:textId="37ED4B7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Although much of the literature tends to celebrate major or mega events as catalysts for regeneration and socio-economic and symbolic change, these events and their legacy have hardly been uncontroversial. In port cities, celebrating large-scale cultural and sporting events </w:t>
      </w:r>
      <w:r w:rsidRPr="00C66272">
        <w:rPr>
          <w:rFonts w:ascii="Brill" w:eastAsia="Brill" w:hAnsi="Brill" w:cs="Brill"/>
        </w:rPr>
        <w:lastRenderedPageBreak/>
        <w:t>has contributed to reversing structural decline trends, countering stigmatization (</w:t>
      </w:r>
      <w:proofErr w:type="spellStart"/>
      <w:r w:rsidRPr="00C66272">
        <w:rPr>
          <w:rFonts w:ascii="Brill" w:eastAsia="Brill" w:hAnsi="Brill" w:cs="Brill"/>
        </w:rPr>
        <w:t>Tommarchi</w:t>
      </w:r>
      <w:proofErr w:type="spellEnd"/>
      <w:r w:rsidRPr="00C66272">
        <w:rPr>
          <w:rFonts w:ascii="Brill" w:eastAsia="Brill" w:hAnsi="Brill" w:cs="Brill"/>
        </w:rPr>
        <w:t xml:space="preserve"> &amp; Bianchini, 2022), </w:t>
      </w:r>
      <w:r w:rsidR="00755511" w:rsidRPr="00C66272">
        <w:rPr>
          <w:rFonts w:ascii="Brill" w:eastAsia="Brill" w:hAnsi="Brill" w:cs="Brill"/>
        </w:rPr>
        <w:t xml:space="preserve">and </w:t>
      </w:r>
      <w:r w:rsidRPr="00C66272">
        <w:rPr>
          <w:rFonts w:ascii="Brill" w:eastAsia="Brill" w:hAnsi="Brill" w:cs="Brill"/>
        </w:rPr>
        <w:t>increasing the cit</w:t>
      </w:r>
      <w:r w:rsidR="000B64E8" w:rsidRPr="00C66272">
        <w:rPr>
          <w:rFonts w:ascii="Brill" w:eastAsia="Brill" w:hAnsi="Brill" w:cs="Brill"/>
        </w:rPr>
        <w:t>ies’</w:t>
      </w:r>
      <w:r w:rsidRPr="00C66272">
        <w:rPr>
          <w:rFonts w:ascii="Brill" w:eastAsia="Brill" w:hAnsi="Brill" w:cs="Brill"/>
        </w:rPr>
        <w:t xml:space="preserve"> attractiveness (</w:t>
      </w:r>
      <w:r w:rsidRPr="00D20217">
        <w:rPr>
          <w:rFonts w:ascii="Brill" w:eastAsia="Brill" w:hAnsi="Brill" w:cs="Brill"/>
        </w:rPr>
        <w:t>Richards &amp; Wilson, 2004</w:t>
      </w:r>
      <w:r w:rsidRPr="00C66272">
        <w:rPr>
          <w:rFonts w:ascii="Brill" w:eastAsia="Brill" w:hAnsi="Brill" w:cs="Brill"/>
        </w:rPr>
        <w:t xml:space="preserve">). However, this has also raised </w:t>
      </w:r>
      <w:r w:rsidR="000B64E8" w:rsidRPr="00C66272">
        <w:rPr>
          <w:rFonts w:ascii="Brill" w:eastAsia="Brill" w:hAnsi="Brill" w:cs="Brill"/>
        </w:rPr>
        <w:t>several</w:t>
      </w:r>
      <w:r w:rsidRPr="00C66272">
        <w:rPr>
          <w:rFonts w:ascii="Brill" w:eastAsia="Brill" w:hAnsi="Brill" w:cs="Brill"/>
        </w:rPr>
        <w:t xml:space="preserve"> challenges. </w:t>
      </w:r>
    </w:p>
    <w:p w14:paraId="350779D6" w14:textId="245DF63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Firstly, the hustle and bustle of port cities as maritime gateways and nodes within world trade patterns suggests that mass gatherings related to major and mega events may </w:t>
      </w:r>
      <w:del w:id="1455" w:author="Autor">
        <w:r w:rsidR="00C90391" w:rsidRPr="00C66272" w:rsidDel="00E45063">
          <w:rPr>
            <w:rFonts w:ascii="Brill" w:eastAsia="Brill" w:hAnsi="Brill" w:cs="Brill"/>
          </w:rPr>
          <w:delText xml:space="preserve">confront </w:delText>
        </w:r>
      </w:del>
      <w:ins w:id="1456" w:author="Autor">
        <w:r w:rsidR="00E45063">
          <w:rPr>
            <w:rFonts w:ascii="Brill" w:eastAsia="Brill" w:hAnsi="Brill" w:cs="Brill"/>
          </w:rPr>
          <w:t>present</w:t>
        </w:r>
        <w:r w:rsidR="00E45063" w:rsidRPr="00C66272">
          <w:rPr>
            <w:rFonts w:ascii="Brill" w:eastAsia="Brill" w:hAnsi="Brill" w:cs="Brill"/>
          </w:rPr>
          <w:t xml:space="preserve"> </w:t>
        </w:r>
      </w:ins>
      <w:r w:rsidRPr="00C66272">
        <w:rPr>
          <w:rFonts w:ascii="Brill" w:eastAsia="Brill" w:hAnsi="Brill" w:cs="Brill"/>
        </w:rPr>
        <w:t xml:space="preserve">these places with an obvious problem: congestion. The port-city interface, and even more so the port estate, are busy areas due to freight and passenger traffic. Road and rail links connecting the port to the hinterland are of key importance for local maritime economies. Having substantial numbers of visitors because of major or mega events puts further pressure on these strategic areas and transport infrastructure. This can lead to tension </w:t>
      </w:r>
      <w:del w:id="1457" w:author="Autor">
        <w:r w:rsidRPr="00C66272" w:rsidDel="00886D1E">
          <w:rPr>
            <w:rFonts w:ascii="Brill" w:eastAsia="Brill" w:hAnsi="Brill" w:cs="Brill"/>
          </w:rPr>
          <w:delText xml:space="preserve">with </w:delText>
        </w:r>
      </w:del>
      <w:ins w:id="1458" w:author="Autor">
        <w:r w:rsidR="00886D1E">
          <w:rPr>
            <w:rFonts w:ascii="Brill" w:eastAsia="Brill" w:hAnsi="Brill" w:cs="Brill"/>
          </w:rPr>
          <w:t>and potentially disruption of</w:t>
        </w:r>
        <w:r w:rsidR="00886D1E" w:rsidRPr="00C66272">
          <w:rPr>
            <w:rFonts w:ascii="Brill" w:eastAsia="Brill" w:hAnsi="Brill" w:cs="Brill"/>
          </w:rPr>
          <w:t xml:space="preserve"> </w:t>
        </w:r>
        <w:r w:rsidR="00886D1E">
          <w:rPr>
            <w:rFonts w:ascii="Brill" w:eastAsia="Brill" w:hAnsi="Brill" w:cs="Brill"/>
          </w:rPr>
          <w:t xml:space="preserve">other </w:t>
        </w:r>
      </w:ins>
      <w:r w:rsidRPr="00C66272">
        <w:rPr>
          <w:rFonts w:ascii="Brill" w:eastAsia="Brill" w:hAnsi="Brill" w:cs="Brill"/>
        </w:rPr>
        <w:t>maritime activities</w:t>
      </w:r>
      <w:del w:id="1459" w:author="Autor">
        <w:r w:rsidRPr="00C66272" w:rsidDel="00886D1E">
          <w:rPr>
            <w:rFonts w:ascii="Brill" w:eastAsia="Brill" w:hAnsi="Brill" w:cs="Brill"/>
          </w:rPr>
          <w:delText xml:space="preserve"> and potentially disruption</w:delText>
        </w:r>
      </w:del>
      <w:r w:rsidRPr="00C66272">
        <w:rPr>
          <w:rFonts w:ascii="Brill" w:eastAsia="Brill" w:hAnsi="Brill" w:cs="Brill"/>
        </w:rPr>
        <w:t xml:space="preserve">. For example, cultural events organized by Rotterdam Festival on Kop van Zuid’s waterfront – next to the city’s cruise terminal – have been moved to other venues due to congestion; similarly, Valencia Port Authority needed to manage additional pressure on maritime operations </w:t>
      </w:r>
      <w:del w:id="1460" w:author="Autor">
        <w:r w:rsidRPr="00C66272" w:rsidDel="00886D1E">
          <w:rPr>
            <w:rFonts w:ascii="Brill" w:eastAsia="Brill" w:hAnsi="Brill" w:cs="Brill"/>
          </w:rPr>
          <w:delText>resulting from the fact that</w:delText>
        </w:r>
      </w:del>
      <w:ins w:id="1461" w:author="Autor">
        <w:r w:rsidR="00886D1E">
          <w:rPr>
            <w:rFonts w:ascii="Brill" w:eastAsia="Brill" w:hAnsi="Brill" w:cs="Brill"/>
          </w:rPr>
          <w:t>because</w:t>
        </w:r>
      </w:ins>
      <w:r w:rsidRPr="00C66272">
        <w:rPr>
          <w:rFonts w:ascii="Brill" w:eastAsia="Brill" w:hAnsi="Brill" w:cs="Brill"/>
        </w:rPr>
        <w:t xml:space="preserve"> Formula 1 races used part of the working port estate (</w:t>
      </w:r>
      <w:proofErr w:type="spellStart"/>
      <w:r w:rsidRPr="00C66272">
        <w:rPr>
          <w:rFonts w:ascii="Brill" w:eastAsia="Brill" w:hAnsi="Brill" w:cs="Brill"/>
        </w:rPr>
        <w:t>Tommarchi</w:t>
      </w:r>
      <w:proofErr w:type="spellEnd"/>
      <w:r w:rsidRPr="00C66272">
        <w:rPr>
          <w:rFonts w:ascii="Brill" w:eastAsia="Brill" w:hAnsi="Brill" w:cs="Brill"/>
        </w:rPr>
        <w:t>, 2022).</w:t>
      </w:r>
    </w:p>
    <w:p w14:paraId="350779D7" w14:textId="620D481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If it is true that transitory tension lasting for the ephemeral celebration of exceptional events can be managed, this is not the only issue. </w:t>
      </w:r>
      <w:r w:rsidRPr="00575805">
        <w:rPr>
          <w:rFonts w:ascii="Brill" w:eastAsia="Brill" w:hAnsi="Brill" w:cs="Brill"/>
        </w:rPr>
        <w:t>Andrade Marques (2018)</w:t>
      </w:r>
      <w:r w:rsidRPr="00C66272">
        <w:rPr>
          <w:rFonts w:ascii="Brill" w:eastAsia="Brill" w:hAnsi="Brill" w:cs="Brill"/>
        </w:rPr>
        <w:t xml:space="preserve"> points out that the transformation of port cities into cultural cities –</w:t>
      </w:r>
      <w:del w:id="1462" w:author="Autor">
        <w:r w:rsidRPr="00C66272" w:rsidDel="00623270">
          <w:rPr>
            <w:rFonts w:ascii="Brill" w:eastAsia="Brill" w:hAnsi="Brill" w:cs="Brill"/>
          </w:rPr>
          <w:delText xml:space="preserve"> </w:delText>
        </w:r>
      </w:del>
      <w:ins w:id="1463" w:author="Autor">
        <w:r w:rsidR="00623270">
          <w:rPr>
            <w:rFonts w:ascii="Brill" w:eastAsia="Brill" w:hAnsi="Brill" w:cs="Brill"/>
          </w:rPr>
          <w:t xml:space="preserve"> </w:t>
        </w:r>
      </w:ins>
      <w:del w:id="1464" w:author="Autor">
        <w:r w:rsidRPr="00C66272" w:rsidDel="00623270">
          <w:rPr>
            <w:rFonts w:ascii="Brill" w:eastAsia="Brill" w:hAnsi="Brill" w:cs="Brill"/>
          </w:rPr>
          <w:delText xml:space="preserve">that has </w:delText>
        </w:r>
      </w:del>
      <w:r w:rsidRPr="00C66272">
        <w:rPr>
          <w:rFonts w:ascii="Brill" w:eastAsia="Brill" w:hAnsi="Brill" w:cs="Brill"/>
        </w:rPr>
        <w:t xml:space="preserve">in many cases been triggered or sustained by major or mega events – has </w:t>
      </w:r>
      <w:r w:rsidR="00F937CF" w:rsidRPr="00C66272">
        <w:rPr>
          <w:rFonts w:ascii="Brill" w:eastAsia="Brill" w:hAnsi="Brill" w:cs="Brill"/>
        </w:rPr>
        <w:t xml:space="preserve">led to the </w:t>
      </w:r>
      <w:r w:rsidRPr="00C66272">
        <w:rPr>
          <w:rFonts w:ascii="Brill" w:eastAsia="Brill" w:hAnsi="Brill" w:cs="Brill"/>
        </w:rPr>
        <w:t xml:space="preserve">loss of maritime activities. This suggests that major and mega events in port cities may – </w:t>
      </w:r>
      <w:r w:rsidR="00F937CF" w:rsidRPr="00C66272">
        <w:rPr>
          <w:rFonts w:ascii="Brill" w:eastAsia="Brill" w:hAnsi="Brill" w:cs="Brill"/>
        </w:rPr>
        <w:t>in</w:t>
      </w:r>
      <w:r w:rsidRPr="00C66272">
        <w:rPr>
          <w:rFonts w:ascii="Brill" w:eastAsia="Brill" w:hAnsi="Brill" w:cs="Brill"/>
        </w:rPr>
        <w:t xml:space="preserve"> the long term – foster processes of </w:t>
      </w:r>
      <w:proofErr w:type="spellStart"/>
      <w:r w:rsidRPr="00C66272">
        <w:rPr>
          <w:rFonts w:ascii="Brill" w:eastAsia="Brill" w:hAnsi="Brill" w:cs="Brill"/>
        </w:rPr>
        <w:t>demaritimisation</w:t>
      </w:r>
      <w:proofErr w:type="spellEnd"/>
      <w:r w:rsidRPr="00C66272">
        <w:rPr>
          <w:rFonts w:ascii="Brill" w:eastAsia="Brill" w:hAnsi="Brill" w:cs="Brill"/>
        </w:rPr>
        <w:t xml:space="preserve"> (</w:t>
      </w:r>
      <w:r w:rsidRPr="00D20217">
        <w:rPr>
          <w:rFonts w:ascii="Brill" w:eastAsia="Brill" w:hAnsi="Brill" w:cs="Brill"/>
        </w:rPr>
        <w:t xml:space="preserve">Musso &amp; </w:t>
      </w:r>
      <w:proofErr w:type="spellStart"/>
      <w:r w:rsidRPr="00D20217">
        <w:rPr>
          <w:rFonts w:ascii="Brill" w:eastAsia="Brill" w:hAnsi="Brill" w:cs="Brill"/>
        </w:rPr>
        <w:t>Bennacchio</w:t>
      </w:r>
      <w:proofErr w:type="spellEnd"/>
      <w:r w:rsidRPr="00D20217">
        <w:rPr>
          <w:rFonts w:ascii="Brill" w:eastAsia="Brill" w:hAnsi="Brill" w:cs="Brill"/>
        </w:rPr>
        <w:t>, 2022</w:t>
      </w:r>
      <w:r w:rsidRPr="00C66272">
        <w:rPr>
          <w:rFonts w:ascii="Brill" w:eastAsia="Brill" w:hAnsi="Brill" w:cs="Brill"/>
        </w:rPr>
        <w:t xml:space="preserve">), </w:t>
      </w:r>
      <w:r w:rsidR="00F937CF" w:rsidRPr="00C66272">
        <w:rPr>
          <w:rFonts w:ascii="Brill" w:eastAsia="Brill" w:hAnsi="Brill" w:cs="Brill"/>
        </w:rPr>
        <w:t xml:space="preserve">in which </w:t>
      </w:r>
      <w:r w:rsidRPr="00C66272">
        <w:rPr>
          <w:rFonts w:ascii="Brill" w:eastAsia="Brill" w:hAnsi="Brill" w:cs="Brill"/>
        </w:rPr>
        <w:t>port activities are pushed out. In Rio de Janeiro, the transformation of what is now known as Porto Maravilha</w:t>
      </w:r>
      <w:r w:rsidR="00F937CF" w:rsidRPr="00C66272">
        <w:rPr>
          <w:rFonts w:ascii="Brill" w:eastAsia="Brill" w:hAnsi="Brill" w:cs="Brill"/>
        </w:rPr>
        <w:t>,</w:t>
      </w:r>
      <w:r w:rsidRPr="00C66272">
        <w:rPr>
          <w:rFonts w:ascii="Brill" w:eastAsia="Brill" w:hAnsi="Brill" w:cs="Brill"/>
        </w:rPr>
        <w:t xml:space="preserve"> from a commercial port area into an Olympic site</w:t>
      </w:r>
      <w:r w:rsidR="00545056" w:rsidRPr="00C66272">
        <w:rPr>
          <w:rFonts w:ascii="Brill" w:eastAsia="Brill" w:hAnsi="Brill" w:cs="Brill"/>
        </w:rPr>
        <w:t>,</w:t>
      </w:r>
      <w:r w:rsidRPr="00C66272">
        <w:rPr>
          <w:rFonts w:ascii="Brill" w:eastAsia="Brill" w:hAnsi="Brill" w:cs="Brill"/>
        </w:rPr>
        <w:t xml:space="preserve"> led to the displacement of maritime and light industrial activities, which were replaced by cultural facilities and office space (</w:t>
      </w:r>
      <w:proofErr w:type="spellStart"/>
      <w:r w:rsidRPr="00B712BD">
        <w:rPr>
          <w:rFonts w:ascii="Brill" w:eastAsia="Brill" w:hAnsi="Brill" w:cs="Brill"/>
        </w:rPr>
        <w:t>Broudehoux</w:t>
      </w:r>
      <w:proofErr w:type="spellEnd"/>
      <w:r w:rsidRPr="00B712BD">
        <w:rPr>
          <w:rFonts w:ascii="Brill" w:eastAsia="Brill" w:hAnsi="Brill" w:cs="Brill"/>
        </w:rPr>
        <w:t xml:space="preserve"> &amp; </w:t>
      </w:r>
      <w:proofErr w:type="spellStart"/>
      <w:r w:rsidRPr="00B712BD">
        <w:rPr>
          <w:rFonts w:ascii="Brill" w:eastAsia="Brill" w:hAnsi="Brill" w:cs="Brill"/>
        </w:rPr>
        <w:t>Carvalhaes</w:t>
      </w:r>
      <w:proofErr w:type="spellEnd"/>
      <w:r w:rsidRPr="00B712BD">
        <w:rPr>
          <w:rFonts w:ascii="Brill" w:eastAsia="Brill" w:hAnsi="Brill" w:cs="Brill"/>
        </w:rPr>
        <w:t>, 2017</w:t>
      </w:r>
      <w:r w:rsidRPr="00C66272">
        <w:rPr>
          <w:rFonts w:ascii="Brill" w:eastAsia="Brill" w:hAnsi="Brill" w:cs="Brill"/>
        </w:rPr>
        <w:t xml:space="preserve">; </w:t>
      </w:r>
      <w:r w:rsidRPr="00D20217">
        <w:rPr>
          <w:rFonts w:ascii="Brill" w:eastAsia="Brill" w:hAnsi="Brill" w:cs="Brill"/>
        </w:rPr>
        <w:t>Silvestre, 2017</w:t>
      </w:r>
      <w:r w:rsidRPr="00C66272">
        <w:rPr>
          <w:rFonts w:ascii="Brill" w:eastAsia="Brill" w:hAnsi="Brill" w:cs="Brill"/>
        </w:rPr>
        <w:t>). As a result of major and mega events taking place, competition between cultural and port functions may arise. This is particular</w:t>
      </w:r>
      <w:r w:rsidR="00545056" w:rsidRPr="00C66272">
        <w:rPr>
          <w:rFonts w:ascii="Brill" w:eastAsia="Brill" w:hAnsi="Brill" w:cs="Brill"/>
        </w:rPr>
        <w:t>ly</w:t>
      </w:r>
      <w:r w:rsidRPr="00C66272">
        <w:rPr>
          <w:rFonts w:ascii="Brill" w:eastAsia="Brill" w:hAnsi="Brill" w:cs="Brill"/>
        </w:rPr>
        <w:t xml:space="preserve"> the case where cultural functions are perceived to have the potential to generate urban development pressures on the port-city interface. </w:t>
      </w:r>
    </w:p>
    <w:p w14:paraId="350779D8" w14:textId="21ACFE7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Furthermore, a more immaterial, policy dimension of this clash is visible. The ‘port city’ and the ‘city of culture’ or ‘host city’ can be competing imaginaries of the same locality. For example, at the dawn of Genoa’s ‘mega-event era’ in the late 1980s, the development model based on culture and events, and therefore on the visitor economy, was seen by part </w:t>
      </w:r>
      <w:r w:rsidRPr="00C66272">
        <w:rPr>
          <w:rFonts w:ascii="Brill" w:eastAsia="Brill" w:hAnsi="Brill" w:cs="Brill"/>
        </w:rPr>
        <w:lastRenderedPageBreak/>
        <w:t>of the local political establishment as detrimental to the city’s maritime economy and identity (</w:t>
      </w:r>
      <w:r w:rsidRPr="00B61D19">
        <w:rPr>
          <w:rFonts w:ascii="Brill" w:eastAsia="Brill" w:hAnsi="Brill" w:cs="Brill"/>
        </w:rPr>
        <w:t>Ferrari, 2007</w:t>
      </w:r>
      <w:r w:rsidRPr="00C66272">
        <w:rPr>
          <w:rFonts w:ascii="Brill" w:eastAsia="Brill" w:hAnsi="Brill" w:cs="Brill"/>
        </w:rPr>
        <w:t xml:space="preserve">). Nonetheless, </w:t>
      </w:r>
      <w:r w:rsidR="00571640" w:rsidRPr="00C66272">
        <w:rPr>
          <w:rFonts w:ascii="Brill" w:eastAsia="Brill" w:hAnsi="Brill" w:cs="Brill"/>
        </w:rPr>
        <w:t>even though</w:t>
      </w:r>
      <w:r w:rsidRPr="00C66272">
        <w:rPr>
          <w:rFonts w:ascii="Brill" w:eastAsia="Brill" w:hAnsi="Brill" w:cs="Brill"/>
        </w:rPr>
        <w:t xml:space="preserve"> major/mega events and event-led regeneration tend to </w:t>
      </w:r>
      <w:ins w:id="1465" w:author="Autor">
        <w:r w:rsidR="009A7752">
          <w:rPr>
            <w:rFonts w:ascii="Brill" w:eastAsia="Brill" w:hAnsi="Brill" w:cs="Brill"/>
          </w:rPr>
          <w:t>attract</w:t>
        </w:r>
      </w:ins>
      <w:del w:id="1466" w:author="Autor">
        <w:r w:rsidRPr="00C66272" w:rsidDel="009A7752">
          <w:rPr>
            <w:rFonts w:ascii="Brill" w:eastAsia="Brill" w:hAnsi="Brill" w:cs="Brill"/>
          </w:rPr>
          <w:delText>get</w:delText>
        </w:r>
      </w:del>
      <w:r w:rsidRPr="00C66272">
        <w:rPr>
          <w:rFonts w:ascii="Brill" w:eastAsia="Brill" w:hAnsi="Brill" w:cs="Brill"/>
        </w:rPr>
        <w:t xml:space="preserve"> substantial media attention and visibility, maritime activities may be economically more relevant for urban and regional development. </w:t>
      </w:r>
      <w:r w:rsidR="00571640" w:rsidRPr="00C66272">
        <w:rPr>
          <w:rFonts w:ascii="Brill" w:eastAsia="Brill" w:hAnsi="Brill" w:cs="Brill"/>
        </w:rPr>
        <w:t>A</w:t>
      </w:r>
      <w:r w:rsidRPr="00C66272">
        <w:rPr>
          <w:rFonts w:ascii="Brill" w:eastAsia="Brill" w:hAnsi="Brill" w:cs="Brill"/>
        </w:rPr>
        <w:t xml:space="preserve">lthough Hull UK City of Culture 2017 has had a remarkable media impact (see </w:t>
      </w:r>
      <w:r w:rsidR="00571640" w:rsidRPr="00C66272">
        <w:rPr>
          <w:rFonts w:ascii="Brill" w:eastAsia="Brill" w:hAnsi="Brill" w:cs="Brill"/>
        </w:rPr>
        <w:t>e.g.</w:t>
      </w:r>
      <w:r w:rsidRPr="00C66272">
        <w:rPr>
          <w:rFonts w:ascii="Brill" w:eastAsia="Brill" w:hAnsi="Brill" w:cs="Brill"/>
        </w:rPr>
        <w:t xml:space="preserve"> </w:t>
      </w:r>
      <w:r w:rsidRPr="00B712BD">
        <w:rPr>
          <w:rFonts w:ascii="Brill" w:eastAsia="Brill" w:hAnsi="Brill" w:cs="Brill"/>
        </w:rPr>
        <w:t>Culture, Place and Policy Institute, 2018</w:t>
      </w:r>
      <w:r w:rsidRPr="00C66272">
        <w:rPr>
          <w:rFonts w:ascii="Brill" w:eastAsia="Brill" w:hAnsi="Brill" w:cs="Brill"/>
        </w:rPr>
        <w:t xml:space="preserve">), subsequent economic development strategies have </w:t>
      </w:r>
      <w:del w:id="1467" w:author="Autor">
        <w:r w:rsidRPr="00C66272" w:rsidDel="00A97D95">
          <w:rPr>
            <w:rFonts w:ascii="Brill" w:eastAsia="Brill" w:hAnsi="Brill" w:cs="Brill"/>
          </w:rPr>
          <w:delText xml:space="preserve">been </w:delText>
        </w:r>
      </w:del>
      <w:r w:rsidRPr="00C66272">
        <w:rPr>
          <w:rFonts w:ascii="Brill" w:eastAsia="Brill" w:hAnsi="Brill" w:cs="Brill"/>
        </w:rPr>
        <w:t>focus</w:t>
      </w:r>
      <w:ins w:id="1468" w:author="Autor">
        <w:r w:rsidR="00A97D95">
          <w:rPr>
            <w:rFonts w:ascii="Brill" w:eastAsia="Brill" w:hAnsi="Brill" w:cs="Brill"/>
          </w:rPr>
          <w:t>ed</w:t>
        </w:r>
      </w:ins>
      <w:del w:id="1469" w:author="Autor">
        <w:r w:rsidRPr="00C66272" w:rsidDel="00A97D95">
          <w:rPr>
            <w:rFonts w:ascii="Brill" w:eastAsia="Brill" w:hAnsi="Brill" w:cs="Brill"/>
          </w:rPr>
          <w:delText>ing</w:delText>
        </w:r>
      </w:del>
      <w:r w:rsidRPr="00C66272">
        <w:rPr>
          <w:rFonts w:ascii="Brill" w:eastAsia="Brill" w:hAnsi="Brill" w:cs="Brill"/>
        </w:rPr>
        <w:t xml:space="preserve"> on the development of Green Port Hull, </w:t>
      </w:r>
      <w:del w:id="1470" w:author="Autor">
        <w:r w:rsidRPr="00C66272" w:rsidDel="00A97D95">
          <w:rPr>
            <w:rFonts w:ascii="Brill" w:eastAsia="Brill" w:hAnsi="Brill" w:cs="Brill"/>
          </w:rPr>
          <w:delText>which appears to be</w:delText>
        </w:r>
      </w:del>
      <w:ins w:id="1471" w:author="Autor">
        <w:r w:rsidR="00A97D95">
          <w:rPr>
            <w:rFonts w:ascii="Brill" w:eastAsia="Brill" w:hAnsi="Brill" w:cs="Brill"/>
          </w:rPr>
          <w:t>apparently</w:t>
        </w:r>
      </w:ins>
      <w:r w:rsidRPr="00C66272">
        <w:rPr>
          <w:rFonts w:ascii="Brill" w:eastAsia="Brill" w:hAnsi="Brill" w:cs="Brill"/>
        </w:rPr>
        <w:t xml:space="preserve"> considered as strategically more important than the legacy of the event for the future of the city (</w:t>
      </w:r>
      <w:proofErr w:type="spellStart"/>
      <w:r w:rsidRPr="00C66272">
        <w:rPr>
          <w:rFonts w:ascii="Brill" w:eastAsia="Brill" w:hAnsi="Brill" w:cs="Brill"/>
        </w:rPr>
        <w:t>Tommarchi</w:t>
      </w:r>
      <w:proofErr w:type="spellEnd"/>
      <w:r w:rsidRPr="00C66272">
        <w:rPr>
          <w:rFonts w:ascii="Brill" w:eastAsia="Brill" w:hAnsi="Brill" w:cs="Brill"/>
        </w:rPr>
        <w:t>, 2022).</w:t>
      </w:r>
    </w:p>
    <w:p w14:paraId="350779D9" w14:textId="0DFCB45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Finally, it is worth mentioning the contingent, long-term impacts of major and mega events on port cityscape</w:t>
      </w:r>
      <w:r w:rsidR="002A12D7" w:rsidRPr="00C66272">
        <w:rPr>
          <w:rFonts w:ascii="Brill" w:eastAsia="Brill" w:hAnsi="Brill" w:cs="Brill"/>
        </w:rPr>
        <w:t>s</w:t>
      </w:r>
      <w:r w:rsidRPr="00C66272">
        <w:rPr>
          <w:rFonts w:ascii="Brill" w:eastAsia="Brill" w:hAnsi="Brill" w:cs="Brill"/>
        </w:rPr>
        <w:t xml:space="preserve"> and mindsets. These events, together with culture-led regeneration more broadly, are proactively sought by port city policy makers with the aim of redeveloping the waterfront and diversifying the local economy. In the long term, this may lead to unexpected consequences. For example, in 2004, Liverpool’s policy makers hailed the listing of the city’s Victorian waterfront as a UNESCO World Heritage </w:t>
      </w:r>
      <w:r w:rsidR="00F62668">
        <w:rPr>
          <w:rFonts w:ascii="Brill" w:eastAsia="Brill" w:hAnsi="Brill" w:cs="Brill"/>
        </w:rPr>
        <w:t>property</w:t>
      </w:r>
      <w:r w:rsidRPr="00C66272">
        <w:rPr>
          <w:rFonts w:ascii="Brill" w:eastAsia="Brill" w:hAnsi="Brill" w:cs="Brill"/>
        </w:rPr>
        <w:t xml:space="preserve"> as a milestone along its regeneration trajectory, together with the upcoming European Capital of Culture 2008. Culture- and event-led regeneration in Liverpool meant that the city </w:t>
      </w:r>
      <w:r w:rsidR="008324C5" w:rsidRPr="00C66272">
        <w:rPr>
          <w:rFonts w:ascii="Brill" w:eastAsia="Brill" w:hAnsi="Brill" w:cs="Brill"/>
        </w:rPr>
        <w:t xml:space="preserve">was becoming increasingly </w:t>
      </w:r>
      <w:r w:rsidRPr="00C66272">
        <w:rPr>
          <w:rFonts w:ascii="Brill" w:eastAsia="Brill" w:hAnsi="Brill" w:cs="Brill"/>
        </w:rPr>
        <w:t xml:space="preserve">attractive. In 2021, however, the city was stripped of its World Heritage status because of the extent of transformation associated with the multi-billion-pound Liverpool Waters project (see </w:t>
      </w:r>
      <w:r w:rsidR="008402BD" w:rsidRPr="00C66272">
        <w:rPr>
          <w:rFonts w:ascii="Brill" w:eastAsia="Brill" w:hAnsi="Brill" w:cs="Brill"/>
        </w:rPr>
        <w:t>e.g.</w:t>
      </w:r>
      <w:r w:rsidRPr="00C66272">
        <w:rPr>
          <w:rFonts w:ascii="Brill" w:eastAsia="Brill" w:hAnsi="Brill" w:cs="Brill"/>
        </w:rPr>
        <w:t xml:space="preserve"> </w:t>
      </w:r>
      <w:r w:rsidRPr="00575805">
        <w:rPr>
          <w:rFonts w:ascii="Brill" w:eastAsia="Brill" w:hAnsi="Brill" w:cs="Brill"/>
        </w:rPr>
        <w:t>West, 2022</w:t>
      </w:r>
      <w:r w:rsidRPr="00C66272">
        <w:rPr>
          <w:rFonts w:ascii="Brill" w:eastAsia="Brill" w:hAnsi="Brill" w:cs="Brill"/>
        </w:rPr>
        <w:t>), which is set to transform a large swathe of the city’s central waterfront.</w:t>
      </w:r>
    </w:p>
    <w:p w14:paraId="350779DA" w14:textId="77777777" w:rsidR="00CB3FC9" w:rsidRPr="00C66272" w:rsidRDefault="00CB3FC9">
      <w:pPr>
        <w:spacing w:line="360" w:lineRule="auto"/>
        <w:jc w:val="both"/>
        <w:rPr>
          <w:rFonts w:ascii="Brill" w:eastAsia="Brill" w:hAnsi="Brill" w:cs="Brill"/>
        </w:rPr>
      </w:pPr>
    </w:p>
    <w:p w14:paraId="350779DB" w14:textId="77777777" w:rsidR="00CB3FC9" w:rsidRPr="00C66272" w:rsidRDefault="00C55FA1">
      <w:pPr>
        <w:pStyle w:val="Nagwek1"/>
        <w:rPr>
          <w:rFonts w:ascii="Brill" w:eastAsia="Brill" w:hAnsi="Brill" w:cs="Brill"/>
        </w:rPr>
      </w:pPr>
      <w:r w:rsidRPr="00C66272">
        <w:rPr>
          <w:rFonts w:ascii="Brill" w:eastAsia="Brill" w:hAnsi="Brill" w:cs="Brill"/>
        </w:rPr>
        <w:t>Conclusion</w:t>
      </w:r>
    </w:p>
    <w:p w14:paraId="350779DC" w14:textId="7F7741C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This chapter has looked at the role of major and mega events in affirming or re-affirming the centrality and the image of dynamism associated with the hustle and bustle of maritime port cities. </w:t>
      </w:r>
      <w:ins w:id="1472" w:author="Autor">
        <w:r w:rsidR="00A97D95">
          <w:rPr>
            <w:rFonts w:ascii="Brill" w:eastAsia="Brill" w:hAnsi="Brill" w:cs="Brill"/>
          </w:rPr>
          <w:t>It has proposed a</w:t>
        </w:r>
      </w:ins>
      <w:del w:id="1473" w:author="Autor">
        <w:r w:rsidRPr="00C66272" w:rsidDel="00A97D95">
          <w:rPr>
            <w:rFonts w:ascii="Brill" w:eastAsia="Brill" w:hAnsi="Brill" w:cs="Brill"/>
          </w:rPr>
          <w:delText>A</w:delText>
        </w:r>
      </w:del>
      <w:r w:rsidRPr="00C66272">
        <w:rPr>
          <w:rFonts w:ascii="Brill" w:eastAsia="Brill" w:hAnsi="Brill" w:cs="Brill"/>
        </w:rPr>
        <w:t xml:space="preserve"> typology of major and mega events in port cities</w:t>
      </w:r>
      <w:del w:id="1474" w:author="Autor">
        <w:r w:rsidRPr="00C66272" w:rsidDel="00A97D95">
          <w:rPr>
            <w:rFonts w:ascii="Brill" w:eastAsia="Brill" w:hAnsi="Brill" w:cs="Brill"/>
          </w:rPr>
          <w:delText xml:space="preserve"> has been proposed</w:delText>
        </w:r>
      </w:del>
      <w:r w:rsidRPr="00C66272">
        <w:rPr>
          <w:rFonts w:ascii="Brill" w:eastAsia="Brill" w:hAnsi="Brill" w:cs="Brill"/>
        </w:rPr>
        <w:t xml:space="preserve">, in relation to the rationale for hosting these events (countering the negative impacts of port restructuring, celebrating regeneration, promoting globalist agendas) and links with regeneration (wholesale transformation of port areas, focus on softer regeneration). Despite these different approaches, the willingness of affirming an image of dynamism is a common feature. </w:t>
      </w:r>
      <w:del w:id="1475" w:author="Autor">
        <w:r w:rsidRPr="00C66272" w:rsidDel="00A97D95">
          <w:rPr>
            <w:rFonts w:ascii="Brill" w:eastAsia="Brill" w:hAnsi="Brill" w:cs="Brill"/>
          </w:rPr>
          <w:delText>It has been suggested</w:delText>
        </w:r>
      </w:del>
      <w:ins w:id="1476" w:author="Autor">
        <w:r w:rsidR="00A97D95">
          <w:rPr>
            <w:rFonts w:ascii="Brill" w:eastAsia="Brill" w:hAnsi="Brill" w:cs="Brill"/>
          </w:rPr>
          <w:t>The chapter suggests</w:t>
        </w:r>
      </w:ins>
      <w:r w:rsidRPr="00C66272">
        <w:rPr>
          <w:rFonts w:ascii="Brill" w:eastAsia="Brill" w:hAnsi="Brill" w:cs="Brill"/>
        </w:rPr>
        <w:t xml:space="preserve"> that the celebration of major and mega events in port cities, and the related physical or symbolic regeneration efforts, shows in most cases signs of a </w:t>
      </w:r>
      <w:r w:rsidRPr="00C66272">
        <w:rPr>
          <w:rFonts w:ascii="Brill" w:eastAsia="Brill" w:hAnsi="Brill" w:cs="Brill"/>
        </w:rPr>
        <w:lastRenderedPageBreak/>
        <w:t>cultural shift in the approach to the maritime past and present of port cities. While in past decades the port city image has been largely perceived as a stigma, recent cultural and event policies appear to embrace port city cultures and to mobilize them as part of the vibrant and global image that policy makers in port cities seek to promote.</w:t>
      </w:r>
    </w:p>
    <w:p w14:paraId="350779DD" w14:textId="6EEEEDE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Nevertheless, there are challenges facing the hosting of major and mega events in these cities. The use of the port-city interface, or even of the port estate itself, to host large-scale events leads to congestion and possibl</w:t>
      </w:r>
      <w:ins w:id="1477" w:author="Autor">
        <w:r w:rsidR="005E4526">
          <w:rPr>
            <w:rFonts w:ascii="Brill" w:eastAsia="Brill" w:hAnsi="Brill" w:cs="Brill"/>
          </w:rPr>
          <w:t>e</w:t>
        </w:r>
      </w:ins>
      <w:del w:id="1478" w:author="Autor">
        <w:r w:rsidRPr="00C66272" w:rsidDel="005E4526">
          <w:rPr>
            <w:rFonts w:ascii="Brill" w:eastAsia="Brill" w:hAnsi="Brill" w:cs="Brill"/>
          </w:rPr>
          <w:delText>y</w:delText>
        </w:r>
      </w:del>
      <w:r w:rsidRPr="00C66272">
        <w:rPr>
          <w:rFonts w:ascii="Brill" w:eastAsia="Brill" w:hAnsi="Brill" w:cs="Brill"/>
        </w:rPr>
        <w:t xml:space="preserve"> temporary disruption of maritime activities, which may impact the productivity of ports. Wherever major and mega events introduce permanent cultural functions at the interface, competition with port activities may arise in the long term, </w:t>
      </w:r>
      <w:r w:rsidR="00035A69" w:rsidRPr="00C66272">
        <w:rPr>
          <w:rFonts w:ascii="Brill" w:eastAsia="Brill" w:hAnsi="Brill" w:cs="Brill"/>
        </w:rPr>
        <w:t>even though</w:t>
      </w:r>
      <w:r w:rsidRPr="00C66272">
        <w:rPr>
          <w:rFonts w:ascii="Brill" w:eastAsia="Brill" w:hAnsi="Brill" w:cs="Brill"/>
        </w:rPr>
        <w:t xml:space="preserve"> port authorities and companies may initially welcome cultural uses. Finally, although emerging imaginaries of the ‘port city’ and of the ‘city of culture and events’ may complement one another, tensions and clashes may also emerge, leading to fragmented and competing urban agendas. </w:t>
      </w:r>
    </w:p>
    <w:p w14:paraId="350779DE" w14:textId="5B3F74E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It is worth concluding this chapter by reflecting on major and mega events </w:t>
      </w:r>
      <w:r w:rsidR="00863366" w:rsidRPr="00C66272">
        <w:rPr>
          <w:rFonts w:ascii="Brill" w:eastAsia="Brill" w:hAnsi="Brill" w:cs="Brill"/>
        </w:rPr>
        <w:t xml:space="preserve">in port cities </w:t>
      </w:r>
      <w:r w:rsidRPr="00C66272">
        <w:rPr>
          <w:rFonts w:ascii="Brill" w:eastAsia="Brill" w:hAnsi="Brill" w:cs="Brill"/>
        </w:rPr>
        <w:t>since 2020. The mega-event industry and the cultural sector more broadly are among the economic sectors that have been hit the hardest by COVID-19 restrictions across the world. This has raised questions about the future of major and mega events in relation to changing attitudes towards mass gatherings among institutions and the public. However, what has been emerging since 2021 is a swift return to hosting cultural events of any scale. The interest among port city policy makers in major or mega events seems to be relatively unaffected by the uncertainties generated by the pandemic. The trend, visible before 2020, of ‘retreating’ from the largest mega-event schemes (</w:t>
      </w:r>
      <w:r w:rsidRPr="00B61D19">
        <w:rPr>
          <w:rFonts w:ascii="Brill" w:eastAsia="Brill" w:hAnsi="Brill" w:cs="Brill"/>
        </w:rPr>
        <w:t>Di Vita and Wilson, 2020</w:t>
      </w:r>
      <w:r w:rsidRPr="00C66272">
        <w:rPr>
          <w:rFonts w:ascii="Brill" w:eastAsia="Brill" w:hAnsi="Brill" w:cs="Brill"/>
        </w:rPr>
        <w:t>), counterbalanced by the growing popularity of initiatives such as City/Capital of Culture programs (</w:t>
      </w:r>
      <w:proofErr w:type="spellStart"/>
      <w:r w:rsidRPr="00F04A55">
        <w:rPr>
          <w:rFonts w:ascii="Brill" w:eastAsia="Brill" w:hAnsi="Brill" w:cs="Brill"/>
        </w:rPr>
        <w:t>Tommarchi</w:t>
      </w:r>
      <w:proofErr w:type="spellEnd"/>
      <w:r w:rsidRPr="00F04A55">
        <w:rPr>
          <w:rFonts w:ascii="Brill" w:eastAsia="Brill" w:hAnsi="Brill" w:cs="Brill"/>
        </w:rPr>
        <w:t xml:space="preserve"> &amp; </w:t>
      </w:r>
      <w:proofErr w:type="spellStart"/>
      <w:r w:rsidRPr="00F04A55">
        <w:rPr>
          <w:rFonts w:ascii="Brill" w:eastAsia="Brill" w:hAnsi="Brill" w:cs="Brill"/>
        </w:rPr>
        <w:t>Cavalleri</w:t>
      </w:r>
      <w:proofErr w:type="spellEnd"/>
      <w:r w:rsidRPr="00F04A55">
        <w:rPr>
          <w:rFonts w:ascii="Brill" w:eastAsia="Brill" w:hAnsi="Brill" w:cs="Brill"/>
        </w:rPr>
        <w:t>, 2020</w:t>
      </w:r>
      <w:r w:rsidRPr="00C66272">
        <w:rPr>
          <w:rFonts w:ascii="Brill" w:eastAsia="Brill" w:hAnsi="Brill" w:cs="Brill"/>
        </w:rPr>
        <w:t xml:space="preserve">), appears to have resumed. The record number of twenty bidders for the UK City of Culture 2025 – who submitted their bid in August 2021, amid the COVID-19 vaccination campaign – should be interpreted from this perspective. Arguably, the swift return to major and (certain) mega events shows </w:t>
      </w:r>
      <w:r w:rsidR="001C630D" w:rsidRPr="00C66272">
        <w:rPr>
          <w:rFonts w:ascii="Brill" w:eastAsia="Brill" w:hAnsi="Brill" w:cs="Brill"/>
        </w:rPr>
        <w:t>a</w:t>
      </w:r>
      <w:r w:rsidRPr="00C66272">
        <w:rPr>
          <w:rFonts w:ascii="Brill" w:eastAsia="Brill" w:hAnsi="Brill" w:cs="Brill"/>
        </w:rPr>
        <w:t xml:space="preserve"> </w:t>
      </w:r>
      <w:r w:rsidR="001C630D" w:rsidRPr="00C66272">
        <w:rPr>
          <w:rFonts w:ascii="Brill" w:eastAsia="Brill" w:hAnsi="Brill" w:cs="Brill"/>
        </w:rPr>
        <w:t>determination</w:t>
      </w:r>
      <w:r w:rsidRPr="00C66272">
        <w:rPr>
          <w:rFonts w:ascii="Brill" w:eastAsia="Brill" w:hAnsi="Brill" w:cs="Brill"/>
        </w:rPr>
        <w:t xml:space="preserve"> to return to</w:t>
      </w:r>
      <w:del w:id="1479" w:author="Autor">
        <w:r w:rsidRPr="00C66272" w:rsidDel="00B712BD">
          <w:rPr>
            <w:rFonts w:ascii="Brill" w:eastAsia="Brill" w:hAnsi="Brill" w:cs="Brill"/>
          </w:rPr>
          <w:delText xml:space="preserve"> the</w:delText>
        </w:r>
      </w:del>
      <w:r w:rsidRPr="00C66272">
        <w:rPr>
          <w:rFonts w:ascii="Brill" w:eastAsia="Brill" w:hAnsi="Brill" w:cs="Brill"/>
        </w:rPr>
        <w:t xml:space="preserve"> pre-COVID normality. This also suggests that major and mega events are still perceived as a powerful means to affirm or re-affirm the dynamism of maritime port cities in times of </w:t>
      </w:r>
      <w:del w:id="1480" w:author="Autor">
        <w:r w:rsidRPr="00C66272" w:rsidDel="00B712BD">
          <w:rPr>
            <w:rFonts w:ascii="Brill" w:eastAsia="Brill" w:hAnsi="Brill" w:cs="Brill"/>
          </w:rPr>
          <w:delText xml:space="preserve">possibly </w:delText>
        </w:r>
      </w:del>
      <w:r w:rsidRPr="00C66272">
        <w:rPr>
          <w:rFonts w:ascii="Brill" w:eastAsia="Brill" w:hAnsi="Brill" w:cs="Brill"/>
        </w:rPr>
        <w:t>greater uncertainty.</w:t>
      </w:r>
    </w:p>
    <w:p w14:paraId="350779DF" w14:textId="77777777" w:rsidR="00CB3FC9" w:rsidRPr="00C66272" w:rsidRDefault="00CB3FC9">
      <w:pPr>
        <w:spacing w:line="360" w:lineRule="auto"/>
        <w:ind w:firstLine="284"/>
        <w:rPr>
          <w:rFonts w:ascii="Brill" w:eastAsia="Brill" w:hAnsi="Brill" w:cs="Brill"/>
        </w:rPr>
      </w:pPr>
    </w:p>
    <w:p w14:paraId="350779E0" w14:textId="77777777" w:rsidR="00CB3FC9" w:rsidRPr="00C66272" w:rsidRDefault="00C55FA1">
      <w:pPr>
        <w:pStyle w:val="Nagwek1"/>
        <w:rPr>
          <w:rFonts w:ascii="Brill" w:eastAsia="Brill" w:hAnsi="Brill" w:cs="Brill"/>
        </w:rPr>
      </w:pPr>
      <w:bookmarkStart w:id="1481" w:name="_heading=h.30j0zll" w:colFirst="0" w:colLast="0"/>
      <w:bookmarkEnd w:id="1481"/>
      <w:r w:rsidRPr="00C66272">
        <w:rPr>
          <w:rFonts w:ascii="Brill" w:eastAsia="Brill" w:hAnsi="Brill" w:cs="Brill"/>
        </w:rPr>
        <w:lastRenderedPageBreak/>
        <w:t>References</w:t>
      </w:r>
    </w:p>
    <w:p w14:paraId="350779E1" w14:textId="3E610291"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Alegi, P. (2008). ‘A </w:t>
      </w:r>
      <w:ins w:id="1482" w:author="Autor">
        <w:r w:rsidR="00B712BD">
          <w:rPr>
            <w:rFonts w:ascii="Brill" w:eastAsia="Brill" w:hAnsi="Brill" w:cs="Brill"/>
          </w:rPr>
          <w:t>n</w:t>
        </w:r>
      </w:ins>
      <w:del w:id="1483" w:author="Autor">
        <w:r w:rsidRPr="00C66272" w:rsidDel="00B712BD">
          <w:rPr>
            <w:rFonts w:ascii="Brill" w:eastAsia="Brill" w:hAnsi="Brill" w:cs="Brill"/>
          </w:rPr>
          <w:delText>N</w:delText>
        </w:r>
      </w:del>
      <w:r w:rsidRPr="00C66272">
        <w:rPr>
          <w:rFonts w:ascii="Brill" w:eastAsia="Brill" w:hAnsi="Brill" w:cs="Brill"/>
        </w:rPr>
        <w:t xml:space="preserve">ation </w:t>
      </w:r>
      <w:ins w:id="1484" w:author="Autor">
        <w:r w:rsidR="00B712BD">
          <w:rPr>
            <w:rFonts w:ascii="Brill" w:eastAsia="Brill" w:hAnsi="Brill" w:cs="Brill"/>
          </w:rPr>
          <w:t>t</w:t>
        </w:r>
      </w:ins>
      <w:del w:id="1485" w:author="Autor">
        <w:r w:rsidRPr="00C66272" w:rsidDel="00B712BD">
          <w:rPr>
            <w:rFonts w:ascii="Brill" w:eastAsia="Brill" w:hAnsi="Brill" w:cs="Brill"/>
          </w:rPr>
          <w:delText>T</w:delText>
        </w:r>
      </w:del>
      <w:r w:rsidRPr="00C66272">
        <w:rPr>
          <w:rFonts w:ascii="Brill" w:eastAsia="Brill" w:hAnsi="Brill" w:cs="Brill"/>
        </w:rPr>
        <w:t xml:space="preserve">o </w:t>
      </w:r>
      <w:ins w:id="1486" w:author="Autor">
        <w:r w:rsidR="00B712BD">
          <w:rPr>
            <w:rFonts w:ascii="Brill" w:eastAsia="Brill" w:hAnsi="Brill" w:cs="Brill"/>
          </w:rPr>
          <w:t>b</w:t>
        </w:r>
      </w:ins>
      <w:del w:id="1487" w:author="Autor">
        <w:r w:rsidRPr="00C66272" w:rsidDel="00B712BD">
          <w:rPr>
            <w:rFonts w:ascii="Brill" w:eastAsia="Brill" w:hAnsi="Brill" w:cs="Brill"/>
          </w:rPr>
          <w:delText>B</w:delText>
        </w:r>
      </w:del>
      <w:r w:rsidRPr="00C66272">
        <w:rPr>
          <w:rFonts w:ascii="Brill" w:eastAsia="Brill" w:hAnsi="Brill" w:cs="Brill"/>
        </w:rPr>
        <w:t xml:space="preserve">e </w:t>
      </w:r>
      <w:ins w:id="1488" w:author="Autor">
        <w:r w:rsidR="00B712BD">
          <w:rPr>
            <w:rFonts w:ascii="Brill" w:eastAsia="Brill" w:hAnsi="Brill" w:cs="Brill"/>
          </w:rPr>
          <w:t>r</w:t>
        </w:r>
      </w:ins>
      <w:del w:id="1489" w:author="Autor">
        <w:r w:rsidRPr="00C66272" w:rsidDel="00B712BD">
          <w:rPr>
            <w:rFonts w:ascii="Brill" w:eastAsia="Brill" w:hAnsi="Brill" w:cs="Brill"/>
          </w:rPr>
          <w:delText>R</w:delText>
        </w:r>
      </w:del>
      <w:r w:rsidRPr="00C66272">
        <w:rPr>
          <w:rFonts w:ascii="Brill" w:eastAsia="Brill" w:hAnsi="Brill" w:cs="Brill"/>
        </w:rPr>
        <w:t xml:space="preserve">eckoned </w:t>
      </w:r>
      <w:ins w:id="1490" w:author="Autor">
        <w:r w:rsidR="00B712BD">
          <w:rPr>
            <w:rFonts w:ascii="Brill" w:eastAsia="Brill" w:hAnsi="Brill" w:cs="Brill"/>
          </w:rPr>
          <w:t>w</w:t>
        </w:r>
      </w:ins>
      <w:del w:id="1491" w:author="Autor">
        <w:r w:rsidRPr="00C66272" w:rsidDel="00B712BD">
          <w:rPr>
            <w:rFonts w:ascii="Brill" w:eastAsia="Brill" w:hAnsi="Brill" w:cs="Brill"/>
          </w:rPr>
          <w:delText>W</w:delText>
        </w:r>
      </w:del>
      <w:r w:rsidRPr="00C66272">
        <w:rPr>
          <w:rFonts w:ascii="Brill" w:eastAsia="Brill" w:hAnsi="Brill" w:cs="Brill"/>
        </w:rPr>
        <w:t xml:space="preserve">ith’: The </w:t>
      </w:r>
      <w:ins w:id="1492" w:author="Autor">
        <w:r w:rsidR="00B712BD">
          <w:rPr>
            <w:rFonts w:ascii="Brill" w:eastAsia="Brill" w:hAnsi="Brill" w:cs="Brill"/>
          </w:rPr>
          <w:t>p</w:t>
        </w:r>
      </w:ins>
      <w:del w:id="1493" w:author="Autor">
        <w:r w:rsidRPr="00C66272" w:rsidDel="00B712BD">
          <w:rPr>
            <w:rFonts w:ascii="Brill" w:eastAsia="Brill" w:hAnsi="Brill" w:cs="Brill"/>
          </w:rPr>
          <w:delText>P</w:delText>
        </w:r>
      </w:del>
      <w:r w:rsidRPr="00C66272">
        <w:rPr>
          <w:rFonts w:ascii="Brill" w:eastAsia="Brill" w:hAnsi="Brill" w:cs="Brill"/>
        </w:rPr>
        <w:t xml:space="preserve">olitics of World Cup </w:t>
      </w:r>
      <w:ins w:id="1494" w:author="Autor">
        <w:r w:rsidR="00B712BD">
          <w:rPr>
            <w:rFonts w:ascii="Brill" w:eastAsia="Brill" w:hAnsi="Brill" w:cs="Brill"/>
          </w:rPr>
          <w:t>s</w:t>
        </w:r>
      </w:ins>
      <w:del w:id="1495" w:author="Autor">
        <w:r w:rsidRPr="00C66272" w:rsidDel="00B712BD">
          <w:rPr>
            <w:rFonts w:ascii="Brill" w:eastAsia="Brill" w:hAnsi="Brill" w:cs="Brill"/>
          </w:rPr>
          <w:delText>S</w:delText>
        </w:r>
      </w:del>
      <w:r w:rsidRPr="00C66272">
        <w:rPr>
          <w:rFonts w:ascii="Brill" w:eastAsia="Brill" w:hAnsi="Brill" w:cs="Brill"/>
        </w:rPr>
        <w:t xml:space="preserve">tadium </w:t>
      </w:r>
      <w:ins w:id="1496" w:author="Autor">
        <w:r w:rsidR="00B712BD">
          <w:rPr>
            <w:rFonts w:ascii="Brill" w:eastAsia="Brill" w:hAnsi="Brill" w:cs="Brill"/>
          </w:rPr>
          <w:t>c</w:t>
        </w:r>
      </w:ins>
      <w:del w:id="1497" w:author="Autor">
        <w:r w:rsidRPr="00C66272" w:rsidDel="00B712BD">
          <w:rPr>
            <w:rFonts w:ascii="Brill" w:eastAsia="Brill" w:hAnsi="Brill" w:cs="Brill"/>
          </w:rPr>
          <w:delText>C</w:delText>
        </w:r>
      </w:del>
      <w:r w:rsidRPr="00C66272">
        <w:rPr>
          <w:rFonts w:ascii="Brill" w:eastAsia="Brill" w:hAnsi="Brill" w:cs="Brill"/>
        </w:rPr>
        <w:t xml:space="preserve">onstruction in Cape Town and Durban, South Africa. </w:t>
      </w:r>
      <w:r w:rsidRPr="00C66272">
        <w:rPr>
          <w:rFonts w:ascii="Brill" w:eastAsia="Brill" w:hAnsi="Brill" w:cs="Brill"/>
          <w:i/>
        </w:rPr>
        <w:t>African Studies</w:t>
      </w:r>
      <w:r w:rsidRPr="00C66272">
        <w:rPr>
          <w:rFonts w:ascii="Brill" w:eastAsia="Brill" w:hAnsi="Brill" w:cs="Brill"/>
        </w:rPr>
        <w:t xml:space="preserve">, </w:t>
      </w:r>
      <w:r w:rsidRPr="00C66272">
        <w:rPr>
          <w:rFonts w:ascii="Brill" w:eastAsia="Brill" w:hAnsi="Brill" w:cs="Brill"/>
          <w:i/>
        </w:rPr>
        <w:t>67</w:t>
      </w:r>
      <w:r w:rsidRPr="00C66272">
        <w:rPr>
          <w:rFonts w:ascii="Brill" w:eastAsia="Brill" w:hAnsi="Brill" w:cs="Brill"/>
        </w:rPr>
        <w:t>(3), 397–422.</w:t>
      </w:r>
    </w:p>
    <w:p w14:paraId="350779E2" w14:textId="043A118A"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Andrade Marques, M. J. (2018). The </w:t>
      </w:r>
      <w:ins w:id="1498" w:author="Autor">
        <w:r w:rsidR="00B712BD">
          <w:rPr>
            <w:rFonts w:ascii="Brill" w:eastAsia="Brill" w:hAnsi="Brill" w:cs="Brill"/>
          </w:rPr>
          <w:t>p</w:t>
        </w:r>
      </w:ins>
      <w:del w:id="1499" w:author="Autor">
        <w:r w:rsidRPr="00C66272" w:rsidDel="00B712BD">
          <w:rPr>
            <w:rFonts w:ascii="Brill" w:eastAsia="Brill" w:hAnsi="Brill" w:cs="Brill"/>
          </w:rPr>
          <w:delText>P</w:delText>
        </w:r>
      </w:del>
      <w:r w:rsidRPr="00C66272">
        <w:rPr>
          <w:rFonts w:ascii="Brill" w:eastAsia="Brill" w:hAnsi="Brill" w:cs="Brill"/>
        </w:rPr>
        <w:t>ort-</w:t>
      </w:r>
      <w:ins w:id="1500" w:author="Autor">
        <w:r w:rsidR="00B712BD">
          <w:rPr>
            <w:rFonts w:ascii="Brill" w:eastAsia="Brill" w:hAnsi="Brill" w:cs="Brill"/>
          </w:rPr>
          <w:t>c</w:t>
        </w:r>
      </w:ins>
      <w:del w:id="1501" w:author="Autor">
        <w:r w:rsidRPr="00C66272" w:rsidDel="00B712BD">
          <w:rPr>
            <w:rFonts w:ascii="Brill" w:eastAsia="Brill" w:hAnsi="Brill" w:cs="Brill"/>
          </w:rPr>
          <w:delText>C</w:delText>
        </w:r>
      </w:del>
      <w:r w:rsidRPr="00C66272">
        <w:rPr>
          <w:rFonts w:ascii="Brill" w:eastAsia="Brill" w:hAnsi="Brill" w:cs="Brill"/>
        </w:rPr>
        <w:t xml:space="preserve">ity in the </w:t>
      </w:r>
      <w:ins w:id="1502" w:author="Autor">
        <w:r w:rsidR="00B712BD">
          <w:rPr>
            <w:rFonts w:ascii="Brill" w:eastAsia="Brill" w:hAnsi="Brill" w:cs="Brill"/>
          </w:rPr>
          <w:t>p</w:t>
        </w:r>
      </w:ins>
      <w:del w:id="1503" w:author="Autor">
        <w:r w:rsidRPr="00C66272" w:rsidDel="00B712BD">
          <w:rPr>
            <w:rFonts w:ascii="Brill" w:eastAsia="Brill" w:hAnsi="Brill" w:cs="Brill"/>
          </w:rPr>
          <w:delText>P</w:delText>
        </w:r>
      </w:del>
      <w:r w:rsidRPr="00C66272">
        <w:rPr>
          <w:rFonts w:ascii="Brill" w:eastAsia="Brill" w:hAnsi="Brill" w:cs="Brill"/>
        </w:rPr>
        <w:t>ost-</w:t>
      </w:r>
      <w:ins w:id="1504" w:author="Autor">
        <w:r w:rsidR="00B712BD">
          <w:rPr>
            <w:rFonts w:ascii="Brill" w:eastAsia="Brill" w:hAnsi="Brill" w:cs="Brill"/>
          </w:rPr>
          <w:t>c</w:t>
        </w:r>
      </w:ins>
      <w:del w:id="1505" w:author="Autor">
        <w:r w:rsidRPr="00C66272" w:rsidDel="00B712BD">
          <w:rPr>
            <w:rFonts w:ascii="Brill" w:eastAsia="Brill" w:hAnsi="Brill" w:cs="Brill"/>
          </w:rPr>
          <w:delText>C</w:delText>
        </w:r>
      </w:del>
      <w:r w:rsidRPr="00C66272">
        <w:rPr>
          <w:rFonts w:ascii="Brill" w:eastAsia="Brill" w:hAnsi="Brill" w:cs="Brill"/>
        </w:rPr>
        <w:t xml:space="preserve">risis </w:t>
      </w:r>
      <w:ins w:id="1506" w:author="Autor">
        <w:r w:rsidR="00B712BD">
          <w:rPr>
            <w:rFonts w:ascii="Brill" w:eastAsia="Brill" w:hAnsi="Brill" w:cs="Brill"/>
          </w:rPr>
          <w:t>c</w:t>
        </w:r>
      </w:ins>
      <w:del w:id="1507" w:author="Autor">
        <w:r w:rsidRPr="00C66272" w:rsidDel="00B712BD">
          <w:rPr>
            <w:rFonts w:ascii="Brill" w:eastAsia="Brill" w:hAnsi="Brill" w:cs="Brill"/>
          </w:rPr>
          <w:delText>C</w:delText>
        </w:r>
      </w:del>
      <w:r w:rsidRPr="00C66272">
        <w:rPr>
          <w:rFonts w:ascii="Brill" w:eastAsia="Brill" w:hAnsi="Brill" w:cs="Brill"/>
        </w:rPr>
        <w:t xml:space="preserve">ontext: Identity and humanisation in the process of </w:t>
      </w:r>
      <w:proofErr w:type="spellStart"/>
      <w:r w:rsidRPr="00C66272">
        <w:rPr>
          <w:rFonts w:ascii="Brill" w:eastAsia="Brill" w:hAnsi="Brill" w:cs="Brill"/>
        </w:rPr>
        <w:t>touristification</w:t>
      </w:r>
      <w:proofErr w:type="spellEnd"/>
      <w:r w:rsidRPr="00C66272">
        <w:rPr>
          <w:rFonts w:ascii="Brill" w:eastAsia="Brill" w:hAnsi="Brill" w:cs="Brill"/>
        </w:rPr>
        <w:t xml:space="preserve">. </w:t>
      </w:r>
      <w:r w:rsidRPr="00C66272">
        <w:rPr>
          <w:rFonts w:ascii="Brill" w:eastAsia="Brill" w:hAnsi="Brill" w:cs="Brill"/>
          <w:i/>
        </w:rPr>
        <w:t>25</w:t>
      </w:r>
      <w:r w:rsidRPr="00C66272">
        <w:rPr>
          <w:rFonts w:ascii="Brill" w:eastAsia="Brill" w:hAnsi="Brill" w:cs="Brill"/>
          <w:i/>
          <w:vertAlign w:val="superscript"/>
        </w:rPr>
        <w:t>th</w:t>
      </w:r>
      <w:r w:rsidRPr="00C66272">
        <w:rPr>
          <w:rFonts w:ascii="Brill" w:eastAsia="Brill" w:hAnsi="Brill" w:cs="Brill"/>
          <w:i/>
        </w:rPr>
        <w:t xml:space="preserve"> APDR Congress ‘Circular Economy: Urban Metabolism and Regional Development’</w:t>
      </w:r>
      <w:r w:rsidRPr="00C66272">
        <w:rPr>
          <w:rFonts w:ascii="Brill" w:eastAsia="Brill" w:hAnsi="Brill" w:cs="Brill"/>
        </w:rPr>
        <w:t>, Lisbon, 5–8 July.</w:t>
      </w:r>
    </w:p>
    <w:p w14:paraId="350779E3"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Andres, L. (2011). Marseille 2013 or the final round of a long and complex regeneration strategy?</w:t>
      </w:r>
      <w:del w:id="1508" w:author="Autor">
        <w:r w:rsidRPr="00C66272" w:rsidDel="00B712BD">
          <w:rPr>
            <w:rFonts w:ascii="Brill" w:eastAsia="Brill" w:hAnsi="Brill" w:cs="Brill"/>
          </w:rPr>
          <w:delText>.</w:delText>
        </w:r>
      </w:del>
      <w:r w:rsidRPr="00C66272">
        <w:rPr>
          <w:rFonts w:ascii="Brill" w:eastAsia="Brill" w:hAnsi="Brill" w:cs="Brill"/>
        </w:rPr>
        <w:t xml:space="preserve"> </w:t>
      </w:r>
      <w:r w:rsidRPr="00C66272">
        <w:rPr>
          <w:rFonts w:ascii="Brill" w:eastAsia="Brill" w:hAnsi="Brill" w:cs="Brill"/>
          <w:i/>
        </w:rPr>
        <w:t>Town Planning Review</w:t>
      </w:r>
      <w:r w:rsidRPr="00C66272">
        <w:rPr>
          <w:rFonts w:ascii="Brill" w:eastAsia="Brill" w:hAnsi="Brill" w:cs="Brill"/>
        </w:rPr>
        <w:t xml:space="preserve">, </w:t>
      </w:r>
      <w:r w:rsidRPr="00C66272">
        <w:rPr>
          <w:rFonts w:ascii="Brill" w:eastAsia="Brill" w:hAnsi="Brill" w:cs="Brill"/>
          <w:i/>
        </w:rPr>
        <w:t>82</w:t>
      </w:r>
      <w:r w:rsidRPr="00C66272">
        <w:rPr>
          <w:rFonts w:ascii="Brill" w:eastAsia="Brill" w:hAnsi="Brill" w:cs="Brill"/>
        </w:rPr>
        <w:t>(1), 61–76.</w:t>
      </w:r>
    </w:p>
    <w:p w14:paraId="350779E4" w14:textId="0AA2DC93"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Bailey, C., Miles, S., &amp; Stark, P. (2004). Culture-led </w:t>
      </w:r>
      <w:ins w:id="1509" w:author="Autor">
        <w:r w:rsidR="00B712BD">
          <w:rPr>
            <w:rFonts w:ascii="Brill" w:eastAsia="Brill" w:hAnsi="Brill" w:cs="Brill"/>
          </w:rPr>
          <w:t>u</w:t>
        </w:r>
      </w:ins>
      <w:del w:id="1510" w:author="Autor">
        <w:r w:rsidRPr="00C66272" w:rsidDel="00B712BD">
          <w:rPr>
            <w:rFonts w:ascii="Brill" w:eastAsia="Brill" w:hAnsi="Brill" w:cs="Brill"/>
          </w:rPr>
          <w:delText>U</w:delText>
        </w:r>
      </w:del>
      <w:r w:rsidRPr="00C66272">
        <w:rPr>
          <w:rFonts w:ascii="Brill" w:eastAsia="Brill" w:hAnsi="Brill" w:cs="Brill"/>
        </w:rPr>
        <w:t xml:space="preserve">rban </w:t>
      </w:r>
      <w:ins w:id="1511" w:author="Autor">
        <w:r w:rsidR="00B712BD">
          <w:rPr>
            <w:rFonts w:ascii="Brill" w:eastAsia="Brill" w:hAnsi="Brill" w:cs="Brill"/>
          </w:rPr>
          <w:t>r</w:t>
        </w:r>
      </w:ins>
      <w:del w:id="1512" w:author="Autor">
        <w:r w:rsidRPr="00C66272" w:rsidDel="00B712BD">
          <w:rPr>
            <w:rFonts w:ascii="Brill" w:eastAsia="Brill" w:hAnsi="Brill" w:cs="Brill"/>
          </w:rPr>
          <w:delText>R</w:delText>
        </w:r>
      </w:del>
      <w:r w:rsidRPr="00C66272">
        <w:rPr>
          <w:rFonts w:ascii="Brill" w:eastAsia="Brill" w:hAnsi="Brill" w:cs="Brill"/>
        </w:rPr>
        <w:t xml:space="preserve">egeneration and the </w:t>
      </w:r>
      <w:ins w:id="1513" w:author="Autor">
        <w:r w:rsidR="00B712BD">
          <w:rPr>
            <w:rFonts w:ascii="Brill" w:eastAsia="Brill" w:hAnsi="Brill" w:cs="Brill"/>
          </w:rPr>
          <w:t>r</w:t>
        </w:r>
      </w:ins>
      <w:del w:id="1514" w:author="Autor">
        <w:r w:rsidRPr="00C66272" w:rsidDel="00B712BD">
          <w:rPr>
            <w:rFonts w:ascii="Brill" w:eastAsia="Brill" w:hAnsi="Brill" w:cs="Brill"/>
          </w:rPr>
          <w:delText>R</w:delText>
        </w:r>
      </w:del>
      <w:r w:rsidRPr="00C66272">
        <w:rPr>
          <w:rFonts w:ascii="Brill" w:eastAsia="Brill" w:hAnsi="Brill" w:cs="Brill"/>
        </w:rPr>
        <w:t xml:space="preserve">evitalisation of </w:t>
      </w:r>
      <w:ins w:id="1515" w:author="Autor">
        <w:r w:rsidR="00B712BD">
          <w:rPr>
            <w:rFonts w:ascii="Brill" w:eastAsia="Brill" w:hAnsi="Brill" w:cs="Brill"/>
          </w:rPr>
          <w:t>i</w:t>
        </w:r>
      </w:ins>
      <w:del w:id="1516" w:author="Autor">
        <w:r w:rsidRPr="00C66272" w:rsidDel="00B712BD">
          <w:rPr>
            <w:rFonts w:ascii="Brill" w:eastAsia="Brill" w:hAnsi="Brill" w:cs="Brill"/>
          </w:rPr>
          <w:delText>I</w:delText>
        </w:r>
      </w:del>
      <w:r w:rsidRPr="00C66272">
        <w:rPr>
          <w:rFonts w:ascii="Brill" w:eastAsia="Brill" w:hAnsi="Brill" w:cs="Brill"/>
        </w:rPr>
        <w:t xml:space="preserve">dentities in Newcastle, Gateshead and the North East of England. </w:t>
      </w:r>
      <w:r w:rsidRPr="00C66272">
        <w:rPr>
          <w:rFonts w:ascii="Brill" w:eastAsia="Brill" w:hAnsi="Brill" w:cs="Brill"/>
          <w:i/>
        </w:rPr>
        <w:t>International Journal of Cultural Policy</w:t>
      </w:r>
      <w:r w:rsidRPr="00C66272">
        <w:rPr>
          <w:rFonts w:ascii="Brill" w:eastAsia="Brill" w:hAnsi="Brill" w:cs="Brill"/>
        </w:rPr>
        <w:t xml:space="preserve">, </w:t>
      </w:r>
      <w:r w:rsidRPr="00C66272">
        <w:rPr>
          <w:rFonts w:ascii="Brill" w:eastAsia="Brill" w:hAnsi="Brill" w:cs="Brill"/>
          <w:i/>
        </w:rPr>
        <w:t>10</w:t>
      </w:r>
      <w:r w:rsidRPr="00C66272">
        <w:rPr>
          <w:rFonts w:ascii="Brill" w:eastAsia="Brill" w:hAnsi="Brill" w:cs="Brill"/>
        </w:rPr>
        <w:t>(1), 47–65.</w:t>
      </w:r>
    </w:p>
    <w:p w14:paraId="350779E5" w14:textId="1BE7ABC3" w:rsidR="00CB3FC9" w:rsidRPr="00C66272" w:rsidRDefault="00C55FA1" w:rsidP="00F62668">
      <w:pPr>
        <w:spacing w:line="360" w:lineRule="auto"/>
        <w:ind w:left="284" w:hanging="284"/>
        <w:jc w:val="both"/>
        <w:rPr>
          <w:rFonts w:ascii="Brill" w:eastAsia="Brill" w:hAnsi="Brill" w:cs="Brill"/>
        </w:rPr>
      </w:pPr>
      <w:proofErr w:type="spellStart"/>
      <w:r w:rsidRPr="00C66272">
        <w:rPr>
          <w:rFonts w:ascii="Brill" w:eastAsia="Brill" w:hAnsi="Brill" w:cs="Brill"/>
        </w:rPr>
        <w:t>Belchem</w:t>
      </w:r>
      <w:proofErr w:type="spellEnd"/>
      <w:r w:rsidRPr="00C66272">
        <w:rPr>
          <w:rFonts w:ascii="Brill" w:eastAsia="Brill" w:hAnsi="Brill" w:cs="Brill"/>
        </w:rPr>
        <w:t xml:space="preserve">, J. (2000). </w:t>
      </w:r>
      <w:proofErr w:type="spellStart"/>
      <w:r w:rsidRPr="00C66272">
        <w:rPr>
          <w:rFonts w:ascii="Brill" w:eastAsia="Brill" w:hAnsi="Brill" w:cs="Brill"/>
          <w:i/>
        </w:rPr>
        <w:t>Merseypride</w:t>
      </w:r>
      <w:proofErr w:type="spellEnd"/>
      <w:ins w:id="1517" w:author="Autor">
        <w:r w:rsidR="00B712BD">
          <w:rPr>
            <w:rFonts w:ascii="Brill" w:eastAsia="Brill" w:hAnsi="Brill" w:cs="Brill"/>
            <w:i/>
          </w:rPr>
          <w:t>:</w:t>
        </w:r>
      </w:ins>
      <w:del w:id="1518" w:author="Autor">
        <w:r w:rsidRPr="00C66272" w:rsidDel="00B712BD">
          <w:rPr>
            <w:rFonts w:ascii="Brill" w:eastAsia="Brill" w:hAnsi="Brill" w:cs="Brill"/>
            <w:i/>
          </w:rPr>
          <w:delText>.</w:delText>
        </w:r>
      </w:del>
      <w:r w:rsidRPr="00C66272">
        <w:rPr>
          <w:rFonts w:ascii="Brill" w:eastAsia="Brill" w:hAnsi="Brill" w:cs="Brill"/>
          <w:i/>
        </w:rPr>
        <w:t xml:space="preserve"> Essays in Liverpool </w:t>
      </w:r>
      <w:ins w:id="1519" w:author="Autor">
        <w:r w:rsidR="00B712BD">
          <w:rPr>
            <w:rFonts w:ascii="Brill" w:eastAsia="Brill" w:hAnsi="Brill" w:cs="Brill"/>
            <w:i/>
          </w:rPr>
          <w:t>e</w:t>
        </w:r>
      </w:ins>
      <w:del w:id="1520" w:author="Autor">
        <w:r w:rsidRPr="00C66272" w:rsidDel="00B712BD">
          <w:rPr>
            <w:rFonts w:ascii="Brill" w:eastAsia="Brill" w:hAnsi="Brill" w:cs="Brill"/>
            <w:i/>
          </w:rPr>
          <w:delText>E</w:delText>
        </w:r>
      </w:del>
      <w:r w:rsidRPr="00C66272">
        <w:rPr>
          <w:rFonts w:ascii="Brill" w:eastAsia="Brill" w:hAnsi="Brill" w:cs="Brill"/>
          <w:i/>
        </w:rPr>
        <w:t>xceptionalism</w:t>
      </w:r>
      <w:r w:rsidRPr="00C66272">
        <w:rPr>
          <w:rFonts w:ascii="Brill" w:eastAsia="Brill" w:hAnsi="Brill" w:cs="Brill"/>
        </w:rPr>
        <w:t>. Liverpool: Liverpool University Press.</w:t>
      </w:r>
    </w:p>
    <w:p w14:paraId="350779E6"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Bianchini, F. (1993). Culture, conflict and cities: Issues and prospects for the 1990s. In F. Bianchini, &amp; M. Parkinson (Eds.). </w:t>
      </w:r>
      <w:r w:rsidRPr="00C66272">
        <w:rPr>
          <w:rFonts w:ascii="Brill" w:eastAsia="Brill" w:hAnsi="Brill" w:cs="Brill"/>
          <w:i/>
        </w:rPr>
        <w:t>Cultural policy and urban regeneration: The west European experience</w:t>
      </w:r>
      <w:r w:rsidRPr="00C66272">
        <w:rPr>
          <w:rFonts w:ascii="Brill" w:eastAsia="Brill" w:hAnsi="Brill" w:cs="Brill"/>
        </w:rPr>
        <w:t xml:space="preserve"> (pp. 199–213). Manchester: Manchester Press.</w:t>
      </w:r>
    </w:p>
    <w:p w14:paraId="350779E7"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Bianchini, F., Albano, R., with Bollo, A. (2013). The regenerative impacts of the European City/Capital of Culture events. In M. E. Leary, &amp; J. McCarthy (Eds.). </w:t>
      </w:r>
      <w:r w:rsidRPr="00C66272">
        <w:rPr>
          <w:rFonts w:ascii="Brill" w:eastAsia="Brill" w:hAnsi="Brill" w:cs="Brill"/>
          <w:i/>
        </w:rPr>
        <w:t>The Routledge Companion to Urban Regeneration</w:t>
      </w:r>
      <w:r w:rsidRPr="00C66272">
        <w:rPr>
          <w:rFonts w:ascii="Brill" w:eastAsia="Brill" w:hAnsi="Brill" w:cs="Brill"/>
        </w:rPr>
        <w:t xml:space="preserve"> (pp. 515–525). London: Routledge.</w:t>
      </w:r>
    </w:p>
    <w:p w14:paraId="350779E8"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Bianchini, F., &amp; Parkinson, M. (Eds.). (1993). </w:t>
      </w:r>
      <w:r w:rsidRPr="00C66272">
        <w:rPr>
          <w:rFonts w:ascii="Brill" w:eastAsia="Brill" w:hAnsi="Brill" w:cs="Brill"/>
          <w:i/>
        </w:rPr>
        <w:t>Cultural policy and urban regeneration: The west European experience</w:t>
      </w:r>
      <w:r w:rsidRPr="00C66272">
        <w:rPr>
          <w:rFonts w:ascii="Brill" w:eastAsia="Brill" w:hAnsi="Brill" w:cs="Brill"/>
        </w:rPr>
        <w:t>. Manchester: Manchester Press.</w:t>
      </w:r>
    </w:p>
    <w:p w14:paraId="350779E9" w14:textId="77777777" w:rsidR="00CB3FC9" w:rsidRDefault="00C55FA1" w:rsidP="00F62668">
      <w:pPr>
        <w:spacing w:line="360" w:lineRule="auto"/>
        <w:ind w:left="284" w:hanging="284"/>
        <w:jc w:val="both"/>
        <w:rPr>
          <w:ins w:id="1521" w:author="Autor"/>
          <w:rFonts w:ascii="Brill" w:eastAsia="Brill" w:hAnsi="Brill" w:cs="Brill"/>
        </w:rPr>
      </w:pPr>
      <w:proofErr w:type="spellStart"/>
      <w:r w:rsidRPr="00C66272">
        <w:rPr>
          <w:rFonts w:ascii="Brill" w:eastAsia="Brill" w:hAnsi="Brill" w:cs="Brill"/>
        </w:rPr>
        <w:t>Broudehoux</w:t>
      </w:r>
      <w:proofErr w:type="spellEnd"/>
      <w:r w:rsidRPr="00C66272">
        <w:rPr>
          <w:rFonts w:ascii="Brill" w:eastAsia="Brill" w:hAnsi="Brill" w:cs="Brill"/>
        </w:rPr>
        <w:t xml:space="preserve">, A., &amp; </w:t>
      </w:r>
      <w:proofErr w:type="spellStart"/>
      <w:r w:rsidRPr="00C66272">
        <w:rPr>
          <w:rFonts w:ascii="Brill" w:eastAsia="Brill" w:hAnsi="Brill" w:cs="Brill"/>
        </w:rPr>
        <w:t>Carvalhaes</w:t>
      </w:r>
      <w:proofErr w:type="spellEnd"/>
      <w:r w:rsidRPr="00C66272">
        <w:rPr>
          <w:rFonts w:ascii="Brill" w:eastAsia="Brill" w:hAnsi="Brill" w:cs="Brill"/>
        </w:rPr>
        <w:t xml:space="preserve"> dos Santos Monteiro, J. C. (2017). Reinventing Rio de Janeiro’s Old Port: territorial stigmatization, symbolic re-signification, and planned repopulation in Porto Maravilha. </w:t>
      </w:r>
      <w:proofErr w:type="spellStart"/>
      <w:r w:rsidRPr="00C66272">
        <w:rPr>
          <w:rFonts w:ascii="Brill" w:eastAsia="Brill" w:hAnsi="Brill" w:cs="Brill"/>
          <w:i/>
        </w:rPr>
        <w:t>Revista</w:t>
      </w:r>
      <w:proofErr w:type="spellEnd"/>
      <w:r w:rsidRPr="00C66272">
        <w:rPr>
          <w:rFonts w:ascii="Brill" w:eastAsia="Brill" w:hAnsi="Brill" w:cs="Brill"/>
          <w:i/>
        </w:rPr>
        <w:t xml:space="preserve"> Brasileira de </w:t>
      </w:r>
      <w:proofErr w:type="spellStart"/>
      <w:r w:rsidRPr="00C66272">
        <w:rPr>
          <w:rFonts w:ascii="Brill" w:eastAsia="Brill" w:hAnsi="Brill" w:cs="Brill"/>
          <w:i/>
        </w:rPr>
        <w:t>Estudos</w:t>
      </w:r>
      <w:proofErr w:type="spellEnd"/>
      <w:r w:rsidRPr="00C66272">
        <w:rPr>
          <w:rFonts w:ascii="Brill" w:eastAsia="Brill" w:hAnsi="Brill" w:cs="Brill"/>
          <w:i/>
        </w:rPr>
        <w:t xml:space="preserve"> Urbanos e </w:t>
      </w:r>
      <w:proofErr w:type="spellStart"/>
      <w:r w:rsidRPr="00C66272">
        <w:rPr>
          <w:rFonts w:ascii="Brill" w:eastAsia="Brill" w:hAnsi="Brill" w:cs="Brill"/>
          <w:i/>
        </w:rPr>
        <w:t>Regionais</w:t>
      </w:r>
      <w:proofErr w:type="spellEnd"/>
      <w:r w:rsidRPr="00C66272">
        <w:rPr>
          <w:rFonts w:ascii="Brill" w:eastAsia="Brill" w:hAnsi="Brill" w:cs="Brill"/>
        </w:rPr>
        <w:t xml:space="preserve">, </w:t>
      </w:r>
      <w:r w:rsidRPr="00C66272">
        <w:rPr>
          <w:rFonts w:ascii="Brill" w:eastAsia="Brill" w:hAnsi="Brill" w:cs="Brill"/>
          <w:i/>
        </w:rPr>
        <w:t>19</w:t>
      </w:r>
      <w:r w:rsidRPr="00C66272">
        <w:rPr>
          <w:rFonts w:ascii="Brill" w:eastAsia="Brill" w:hAnsi="Brill" w:cs="Brill"/>
        </w:rPr>
        <w:t>(3), 493–512.</w:t>
      </w:r>
    </w:p>
    <w:p w14:paraId="7C6FDA22" w14:textId="64347120" w:rsidR="005E53F8" w:rsidRPr="00F34A6C" w:rsidRDefault="005E53F8" w:rsidP="00F34A6C">
      <w:pPr>
        <w:spacing w:line="360" w:lineRule="auto"/>
        <w:ind w:left="284" w:hanging="284"/>
        <w:rPr>
          <w:rFonts w:ascii="Brill" w:hAnsi="Brill" w:cs="Times New Roman"/>
          <w:rPrChange w:id="1522" w:author="Autor">
            <w:rPr>
              <w:rFonts w:ascii="Brill" w:eastAsia="Brill" w:hAnsi="Brill" w:cs="Brill"/>
            </w:rPr>
          </w:rPrChange>
        </w:rPr>
        <w:pPrChange w:id="1523" w:author="Autor">
          <w:pPr>
            <w:spacing w:line="360" w:lineRule="auto"/>
            <w:ind w:left="284" w:hanging="284"/>
            <w:jc w:val="both"/>
          </w:pPr>
        </w:pPrChange>
      </w:pPr>
      <w:proofErr w:type="spellStart"/>
      <w:ins w:id="1524" w:author="Autor">
        <w:r w:rsidRPr="00F34A6C">
          <w:rPr>
            <w:rFonts w:ascii="Brill" w:hAnsi="Brill" w:cs="Times New Roman"/>
            <w:rPrChange w:id="1525" w:author="Autor">
              <w:rPr>
                <w:rFonts w:ascii="Times New Roman" w:hAnsi="Times New Roman" w:cs="Times New Roman"/>
              </w:rPr>
            </w:rPrChange>
          </w:rPr>
          <w:t>Bruttomesso</w:t>
        </w:r>
        <w:proofErr w:type="spellEnd"/>
        <w:r w:rsidRPr="00F34A6C">
          <w:rPr>
            <w:rFonts w:ascii="Brill" w:hAnsi="Brill" w:cs="Times New Roman"/>
            <w:rPrChange w:id="1526" w:author="Autor">
              <w:rPr>
                <w:rFonts w:ascii="Times New Roman" w:hAnsi="Times New Roman" w:cs="Times New Roman"/>
              </w:rPr>
            </w:rPrChange>
          </w:rPr>
          <w:t xml:space="preserve">, R. (2001) Complexity on the urban waterfront. In Marshall, R. (ed) </w:t>
        </w:r>
        <w:r w:rsidRPr="00F34A6C">
          <w:rPr>
            <w:rFonts w:ascii="Brill" w:hAnsi="Brill" w:cs="Times New Roman"/>
            <w:i/>
            <w:iCs/>
            <w:rPrChange w:id="1527" w:author="Autor">
              <w:rPr>
                <w:rFonts w:ascii="Times New Roman" w:hAnsi="Times New Roman" w:cs="Times New Roman"/>
                <w:i/>
                <w:iCs/>
              </w:rPr>
            </w:rPrChange>
          </w:rPr>
          <w:t xml:space="preserve">Waterfronts in Post-Industrial Cities </w:t>
        </w:r>
        <w:r w:rsidRPr="00F34A6C">
          <w:rPr>
            <w:rFonts w:ascii="Brill" w:hAnsi="Brill" w:cs="Times New Roman"/>
            <w:rPrChange w:id="1528" w:author="Autor">
              <w:rPr>
                <w:rFonts w:ascii="Times New Roman" w:hAnsi="Times New Roman" w:cs="Times New Roman"/>
              </w:rPr>
            </w:rPrChange>
          </w:rPr>
          <w:t>(pp. 39–49). London: Spon Press.</w:t>
        </w:r>
      </w:ins>
    </w:p>
    <w:p w14:paraId="350779EA" w14:textId="61CBF216"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Capriotti, F., &amp; Cowley, R. (2019). Varieties of smart urbanism in the UK: Discursive logics, the state and local urban context. </w:t>
      </w:r>
      <w:r w:rsidRPr="00C66272">
        <w:rPr>
          <w:rFonts w:ascii="Brill" w:eastAsia="Brill" w:hAnsi="Brill" w:cs="Brill"/>
          <w:i/>
        </w:rPr>
        <w:t>Transactions of the Institute of British Geographers</w:t>
      </w:r>
      <w:r w:rsidRPr="00C66272">
        <w:rPr>
          <w:rFonts w:ascii="Brill" w:eastAsia="Brill" w:hAnsi="Brill" w:cs="Brill"/>
        </w:rPr>
        <w:t xml:space="preserve">, </w:t>
      </w:r>
      <w:commentRangeStart w:id="1529"/>
      <w:r w:rsidRPr="00C66272">
        <w:rPr>
          <w:rFonts w:ascii="Brill" w:eastAsia="Brill" w:hAnsi="Brill" w:cs="Brill"/>
          <w:i/>
        </w:rPr>
        <w:t>44</w:t>
      </w:r>
      <w:commentRangeEnd w:id="1529"/>
      <w:r w:rsidR="00B712BD">
        <w:rPr>
          <w:rStyle w:val="Odwoaniedokomentarza"/>
          <w:lang w:val="en-AU"/>
        </w:rPr>
        <w:commentReference w:id="1529"/>
      </w:r>
      <w:ins w:id="1530" w:author="Autor">
        <w:r w:rsidR="005E53F8">
          <w:rPr>
            <w:rFonts w:ascii="Brill" w:eastAsia="Brill" w:hAnsi="Brill" w:cs="Brill"/>
            <w:iCs/>
          </w:rPr>
          <w:t>(3)</w:t>
        </w:r>
        <w:del w:id="1531" w:author="Autor">
          <w:r w:rsidR="00B712BD" w:rsidDel="005E53F8">
            <w:rPr>
              <w:rFonts w:ascii="Brill" w:eastAsia="Brill" w:hAnsi="Brill" w:cs="Brill"/>
              <w:i/>
            </w:rPr>
            <w:delText>I</w:delText>
          </w:r>
        </w:del>
      </w:ins>
      <w:r w:rsidRPr="00C66272">
        <w:rPr>
          <w:rFonts w:ascii="Brill" w:eastAsia="Brill" w:hAnsi="Brill" w:cs="Brill"/>
        </w:rPr>
        <w:t>, 587–601.</w:t>
      </w:r>
    </w:p>
    <w:p w14:paraId="350779EB"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lastRenderedPageBreak/>
        <w:t xml:space="preserve">Chen, Y. (2012). Urban Regeneration through Mega Event: The case of Rotterdam. </w:t>
      </w:r>
      <w:r w:rsidRPr="00C66272">
        <w:rPr>
          <w:rFonts w:ascii="Brill" w:eastAsia="Brill" w:hAnsi="Brill" w:cs="Brill"/>
          <w:i/>
        </w:rPr>
        <w:t>Proceedings of 2012 Shanghai International Conference of Social Science</w:t>
      </w:r>
      <w:r w:rsidRPr="00C66272">
        <w:rPr>
          <w:rFonts w:ascii="Brill" w:eastAsia="Brill" w:hAnsi="Brill" w:cs="Brill"/>
        </w:rPr>
        <w:t xml:space="preserve"> (pp. 29–36), Shanghai, 14–17 August.</w:t>
      </w:r>
    </w:p>
    <w:p w14:paraId="350779EC" w14:textId="4241A752"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Culture, Place and Policy Institute. (2018). </w:t>
      </w:r>
      <w:r w:rsidRPr="00C66272">
        <w:rPr>
          <w:rFonts w:ascii="Brill" w:eastAsia="Brill" w:hAnsi="Brill" w:cs="Brill"/>
          <w:i/>
        </w:rPr>
        <w:t xml:space="preserve">Cultural </w:t>
      </w:r>
      <w:ins w:id="1532" w:author="Autor">
        <w:r w:rsidR="00B712BD">
          <w:rPr>
            <w:rFonts w:ascii="Brill" w:eastAsia="Brill" w:hAnsi="Brill" w:cs="Brill"/>
            <w:i/>
          </w:rPr>
          <w:t>t</w:t>
        </w:r>
      </w:ins>
      <w:del w:id="1533" w:author="Autor">
        <w:r w:rsidRPr="00C66272" w:rsidDel="00B712BD">
          <w:rPr>
            <w:rFonts w:ascii="Brill" w:eastAsia="Brill" w:hAnsi="Brill" w:cs="Brill"/>
            <w:i/>
          </w:rPr>
          <w:delText>T</w:delText>
        </w:r>
      </w:del>
      <w:r w:rsidRPr="00C66272">
        <w:rPr>
          <w:rFonts w:ascii="Brill" w:eastAsia="Brill" w:hAnsi="Brill" w:cs="Brill"/>
          <w:i/>
        </w:rPr>
        <w:t xml:space="preserve">ransformations: The </w:t>
      </w:r>
      <w:ins w:id="1534" w:author="Autor">
        <w:r w:rsidR="00B712BD">
          <w:rPr>
            <w:rFonts w:ascii="Brill" w:eastAsia="Brill" w:hAnsi="Brill" w:cs="Brill"/>
            <w:i/>
          </w:rPr>
          <w:t>i</w:t>
        </w:r>
      </w:ins>
      <w:del w:id="1535" w:author="Autor">
        <w:r w:rsidRPr="00C66272" w:rsidDel="00B712BD">
          <w:rPr>
            <w:rFonts w:ascii="Brill" w:eastAsia="Brill" w:hAnsi="Brill" w:cs="Brill"/>
            <w:i/>
          </w:rPr>
          <w:delText>I</w:delText>
        </w:r>
      </w:del>
      <w:r w:rsidRPr="00C66272">
        <w:rPr>
          <w:rFonts w:ascii="Brill" w:eastAsia="Brill" w:hAnsi="Brill" w:cs="Brill"/>
          <w:i/>
        </w:rPr>
        <w:t>mpacts of Hull UK City of Culture 2017</w:t>
      </w:r>
      <w:ins w:id="1536" w:author="Autor">
        <w:r w:rsidR="00B712BD">
          <w:rPr>
            <w:rFonts w:ascii="Brill" w:eastAsia="Brill" w:hAnsi="Brill" w:cs="Brill"/>
            <w:i/>
          </w:rPr>
          <w:t>:</w:t>
        </w:r>
      </w:ins>
      <w:del w:id="1537" w:author="Autor">
        <w:r w:rsidRPr="00C66272" w:rsidDel="00B712BD">
          <w:rPr>
            <w:rFonts w:ascii="Brill" w:eastAsia="Brill" w:hAnsi="Brill" w:cs="Brill"/>
            <w:i/>
          </w:rPr>
          <w:delText>.</w:delText>
        </w:r>
      </w:del>
      <w:r w:rsidRPr="00C66272">
        <w:rPr>
          <w:rFonts w:ascii="Brill" w:eastAsia="Brill" w:hAnsi="Brill" w:cs="Brill"/>
          <w:i/>
        </w:rPr>
        <w:t xml:space="preserve"> Preliminary </w:t>
      </w:r>
      <w:ins w:id="1538" w:author="Autor">
        <w:r w:rsidR="00B712BD">
          <w:rPr>
            <w:rFonts w:ascii="Brill" w:eastAsia="Brill" w:hAnsi="Brill" w:cs="Brill"/>
            <w:i/>
          </w:rPr>
          <w:t>o</w:t>
        </w:r>
      </w:ins>
      <w:del w:id="1539" w:author="Autor">
        <w:r w:rsidRPr="00C66272" w:rsidDel="00B712BD">
          <w:rPr>
            <w:rFonts w:ascii="Brill" w:eastAsia="Brill" w:hAnsi="Brill" w:cs="Brill"/>
            <w:i/>
          </w:rPr>
          <w:delText>O</w:delText>
        </w:r>
      </w:del>
      <w:r w:rsidRPr="00C66272">
        <w:rPr>
          <w:rFonts w:ascii="Brill" w:eastAsia="Brill" w:hAnsi="Brill" w:cs="Brill"/>
          <w:i/>
        </w:rPr>
        <w:t xml:space="preserve">utcomes </w:t>
      </w:r>
      <w:ins w:id="1540" w:author="Autor">
        <w:r w:rsidR="00B712BD">
          <w:rPr>
            <w:rFonts w:ascii="Brill" w:eastAsia="Brill" w:hAnsi="Brill" w:cs="Brill"/>
            <w:i/>
          </w:rPr>
          <w:t>e</w:t>
        </w:r>
      </w:ins>
      <w:del w:id="1541" w:author="Autor">
        <w:r w:rsidRPr="00C66272" w:rsidDel="00B712BD">
          <w:rPr>
            <w:rFonts w:ascii="Brill" w:eastAsia="Brill" w:hAnsi="Brill" w:cs="Brill"/>
            <w:i/>
          </w:rPr>
          <w:delText>E</w:delText>
        </w:r>
      </w:del>
      <w:r w:rsidRPr="00C66272">
        <w:rPr>
          <w:rFonts w:ascii="Brill" w:eastAsia="Brill" w:hAnsi="Brill" w:cs="Brill"/>
          <w:i/>
        </w:rPr>
        <w:t>valuation. March 2018</w:t>
      </w:r>
      <w:r w:rsidRPr="00C66272">
        <w:rPr>
          <w:rFonts w:ascii="Brill" w:eastAsia="Brill" w:hAnsi="Brill" w:cs="Brill"/>
        </w:rPr>
        <w:t>. Hull: University of Hull.</w:t>
      </w:r>
    </w:p>
    <w:p w14:paraId="350779ED" w14:textId="7697B05A"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De Vita, E., </w:t>
      </w:r>
      <w:proofErr w:type="spellStart"/>
      <w:r w:rsidRPr="00C66272">
        <w:rPr>
          <w:rFonts w:ascii="Brill" w:eastAsia="Brill" w:hAnsi="Brill" w:cs="Brill"/>
        </w:rPr>
        <w:t>Oppido</w:t>
      </w:r>
      <w:proofErr w:type="spellEnd"/>
      <w:r w:rsidRPr="00C66272">
        <w:rPr>
          <w:rFonts w:ascii="Brill" w:eastAsia="Brill" w:hAnsi="Brill" w:cs="Brill"/>
        </w:rPr>
        <w:t xml:space="preserve">, S., &amp; </w:t>
      </w:r>
      <w:proofErr w:type="spellStart"/>
      <w:r w:rsidRPr="00C66272">
        <w:rPr>
          <w:rFonts w:ascii="Brill" w:eastAsia="Brill" w:hAnsi="Brill" w:cs="Brill"/>
        </w:rPr>
        <w:t>Ragozino</w:t>
      </w:r>
      <w:proofErr w:type="spellEnd"/>
      <w:r w:rsidRPr="00C66272">
        <w:rPr>
          <w:rFonts w:ascii="Brill" w:eastAsia="Brill" w:hAnsi="Brill" w:cs="Brill"/>
        </w:rPr>
        <w:t xml:space="preserve">, S. (2013). Port </w:t>
      </w:r>
      <w:ins w:id="1542" w:author="Autor">
        <w:r w:rsidR="00B712BD">
          <w:rPr>
            <w:rFonts w:ascii="Brill" w:eastAsia="Brill" w:hAnsi="Brill" w:cs="Brill"/>
          </w:rPr>
          <w:t>c</w:t>
        </w:r>
      </w:ins>
      <w:del w:id="1543" w:author="Autor">
        <w:r w:rsidRPr="00C66272" w:rsidDel="00B712BD">
          <w:rPr>
            <w:rFonts w:ascii="Brill" w:eastAsia="Brill" w:hAnsi="Brill" w:cs="Brill"/>
          </w:rPr>
          <w:delText>C</w:delText>
        </w:r>
      </w:del>
      <w:r w:rsidRPr="00C66272">
        <w:rPr>
          <w:rFonts w:ascii="Brill" w:eastAsia="Brill" w:hAnsi="Brill" w:cs="Brill"/>
        </w:rPr>
        <w:t xml:space="preserve">ities, </w:t>
      </w:r>
      <w:ins w:id="1544" w:author="Autor">
        <w:r w:rsidR="00B712BD">
          <w:rPr>
            <w:rFonts w:ascii="Brill" w:eastAsia="Brill" w:hAnsi="Brill" w:cs="Brill"/>
          </w:rPr>
          <w:t>p</w:t>
        </w:r>
      </w:ins>
      <w:del w:id="1545" w:author="Autor">
        <w:r w:rsidRPr="00C66272" w:rsidDel="00B712BD">
          <w:rPr>
            <w:rFonts w:ascii="Brill" w:eastAsia="Brill" w:hAnsi="Brill" w:cs="Brill"/>
          </w:rPr>
          <w:delText>P</w:delText>
        </w:r>
      </w:del>
      <w:r w:rsidRPr="00C66272">
        <w:rPr>
          <w:rFonts w:ascii="Brill" w:eastAsia="Brill" w:hAnsi="Brill" w:cs="Brill"/>
        </w:rPr>
        <w:t xml:space="preserve">eoples and </w:t>
      </w:r>
      <w:ins w:id="1546" w:author="Autor">
        <w:r w:rsidR="00B712BD">
          <w:rPr>
            <w:rFonts w:ascii="Brill" w:eastAsia="Brill" w:hAnsi="Brill" w:cs="Brill"/>
          </w:rPr>
          <w:t>c</w:t>
        </w:r>
      </w:ins>
      <w:del w:id="1547" w:author="Autor">
        <w:r w:rsidRPr="00C66272" w:rsidDel="00B712BD">
          <w:rPr>
            <w:rFonts w:ascii="Brill" w:eastAsia="Brill" w:hAnsi="Brill" w:cs="Brill"/>
          </w:rPr>
          <w:delText>C</w:delText>
        </w:r>
      </w:del>
      <w:r w:rsidRPr="00C66272">
        <w:rPr>
          <w:rFonts w:ascii="Brill" w:eastAsia="Brill" w:hAnsi="Brill" w:cs="Brill"/>
        </w:rPr>
        <w:t xml:space="preserve">ultures: Waterfront </w:t>
      </w:r>
      <w:ins w:id="1548" w:author="Autor">
        <w:r w:rsidR="00B712BD">
          <w:rPr>
            <w:rFonts w:ascii="Brill" w:eastAsia="Brill" w:hAnsi="Brill" w:cs="Brill"/>
          </w:rPr>
          <w:t>r</w:t>
        </w:r>
      </w:ins>
      <w:del w:id="1549" w:author="Autor">
        <w:r w:rsidRPr="00C66272" w:rsidDel="00B712BD">
          <w:rPr>
            <w:rFonts w:ascii="Brill" w:eastAsia="Brill" w:hAnsi="Brill" w:cs="Brill"/>
          </w:rPr>
          <w:delText>R</w:delText>
        </w:r>
      </w:del>
      <w:r w:rsidRPr="00C66272">
        <w:rPr>
          <w:rFonts w:ascii="Brill" w:eastAsia="Brill" w:hAnsi="Brill" w:cs="Brill"/>
        </w:rPr>
        <w:t>egeneration and “</w:t>
      </w:r>
      <w:proofErr w:type="spellStart"/>
      <w:r w:rsidRPr="00C66272">
        <w:rPr>
          <w:rFonts w:ascii="Brill" w:eastAsia="Brill" w:hAnsi="Brill" w:cs="Brill"/>
        </w:rPr>
        <w:t>Glocal</w:t>
      </w:r>
      <w:proofErr w:type="spellEnd"/>
      <w:r w:rsidRPr="00C66272">
        <w:rPr>
          <w:rFonts w:ascii="Brill" w:eastAsia="Brill" w:hAnsi="Brill" w:cs="Brill"/>
        </w:rPr>
        <w:t xml:space="preserve">” </w:t>
      </w:r>
      <w:ins w:id="1550" w:author="Autor">
        <w:r w:rsidR="00B61D19">
          <w:rPr>
            <w:rFonts w:ascii="Brill" w:eastAsia="Brill" w:hAnsi="Brill" w:cs="Brill"/>
          </w:rPr>
          <w:t>i</w:t>
        </w:r>
      </w:ins>
      <w:del w:id="1551" w:author="Autor">
        <w:r w:rsidRPr="00C66272" w:rsidDel="00B61D19">
          <w:rPr>
            <w:rFonts w:ascii="Brill" w:eastAsia="Brill" w:hAnsi="Brill" w:cs="Brill"/>
          </w:rPr>
          <w:delText>I</w:delText>
        </w:r>
      </w:del>
      <w:r w:rsidRPr="00C66272">
        <w:rPr>
          <w:rFonts w:ascii="Brill" w:eastAsia="Brill" w:hAnsi="Brill" w:cs="Brill"/>
        </w:rPr>
        <w:t xml:space="preserve">dentity. </w:t>
      </w:r>
      <w:r w:rsidRPr="00C66272">
        <w:rPr>
          <w:rFonts w:ascii="Brill" w:eastAsia="Brill" w:hAnsi="Brill" w:cs="Brill"/>
          <w:i/>
        </w:rPr>
        <w:t xml:space="preserve">Le Vie </w:t>
      </w:r>
      <w:proofErr w:type="spellStart"/>
      <w:r w:rsidRPr="00C66272">
        <w:rPr>
          <w:rFonts w:ascii="Brill" w:eastAsia="Brill" w:hAnsi="Brill" w:cs="Brill"/>
          <w:i/>
        </w:rPr>
        <w:t>dei</w:t>
      </w:r>
      <w:proofErr w:type="spellEnd"/>
      <w:r w:rsidRPr="00C66272">
        <w:rPr>
          <w:rFonts w:ascii="Brill" w:eastAsia="Brill" w:hAnsi="Brill" w:cs="Brill"/>
          <w:i/>
        </w:rPr>
        <w:t xml:space="preserve"> Mercanti: XI Forum Internationale di Studi</w:t>
      </w:r>
      <w:r w:rsidRPr="00C66272">
        <w:rPr>
          <w:rFonts w:ascii="Brill" w:eastAsia="Brill" w:hAnsi="Brill" w:cs="Brill"/>
        </w:rPr>
        <w:t>, Aversa/Capri, 13–15 June.</w:t>
      </w:r>
    </w:p>
    <w:p w14:paraId="350779EE" w14:textId="6E109D18"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Del Romero Renau, L., &amp; Trudelle, C. (2011). Mega </w:t>
      </w:r>
      <w:ins w:id="1552" w:author="Autor">
        <w:r w:rsidR="00B61D19">
          <w:rPr>
            <w:rFonts w:ascii="Brill" w:eastAsia="Brill" w:hAnsi="Brill" w:cs="Brill"/>
          </w:rPr>
          <w:t>e</w:t>
        </w:r>
      </w:ins>
      <w:del w:id="1553" w:author="Autor">
        <w:r w:rsidRPr="00C66272" w:rsidDel="00B61D19">
          <w:rPr>
            <w:rFonts w:ascii="Brill" w:eastAsia="Brill" w:hAnsi="Brill" w:cs="Brill"/>
          </w:rPr>
          <w:delText>E</w:delText>
        </w:r>
      </w:del>
      <w:r w:rsidRPr="00C66272">
        <w:rPr>
          <w:rFonts w:ascii="Brill" w:eastAsia="Brill" w:hAnsi="Brill" w:cs="Brill"/>
        </w:rPr>
        <w:t xml:space="preserve">vents and </w:t>
      </w:r>
      <w:ins w:id="1554" w:author="Autor">
        <w:r w:rsidR="00B61D19">
          <w:rPr>
            <w:rFonts w:ascii="Brill" w:eastAsia="Brill" w:hAnsi="Brill" w:cs="Brill"/>
          </w:rPr>
          <w:t>u</w:t>
        </w:r>
      </w:ins>
      <w:del w:id="1555" w:author="Autor">
        <w:r w:rsidRPr="00C66272" w:rsidDel="00B61D19">
          <w:rPr>
            <w:rFonts w:ascii="Brill" w:eastAsia="Brill" w:hAnsi="Brill" w:cs="Brill"/>
          </w:rPr>
          <w:delText>U</w:delText>
        </w:r>
      </w:del>
      <w:r w:rsidRPr="00C66272">
        <w:rPr>
          <w:rFonts w:ascii="Brill" w:eastAsia="Brill" w:hAnsi="Brill" w:cs="Brill"/>
        </w:rPr>
        <w:t xml:space="preserve">rban </w:t>
      </w:r>
      <w:ins w:id="1556" w:author="Autor">
        <w:r w:rsidR="00B61D19">
          <w:rPr>
            <w:rFonts w:ascii="Brill" w:eastAsia="Brill" w:hAnsi="Brill" w:cs="Brill"/>
          </w:rPr>
          <w:t>c</w:t>
        </w:r>
      </w:ins>
      <w:del w:id="1557" w:author="Autor">
        <w:r w:rsidRPr="00C66272" w:rsidDel="00B61D19">
          <w:rPr>
            <w:rFonts w:ascii="Brill" w:eastAsia="Brill" w:hAnsi="Brill" w:cs="Brill"/>
          </w:rPr>
          <w:delText>C</w:delText>
        </w:r>
      </w:del>
      <w:r w:rsidRPr="00C66272">
        <w:rPr>
          <w:rFonts w:ascii="Brill" w:eastAsia="Brill" w:hAnsi="Brill" w:cs="Brill"/>
        </w:rPr>
        <w:t xml:space="preserve">onﬂicts in Valencia, Spain: Contesting the </w:t>
      </w:r>
      <w:ins w:id="1558" w:author="Autor">
        <w:r w:rsidR="00B61D19">
          <w:rPr>
            <w:rFonts w:ascii="Brill" w:eastAsia="Brill" w:hAnsi="Brill" w:cs="Brill"/>
          </w:rPr>
          <w:t>n</w:t>
        </w:r>
      </w:ins>
      <w:del w:id="1559" w:author="Autor">
        <w:r w:rsidRPr="00C66272" w:rsidDel="00B61D19">
          <w:rPr>
            <w:rFonts w:ascii="Brill" w:eastAsia="Brill" w:hAnsi="Brill" w:cs="Brill"/>
          </w:rPr>
          <w:delText>N</w:delText>
        </w:r>
      </w:del>
      <w:r w:rsidRPr="00C66272">
        <w:rPr>
          <w:rFonts w:ascii="Brill" w:eastAsia="Brill" w:hAnsi="Brill" w:cs="Brill"/>
        </w:rPr>
        <w:t xml:space="preserve">ew </w:t>
      </w:r>
      <w:ins w:id="1560" w:author="Autor">
        <w:r w:rsidR="00B61D19">
          <w:rPr>
            <w:rFonts w:ascii="Brill" w:eastAsia="Brill" w:hAnsi="Brill" w:cs="Brill"/>
          </w:rPr>
          <w:t>u</w:t>
        </w:r>
      </w:ins>
      <w:del w:id="1561" w:author="Autor">
        <w:r w:rsidRPr="00C66272" w:rsidDel="00B61D19">
          <w:rPr>
            <w:rFonts w:ascii="Brill" w:eastAsia="Brill" w:hAnsi="Brill" w:cs="Brill"/>
          </w:rPr>
          <w:delText>U</w:delText>
        </w:r>
      </w:del>
      <w:r w:rsidRPr="00C66272">
        <w:rPr>
          <w:rFonts w:ascii="Brill" w:eastAsia="Brill" w:hAnsi="Brill" w:cs="Brill"/>
        </w:rPr>
        <w:t xml:space="preserve">rban </w:t>
      </w:r>
      <w:ins w:id="1562" w:author="Autor">
        <w:r w:rsidR="00B61D19">
          <w:rPr>
            <w:rFonts w:ascii="Brill" w:eastAsia="Brill" w:hAnsi="Brill" w:cs="Brill"/>
          </w:rPr>
          <w:t>m</w:t>
        </w:r>
      </w:ins>
      <w:del w:id="1563" w:author="Autor">
        <w:r w:rsidRPr="00C66272" w:rsidDel="00B61D19">
          <w:rPr>
            <w:rFonts w:ascii="Brill" w:eastAsia="Brill" w:hAnsi="Brill" w:cs="Brill"/>
          </w:rPr>
          <w:delText>M</w:delText>
        </w:r>
      </w:del>
      <w:r w:rsidRPr="00C66272">
        <w:rPr>
          <w:rFonts w:ascii="Brill" w:eastAsia="Brill" w:hAnsi="Brill" w:cs="Brill"/>
        </w:rPr>
        <w:t xml:space="preserve">odernity. </w:t>
      </w:r>
      <w:r w:rsidRPr="00C66272">
        <w:rPr>
          <w:rFonts w:ascii="Brill" w:eastAsia="Brill" w:hAnsi="Brill" w:cs="Brill"/>
          <w:i/>
        </w:rPr>
        <w:t>Urban Studies Research</w:t>
      </w:r>
      <w:r w:rsidRPr="00C66272">
        <w:rPr>
          <w:rFonts w:ascii="Brill" w:eastAsia="Brill" w:hAnsi="Brill" w:cs="Brill"/>
        </w:rPr>
        <w:t xml:space="preserve">, </w:t>
      </w:r>
      <w:commentRangeStart w:id="1564"/>
      <w:commentRangeStart w:id="1565"/>
      <w:r w:rsidRPr="00C66272">
        <w:rPr>
          <w:rFonts w:ascii="Brill" w:eastAsia="Brill" w:hAnsi="Brill" w:cs="Brill"/>
          <w:i/>
        </w:rPr>
        <w:t>11</w:t>
      </w:r>
      <w:commentRangeEnd w:id="1564"/>
      <w:r w:rsidR="00B61D19">
        <w:rPr>
          <w:rStyle w:val="Odwoaniedokomentarza"/>
          <w:lang w:val="en-AU"/>
        </w:rPr>
        <w:commentReference w:id="1564"/>
      </w:r>
      <w:commentRangeEnd w:id="1565"/>
      <w:r w:rsidR="005E53F8">
        <w:rPr>
          <w:rStyle w:val="Odwoaniedokomentarza"/>
          <w:lang w:val="en-AU"/>
        </w:rPr>
        <w:commentReference w:id="1565"/>
      </w:r>
      <w:r w:rsidRPr="00C66272">
        <w:rPr>
          <w:rFonts w:ascii="Brill" w:eastAsia="Brill" w:hAnsi="Brill" w:cs="Brill"/>
        </w:rPr>
        <w:t>. https://doi.org/10.1155/2011/587523.</w:t>
      </w:r>
    </w:p>
    <w:p w14:paraId="350779EF" w14:textId="2716366F"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Di Vita, S., &amp; Wilson, M. (Eds.). (2020). </w:t>
      </w:r>
      <w:r w:rsidRPr="00C66272">
        <w:rPr>
          <w:rFonts w:ascii="Brill" w:eastAsia="Brill" w:hAnsi="Brill" w:cs="Brill"/>
          <w:i/>
        </w:rPr>
        <w:t xml:space="preserve">Planning and </w:t>
      </w:r>
      <w:ins w:id="1566" w:author="Autor">
        <w:r w:rsidR="00B61D19">
          <w:rPr>
            <w:rFonts w:ascii="Brill" w:eastAsia="Brill" w:hAnsi="Brill" w:cs="Brill"/>
            <w:i/>
          </w:rPr>
          <w:t>m</w:t>
        </w:r>
      </w:ins>
      <w:del w:id="1567" w:author="Autor">
        <w:r w:rsidRPr="00C66272" w:rsidDel="00B61D19">
          <w:rPr>
            <w:rFonts w:ascii="Brill" w:eastAsia="Brill" w:hAnsi="Brill" w:cs="Brill"/>
            <w:i/>
          </w:rPr>
          <w:delText>M</w:delText>
        </w:r>
      </w:del>
      <w:r w:rsidRPr="00C66272">
        <w:rPr>
          <w:rFonts w:ascii="Brill" w:eastAsia="Brill" w:hAnsi="Brill" w:cs="Brill"/>
          <w:i/>
        </w:rPr>
        <w:t xml:space="preserve">anaging </w:t>
      </w:r>
      <w:ins w:id="1568" w:author="Autor">
        <w:r w:rsidR="00B61D19">
          <w:rPr>
            <w:rFonts w:ascii="Brill" w:eastAsia="Brill" w:hAnsi="Brill" w:cs="Brill"/>
            <w:i/>
          </w:rPr>
          <w:t>s</w:t>
        </w:r>
      </w:ins>
      <w:del w:id="1569" w:author="Autor">
        <w:r w:rsidRPr="00C66272" w:rsidDel="00B61D19">
          <w:rPr>
            <w:rFonts w:ascii="Brill" w:eastAsia="Brill" w:hAnsi="Brill" w:cs="Brill"/>
            <w:i/>
          </w:rPr>
          <w:delText>S</w:delText>
        </w:r>
      </w:del>
      <w:r w:rsidRPr="00C66272">
        <w:rPr>
          <w:rFonts w:ascii="Brill" w:eastAsia="Brill" w:hAnsi="Brill" w:cs="Brill"/>
          <w:i/>
        </w:rPr>
        <w:t xml:space="preserve">maller </w:t>
      </w:r>
      <w:ins w:id="1570" w:author="Autor">
        <w:r w:rsidR="00B61D19">
          <w:rPr>
            <w:rFonts w:ascii="Brill" w:eastAsia="Brill" w:hAnsi="Brill" w:cs="Brill"/>
            <w:i/>
          </w:rPr>
          <w:t>e</w:t>
        </w:r>
      </w:ins>
      <w:del w:id="1571" w:author="Autor">
        <w:r w:rsidRPr="00C66272" w:rsidDel="00B61D19">
          <w:rPr>
            <w:rFonts w:ascii="Brill" w:eastAsia="Brill" w:hAnsi="Brill" w:cs="Brill"/>
            <w:i/>
          </w:rPr>
          <w:delText>E</w:delText>
        </w:r>
      </w:del>
      <w:r w:rsidRPr="00C66272">
        <w:rPr>
          <w:rFonts w:ascii="Brill" w:eastAsia="Brill" w:hAnsi="Brill" w:cs="Brill"/>
          <w:i/>
        </w:rPr>
        <w:t xml:space="preserve">vents: Downsizing the </w:t>
      </w:r>
      <w:ins w:id="1572" w:author="Autor">
        <w:r w:rsidR="00B61D19">
          <w:rPr>
            <w:rFonts w:ascii="Brill" w:eastAsia="Brill" w:hAnsi="Brill" w:cs="Brill"/>
            <w:i/>
          </w:rPr>
          <w:t>u</w:t>
        </w:r>
      </w:ins>
      <w:del w:id="1573" w:author="Autor">
        <w:r w:rsidRPr="00C66272" w:rsidDel="00B61D19">
          <w:rPr>
            <w:rFonts w:ascii="Brill" w:eastAsia="Brill" w:hAnsi="Brill" w:cs="Brill"/>
            <w:i/>
          </w:rPr>
          <w:delText>U</w:delText>
        </w:r>
      </w:del>
      <w:r w:rsidRPr="00C66272">
        <w:rPr>
          <w:rFonts w:ascii="Brill" w:eastAsia="Brill" w:hAnsi="Brill" w:cs="Brill"/>
          <w:i/>
        </w:rPr>
        <w:t xml:space="preserve">rban </w:t>
      </w:r>
      <w:ins w:id="1574" w:author="Autor">
        <w:r w:rsidR="00B61D19">
          <w:rPr>
            <w:rFonts w:ascii="Brill" w:eastAsia="Brill" w:hAnsi="Brill" w:cs="Brill"/>
            <w:i/>
          </w:rPr>
          <w:t>s</w:t>
        </w:r>
      </w:ins>
      <w:del w:id="1575" w:author="Autor">
        <w:r w:rsidRPr="00C66272" w:rsidDel="00B61D19">
          <w:rPr>
            <w:rFonts w:ascii="Brill" w:eastAsia="Brill" w:hAnsi="Brill" w:cs="Brill"/>
            <w:i/>
          </w:rPr>
          <w:delText>S</w:delText>
        </w:r>
      </w:del>
      <w:r w:rsidRPr="00C66272">
        <w:rPr>
          <w:rFonts w:ascii="Brill" w:eastAsia="Brill" w:hAnsi="Brill" w:cs="Brill"/>
          <w:i/>
        </w:rPr>
        <w:t>pectacle</w:t>
      </w:r>
      <w:r w:rsidRPr="00C66272">
        <w:rPr>
          <w:rFonts w:ascii="Brill" w:eastAsia="Brill" w:hAnsi="Brill" w:cs="Brill"/>
        </w:rPr>
        <w:t>. London: Routledge.</w:t>
      </w:r>
    </w:p>
    <w:p w14:paraId="350779F0" w14:textId="5844A8E4"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Dovey, K. (2005). </w:t>
      </w:r>
      <w:r w:rsidRPr="00C66272">
        <w:rPr>
          <w:rFonts w:ascii="Brill" w:eastAsia="Brill" w:hAnsi="Brill" w:cs="Brill"/>
          <w:i/>
        </w:rPr>
        <w:t xml:space="preserve">Fluid </w:t>
      </w:r>
      <w:ins w:id="1576" w:author="Autor">
        <w:r w:rsidR="00B61D19">
          <w:rPr>
            <w:rFonts w:ascii="Brill" w:eastAsia="Brill" w:hAnsi="Brill" w:cs="Brill"/>
            <w:i/>
          </w:rPr>
          <w:t>c</w:t>
        </w:r>
      </w:ins>
      <w:del w:id="1577" w:author="Autor">
        <w:r w:rsidRPr="00C66272" w:rsidDel="00B61D19">
          <w:rPr>
            <w:rFonts w:ascii="Brill" w:eastAsia="Brill" w:hAnsi="Brill" w:cs="Brill"/>
            <w:i/>
          </w:rPr>
          <w:delText>C</w:delText>
        </w:r>
      </w:del>
      <w:r w:rsidRPr="00C66272">
        <w:rPr>
          <w:rFonts w:ascii="Brill" w:eastAsia="Brill" w:hAnsi="Brill" w:cs="Brill"/>
          <w:i/>
        </w:rPr>
        <w:t>ity</w:t>
      </w:r>
      <w:ins w:id="1578" w:author="Autor">
        <w:r w:rsidR="00B61D19">
          <w:rPr>
            <w:rFonts w:ascii="Brill" w:eastAsia="Brill" w:hAnsi="Brill" w:cs="Brill"/>
            <w:i/>
          </w:rPr>
          <w:t>:</w:t>
        </w:r>
      </w:ins>
      <w:del w:id="1579" w:author="Autor">
        <w:r w:rsidRPr="00C66272" w:rsidDel="00B61D19">
          <w:rPr>
            <w:rFonts w:ascii="Brill" w:eastAsia="Brill" w:hAnsi="Brill" w:cs="Brill"/>
            <w:i/>
          </w:rPr>
          <w:delText>.</w:delText>
        </w:r>
      </w:del>
      <w:r w:rsidRPr="00C66272">
        <w:rPr>
          <w:rFonts w:ascii="Brill" w:eastAsia="Brill" w:hAnsi="Brill" w:cs="Brill"/>
          <w:i/>
        </w:rPr>
        <w:t xml:space="preserve"> Transforming Melbourne’s </w:t>
      </w:r>
      <w:ins w:id="1580" w:author="Autor">
        <w:r w:rsidR="00B61D19">
          <w:rPr>
            <w:rFonts w:ascii="Brill" w:eastAsia="Brill" w:hAnsi="Brill" w:cs="Brill"/>
            <w:i/>
          </w:rPr>
          <w:t>u</w:t>
        </w:r>
      </w:ins>
      <w:del w:id="1581" w:author="Autor">
        <w:r w:rsidRPr="00C66272" w:rsidDel="00B61D19">
          <w:rPr>
            <w:rFonts w:ascii="Brill" w:eastAsia="Brill" w:hAnsi="Brill" w:cs="Brill"/>
            <w:i/>
          </w:rPr>
          <w:delText>U</w:delText>
        </w:r>
      </w:del>
      <w:r w:rsidRPr="00C66272">
        <w:rPr>
          <w:rFonts w:ascii="Brill" w:eastAsia="Brill" w:hAnsi="Brill" w:cs="Brill"/>
          <w:i/>
        </w:rPr>
        <w:t xml:space="preserve">rban </w:t>
      </w:r>
      <w:ins w:id="1582" w:author="Autor">
        <w:r w:rsidR="00B61D19">
          <w:rPr>
            <w:rFonts w:ascii="Brill" w:eastAsia="Brill" w:hAnsi="Brill" w:cs="Brill"/>
            <w:i/>
          </w:rPr>
          <w:t>w</w:t>
        </w:r>
      </w:ins>
      <w:del w:id="1583" w:author="Autor">
        <w:r w:rsidRPr="00C66272" w:rsidDel="00B61D19">
          <w:rPr>
            <w:rFonts w:ascii="Brill" w:eastAsia="Brill" w:hAnsi="Brill" w:cs="Brill"/>
            <w:i/>
          </w:rPr>
          <w:delText>W</w:delText>
        </w:r>
      </w:del>
      <w:r w:rsidRPr="00C66272">
        <w:rPr>
          <w:rFonts w:ascii="Brill" w:eastAsia="Brill" w:hAnsi="Brill" w:cs="Brill"/>
          <w:i/>
        </w:rPr>
        <w:t>aterfront</w:t>
      </w:r>
      <w:r w:rsidRPr="00C66272">
        <w:rPr>
          <w:rFonts w:ascii="Brill" w:eastAsia="Brill" w:hAnsi="Brill" w:cs="Brill"/>
        </w:rPr>
        <w:t>. Sydney: University of New South Wales Press.</w:t>
      </w:r>
    </w:p>
    <w:p w14:paraId="350779F1" w14:textId="10AB8234"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Ducruet, C. (2011). The port city in multidisciplinary analysis. In J. Alemany, &amp; R. </w:t>
      </w:r>
      <w:proofErr w:type="spellStart"/>
      <w:r w:rsidRPr="00C66272">
        <w:rPr>
          <w:rFonts w:ascii="Brill" w:eastAsia="Brill" w:hAnsi="Brill" w:cs="Brill"/>
        </w:rPr>
        <w:t>Bruttomesso</w:t>
      </w:r>
      <w:proofErr w:type="spellEnd"/>
      <w:r w:rsidRPr="00C66272">
        <w:rPr>
          <w:rFonts w:ascii="Brill" w:eastAsia="Brill" w:hAnsi="Brill" w:cs="Brill"/>
        </w:rPr>
        <w:t xml:space="preserve"> (Eds.). </w:t>
      </w:r>
      <w:r w:rsidRPr="00C66272">
        <w:rPr>
          <w:rFonts w:ascii="Brill" w:eastAsia="Brill" w:hAnsi="Brill" w:cs="Brill"/>
          <w:i/>
        </w:rPr>
        <w:t xml:space="preserve">The </w:t>
      </w:r>
      <w:ins w:id="1584" w:author="Autor">
        <w:r w:rsidR="00B61D19">
          <w:rPr>
            <w:rFonts w:ascii="Brill" w:eastAsia="Brill" w:hAnsi="Brill" w:cs="Brill"/>
            <w:i/>
          </w:rPr>
          <w:t>P</w:t>
        </w:r>
      </w:ins>
      <w:del w:id="1585" w:author="Autor">
        <w:r w:rsidRPr="00C66272" w:rsidDel="00B61D19">
          <w:rPr>
            <w:rFonts w:ascii="Brill" w:eastAsia="Brill" w:hAnsi="Brill" w:cs="Brill"/>
            <w:i/>
          </w:rPr>
          <w:delText>p</w:delText>
        </w:r>
      </w:del>
      <w:r w:rsidRPr="00C66272">
        <w:rPr>
          <w:rFonts w:ascii="Brill" w:eastAsia="Brill" w:hAnsi="Brill" w:cs="Brill"/>
          <w:i/>
        </w:rPr>
        <w:t xml:space="preserve">ort </w:t>
      </w:r>
      <w:ins w:id="1586" w:author="Autor">
        <w:r w:rsidR="00B61D19">
          <w:rPr>
            <w:rFonts w:ascii="Brill" w:eastAsia="Brill" w:hAnsi="Brill" w:cs="Brill"/>
            <w:i/>
          </w:rPr>
          <w:t>C</w:t>
        </w:r>
      </w:ins>
      <w:del w:id="1587" w:author="Autor">
        <w:r w:rsidRPr="00C66272" w:rsidDel="00B61D19">
          <w:rPr>
            <w:rFonts w:ascii="Brill" w:eastAsia="Brill" w:hAnsi="Brill" w:cs="Brill"/>
            <w:i/>
          </w:rPr>
          <w:delText>c</w:delText>
        </w:r>
      </w:del>
      <w:r w:rsidRPr="00C66272">
        <w:rPr>
          <w:rFonts w:ascii="Brill" w:eastAsia="Brill" w:hAnsi="Brill" w:cs="Brill"/>
          <w:i/>
        </w:rPr>
        <w:t xml:space="preserve">ity in the </w:t>
      </w:r>
      <w:proofErr w:type="spellStart"/>
      <w:r w:rsidRPr="00C66272">
        <w:rPr>
          <w:rFonts w:ascii="Brill" w:eastAsia="Brill" w:hAnsi="Brill" w:cs="Brill"/>
          <w:i/>
        </w:rPr>
        <w:t>XXIst</w:t>
      </w:r>
      <w:proofErr w:type="spellEnd"/>
      <w:r w:rsidRPr="00C66272">
        <w:rPr>
          <w:rFonts w:ascii="Brill" w:eastAsia="Brill" w:hAnsi="Brill" w:cs="Brill"/>
          <w:i/>
        </w:rPr>
        <w:t xml:space="preserve"> </w:t>
      </w:r>
      <w:ins w:id="1588" w:author="Autor">
        <w:r w:rsidR="00B61D19">
          <w:rPr>
            <w:rFonts w:ascii="Brill" w:eastAsia="Brill" w:hAnsi="Brill" w:cs="Brill"/>
            <w:i/>
          </w:rPr>
          <w:t>C</w:t>
        </w:r>
      </w:ins>
      <w:del w:id="1589" w:author="Autor">
        <w:r w:rsidRPr="00C66272" w:rsidDel="00B61D19">
          <w:rPr>
            <w:rFonts w:ascii="Brill" w:eastAsia="Brill" w:hAnsi="Brill" w:cs="Brill"/>
            <w:i/>
          </w:rPr>
          <w:delText>c</w:delText>
        </w:r>
      </w:del>
      <w:r w:rsidRPr="00C66272">
        <w:rPr>
          <w:rFonts w:ascii="Brill" w:eastAsia="Brill" w:hAnsi="Brill" w:cs="Brill"/>
          <w:i/>
        </w:rPr>
        <w:t xml:space="preserve">entury: New </w:t>
      </w:r>
      <w:ins w:id="1590" w:author="Autor">
        <w:r w:rsidR="00B61D19">
          <w:rPr>
            <w:rFonts w:ascii="Brill" w:eastAsia="Brill" w:hAnsi="Brill" w:cs="Brill"/>
            <w:i/>
          </w:rPr>
          <w:t>C</w:t>
        </w:r>
      </w:ins>
      <w:del w:id="1591" w:author="Autor">
        <w:r w:rsidRPr="00C66272" w:rsidDel="00B61D19">
          <w:rPr>
            <w:rFonts w:ascii="Brill" w:eastAsia="Brill" w:hAnsi="Brill" w:cs="Brill"/>
            <w:i/>
          </w:rPr>
          <w:delText>c</w:delText>
        </w:r>
      </w:del>
      <w:r w:rsidRPr="00C66272">
        <w:rPr>
          <w:rFonts w:ascii="Brill" w:eastAsia="Brill" w:hAnsi="Brill" w:cs="Brill"/>
          <w:i/>
        </w:rPr>
        <w:t xml:space="preserve">hallenges in the </w:t>
      </w:r>
      <w:ins w:id="1592" w:author="Autor">
        <w:r w:rsidR="00B61D19">
          <w:rPr>
            <w:rFonts w:ascii="Brill" w:eastAsia="Brill" w:hAnsi="Brill" w:cs="Brill"/>
            <w:i/>
          </w:rPr>
          <w:t>R</w:t>
        </w:r>
      </w:ins>
      <w:del w:id="1593" w:author="Autor">
        <w:r w:rsidRPr="00C66272" w:rsidDel="00B61D19">
          <w:rPr>
            <w:rFonts w:ascii="Brill" w:eastAsia="Brill" w:hAnsi="Brill" w:cs="Brill"/>
            <w:i/>
          </w:rPr>
          <w:delText>r</w:delText>
        </w:r>
      </w:del>
      <w:r w:rsidRPr="00C66272">
        <w:rPr>
          <w:rFonts w:ascii="Brill" w:eastAsia="Brill" w:hAnsi="Brill" w:cs="Brill"/>
          <w:i/>
        </w:rPr>
        <w:t xml:space="preserve">elationship between </w:t>
      </w:r>
      <w:ins w:id="1594" w:author="Autor">
        <w:r w:rsidR="00B61D19">
          <w:rPr>
            <w:rFonts w:ascii="Brill" w:eastAsia="Brill" w:hAnsi="Brill" w:cs="Brill"/>
            <w:i/>
          </w:rPr>
          <w:t>P</w:t>
        </w:r>
      </w:ins>
      <w:del w:id="1595" w:author="Autor">
        <w:r w:rsidRPr="00C66272" w:rsidDel="00B61D19">
          <w:rPr>
            <w:rFonts w:ascii="Brill" w:eastAsia="Brill" w:hAnsi="Brill" w:cs="Brill"/>
            <w:i/>
          </w:rPr>
          <w:delText>p</w:delText>
        </w:r>
      </w:del>
      <w:r w:rsidRPr="00C66272">
        <w:rPr>
          <w:rFonts w:ascii="Brill" w:eastAsia="Brill" w:hAnsi="Brill" w:cs="Brill"/>
          <w:i/>
        </w:rPr>
        <w:t xml:space="preserve">ort and </w:t>
      </w:r>
      <w:ins w:id="1596" w:author="Autor">
        <w:r w:rsidR="00B61D19">
          <w:rPr>
            <w:rFonts w:ascii="Brill" w:eastAsia="Brill" w:hAnsi="Brill" w:cs="Brill"/>
            <w:i/>
          </w:rPr>
          <w:t>C</w:t>
        </w:r>
      </w:ins>
      <w:del w:id="1597" w:author="Autor">
        <w:r w:rsidRPr="00C66272" w:rsidDel="00B61D19">
          <w:rPr>
            <w:rFonts w:ascii="Brill" w:eastAsia="Brill" w:hAnsi="Brill" w:cs="Brill"/>
            <w:i/>
          </w:rPr>
          <w:delText>c</w:delText>
        </w:r>
      </w:del>
      <w:r w:rsidRPr="00C66272">
        <w:rPr>
          <w:rFonts w:ascii="Brill" w:eastAsia="Brill" w:hAnsi="Brill" w:cs="Brill"/>
          <w:i/>
        </w:rPr>
        <w:t>ity</w:t>
      </w:r>
      <w:r w:rsidRPr="00C66272">
        <w:rPr>
          <w:rFonts w:ascii="Brill" w:eastAsia="Brill" w:hAnsi="Brill" w:cs="Brill"/>
        </w:rPr>
        <w:t xml:space="preserve"> (pp. 32–48). Venice: RETE.</w:t>
      </w:r>
    </w:p>
    <w:p w14:paraId="350779F2"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Ducruet, C., &amp; Lee, S. W. (2006). Frontline soldiers of globalisation: Port-city evolution and regional competition. </w:t>
      </w:r>
      <w:proofErr w:type="spellStart"/>
      <w:r w:rsidRPr="00C66272">
        <w:rPr>
          <w:rFonts w:ascii="Brill" w:eastAsia="Brill" w:hAnsi="Brill" w:cs="Brill"/>
          <w:i/>
        </w:rPr>
        <w:t>GeoJournal</w:t>
      </w:r>
      <w:proofErr w:type="spellEnd"/>
      <w:r w:rsidRPr="00C66272">
        <w:rPr>
          <w:rFonts w:ascii="Brill" w:eastAsia="Brill" w:hAnsi="Brill" w:cs="Brill"/>
        </w:rPr>
        <w:t xml:space="preserve">, </w:t>
      </w:r>
      <w:r w:rsidRPr="00C66272">
        <w:rPr>
          <w:rFonts w:ascii="Brill" w:eastAsia="Brill" w:hAnsi="Brill" w:cs="Brill"/>
          <w:i/>
        </w:rPr>
        <w:t>67</w:t>
      </w:r>
      <w:r w:rsidRPr="00C66272">
        <w:rPr>
          <w:rFonts w:ascii="Brill" w:eastAsia="Brill" w:hAnsi="Brill" w:cs="Brill"/>
        </w:rPr>
        <w:t>(2), 107–122.</w:t>
      </w:r>
    </w:p>
    <w:p w14:paraId="350779F3" w14:textId="187E3B5E"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Evans, G. (2011). Cities of </w:t>
      </w:r>
      <w:ins w:id="1598" w:author="Autor">
        <w:r w:rsidR="00B61D19">
          <w:rPr>
            <w:rFonts w:ascii="Brill" w:eastAsia="Brill" w:hAnsi="Brill" w:cs="Brill"/>
          </w:rPr>
          <w:t>c</w:t>
        </w:r>
      </w:ins>
      <w:del w:id="1599" w:author="Autor">
        <w:r w:rsidRPr="00C66272" w:rsidDel="00B61D19">
          <w:rPr>
            <w:rFonts w:ascii="Brill" w:eastAsia="Brill" w:hAnsi="Brill" w:cs="Brill"/>
          </w:rPr>
          <w:delText>C</w:delText>
        </w:r>
      </w:del>
      <w:r w:rsidRPr="00C66272">
        <w:rPr>
          <w:rFonts w:ascii="Brill" w:eastAsia="Brill" w:hAnsi="Brill" w:cs="Brill"/>
        </w:rPr>
        <w:t xml:space="preserve">ulture and the </w:t>
      </w:r>
      <w:ins w:id="1600" w:author="Autor">
        <w:r w:rsidR="00B61D19">
          <w:rPr>
            <w:rFonts w:ascii="Brill" w:eastAsia="Brill" w:hAnsi="Brill" w:cs="Brill"/>
          </w:rPr>
          <w:t>r</w:t>
        </w:r>
      </w:ins>
      <w:del w:id="1601" w:author="Autor">
        <w:r w:rsidRPr="00C66272" w:rsidDel="00B61D19">
          <w:rPr>
            <w:rFonts w:ascii="Brill" w:eastAsia="Brill" w:hAnsi="Brill" w:cs="Brill"/>
          </w:rPr>
          <w:delText>R</w:delText>
        </w:r>
      </w:del>
      <w:r w:rsidRPr="00C66272">
        <w:rPr>
          <w:rFonts w:ascii="Brill" w:eastAsia="Brill" w:hAnsi="Brill" w:cs="Brill"/>
        </w:rPr>
        <w:t xml:space="preserve">egeneration </w:t>
      </w:r>
      <w:ins w:id="1602" w:author="Autor">
        <w:r w:rsidR="00B61D19">
          <w:rPr>
            <w:rFonts w:ascii="Brill" w:eastAsia="Brill" w:hAnsi="Brill" w:cs="Brill"/>
          </w:rPr>
          <w:t>g</w:t>
        </w:r>
      </w:ins>
      <w:del w:id="1603" w:author="Autor">
        <w:r w:rsidRPr="00C66272" w:rsidDel="00B61D19">
          <w:rPr>
            <w:rFonts w:ascii="Brill" w:eastAsia="Brill" w:hAnsi="Brill" w:cs="Brill"/>
          </w:rPr>
          <w:delText>G</w:delText>
        </w:r>
      </w:del>
      <w:r w:rsidRPr="00C66272">
        <w:rPr>
          <w:rFonts w:ascii="Brill" w:eastAsia="Brill" w:hAnsi="Brill" w:cs="Brill"/>
        </w:rPr>
        <w:t xml:space="preserve">ame. </w:t>
      </w:r>
      <w:r w:rsidRPr="00C66272">
        <w:rPr>
          <w:rFonts w:ascii="Brill" w:eastAsia="Brill" w:hAnsi="Brill" w:cs="Brill"/>
          <w:i/>
        </w:rPr>
        <w:t>London Journal of Tourism, Sport and Creative Industries</w:t>
      </w:r>
      <w:r w:rsidRPr="00C66272">
        <w:rPr>
          <w:rFonts w:ascii="Brill" w:eastAsia="Brill" w:hAnsi="Brill" w:cs="Brill"/>
        </w:rPr>
        <w:t xml:space="preserve">, </w:t>
      </w:r>
      <w:r w:rsidRPr="00C66272">
        <w:rPr>
          <w:rFonts w:ascii="Brill" w:eastAsia="Brill" w:hAnsi="Brill" w:cs="Brill"/>
          <w:i/>
        </w:rPr>
        <w:t>5</w:t>
      </w:r>
      <w:r w:rsidRPr="00C66272">
        <w:rPr>
          <w:rFonts w:ascii="Brill" w:eastAsia="Brill" w:hAnsi="Brill" w:cs="Brill"/>
        </w:rPr>
        <w:t>(6), 5–18.</w:t>
      </w:r>
    </w:p>
    <w:p w14:paraId="350779F4" w14:textId="67352035"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Evans, G., &amp; Shaw, P. (2004). </w:t>
      </w:r>
      <w:r w:rsidRPr="00C66272">
        <w:rPr>
          <w:rFonts w:ascii="Brill" w:eastAsia="Brill" w:hAnsi="Brill" w:cs="Brill"/>
          <w:i/>
        </w:rPr>
        <w:t xml:space="preserve">The contribution of </w:t>
      </w:r>
      <w:ins w:id="1604" w:author="Autor">
        <w:r w:rsidR="00B61D19">
          <w:rPr>
            <w:rFonts w:ascii="Brill" w:eastAsia="Brill" w:hAnsi="Brill" w:cs="Brill"/>
            <w:i/>
          </w:rPr>
          <w:t>c</w:t>
        </w:r>
      </w:ins>
      <w:del w:id="1605" w:author="Autor">
        <w:r w:rsidRPr="00C66272" w:rsidDel="00B61D19">
          <w:rPr>
            <w:rFonts w:ascii="Brill" w:eastAsia="Brill" w:hAnsi="Brill" w:cs="Brill"/>
            <w:i/>
          </w:rPr>
          <w:delText>C</w:delText>
        </w:r>
      </w:del>
      <w:r w:rsidRPr="00C66272">
        <w:rPr>
          <w:rFonts w:ascii="Brill" w:eastAsia="Brill" w:hAnsi="Brill" w:cs="Brill"/>
          <w:i/>
        </w:rPr>
        <w:t xml:space="preserve">ulture to </w:t>
      </w:r>
      <w:ins w:id="1606" w:author="Autor">
        <w:r w:rsidR="00B61D19">
          <w:rPr>
            <w:rFonts w:ascii="Brill" w:eastAsia="Brill" w:hAnsi="Brill" w:cs="Brill"/>
            <w:i/>
          </w:rPr>
          <w:t>r</w:t>
        </w:r>
      </w:ins>
      <w:del w:id="1607" w:author="Autor">
        <w:r w:rsidRPr="00C66272" w:rsidDel="00B61D19">
          <w:rPr>
            <w:rFonts w:ascii="Brill" w:eastAsia="Brill" w:hAnsi="Brill" w:cs="Brill"/>
            <w:i/>
          </w:rPr>
          <w:delText>R</w:delText>
        </w:r>
      </w:del>
      <w:r w:rsidRPr="00C66272">
        <w:rPr>
          <w:rFonts w:ascii="Brill" w:eastAsia="Brill" w:hAnsi="Brill" w:cs="Brill"/>
          <w:i/>
        </w:rPr>
        <w:t>egeneration in the UK: a review of evidence</w:t>
      </w:r>
      <w:r w:rsidRPr="00C66272">
        <w:rPr>
          <w:rFonts w:ascii="Brill" w:eastAsia="Brill" w:hAnsi="Brill" w:cs="Brill"/>
        </w:rPr>
        <w:t xml:space="preserve">. London: </w:t>
      </w:r>
      <w:proofErr w:type="spellStart"/>
      <w:r w:rsidRPr="00C66272">
        <w:rPr>
          <w:rFonts w:ascii="Brill" w:eastAsia="Brill" w:hAnsi="Brill" w:cs="Brill"/>
        </w:rPr>
        <w:t>LondonMet</w:t>
      </w:r>
      <w:proofErr w:type="spellEnd"/>
      <w:r w:rsidRPr="00C66272">
        <w:rPr>
          <w:rFonts w:ascii="Brill" w:eastAsia="Brill" w:hAnsi="Brill" w:cs="Brill"/>
        </w:rPr>
        <w:t>.</w:t>
      </w:r>
    </w:p>
    <w:p w14:paraId="350779F5" w14:textId="4DA0826B"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Ferrari, F. (2007). Genova, </w:t>
      </w:r>
      <w:proofErr w:type="spellStart"/>
      <w:r w:rsidRPr="00C66272">
        <w:rPr>
          <w:rFonts w:ascii="Brill" w:eastAsia="Brill" w:hAnsi="Brill" w:cs="Brill"/>
        </w:rPr>
        <w:t>città</w:t>
      </w:r>
      <w:proofErr w:type="spellEnd"/>
      <w:r w:rsidRPr="00C66272">
        <w:rPr>
          <w:rFonts w:ascii="Brill" w:eastAsia="Brill" w:hAnsi="Brill" w:cs="Brill"/>
        </w:rPr>
        <w:t xml:space="preserve"> di </w:t>
      </w:r>
      <w:proofErr w:type="spellStart"/>
      <w:r w:rsidRPr="00C66272">
        <w:rPr>
          <w:rFonts w:ascii="Brill" w:eastAsia="Brill" w:hAnsi="Brill" w:cs="Brill"/>
        </w:rPr>
        <w:t>camerieri</w:t>
      </w:r>
      <w:proofErr w:type="spellEnd"/>
      <w:r w:rsidRPr="00C66272">
        <w:rPr>
          <w:rFonts w:ascii="Brill" w:eastAsia="Brill" w:hAnsi="Brill" w:cs="Brill"/>
        </w:rPr>
        <w:t xml:space="preserve">? In G. Borelli (Ed.). </w:t>
      </w:r>
      <w:proofErr w:type="spellStart"/>
      <w:r w:rsidRPr="00C66272">
        <w:rPr>
          <w:rFonts w:ascii="Brill" w:eastAsia="Brill" w:hAnsi="Brill" w:cs="Brill"/>
          <w:i/>
        </w:rPr>
        <w:t>Capitali</w:t>
      </w:r>
      <w:proofErr w:type="spellEnd"/>
      <w:r w:rsidRPr="00C66272">
        <w:rPr>
          <w:rFonts w:ascii="Brill" w:eastAsia="Brill" w:hAnsi="Brill" w:cs="Brill"/>
          <w:i/>
        </w:rPr>
        <w:t xml:space="preserve"> del Nord-</w:t>
      </w:r>
      <w:proofErr w:type="spellStart"/>
      <w:r w:rsidRPr="00C66272">
        <w:rPr>
          <w:rFonts w:ascii="Brill" w:eastAsia="Brill" w:hAnsi="Brill" w:cs="Brill"/>
          <w:i/>
        </w:rPr>
        <w:t>Ovest</w:t>
      </w:r>
      <w:proofErr w:type="spellEnd"/>
      <w:ins w:id="1608" w:author="Autor">
        <w:r w:rsidR="00B61D19">
          <w:rPr>
            <w:rFonts w:ascii="Brill" w:eastAsia="Brill" w:hAnsi="Brill" w:cs="Brill"/>
            <w:i/>
          </w:rPr>
          <w:t>:</w:t>
        </w:r>
      </w:ins>
      <w:del w:id="1609" w:author="Autor">
        <w:r w:rsidRPr="00C66272" w:rsidDel="00B61D19">
          <w:rPr>
            <w:rFonts w:ascii="Brill" w:eastAsia="Brill" w:hAnsi="Brill" w:cs="Brill"/>
            <w:i/>
          </w:rPr>
          <w:delText>.</w:delText>
        </w:r>
      </w:del>
      <w:r w:rsidRPr="00C66272">
        <w:rPr>
          <w:rFonts w:ascii="Brill" w:eastAsia="Brill" w:hAnsi="Brill" w:cs="Brill"/>
          <w:i/>
        </w:rPr>
        <w:t xml:space="preserve"> La </w:t>
      </w:r>
      <w:proofErr w:type="spellStart"/>
      <w:r w:rsidRPr="00C66272">
        <w:rPr>
          <w:rFonts w:ascii="Brill" w:eastAsia="Brill" w:hAnsi="Brill" w:cs="Brill"/>
          <w:i/>
        </w:rPr>
        <w:t>politica</w:t>
      </w:r>
      <w:proofErr w:type="spellEnd"/>
      <w:r w:rsidRPr="00C66272">
        <w:rPr>
          <w:rFonts w:ascii="Brill" w:eastAsia="Brill" w:hAnsi="Brill" w:cs="Brill"/>
          <w:i/>
        </w:rPr>
        <w:t xml:space="preserve"> </w:t>
      </w:r>
      <w:proofErr w:type="spellStart"/>
      <w:r w:rsidRPr="00C66272">
        <w:rPr>
          <w:rFonts w:ascii="Brill" w:eastAsia="Brill" w:hAnsi="Brill" w:cs="Brill"/>
          <w:i/>
        </w:rPr>
        <w:t>economica</w:t>
      </w:r>
      <w:proofErr w:type="spellEnd"/>
      <w:r w:rsidRPr="00C66272">
        <w:rPr>
          <w:rFonts w:ascii="Brill" w:eastAsia="Brill" w:hAnsi="Brill" w:cs="Brill"/>
          <w:i/>
        </w:rPr>
        <w:t xml:space="preserve"> </w:t>
      </w:r>
      <w:proofErr w:type="spellStart"/>
      <w:r w:rsidRPr="00C66272">
        <w:rPr>
          <w:rFonts w:ascii="Brill" w:eastAsia="Brill" w:hAnsi="Brill" w:cs="Brill"/>
          <w:i/>
        </w:rPr>
        <w:t>delle</w:t>
      </w:r>
      <w:proofErr w:type="spellEnd"/>
      <w:r w:rsidRPr="00C66272">
        <w:rPr>
          <w:rFonts w:ascii="Brill" w:eastAsia="Brill" w:hAnsi="Brill" w:cs="Brill"/>
          <w:i/>
        </w:rPr>
        <w:t xml:space="preserve"> </w:t>
      </w:r>
      <w:proofErr w:type="spellStart"/>
      <w:r w:rsidRPr="00C66272">
        <w:rPr>
          <w:rFonts w:ascii="Brill" w:eastAsia="Brill" w:hAnsi="Brill" w:cs="Brill"/>
          <w:i/>
        </w:rPr>
        <w:t>città</w:t>
      </w:r>
      <w:proofErr w:type="spellEnd"/>
      <w:r w:rsidRPr="00C66272">
        <w:rPr>
          <w:rFonts w:ascii="Brill" w:eastAsia="Brill" w:hAnsi="Brill" w:cs="Brill"/>
          <w:i/>
        </w:rPr>
        <w:t xml:space="preserve"> </w:t>
      </w:r>
      <w:proofErr w:type="spellStart"/>
      <w:r w:rsidRPr="00C66272">
        <w:rPr>
          <w:rFonts w:ascii="Brill" w:eastAsia="Brill" w:hAnsi="Brill" w:cs="Brill"/>
          <w:i/>
        </w:rPr>
        <w:t>italiane</w:t>
      </w:r>
      <w:proofErr w:type="spellEnd"/>
      <w:r w:rsidRPr="00C66272">
        <w:rPr>
          <w:rFonts w:ascii="Brill" w:eastAsia="Brill" w:hAnsi="Brill" w:cs="Brill"/>
        </w:rPr>
        <w:t xml:space="preserve"> (pp. 79–94). Milano: Franco Angeli.</w:t>
      </w:r>
    </w:p>
    <w:p w14:paraId="350779F6" w14:textId="2B792D12"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Gastaldi, F. (2010). Genova. La </w:t>
      </w:r>
      <w:proofErr w:type="spellStart"/>
      <w:r w:rsidRPr="00C66272">
        <w:rPr>
          <w:rFonts w:ascii="Brill" w:eastAsia="Brill" w:hAnsi="Brill" w:cs="Brill"/>
        </w:rPr>
        <w:t>riconversione</w:t>
      </w:r>
      <w:proofErr w:type="spellEnd"/>
      <w:r w:rsidRPr="00C66272">
        <w:rPr>
          <w:rFonts w:ascii="Brill" w:eastAsia="Brill" w:hAnsi="Brill" w:cs="Brill"/>
        </w:rPr>
        <w:t xml:space="preserve"> del waterfront </w:t>
      </w:r>
      <w:proofErr w:type="spellStart"/>
      <w:r w:rsidRPr="00C66272">
        <w:rPr>
          <w:rFonts w:ascii="Brill" w:eastAsia="Brill" w:hAnsi="Brill" w:cs="Brill"/>
        </w:rPr>
        <w:t>portuale</w:t>
      </w:r>
      <w:proofErr w:type="spellEnd"/>
      <w:r w:rsidRPr="00C66272">
        <w:rPr>
          <w:rFonts w:ascii="Brill" w:eastAsia="Brill" w:hAnsi="Brill" w:cs="Brill"/>
        </w:rPr>
        <w:t xml:space="preserve">. Un </w:t>
      </w:r>
      <w:proofErr w:type="spellStart"/>
      <w:r w:rsidRPr="00C66272">
        <w:rPr>
          <w:rFonts w:ascii="Brill" w:eastAsia="Brill" w:hAnsi="Brill" w:cs="Brill"/>
        </w:rPr>
        <w:t>percorso</w:t>
      </w:r>
      <w:proofErr w:type="spellEnd"/>
      <w:r w:rsidRPr="00C66272">
        <w:rPr>
          <w:rFonts w:ascii="Brill" w:eastAsia="Brill" w:hAnsi="Brill" w:cs="Brill"/>
        </w:rPr>
        <w:t xml:space="preserve"> con </w:t>
      </w:r>
      <w:proofErr w:type="spellStart"/>
      <w:r w:rsidRPr="00C66272">
        <w:rPr>
          <w:rFonts w:ascii="Brill" w:eastAsia="Brill" w:hAnsi="Brill" w:cs="Brill"/>
        </w:rPr>
        <w:t>esiti</w:t>
      </w:r>
      <w:proofErr w:type="spellEnd"/>
      <w:r w:rsidRPr="00C66272">
        <w:rPr>
          <w:rFonts w:ascii="Brill" w:eastAsia="Brill" w:hAnsi="Brill" w:cs="Brill"/>
        </w:rPr>
        <w:t xml:space="preserve"> </w:t>
      </w:r>
      <w:proofErr w:type="spellStart"/>
      <w:r w:rsidRPr="00C66272">
        <w:rPr>
          <w:rFonts w:ascii="Brill" w:eastAsia="Brill" w:hAnsi="Brill" w:cs="Brill"/>
        </w:rPr>
        <w:t>rilevanti</w:t>
      </w:r>
      <w:proofErr w:type="spellEnd"/>
      <w:ins w:id="1610" w:author="Autor">
        <w:r w:rsidR="00B61D19">
          <w:rPr>
            <w:rFonts w:ascii="Brill" w:eastAsia="Brill" w:hAnsi="Brill" w:cs="Brill"/>
          </w:rPr>
          <w:t>:</w:t>
        </w:r>
      </w:ins>
      <w:del w:id="1611" w:author="Autor">
        <w:r w:rsidRPr="00C66272" w:rsidDel="00B61D19">
          <w:rPr>
            <w:rFonts w:ascii="Brill" w:eastAsia="Brill" w:hAnsi="Brill" w:cs="Brill"/>
          </w:rPr>
          <w:delText>.</w:delText>
        </w:r>
      </w:del>
      <w:r w:rsidRPr="00C66272">
        <w:rPr>
          <w:rFonts w:ascii="Brill" w:eastAsia="Brill" w:hAnsi="Brill" w:cs="Brill"/>
        </w:rPr>
        <w:t xml:space="preserve"> Storia, </w:t>
      </w:r>
      <w:proofErr w:type="spellStart"/>
      <w:r w:rsidRPr="00C66272">
        <w:rPr>
          <w:rFonts w:ascii="Brill" w:eastAsia="Brill" w:hAnsi="Brill" w:cs="Brill"/>
        </w:rPr>
        <w:t>accadimenti</w:t>
      </w:r>
      <w:proofErr w:type="spellEnd"/>
      <w:r w:rsidRPr="00C66272">
        <w:rPr>
          <w:rFonts w:ascii="Brill" w:eastAsia="Brill" w:hAnsi="Brill" w:cs="Brill"/>
        </w:rPr>
        <w:t xml:space="preserve">, </w:t>
      </w:r>
      <w:proofErr w:type="spellStart"/>
      <w:r w:rsidRPr="00C66272">
        <w:rPr>
          <w:rFonts w:ascii="Brill" w:eastAsia="Brill" w:hAnsi="Brill" w:cs="Brill"/>
        </w:rPr>
        <w:t>dibattito</w:t>
      </w:r>
      <w:proofErr w:type="spellEnd"/>
      <w:r w:rsidRPr="00C66272">
        <w:rPr>
          <w:rFonts w:ascii="Brill" w:eastAsia="Brill" w:hAnsi="Brill" w:cs="Brill"/>
        </w:rPr>
        <w:t xml:space="preserve">. In M. Savino (Ed.). </w:t>
      </w:r>
      <w:r w:rsidRPr="00C66272">
        <w:rPr>
          <w:rFonts w:ascii="Brill" w:eastAsia="Brill" w:hAnsi="Brill" w:cs="Brill"/>
          <w:i/>
        </w:rPr>
        <w:t xml:space="preserve">Waterfront </w:t>
      </w:r>
      <w:proofErr w:type="spellStart"/>
      <w:r w:rsidRPr="00C66272">
        <w:rPr>
          <w:rFonts w:ascii="Brill" w:eastAsia="Brill" w:hAnsi="Brill" w:cs="Brill"/>
          <w:i/>
        </w:rPr>
        <w:t>d’Italia</w:t>
      </w:r>
      <w:proofErr w:type="spellEnd"/>
      <w:r w:rsidRPr="00C66272">
        <w:rPr>
          <w:rFonts w:ascii="Brill" w:eastAsia="Brill" w:hAnsi="Brill" w:cs="Brill"/>
          <w:i/>
        </w:rPr>
        <w:t xml:space="preserve">. Piani </w:t>
      </w:r>
      <w:proofErr w:type="spellStart"/>
      <w:r w:rsidRPr="00C66272">
        <w:rPr>
          <w:rFonts w:ascii="Brill" w:eastAsia="Brill" w:hAnsi="Brill" w:cs="Brill"/>
          <w:i/>
        </w:rPr>
        <w:t>politiche</w:t>
      </w:r>
      <w:proofErr w:type="spellEnd"/>
      <w:r w:rsidRPr="00C66272">
        <w:rPr>
          <w:rFonts w:ascii="Brill" w:eastAsia="Brill" w:hAnsi="Brill" w:cs="Brill"/>
          <w:i/>
        </w:rPr>
        <w:t xml:space="preserve"> </w:t>
      </w:r>
      <w:proofErr w:type="spellStart"/>
      <w:r w:rsidRPr="00C66272">
        <w:rPr>
          <w:rFonts w:ascii="Brill" w:eastAsia="Brill" w:hAnsi="Brill" w:cs="Brill"/>
          <w:i/>
        </w:rPr>
        <w:t>progetti</w:t>
      </w:r>
      <w:proofErr w:type="spellEnd"/>
      <w:r w:rsidRPr="00C66272">
        <w:rPr>
          <w:rFonts w:ascii="Brill" w:eastAsia="Brill" w:hAnsi="Brill" w:cs="Brill"/>
        </w:rPr>
        <w:t xml:space="preserve"> (pp. 88–104). Milano: Franco Angeli.</w:t>
      </w:r>
    </w:p>
    <w:p w14:paraId="350779F7"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Gastaldi, F. (2012). Grandi </w:t>
      </w:r>
      <w:proofErr w:type="spellStart"/>
      <w:r w:rsidRPr="00C66272">
        <w:rPr>
          <w:rFonts w:ascii="Brill" w:eastAsia="Brill" w:hAnsi="Brill" w:cs="Brill"/>
        </w:rPr>
        <w:t>eventi</w:t>
      </w:r>
      <w:proofErr w:type="spellEnd"/>
      <w:r w:rsidRPr="00C66272">
        <w:rPr>
          <w:rFonts w:ascii="Brill" w:eastAsia="Brill" w:hAnsi="Brill" w:cs="Brill"/>
        </w:rPr>
        <w:t xml:space="preserve"> e </w:t>
      </w:r>
      <w:proofErr w:type="spellStart"/>
      <w:r w:rsidRPr="00C66272">
        <w:rPr>
          <w:rFonts w:ascii="Brill" w:eastAsia="Brill" w:hAnsi="Brill" w:cs="Brill"/>
        </w:rPr>
        <w:t>rigenerazione</w:t>
      </w:r>
      <w:proofErr w:type="spellEnd"/>
      <w:r w:rsidRPr="00C66272">
        <w:rPr>
          <w:rFonts w:ascii="Brill" w:eastAsia="Brill" w:hAnsi="Brill" w:cs="Brill"/>
        </w:rPr>
        <w:t xml:space="preserve"> </w:t>
      </w:r>
      <w:proofErr w:type="spellStart"/>
      <w:r w:rsidRPr="00C66272">
        <w:rPr>
          <w:rFonts w:ascii="Brill" w:eastAsia="Brill" w:hAnsi="Brill" w:cs="Brill"/>
        </w:rPr>
        <w:t>urbana</w:t>
      </w:r>
      <w:proofErr w:type="spellEnd"/>
      <w:r w:rsidRPr="00C66272">
        <w:rPr>
          <w:rFonts w:ascii="Brill" w:eastAsia="Brill" w:hAnsi="Brill" w:cs="Brill"/>
        </w:rPr>
        <w:t xml:space="preserve"> </w:t>
      </w:r>
      <w:proofErr w:type="spellStart"/>
      <w:r w:rsidRPr="00C66272">
        <w:rPr>
          <w:rFonts w:ascii="Brill" w:eastAsia="Brill" w:hAnsi="Brill" w:cs="Brill"/>
        </w:rPr>
        <w:t>negli</w:t>
      </w:r>
      <w:proofErr w:type="spellEnd"/>
      <w:r w:rsidRPr="00C66272">
        <w:rPr>
          <w:rFonts w:ascii="Brill" w:eastAsia="Brill" w:hAnsi="Brill" w:cs="Brill"/>
        </w:rPr>
        <w:t xml:space="preserve"> anni </w:t>
      </w:r>
      <w:proofErr w:type="spellStart"/>
      <w:r w:rsidRPr="00C66272">
        <w:rPr>
          <w:rFonts w:ascii="Brill" w:eastAsia="Brill" w:hAnsi="Brill" w:cs="Brill"/>
        </w:rPr>
        <w:t>della</w:t>
      </w:r>
      <w:proofErr w:type="spellEnd"/>
      <w:r w:rsidRPr="00C66272">
        <w:rPr>
          <w:rFonts w:ascii="Brill" w:eastAsia="Brill" w:hAnsi="Brill" w:cs="Brill"/>
        </w:rPr>
        <w:t xml:space="preserve"> </w:t>
      </w:r>
      <w:proofErr w:type="spellStart"/>
      <w:r w:rsidRPr="00C66272">
        <w:rPr>
          <w:rFonts w:ascii="Brill" w:eastAsia="Brill" w:hAnsi="Brill" w:cs="Brill"/>
        </w:rPr>
        <w:t>grande</w:t>
      </w:r>
      <w:proofErr w:type="spellEnd"/>
      <w:r w:rsidRPr="00C66272">
        <w:rPr>
          <w:rFonts w:ascii="Brill" w:eastAsia="Brill" w:hAnsi="Brill" w:cs="Brill"/>
        </w:rPr>
        <w:t xml:space="preserve"> </w:t>
      </w:r>
      <w:proofErr w:type="spellStart"/>
      <w:r w:rsidRPr="00C66272">
        <w:rPr>
          <w:rFonts w:ascii="Brill" w:eastAsia="Brill" w:hAnsi="Brill" w:cs="Brill"/>
        </w:rPr>
        <w:t>trasformazione</w:t>
      </w:r>
      <w:proofErr w:type="spellEnd"/>
      <w:r w:rsidRPr="00C66272">
        <w:rPr>
          <w:rFonts w:ascii="Brill" w:eastAsia="Brill" w:hAnsi="Brill" w:cs="Brill"/>
        </w:rPr>
        <w:t xml:space="preserve"> di Genova: 1992-2004. </w:t>
      </w:r>
      <w:proofErr w:type="spellStart"/>
      <w:r w:rsidRPr="00C66272">
        <w:rPr>
          <w:rFonts w:ascii="Brill" w:eastAsia="Brill" w:hAnsi="Brill" w:cs="Brill"/>
          <w:i/>
        </w:rPr>
        <w:t>Territorio</w:t>
      </w:r>
      <w:proofErr w:type="spellEnd"/>
      <w:r w:rsidRPr="00C66272">
        <w:rPr>
          <w:rFonts w:ascii="Brill" w:eastAsia="Brill" w:hAnsi="Brill" w:cs="Brill"/>
          <w:i/>
        </w:rPr>
        <w:t xml:space="preserve"> Della </w:t>
      </w:r>
      <w:proofErr w:type="spellStart"/>
      <w:r w:rsidRPr="00C66272">
        <w:rPr>
          <w:rFonts w:ascii="Brill" w:eastAsia="Brill" w:hAnsi="Brill" w:cs="Brill"/>
          <w:i/>
        </w:rPr>
        <w:t>Ricerca</w:t>
      </w:r>
      <w:proofErr w:type="spellEnd"/>
      <w:r w:rsidRPr="00C66272">
        <w:rPr>
          <w:rFonts w:ascii="Brill" w:eastAsia="Brill" w:hAnsi="Brill" w:cs="Brill"/>
          <w:i/>
        </w:rPr>
        <w:t xml:space="preserve"> Su </w:t>
      </w:r>
      <w:proofErr w:type="spellStart"/>
      <w:r w:rsidRPr="00C66272">
        <w:rPr>
          <w:rFonts w:ascii="Brill" w:eastAsia="Brill" w:hAnsi="Brill" w:cs="Brill"/>
          <w:i/>
        </w:rPr>
        <w:t>Insediamenti</w:t>
      </w:r>
      <w:proofErr w:type="spellEnd"/>
      <w:r w:rsidRPr="00C66272">
        <w:rPr>
          <w:rFonts w:ascii="Brill" w:eastAsia="Brill" w:hAnsi="Brill" w:cs="Brill"/>
          <w:i/>
        </w:rPr>
        <w:t xml:space="preserve"> e </w:t>
      </w:r>
      <w:proofErr w:type="spellStart"/>
      <w:r w:rsidRPr="00C66272">
        <w:rPr>
          <w:rFonts w:ascii="Brill" w:eastAsia="Brill" w:hAnsi="Brill" w:cs="Brill"/>
          <w:i/>
        </w:rPr>
        <w:t>Ambiente</w:t>
      </w:r>
      <w:proofErr w:type="spellEnd"/>
      <w:r w:rsidRPr="00C66272">
        <w:rPr>
          <w:rFonts w:ascii="Brill" w:eastAsia="Brill" w:hAnsi="Brill" w:cs="Brill"/>
        </w:rPr>
        <w:t xml:space="preserve">, </w:t>
      </w:r>
      <w:commentRangeStart w:id="1612"/>
      <w:commentRangeStart w:id="1613"/>
      <w:r w:rsidRPr="00C66272">
        <w:rPr>
          <w:rFonts w:ascii="Brill" w:eastAsia="Brill" w:hAnsi="Brill" w:cs="Brill"/>
          <w:i/>
        </w:rPr>
        <w:t>9</w:t>
      </w:r>
      <w:commentRangeEnd w:id="1612"/>
      <w:r w:rsidR="00B61D19">
        <w:rPr>
          <w:rStyle w:val="Odwoaniedokomentarza"/>
          <w:lang w:val="en-AU"/>
        </w:rPr>
        <w:commentReference w:id="1612"/>
      </w:r>
      <w:commentRangeEnd w:id="1613"/>
      <w:r w:rsidR="0043364E">
        <w:rPr>
          <w:rStyle w:val="Odwoaniedokomentarza"/>
          <w:lang w:val="en-AU"/>
        </w:rPr>
        <w:commentReference w:id="1613"/>
      </w:r>
      <w:r w:rsidRPr="00C66272">
        <w:rPr>
          <w:rFonts w:ascii="Brill" w:eastAsia="Brill" w:hAnsi="Brill" w:cs="Brill"/>
        </w:rPr>
        <w:t>, 23–35.</w:t>
      </w:r>
    </w:p>
    <w:p w14:paraId="350779F8" w14:textId="76AF851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lastRenderedPageBreak/>
        <w:t xml:space="preserve">Gastaldi, F. (2017). Genova, a </w:t>
      </w:r>
      <w:ins w:id="1614" w:author="Autor">
        <w:r w:rsidR="00B61D19">
          <w:rPr>
            <w:rFonts w:ascii="Brill" w:eastAsia="Brill" w:hAnsi="Brill" w:cs="Brill"/>
          </w:rPr>
          <w:t>s</w:t>
        </w:r>
      </w:ins>
      <w:del w:id="1615" w:author="Autor">
        <w:r w:rsidRPr="00C66272" w:rsidDel="00B61D19">
          <w:rPr>
            <w:rFonts w:ascii="Brill" w:eastAsia="Brill" w:hAnsi="Brill" w:cs="Brill"/>
          </w:rPr>
          <w:delText>S</w:delText>
        </w:r>
      </w:del>
      <w:r w:rsidRPr="00C66272">
        <w:rPr>
          <w:rFonts w:ascii="Brill" w:eastAsia="Brill" w:hAnsi="Brill" w:cs="Brill"/>
        </w:rPr>
        <w:t xml:space="preserve">uccess </w:t>
      </w:r>
      <w:ins w:id="1616" w:author="Autor">
        <w:r w:rsidR="00B61D19">
          <w:rPr>
            <w:rFonts w:ascii="Brill" w:eastAsia="Brill" w:hAnsi="Brill" w:cs="Brill"/>
          </w:rPr>
          <w:t>s</w:t>
        </w:r>
      </w:ins>
      <w:del w:id="1617" w:author="Autor">
        <w:r w:rsidRPr="00C66272" w:rsidDel="00B61D19">
          <w:rPr>
            <w:rFonts w:ascii="Brill" w:eastAsia="Brill" w:hAnsi="Brill" w:cs="Brill"/>
          </w:rPr>
          <w:delText>S</w:delText>
        </w:r>
      </w:del>
      <w:r w:rsidRPr="00C66272">
        <w:rPr>
          <w:rFonts w:ascii="Brill" w:eastAsia="Brill" w:hAnsi="Brill" w:cs="Brill"/>
        </w:rPr>
        <w:t xml:space="preserve">tory! In H. </w:t>
      </w:r>
      <w:proofErr w:type="spellStart"/>
      <w:r w:rsidRPr="00C66272">
        <w:rPr>
          <w:rFonts w:ascii="Brill" w:eastAsia="Brill" w:hAnsi="Brill" w:cs="Brill"/>
        </w:rPr>
        <w:t>Porfyriou</w:t>
      </w:r>
      <w:proofErr w:type="spellEnd"/>
      <w:r w:rsidRPr="00C66272">
        <w:rPr>
          <w:rFonts w:ascii="Brill" w:eastAsia="Brill" w:hAnsi="Brill" w:cs="Brill"/>
        </w:rPr>
        <w:t xml:space="preserve">, &amp; M. Sepe (Eds.). </w:t>
      </w:r>
      <w:r w:rsidRPr="00C66272">
        <w:rPr>
          <w:rFonts w:ascii="Brill" w:eastAsia="Brill" w:hAnsi="Brill" w:cs="Brill"/>
          <w:i/>
        </w:rPr>
        <w:t>Waterfronts Revisited. European ports in a historic and global perspective</w:t>
      </w:r>
      <w:r w:rsidRPr="00C66272">
        <w:rPr>
          <w:rFonts w:ascii="Brill" w:eastAsia="Brill" w:hAnsi="Brill" w:cs="Brill"/>
        </w:rPr>
        <w:t xml:space="preserve"> (pp. 123–133). New York and London: Routledge.</w:t>
      </w:r>
    </w:p>
    <w:p w14:paraId="350779F9" w14:textId="197A43D4"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Hall, M. C. (1992). </w:t>
      </w:r>
      <w:r w:rsidRPr="00C66272">
        <w:rPr>
          <w:rFonts w:ascii="Brill" w:eastAsia="Brill" w:hAnsi="Brill" w:cs="Brill"/>
          <w:i/>
        </w:rPr>
        <w:t xml:space="preserve">Hallmark </w:t>
      </w:r>
      <w:ins w:id="1618" w:author="Autor">
        <w:r w:rsidR="00B1778A">
          <w:rPr>
            <w:rFonts w:ascii="Brill" w:eastAsia="Brill" w:hAnsi="Brill" w:cs="Brill"/>
            <w:i/>
          </w:rPr>
          <w:t>t</w:t>
        </w:r>
      </w:ins>
      <w:del w:id="1619" w:author="Autor">
        <w:r w:rsidRPr="00C66272" w:rsidDel="00B1778A">
          <w:rPr>
            <w:rFonts w:ascii="Brill" w:eastAsia="Brill" w:hAnsi="Brill" w:cs="Brill"/>
            <w:i/>
          </w:rPr>
          <w:delText>T</w:delText>
        </w:r>
      </w:del>
      <w:r w:rsidRPr="00C66272">
        <w:rPr>
          <w:rFonts w:ascii="Brill" w:eastAsia="Brill" w:hAnsi="Brill" w:cs="Brill"/>
          <w:i/>
        </w:rPr>
        <w:t xml:space="preserve">ourist </w:t>
      </w:r>
      <w:ins w:id="1620" w:author="Autor">
        <w:r w:rsidR="00B1778A">
          <w:rPr>
            <w:rFonts w:ascii="Brill" w:eastAsia="Brill" w:hAnsi="Brill" w:cs="Brill"/>
            <w:i/>
          </w:rPr>
          <w:t>e</w:t>
        </w:r>
      </w:ins>
      <w:del w:id="1621" w:author="Autor">
        <w:r w:rsidRPr="00C66272" w:rsidDel="00B1778A">
          <w:rPr>
            <w:rFonts w:ascii="Brill" w:eastAsia="Brill" w:hAnsi="Brill" w:cs="Brill"/>
            <w:i/>
          </w:rPr>
          <w:delText>E</w:delText>
        </w:r>
      </w:del>
      <w:r w:rsidRPr="00C66272">
        <w:rPr>
          <w:rFonts w:ascii="Brill" w:eastAsia="Brill" w:hAnsi="Brill" w:cs="Brill"/>
          <w:i/>
        </w:rPr>
        <w:t>vents</w:t>
      </w:r>
      <w:r w:rsidRPr="00C66272">
        <w:rPr>
          <w:rFonts w:ascii="Brill" w:eastAsia="Brill" w:hAnsi="Brill" w:cs="Brill"/>
        </w:rPr>
        <w:t>. London: Belhaven Press.</w:t>
      </w:r>
    </w:p>
    <w:p w14:paraId="350779FA" w14:textId="56F36B1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Harvey, D. (1989). From </w:t>
      </w:r>
      <w:ins w:id="1622" w:author="Autor">
        <w:r w:rsidR="00B1778A">
          <w:rPr>
            <w:rFonts w:ascii="Brill" w:eastAsia="Brill" w:hAnsi="Brill" w:cs="Brill"/>
          </w:rPr>
          <w:t>m</w:t>
        </w:r>
      </w:ins>
      <w:del w:id="1623" w:author="Autor">
        <w:r w:rsidRPr="00C66272" w:rsidDel="00B1778A">
          <w:rPr>
            <w:rFonts w:ascii="Brill" w:eastAsia="Brill" w:hAnsi="Brill" w:cs="Brill"/>
          </w:rPr>
          <w:delText>M</w:delText>
        </w:r>
      </w:del>
      <w:r w:rsidRPr="00C66272">
        <w:rPr>
          <w:rFonts w:ascii="Brill" w:eastAsia="Brill" w:hAnsi="Brill" w:cs="Brill"/>
        </w:rPr>
        <w:t xml:space="preserve">anagerialism to </w:t>
      </w:r>
      <w:ins w:id="1624" w:author="Autor">
        <w:r w:rsidR="00B1778A">
          <w:rPr>
            <w:rFonts w:ascii="Brill" w:eastAsia="Brill" w:hAnsi="Brill" w:cs="Brill"/>
          </w:rPr>
          <w:t>e</w:t>
        </w:r>
      </w:ins>
      <w:del w:id="1625" w:author="Autor">
        <w:r w:rsidRPr="00C66272" w:rsidDel="00B1778A">
          <w:rPr>
            <w:rFonts w:ascii="Brill" w:eastAsia="Brill" w:hAnsi="Brill" w:cs="Brill"/>
          </w:rPr>
          <w:delText>E</w:delText>
        </w:r>
      </w:del>
      <w:r w:rsidRPr="00C66272">
        <w:rPr>
          <w:rFonts w:ascii="Brill" w:eastAsia="Brill" w:hAnsi="Brill" w:cs="Brill"/>
        </w:rPr>
        <w:t xml:space="preserve">ntrepreneurialism: The </w:t>
      </w:r>
      <w:ins w:id="1626" w:author="Autor">
        <w:r w:rsidR="00B1778A">
          <w:rPr>
            <w:rFonts w:ascii="Brill" w:eastAsia="Brill" w:hAnsi="Brill" w:cs="Brill"/>
          </w:rPr>
          <w:t>t</w:t>
        </w:r>
      </w:ins>
      <w:del w:id="1627" w:author="Autor">
        <w:r w:rsidRPr="00C66272" w:rsidDel="00B1778A">
          <w:rPr>
            <w:rFonts w:ascii="Brill" w:eastAsia="Brill" w:hAnsi="Brill" w:cs="Brill"/>
          </w:rPr>
          <w:delText>T</w:delText>
        </w:r>
      </w:del>
      <w:r w:rsidRPr="00C66272">
        <w:rPr>
          <w:rFonts w:ascii="Brill" w:eastAsia="Brill" w:hAnsi="Brill" w:cs="Brill"/>
        </w:rPr>
        <w:t xml:space="preserve">ransformation in </w:t>
      </w:r>
      <w:ins w:id="1628" w:author="Autor">
        <w:r w:rsidR="00B1778A">
          <w:rPr>
            <w:rFonts w:ascii="Brill" w:eastAsia="Brill" w:hAnsi="Brill" w:cs="Brill"/>
          </w:rPr>
          <w:t>u</w:t>
        </w:r>
      </w:ins>
      <w:del w:id="1629" w:author="Autor">
        <w:r w:rsidRPr="00C66272" w:rsidDel="00B1778A">
          <w:rPr>
            <w:rFonts w:ascii="Brill" w:eastAsia="Brill" w:hAnsi="Brill" w:cs="Brill"/>
          </w:rPr>
          <w:delText>U</w:delText>
        </w:r>
      </w:del>
      <w:r w:rsidRPr="00C66272">
        <w:rPr>
          <w:rFonts w:ascii="Brill" w:eastAsia="Brill" w:hAnsi="Brill" w:cs="Brill"/>
        </w:rPr>
        <w:t xml:space="preserve">rban </w:t>
      </w:r>
      <w:ins w:id="1630" w:author="Autor">
        <w:r w:rsidR="00B1778A">
          <w:rPr>
            <w:rFonts w:ascii="Brill" w:eastAsia="Brill" w:hAnsi="Brill" w:cs="Brill"/>
          </w:rPr>
          <w:t>g</w:t>
        </w:r>
      </w:ins>
      <w:del w:id="1631" w:author="Autor">
        <w:r w:rsidRPr="00C66272" w:rsidDel="00B1778A">
          <w:rPr>
            <w:rFonts w:ascii="Brill" w:eastAsia="Brill" w:hAnsi="Brill" w:cs="Brill"/>
          </w:rPr>
          <w:delText>G</w:delText>
        </w:r>
      </w:del>
      <w:r w:rsidRPr="00C66272">
        <w:rPr>
          <w:rFonts w:ascii="Brill" w:eastAsia="Brill" w:hAnsi="Brill" w:cs="Brill"/>
        </w:rPr>
        <w:t xml:space="preserve">overnance in </w:t>
      </w:r>
      <w:ins w:id="1632" w:author="Autor">
        <w:r w:rsidR="00B1778A">
          <w:rPr>
            <w:rFonts w:ascii="Brill" w:eastAsia="Brill" w:hAnsi="Brill" w:cs="Brill"/>
          </w:rPr>
          <w:t>l</w:t>
        </w:r>
      </w:ins>
      <w:del w:id="1633" w:author="Autor">
        <w:r w:rsidRPr="00C66272" w:rsidDel="00B1778A">
          <w:rPr>
            <w:rFonts w:ascii="Brill" w:eastAsia="Brill" w:hAnsi="Brill" w:cs="Brill"/>
          </w:rPr>
          <w:delText>L</w:delText>
        </w:r>
      </w:del>
      <w:r w:rsidRPr="00C66272">
        <w:rPr>
          <w:rFonts w:ascii="Brill" w:eastAsia="Brill" w:hAnsi="Brill" w:cs="Brill"/>
        </w:rPr>
        <w:t xml:space="preserve">ate </w:t>
      </w:r>
      <w:ins w:id="1634" w:author="Autor">
        <w:r w:rsidR="00B1778A">
          <w:rPr>
            <w:rFonts w:ascii="Brill" w:eastAsia="Brill" w:hAnsi="Brill" w:cs="Brill"/>
          </w:rPr>
          <w:t>c</w:t>
        </w:r>
      </w:ins>
      <w:del w:id="1635" w:author="Autor">
        <w:r w:rsidRPr="00C66272" w:rsidDel="00B1778A">
          <w:rPr>
            <w:rFonts w:ascii="Brill" w:eastAsia="Brill" w:hAnsi="Brill" w:cs="Brill"/>
          </w:rPr>
          <w:delText>C</w:delText>
        </w:r>
      </w:del>
      <w:r w:rsidRPr="00C66272">
        <w:rPr>
          <w:rFonts w:ascii="Brill" w:eastAsia="Brill" w:hAnsi="Brill" w:cs="Brill"/>
        </w:rPr>
        <w:t xml:space="preserve">apitalism. </w:t>
      </w:r>
      <w:proofErr w:type="spellStart"/>
      <w:r w:rsidRPr="00C66272">
        <w:rPr>
          <w:rFonts w:ascii="Brill" w:eastAsia="Brill" w:hAnsi="Brill" w:cs="Brill"/>
          <w:i/>
        </w:rPr>
        <w:t>Geografiska</w:t>
      </w:r>
      <w:proofErr w:type="spellEnd"/>
      <w:r w:rsidRPr="00C66272">
        <w:rPr>
          <w:rFonts w:ascii="Brill" w:eastAsia="Brill" w:hAnsi="Brill" w:cs="Brill"/>
          <w:i/>
        </w:rPr>
        <w:t xml:space="preserve"> </w:t>
      </w:r>
      <w:proofErr w:type="spellStart"/>
      <w:r w:rsidRPr="00C66272">
        <w:rPr>
          <w:rFonts w:ascii="Brill" w:eastAsia="Brill" w:hAnsi="Brill" w:cs="Brill"/>
          <w:i/>
        </w:rPr>
        <w:t>Annaler</w:t>
      </w:r>
      <w:proofErr w:type="spellEnd"/>
      <w:r w:rsidRPr="00C66272">
        <w:rPr>
          <w:rFonts w:ascii="Brill" w:eastAsia="Brill" w:hAnsi="Brill" w:cs="Brill"/>
        </w:rPr>
        <w:t xml:space="preserve">, </w:t>
      </w:r>
      <w:r w:rsidRPr="00C66272">
        <w:rPr>
          <w:rFonts w:ascii="Brill" w:eastAsia="Brill" w:hAnsi="Brill" w:cs="Brill"/>
          <w:i/>
        </w:rPr>
        <w:t>70</w:t>
      </w:r>
      <w:r w:rsidRPr="00C66272">
        <w:rPr>
          <w:rFonts w:ascii="Brill" w:eastAsia="Brill" w:hAnsi="Brill" w:cs="Brill"/>
        </w:rPr>
        <w:t>(1), 3–17.</w:t>
      </w:r>
    </w:p>
    <w:p w14:paraId="350779FB"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Harvey, D. (1991). The urban face of capitalism. In J. F. Hunt (Ed.). </w:t>
      </w:r>
      <w:r w:rsidRPr="00C66272">
        <w:rPr>
          <w:rFonts w:ascii="Brill" w:eastAsia="Brill" w:hAnsi="Brill" w:cs="Brill"/>
          <w:i/>
        </w:rPr>
        <w:t>Our Changing Cities</w:t>
      </w:r>
      <w:r w:rsidRPr="00C66272">
        <w:rPr>
          <w:rFonts w:ascii="Brill" w:eastAsia="Brill" w:hAnsi="Brill" w:cs="Brill"/>
        </w:rPr>
        <w:t xml:space="preserve"> (pp. 50–66). Baltimore: John Hopkins University Press. </w:t>
      </w:r>
    </w:p>
    <w:p w14:paraId="350779FC" w14:textId="6B1A1618"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Hein, C. (2011). Port </w:t>
      </w:r>
      <w:ins w:id="1636" w:author="Autor">
        <w:r w:rsidR="00B1778A">
          <w:rPr>
            <w:rFonts w:ascii="Brill" w:eastAsia="Brill" w:hAnsi="Brill" w:cs="Brill"/>
          </w:rPr>
          <w:t>c</w:t>
        </w:r>
      </w:ins>
      <w:del w:id="1637" w:author="Autor">
        <w:r w:rsidRPr="00C66272" w:rsidDel="00B1778A">
          <w:rPr>
            <w:rFonts w:ascii="Brill" w:eastAsia="Brill" w:hAnsi="Brill" w:cs="Brill"/>
          </w:rPr>
          <w:delText>C</w:delText>
        </w:r>
      </w:del>
      <w:r w:rsidRPr="00C66272">
        <w:rPr>
          <w:rFonts w:ascii="Brill" w:eastAsia="Brill" w:hAnsi="Brill" w:cs="Brill"/>
        </w:rPr>
        <w:t>ityscapes</w:t>
      </w:r>
      <w:ins w:id="1638" w:author="Autor">
        <w:r w:rsidR="00B1778A">
          <w:rPr>
            <w:rFonts w:ascii="Brill" w:eastAsia="Brill" w:hAnsi="Brill" w:cs="Brill"/>
          </w:rPr>
          <w:t>:</w:t>
        </w:r>
      </w:ins>
      <w:del w:id="1639" w:author="Autor">
        <w:r w:rsidRPr="00C66272" w:rsidDel="00B1778A">
          <w:rPr>
            <w:rFonts w:ascii="Brill" w:eastAsia="Brill" w:hAnsi="Brill" w:cs="Brill"/>
          </w:rPr>
          <w:delText>.</w:delText>
        </w:r>
      </w:del>
      <w:r w:rsidRPr="00C66272">
        <w:rPr>
          <w:rFonts w:ascii="Brill" w:eastAsia="Brill" w:hAnsi="Brill" w:cs="Brill"/>
        </w:rPr>
        <w:t xml:space="preserve"> A networked analysis of the built environment. In C. Hein (Ed.). </w:t>
      </w:r>
      <w:r w:rsidRPr="00C66272">
        <w:rPr>
          <w:rFonts w:ascii="Brill" w:eastAsia="Brill" w:hAnsi="Brill" w:cs="Brill"/>
          <w:i/>
        </w:rPr>
        <w:t>Port Cities. Dynamic Landscapes and Global Networks</w:t>
      </w:r>
      <w:r w:rsidRPr="00C66272">
        <w:rPr>
          <w:rFonts w:ascii="Brill" w:eastAsia="Brill" w:hAnsi="Brill" w:cs="Brill"/>
        </w:rPr>
        <w:t xml:space="preserve"> (pp. 1–23). London and New York: Routledge.</w:t>
      </w:r>
    </w:p>
    <w:p w14:paraId="350779FD" w14:textId="5059782C"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Hein, C., Luning, S., &amp; van de Laar, P. T. (2021). Port </w:t>
      </w:r>
      <w:ins w:id="1640" w:author="Autor">
        <w:r w:rsidR="00B1778A">
          <w:rPr>
            <w:rFonts w:ascii="Brill" w:eastAsia="Brill" w:hAnsi="Brill" w:cs="Brill"/>
          </w:rPr>
          <w:t>c</w:t>
        </w:r>
      </w:ins>
      <w:del w:id="1641" w:author="Autor">
        <w:r w:rsidRPr="00C66272" w:rsidDel="00B1778A">
          <w:rPr>
            <w:rFonts w:ascii="Brill" w:eastAsia="Brill" w:hAnsi="Brill" w:cs="Brill"/>
          </w:rPr>
          <w:delText>C</w:delText>
        </w:r>
      </w:del>
      <w:r w:rsidRPr="00C66272">
        <w:rPr>
          <w:rFonts w:ascii="Brill" w:eastAsia="Brill" w:hAnsi="Brill" w:cs="Brill"/>
        </w:rPr>
        <w:t xml:space="preserve">ity </w:t>
      </w:r>
      <w:ins w:id="1642" w:author="Autor">
        <w:r w:rsidR="00B1778A">
          <w:rPr>
            <w:rFonts w:ascii="Brill" w:eastAsia="Brill" w:hAnsi="Brill" w:cs="Brill"/>
          </w:rPr>
          <w:t>c</w:t>
        </w:r>
      </w:ins>
      <w:del w:id="1643" w:author="Autor">
        <w:r w:rsidRPr="00C66272" w:rsidDel="00B1778A">
          <w:rPr>
            <w:rFonts w:ascii="Brill" w:eastAsia="Brill" w:hAnsi="Brill" w:cs="Brill"/>
          </w:rPr>
          <w:delText>C</w:delText>
        </w:r>
      </w:del>
      <w:r w:rsidRPr="00C66272">
        <w:rPr>
          <w:rFonts w:ascii="Brill" w:eastAsia="Brill" w:hAnsi="Brill" w:cs="Brill"/>
        </w:rPr>
        <w:t xml:space="preserve">ultures, </w:t>
      </w:r>
      <w:ins w:id="1644" w:author="Autor">
        <w:r w:rsidR="00B1778A">
          <w:rPr>
            <w:rFonts w:ascii="Brill" w:eastAsia="Brill" w:hAnsi="Brill" w:cs="Brill"/>
          </w:rPr>
          <w:t>v</w:t>
        </w:r>
      </w:ins>
      <w:del w:id="1645" w:author="Autor">
        <w:r w:rsidRPr="00C66272" w:rsidDel="00B1778A">
          <w:rPr>
            <w:rFonts w:ascii="Brill" w:eastAsia="Brill" w:hAnsi="Brill" w:cs="Brill"/>
          </w:rPr>
          <w:delText>V</w:delText>
        </w:r>
      </w:del>
      <w:r w:rsidRPr="00C66272">
        <w:rPr>
          <w:rFonts w:ascii="Brill" w:eastAsia="Brill" w:hAnsi="Brill" w:cs="Brill"/>
        </w:rPr>
        <w:t xml:space="preserve">alues, or </w:t>
      </w:r>
      <w:ins w:id="1646" w:author="Autor">
        <w:r w:rsidR="00B1778A">
          <w:rPr>
            <w:rFonts w:ascii="Brill" w:eastAsia="Brill" w:hAnsi="Brill" w:cs="Brill"/>
          </w:rPr>
          <w:t>m</w:t>
        </w:r>
      </w:ins>
      <w:del w:id="1647" w:author="Autor">
        <w:r w:rsidRPr="00C66272" w:rsidDel="00B1778A">
          <w:rPr>
            <w:rFonts w:ascii="Brill" w:eastAsia="Brill" w:hAnsi="Brill" w:cs="Brill"/>
          </w:rPr>
          <w:delText>M</w:delText>
        </w:r>
      </w:del>
      <w:r w:rsidRPr="00C66272">
        <w:rPr>
          <w:rFonts w:ascii="Brill" w:eastAsia="Brill" w:hAnsi="Brill" w:cs="Brill"/>
        </w:rPr>
        <w:t xml:space="preserve">aritime </w:t>
      </w:r>
      <w:ins w:id="1648" w:author="Autor">
        <w:r w:rsidR="00B1778A">
          <w:rPr>
            <w:rFonts w:ascii="Brill" w:eastAsia="Brill" w:hAnsi="Brill" w:cs="Brill"/>
          </w:rPr>
          <w:t>m</w:t>
        </w:r>
      </w:ins>
      <w:del w:id="1649" w:author="Autor">
        <w:r w:rsidRPr="00C66272" w:rsidDel="00B1778A">
          <w:rPr>
            <w:rFonts w:ascii="Brill" w:eastAsia="Brill" w:hAnsi="Brill" w:cs="Brill"/>
          </w:rPr>
          <w:delText>M</w:delText>
        </w:r>
      </w:del>
      <w:r w:rsidRPr="00C66272">
        <w:rPr>
          <w:rFonts w:ascii="Brill" w:eastAsia="Brill" w:hAnsi="Brill" w:cs="Brill"/>
        </w:rPr>
        <w:t xml:space="preserve">indsets: How to define and assess what makes port cities special. </w:t>
      </w:r>
      <w:r w:rsidRPr="00C66272">
        <w:rPr>
          <w:rFonts w:ascii="Brill" w:eastAsia="Brill" w:hAnsi="Brill" w:cs="Brill"/>
          <w:i/>
        </w:rPr>
        <w:t>Creative Practices in Cities and Landscapes</w:t>
      </w:r>
      <w:r w:rsidRPr="00C66272">
        <w:rPr>
          <w:rFonts w:ascii="Brill" w:eastAsia="Brill" w:hAnsi="Brill" w:cs="Brill"/>
        </w:rPr>
        <w:t xml:space="preserve">, </w:t>
      </w:r>
      <w:r w:rsidRPr="00C66272">
        <w:rPr>
          <w:rFonts w:ascii="Brill" w:eastAsia="Brill" w:hAnsi="Brill" w:cs="Brill"/>
          <w:i/>
        </w:rPr>
        <w:t>4</w:t>
      </w:r>
      <w:r w:rsidRPr="00C66272">
        <w:rPr>
          <w:rFonts w:ascii="Brill" w:eastAsia="Brill" w:hAnsi="Brill" w:cs="Brill"/>
        </w:rPr>
        <w:t>(1), 7–20.</w:t>
      </w:r>
    </w:p>
    <w:p w14:paraId="350779FE"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Henderson, J. C., Foo, K., Lim, H., &amp; Yip, S. (2010). Sports events and tourism: the Singapore Formula One Grand Prix. </w:t>
      </w:r>
      <w:r w:rsidRPr="00C66272">
        <w:rPr>
          <w:rFonts w:ascii="Brill" w:eastAsia="Brill" w:hAnsi="Brill" w:cs="Brill"/>
          <w:i/>
        </w:rPr>
        <w:t>International Journal of Event and Festival Management</w:t>
      </w:r>
      <w:r w:rsidRPr="00C66272">
        <w:rPr>
          <w:rFonts w:ascii="Brill" w:eastAsia="Brill" w:hAnsi="Brill" w:cs="Brill"/>
        </w:rPr>
        <w:t xml:space="preserve">, </w:t>
      </w:r>
      <w:r w:rsidRPr="00F34A6C">
        <w:rPr>
          <w:rFonts w:ascii="Brill" w:eastAsia="Brill" w:hAnsi="Brill" w:cs="Brill"/>
          <w:i/>
          <w:iCs/>
          <w:rPrChange w:id="1650" w:author="Autor">
            <w:rPr>
              <w:rFonts w:ascii="Brill" w:eastAsia="Brill" w:hAnsi="Brill" w:cs="Brill"/>
            </w:rPr>
          </w:rPrChange>
        </w:rPr>
        <w:t>1</w:t>
      </w:r>
      <w:r w:rsidRPr="00C66272">
        <w:rPr>
          <w:rFonts w:ascii="Brill" w:eastAsia="Brill" w:hAnsi="Brill" w:cs="Brill"/>
        </w:rPr>
        <w:t>(1), 60–73.</w:t>
      </w:r>
    </w:p>
    <w:p w14:paraId="350779FF"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Hitters, E. (2000). The social and political construction of a European cultural capital: Rotterdam 2001. </w:t>
      </w:r>
      <w:r w:rsidRPr="00C66272">
        <w:rPr>
          <w:rFonts w:ascii="Brill" w:eastAsia="Brill" w:hAnsi="Brill" w:cs="Brill"/>
          <w:i/>
        </w:rPr>
        <w:t>International Journal of Cultural Policy</w:t>
      </w:r>
      <w:r w:rsidRPr="00C66272">
        <w:rPr>
          <w:rFonts w:ascii="Brill" w:eastAsia="Brill" w:hAnsi="Brill" w:cs="Brill"/>
        </w:rPr>
        <w:t xml:space="preserve">, </w:t>
      </w:r>
      <w:r w:rsidRPr="00C66272">
        <w:rPr>
          <w:rFonts w:ascii="Brill" w:eastAsia="Brill" w:hAnsi="Brill" w:cs="Brill"/>
          <w:i/>
        </w:rPr>
        <w:t>6</w:t>
      </w:r>
      <w:r w:rsidRPr="00C66272">
        <w:rPr>
          <w:rFonts w:ascii="Brill" w:eastAsia="Brill" w:hAnsi="Brill" w:cs="Brill"/>
        </w:rPr>
        <w:t>(2), 183–199.</w:t>
      </w:r>
    </w:p>
    <w:p w14:paraId="35077A00"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Hoyle, B. (2000). Global and local change on the port–city waterfront. </w:t>
      </w:r>
      <w:r w:rsidRPr="00C66272">
        <w:rPr>
          <w:rFonts w:ascii="Brill" w:eastAsia="Brill" w:hAnsi="Brill" w:cs="Brill"/>
          <w:i/>
        </w:rPr>
        <w:t>The Geographical Review</w:t>
      </w:r>
      <w:r w:rsidRPr="00C66272">
        <w:rPr>
          <w:rFonts w:ascii="Brill" w:eastAsia="Brill" w:hAnsi="Brill" w:cs="Brill"/>
        </w:rPr>
        <w:t xml:space="preserve">, </w:t>
      </w:r>
      <w:r w:rsidRPr="00C66272">
        <w:rPr>
          <w:rFonts w:ascii="Brill" w:eastAsia="Brill" w:hAnsi="Brill" w:cs="Brill"/>
          <w:i/>
        </w:rPr>
        <w:t>90</w:t>
      </w:r>
      <w:r w:rsidRPr="00C66272">
        <w:rPr>
          <w:rFonts w:ascii="Brill" w:eastAsia="Brill" w:hAnsi="Brill" w:cs="Brill"/>
        </w:rPr>
        <w:t>(3), 395–417.</w:t>
      </w:r>
    </w:p>
    <w:p w14:paraId="35077A01"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Hubbert, J. (2017). Back to the future: The politics of culture at the Shanghai Expo. </w:t>
      </w:r>
      <w:r w:rsidRPr="00C66272">
        <w:rPr>
          <w:rFonts w:ascii="Brill" w:eastAsia="Brill" w:hAnsi="Brill" w:cs="Brill"/>
          <w:i/>
        </w:rPr>
        <w:t>International Journal of Cultural Studies</w:t>
      </w:r>
      <w:r w:rsidRPr="00C66272">
        <w:rPr>
          <w:rFonts w:ascii="Brill" w:eastAsia="Brill" w:hAnsi="Brill" w:cs="Brill"/>
        </w:rPr>
        <w:t xml:space="preserve">, </w:t>
      </w:r>
      <w:r w:rsidRPr="00C66272">
        <w:rPr>
          <w:rFonts w:ascii="Brill" w:eastAsia="Brill" w:hAnsi="Brill" w:cs="Brill"/>
          <w:i/>
        </w:rPr>
        <w:t>20</w:t>
      </w:r>
      <w:r w:rsidRPr="00C66272">
        <w:rPr>
          <w:rFonts w:ascii="Brill" w:eastAsia="Brill" w:hAnsi="Brill" w:cs="Brill"/>
        </w:rPr>
        <w:t>(1), 48–74.</w:t>
      </w:r>
    </w:p>
    <w:p w14:paraId="35077A02"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La Barre, J. (2016). Future shock: mega-events in Rio de Janeiro. </w:t>
      </w:r>
      <w:r w:rsidRPr="00C66272">
        <w:rPr>
          <w:rFonts w:ascii="Brill" w:eastAsia="Brill" w:hAnsi="Brill" w:cs="Brill"/>
          <w:i/>
        </w:rPr>
        <w:t>Leisure Studies</w:t>
      </w:r>
      <w:r w:rsidRPr="00C66272">
        <w:rPr>
          <w:rFonts w:ascii="Brill" w:eastAsia="Brill" w:hAnsi="Brill" w:cs="Brill"/>
        </w:rPr>
        <w:t xml:space="preserve">, </w:t>
      </w:r>
      <w:r w:rsidRPr="00C66272">
        <w:rPr>
          <w:rFonts w:ascii="Brill" w:eastAsia="Brill" w:hAnsi="Brill" w:cs="Brill"/>
          <w:i/>
        </w:rPr>
        <w:t>35</w:t>
      </w:r>
      <w:r w:rsidRPr="00C66272">
        <w:rPr>
          <w:rFonts w:ascii="Brill" w:eastAsia="Brill" w:hAnsi="Brill" w:cs="Brill"/>
        </w:rPr>
        <w:t>(3), 352–368.</w:t>
      </w:r>
    </w:p>
    <w:p w14:paraId="35077A03"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Kowalewski, M. (2021). Images and spaces of port cities in transition. </w:t>
      </w:r>
      <w:r w:rsidRPr="00C66272">
        <w:rPr>
          <w:rFonts w:ascii="Brill" w:eastAsia="Brill" w:hAnsi="Brill" w:cs="Brill"/>
          <w:i/>
        </w:rPr>
        <w:t>Space and Culture</w:t>
      </w:r>
      <w:r w:rsidRPr="00C66272">
        <w:rPr>
          <w:rFonts w:ascii="Brill" w:eastAsia="Brill" w:hAnsi="Brill" w:cs="Brill"/>
        </w:rPr>
        <w:t xml:space="preserve">, </w:t>
      </w:r>
      <w:r w:rsidRPr="00C66272">
        <w:rPr>
          <w:rFonts w:ascii="Brill" w:eastAsia="Brill" w:hAnsi="Brill" w:cs="Brill"/>
          <w:i/>
        </w:rPr>
        <w:t>24</w:t>
      </w:r>
      <w:r w:rsidRPr="00C66272">
        <w:rPr>
          <w:rFonts w:ascii="Brill" w:eastAsia="Brill" w:hAnsi="Brill" w:cs="Brill"/>
        </w:rPr>
        <w:t>(1), 53–65.</w:t>
      </w:r>
    </w:p>
    <w:p w14:paraId="35077A04" w14:textId="1F4518DB"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Mah, A. (2014). </w:t>
      </w:r>
      <w:r w:rsidRPr="00C66272">
        <w:rPr>
          <w:rFonts w:ascii="Brill" w:eastAsia="Brill" w:hAnsi="Brill" w:cs="Brill"/>
          <w:i/>
        </w:rPr>
        <w:t xml:space="preserve">Port </w:t>
      </w:r>
      <w:ins w:id="1651" w:author="Autor">
        <w:r w:rsidR="00586F10">
          <w:rPr>
            <w:rFonts w:ascii="Brill" w:eastAsia="Brill" w:hAnsi="Brill" w:cs="Brill"/>
            <w:i/>
          </w:rPr>
          <w:t>c</w:t>
        </w:r>
      </w:ins>
      <w:del w:id="1652" w:author="Autor">
        <w:r w:rsidRPr="00C66272" w:rsidDel="00586F10">
          <w:rPr>
            <w:rFonts w:ascii="Brill" w:eastAsia="Brill" w:hAnsi="Brill" w:cs="Brill"/>
            <w:i/>
          </w:rPr>
          <w:delText>C</w:delText>
        </w:r>
      </w:del>
      <w:r w:rsidRPr="00C66272">
        <w:rPr>
          <w:rFonts w:ascii="Brill" w:eastAsia="Brill" w:hAnsi="Brill" w:cs="Brill"/>
          <w:i/>
        </w:rPr>
        <w:t xml:space="preserve">ities and </w:t>
      </w:r>
      <w:ins w:id="1653" w:author="Autor">
        <w:r w:rsidR="00586F10">
          <w:rPr>
            <w:rFonts w:ascii="Brill" w:eastAsia="Brill" w:hAnsi="Brill" w:cs="Brill"/>
            <w:i/>
          </w:rPr>
          <w:t>g</w:t>
        </w:r>
      </w:ins>
      <w:del w:id="1654" w:author="Autor">
        <w:r w:rsidRPr="00C66272" w:rsidDel="00586F10">
          <w:rPr>
            <w:rFonts w:ascii="Brill" w:eastAsia="Brill" w:hAnsi="Brill" w:cs="Brill"/>
            <w:i/>
          </w:rPr>
          <w:delText>G</w:delText>
        </w:r>
      </w:del>
      <w:r w:rsidRPr="00C66272">
        <w:rPr>
          <w:rFonts w:ascii="Brill" w:eastAsia="Brill" w:hAnsi="Brill" w:cs="Brill"/>
          <w:i/>
        </w:rPr>
        <w:t xml:space="preserve">lobal </w:t>
      </w:r>
      <w:ins w:id="1655" w:author="Autor">
        <w:r w:rsidR="00586F10">
          <w:rPr>
            <w:rFonts w:ascii="Brill" w:eastAsia="Brill" w:hAnsi="Brill" w:cs="Brill"/>
            <w:i/>
          </w:rPr>
          <w:t>l</w:t>
        </w:r>
      </w:ins>
      <w:del w:id="1656" w:author="Autor">
        <w:r w:rsidRPr="00C66272" w:rsidDel="00586F10">
          <w:rPr>
            <w:rFonts w:ascii="Brill" w:eastAsia="Brill" w:hAnsi="Brill" w:cs="Brill"/>
            <w:i/>
          </w:rPr>
          <w:delText>L</w:delText>
        </w:r>
      </w:del>
      <w:r w:rsidRPr="00C66272">
        <w:rPr>
          <w:rFonts w:ascii="Brill" w:eastAsia="Brill" w:hAnsi="Brill" w:cs="Brill"/>
          <w:i/>
        </w:rPr>
        <w:t>egacies</w:t>
      </w:r>
      <w:ins w:id="1657" w:author="Autor">
        <w:r w:rsidR="00586F10">
          <w:rPr>
            <w:rFonts w:ascii="Brill" w:eastAsia="Brill" w:hAnsi="Brill" w:cs="Brill"/>
            <w:i/>
          </w:rPr>
          <w:t>:</w:t>
        </w:r>
      </w:ins>
      <w:del w:id="1658" w:author="Autor">
        <w:r w:rsidRPr="00C66272" w:rsidDel="00586F10">
          <w:rPr>
            <w:rFonts w:ascii="Brill" w:eastAsia="Brill" w:hAnsi="Brill" w:cs="Brill"/>
            <w:i/>
          </w:rPr>
          <w:delText>.</w:delText>
        </w:r>
      </w:del>
      <w:r w:rsidRPr="00C66272">
        <w:rPr>
          <w:rFonts w:ascii="Brill" w:eastAsia="Brill" w:hAnsi="Brill" w:cs="Brill"/>
          <w:i/>
        </w:rPr>
        <w:t xml:space="preserve"> Urban </w:t>
      </w:r>
      <w:ins w:id="1659" w:author="Autor">
        <w:r w:rsidR="00586F10">
          <w:rPr>
            <w:rFonts w:ascii="Brill" w:eastAsia="Brill" w:hAnsi="Brill" w:cs="Brill"/>
            <w:i/>
          </w:rPr>
          <w:t>i</w:t>
        </w:r>
      </w:ins>
      <w:del w:id="1660" w:author="Autor">
        <w:r w:rsidRPr="00C66272" w:rsidDel="00586F10">
          <w:rPr>
            <w:rFonts w:ascii="Brill" w:eastAsia="Brill" w:hAnsi="Brill" w:cs="Brill"/>
            <w:i/>
          </w:rPr>
          <w:delText>I</w:delText>
        </w:r>
      </w:del>
      <w:r w:rsidRPr="00C66272">
        <w:rPr>
          <w:rFonts w:ascii="Brill" w:eastAsia="Brill" w:hAnsi="Brill" w:cs="Brill"/>
          <w:i/>
        </w:rPr>
        <w:t xml:space="preserve">dentity, </w:t>
      </w:r>
      <w:ins w:id="1661" w:author="Autor">
        <w:r w:rsidR="00586F10">
          <w:rPr>
            <w:rFonts w:ascii="Brill" w:eastAsia="Brill" w:hAnsi="Brill" w:cs="Brill"/>
            <w:i/>
          </w:rPr>
          <w:t>w</w:t>
        </w:r>
      </w:ins>
      <w:del w:id="1662" w:author="Autor">
        <w:r w:rsidRPr="00C66272" w:rsidDel="00586F10">
          <w:rPr>
            <w:rFonts w:ascii="Brill" w:eastAsia="Brill" w:hAnsi="Brill" w:cs="Brill"/>
            <w:i/>
          </w:rPr>
          <w:delText>W</w:delText>
        </w:r>
      </w:del>
      <w:r w:rsidRPr="00C66272">
        <w:rPr>
          <w:rFonts w:ascii="Brill" w:eastAsia="Brill" w:hAnsi="Brill" w:cs="Brill"/>
          <w:i/>
        </w:rPr>
        <w:t xml:space="preserve">aterfront </w:t>
      </w:r>
      <w:ins w:id="1663" w:author="Autor">
        <w:r w:rsidR="00586F10">
          <w:rPr>
            <w:rFonts w:ascii="Brill" w:eastAsia="Brill" w:hAnsi="Brill" w:cs="Brill"/>
            <w:i/>
          </w:rPr>
          <w:t>w</w:t>
        </w:r>
      </w:ins>
      <w:del w:id="1664" w:author="Autor">
        <w:r w:rsidRPr="00C66272" w:rsidDel="00586F10">
          <w:rPr>
            <w:rFonts w:ascii="Brill" w:eastAsia="Brill" w:hAnsi="Brill" w:cs="Brill"/>
            <w:i/>
          </w:rPr>
          <w:delText>W</w:delText>
        </w:r>
      </w:del>
      <w:r w:rsidRPr="00C66272">
        <w:rPr>
          <w:rFonts w:ascii="Brill" w:eastAsia="Brill" w:hAnsi="Brill" w:cs="Brill"/>
          <w:i/>
        </w:rPr>
        <w:t xml:space="preserve">ork, and </w:t>
      </w:r>
      <w:ins w:id="1665" w:author="Autor">
        <w:r w:rsidR="00586F10">
          <w:rPr>
            <w:rFonts w:ascii="Brill" w:eastAsia="Brill" w:hAnsi="Brill" w:cs="Brill"/>
            <w:i/>
          </w:rPr>
          <w:t>r</w:t>
        </w:r>
      </w:ins>
      <w:del w:id="1666" w:author="Autor">
        <w:r w:rsidRPr="00C66272" w:rsidDel="00586F10">
          <w:rPr>
            <w:rFonts w:ascii="Brill" w:eastAsia="Brill" w:hAnsi="Brill" w:cs="Brill"/>
            <w:i/>
          </w:rPr>
          <w:delText>R</w:delText>
        </w:r>
      </w:del>
      <w:r w:rsidRPr="00C66272">
        <w:rPr>
          <w:rFonts w:ascii="Brill" w:eastAsia="Brill" w:hAnsi="Brill" w:cs="Brill"/>
          <w:i/>
        </w:rPr>
        <w:t>adicalism</w:t>
      </w:r>
      <w:r w:rsidRPr="00C66272">
        <w:rPr>
          <w:rFonts w:ascii="Brill" w:eastAsia="Brill" w:hAnsi="Brill" w:cs="Brill"/>
        </w:rPr>
        <w:t>. Basingstoke: Palgrave MacMillan.</w:t>
      </w:r>
    </w:p>
    <w:p w14:paraId="35077A05" w14:textId="119DD200"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Marshall, R. (Ed.). (2001). </w:t>
      </w:r>
      <w:r w:rsidRPr="00C66272">
        <w:rPr>
          <w:rFonts w:ascii="Brill" w:eastAsia="Brill" w:hAnsi="Brill" w:cs="Brill"/>
          <w:i/>
        </w:rPr>
        <w:t xml:space="preserve">Waterfronts in </w:t>
      </w:r>
      <w:ins w:id="1667" w:author="Autor">
        <w:r w:rsidR="00586F10">
          <w:rPr>
            <w:rFonts w:ascii="Brill" w:eastAsia="Brill" w:hAnsi="Brill" w:cs="Brill"/>
            <w:i/>
          </w:rPr>
          <w:t>p</w:t>
        </w:r>
      </w:ins>
      <w:del w:id="1668" w:author="Autor">
        <w:r w:rsidRPr="00C66272" w:rsidDel="00586F10">
          <w:rPr>
            <w:rFonts w:ascii="Brill" w:eastAsia="Brill" w:hAnsi="Brill" w:cs="Brill"/>
            <w:i/>
          </w:rPr>
          <w:delText>P</w:delText>
        </w:r>
      </w:del>
      <w:r w:rsidRPr="00C66272">
        <w:rPr>
          <w:rFonts w:ascii="Brill" w:eastAsia="Brill" w:hAnsi="Brill" w:cs="Brill"/>
          <w:i/>
        </w:rPr>
        <w:t>ost-</w:t>
      </w:r>
      <w:ins w:id="1669" w:author="Autor">
        <w:r w:rsidR="00586F10">
          <w:rPr>
            <w:rFonts w:ascii="Brill" w:eastAsia="Brill" w:hAnsi="Brill" w:cs="Brill"/>
            <w:i/>
          </w:rPr>
          <w:t>i</w:t>
        </w:r>
      </w:ins>
      <w:del w:id="1670" w:author="Autor">
        <w:r w:rsidRPr="00C66272" w:rsidDel="00586F10">
          <w:rPr>
            <w:rFonts w:ascii="Brill" w:eastAsia="Brill" w:hAnsi="Brill" w:cs="Brill"/>
            <w:i/>
          </w:rPr>
          <w:delText>I</w:delText>
        </w:r>
      </w:del>
      <w:r w:rsidRPr="00C66272">
        <w:rPr>
          <w:rFonts w:ascii="Brill" w:eastAsia="Brill" w:hAnsi="Brill" w:cs="Brill"/>
          <w:i/>
        </w:rPr>
        <w:t xml:space="preserve">ndustrial </w:t>
      </w:r>
      <w:ins w:id="1671" w:author="Autor">
        <w:r w:rsidR="00586F10">
          <w:rPr>
            <w:rFonts w:ascii="Brill" w:eastAsia="Brill" w:hAnsi="Brill" w:cs="Brill"/>
            <w:i/>
          </w:rPr>
          <w:t>c</w:t>
        </w:r>
      </w:ins>
      <w:del w:id="1672" w:author="Autor">
        <w:r w:rsidRPr="00C66272" w:rsidDel="00586F10">
          <w:rPr>
            <w:rFonts w:ascii="Brill" w:eastAsia="Brill" w:hAnsi="Brill" w:cs="Brill"/>
            <w:i/>
          </w:rPr>
          <w:delText>C</w:delText>
        </w:r>
      </w:del>
      <w:r w:rsidRPr="00C66272">
        <w:rPr>
          <w:rFonts w:ascii="Brill" w:eastAsia="Brill" w:hAnsi="Brill" w:cs="Brill"/>
          <w:i/>
        </w:rPr>
        <w:t>ities</w:t>
      </w:r>
      <w:r w:rsidRPr="00C66272">
        <w:rPr>
          <w:rFonts w:ascii="Brill" w:eastAsia="Brill" w:hAnsi="Brill" w:cs="Brill"/>
        </w:rPr>
        <w:t>. London: Spon Press.</w:t>
      </w:r>
    </w:p>
    <w:p w14:paraId="35077A06"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Marshall, T. (Ed.). (2004). </w:t>
      </w:r>
      <w:r w:rsidRPr="00C66272">
        <w:rPr>
          <w:rFonts w:ascii="Brill" w:eastAsia="Brill" w:hAnsi="Brill" w:cs="Brill"/>
          <w:i/>
        </w:rPr>
        <w:t>Transforming Barcelona</w:t>
      </w:r>
      <w:r w:rsidRPr="00C66272">
        <w:rPr>
          <w:rFonts w:ascii="Brill" w:eastAsia="Brill" w:hAnsi="Brill" w:cs="Brill"/>
        </w:rPr>
        <w:t>. London: Routledge.</w:t>
      </w:r>
    </w:p>
    <w:p w14:paraId="35077A07" w14:textId="6DC79E03"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lastRenderedPageBreak/>
        <w:t xml:space="preserve">Mazy, K. (2021). Wastelands at </w:t>
      </w:r>
      <w:ins w:id="1673" w:author="Autor">
        <w:r w:rsidR="00586F10">
          <w:rPr>
            <w:rFonts w:ascii="Brill" w:eastAsia="Brill" w:hAnsi="Brill" w:cs="Brill"/>
          </w:rPr>
          <w:t>p</w:t>
        </w:r>
      </w:ins>
      <w:del w:id="1674" w:author="Autor">
        <w:r w:rsidRPr="00C66272" w:rsidDel="00586F10">
          <w:rPr>
            <w:rFonts w:ascii="Brill" w:eastAsia="Brill" w:hAnsi="Brill" w:cs="Brill"/>
          </w:rPr>
          <w:delText>P</w:delText>
        </w:r>
      </w:del>
      <w:r w:rsidRPr="00C66272">
        <w:rPr>
          <w:rFonts w:ascii="Brill" w:eastAsia="Brill" w:hAnsi="Brill" w:cs="Brill"/>
        </w:rPr>
        <w:t>ort-</w:t>
      </w:r>
      <w:ins w:id="1675" w:author="Autor">
        <w:r w:rsidR="00586F10">
          <w:rPr>
            <w:rFonts w:ascii="Brill" w:eastAsia="Brill" w:hAnsi="Brill" w:cs="Brill"/>
          </w:rPr>
          <w:t>c</w:t>
        </w:r>
      </w:ins>
      <w:del w:id="1676" w:author="Autor">
        <w:r w:rsidRPr="00C66272" w:rsidDel="00586F10">
          <w:rPr>
            <w:rFonts w:ascii="Brill" w:eastAsia="Brill" w:hAnsi="Brill" w:cs="Brill"/>
          </w:rPr>
          <w:delText>C</w:delText>
        </w:r>
      </w:del>
      <w:r w:rsidRPr="00C66272">
        <w:rPr>
          <w:rFonts w:ascii="Brill" w:eastAsia="Brill" w:hAnsi="Brill" w:cs="Brill"/>
        </w:rPr>
        <w:t xml:space="preserve">ity </w:t>
      </w:r>
      <w:ins w:id="1677" w:author="Autor">
        <w:r w:rsidR="00586F10">
          <w:rPr>
            <w:rFonts w:ascii="Brill" w:eastAsia="Brill" w:hAnsi="Brill" w:cs="Brill"/>
          </w:rPr>
          <w:t>i</w:t>
        </w:r>
      </w:ins>
      <w:del w:id="1678" w:author="Autor">
        <w:r w:rsidRPr="00C66272" w:rsidDel="00586F10">
          <w:rPr>
            <w:rFonts w:ascii="Brill" w:eastAsia="Brill" w:hAnsi="Brill" w:cs="Brill"/>
          </w:rPr>
          <w:delText>I</w:delText>
        </w:r>
      </w:del>
      <w:r w:rsidRPr="00C66272">
        <w:rPr>
          <w:rFonts w:ascii="Brill" w:eastAsia="Brill" w:hAnsi="Brill" w:cs="Brill"/>
        </w:rPr>
        <w:t>nterfaces</w:t>
      </w:r>
      <w:ins w:id="1679" w:author="Autor">
        <w:r w:rsidR="00586F10">
          <w:rPr>
            <w:rFonts w:ascii="Brill" w:eastAsia="Brill" w:hAnsi="Brill" w:cs="Brill"/>
          </w:rPr>
          <w:t>:</w:t>
        </w:r>
      </w:ins>
      <w:del w:id="1680" w:author="Autor">
        <w:r w:rsidRPr="00C66272" w:rsidDel="00586F10">
          <w:rPr>
            <w:rFonts w:ascii="Brill" w:eastAsia="Brill" w:hAnsi="Brill" w:cs="Brill"/>
          </w:rPr>
          <w:delText>.</w:delText>
        </w:r>
      </w:del>
      <w:r w:rsidRPr="00C66272">
        <w:rPr>
          <w:rFonts w:ascii="Brill" w:eastAsia="Brill" w:hAnsi="Brill" w:cs="Brill"/>
        </w:rPr>
        <w:t xml:space="preserve"> The </w:t>
      </w:r>
      <w:ins w:id="1681" w:author="Autor">
        <w:r w:rsidR="00586F10">
          <w:rPr>
            <w:rFonts w:ascii="Brill" w:eastAsia="Brill" w:hAnsi="Brill" w:cs="Brill"/>
          </w:rPr>
          <w:t>s</w:t>
        </w:r>
      </w:ins>
      <w:del w:id="1682" w:author="Autor">
        <w:r w:rsidRPr="00C66272" w:rsidDel="00586F10">
          <w:rPr>
            <w:rFonts w:ascii="Brill" w:eastAsia="Brill" w:hAnsi="Brill" w:cs="Brill"/>
          </w:rPr>
          <w:delText>S</w:delText>
        </w:r>
      </w:del>
      <w:r w:rsidRPr="00C66272">
        <w:rPr>
          <w:rFonts w:ascii="Brill" w:eastAsia="Brill" w:hAnsi="Brill" w:cs="Brill"/>
        </w:rPr>
        <w:t xml:space="preserve">earch for </w:t>
      </w:r>
      <w:ins w:id="1683" w:author="Autor">
        <w:r w:rsidR="00586F10">
          <w:rPr>
            <w:rFonts w:ascii="Brill" w:eastAsia="Brill" w:hAnsi="Brill" w:cs="Brill"/>
          </w:rPr>
          <w:t>w</w:t>
        </w:r>
      </w:ins>
      <w:del w:id="1684" w:author="Autor">
        <w:r w:rsidRPr="00C66272" w:rsidDel="00586F10">
          <w:rPr>
            <w:rFonts w:ascii="Brill" w:eastAsia="Brill" w:hAnsi="Brill" w:cs="Brill"/>
          </w:rPr>
          <w:delText>W</w:delText>
        </w:r>
      </w:del>
      <w:r w:rsidRPr="00C66272">
        <w:rPr>
          <w:rFonts w:ascii="Brill" w:eastAsia="Brill" w:hAnsi="Brill" w:cs="Brill"/>
        </w:rPr>
        <w:t xml:space="preserve">ater </w:t>
      </w:r>
      <w:ins w:id="1685" w:author="Autor">
        <w:r w:rsidR="00586F10">
          <w:rPr>
            <w:rFonts w:ascii="Brill" w:eastAsia="Brill" w:hAnsi="Brill" w:cs="Brill"/>
          </w:rPr>
          <w:t>s</w:t>
        </w:r>
      </w:ins>
      <w:del w:id="1686" w:author="Autor">
        <w:r w:rsidRPr="00C66272" w:rsidDel="00586F10">
          <w:rPr>
            <w:rFonts w:ascii="Brill" w:eastAsia="Brill" w:hAnsi="Brill" w:cs="Brill"/>
          </w:rPr>
          <w:delText>S</w:delText>
        </w:r>
      </w:del>
      <w:r w:rsidRPr="00C66272">
        <w:rPr>
          <w:rFonts w:ascii="Brill" w:eastAsia="Brill" w:hAnsi="Brill" w:cs="Brill"/>
        </w:rPr>
        <w:t xml:space="preserve">paces to </w:t>
      </w:r>
      <w:ins w:id="1687" w:author="Autor">
        <w:r w:rsidR="00586F10">
          <w:rPr>
            <w:rFonts w:ascii="Brill" w:eastAsia="Brill" w:hAnsi="Brill" w:cs="Brill"/>
          </w:rPr>
          <w:t>e</w:t>
        </w:r>
      </w:ins>
      <w:del w:id="1688" w:author="Autor">
        <w:r w:rsidRPr="00C66272" w:rsidDel="00586F10">
          <w:rPr>
            <w:rFonts w:ascii="Brill" w:eastAsia="Brill" w:hAnsi="Brill" w:cs="Brill"/>
          </w:rPr>
          <w:delText>E</w:delText>
        </w:r>
      </w:del>
      <w:r w:rsidRPr="00C66272">
        <w:rPr>
          <w:rFonts w:ascii="Brill" w:eastAsia="Brill" w:hAnsi="Brill" w:cs="Brill"/>
        </w:rPr>
        <w:t xml:space="preserve">vade the </w:t>
      </w:r>
      <w:ins w:id="1689" w:author="Autor">
        <w:r w:rsidR="00586F10">
          <w:rPr>
            <w:rFonts w:ascii="Brill" w:eastAsia="Brill" w:hAnsi="Brill" w:cs="Brill"/>
          </w:rPr>
          <w:t>c</w:t>
        </w:r>
      </w:ins>
      <w:del w:id="1690" w:author="Autor">
        <w:r w:rsidRPr="00C66272" w:rsidDel="00586F10">
          <w:rPr>
            <w:rFonts w:ascii="Brill" w:eastAsia="Brill" w:hAnsi="Brill" w:cs="Brill"/>
          </w:rPr>
          <w:delText>C</w:delText>
        </w:r>
      </w:del>
      <w:r w:rsidRPr="00C66272">
        <w:rPr>
          <w:rFonts w:ascii="Brill" w:eastAsia="Brill" w:hAnsi="Brill" w:cs="Brill"/>
        </w:rPr>
        <w:t xml:space="preserve">onstant </w:t>
      </w:r>
      <w:ins w:id="1691" w:author="Autor">
        <w:r w:rsidR="00586F10">
          <w:rPr>
            <w:rFonts w:ascii="Brill" w:eastAsia="Brill" w:hAnsi="Brill" w:cs="Brill"/>
          </w:rPr>
          <w:t>h</w:t>
        </w:r>
      </w:ins>
      <w:del w:id="1692" w:author="Autor">
        <w:r w:rsidRPr="00C66272" w:rsidDel="00586F10">
          <w:rPr>
            <w:rFonts w:ascii="Brill" w:eastAsia="Brill" w:hAnsi="Brill" w:cs="Brill"/>
          </w:rPr>
          <w:delText>H</w:delText>
        </w:r>
      </w:del>
      <w:r w:rsidRPr="00C66272">
        <w:rPr>
          <w:rFonts w:ascii="Brill" w:eastAsia="Brill" w:hAnsi="Brill" w:cs="Brill"/>
        </w:rPr>
        <w:t xml:space="preserve">ustle and </w:t>
      </w:r>
      <w:ins w:id="1693" w:author="Autor">
        <w:r w:rsidR="00586F10">
          <w:rPr>
            <w:rFonts w:ascii="Brill" w:eastAsia="Brill" w:hAnsi="Brill" w:cs="Brill"/>
          </w:rPr>
          <w:t>b</w:t>
        </w:r>
      </w:ins>
      <w:del w:id="1694" w:author="Autor">
        <w:r w:rsidRPr="00C66272" w:rsidDel="00586F10">
          <w:rPr>
            <w:rFonts w:ascii="Brill" w:eastAsia="Brill" w:hAnsi="Brill" w:cs="Brill"/>
          </w:rPr>
          <w:delText>B</w:delText>
        </w:r>
      </w:del>
      <w:r w:rsidRPr="00C66272">
        <w:rPr>
          <w:rFonts w:ascii="Brill" w:eastAsia="Brill" w:hAnsi="Brill" w:cs="Brill"/>
        </w:rPr>
        <w:t xml:space="preserve">ustle of </w:t>
      </w:r>
      <w:ins w:id="1695" w:author="Autor">
        <w:r w:rsidR="00586F10">
          <w:rPr>
            <w:rFonts w:ascii="Brill" w:eastAsia="Brill" w:hAnsi="Brill" w:cs="Brill"/>
          </w:rPr>
          <w:t>c</w:t>
        </w:r>
      </w:ins>
      <w:del w:id="1696" w:author="Autor">
        <w:r w:rsidRPr="00C66272" w:rsidDel="00586F10">
          <w:rPr>
            <w:rFonts w:ascii="Brill" w:eastAsia="Brill" w:hAnsi="Brill" w:cs="Brill"/>
          </w:rPr>
          <w:delText>C</w:delText>
        </w:r>
      </w:del>
      <w:r w:rsidRPr="00C66272">
        <w:rPr>
          <w:rFonts w:ascii="Brill" w:eastAsia="Brill" w:hAnsi="Brill" w:cs="Brill"/>
        </w:rPr>
        <w:t xml:space="preserve">ity </w:t>
      </w:r>
      <w:ins w:id="1697" w:author="Autor">
        <w:r w:rsidR="00586F10">
          <w:rPr>
            <w:rFonts w:ascii="Brill" w:eastAsia="Brill" w:hAnsi="Brill" w:cs="Brill"/>
          </w:rPr>
          <w:t>l</w:t>
        </w:r>
      </w:ins>
      <w:del w:id="1698" w:author="Autor">
        <w:r w:rsidRPr="00C66272" w:rsidDel="00586F10">
          <w:rPr>
            <w:rFonts w:ascii="Brill" w:eastAsia="Brill" w:hAnsi="Brill" w:cs="Brill"/>
          </w:rPr>
          <w:delText>L</w:delText>
        </w:r>
      </w:del>
      <w:r w:rsidRPr="00C66272">
        <w:rPr>
          <w:rFonts w:ascii="Brill" w:eastAsia="Brill" w:hAnsi="Brill" w:cs="Brill"/>
        </w:rPr>
        <w:t xml:space="preserve">ife. In F. Di Pietro, &amp; A. Robert (Eds.). </w:t>
      </w:r>
      <w:r w:rsidRPr="00C66272">
        <w:rPr>
          <w:rFonts w:ascii="Brill" w:eastAsia="Brill" w:hAnsi="Brill" w:cs="Brill"/>
          <w:i/>
        </w:rPr>
        <w:t>Urban Wastelands A Form of Urban Nature?</w:t>
      </w:r>
      <w:r w:rsidRPr="00C66272">
        <w:rPr>
          <w:rFonts w:ascii="Brill" w:eastAsia="Brill" w:hAnsi="Brill" w:cs="Brill"/>
        </w:rPr>
        <w:t xml:space="preserve"> (pp. 199–218). Cham: Springer.</w:t>
      </w:r>
    </w:p>
    <w:p w14:paraId="35077A08" w14:textId="3A91712F"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Middleton, C., &amp; Freestone, P. (2008). The </w:t>
      </w:r>
      <w:ins w:id="1699" w:author="Autor">
        <w:r w:rsidR="00D20217">
          <w:rPr>
            <w:rFonts w:ascii="Brill" w:eastAsia="Brill" w:hAnsi="Brill" w:cs="Brill"/>
          </w:rPr>
          <w:t>i</w:t>
        </w:r>
      </w:ins>
      <w:del w:id="1700" w:author="Autor">
        <w:r w:rsidRPr="00C66272" w:rsidDel="00D20217">
          <w:rPr>
            <w:rFonts w:ascii="Brill" w:eastAsia="Brill" w:hAnsi="Brill" w:cs="Brill"/>
          </w:rPr>
          <w:delText>I</w:delText>
        </w:r>
      </w:del>
      <w:r w:rsidRPr="00C66272">
        <w:rPr>
          <w:rFonts w:ascii="Brill" w:eastAsia="Brill" w:hAnsi="Brill" w:cs="Brill"/>
        </w:rPr>
        <w:t xml:space="preserve">mpact of </w:t>
      </w:r>
      <w:ins w:id="1701" w:author="Autor">
        <w:r w:rsidR="00D20217">
          <w:rPr>
            <w:rFonts w:ascii="Brill" w:eastAsia="Brill" w:hAnsi="Brill" w:cs="Brill"/>
          </w:rPr>
          <w:t>c</w:t>
        </w:r>
      </w:ins>
      <w:del w:id="1702" w:author="Autor">
        <w:r w:rsidRPr="00C66272" w:rsidDel="00D20217">
          <w:rPr>
            <w:rFonts w:ascii="Brill" w:eastAsia="Brill" w:hAnsi="Brill" w:cs="Brill"/>
          </w:rPr>
          <w:delText>C</w:delText>
        </w:r>
      </w:del>
      <w:r w:rsidRPr="00C66272">
        <w:rPr>
          <w:rFonts w:ascii="Brill" w:eastAsia="Brill" w:hAnsi="Brill" w:cs="Brill"/>
        </w:rPr>
        <w:t xml:space="preserve">ulture-led </w:t>
      </w:r>
      <w:ins w:id="1703" w:author="Autor">
        <w:r w:rsidR="00D20217">
          <w:rPr>
            <w:rFonts w:ascii="Brill" w:eastAsia="Brill" w:hAnsi="Brill" w:cs="Brill"/>
          </w:rPr>
          <w:t>r</w:t>
        </w:r>
      </w:ins>
      <w:del w:id="1704" w:author="Autor">
        <w:r w:rsidRPr="00C66272" w:rsidDel="00D20217">
          <w:rPr>
            <w:rFonts w:ascii="Brill" w:eastAsia="Brill" w:hAnsi="Brill" w:cs="Brill"/>
          </w:rPr>
          <w:delText>R</w:delText>
        </w:r>
      </w:del>
      <w:r w:rsidRPr="00C66272">
        <w:rPr>
          <w:rFonts w:ascii="Brill" w:eastAsia="Brill" w:hAnsi="Brill" w:cs="Brill"/>
        </w:rPr>
        <w:t xml:space="preserve">egeneration on </w:t>
      </w:r>
      <w:ins w:id="1705" w:author="Autor">
        <w:r w:rsidR="00D20217">
          <w:rPr>
            <w:rFonts w:ascii="Brill" w:eastAsia="Brill" w:hAnsi="Brill" w:cs="Brill"/>
          </w:rPr>
          <w:t>r</w:t>
        </w:r>
      </w:ins>
      <w:del w:id="1706" w:author="Autor">
        <w:r w:rsidRPr="00C66272" w:rsidDel="00D20217">
          <w:rPr>
            <w:rFonts w:ascii="Brill" w:eastAsia="Brill" w:hAnsi="Brill" w:cs="Brill"/>
          </w:rPr>
          <w:delText>R</w:delText>
        </w:r>
      </w:del>
      <w:r w:rsidRPr="00C66272">
        <w:rPr>
          <w:rFonts w:ascii="Brill" w:eastAsia="Brill" w:hAnsi="Brill" w:cs="Brill"/>
        </w:rPr>
        <w:t xml:space="preserve">egional </w:t>
      </w:r>
      <w:ins w:id="1707" w:author="Autor">
        <w:r w:rsidR="00D20217">
          <w:rPr>
            <w:rFonts w:ascii="Brill" w:eastAsia="Brill" w:hAnsi="Brill" w:cs="Brill"/>
          </w:rPr>
          <w:t>i</w:t>
        </w:r>
      </w:ins>
      <w:del w:id="1708" w:author="Autor">
        <w:r w:rsidRPr="00C66272" w:rsidDel="00D20217">
          <w:rPr>
            <w:rFonts w:ascii="Brill" w:eastAsia="Brill" w:hAnsi="Brill" w:cs="Brill"/>
          </w:rPr>
          <w:delText>I</w:delText>
        </w:r>
      </w:del>
      <w:r w:rsidRPr="00C66272">
        <w:rPr>
          <w:rFonts w:ascii="Brill" w:eastAsia="Brill" w:hAnsi="Brill" w:cs="Brill"/>
        </w:rPr>
        <w:t xml:space="preserve">dentity in North East England. </w:t>
      </w:r>
      <w:r w:rsidRPr="00C66272">
        <w:rPr>
          <w:rFonts w:ascii="Brill" w:eastAsia="Brill" w:hAnsi="Brill" w:cs="Brill"/>
          <w:i/>
        </w:rPr>
        <w:t>Regional Studies Association International Conference “The Dilemmas of Integration and Competition”</w:t>
      </w:r>
      <w:r w:rsidRPr="00C66272">
        <w:rPr>
          <w:rFonts w:ascii="Brill" w:eastAsia="Brill" w:hAnsi="Brill" w:cs="Brill"/>
        </w:rPr>
        <w:t>, Prague, 27–29 May.</w:t>
      </w:r>
    </w:p>
    <w:p w14:paraId="35077A09" w14:textId="5414AF28"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Miles, M. (2005). Interruptions: Testing the </w:t>
      </w:r>
      <w:ins w:id="1709" w:author="Autor">
        <w:r w:rsidR="00D20217">
          <w:rPr>
            <w:rFonts w:ascii="Brill" w:eastAsia="Brill" w:hAnsi="Brill" w:cs="Brill"/>
          </w:rPr>
          <w:t>r</w:t>
        </w:r>
      </w:ins>
      <w:del w:id="1710" w:author="Autor">
        <w:r w:rsidRPr="00C66272" w:rsidDel="00D20217">
          <w:rPr>
            <w:rFonts w:ascii="Brill" w:eastAsia="Brill" w:hAnsi="Brill" w:cs="Brill"/>
          </w:rPr>
          <w:delText>R</w:delText>
        </w:r>
      </w:del>
      <w:r w:rsidRPr="00C66272">
        <w:rPr>
          <w:rFonts w:ascii="Brill" w:eastAsia="Brill" w:hAnsi="Brill" w:cs="Brill"/>
        </w:rPr>
        <w:t xml:space="preserve">hetoric of </w:t>
      </w:r>
      <w:ins w:id="1711" w:author="Autor">
        <w:r w:rsidR="00D20217">
          <w:rPr>
            <w:rFonts w:ascii="Brill" w:eastAsia="Brill" w:hAnsi="Brill" w:cs="Brill"/>
          </w:rPr>
          <w:t>c</w:t>
        </w:r>
      </w:ins>
      <w:del w:id="1712" w:author="Autor">
        <w:r w:rsidRPr="00C66272" w:rsidDel="00D20217">
          <w:rPr>
            <w:rFonts w:ascii="Brill" w:eastAsia="Brill" w:hAnsi="Brill" w:cs="Brill"/>
          </w:rPr>
          <w:delText>C</w:delText>
        </w:r>
      </w:del>
      <w:r w:rsidRPr="00C66272">
        <w:rPr>
          <w:rFonts w:ascii="Brill" w:eastAsia="Brill" w:hAnsi="Brill" w:cs="Brill"/>
        </w:rPr>
        <w:t xml:space="preserve">ulturally </w:t>
      </w:r>
      <w:ins w:id="1713" w:author="Autor">
        <w:r w:rsidR="00D20217">
          <w:rPr>
            <w:rFonts w:ascii="Brill" w:eastAsia="Brill" w:hAnsi="Brill" w:cs="Brill"/>
          </w:rPr>
          <w:t>l</w:t>
        </w:r>
      </w:ins>
      <w:del w:id="1714" w:author="Autor">
        <w:r w:rsidRPr="00C66272" w:rsidDel="00D20217">
          <w:rPr>
            <w:rFonts w:ascii="Brill" w:eastAsia="Brill" w:hAnsi="Brill" w:cs="Brill"/>
          </w:rPr>
          <w:delText>L</w:delText>
        </w:r>
      </w:del>
      <w:r w:rsidRPr="00C66272">
        <w:rPr>
          <w:rFonts w:ascii="Brill" w:eastAsia="Brill" w:hAnsi="Brill" w:cs="Brill"/>
        </w:rPr>
        <w:t xml:space="preserve">ed </w:t>
      </w:r>
      <w:ins w:id="1715" w:author="Autor">
        <w:r w:rsidR="00D20217">
          <w:rPr>
            <w:rFonts w:ascii="Brill" w:eastAsia="Brill" w:hAnsi="Brill" w:cs="Brill"/>
          </w:rPr>
          <w:t>u</w:t>
        </w:r>
      </w:ins>
      <w:del w:id="1716" w:author="Autor">
        <w:r w:rsidRPr="00C66272" w:rsidDel="00D20217">
          <w:rPr>
            <w:rFonts w:ascii="Brill" w:eastAsia="Brill" w:hAnsi="Brill" w:cs="Brill"/>
          </w:rPr>
          <w:delText>U</w:delText>
        </w:r>
      </w:del>
      <w:r w:rsidRPr="00C66272">
        <w:rPr>
          <w:rFonts w:ascii="Brill" w:eastAsia="Brill" w:hAnsi="Brill" w:cs="Brill"/>
        </w:rPr>
        <w:t xml:space="preserve">rban </w:t>
      </w:r>
      <w:ins w:id="1717" w:author="Autor">
        <w:r w:rsidR="00D20217">
          <w:rPr>
            <w:rFonts w:ascii="Brill" w:eastAsia="Brill" w:hAnsi="Brill" w:cs="Brill"/>
          </w:rPr>
          <w:t>d</w:t>
        </w:r>
      </w:ins>
      <w:del w:id="1718" w:author="Autor">
        <w:r w:rsidRPr="00C66272" w:rsidDel="00D20217">
          <w:rPr>
            <w:rFonts w:ascii="Brill" w:eastAsia="Brill" w:hAnsi="Brill" w:cs="Brill"/>
          </w:rPr>
          <w:delText>D</w:delText>
        </w:r>
      </w:del>
      <w:r w:rsidRPr="00C66272">
        <w:rPr>
          <w:rFonts w:ascii="Brill" w:eastAsia="Brill" w:hAnsi="Brill" w:cs="Brill"/>
        </w:rPr>
        <w:t xml:space="preserve">evelopment. </w:t>
      </w:r>
      <w:r w:rsidRPr="00C66272">
        <w:rPr>
          <w:rFonts w:ascii="Brill" w:eastAsia="Brill" w:hAnsi="Brill" w:cs="Brill"/>
          <w:i/>
        </w:rPr>
        <w:t>Urban Studies</w:t>
      </w:r>
      <w:r w:rsidRPr="00C66272">
        <w:rPr>
          <w:rFonts w:ascii="Brill" w:eastAsia="Brill" w:hAnsi="Brill" w:cs="Brill"/>
        </w:rPr>
        <w:t xml:space="preserve">, </w:t>
      </w:r>
      <w:r w:rsidRPr="00C66272">
        <w:rPr>
          <w:rFonts w:ascii="Brill" w:eastAsia="Brill" w:hAnsi="Brill" w:cs="Brill"/>
          <w:i/>
        </w:rPr>
        <w:t>42</w:t>
      </w:r>
      <w:r w:rsidRPr="00C66272">
        <w:rPr>
          <w:rFonts w:ascii="Brill" w:eastAsia="Brill" w:hAnsi="Brill" w:cs="Brill"/>
        </w:rPr>
        <w:t>(5–6), 889–911.</w:t>
      </w:r>
    </w:p>
    <w:p w14:paraId="35077A0A" w14:textId="7B67C098"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Mooney, G. (2004). Cultural </w:t>
      </w:r>
      <w:ins w:id="1719" w:author="Autor">
        <w:r w:rsidR="00D20217">
          <w:rPr>
            <w:rFonts w:ascii="Brill" w:eastAsia="Brill" w:hAnsi="Brill" w:cs="Brill"/>
          </w:rPr>
          <w:t>p</w:t>
        </w:r>
      </w:ins>
      <w:del w:id="1720" w:author="Autor">
        <w:r w:rsidRPr="00C66272" w:rsidDel="00D20217">
          <w:rPr>
            <w:rFonts w:ascii="Brill" w:eastAsia="Brill" w:hAnsi="Brill" w:cs="Brill"/>
          </w:rPr>
          <w:delText>P</w:delText>
        </w:r>
      </w:del>
      <w:r w:rsidRPr="00C66272">
        <w:rPr>
          <w:rFonts w:ascii="Brill" w:eastAsia="Brill" w:hAnsi="Brill" w:cs="Brill"/>
        </w:rPr>
        <w:t xml:space="preserve">olicy as </w:t>
      </w:r>
      <w:ins w:id="1721" w:author="Autor">
        <w:r w:rsidR="00D20217">
          <w:rPr>
            <w:rFonts w:ascii="Brill" w:eastAsia="Brill" w:hAnsi="Brill" w:cs="Brill"/>
          </w:rPr>
          <w:t>u</w:t>
        </w:r>
      </w:ins>
      <w:del w:id="1722" w:author="Autor">
        <w:r w:rsidRPr="00C66272" w:rsidDel="00D20217">
          <w:rPr>
            <w:rFonts w:ascii="Brill" w:eastAsia="Brill" w:hAnsi="Brill" w:cs="Brill"/>
          </w:rPr>
          <w:delText>U</w:delText>
        </w:r>
      </w:del>
      <w:r w:rsidRPr="00C66272">
        <w:rPr>
          <w:rFonts w:ascii="Brill" w:eastAsia="Brill" w:hAnsi="Brill" w:cs="Brill"/>
        </w:rPr>
        <w:t xml:space="preserve">rban </w:t>
      </w:r>
      <w:ins w:id="1723" w:author="Autor">
        <w:r w:rsidR="00D20217">
          <w:rPr>
            <w:rFonts w:ascii="Brill" w:eastAsia="Brill" w:hAnsi="Brill" w:cs="Brill"/>
          </w:rPr>
          <w:t>t</w:t>
        </w:r>
      </w:ins>
      <w:del w:id="1724" w:author="Autor">
        <w:r w:rsidRPr="00C66272" w:rsidDel="00D20217">
          <w:rPr>
            <w:rFonts w:ascii="Brill" w:eastAsia="Brill" w:hAnsi="Brill" w:cs="Brill"/>
          </w:rPr>
          <w:delText>T</w:delText>
        </w:r>
      </w:del>
      <w:r w:rsidRPr="00C66272">
        <w:rPr>
          <w:rFonts w:ascii="Brill" w:eastAsia="Brill" w:hAnsi="Brill" w:cs="Brill"/>
        </w:rPr>
        <w:t xml:space="preserve">ransformation? Critical </w:t>
      </w:r>
      <w:ins w:id="1725" w:author="Autor">
        <w:r w:rsidR="00D20217">
          <w:rPr>
            <w:rFonts w:ascii="Brill" w:eastAsia="Brill" w:hAnsi="Brill" w:cs="Brill"/>
          </w:rPr>
          <w:t>r</w:t>
        </w:r>
      </w:ins>
      <w:del w:id="1726" w:author="Autor">
        <w:r w:rsidRPr="00C66272" w:rsidDel="00D20217">
          <w:rPr>
            <w:rFonts w:ascii="Brill" w:eastAsia="Brill" w:hAnsi="Brill" w:cs="Brill"/>
          </w:rPr>
          <w:delText>R</w:delText>
        </w:r>
      </w:del>
      <w:r w:rsidRPr="00C66272">
        <w:rPr>
          <w:rFonts w:ascii="Brill" w:eastAsia="Brill" w:hAnsi="Brill" w:cs="Brill"/>
        </w:rPr>
        <w:t xml:space="preserve">eflections on Glasgow, European City of Culture 1990. </w:t>
      </w:r>
      <w:r w:rsidRPr="00C66272">
        <w:rPr>
          <w:rFonts w:ascii="Brill" w:eastAsia="Brill" w:hAnsi="Brill" w:cs="Brill"/>
          <w:i/>
        </w:rPr>
        <w:t>Local Economy</w:t>
      </w:r>
      <w:r w:rsidRPr="00C66272">
        <w:rPr>
          <w:rFonts w:ascii="Brill" w:eastAsia="Brill" w:hAnsi="Brill" w:cs="Brill"/>
        </w:rPr>
        <w:t xml:space="preserve">, </w:t>
      </w:r>
      <w:r w:rsidRPr="00C66272">
        <w:rPr>
          <w:rFonts w:ascii="Brill" w:eastAsia="Brill" w:hAnsi="Brill" w:cs="Brill"/>
          <w:i/>
        </w:rPr>
        <w:t>19</w:t>
      </w:r>
      <w:r w:rsidRPr="00C66272">
        <w:rPr>
          <w:rFonts w:ascii="Brill" w:eastAsia="Brill" w:hAnsi="Brill" w:cs="Brill"/>
        </w:rPr>
        <w:t>(4), 327–340.</w:t>
      </w:r>
    </w:p>
    <w:p w14:paraId="35077A0B"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Müller, M. (2015). What makes an event a mega-event? Definitions and sizes. </w:t>
      </w:r>
      <w:r w:rsidRPr="00C66272">
        <w:rPr>
          <w:rFonts w:ascii="Brill" w:eastAsia="Brill" w:hAnsi="Brill" w:cs="Brill"/>
          <w:i/>
        </w:rPr>
        <w:t>Leisure Studies</w:t>
      </w:r>
      <w:r w:rsidRPr="00C66272">
        <w:rPr>
          <w:rFonts w:ascii="Brill" w:eastAsia="Brill" w:hAnsi="Brill" w:cs="Brill"/>
        </w:rPr>
        <w:t xml:space="preserve">, </w:t>
      </w:r>
      <w:r w:rsidRPr="00F34A6C">
        <w:rPr>
          <w:rFonts w:ascii="Brill" w:eastAsia="Brill" w:hAnsi="Brill" w:cs="Brill"/>
          <w:i/>
          <w:iCs/>
          <w:rPrChange w:id="1727" w:author="Autor">
            <w:rPr>
              <w:rFonts w:ascii="Brill" w:eastAsia="Brill" w:hAnsi="Brill" w:cs="Brill"/>
            </w:rPr>
          </w:rPrChange>
        </w:rPr>
        <w:t>34</w:t>
      </w:r>
      <w:r w:rsidRPr="00C66272">
        <w:rPr>
          <w:rFonts w:ascii="Brill" w:eastAsia="Brill" w:hAnsi="Brill" w:cs="Brill"/>
        </w:rPr>
        <w:t>(6), 627–642.</w:t>
      </w:r>
    </w:p>
    <w:p w14:paraId="35077A0C"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Musso, E., &amp; </w:t>
      </w:r>
      <w:proofErr w:type="spellStart"/>
      <w:r w:rsidRPr="00C66272">
        <w:rPr>
          <w:rFonts w:ascii="Brill" w:eastAsia="Brill" w:hAnsi="Brill" w:cs="Brill"/>
        </w:rPr>
        <w:t>Bennacchio</w:t>
      </w:r>
      <w:proofErr w:type="spellEnd"/>
      <w:r w:rsidRPr="00C66272">
        <w:rPr>
          <w:rFonts w:ascii="Brill" w:eastAsia="Brill" w:hAnsi="Brill" w:cs="Brill"/>
        </w:rPr>
        <w:t xml:space="preserve">, M. (2002). </w:t>
      </w:r>
      <w:proofErr w:type="spellStart"/>
      <w:r w:rsidRPr="00C66272">
        <w:rPr>
          <w:rFonts w:ascii="Brill" w:eastAsia="Brill" w:hAnsi="Brill" w:cs="Brill"/>
        </w:rPr>
        <w:t>Demaritimisation</w:t>
      </w:r>
      <w:proofErr w:type="spellEnd"/>
      <w:r w:rsidRPr="00C66272">
        <w:rPr>
          <w:rFonts w:ascii="Brill" w:eastAsia="Brill" w:hAnsi="Brill" w:cs="Brill"/>
        </w:rPr>
        <w:t xml:space="preserve"> o </w:t>
      </w:r>
      <w:proofErr w:type="spellStart"/>
      <w:r w:rsidRPr="00C66272">
        <w:rPr>
          <w:rFonts w:ascii="Brill" w:eastAsia="Brill" w:hAnsi="Brill" w:cs="Brill"/>
        </w:rPr>
        <w:t>remaritimisation</w:t>
      </w:r>
      <w:proofErr w:type="spellEnd"/>
      <w:r w:rsidRPr="00C66272">
        <w:rPr>
          <w:rFonts w:ascii="Brill" w:eastAsia="Brill" w:hAnsi="Brill" w:cs="Brill"/>
        </w:rPr>
        <w:t xml:space="preserve">? </w:t>
      </w:r>
      <w:proofErr w:type="spellStart"/>
      <w:r w:rsidRPr="00C66272">
        <w:rPr>
          <w:rFonts w:ascii="Brill" w:eastAsia="Brill" w:hAnsi="Brill" w:cs="Brill"/>
        </w:rPr>
        <w:t>L’evoluzione</w:t>
      </w:r>
      <w:proofErr w:type="spellEnd"/>
      <w:r w:rsidRPr="00C66272">
        <w:rPr>
          <w:rFonts w:ascii="Brill" w:eastAsia="Brill" w:hAnsi="Brill" w:cs="Brill"/>
        </w:rPr>
        <w:t xml:space="preserve"> </w:t>
      </w:r>
      <w:proofErr w:type="spellStart"/>
      <w:r w:rsidRPr="00C66272">
        <w:rPr>
          <w:rFonts w:ascii="Brill" w:eastAsia="Brill" w:hAnsi="Brill" w:cs="Brill"/>
        </w:rPr>
        <w:t>dello</w:t>
      </w:r>
      <w:proofErr w:type="spellEnd"/>
      <w:r w:rsidRPr="00C66272">
        <w:rPr>
          <w:rFonts w:ascii="Brill" w:eastAsia="Brill" w:hAnsi="Brill" w:cs="Brill"/>
        </w:rPr>
        <w:t xml:space="preserve"> scenario </w:t>
      </w:r>
      <w:proofErr w:type="spellStart"/>
      <w:r w:rsidRPr="00C66272">
        <w:rPr>
          <w:rFonts w:ascii="Brill" w:eastAsia="Brill" w:hAnsi="Brill" w:cs="Brill"/>
        </w:rPr>
        <w:t>economico</w:t>
      </w:r>
      <w:proofErr w:type="spellEnd"/>
      <w:r w:rsidRPr="00C66272">
        <w:rPr>
          <w:rFonts w:ascii="Brill" w:eastAsia="Brill" w:hAnsi="Brill" w:cs="Brill"/>
        </w:rPr>
        <w:t xml:space="preserve"> </w:t>
      </w:r>
      <w:proofErr w:type="spellStart"/>
      <w:r w:rsidRPr="00C66272">
        <w:rPr>
          <w:rFonts w:ascii="Brill" w:eastAsia="Brill" w:hAnsi="Brill" w:cs="Brill"/>
        </w:rPr>
        <w:t>delle</w:t>
      </w:r>
      <w:proofErr w:type="spellEnd"/>
      <w:r w:rsidRPr="00C66272">
        <w:rPr>
          <w:rFonts w:ascii="Brill" w:eastAsia="Brill" w:hAnsi="Brill" w:cs="Brill"/>
        </w:rPr>
        <w:t xml:space="preserve"> </w:t>
      </w:r>
      <w:proofErr w:type="spellStart"/>
      <w:r w:rsidRPr="00C66272">
        <w:rPr>
          <w:rFonts w:ascii="Brill" w:eastAsia="Brill" w:hAnsi="Brill" w:cs="Brill"/>
        </w:rPr>
        <w:t>città</w:t>
      </w:r>
      <w:proofErr w:type="spellEnd"/>
      <w:r w:rsidRPr="00C66272">
        <w:rPr>
          <w:rFonts w:ascii="Brill" w:eastAsia="Brill" w:hAnsi="Brill" w:cs="Brill"/>
        </w:rPr>
        <w:t xml:space="preserve"> </w:t>
      </w:r>
      <w:proofErr w:type="spellStart"/>
      <w:r w:rsidRPr="00C66272">
        <w:rPr>
          <w:rFonts w:ascii="Brill" w:eastAsia="Brill" w:hAnsi="Brill" w:cs="Brill"/>
        </w:rPr>
        <w:t>portuali</w:t>
      </w:r>
      <w:proofErr w:type="spellEnd"/>
      <w:r w:rsidRPr="00C66272">
        <w:rPr>
          <w:rFonts w:ascii="Brill" w:eastAsia="Brill" w:hAnsi="Brill" w:cs="Brill"/>
        </w:rPr>
        <w:t xml:space="preserve">. In S. </w:t>
      </w:r>
      <w:proofErr w:type="spellStart"/>
      <w:r w:rsidRPr="00C66272">
        <w:rPr>
          <w:rFonts w:ascii="Brill" w:eastAsia="Brill" w:hAnsi="Brill" w:cs="Brill"/>
        </w:rPr>
        <w:t>Soriani</w:t>
      </w:r>
      <w:proofErr w:type="spellEnd"/>
      <w:r w:rsidRPr="00C66272">
        <w:rPr>
          <w:rFonts w:ascii="Brill" w:eastAsia="Brill" w:hAnsi="Brill" w:cs="Brill"/>
        </w:rPr>
        <w:t xml:space="preserve"> (Ed.). </w:t>
      </w:r>
      <w:proofErr w:type="spellStart"/>
      <w:r w:rsidRPr="00C66272">
        <w:rPr>
          <w:rFonts w:ascii="Brill" w:eastAsia="Brill" w:hAnsi="Brill" w:cs="Brill"/>
          <w:i/>
        </w:rPr>
        <w:t>Porti</w:t>
      </w:r>
      <w:proofErr w:type="spellEnd"/>
      <w:r w:rsidRPr="00C66272">
        <w:rPr>
          <w:rFonts w:ascii="Brill" w:eastAsia="Brill" w:hAnsi="Brill" w:cs="Brill"/>
          <w:i/>
        </w:rPr>
        <w:t xml:space="preserve">, </w:t>
      </w:r>
      <w:proofErr w:type="spellStart"/>
      <w:r w:rsidRPr="00C66272">
        <w:rPr>
          <w:rFonts w:ascii="Brill" w:eastAsia="Brill" w:hAnsi="Brill" w:cs="Brill"/>
          <w:i/>
        </w:rPr>
        <w:t>città</w:t>
      </w:r>
      <w:proofErr w:type="spellEnd"/>
      <w:r w:rsidRPr="00C66272">
        <w:rPr>
          <w:rFonts w:ascii="Brill" w:eastAsia="Brill" w:hAnsi="Brill" w:cs="Brill"/>
          <w:i/>
        </w:rPr>
        <w:t xml:space="preserve"> e </w:t>
      </w:r>
      <w:proofErr w:type="spellStart"/>
      <w:r w:rsidRPr="00C66272">
        <w:rPr>
          <w:rFonts w:ascii="Brill" w:eastAsia="Brill" w:hAnsi="Brill" w:cs="Brill"/>
          <w:i/>
        </w:rPr>
        <w:t>territorio</w:t>
      </w:r>
      <w:proofErr w:type="spellEnd"/>
      <w:r w:rsidRPr="00C66272">
        <w:rPr>
          <w:rFonts w:ascii="Brill" w:eastAsia="Brill" w:hAnsi="Brill" w:cs="Brill"/>
          <w:i/>
        </w:rPr>
        <w:t xml:space="preserve"> </w:t>
      </w:r>
      <w:proofErr w:type="spellStart"/>
      <w:r w:rsidRPr="00C66272">
        <w:rPr>
          <w:rFonts w:ascii="Brill" w:eastAsia="Brill" w:hAnsi="Brill" w:cs="Brill"/>
          <w:i/>
        </w:rPr>
        <w:t>costiero</w:t>
      </w:r>
      <w:proofErr w:type="spellEnd"/>
      <w:r w:rsidRPr="00C66272">
        <w:rPr>
          <w:rFonts w:ascii="Brill" w:eastAsia="Brill" w:hAnsi="Brill" w:cs="Brill"/>
          <w:i/>
        </w:rPr>
        <w:t xml:space="preserve">. Le </w:t>
      </w:r>
      <w:proofErr w:type="spellStart"/>
      <w:r w:rsidRPr="00C66272">
        <w:rPr>
          <w:rFonts w:ascii="Brill" w:eastAsia="Brill" w:hAnsi="Brill" w:cs="Brill"/>
          <w:i/>
        </w:rPr>
        <w:t>dinamiche</w:t>
      </w:r>
      <w:proofErr w:type="spellEnd"/>
      <w:r w:rsidRPr="00C66272">
        <w:rPr>
          <w:rFonts w:ascii="Brill" w:eastAsia="Brill" w:hAnsi="Brill" w:cs="Brill"/>
          <w:i/>
        </w:rPr>
        <w:t xml:space="preserve"> </w:t>
      </w:r>
      <w:proofErr w:type="spellStart"/>
      <w:r w:rsidRPr="00C66272">
        <w:rPr>
          <w:rFonts w:ascii="Brill" w:eastAsia="Brill" w:hAnsi="Brill" w:cs="Brill"/>
          <w:i/>
        </w:rPr>
        <w:t>della</w:t>
      </w:r>
      <w:proofErr w:type="spellEnd"/>
      <w:r w:rsidRPr="00C66272">
        <w:rPr>
          <w:rFonts w:ascii="Brill" w:eastAsia="Brill" w:hAnsi="Brill" w:cs="Brill"/>
          <w:i/>
        </w:rPr>
        <w:t xml:space="preserve"> </w:t>
      </w:r>
      <w:proofErr w:type="spellStart"/>
      <w:r w:rsidRPr="00C66272">
        <w:rPr>
          <w:rFonts w:ascii="Brill" w:eastAsia="Brill" w:hAnsi="Brill" w:cs="Brill"/>
          <w:i/>
        </w:rPr>
        <w:t>sostenibilità</w:t>
      </w:r>
      <w:proofErr w:type="spellEnd"/>
      <w:r w:rsidRPr="00C66272">
        <w:rPr>
          <w:rFonts w:ascii="Brill" w:eastAsia="Brill" w:hAnsi="Brill" w:cs="Brill"/>
          <w:i/>
        </w:rPr>
        <w:t xml:space="preserve"> </w:t>
      </w:r>
      <w:r w:rsidRPr="00C66272">
        <w:rPr>
          <w:rFonts w:ascii="Brill" w:eastAsia="Brill" w:hAnsi="Brill" w:cs="Brill"/>
        </w:rPr>
        <w:t>(pp. 199–254). Bologna: Il Mulino.</w:t>
      </w:r>
    </w:p>
    <w:p w14:paraId="35077A0D" w14:textId="70CB3159" w:rsidR="00CB3FC9" w:rsidRPr="00C66272" w:rsidRDefault="00C55FA1" w:rsidP="00F62668">
      <w:pPr>
        <w:spacing w:line="360" w:lineRule="auto"/>
        <w:ind w:left="284" w:hanging="284"/>
        <w:jc w:val="both"/>
        <w:rPr>
          <w:rFonts w:ascii="Brill" w:eastAsia="Brill" w:hAnsi="Brill" w:cs="Brill"/>
        </w:rPr>
      </w:pPr>
      <w:proofErr w:type="spellStart"/>
      <w:r w:rsidRPr="00C66272">
        <w:rPr>
          <w:rFonts w:ascii="Brill" w:eastAsia="Brill" w:hAnsi="Brill" w:cs="Brill"/>
        </w:rPr>
        <w:t>Porfyriou</w:t>
      </w:r>
      <w:proofErr w:type="spellEnd"/>
      <w:r w:rsidRPr="00C66272">
        <w:rPr>
          <w:rFonts w:ascii="Brill" w:eastAsia="Brill" w:hAnsi="Brill" w:cs="Brill"/>
        </w:rPr>
        <w:t>, H., &amp; Sepe, M. (2017). Introduction</w:t>
      </w:r>
      <w:ins w:id="1728" w:author="Autor">
        <w:r w:rsidR="00D20217">
          <w:rPr>
            <w:rFonts w:ascii="Brill" w:eastAsia="Brill" w:hAnsi="Brill" w:cs="Brill"/>
          </w:rPr>
          <w:t>:</w:t>
        </w:r>
      </w:ins>
      <w:del w:id="1729" w:author="Autor">
        <w:r w:rsidRPr="00C66272" w:rsidDel="00D20217">
          <w:rPr>
            <w:rFonts w:ascii="Brill" w:eastAsia="Brill" w:hAnsi="Brill" w:cs="Brill"/>
          </w:rPr>
          <w:delText>.</w:delText>
        </w:r>
      </w:del>
      <w:r w:rsidRPr="00C66272">
        <w:rPr>
          <w:rFonts w:ascii="Brill" w:eastAsia="Brill" w:hAnsi="Brill" w:cs="Brill"/>
        </w:rPr>
        <w:t xml:space="preserve"> Port </w:t>
      </w:r>
      <w:ins w:id="1730" w:author="Autor">
        <w:r w:rsidR="00D20217">
          <w:rPr>
            <w:rFonts w:ascii="Brill" w:eastAsia="Brill" w:hAnsi="Brill" w:cs="Brill"/>
          </w:rPr>
          <w:t>c</w:t>
        </w:r>
      </w:ins>
      <w:del w:id="1731" w:author="Autor">
        <w:r w:rsidRPr="00C66272" w:rsidDel="00D20217">
          <w:rPr>
            <w:rFonts w:ascii="Brill" w:eastAsia="Brill" w:hAnsi="Brill" w:cs="Brill"/>
          </w:rPr>
          <w:delText>C</w:delText>
        </w:r>
      </w:del>
      <w:r w:rsidRPr="00C66272">
        <w:rPr>
          <w:rFonts w:ascii="Brill" w:eastAsia="Brill" w:hAnsi="Brill" w:cs="Brill"/>
        </w:rPr>
        <w:t xml:space="preserve">ities and </w:t>
      </w:r>
      <w:ins w:id="1732" w:author="Autor">
        <w:r w:rsidR="00D20217">
          <w:rPr>
            <w:rFonts w:ascii="Brill" w:eastAsia="Brill" w:hAnsi="Brill" w:cs="Brill"/>
          </w:rPr>
          <w:t>w</w:t>
        </w:r>
      </w:ins>
      <w:del w:id="1733" w:author="Autor">
        <w:r w:rsidRPr="00C66272" w:rsidDel="00D20217">
          <w:rPr>
            <w:rFonts w:ascii="Brill" w:eastAsia="Brill" w:hAnsi="Brill" w:cs="Brill"/>
          </w:rPr>
          <w:delText>W</w:delText>
        </w:r>
      </w:del>
      <w:r w:rsidRPr="00C66272">
        <w:rPr>
          <w:rFonts w:ascii="Brill" w:eastAsia="Brill" w:hAnsi="Brill" w:cs="Brill"/>
        </w:rPr>
        <w:t xml:space="preserve">aterfront </w:t>
      </w:r>
      <w:ins w:id="1734" w:author="Autor">
        <w:r w:rsidR="00D20217">
          <w:rPr>
            <w:rFonts w:ascii="Brill" w:eastAsia="Brill" w:hAnsi="Brill" w:cs="Brill"/>
          </w:rPr>
          <w:t>d</w:t>
        </w:r>
      </w:ins>
      <w:del w:id="1735" w:author="Autor">
        <w:r w:rsidRPr="00C66272" w:rsidDel="00D20217">
          <w:rPr>
            <w:rFonts w:ascii="Brill" w:eastAsia="Brill" w:hAnsi="Brill" w:cs="Brill"/>
          </w:rPr>
          <w:delText>D</w:delText>
        </w:r>
      </w:del>
      <w:r w:rsidRPr="00C66272">
        <w:rPr>
          <w:rFonts w:ascii="Brill" w:eastAsia="Brill" w:hAnsi="Brill" w:cs="Brill"/>
        </w:rPr>
        <w:t xml:space="preserve">evelopments: From the </w:t>
      </w:r>
      <w:ins w:id="1736" w:author="Autor">
        <w:r w:rsidR="00D20217">
          <w:rPr>
            <w:rFonts w:ascii="Brill" w:eastAsia="Brill" w:hAnsi="Brill" w:cs="Brill"/>
          </w:rPr>
          <w:t>r</w:t>
        </w:r>
      </w:ins>
      <w:del w:id="1737" w:author="Autor">
        <w:r w:rsidRPr="00C66272" w:rsidDel="00D20217">
          <w:rPr>
            <w:rFonts w:ascii="Brill" w:eastAsia="Brill" w:hAnsi="Brill" w:cs="Brill"/>
          </w:rPr>
          <w:delText>R</w:delText>
        </w:r>
      </w:del>
      <w:r w:rsidRPr="00C66272">
        <w:rPr>
          <w:rFonts w:ascii="Brill" w:eastAsia="Brill" w:hAnsi="Brill" w:cs="Brill"/>
        </w:rPr>
        <w:t xml:space="preserve">e-actualization of </w:t>
      </w:r>
      <w:ins w:id="1738" w:author="Autor">
        <w:r w:rsidR="00D20217">
          <w:rPr>
            <w:rFonts w:ascii="Brill" w:eastAsia="Brill" w:hAnsi="Brill" w:cs="Brill"/>
          </w:rPr>
          <w:t>h</w:t>
        </w:r>
      </w:ins>
      <w:del w:id="1739" w:author="Autor">
        <w:r w:rsidRPr="00C66272" w:rsidDel="00D20217">
          <w:rPr>
            <w:rFonts w:ascii="Brill" w:eastAsia="Brill" w:hAnsi="Brill" w:cs="Brill"/>
          </w:rPr>
          <w:delText>H</w:delText>
        </w:r>
      </w:del>
      <w:r w:rsidRPr="00C66272">
        <w:rPr>
          <w:rFonts w:ascii="Brill" w:eastAsia="Brill" w:hAnsi="Brill" w:cs="Brill"/>
        </w:rPr>
        <w:t xml:space="preserve">istory to a </w:t>
      </w:r>
      <w:ins w:id="1740" w:author="Autor">
        <w:r w:rsidR="00D20217">
          <w:rPr>
            <w:rFonts w:ascii="Brill" w:eastAsia="Brill" w:hAnsi="Brill" w:cs="Brill"/>
          </w:rPr>
          <w:t>n</w:t>
        </w:r>
      </w:ins>
      <w:del w:id="1741" w:author="Autor">
        <w:r w:rsidRPr="00C66272" w:rsidDel="00D20217">
          <w:rPr>
            <w:rFonts w:ascii="Brill" w:eastAsia="Brill" w:hAnsi="Brill" w:cs="Brill"/>
          </w:rPr>
          <w:delText>N</w:delText>
        </w:r>
      </w:del>
      <w:r w:rsidRPr="00C66272">
        <w:rPr>
          <w:rFonts w:ascii="Brill" w:eastAsia="Brill" w:hAnsi="Brill" w:cs="Brill"/>
        </w:rPr>
        <w:t xml:space="preserve">ew </w:t>
      </w:r>
      <w:ins w:id="1742" w:author="Autor">
        <w:r w:rsidR="00D20217">
          <w:rPr>
            <w:rFonts w:ascii="Brill" w:eastAsia="Brill" w:hAnsi="Brill" w:cs="Brill"/>
          </w:rPr>
          <w:t>c</w:t>
        </w:r>
      </w:ins>
      <w:del w:id="1743" w:author="Autor">
        <w:r w:rsidRPr="00C66272" w:rsidDel="00D20217">
          <w:rPr>
            <w:rFonts w:ascii="Brill" w:eastAsia="Brill" w:hAnsi="Brill" w:cs="Brill"/>
          </w:rPr>
          <w:delText>C</w:delText>
        </w:r>
      </w:del>
      <w:r w:rsidRPr="00C66272">
        <w:rPr>
          <w:rFonts w:ascii="Brill" w:eastAsia="Brill" w:hAnsi="Brill" w:cs="Brill"/>
        </w:rPr>
        <w:t xml:space="preserve">ity </w:t>
      </w:r>
      <w:ins w:id="1744" w:author="Autor">
        <w:r w:rsidR="00D20217">
          <w:rPr>
            <w:rFonts w:ascii="Brill" w:eastAsia="Brill" w:hAnsi="Brill" w:cs="Brill"/>
          </w:rPr>
          <w:t>i</w:t>
        </w:r>
      </w:ins>
      <w:del w:id="1745" w:author="Autor">
        <w:r w:rsidRPr="00C66272" w:rsidDel="00D20217">
          <w:rPr>
            <w:rFonts w:ascii="Brill" w:eastAsia="Brill" w:hAnsi="Brill" w:cs="Brill"/>
          </w:rPr>
          <w:delText>I</w:delText>
        </w:r>
      </w:del>
      <w:r w:rsidRPr="00C66272">
        <w:rPr>
          <w:rFonts w:ascii="Brill" w:eastAsia="Brill" w:hAnsi="Brill" w:cs="Brill"/>
        </w:rPr>
        <w:t xml:space="preserve">mage. In H. </w:t>
      </w:r>
      <w:proofErr w:type="spellStart"/>
      <w:r w:rsidRPr="00C66272">
        <w:rPr>
          <w:rFonts w:ascii="Brill" w:eastAsia="Brill" w:hAnsi="Brill" w:cs="Brill"/>
        </w:rPr>
        <w:t>Porfyriou</w:t>
      </w:r>
      <w:proofErr w:type="spellEnd"/>
      <w:r w:rsidRPr="00C66272">
        <w:rPr>
          <w:rFonts w:ascii="Brill" w:eastAsia="Brill" w:hAnsi="Brill" w:cs="Brill"/>
        </w:rPr>
        <w:t xml:space="preserve">, &amp; M. Sepe (Eds.). </w:t>
      </w:r>
      <w:r w:rsidRPr="00C66272">
        <w:rPr>
          <w:rFonts w:ascii="Brill" w:eastAsia="Brill" w:hAnsi="Brill" w:cs="Brill"/>
          <w:i/>
        </w:rPr>
        <w:t>Waterfront Revisited</w:t>
      </w:r>
      <w:ins w:id="1746" w:author="Autor">
        <w:r w:rsidR="00D20217">
          <w:rPr>
            <w:rFonts w:ascii="Brill" w:eastAsia="Brill" w:hAnsi="Brill" w:cs="Brill"/>
            <w:i/>
          </w:rPr>
          <w:t>:</w:t>
        </w:r>
      </w:ins>
      <w:del w:id="1747" w:author="Autor">
        <w:r w:rsidRPr="00C66272" w:rsidDel="00D20217">
          <w:rPr>
            <w:rFonts w:ascii="Brill" w:eastAsia="Brill" w:hAnsi="Brill" w:cs="Brill"/>
            <w:i/>
          </w:rPr>
          <w:delText>.</w:delText>
        </w:r>
      </w:del>
      <w:r w:rsidRPr="00C66272">
        <w:rPr>
          <w:rFonts w:ascii="Brill" w:eastAsia="Brill" w:hAnsi="Brill" w:cs="Brill"/>
          <w:i/>
        </w:rPr>
        <w:t xml:space="preserve"> European ports in a historic and global perspective</w:t>
      </w:r>
      <w:r w:rsidRPr="00C66272">
        <w:rPr>
          <w:rFonts w:ascii="Brill" w:eastAsia="Brill" w:hAnsi="Brill" w:cs="Brill"/>
        </w:rPr>
        <w:t xml:space="preserve"> (pp. 1–16). New York and London: Routledge.</w:t>
      </w:r>
    </w:p>
    <w:p w14:paraId="35077A0E" w14:textId="77777777" w:rsidR="00CB3FC9" w:rsidRPr="00C66272" w:rsidRDefault="00C55FA1" w:rsidP="00F62668">
      <w:pPr>
        <w:spacing w:line="360" w:lineRule="auto"/>
        <w:ind w:left="284" w:hanging="284"/>
        <w:jc w:val="both"/>
        <w:rPr>
          <w:rFonts w:ascii="Brill" w:eastAsia="Brill" w:hAnsi="Brill" w:cs="Brill"/>
        </w:rPr>
      </w:pPr>
      <w:proofErr w:type="spellStart"/>
      <w:r w:rsidRPr="00C66272">
        <w:rPr>
          <w:rFonts w:ascii="Brill" w:eastAsia="Brill" w:hAnsi="Brill" w:cs="Brill"/>
        </w:rPr>
        <w:t>Prytherch</w:t>
      </w:r>
      <w:proofErr w:type="spellEnd"/>
      <w:r w:rsidRPr="00C66272">
        <w:rPr>
          <w:rFonts w:ascii="Brill" w:eastAsia="Brill" w:hAnsi="Brill" w:cs="Brill"/>
        </w:rPr>
        <w:t xml:space="preserve">, D. A., &amp; </w:t>
      </w:r>
      <w:proofErr w:type="spellStart"/>
      <w:r w:rsidRPr="00C66272">
        <w:rPr>
          <w:rFonts w:ascii="Brill" w:eastAsia="Brill" w:hAnsi="Brill" w:cs="Brill"/>
        </w:rPr>
        <w:t>Boira</w:t>
      </w:r>
      <w:proofErr w:type="spellEnd"/>
      <w:r w:rsidRPr="00C66272">
        <w:rPr>
          <w:rFonts w:ascii="Brill" w:eastAsia="Brill" w:hAnsi="Brill" w:cs="Brill"/>
        </w:rPr>
        <w:t xml:space="preserve"> </w:t>
      </w:r>
      <w:proofErr w:type="spellStart"/>
      <w:r w:rsidRPr="00C66272">
        <w:rPr>
          <w:rFonts w:ascii="Brill" w:eastAsia="Brill" w:hAnsi="Brill" w:cs="Brill"/>
        </w:rPr>
        <w:t>i</w:t>
      </w:r>
      <w:proofErr w:type="spellEnd"/>
      <w:r w:rsidRPr="00C66272">
        <w:rPr>
          <w:rFonts w:ascii="Brill" w:eastAsia="Brill" w:hAnsi="Brill" w:cs="Brill"/>
        </w:rPr>
        <w:t xml:space="preserve"> </w:t>
      </w:r>
      <w:proofErr w:type="spellStart"/>
      <w:r w:rsidRPr="00C66272">
        <w:rPr>
          <w:rFonts w:ascii="Brill" w:eastAsia="Brill" w:hAnsi="Brill" w:cs="Brill"/>
        </w:rPr>
        <w:t>Maiques</w:t>
      </w:r>
      <w:proofErr w:type="spellEnd"/>
      <w:r w:rsidRPr="00C66272">
        <w:rPr>
          <w:rFonts w:ascii="Brill" w:eastAsia="Brill" w:hAnsi="Brill" w:cs="Brill"/>
        </w:rPr>
        <w:t xml:space="preserve">, J. V. (2009). City profile: Valencia. </w:t>
      </w:r>
      <w:r w:rsidRPr="00C66272">
        <w:rPr>
          <w:rFonts w:ascii="Brill" w:eastAsia="Brill" w:hAnsi="Brill" w:cs="Brill"/>
          <w:i/>
        </w:rPr>
        <w:t>Cities</w:t>
      </w:r>
      <w:r w:rsidRPr="00C66272">
        <w:rPr>
          <w:rFonts w:ascii="Brill" w:eastAsia="Brill" w:hAnsi="Brill" w:cs="Brill"/>
        </w:rPr>
        <w:t xml:space="preserve">, </w:t>
      </w:r>
      <w:commentRangeStart w:id="1748"/>
      <w:commentRangeStart w:id="1749"/>
      <w:r w:rsidRPr="00C66272">
        <w:rPr>
          <w:rFonts w:ascii="Brill" w:eastAsia="Brill" w:hAnsi="Brill" w:cs="Brill"/>
          <w:i/>
        </w:rPr>
        <w:t>26</w:t>
      </w:r>
      <w:commentRangeEnd w:id="1748"/>
      <w:r w:rsidR="00D20217">
        <w:rPr>
          <w:rStyle w:val="Odwoaniedokomentarza"/>
          <w:lang w:val="en-AU"/>
        </w:rPr>
        <w:commentReference w:id="1748"/>
      </w:r>
      <w:commentRangeEnd w:id="1749"/>
      <w:r w:rsidR="0048658F">
        <w:rPr>
          <w:rStyle w:val="Odwoaniedokomentarza"/>
          <w:lang w:val="en-AU"/>
        </w:rPr>
        <w:commentReference w:id="1749"/>
      </w:r>
      <w:r w:rsidRPr="00C66272">
        <w:rPr>
          <w:rFonts w:ascii="Brill" w:eastAsia="Brill" w:hAnsi="Brill" w:cs="Brill"/>
        </w:rPr>
        <w:t>, 103–115.</w:t>
      </w:r>
    </w:p>
    <w:p w14:paraId="35077A0F" w14:textId="58B9C603"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Richards, G. (Ed.). (2007). </w:t>
      </w:r>
      <w:r w:rsidRPr="00C66272">
        <w:rPr>
          <w:rFonts w:ascii="Brill" w:eastAsia="Brill" w:hAnsi="Brill" w:cs="Brill"/>
          <w:i/>
        </w:rPr>
        <w:t xml:space="preserve">Cultural </w:t>
      </w:r>
      <w:ins w:id="1750" w:author="Autor">
        <w:r w:rsidR="00D20217">
          <w:rPr>
            <w:rFonts w:ascii="Brill" w:eastAsia="Brill" w:hAnsi="Brill" w:cs="Brill"/>
            <w:i/>
          </w:rPr>
          <w:t>t</w:t>
        </w:r>
      </w:ins>
      <w:del w:id="1751" w:author="Autor">
        <w:r w:rsidRPr="00C66272" w:rsidDel="00D20217">
          <w:rPr>
            <w:rFonts w:ascii="Brill" w:eastAsia="Brill" w:hAnsi="Brill" w:cs="Brill"/>
            <w:i/>
          </w:rPr>
          <w:delText>T</w:delText>
        </w:r>
      </w:del>
      <w:r w:rsidRPr="00C66272">
        <w:rPr>
          <w:rFonts w:ascii="Brill" w:eastAsia="Brill" w:hAnsi="Brill" w:cs="Brill"/>
          <w:i/>
        </w:rPr>
        <w:t>ourism</w:t>
      </w:r>
      <w:ins w:id="1752" w:author="Autor">
        <w:r w:rsidR="00D20217">
          <w:rPr>
            <w:rFonts w:ascii="Brill" w:eastAsia="Brill" w:hAnsi="Brill" w:cs="Brill"/>
            <w:i/>
          </w:rPr>
          <w:t>:</w:t>
        </w:r>
      </w:ins>
      <w:del w:id="1753" w:author="Autor">
        <w:r w:rsidRPr="00C66272" w:rsidDel="00D20217">
          <w:rPr>
            <w:rFonts w:ascii="Brill" w:eastAsia="Brill" w:hAnsi="Brill" w:cs="Brill"/>
            <w:i/>
          </w:rPr>
          <w:delText>.</w:delText>
        </w:r>
      </w:del>
      <w:r w:rsidRPr="00C66272">
        <w:rPr>
          <w:rFonts w:ascii="Brill" w:eastAsia="Brill" w:hAnsi="Brill" w:cs="Brill"/>
          <w:i/>
        </w:rPr>
        <w:t xml:space="preserve"> Global and </w:t>
      </w:r>
      <w:ins w:id="1754" w:author="Autor">
        <w:r w:rsidR="00D20217">
          <w:rPr>
            <w:rFonts w:ascii="Brill" w:eastAsia="Brill" w:hAnsi="Brill" w:cs="Brill"/>
            <w:i/>
          </w:rPr>
          <w:t>l</w:t>
        </w:r>
      </w:ins>
      <w:del w:id="1755" w:author="Autor">
        <w:r w:rsidRPr="00C66272" w:rsidDel="00D20217">
          <w:rPr>
            <w:rFonts w:ascii="Brill" w:eastAsia="Brill" w:hAnsi="Brill" w:cs="Brill"/>
            <w:i/>
          </w:rPr>
          <w:delText>L</w:delText>
        </w:r>
      </w:del>
      <w:r w:rsidRPr="00C66272">
        <w:rPr>
          <w:rFonts w:ascii="Brill" w:eastAsia="Brill" w:hAnsi="Brill" w:cs="Brill"/>
          <w:i/>
        </w:rPr>
        <w:t xml:space="preserve">ocal </w:t>
      </w:r>
      <w:ins w:id="1756" w:author="Autor">
        <w:r w:rsidR="00D20217">
          <w:rPr>
            <w:rFonts w:ascii="Brill" w:eastAsia="Brill" w:hAnsi="Brill" w:cs="Brill"/>
            <w:i/>
          </w:rPr>
          <w:t>p</w:t>
        </w:r>
      </w:ins>
      <w:del w:id="1757" w:author="Autor">
        <w:r w:rsidRPr="00C66272" w:rsidDel="00D20217">
          <w:rPr>
            <w:rFonts w:ascii="Brill" w:eastAsia="Brill" w:hAnsi="Brill" w:cs="Brill"/>
            <w:i/>
          </w:rPr>
          <w:delText>P</w:delText>
        </w:r>
      </w:del>
      <w:r w:rsidRPr="00C66272">
        <w:rPr>
          <w:rFonts w:ascii="Brill" w:eastAsia="Brill" w:hAnsi="Brill" w:cs="Brill"/>
          <w:i/>
        </w:rPr>
        <w:t>erspectives</w:t>
      </w:r>
      <w:r w:rsidRPr="00C66272">
        <w:rPr>
          <w:rFonts w:ascii="Brill" w:eastAsia="Brill" w:hAnsi="Brill" w:cs="Brill"/>
        </w:rPr>
        <w:t>. London: Routledge.</w:t>
      </w:r>
    </w:p>
    <w:p w14:paraId="35077A10" w14:textId="4683E630"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Richards, G. (2010). </w:t>
      </w:r>
      <w:r w:rsidRPr="00C66272">
        <w:rPr>
          <w:rFonts w:ascii="Brill" w:eastAsia="Brill" w:hAnsi="Brill" w:cs="Brill"/>
          <w:i/>
        </w:rPr>
        <w:t xml:space="preserve">Leisure in the </w:t>
      </w:r>
      <w:ins w:id="1758" w:author="Autor">
        <w:r w:rsidR="00D20217">
          <w:rPr>
            <w:rFonts w:ascii="Brill" w:eastAsia="Brill" w:hAnsi="Brill" w:cs="Brill"/>
            <w:i/>
          </w:rPr>
          <w:t>n</w:t>
        </w:r>
      </w:ins>
      <w:del w:id="1759" w:author="Autor">
        <w:r w:rsidRPr="00C66272" w:rsidDel="00D20217">
          <w:rPr>
            <w:rFonts w:ascii="Brill" w:eastAsia="Brill" w:hAnsi="Brill" w:cs="Brill"/>
            <w:i/>
          </w:rPr>
          <w:delText>N</w:delText>
        </w:r>
      </w:del>
      <w:r w:rsidRPr="00C66272">
        <w:rPr>
          <w:rFonts w:ascii="Brill" w:eastAsia="Brill" w:hAnsi="Brill" w:cs="Brill"/>
          <w:i/>
        </w:rPr>
        <w:t xml:space="preserve">etwork </w:t>
      </w:r>
      <w:ins w:id="1760" w:author="Autor">
        <w:r w:rsidR="00D20217">
          <w:rPr>
            <w:rFonts w:ascii="Brill" w:eastAsia="Brill" w:hAnsi="Brill" w:cs="Brill"/>
            <w:i/>
          </w:rPr>
          <w:t>s</w:t>
        </w:r>
      </w:ins>
      <w:del w:id="1761" w:author="Autor">
        <w:r w:rsidRPr="00C66272" w:rsidDel="00D20217">
          <w:rPr>
            <w:rFonts w:ascii="Brill" w:eastAsia="Brill" w:hAnsi="Brill" w:cs="Brill"/>
            <w:i/>
          </w:rPr>
          <w:delText>S</w:delText>
        </w:r>
      </w:del>
      <w:r w:rsidRPr="00C66272">
        <w:rPr>
          <w:rFonts w:ascii="Brill" w:eastAsia="Brill" w:hAnsi="Brill" w:cs="Brill"/>
          <w:i/>
        </w:rPr>
        <w:t xml:space="preserve">ociety: From </w:t>
      </w:r>
      <w:proofErr w:type="spellStart"/>
      <w:r w:rsidRPr="00C66272">
        <w:rPr>
          <w:rFonts w:ascii="Brill" w:eastAsia="Brill" w:hAnsi="Brill" w:cs="Brill"/>
          <w:i/>
        </w:rPr>
        <w:t>pseudoevents</w:t>
      </w:r>
      <w:proofErr w:type="spellEnd"/>
      <w:r w:rsidRPr="00C66272">
        <w:rPr>
          <w:rFonts w:ascii="Brill" w:eastAsia="Brill" w:hAnsi="Brill" w:cs="Brill"/>
          <w:i/>
        </w:rPr>
        <w:t xml:space="preserve"> to </w:t>
      </w:r>
      <w:proofErr w:type="spellStart"/>
      <w:r w:rsidRPr="00C66272">
        <w:rPr>
          <w:rFonts w:ascii="Brill" w:eastAsia="Brill" w:hAnsi="Brill" w:cs="Brill"/>
          <w:i/>
        </w:rPr>
        <w:t>hyperfestivity</w:t>
      </w:r>
      <w:proofErr w:type="spellEnd"/>
      <w:r w:rsidRPr="00C66272">
        <w:rPr>
          <w:rFonts w:ascii="Brill" w:eastAsia="Brill" w:hAnsi="Brill" w:cs="Brill"/>
          <w:i/>
        </w:rPr>
        <w:t>?</w:t>
      </w:r>
      <w:r w:rsidRPr="00C66272">
        <w:rPr>
          <w:rFonts w:ascii="Brill" w:eastAsia="Brill" w:hAnsi="Brill" w:cs="Brill"/>
        </w:rPr>
        <w:t>. Tilburg: Tilburg University.</w:t>
      </w:r>
    </w:p>
    <w:p w14:paraId="35077A11" w14:textId="14857B3F"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Richards, G., &amp; Palmer, R. (2010). </w:t>
      </w:r>
      <w:r w:rsidRPr="00C66272">
        <w:rPr>
          <w:rFonts w:ascii="Brill" w:eastAsia="Brill" w:hAnsi="Brill" w:cs="Brill"/>
          <w:i/>
        </w:rPr>
        <w:t xml:space="preserve">Eventful </w:t>
      </w:r>
      <w:ins w:id="1762" w:author="Autor">
        <w:r w:rsidR="00D20217">
          <w:rPr>
            <w:rFonts w:ascii="Brill" w:eastAsia="Brill" w:hAnsi="Brill" w:cs="Brill"/>
            <w:i/>
          </w:rPr>
          <w:t>c</w:t>
        </w:r>
      </w:ins>
      <w:del w:id="1763" w:author="Autor">
        <w:r w:rsidRPr="00C66272" w:rsidDel="00D20217">
          <w:rPr>
            <w:rFonts w:ascii="Brill" w:eastAsia="Brill" w:hAnsi="Brill" w:cs="Brill"/>
            <w:i/>
          </w:rPr>
          <w:delText>C</w:delText>
        </w:r>
      </w:del>
      <w:r w:rsidRPr="00C66272">
        <w:rPr>
          <w:rFonts w:ascii="Brill" w:eastAsia="Brill" w:hAnsi="Brill" w:cs="Brill"/>
          <w:i/>
        </w:rPr>
        <w:t xml:space="preserve">ities: Cultural </w:t>
      </w:r>
      <w:ins w:id="1764" w:author="Autor">
        <w:r w:rsidR="00D20217">
          <w:rPr>
            <w:rFonts w:ascii="Brill" w:eastAsia="Brill" w:hAnsi="Brill" w:cs="Brill"/>
            <w:i/>
          </w:rPr>
          <w:t>m</w:t>
        </w:r>
      </w:ins>
      <w:del w:id="1765" w:author="Autor">
        <w:r w:rsidRPr="00C66272" w:rsidDel="00D20217">
          <w:rPr>
            <w:rFonts w:ascii="Brill" w:eastAsia="Brill" w:hAnsi="Brill" w:cs="Brill"/>
            <w:i/>
          </w:rPr>
          <w:delText>M</w:delText>
        </w:r>
      </w:del>
      <w:r w:rsidRPr="00C66272">
        <w:rPr>
          <w:rFonts w:ascii="Brill" w:eastAsia="Brill" w:hAnsi="Brill" w:cs="Brill"/>
          <w:i/>
        </w:rPr>
        <w:t xml:space="preserve">anagement and </w:t>
      </w:r>
      <w:ins w:id="1766" w:author="Autor">
        <w:r w:rsidR="00D20217">
          <w:rPr>
            <w:rFonts w:ascii="Brill" w:eastAsia="Brill" w:hAnsi="Brill" w:cs="Brill"/>
            <w:i/>
          </w:rPr>
          <w:t>u</w:t>
        </w:r>
      </w:ins>
      <w:del w:id="1767" w:author="Autor">
        <w:r w:rsidRPr="00C66272" w:rsidDel="00D20217">
          <w:rPr>
            <w:rFonts w:ascii="Brill" w:eastAsia="Brill" w:hAnsi="Brill" w:cs="Brill"/>
            <w:i/>
          </w:rPr>
          <w:delText>U</w:delText>
        </w:r>
      </w:del>
      <w:r w:rsidRPr="00C66272">
        <w:rPr>
          <w:rFonts w:ascii="Brill" w:eastAsia="Brill" w:hAnsi="Brill" w:cs="Brill"/>
          <w:i/>
        </w:rPr>
        <w:t xml:space="preserve">rban </w:t>
      </w:r>
      <w:ins w:id="1768" w:author="Autor">
        <w:r w:rsidR="00D20217">
          <w:rPr>
            <w:rFonts w:ascii="Brill" w:eastAsia="Brill" w:hAnsi="Brill" w:cs="Brill"/>
            <w:i/>
          </w:rPr>
          <w:t>r</w:t>
        </w:r>
      </w:ins>
      <w:del w:id="1769" w:author="Autor">
        <w:r w:rsidRPr="00C66272" w:rsidDel="00D20217">
          <w:rPr>
            <w:rFonts w:ascii="Brill" w:eastAsia="Brill" w:hAnsi="Brill" w:cs="Brill"/>
            <w:i/>
          </w:rPr>
          <w:delText>R</w:delText>
        </w:r>
      </w:del>
      <w:r w:rsidRPr="00C66272">
        <w:rPr>
          <w:rFonts w:ascii="Brill" w:eastAsia="Brill" w:hAnsi="Brill" w:cs="Brill"/>
          <w:i/>
        </w:rPr>
        <w:t>evitalisation</w:t>
      </w:r>
      <w:r w:rsidRPr="00C66272">
        <w:rPr>
          <w:rFonts w:ascii="Brill" w:eastAsia="Brill" w:hAnsi="Brill" w:cs="Brill"/>
        </w:rPr>
        <w:t>. Oxford: Elsevier.</w:t>
      </w:r>
    </w:p>
    <w:p w14:paraId="35077A12" w14:textId="462DC7C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Richards, G., &amp; Wilson, J. (2004). The </w:t>
      </w:r>
      <w:ins w:id="1770" w:author="Autor">
        <w:r w:rsidR="00D20217">
          <w:rPr>
            <w:rFonts w:ascii="Brill" w:eastAsia="Brill" w:hAnsi="Brill" w:cs="Brill"/>
          </w:rPr>
          <w:t>i</w:t>
        </w:r>
      </w:ins>
      <w:del w:id="1771" w:author="Autor">
        <w:r w:rsidRPr="00C66272" w:rsidDel="00D20217">
          <w:rPr>
            <w:rFonts w:ascii="Brill" w:eastAsia="Brill" w:hAnsi="Brill" w:cs="Brill"/>
          </w:rPr>
          <w:delText>I</w:delText>
        </w:r>
      </w:del>
      <w:r w:rsidRPr="00C66272">
        <w:rPr>
          <w:rFonts w:ascii="Brill" w:eastAsia="Brill" w:hAnsi="Brill" w:cs="Brill"/>
        </w:rPr>
        <w:t xml:space="preserve">mpact of </w:t>
      </w:r>
      <w:ins w:id="1772" w:author="Autor">
        <w:r w:rsidR="00D20217">
          <w:rPr>
            <w:rFonts w:ascii="Brill" w:eastAsia="Brill" w:hAnsi="Brill" w:cs="Brill"/>
          </w:rPr>
          <w:t>c</w:t>
        </w:r>
      </w:ins>
      <w:del w:id="1773" w:author="Autor">
        <w:r w:rsidRPr="00C66272" w:rsidDel="00D20217">
          <w:rPr>
            <w:rFonts w:ascii="Brill" w:eastAsia="Brill" w:hAnsi="Brill" w:cs="Brill"/>
          </w:rPr>
          <w:delText>C</w:delText>
        </w:r>
      </w:del>
      <w:r w:rsidRPr="00C66272">
        <w:rPr>
          <w:rFonts w:ascii="Brill" w:eastAsia="Brill" w:hAnsi="Brill" w:cs="Brill"/>
        </w:rPr>
        <w:t xml:space="preserve">ultural </w:t>
      </w:r>
      <w:ins w:id="1774" w:author="Autor">
        <w:r w:rsidR="00D20217">
          <w:rPr>
            <w:rFonts w:ascii="Brill" w:eastAsia="Brill" w:hAnsi="Brill" w:cs="Brill"/>
          </w:rPr>
          <w:t>e</w:t>
        </w:r>
      </w:ins>
      <w:del w:id="1775" w:author="Autor">
        <w:r w:rsidRPr="00C66272" w:rsidDel="00D20217">
          <w:rPr>
            <w:rFonts w:ascii="Brill" w:eastAsia="Brill" w:hAnsi="Brill" w:cs="Brill"/>
          </w:rPr>
          <w:delText>E</w:delText>
        </w:r>
      </w:del>
      <w:r w:rsidRPr="00C66272">
        <w:rPr>
          <w:rFonts w:ascii="Brill" w:eastAsia="Brill" w:hAnsi="Brill" w:cs="Brill"/>
        </w:rPr>
        <w:t xml:space="preserve">vents on </w:t>
      </w:r>
      <w:ins w:id="1776" w:author="Autor">
        <w:r w:rsidR="00D20217">
          <w:rPr>
            <w:rFonts w:ascii="Brill" w:eastAsia="Brill" w:hAnsi="Brill" w:cs="Brill"/>
          </w:rPr>
          <w:t>c</w:t>
        </w:r>
      </w:ins>
      <w:del w:id="1777" w:author="Autor">
        <w:r w:rsidRPr="00C66272" w:rsidDel="00D20217">
          <w:rPr>
            <w:rFonts w:ascii="Brill" w:eastAsia="Brill" w:hAnsi="Brill" w:cs="Brill"/>
          </w:rPr>
          <w:delText>C</w:delText>
        </w:r>
      </w:del>
      <w:r w:rsidRPr="00C66272">
        <w:rPr>
          <w:rFonts w:ascii="Brill" w:eastAsia="Brill" w:hAnsi="Brill" w:cs="Brill"/>
        </w:rPr>
        <w:t xml:space="preserve">ity </w:t>
      </w:r>
      <w:ins w:id="1778" w:author="Autor">
        <w:r w:rsidR="00D20217">
          <w:rPr>
            <w:rFonts w:ascii="Brill" w:eastAsia="Brill" w:hAnsi="Brill" w:cs="Brill"/>
          </w:rPr>
          <w:t>i</w:t>
        </w:r>
      </w:ins>
      <w:del w:id="1779" w:author="Autor">
        <w:r w:rsidRPr="00C66272" w:rsidDel="00D20217">
          <w:rPr>
            <w:rFonts w:ascii="Brill" w:eastAsia="Brill" w:hAnsi="Brill" w:cs="Brill"/>
          </w:rPr>
          <w:delText>I</w:delText>
        </w:r>
      </w:del>
      <w:r w:rsidRPr="00C66272">
        <w:rPr>
          <w:rFonts w:ascii="Brill" w:eastAsia="Brill" w:hAnsi="Brill" w:cs="Brill"/>
        </w:rPr>
        <w:t xml:space="preserve">mage: Rotterdam, Cultural Capital of Europe 2001. </w:t>
      </w:r>
      <w:r w:rsidRPr="00C66272">
        <w:rPr>
          <w:rFonts w:ascii="Brill" w:eastAsia="Brill" w:hAnsi="Brill" w:cs="Brill"/>
          <w:i/>
        </w:rPr>
        <w:t>Urban Studies</w:t>
      </w:r>
      <w:r w:rsidRPr="00C66272">
        <w:rPr>
          <w:rFonts w:ascii="Brill" w:eastAsia="Brill" w:hAnsi="Brill" w:cs="Brill"/>
        </w:rPr>
        <w:t xml:space="preserve">, </w:t>
      </w:r>
      <w:r w:rsidRPr="00C66272">
        <w:rPr>
          <w:rFonts w:ascii="Brill" w:eastAsia="Brill" w:hAnsi="Brill" w:cs="Brill"/>
          <w:i/>
        </w:rPr>
        <w:t>41</w:t>
      </w:r>
      <w:r w:rsidRPr="00C66272">
        <w:rPr>
          <w:rFonts w:ascii="Brill" w:eastAsia="Brill" w:hAnsi="Brill" w:cs="Brill"/>
        </w:rPr>
        <w:t>(10), 1931–1951.</w:t>
      </w:r>
    </w:p>
    <w:p w14:paraId="35077A13" w14:textId="66B2D69C"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Rius-</w:t>
      </w:r>
      <w:proofErr w:type="spellStart"/>
      <w:r w:rsidRPr="00C66272">
        <w:rPr>
          <w:rFonts w:ascii="Brill" w:eastAsia="Brill" w:hAnsi="Brill" w:cs="Brill"/>
        </w:rPr>
        <w:t>Ulldemolins</w:t>
      </w:r>
      <w:proofErr w:type="spellEnd"/>
      <w:r w:rsidRPr="00C66272">
        <w:rPr>
          <w:rFonts w:ascii="Brill" w:eastAsia="Brill" w:hAnsi="Brill" w:cs="Brill"/>
        </w:rPr>
        <w:t xml:space="preserve">, J., &amp; Gisbert, V. (2019). The </w:t>
      </w:r>
      <w:ins w:id="1780" w:author="Autor">
        <w:r w:rsidR="00D20217">
          <w:rPr>
            <w:rFonts w:ascii="Brill" w:eastAsia="Brill" w:hAnsi="Brill" w:cs="Brill"/>
          </w:rPr>
          <w:t>c</w:t>
        </w:r>
      </w:ins>
      <w:del w:id="1781" w:author="Autor">
        <w:r w:rsidRPr="00C66272" w:rsidDel="00D20217">
          <w:rPr>
            <w:rFonts w:ascii="Brill" w:eastAsia="Brill" w:hAnsi="Brill" w:cs="Brill"/>
          </w:rPr>
          <w:delText>C</w:delText>
        </w:r>
      </w:del>
      <w:r w:rsidRPr="00C66272">
        <w:rPr>
          <w:rFonts w:ascii="Brill" w:eastAsia="Brill" w:hAnsi="Brill" w:cs="Brill"/>
        </w:rPr>
        <w:t xml:space="preserve">osts of </w:t>
      </w:r>
      <w:ins w:id="1782" w:author="Autor">
        <w:r w:rsidR="00D20217">
          <w:rPr>
            <w:rFonts w:ascii="Brill" w:eastAsia="Brill" w:hAnsi="Brill" w:cs="Brill"/>
          </w:rPr>
          <w:t>p</w:t>
        </w:r>
      </w:ins>
      <w:del w:id="1783" w:author="Autor">
        <w:r w:rsidRPr="00C66272" w:rsidDel="00D20217">
          <w:rPr>
            <w:rFonts w:ascii="Brill" w:eastAsia="Brill" w:hAnsi="Brill" w:cs="Brill"/>
          </w:rPr>
          <w:delText>P</w:delText>
        </w:r>
      </w:del>
      <w:r w:rsidRPr="00C66272">
        <w:rPr>
          <w:rFonts w:ascii="Brill" w:eastAsia="Brill" w:hAnsi="Brill" w:cs="Brill"/>
        </w:rPr>
        <w:t xml:space="preserve">utting Valencia on the </w:t>
      </w:r>
      <w:ins w:id="1784" w:author="Autor">
        <w:r w:rsidR="00D20217">
          <w:rPr>
            <w:rFonts w:ascii="Brill" w:eastAsia="Brill" w:hAnsi="Brill" w:cs="Brill"/>
          </w:rPr>
          <w:t>m</w:t>
        </w:r>
      </w:ins>
      <w:del w:id="1785" w:author="Autor">
        <w:r w:rsidRPr="00C66272" w:rsidDel="00D20217">
          <w:rPr>
            <w:rFonts w:ascii="Brill" w:eastAsia="Brill" w:hAnsi="Brill" w:cs="Brill"/>
          </w:rPr>
          <w:delText>M</w:delText>
        </w:r>
      </w:del>
      <w:r w:rsidRPr="00C66272">
        <w:rPr>
          <w:rFonts w:ascii="Brill" w:eastAsia="Brill" w:hAnsi="Brill" w:cs="Brill"/>
        </w:rPr>
        <w:t xml:space="preserve">ap: The hidden side of regional entrepreneurialism, ‘creative city’ and strategic projects. </w:t>
      </w:r>
      <w:r w:rsidRPr="00C66272">
        <w:rPr>
          <w:rFonts w:ascii="Brill" w:eastAsia="Brill" w:hAnsi="Brill" w:cs="Brill"/>
          <w:i/>
        </w:rPr>
        <w:t>European Planning Studies</w:t>
      </w:r>
      <w:r w:rsidRPr="00C66272">
        <w:rPr>
          <w:rFonts w:ascii="Brill" w:eastAsia="Brill" w:hAnsi="Brill" w:cs="Brill"/>
        </w:rPr>
        <w:t xml:space="preserve">, </w:t>
      </w:r>
      <w:r w:rsidRPr="00C66272">
        <w:rPr>
          <w:rFonts w:ascii="Brill" w:eastAsia="Brill" w:hAnsi="Brill" w:cs="Brill"/>
          <w:i/>
        </w:rPr>
        <w:t>27</w:t>
      </w:r>
      <w:r w:rsidRPr="00C66272">
        <w:rPr>
          <w:rFonts w:ascii="Brill" w:eastAsia="Brill" w:hAnsi="Brill" w:cs="Brill"/>
        </w:rPr>
        <w:t>(2), 377–395.</w:t>
      </w:r>
    </w:p>
    <w:p w14:paraId="35077A14" w14:textId="04BABACD"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Roche, M. (2000). </w:t>
      </w:r>
      <w:r w:rsidRPr="00C66272">
        <w:rPr>
          <w:rFonts w:ascii="Brill" w:eastAsia="Brill" w:hAnsi="Brill" w:cs="Brill"/>
          <w:i/>
        </w:rPr>
        <w:t>Mega-</w:t>
      </w:r>
      <w:ins w:id="1786" w:author="Autor">
        <w:r w:rsidR="00D20217">
          <w:rPr>
            <w:rFonts w:ascii="Brill" w:eastAsia="Brill" w:hAnsi="Brill" w:cs="Brill"/>
            <w:i/>
          </w:rPr>
          <w:t>e</w:t>
        </w:r>
      </w:ins>
      <w:del w:id="1787" w:author="Autor">
        <w:r w:rsidRPr="00C66272" w:rsidDel="00D20217">
          <w:rPr>
            <w:rFonts w:ascii="Brill" w:eastAsia="Brill" w:hAnsi="Brill" w:cs="Brill"/>
            <w:i/>
          </w:rPr>
          <w:delText>E</w:delText>
        </w:r>
      </w:del>
      <w:r w:rsidRPr="00C66272">
        <w:rPr>
          <w:rFonts w:ascii="Brill" w:eastAsia="Brill" w:hAnsi="Brill" w:cs="Brill"/>
          <w:i/>
        </w:rPr>
        <w:t xml:space="preserve">vents and </w:t>
      </w:r>
      <w:ins w:id="1788" w:author="Autor">
        <w:r w:rsidR="00D20217">
          <w:rPr>
            <w:rFonts w:ascii="Brill" w:eastAsia="Brill" w:hAnsi="Brill" w:cs="Brill"/>
            <w:i/>
          </w:rPr>
          <w:t>m</w:t>
        </w:r>
      </w:ins>
      <w:del w:id="1789" w:author="Autor">
        <w:r w:rsidRPr="00C66272" w:rsidDel="00D20217">
          <w:rPr>
            <w:rFonts w:ascii="Brill" w:eastAsia="Brill" w:hAnsi="Brill" w:cs="Brill"/>
            <w:i/>
          </w:rPr>
          <w:delText>M</w:delText>
        </w:r>
      </w:del>
      <w:r w:rsidRPr="00C66272">
        <w:rPr>
          <w:rFonts w:ascii="Brill" w:eastAsia="Brill" w:hAnsi="Brill" w:cs="Brill"/>
          <w:i/>
        </w:rPr>
        <w:t>odernity: Olympics and expos in the growth of global culture</w:t>
      </w:r>
      <w:r w:rsidRPr="00C66272">
        <w:rPr>
          <w:rFonts w:ascii="Brill" w:eastAsia="Brill" w:hAnsi="Brill" w:cs="Brill"/>
        </w:rPr>
        <w:t>. London: Routledge.</w:t>
      </w:r>
    </w:p>
    <w:p w14:paraId="35077A15" w14:textId="50E68AB4"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lastRenderedPageBreak/>
        <w:t>Sadd, D. (2009). What is event-led regeneration? Are we confusing terminology or will London 2012 be the first games to truly benefit the local existing population?</w:t>
      </w:r>
      <w:del w:id="1790" w:author="Autor">
        <w:r w:rsidRPr="00C66272" w:rsidDel="00D20217">
          <w:rPr>
            <w:rFonts w:ascii="Brill" w:eastAsia="Brill" w:hAnsi="Brill" w:cs="Brill"/>
          </w:rPr>
          <w:delText>.</w:delText>
        </w:r>
      </w:del>
      <w:r w:rsidRPr="00C66272">
        <w:rPr>
          <w:rFonts w:ascii="Brill" w:eastAsia="Brill" w:hAnsi="Brill" w:cs="Brill"/>
        </w:rPr>
        <w:t xml:space="preserve"> </w:t>
      </w:r>
      <w:r w:rsidRPr="00C66272">
        <w:rPr>
          <w:rFonts w:ascii="Brill" w:eastAsia="Brill" w:hAnsi="Brill" w:cs="Brill"/>
          <w:i/>
        </w:rPr>
        <w:t>Event Management</w:t>
      </w:r>
      <w:r w:rsidRPr="00C66272">
        <w:rPr>
          <w:rFonts w:ascii="Brill" w:eastAsia="Brill" w:hAnsi="Brill" w:cs="Brill"/>
        </w:rPr>
        <w:t xml:space="preserve">, </w:t>
      </w:r>
      <w:commentRangeStart w:id="1791"/>
      <w:r w:rsidRPr="00C66272">
        <w:rPr>
          <w:rFonts w:ascii="Brill" w:eastAsia="Brill" w:hAnsi="Brill" w:cs="Brill"/>
          <w:i/>
        </w:rPr>
        <w:t>13</w:t>
      </w:r>
      <w:commentRangeEnd w:id="1791"/>
      <w:ins w:id="1792" w:author="Autor">
        <w:r w:rsidR="0048658F">
          <w:rPr>
            <w:rFonts w:ascii="Brill" w:eastAsia="Brill" w:hAnsi="Brill" w:cs="Brill"/>
            <w:iCs/>
          </w:rPr>
          <w:t>(4)</w:t>
        </w:r>
      </w:ins>
      <w:r w:rsidR="00D20217">
        <w:rPr>
          <w:rStyle w:val="Odwoaniedokomentarza"/>
          <w:lang w:val="en-AU"/>
        </w:rPr>
        <w:commentReference w:id="1791"/>
      </w:r>
      <w:r w:rsidRPr="00C66272">
        <w:rPr>
          <w:rFonts w:ascii="Brill" w:eastAsia="Brill" w:hAnsi="Brill" w:cs="Brill"/>
        </w:rPr>
        <w:t>, 265–275.</w:t>
      </w:r>
    </w:p>
    <w:p w14:paraId="35077A16" w14:textId="210616FA"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Short, J. R. (1999). Urban imagineers: Boosterism and the representation of cities. In A. E. G. Jonas, &amp; D. Wilson (Eds.). </w:t>
      </w:r>
      <w:r w:rsidRPr="00C66272">
        <w:rPr>
          <w:rFonts w:ascii="Brill" w:eastAsia="Brill" w:hAnsi="Brill" w:cs="Brill"/>
          <w:i/>
        </w:rPr>
        <w:t xml:space="preserve">The </w:t>
      </w:r>
      <w:ins w:id="1793" w:author="Autor">
        <w:r w:rsidR="00D20217">
          <w:rPr>
            <w:rFonts w:ascii="Brill" w:eastAsia="Brill" w:hAnsi="Brill" w:cs="Brill"/>
            <w:i/>
          </w:rPr>
          <w:t>U</w:t>
        </w:r>
      </w:ins>
      <w:del w:id="1794" w:author="Autor">
        <w:r w:rsidRPr="00C66272" w:rsidDel="00D20217">
          <w:rPr>
            <w:rFonts w:ascii="Brill" w:eastAsia="Brill" w:hAnsi="Brill" w:cs="Brill"/>
            <w:i/>
          </w:rPr>
          <w:delText>u</w:delText>
        </w:r>
      </w:del>
      <w:r w:rsidRPr="00C66272">
        <w:rPr>
          <w:rFonts w:ascii="Brill" w:eastAsia="Brill" w:hAnsi="Brill" w:cs="Brill"/>
          <w:i/>
        </w:rPr>
        <w:t xml:space="preserve">rban </w:t>
      </w:r>
      <w:ins w:id="1795" w:author="Autor">
        <w:r w:rsidR="00D20217">
          <w:rPr>
            <w:rFonts w:ascii="Brill" w:eastAsia="Brill" w:hAnsi="Brill" w:cs="Brill"/>
            <w:i/>
          </w:rPr>
          <w:t>G</w:t>
        </w:r>
      </w:ins>
      <w:del w:id="1796" w:author="Autor">
        <w:r w:rsidRPr="00C66272" w:rsidDel="00D20217">
          <w:rPr>
            <w:rFonts w:ascii="Brill" w:eastAsia="Brill" w:hAnsi="Brill" w:cs="Brill"/>
            <w:i/>
          </w:rPr>
          <w:delText>g</w:delText>
        </w:r>
      </w:del>
      <w:r w:rsidRPr="00C66272">
        <w:rPr>
          <w:rFonts w:ascii="Brill" w:eastAsia="Brill" w:hAnsi="Brill" w:cs="Brill"/>
          <w:i/>
        </w:rPr>
        <w:t xml:space="preserve">rowth </w:t>
      </w:r>
      <w:ins w:id="1797" w:author="Autor">
        <w:r w:rsidR="00D20217">
          <w:rPr>
            <w:rFonts w:ascii="Brill" w:eastAsia="Brill" w:hAnsi="Brill" w:cs="Brill"/>
            <w:i/>
          </w:rPr>
          <w:t>M</w:t>
        </w:r>
      </w:ins>
      <w:del w:id="1798" w:author="Autor">
        <w:r w:rsidRPr="00C66272" w:rsidDel="00D20217">
          <w:rPr>
            <w:rFonts w:ascii="Brill" w:eastAsia="Brill" w:hAnsi="Brill" w:cs="Brill"/>
            <w:i/>
          </w:rPr>
          <w:delText>m</w:delText>
        </w:r>
      </w:del>
      <w:r w:rsidRPr="00C66272">
        <w:rPr>
          <w:rFonts w:ascii="Brill" w:eastAsia="Brill" w:hAnsi="Brill" w:cs="Brill"/>
          <w:i/>
        </w:rPr>
        <w:t xml:space="preserve">achine: Critical </w:t>
      </w:r>
      <w:ins w:id="1799" w:author="Autor">
        <w:r w:rsidR="00D20217">
          <w:rPr>
            <w:rFonts w:ascii="Brill" w:eastAsia="Brill" w:hAnsi="Brill" w:cs="Brill"/>
            <w:i/>
          </w:rPr>
          <w:t>P</w:t>
        </w:r>
      </w:ins>
      <w:del w:id="1800" w:author="Autor">
        <w:r w:rsidRPr="00C66272" w:rsidDel="00D20217">
          <w:rPr>
            <w:rFonts w:ascii="Brill" w:eastAsia="Brill" w:hAnsi="Brill" w:cs="Brill"/>
            <w:i/>
          </w:rPr>
          <w:delText>p</w:delText>
        </w:r>
      </w:del>
      <w:r w:rsidRPr="00C66272">
        <w:rPr>
          <w:rFonts w:ascii="Brill" w:eastAsia="Brill" w:hAnsi="Brill" w:cs="Brill"/>
          <w:i/>
        </w:rPr>
        <w:t xml:space="preserve">erspectives </w:t>
      </w:r>
      <w:ins w:id="1801" w:author="Autor">
        <w:r w:rsidR="00D20217">
          <w:rPr>
            <w:rFonts w:ascii="Brill" w:eastAsia="Brill" w:hAnsi="Brill" w:cs="Brill"/>
            <w:i/>
          </w:rPr>
          <w:t>T</w:t>
        </w:r>
      </w:ins>
      <w:del w:id="1802" w:author="Autor">
        <w:r w:rsidRPr="00C66272" w:rsidDel="00D20217">
          <w:rPr>
            <w:rFonts w:ascii="Brill" w:eastAsia="Brill" w:hAnsi="Brill" w:cs="Brill"/>
            <w:i/>
          </w:rPr>
          <w:delText>t</w:delText>
        </w:r>
      </w:del>
      <w:r w:rsidRPr="00C66272">
        <w:rPr>
          <w:rFonts w:ascii="Brill" w:eastAsia="Brill" w:hAnsi="Brill" w:cs="Brill"/>
          <w:i/>
        </w:rPr>
        <w:t xml:space="preserve">wo </w:t>
      </w:r>
      <w:ins w:id="1803" w:author="Autor">
        <w:r w:rsidR="00D20217">
          <w:rPr>
            <w:rFonts w:ascii="Brill" w:eastAsia="Brill" w:hAnsi="Brill" w:cs="Brill"/>
            <w:i/>
          </w:rPr>
          <w:t>D</w:t>
        </w:r>
      </w:ins>
      <w:del w:id="1804" w:author="Autor">
        <w:r w:rsidRPr="00C66272" w:rsidDel="00D20217">
          <w:rPr>
            <w:rFonts w:ascii="Brill" w:eastAsia="Brill" w:hAnsi="Brill" w:cs="Brill"/>
            <w:i/>
          </w:rPr>
          <w:delText>d</w:delText>
        </w:r>
      </w:del>
      <w:r w:rsidRPr="00C66272">
        <w:rPr>
          <w:rFonts w:ascii="Brill" w:eastAsia="Brill" w:hAnsi="Brill" w:cs="Brill"/>
          <w:i/>
        </w:rPr>
        <w:t xml:space="preserve">ecades </w:t>
      </w:r>
      <w:ins w:id="1805" w:author="Autor">
        <w:r w:rsidR="00D20217">
          <w:rPr>
            <w:rFonts w:ascii="Brill" w:eastAsia="Brill" w:hAnsi="Brill" w:cs="Brill"/>
            <w:i/>
          </w:rPr>
          <w:t>L</w:t>
        </w:r>
      </w:ins>
      <w:del w:id="1806" w:author="Autor">
        <w:r w:rsidRPr="00C66272" w:rsidDel="00D20217">
          <w:rPr>
            <w:rFonts w:ascii="Brill" w:eastAsia="Brill" w:hAnsi="Brill" w:cs="Brill"/>
            <w:i/>
          </w:rPr>
          <w:delText>l</w:delText>
        </w:r>
      </w:del>
      <w:r w:rsidRPr="00C66272">
        <w:rPr>
          <w:rFonts w:ascii="Brill" w:eastAsia="Brill" w:hAnsi="Brill" w:cs="Brill"/>
          <w:i/>
        </w:rPr>
        <w:t>ater</w:t>
      </w:r>
      <w:r w:rsidRPr="00C66272">
        <w:rPr>
          <w:rFonts w:ascii="Brill" w:eastAsia="Brill" w:hAnsi="Brill" w:cs="Brill"/>
        </w:rPr>
        <w:t xml:space="preserve"> (pp. 37–54). Albany: State University of New York Press.</w:t>
      </w:r>
    </w:p>
    <w:p w14:paraId="35077A17"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Silvestre, G. (2017). Rio de Janeiro 2016. In J. R. Gold, &amp; M. Gold (Eds.). </w:t>
      </w:r>
      <w:r w:rsidRPr="00C66272">
        <w:rPr>
          <w:rFonts w:ascii="Brill" w:eastAsia="Brill" w:hAnsi="Brill" w:cs="Brill"/>
          <w:i/>
        </w:rPr>
        <w:t>Olympic Cities: City Agendas, Planning, and the World’s Games, 1896 – 2020</w:t>
      </w:r>
      <w:r w:rsidRPr="00C66272">
        <w:rPr>
          <w:rFonts w:ascii="Brill" w:eastAsia="Brill" w:hAnsi="Brill" w:cs="Brill"/>
        </w:rPr>
        <w:t xml:space="preserve"> (pp. 400–423). London and New York: Routledge.</w:t>
      </w:r>
    </w:p>
    <w:p w14:paraId="35077A18" w14:textId="342A658A"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Smith, A. (2012). </w:t>
      </w:r>
      <w:r w:rsidRPr="00C66272">
        <w:rPr>
          <w:rFonts w:ascii="Brill" w:eastAsia="Brill" w:hAnsi="Brill" w:cs="Brill"/>
          <w:i/>
        </w:rPr>
        <w:t xml:space="preserve">Events and </w:t>
      </w:r>
      <w:ins w:id="1807" w:author="Autor">
        <w:r w:rsidR="00D20217">
          <w:rPr>
            <w:rFonts w:ascii="Brill" w:eastAsia="Brill" w:hAnsi="Brill" w:cs="Brill"/>
            <w:i/>
          </w:rPr>
          <w:t>u</w:t>
        </w:r>
      </w:ins>
      <w:del w:id="1808" w:author="Autor">
        <w:r w:rsidRPr="00C66272" w:rsidDel="00D20217">
          <w:rPr>
            <w:rFonts w:ascii="Brill" w:eastAsia="Brill" w:hAnsi="Brill" w:cs="Brill"/>
            <w:i/>
          </w:rPr>
          <w:delText>U</w:delText>
        </w:r>
      </w:del>
      <w:r w:rsidRPr="00C66272">
        <w:rPr>
          <w:rFonts w:ascii="Brill" w:eastAsia="Brill" w:hAnsi="Brill" w:cs="Brill"/>
          <w:i/>
        </w:rPr>
        <w:t xml:space="preserve">rban </w:t>
      </w:r>
      <w:ins w:id="1809" w:author="Autor">
        <w:r w:rsidR="00D20217">
          <w:rPr>
            <w:rFonts w:ascii="Brill" w:eastAsia="Brill" w:hAnsi="Brill" w:cs="Brill"/>
            <w:i/>
          </w:rPr>
          <w:t>r</w:t>
        </w:r>
      </w:ins>
      <w:del w:id="1810" w:author="Autor">
        <w:r w:rsidRPr="00C66272" w:rsidDel="00D20217">
          <w:rPr>
            <w:rFonts w:ascii="Brill" w:eastAsia="Brill" w:hAnsi="Brill" w:cs="Brill"/>
            <w:i/>
          </w:rPr>
          <w:delText>R</w:delText>
        </w:r>
      </w:del>
      <w:r w:rsidRPr="00C66272">
        <w:rPr>
          <w:rFonts w:ascii="Brill" w:eastAsia="Brill" w:hAnsi="Brill" w:cs="Brill"/>
          <w:i/>
        </w:rPr>
        <w:t xml:space="preserve">egeneration: The </w:t>
      </w:r>
      <w:ins w:id="1811" w:author="Autor">
        <w:r w:rsidR="00D20217">
          <w:rPr>
            <w:rFonts w:ascii="Brill" w:eastAsia="Brill" w:hAnsi="Brill" w:cs="Brill"/>
            <w:i/>
          </w:rPr>
          <w:t>s</w:t>
        </w:r>
      </w:ins>
      <w:del w:id="1812" w:author="Autor">
        <w:r w:rsidRPr="00C66272" w:rsidDel="00D20217">
          <w:rPr>
            <w:rFonts w:ascii="Brill" w:eastAsia="Brill" w:hAnsi="Brill" w:cs="Brill"/>
            <w:i/>
          </w:rPr>
          <w:delText>S</w:delText>
        </w:r>
      </w:del>
      <w:r w:rsidRPr="00C66272">
        <w:rPr>
          <w:rFonts w:ascii="Brill" w:eastAsia="Brill" w:hAnsi="Brill" w:cs="Brill"/>
          <w:i/>
        </w:rPr>
        <w:t xml:space="preserve">trategic </w:t>
      </w:r>
      <w:ins w:id="1813" w:author="Autor">
        <w:r w:rsidR="00D20217">
          <w:rPr>
            <w:rFonts w:ascii="Brill" w:eastAsia="Brill" w:hAnsi="Brill" w:cs="Brill"/>
            <w:i/>
          </w:rPr>
          <w:t>u</w:t>
        </w:r>
      </w:ins>
      <w:del w:id="1814" w:author="Autor">
        <w:r w:rsidRPr="00C66272" w:rsidDel="00D20217">
          <w:rPr>
            <w:rFonts w:ascii="Brill" w:eastAsia="Brill" w:hAnsi="Brill" w:cs="Brill"/>
            <w:i/>
          </w:rPr>
          <w:delText>U</w:delText>
        </w:r>
      </w:del>
      <w:r w:rsidRPr="00C66272">
        <w:rPr>
          <w:rFonts w:ascii="Brill" w:eastAsia="Brill" w:hAnsi="Brill" w:cs="Brill"/>
          <w:i/>
        </w:rPr>
        <w:t xml:space="preserve">se of </w:t>
      </w:r>
      <w:ins w:id="1815" w:author="Autor">
        <w:r w:rsidR="00D20217">
          <w:rPr>
            <w:rFonts w:ascii="Brill" w:eastAsia="Brill" w:hAnsi="Brill" w:cs="Brill"/>
            <w:i/>
          </w:rPr>
          <w:t>e</w:t>
        </w:r>
      </w:ins>
      <w:del w:id="1816" w:author="Autor">
        <w:r w:rsidRPr="00C66272" w:rsidDel="00D20217">
          <w:rPr>
            <w:rFonts w:ascii="Brill" w:eastAsia="Brill" w:hAnsi="Brill" w:cs="Brill"/>
            <w:i/>
          </w:rPr>
          <w:delText>E</w:delText>
        </w:r>
      </w:del>
      <w:r w:rsidRPr="00C66272">
        <w:rPr>
          <w:rFonts w:ascii="Brill" w:eastAsia="Brill" w:hAnsi="Brill" w:cs="Brill"/>
          <w:i/>
        </w:rPr>
        <w:t xml:space="preserve">vents to </w:t>
      </w:r>
      <w:ins w:id="1817" w:author="Autor">
        <w:r w:rsidR="00D20217">
          <w:rPr>
            <w:rFonts w:ascii="Brill" w:eastAsia="Brill" w:hAnsi="Brill" w:cs="Brill"/>
            <w:i/>
          </w:rPr>
          <w:t>r</w:t>
        </w:r>
      </w:ins>
      <w:del w:id="1818" w:author="Autor">
        <w:r w:rsidRPr="00C66272" w:rsidDel="00D20217">
          <w:rPr>
            <w:rFonts w:ascii="Brill" w:eastAsia="Brill" w:hAnsi="Brill" w:cs="Brill"/>
            <w:i/>
          </w:rPr>
          <w:delText>R</w:delText>
        </w:r>
      </w:del>
      <w:r w:rsidRPr="00C66272">
        <w:rPr>
          <w:rFonts w:ascii="Brill" w:eastAsia="Brill" w:hAnsi="Brill" w:cs="Brill"/>
          <w:i/>
        </w:rPr>
        <w:t xml:space="preserve">evitalise </w:t>
      </w:r>
      <w:ins w:id="1819" w:author="Autor">
        <w:r w:rsidR="00D20217">
          <w:rPr>
            <w:rFonts w:ascii="Brill" w:eastAsia="Brill" w:hAnsi="Brill" w:cs="Brill"/>
            <w:i/>
          </w:rPr>
          <w:t>c</w:t>
        </w:r>
      </w:ins>
      <w:del w:id="1820" w:author="Autor">
        <w:r w:rsidRPr="00C66272" w:rsidDel="00D20217">
          <w:rPr>
            <w:rFonts w:ascii="Brill" w:eastAsia="Brill" w:hAnsi="Brill" w:cs="Brill"/>
            <w:i/>
          </w:rPr>
          <w:delText>C</w:delText>
        </w:r>
      </w:del>
      <w:r w:rsidRPr="00C66272">
        <w:rPr>
          <w:rFonts w:ascii="Brill" w:eastAsia="Brill" w:hAnsi="Brill" w:cs="Brill"/>
          <w:i/>
        </w:rPr>
        <w:t>ities</w:t>
      </w:r>
      <w:r w:rsidRPr="00C66272">
        <w:rPr>
          <w:rFonts w:ascii="Brill" w:eastAsia="Brill" w:hAnsi="Brill" w:cs="Brill"/>
        </w:rPr>
        <w:t>. London and New York: Routledge.</w:t>
      </w:r>
    </w:p>
    <w:p w14:paraId="35077A19" w14:textId="77777777"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Smith, A., &amp; Fox, T. (2007). From ‘Event-led’ to ‘Event-themed’ Regeneration: The 2002 Commonwealth Games Legacy Programme. </w:t>
      </w:r>
      <w:r w:rsidRPr="00C66272">
        <w:rPr>
          <w:rFonts w:ascii="Brill" w:eastAsia="Brill" w:hAnsi="Brill" w:cs="Brill"/>
          <w:i/>
        </w:rPr>
        <w:t>Urban Studies</w:t>
      </w:r>
      <w:r w:rsidRPr="00C66272">
        <w:rPr>
          <w:rFonts w:ascii="Brill" w:eastAsia="Brill" w:hAnsi="Brill" w:cs="Brill"/>
        </w:rPr>
        <w:t xml:space="preserve">, </w:t>
      </w:r>
      <w:r w:rsidRPr="00C66272">
        <w:rPr>
          <w:rFonts w:ascii="Brill" w:eastAsia="Brill" w:hAnsi="Brill" w:cs="Brill"/>
          <w:i/>
        </w:rPr>
        <w:t>4</w:t>
      </w:r>
      <w:r w:rsidRPr="00C66272">
        <w:rPr>
          <w:rFonts w:ascii="Brill" w:eastAsia="Brill" w:hAnsi="Brill" w:cs="Brill"/>
        </w:rPr>
        <w:t>(5/6), 1125–1143.</w:t>
      </w:r>
    </w:p>
    <w:p w14:paraId="35077A1A" w14:textId="4DECA663" w:rsidR="00CB3FC9" w:rsidRPr="00C66272" w:rsidRDefault="00C55FA1" w:rsidP="00F62668">
      <w:pPr>
        <w:spacing w:line="360" w:lineRule="auto"/>
        <w:ind w:left="284" w:hanging="284"/>
        <w:jc w:val="both"/>
        <w:rPr>
          <w:rFonts w:ascii="Brill" w:eastAsia="Brill" w:hAnsi="Brill" w:cs="Brill"/>
        </w:rPr>
      </w:pPr>
      <w:r w:rsidRPr="00C66272">
        <w:rPr>
          <w:rFonts w:ascii="Brill" w:eastAsia="Brill" w:hAnsi="Brill" w:cs="Brill"/>
        </w:rPr>
        <w:t xml:space="preserve">Sykes, O., Brown, J., Cocks, M., Shaw, D., &amp; Couch, C. (2013). A </w:t>
      </w:r>
      <w:ins w:id="1821" w:author="Autor">
        <w:r w:rsidR="00F04A55">
          <w:rPr>
            <w:rFonts w:ascii="Brill" w:eastAsia="Brill" w:hAnsi="Brill" w:cs="Brill"/>
          </w:rPr>
          <w:t>c</w:t>
        </w:r>
      </w:ins>
      <w:del w:id="1822" w:author="Autor">
        <w:r w:rsidRPr="00C66272" w:rsidDel="00F04A55">
          <w:rPr>
            <w:rFonts w:ascii="Brill" w:eastAsia="Brill" w:hAnsi="Brill" w:cs="Brill"/>
          </w:rPr>
          <w:delText>C</w:delText>
        </w:r>
      </w:del>
      <w:r w:rsidRPr="00C66272">
        <w:rPr>
          <w:rFonts w:ascii="Brill" w:eastAsia="Brill" w:hAnsi="Brill" w:cs="Brill"/>
        </w:rPr>
        <w:t xml:space="preserve">ity </w:t>
      </w:r>
      <w:ins w:id="1823" w:author="Autor">
        <w:r w:rsidR="00F04A55">
          <w:rPr>
            <w:rFonts w:ascii="Brill" w:eastAsia="Brill" w:hAnsi="Brill" w:cs="Brill"/>
          </w:rPr>
          <w:t>p</w:t>
        </w:r>
      </w:ins>
      <w:del w:id="1824" w:author="Autor">
        <w:r w:rsidRPr="00C66272" w:rsidDel="00F04A55">
          <w:rPr>
            <w:rFonts w:ascii="Brill" w:eastAsia="Brill" w:hAnsi="Brill" w:cs="Brill"/>
          </w:rPr>
          <w:delText>P</w:delText>
        </w:r>
      </w:del>
      <w:r w:rsidRPr="00C66272">
        <w:rPr>
          <w:rFonts w:ascii="Brill" w:eastAsia="Brill" w:hAnsi="Brill" w:cs="Brill"/>
        </w:rPr>
        <w:t xml:space="preserve">rofile of Liverpool. </w:t>
      </w:r>
      <w:r w:rsidRPr="00C66272">
        <w:rPr>
          <w:rFonts w:ascii="Brill" w:eastAsia="Brill" w:hAnsi="Brill" w:cs="Brill"/>
          <w:i/>
        </w:rPr>
        <w:t>Cities</w:t>
      </w:r>
      <w:r w:rsidRPr="00C66272">
        <w:rPr>
          <w:rFonts w:ascii="Brill" w:eastAsia="Brill" w:hAnsi="Brill" w:cs="Brill"/>
        </w:rPr>
        <w:t xml:space="preserve">, </w:t>
      </w:r>
      <w:commentRangeStart w:id="1825"/>
      <w:commentRangeStart w:id="1826"/>
      <w:r w:rsidRPr="00C66272">
        <w:rPr>
          <w:rFonts w:ascii="Brill" w:eastAsia="Brill" w:hAnsi="Brill" w:cs="Brill"/>
          <w:i/>
        </w:rPr>
        <w:t>35</w:t>
      </w:r>
      <w:commentRangeEnd w:id="1825"/>
      <w:r w:rsidR="00F04A55">
        <w:rPr>
          <w:rStyle w:val="Odwoaniedokomentarza"/>
          <w:lang w:val="en-AU"/>
        </w:rPr>
        <w:commentReference w:id="1825"/>
      </w:r>
      <w:commentRangeEnd w:id="1826"/>
      <w:r w:rsidR="00782882">
        <w:rPr>
          <w:rStyle w:val="Odwoaniedokomentarza"/>
          <w:lang w:val="en-AU"/>
        </w:rPr>
        <w:commentReference w:id="1826"/>
      </w:r>
      <w:r w:rsidRPr="00C66272">
        <w:rPr>
          <w:rFonts w:ascii="Brill" w:eastAsia="Brill" w:hAnsi="Brill" w:cs="Brill"/>
        </w:rPr>
        <w:t>, 299–318.</w:t>
      </w:r>
    </w:p>
    <w:p w14:paraId="35077A1B" w14:textId="33E74731" w:rsidR="00CB3FC9" w:rsidRPr="00C66272" w:rsidRDefault="00C55FA1" w:rsidP="00F62668">
      <w:pPr>
        <w:spacing w:line="360" w:lineRule="auto"/>
        <w:ind w:left="284" w:hanging="284"/>
        <w:jc w:val="both"/>
        <w:rPr>
          <w:rFonts w:ascii="Brill" w:eastAsia="Brill" w:hAnsi="Brill" w:cs="Brill"/>
        </w:rPr>
      </w:pPr>
      <w:proofErr w:type="spellStart"/>
      <w:r w:rsidRPr="00C66272">
        <w:rPr>
          <w:rFonts w:ascii="Brill" w:eastAsia="Brill" w:hAnsi="Brill" w:cs="Brill"/>
        </w:rPr>
        <w:t>Tommarchi</w:t>
      </w:r>
      <w:proofErr w:type="spellEnd"/>
      <w:r w:rsidRPr="00C66272">
        <w:rPr>
          <w:rFonts w:ascii="Brill" w:eastAsia="Brill" w:hAnsi="Brill" w:cs="Brill"/>
        </w:rPr>
        <w:t xml:space="preserve">, E. (2022). </w:t>
      </w:r>
      <w:r w:rsidRPr="00C66272">
        <w:rPr>
          <w:rFonts w:ascii="Brill" w:eastAsia="Brill" w:hAnsi="Brill" w:cs="Brill"/>
          <w:i/>
        </w:rPr>
        <w:t xml:space="preserve">European </w:t>
      </w:r>
      <w:ins w:id="1827" w:author="Autor">
        <w:r w:rsidR="00F04A55">
          <w:rPr>
            <w:rFonts w:ascii="Brill" w:eastAsia="Brill" w:hAnsi="Brill" w:cs="Brill"/>
            <w:i/>
          </w:rPr>
          <w:t>p</w:t>
        </w:r>
      </w:ins>
      <w:del w:id="1828" w:author="Autor">
        <w:r w:rsidRPr="00C66272" w:rsidDel="00F04A55">
          <w:rPr>
            <w:rFonts w:ascii="Brill" w:eastAsia="Brill" w:hAnsi="Brill" w:cs="Brill"/>
            <w:i/>
          </w:rPr>
          <w:delText>P</w:delText>
        </w:r>
      </w:del>
      <w:r w:rsidRPr="00C66272">
        <w:rPr>
          <w:rFonts w:ascii="Brill" w:eastAsia="Brill" w:hAnsi="Brill" w:cs="Brill"/>
          <w:i/>
        </w:rPr>
        <w:t xml:space="preserve">ort </w:t>
      </w:r>
      <w:ins w:id="1829" w:author="Autor">
        <w:r w:rsidR="00F04A55">
          <w:rPr>
            <w:rFonts w:ascii="Brill" w:eastAsia="Brill" w:hAnsi="Brill" w:cs="Brill"/>
            <w:i/>
          </w:rPr>
          <w:t>c</w:t>
        </w:r>
      </w:ins>
      <w:del w:id="1830" w:author="Autor">
        <w:r w:rsidRPr="00C66272" w:rsidDel="00F04A55">
          <w:rPr>
            <w:rFonts w:ascii="Brill" w:eastAsia="Brill" w:hAnsi="Brill" w:cs="Brill"/>
            <w:i/>
          </w:rPr>
          <w:delText>C</w:delText>
        </w:r>
      </w:del>
      <w:r w:rsidRPr="00C66272">
        <w:rPr>
          <w:rFonts w:ascii="Brill" w:eastAsia="Brill" w:hAnsi="Brill" w:cs="Brill"/>
          <w:i/>
        </w:rPr>
        <w:t xml:space="preserve">ities and </w:t>
      </w:r>
      <w:ins w:id="1831" w:author="Autor">
        <w:r w:rsidR="00F04A55">
          <w:rPr>
            <w:rFonts w:ascii="Brill" w:eastAsia="Brill" w:hAnsi="Brill" w:cs="Brill"/>
            <w:i/>
          </w:rPr>
          <w:t>u</w:t>
        </w:r>
      </w:ins>
      <w:del w:id="1832" w:author="Autor">
        <w:r w:rsidRPr="00C66272" w:rsidDel="00F04A55">
          <w:rPr>
            <w:rFonts w:ascii="Brill" w:eastAsia="Brill" w:hAnsi="Brill" w:cs="Brill"/>
            <w:i/>
          </w:rPr>
          <w:delText>U</w:delText>
        </w:r>
      </w:del>
      <w:r w:rsidRPr="00C66272">
        <w:rPr>
          <w:rFonts w:ascii="Brill" w:eastAsia="Brill" w:hAnsi="Brill" w:cs="Brill"/>
          <w:i/>
        </w:rPr>
        <w:t xml:space="preserve">rban </w:t>
      </w:r>
      <w:ins w:id="1833" w:author="Autor">
        <w:r w:rsidR="00F04A55">
          <w:rPr>
            <w:rFonts w:ascii="Brill" w:eastAsia="Brill" w:hAnsi="Brill" w:cs="Brill"/>
            <w:i/>
          </w:rPr>
          <w:t>r</w:t>
        </w:r>
      </w:ins>
      <w:del w:id="1834" w:author="Autor">
        <w:r w:rsidRPr="00C66272" w:rsidDel="00F04A55">
          <w:rPr>
            <w:rFonts w:ascii="Brill" w:eastAsia="Brill" w:hAnsi="Brill" w:cs="Brill"/>
            <w:i/>
          </w:rPr>
          <w:delText>R</w:delText>
        </w:r>
      </w:del>
      <w:r w:rsidRPr="00C66272">
        <w:rPr>
          <w:rFonts w:ascii="Brill" w:eastAsia="Brill" w:hAnsi="Brill" w:cs="Brill"/>
          <w:i/>
        </w:rPr>
        <w:t>egeneration</w:t>
      </w:r>
      <w:ins w:id="1835" w:author="Autor">
        <w:r w:rsidR="00F04A55">
          <w:rPr>
            <w:rFonts w:ascii="Brill" w:eastAsia="Brill" w:hAnsi="Brill" w:cs="Brill"/>
            <w:i/>
          </w:rPr>
          <w:t>:</w:t>
        </w:r>
      </w:ins>
      <w:del w:id="1836" w:author="Autor">
        <w:r w:rsidRPr="00C66272" w:rsidDel="00F04A55">
          <w:rPr>
            <w:rFonts w:ascii="Brill" w:eastAsia="Brill" w:hAnsi="Brill" w:cs="Brill"/>
            <w:i/>
          </w:rPr>
          <w:delText>.</w:delText>
        </w:r>
      </w:del>
      <w:r w:rsidRPr="00C66272">
        <w:rPr>
          <w:rFonts w:ascii="Brill" w:eastAsia="Brill" w:hAnsi="Brill" w:cs="Brill"/>
          <w:i/>
        </w:rPr>
        <w:t xml:space="preserve"> Exploring cultural and sporting mega events at the water’s edge</w:t>
      </w:r>
      <w:r w:rsidRPr="00C66272">
        <w:rPr>
          <w:rFonts w:ascii="Brill" w:eastAsia="Brill" w:hAnsi="Brill" w:cs="Brill"/>
        </w:rPr>
        <w:t>. London: Routledge.</w:t>
      </w:r>
    </w:p>
    <w:p w14:paraId="35077A1C" w14:textId="77777777" w:rsidR="00CB3FC9" w:rsidRPr="00C66272" w:rsidRDefault="00C55FA1" w:rsidP="00F62668">
      <w:pPr>
        <w:spacing w:line="360" w:lineRule="auto"/>
        <w:ind w:left="284" w:hanging="284"/>
        <w:rPr>
          <w:rFonts w:ascii="Brill" w:eastAsia="Brill" w:hAnsi="Brill" w:cs="Brill"/>
        </w:rPr>
      </w:pPr>
      <w:proofErr w:type="spellStart"/>
      <w:r w:rsidRPr="00C66272">
        <w:rPr>
          <w:rFonts w:ascii="Brill" w:eastAsia="Brill" w:hAnsi="Brill" w:cs="Brill"/>
        </w:rPr>
        <w:t>Tommarchi</w:t>
      </w:r>
      <w:proofErr w:type="spellEnd"/>
      <w:r w:rsidRPr="00C66272">
        <w:rPr>
          <w:rFonts w:ascii="Brill" w:eastAsia="Brill" w:hAnsi="Brill" w:cs="Brill"/>
        </w:rPr>
        <w:t xml:space="preserve">, E., &amp; Bianchini, F. (2022). A heritage-inspired cultural mega event in a stigmatised city: Hull UK City of Culture 2017. </w:t>
      </w:r>
      <w:r w:rsidRPr="00C66272">
        <w:rPr>
          <w:rFonts w:ascii="Brill" w:eastAsia="Brill" w:hAnsi="Brill" w:cs="Brill"/>
          <w:i/>
        </w:rPr>
        <w:t>European Planning Studies</w:t>
      </w:r>
      <w:r w:rsidRPr="00C66272">
        <w:rPr>
          <w:rFonts w:ascii="Brill" w:eastAsia="Brill" w:hAnsi="Brill" w:cs="Brill"/>
        </w:rPr>
        <w:t>. 30(3), 478–498.</w:t>
      </w:r>
    </w:p>
    <w:p w14:paraId="35077A1D" w14:textId="24E9DAF3" w:rsidR="00CB3FC9" w:rsidRPr="00C66272" w:rsidRDefault="00C55FA1" w:rsidP="00F62668">
      <w:pPr>
        <w:spacing w:line="360" w:lineRule="auto"/>
        <w:ind w:left="284" w:hanging="284"/>
        <w:rPr>
          <w:rFonts w:ascii="Brill" w:eastAsia="Brill" w:hAnsi="Brill" w:cs="Brill"/>
        </w:rPr>
      </w:pPr>
      <w:proofErr w:type="spellStart"/>
      <w:r w:rsidRPr="00C66272">
        <w:rPr>
          <w:rFonts w:ascii="Brill" w:eastAsia="Brill" w:hAnsi="Brill" w:cs="Brill"/>
        </w:rPr>
        <w:t>Tommarchi</w:t>
      </w:r>
      <w:proofErr w:type="spellEnd"/>
      <w:r w:rsidRPr="00C66272">
        <w:rPr>
          <w:rFonts w:ascii="Brill" w:eastAsia="Brill" w:hAnsi="Brill" w:cs="Brill"/>
        </w:rPr>
        <w:t xml:space="preserve">, E., &amp; </w:t>
      </w:r>
      <w:proofErr w:type="spellStart"/>
      <w:r w:rsidRPr="00C66272">
        <w:rPr>
          <w:rFonts w:ascii="Brill" w:eastAsia="Brill" w:hAnsi="Brill" w:cs="Brill"/>
        </w:rPr>
        <w:t>Cavalleri</w:t>
      </w:r>
      <w:proofErr w:type="spellEnd"/>
      <w:r w:rsidRPr="00C66272">
        <w:rPr>
          <w:rFonts w:ascii="Brill" w:eastAsia="Brill" w:hAnsi="Brill" w:cs="Brill"/>
        </w:rPr>
        <w:t xml:space="preserve">, F. (2020). City/Capital of </w:t>
      </w:r>
      <w:ins w:id="1837" w:author="Autor">
        <w:r w:rsidR="00F04A55">
          <w:rPr>
            <w:rFonts w:ascii="Brill" w:eastAsia="Brill" w:hAnsi="Brill" w:cs="Brill"/>
          </w:rPr>
          <w:t>c</w:t>
        </w:r>
      </w:ins>
      <w:del w:id="1838" w:author="Autor">
        <w:r w:rsidRPr="00C66272" w:rsidDel="00F04A55">
          <w:rPr>
            <w:rFonts w:ascii="Brill" w:eastAsia="Brill" w:hAnsi="Brill" w:cs="Brill"/>
          </w:rPr>
          <w:delText>C</w:delText>
        </w:r>
      </w:del>
      <w:r w:rsidRPr="00C66272">
        <w:rPr>
          <w:rFonts w:ascii="Brill" w:eastAsia="Brill" w:hAnsi="Brill" w:cs="Brill"/>
        </w:rPr>
        <w:t xml:space="preserve">ulture schemes in European medium-sized coastal cities: The cases of Hull (UK) and </w:t>
      </w:r>
      <w:proofErr w:type="spellStart"/>
      <w:r w:rsidRPr="00C66272">
        <w:rPr>
          <w:rFonts w:ascii="Brill" w:eastAsia="Brill" w:hAnsi="Brill" w:cs="Brill"/>
        </w:rPr>
        <w:t>Pafos</w:t>
      </w:r>
      <w:proofErr w:type="spellEnd"/>
      <w:r w:rsidRPr="00C66272">
        <w:rPr>
          <w:rFonts w:ascii="Brill" w:eastAsia="Brill" w:hAnsi="Brill" w:cs="Brill"/>
        </w:rPr>
        <w:t xml:space="preserve"> (Cyprus). In S. Di Vita, &amp; M. Wilson (Eds.). </w:t>
      </w:r>
      <w:r w:rsidRPr="00C66272">
        <w:rPr>
          <w:rFonts w:ascii="Brill" w:eastAsia="Brill" w:hAnsi="Brill" w:cs="Brill"/>
          <w:i/>
        </w:rPr>
        <w:t>Planning and Managing Smaller Events: Downsizing the Urban Spectacle</w:t>
      </w:r>
      <w:r w:rsidRPr="00C66272">
        <w:rPr>
          <w:rFonts w:ascii="Brill" w:eastAsia="Brill" w:hAnsi="Brill" w:cs="Brill"/>
        </w:rPr>
        <w:t xml:space="preserve"> (pp. 128–143). London: Routledge.</w:t>
      </w:r>
    </w:p>
    <w:p w14:paraId="35077A1E" w14:textId="70831737" w:rsidR="00CB3FC9" w:rsidRPr="00C66272" w:rsidRDefault="00C55FA1" w:rsidP="00F62668">
      <w:pPr>
        <w:spacing w:line="360" w:lineRule="auto"/>
        <w:ind w:left="284" w:hanging="284"/>
        <w:rPr>
          <w:rFonts w:ascii="Brill" w:eastAsia="Brill" w:hAnsi="Brill" w:cs="Brill"/>
        </w:rPr>
      </w:pPr>
      <w:r w:rsidRPr="00C66272">
        <w:rPr>
          <w:rFonts w:ascii="Brill" w:eastAsia="Brill" w:hAnsi="Brill" w:cs="Brill"/>
        </w:rPr>
        <w:t xml:space="preserve">Tunbridge, J. E., &amp; Ashworth, G. J. (1996). </w:t>
      </w:r>
      <w:r w:rsidRPr="00C66272">
        <w:rPr>
          <w:rFonts w:ascii="Brill" w:eastAsia="Brill" w:hAnsi="Brill" w:cs="Brill"/>
          <w:i/>
        </w:rPr>
        <w:t xml:space="preserve">Dissonant </w:t>
      </w:r>
      <w:ins w:id="1839" w:author="Autor">
        <w:r w:rsidR="00F04A55">
          <w:rPr>
            <w:rFonts w:ascii="Brill" w:eastAsia="Brill" w:hAnsi="Brill" w:cs="Brill"/>
            <w:i/>
          </w:rPr>
          <w:t>h</w:t>
        </w:r>
      </w:ins>
      <w:del w:id="1840" w:author="Autor">
        <w:r w:rsidRPr="00C66272" w:rsidDel="00F04A55">
          <w:rPr>
            <w:rFonts w:ascii="Brill" w:eastAsia="Brill" w:hAnsi="Brill" w:cs="Brill"/>
            <w:i/>
          </w:rPr>
          <w:delText>H</w:delText>
        </w:r>
      </w:del>
      <w:r w:rsidRPr="00C66272">
        <w:rPr>
          <w:rFonts w:ascii="Brill" w:eastAsia="Brill" w:hAnsi="Brill" w:cs="Brill"/>
          <w:i/>
        </w:rPr>
        <w:t xml:space="preserve">eritage: The </w:t>
      </w:r>
      <w:ins w:id="1841" w:author="Autor">
        <w:r w:rsidR="00F04A55">
          <w:rPr>
            <w:rFonts w:ascii="Brill" w:eastAsia="Brill" w:hAnsi="Brill" w:cs="Brill"/>
            <w:i/>
          </w:rPr>
          <w:t>m</w:t>
        </w:r>
      </w:ins>
      <w:del w:id="1842" w:author="Autor">
        <w:r w:rsidRPr="00C66272" w:rsidDel="00F04A55">
          <w:rPr>
            <w:rFonts w:ascii="Brill" w:eastAsia="Brill" w:hAnsi="Brill" w:cs="Brill"/>
            <w:i/>
          </w:rPr>
          <w:delText>M</w:delText>
        </w:r>
      </w:del>
      <w:r w:rsidRPr="00C66272">
        <w:rPr>
          <w:rFonts w:ascii="Brill" w:eastAsia="Brill" w:hAnsi="Brill" w:cs="Brill"/>
          <w:i/>
        </w:rPr>
        <w:t xml:space="preserve">anagement of the </w:t>
      </w:r>
      <w:ins w:id="1843" w:author="Autor">
        <w:r w:rsidR="00F04A55">
          <w:rPr>
            <w:rFonts w:ascii="Brill" w:eastAsia="Brill" w:hAnsi="Brill" w:cs="Brill"/>
            <w:i/>
          </w:rPr>
          <w:t>p</w:t>
        </w:r>
      </w:ins>
      <w:del w:id="1844" w:author="Autor">
        <w:r w:rsidRPr="00C66272" w:rsidDel="00F04A55">
          <w:rPr>
            <w:rFonts w:ascii="Brill" w:eastAsia="Brill" w:hAnsi="Brill" w:cs="Brill"/>
            <w:i/>
          </w:rPr>
          <w:delText>P</w:delText>
        </w:r>
      </w:del>
      <w:r w:rsidRPr="00C66272">
        <w:rPr>
          <w:rFonts w:ascii="Brill" w:eastAsia="Brill" w:hAnsi="Brill" w:cs="Brill"/>
          <w:i/>
        </w:rPr>
        <w:t xml:space="preserve">ast as a </w:t>
      </w:r>
      <w:ins w:id="1845" w:author="Autor">
        <w:r w:rsidR="00F04A55">
          <w:rPr>
            <w:rFonts w:ascii="Brill" w:eastAsia="Brill" w:hAnsi="Brill" w:cs="Brill"/>
            <w:i/>
          </w:rPr>
          <w:t>r</w:t>
        </w:r>
      </w:ins>
      <w:del w:id="1846" w:author="Autor">
        <w:r w:rsidRPr="00C66272" w:rsidDel="00F04A55">
          <w:rPr>
            <w:rFonts w:ascii="Brill" w:eastAsia="Brill" w:hAnsi="Brill" w:cs="Brill"/>
            <w:i/>
          </w:rPr>
          <w:delText>R</w:delText>
        </w:r>
      </w:del>
      <w:r w:rsidRPr="00C66272">
        <w:rPr>
          <w:rFonts w:ascii="Brill" w:eastAsia="Brill" w:hAnsi="Brill" w:cs="Brill"/>
          <w:i/>
        </w:rPr>
        <w:t xml:space="preserve">esource in </w:t>
      </w:r>
      <w:ins w:id="1847" w:author="Autor">
        <w:r w:rsidR="00F04A55">
          <w:rPr>
            <w:rFonts w:ascii="Brill" w:eastAsia="Brill" w:hAnsi="Brill" w:cs="Brill"/>
            <w:i/>
          </w:rPr>
          <w:t>c</w:t>
        </w:r>
      </w:ins>
      <w:del w:id="1848" w:author="Autor">
        <w:r w:rsidRPr="00C66272" w:rsidDel="00F04A55">
          <w:rPr>
            <w:rFonts w:ascii="Brill" w:eastAsia="Brill" w:hAnsi="Brill" w:cs="Brill"/>
            <w:i/>
          </w:rPr>
          <w:delText>C</w:delText>
        </w:r>
      </w:del>
      <w:r w:rsidRPr="00C66272">
        <w:rPr>
          <w:rFonts w:ascii="Brill" w:eastAsia="Brill" w:hAnsi="Brill" w:cs="Brill"/>
          <w:i/>
        </w:rPr>
        <w:t>onflict</w:t>
      </w:r>
      <w:r w:rsidRPr="00C66272">
        <w:rPr>
          <w:rFonts w:ascii="Brill" w:eastAsia="Brill" w:hAnsi="Brill" w:cs="Brill"/>
        </w:rPr>
        <w:t>. Chichester: John Wiley &amp; Sons.</w:t>
      </w:r>
    </w:p>
    <w:p w14:paraId="35077A1F" w14:textId="10931E14" w:rsidR="00CB3FC9" w:rsidRPr="00C66272" w:rsidRDefault="00C55FA1" w:rsidP="00F62668">
      <w:pPr>
        <w:spacing w:line="360" w:lineRule="auto"/>
        <w:ind w:left="284" w:hanging="284"/>
        <w:rPr>
          <w:rFonts w:ascii="Brill" w:eastAsia="Brill" w:hAnsi="Brill" w:cs="Brill"/>
        </w:rPr>
      </w:pPr>
      <w:r w:rsidRPr="00C66272">
        <w:rPr>
          <w:rFonts w:ascii="Brill" w:eastAsia="Brill" w:hAnsi="Brill" w:cs="Brill"/>
        </w:rPr>
        <w:t xml:space="preserve">Van </w:t>
      </w:r>
      <w:proofErr w:type="spellStart"/>
      <w:r w:rsidRPr="00C66272">
        <w:rPr>
          <w:rFonts w:ascii="Brill" w:eastAsia="Brill" w:hAnsi="Brill" w:cs="Brill"/>
        </w:rPr>
        <w:t>Hooydonk</w:t>
      </w:r>
      <w:proofErr w:type="spellEnd"/>
      <w:r w:rsidRPr="00C66272">
        <w:rPr>
          <w:rFonts w:ascii="Brill" w:eastAsia="Brill" w:hAnsi="Brill" w:cs="Brill"/>
        </w:rPr>
        <w:t xml:space="preserve">, E. (2007). </w:t>
      </w:r>
      <w:r w:rsidRPr="00C66272">
        <w:rPr>
          <w:rFonts w:ascii="Brill" w:eastAsia="Brill" w:hAnsi="Brill" w:cs="Brill"/>
          <w:i/>
        </w:rPr>
        <w:t xml:space="preserve">Soft </w:t>
      </w:r>
      <w:ins w:id="1849" w:author="Autor">
        <w:r w:rsidR="00F04A55">
          <w:rPr>
            <w:rFonts w:ascii="Brill" w:eastAsia="Brill" w:hAnsi="Brill" w:cs="Brill"/>
            <w:i/>
          </w:rPr>
          <w:t>v</w:t>
        </w:r>
      </w:ins>
      <w:del w:id="1850" w:author="Autor">
        <w:r w:rsidRPr="00C66272" w:rsidDel="00F04A55">
          <w:rPr>
            <w:rFonts w:ascii="Brill" w:eastAsia="Brill" w:hAnsi="Brill" w:cs="Brill"/>
            <w:i/>
          </w:rPr>
          <w:delText>V</w:delText>
        </w:r>
      </w:del>
      <w:r w:rsidRPr="00C66272">
        <w:rPr>
          <w:rFonts w:ascii="Brill" w:eastAsia="Brill" w:hAnsi="Brill" w:cs="Brill"/>
          <w:i/>
        </w:rPr>
        <w:t xml:space="preserve">alues of </w:t>
      </w:r>
      <w:ins w:id="1851" w:author="Autor">
        <w:r w:rsidR="00F04A55">
          <w:rPr>
            <w:rFonts w:ascii="Brill" w:eastAsia="Brill" w:hAnsi="Brill" w:cs="Brill"/>
            <w:i/>
          </w:rPr>
          <w:t>s</w:t>
        </w:r>
      </w:ins>
      <w:del w:id="1852" w:author="Autor">
        <w:r w:rsidRPr="00C66272" w:rsidDel="00F04A55">
          <w:rPr>
            <w:rFonts w:ascii="Brill" w:eastAsia="Brill" w:hAnsi="Brill" w:cs="Brill"/>
            <w:i/>
          </w:rPr>
          <w:delText>S</w:delText>
        </w:r>
      </w:del>
      <w:r w:rsidRPr="00C66272">
        <w:rPr>
          <w:rFonts w:ascii="Brill" w:eastAsia="Brill" w:hAnsi="Brill" w:cs="Brill"/>
          <w:i/>
        </w:rPr>
        <w:t>eaports</w:t>
      </w:r>
      <w:ins w:id="1853" w:author="Autor">
        <w:r w:rsidR="00F04A55">
          <w:rPr>
            <w:rFonts w:ascii="Brill" w:eastAsia="Brill" w:hAnsi="Brill" w:cs="Brill"/>
            <w:i/>
          </w:rPr>
          <w:t>:</w:t>
        </w:r>
      </w:ins>
      <w:del w:id="1854" w:author="Autor">
        <w:r w:rsidRPr="00C66272" w:rsidDel="00F04A55">
          <w:rPr>
            <w:rFonts w:ascii="Brill" w:eastAsia="Brill" w:hAnsi="Brill" w:cs="Brill"/>
            <w:i/>
          </w:rPr>
          <w:delText>.</w:delText>
        </w:r>
      </w:del>
      <w:r w:rsidRPr="00C66272">
        <w:rPr>
          <w:rFonts w:ascii="Brill" w:eastAsia="Brill" w:hAnsi="Brill" w:cs="Brill"/>
          <w:i/>
        </w:rPr>
        <w:t xml:space="preserve"> A </w:t>
      </w:r>
      <w:ins w:id="1855" w:author="Autor">
        <w:r w:rsidR="00F04A55">
          <w:rPr>
            <w:rFonts w:ascii="Brill" w:eastAsia="Brill" w:hAnsi="Brill" w:cs="Brill"/>
            <w:i/>
          </w:rPr>
          <w:t>s</w:t>
        </w:r>
      </w:ins>
      <w:del w:id="1856" w:author="Autor">
        <w:r w:rsidRPr="00C66272" w:rsidDel="00F04A55">
          <w:rPr>
            <w:rFonts w:ascii="Brill" w:eastAsia="Brill" w:hAnsi="Brill" w:cs="Brill"/>
            <w:i/>
          </w:rPr>
          <w:delText>S</w:delText>
        </w:r>
      </w:del>
      <w:r w:rsidRPr="00C66272">
        <w:rPr>
          <w:rFonts w:ascii="Brill" w:eastAsia="Brill" w:hAnsi="Brill" w:cs="Brill"/>
          <w:i/>
        </w:rPr>
        <w:t xml:space="preserve">trategy for the </w:t>
      </w:r>
      <w:ins w:id="1857" w:author="Autor">
        <w:r w:rsidR="00F04A55">
          <w:rPr>
            <w:rFonts w:ascii="Brill" w:eastAsia="Brill" w:hAnsi="Brill" w:cs="Brill"/>
            <w:i/>
          </w:rPr>
          <w:t>r</w:t>
        </w:r>
      </w:ins>
      <w:del w:id="1858" w:author="Autor">
        <w:r w:rsidRPr="00C66272" w:rsidDel="00F04A55">
          <w:rPr>
            <w:rFonts w:ascii="Brill" w:eastAsia="Brill" w:hAnsi="Brill" w:cs="Brill"/>
            <w:i/>
          </w:rPr>
          <w:delText>R</w:delText>
        </w:r>
      </w:del>
      <w:r w:rsidRPr="00C66272">
        <w:rPr>
          <w:rFonts w:ascii="Brill" w:eastAsia="Brill" w:hAnsi="Brill" w:cs="Brill"/>
          <w:i/>
        </w:rPr>
        <w:t xml:space="preserve">estoration of </w:t>
      </w:r>
      <w:ins w:id="1859" w:author="Autor">
        <w:r w:rsidR="00F04A55">
          <w:rPr>
            <w:rFonts w:ascii="Brill" w:eastAsia="Brill" w:hAnsi="Brill" w:cs="Brill"/>
            <w:i/>
          </w:rPr>
          <w:t>p</w:t>
        </w:r>
      </w:ins>
      <w:del w:id="1860" w:author="Autor">
        <w:r w:rsidRPr="00C66272" w:rsidDel="00F04A55">
          <w:rPr>
            <w:rFonts w:ascii="Brill" w:eastAsia="Brill" w:hAnsi="Brill" w:cs="Brill"/>
            <w:i/>
          </w:rPr>
          <w:delText>P</w:delText>
        </w:r>
      </w:del>
      <w:r w:rsidRPr="00C66272">
        <w:rPr>
          <w:rFonts w:ascii="Brill" w:eastAsia="Brill" w:hAnsi="Brill" w:cs="Brill"/>
          <w:i/>
        </w:rPr>
        <w:t xml:space="preserve">ublic </w:t>
      </w:r>
      <w:ins w:id="1861" w:author="Autor">
        <w:r w:rsidR="00F04A55">
          <w:rPr>
            <w:rFonts w:ascii="Brill" w:eastAsia="Brill" w:hAnsi="Brill" w:cs="Brill"/>
            <w:i/>
          </w:rPr>
          <w:t>s</w:t>
        </w:r>
      </w:ins>
      <w:del w:id="1862" w:author="Autor">
        <w:r w:rsidRPr="00C66272" w:rsidDel="00F04A55">
          <w:rPr>
            <w:rFonts w:ascii="Brill" w:eastAsia="Brill" w:hAnsi="Brill" w:cs="Brill"/>
            <w:i/>
          </w:rPr>
          <w:delText>S</w:delText>
        </w:r>
      </w:del>
      <w:r w:rsidRPr="00C66272">
        <w:rPr>
          <w:rFonts w:ascii="Brill" w:eastAsia="Brill" w:hAnsi="Brill" w:cs="Brill"/>
          <w:i/>
        </w:rPr>
        <w:t xml:space="preserve">upport of </w:t>
      </w:r>
      <w:ins w:id="1863" w:author="Autor">
        <w:r w:rsidR="00F04A55">
          <w:rPr>
            <w:rFonts w:ascii="Brill" w:eastAsia="Brill" w:hAnsi="Brill" w:cs="Brill"/>
            <w:i/>
          </w:rPr>
          <w:t>s</w:t>
        </w:r>
      </w:ins>
      <w:del w:id="1864" w:author="Autor">
        <w:r w:rsidRPr="00C66272" w:rsidDel="00F04A55">
          <w:rPr>
            <w:rFonts w:ascii="Brill" w:eastAsia="Brill" w:hAnsi="Brill" w:cs="Brill"/>
            <w:i/>
          </w:rPr>
          <w:delText>S</w:delText>
        </w:r>
      </w:del>
      <w:r w:rsidRPr="00C66272">
        <w:rPr>
          <w:rFonts w:ascii="Brill" w:eastAsia="Brill" w:hAnsi="Brill" w:cs="Brill"/>
          <w:i/>
        </w:rPr>
        <w:t>eaports</w:t>
      </w:r>
      <w:r w:rsidRPr="00C66272">
        <w:rPr>
          <w:rFonts w:ascii="Brill" w:eastAsia="Brill" w:hAnsi="Brill" w:cs="Brill"/>
        </w:rPr>
        <w:t>. Antwerp: Garant.</w:t>
      </w:r>
    </w:p>
    <w:p w14:paraId="35077A20" w14:textId="534DED50" w:rsidR="00CB3FC9" w:rsidRPr="00C66272" w:rsidRDefault="00C55FA1" w:rsidP="00F62668">
      <w:pPr>
        <w:spacing w:line="360" w:lineRule="auto"/>
        <w:ind w:left="284" w:hanging="284"/>
        <w:rPr>
          <w:rFonts w:ascii="Brill" w:eastAsia="Brill" w:hAnsi="Brill" w:cs="Brill"/>
        </w:rPr>
      </w:pPr>
      <w:r w:rsidRPr="00C66272">
        <w:rPr>
          <w:rFonts w:ascii="Brill" w:eastAsia="Brill" w:hAnsi="Brill" w:cs="Brill"/>
        </w:rPr>
        <w:t xml:space="preserve">Van </w:t>
      </w:r>
      <w:proofErr w:type="spellStart"/>
      <w:r w:rsidRPr="00C66272">
        <w:rPr>
          <w:rFonts w:ascii="Brill" w:eastAsia="Brill" w:hAnsi="Brill" w:cs="Brill"/>
        </w:rPr>
        <w:t>Tuijl</w:t>
      </w:r>
      <w:proofErr w:type="spellEnd"/>
      <w:r w:rsidRPr="00C66272">
        <w:rPr>
          <w:rFonts w:ascii="Brill" w:eastAsia="Brill" w:hAnsi="Brill" w:cs="Brill"/>
        </w:rPr>
        <w:t xml:space="preserve">, E., &amp; Van den Berg, L. (2016). Annual </w:t>
      </w:r>
      <w:ins w:id="1865" w:author="Autor">
        <w:r w:rsidR="00F04A55">
          <w:rPr>
            <w:rFonts w:ascii="Brill" w:eastAsia="Brill" w:hAnsi="Brill" w:cs="Brill"/>
          </w:rPr>
          <w:t>c</w:t>
        </w:r>
      </w:ins>
      <w:del w:id="1866" w:author="Autor">
        <w:r w:rsidRPr="00C66272" w:rsidDel="00F04A55">
          <w:rPr>
            <w:rFonts w:ascii="Brill" w:eastAsia="Brill" w:hAnsi="Brill" w:cs="Brill"/>
          </w:rPr>
          <w:delText>C</w:delText>
        </w:r>
      </w:del>
      <w:r w:rsidRPr="00C66272">
        <w:rPr>
          <w:rFonts w:ascii="Brill" w:eastAsia="Brill" w:hAnsi="Brill" w:cs="Brill"/>
        </w:rPr>
        <w:t xml:space="preserve">ity </w:t>
      </w:r>
      <w:ins w:id="1867" w:author="Autor">
        <w:r w:rsidR="00F04A55">
          <w:rPr>
            <w:rFonts w:ascii="Brill" w:eastAsia="Brill" w:hAnsi="Brill" w:cs="Brill"/>
          </w:rPr>
          <w:t>f</w:t>
        </w:r>
      </w:ins>
      <w:del w:id="1868" w:author="Autor">
        <w:r w:rsidRPr="00C66272" w:rsidDel="00F04A55">
          <w:rPr>
            <w:rFonts w:ascii="Brill" w:eastAsia="Brill" w:hAnsi="Brill" w:cs="Brill"/>
          </w:rPr>
          <w:delText>F</w:delText>
        </w:r>
      </w:del>
      <w:r w:rsidRPr="00C66272">
        <w:rPr>
          <w:rFonts w:ascii="Brill" w:eastAsia="Brill" w:hAnsi="Brill" w:cs="Brill"/>
        </w:rPr>
        <w:t xml:space="preserve">estivals as </w:t>
      </w:r>
      <w:ins w:id="1869" w:author="Autor">
        <w:r w:rsidR="00F04A55">
          <w:rPr>
            <w:rFonts w:ascii="Brill" w:eastAsia="Brill" w:hAnsi="Brill" w:cs="Brill"/>
          </w:rPr>
          <w:t>t</w:t>
        </w:r>
      </w:ins>
      <w:del w:id="1870" w:author="Autor">
        <w:r w:rsidRPr="00C66272" w:rsidDel="00F04A55">
          <w:rPr>
            <w:rFonts w:ascii="Brill" w:eastAsia="Brill" w:hAnsi="Brill" w:cs="Brill"/>
          </w:rPr>
          <w:delText>T</w:delText>
        </w:r>
      </w:del>
      <w:r w:rsidRPr="00C66272">
        <w:rPr>
          <w:rFonts w:ascii="Brill" w:eastAsia="Brill" w:hAnsi="Brill" w:cs="Brill"/>
        </w:rPr>
        <w:t xml:space="preserve">ools for </w:t>
      </w:r>
      <w:ins w:id="1871" w:author="Autor">
        <w:r w:rsidR="00F04A55">
          <w:rPr>
            <w:rFonts w:ascii="Brill" w:eastAsia="Brill" w:hAnsi="Brill" w:cs="Brill"/>
          </w:rPr>
          <w:t>s</w:t>
        </w:r>
      </w:ins>
      <w:del w:id="1872" w:author="Autor">
        <w:r w:rsidRPr="00C66272" w:rsidDel="00F04A55">
          <w:rPr>
            <w:rFonts w:ascii="Brill" w:eastAsia="Brill" w:hAnsi="Brill" w:cs="Brill"/>
          </w:rPr>
          <w:delText>S</w:delText>
        </w:r>
      </w:del>
      <w:r w:rsidRPr="00C66272">
        <w:rPr>
          <w:rFonts w:ascii="Brill" w:eastAsia="Brill" w:hAnsi="Brill" w:cs="Brill"/>
        </w:rPr>
        <w:t xml:space="preserve">ustainable </w:t>
      </w:r>
      <w:ins w:id="1873" w:author="Autor">
        <w:r w:rsidR="00F04A55">
          <w:rPr>
            <w:rFonts w:ascii="Brill" w:eastAsia="Brill" w:hAnsi="Brill" w:cs="Brill"/>
          </w:rPr>
          <w:t>c</w:t>
        </w:r>
      </w:ins>
      <w:del w:id="1874" w:author="Autor">
        <w:r w:rsidRPr="00C66272" w:rsidDel="00F04A55">
          <w:rPr>
            <w:rFonts w:ascii="Brill" w:eastAsia="Brill" w:hAnsi="Brill" w:cs="Brill"/>
          </w:rPr>
          <w:delText>C</w:delText>
        </w:r>
      </w:del>
      <w:r w:rsidRPr="00C66272">
        <w:rPr>
          <w:rFonts w:ascii="Brill" w:eastAsia="Brill" w:hAnsi="Brill" w:cs="Brill"/>
        </w:rPr>
        <w:t xml:space="preserve">ompetitiveness: The World Port Days Rotterdam. </w:t>
      </w:r>
      <w:r w:rsidRPr="00C66272">
        <w:rPr>
          <w:rFonts w:ascii="Brill" w:eastAsia="Brill" w:hAnsi="Brill" w:cs="Brill"/>
          <w:i/>
        </w:rPr>
        <w:t>Economies</w:t>
      </w:r>
      <w:r w:rsidRPr="00C66272">
        <w:rPr>
          <w:rFonts w:ascii="Brill" w:eastAsia="Brill" w:hAnsi="Brill" w:cs="Brill"/>
        </w:rPr>
        <w:t xml:space="preserve">, </w:t>
      </w:r>
      <w:r w:rsidRPr="00F34A6C">
        <w:rPr>
          <w:rFonts w:ascii="Brill" w:eastAsia="Brill" w:hAnsi="Brill" w:cs="Brill"/>
          <w:i/>
          <w:iCs/>
          <w:rPrChange w:id="1875" w:author="Autor">
            <w:rPr>
              <w:rFonts w:ascii="Brill" w:eastAsia="Brill" w:hAnsi="Brill" w:cs="Brill"/>
            </w:rPr>
          </w:rPrChange>
        </w:rPr>
        <w:t>4</w:t>
      </w:r>
      <w:r w:rsidRPr="00C66272">
        <w:rPr>
          <w:rFonts w:ascii="Brill" w:eastAsia="Brill" w:hAnsi="Brill" w:cs="Brill"/>
        </w:rPr>
        <w:t>(11), 1–13.</w:t>
      </w:r>
    </w:p>
    <w:p w14:paraId="35077A21" w14:textId="77777777" w:rsidR="00CB3FC9" w:rsidRPr="00C66272" w:rsidRDefault="00C55FA1" w:rsidP="00F62668">
      <w:pPr>
        <w:spacing w:line="360" w:lineRule="auto"/>
        <w:ind w:left="284" w:hanging="284"/>
        <w:rPr>
          <w:rFonts w:ascii="Brill" w:eastAsia="Brill" w:hAnsi="Brill" w:cs="Brill"/>
        </w:rPr>
      </w:pPr>
      <w:r w:rsidRPr="00C66272">
        <w:rPr>
          <w:rFonts w:ascii="Brill" w:eastAsia="Brill" w:hAnsi="Brill" w:cs="Brill"/>
        </w:rPr>
        <w:t>West, T. (2022). Liverpool’s European Capital of Culture legacy narrative: a selective heritage?</w:t>
      </w:r>
      <w:del w:id="1876" w:author="Autor">
        <w:r w:rsidRPr="00C66272" w:rsidDel="00575805">
          <w:rPr>
            <w:rFonts w:ascii="Brill" w:eastAsia="Brill" w:hAnsi="Brill" w:cs="Brill"/>
          </w:rPr>
          <w:delText>.</w:delText>
        </w:r>
      </w:del>
      <w:r w:rsidRPr="00C66272">
        <w:rPr>
          <w:rFonts w:ascii="Brill" w:eastAsia="Brill" w:hAnsi="Brill" w:cs="Brill"/>
        </w:rPr>
        <w:t xml:space="preserve"> </w:t>
      </w:r>
      <w:r w:rsidRPr="00C66272">
        <w:rPr>
          <w:rFonts w:ascii="Brill" w:eastAsia="Brill" w:hAnsi="Brill" w:cs="Brill"/>
          <w:i/>
        </w:rPr>
        <w:t>European Planning Studies</w:t>
      </w:r>
      <w:r w:rsidRPr="00C66272">
        <w:rPr>
          <w:rFonts w:ascii="Brill" w:eastAsia="Brill" w:hAnsi="Brill" w:cs="Brill"/>
        </w:rPr>
        <w:t xml:space="preserve">, </w:t>
      </w:r>
      <w:r w:rsidRPr="00F34A6C">
        <w:rPr>
          <w:rFonts w:ascii="Brill" w:eastAsia="Brill" w:hAnsi="Brill" w:cs="Brill"/>
          <w:i/>
          <w:iCs/>
          <w:rPrChange w:id="1877" w:author="Autor">
            <w:rPr>
              <w:rFonts w:ascii="Brill" w:eastAsia="Brill" w:hAnsi="Brill" w:cs="Brill"/>
            </w:rPr>
          </w:rPrChange>
        </w:rPr>
        <w:t>30</w:t>
      </w:r>
      <w:r w:rsidRPr="00C66272">
        <w:rPr>
          <w:rFonts w:ascii="Brill" w:eastAsia="Brill" w:hAnsi="Brill" w:cs="Brill"/>
        </w:rPr>
        <w:t>(3), 534–553.</w:t>
      </w:r>
    </w:p>
    <w:p w14:paraId="35077A22" w14:textId="21CF548C" w:rsidR="00CB3FC9" w:rsidRPr="00C66272" w:rsidRDefault="00C55FA1" w:rsidP="00F62668">
      <w:pPr>
        <w:spacing w:line="360" w:lineRule="auto"/>
        <w:ind w:left="284" w:hanging="284"/>
        <w:rPr>
          <w:rFonts w:ascii="Brill" w:eastAsia="Brill" w:hAnsi="Brill" w:cs="Brill"/>
        </w:rPr>
      </w:pPr>
      <w:r w:rsidRPr="00C66272">
        <w:rPr>
          <w:rFonts w:ascii="Brill" w:eastAsia="Brill" w:hAnsi="Brill" w:cs="Brill"/>
        </w:rPr>
        <w:t xml:space="preserve">Zukin, S. (2006 [1995]). </w:t>
      </w:r>
      <w:r w:rsidRPr="00C66272">
        <w:rPr>
          <w:rFonts w:ascii="Brill" w:eastAsia="Brill" w:hAnsi="Brill" w:cs="Brill"/>
          <w:i/>
        </w:rPr>
        <w:t xml:space="preserve">The </w:t>
      </w:r>
      <w:ins w:id="1878" w:author="Autor">
        <w:r w:rsidR="00575805">
          <w:rPr>
            <w:rFonts w:ascii="Brill" w:eastAsia="Brill" w:hAnsi="Brill" w:cs="Brill"/>
            <w:i/>
          </w:rPr>
          <w:t>c</w:t>
        </w:r>
      </w:ins>
      <w:del w:id="1879" w:author="Autor">
        <w:r w:rsidRPr="00C66272" w:rsidDel="00575805">
          <w:rPr>
            <w:rFonts w:ascii="Brill" w:eastAsia="Brill" w:hAnsi="Brill" w:cs="Brill"/>
            <w:i/>
          </w:rPr>
          <w:delText>C</w:delText>
        </w:r>
      </w:del>
      <w:r w:rsidRPr="00C66272">
        <w:rPr>
          <w:rFonts w:ascii="Brill" w:eastAsia="Brill" w:hAnsi="Brill" w:cs="Brill"/>
          <w:i/>
        </w:rPr>
        <w:t xml:space="preserve">ultures of </w:t>
      </w:r>
      <w:ins w:id="1880" w:author="Autor">
        <w:r w:rsidR="00575805">
          <w:rPr>
            <w:rFonts w:ascii="Brill" w:eastAsia="Brill" w:hAnsi="Brill" w:cs="Brill"/>
            <w:i/>
          </w:rPr>
          <w:t>c</w:t>
        </w:r>
      </w:ins>
      <w:del w:id="1881" w:author="Autor">
        <w:r w:rsidRPr="00C66272" w:rsidDel="00575805">
          <w:rPr>
            <w:rFonts w:ascii="Brill" w:eastAsia="Brill" w:hAnsi="Brill" w:cs="Brill"/>
            <w:i/>
          </w:rPr>
          <w:delText>C</w:delText>
        </w:r>
      </w:del>
      <w:r w:rsidRPr="00C66272">
        <w:rPr>
          <w:rFonts w:ascii="Brill" w:eastAsia="Brill" w:hAnsi="Brill" w:cs="Brill"/>
          <w:i/>
        </w:rPr>
        <w:t>ities</w:t>
      </w:r>
      <w:r w:rsidRPr="00C66272">
        <w:rPr>
          <w:rFonts w:ascii="Brill" w:eastAsia="Brill" w:hAnsi="Brill" w:cs="Brill"/>
        </w:rPr>
        <w:t>. Cambridge and Oxford: Blackwell.</w:t>
      </w:r>
    </w:p>
    <w:p w14:paraId="35077A23" w14:textId="77777777" w:rsidR="00CB3FC9" w:rsidRPr="00C66272" w:rsidRDefault="00CB3FC9">
      <w:pPr>
        <w:ind w:left="284" w:hanging="284"/>
        <w:rPr>
          <w:rFonts w:ascii="Brill" w:eastAsia="Brill" w:hAnsi="Brill" w:cs="Brill"/>
        </w:rPr>
        <w:sectPr w:rsidR="00CB3FC9" w:rsidRPr="00C66272" w:rsidSect="0046291F">
          <w:pgSz w:w="11906" w:h="16838"/>
          <w:pgMar w:top="1440" w:right="1440" w:bottom="1440" w:left="1440" w:header="708" w:footer="708" w:gutter="0"/>
          <w:cols w:space="720"/>
        </w:sectPr>
      </w:pPr>
    </w:p>
    <w:p w14:paraId="35077A24" w14:textId="77777777" w:rsidR="00CB3FC9" w:rsidRPr="00C66272" w:rsidRDefault="00C55FA1">
      <w:pPr>
        <w:spacing w:line="360" w:lineRule="auto"/>
        <w:jc w:val="both"/>
        <w:rPr>
          <w:rFonts w:ascii="Brill" w:eastAsia="Brill" w:hAnsi="Brill" w:cs="Brill"/>
          <w:b/>
          <w:sz w:val="28"/>
          <w:szCs w:val="28"/>
        </w:rPr>
      </w:pPr>
      <w:bookmarkStart w:id="1882" w:name="_heading=h.1fob9te" w:colFirst="0" w:colLast="0"/>
      <w:bookmarkEnd w:id="1882"/>
      <w:r w:rsidRPr="00C66272">
        <w:rPr>
          <w:rFonts w:ascii="Brill" w:eastAsia="Brill" w:hAnsi="Brill" w:cs="Brill"/>
          <w:b/>
          <w:sz w:val="28"/>
          <w:szCs w:val="28"/>
        </w:rPr>
        <w:lastRenderedPageBreak/>
        <w:t>Chapter 4.</w:t>
      </w:r>
      <w:r w:rsidRPr="00C66272">
        <w:rPr>
          <w:rFonts w:ascii="Brill" w:eastAsia="Brill" w:hAnsi="Brill" w:cs="Brill"/>
          <w:sz w:val="28"/>
          <w:szCs w:val="28"/>
        </w:rPr>
        <w:t xml:space="preserve"> </w:t>
      </w:r>
      <w:r w:rsidRPr="00C66272">
        <w:rPr>
          <w:rFonts w:ascii="Brill" w:eastAsia="Brill" w:hAnsi="Brill" w:cs="Brill"/>
          <w:b/>
          <w:sz w:val="28"/>
          <w:szCs w:val="28"/>
        </w:rPr>
        <w:t>‘The most sinful mile in the world’ – the transformation of a harbour district: Hamburg St Pauli and the Reeperbahn</w:t>
      </w:r>
    </w:p>
    <w:p w14:paraId="204B12A3" w14:textId="77777777" w:rsidR="00F62668" w:rsidRDefault="00F62668">
      <w:pPr>
        <w:spacing w:line="360" w:lineRule="auto"/>
        <w:jc w:val="both"/>
        <w:rPr>
          <w:rFonts w:ascii="Brill" w:eastAsia="Brill" w:hAnsi="Brill" w:cs="Brill"/>
          <w:i/>
        </w:rPr>
      </w:pPr>
    </w:p>
    <w:p w14:paraId="35077A25" w14:textId="1DDC1CD6" w:rsidR="00CB3FC9" w:rsidRPr="00C66272" w:rsidRDefault="00C55FA1">
      <w:pPr>
        <w:spacing w:line="360" w:lineRule="auto"/>
        <w:jc w:val="both"/>
        <w:rPr>
          <w:rFonts w:ascii="Brill" w:eastAsia="Brill" w:hAnsi="Brill" w:cs="Brill"/>
          <w:i/>
        </w:rPr>
      </w:pPr>
      <w:r w:rsidRPr="00C66272">
        <w:rPr>
          <w:rFonts w:ascii="Brill" w:eastAsia="Brill" w:hAnsi="Brill" w:cs="Brill"/>
          <w:i/>
        </w:rPr>
        <w:t>Dirk Schubert</w:t>
      </w:r>
    </w:p>
    <w:p w14:paraId="35077A26"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(HafenCity University Hamburg)</w:t>
      </w:r>
    </w:p>
    <w:p w14:paraId="35077A27"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A28" w14:textId="02E7A393"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development of the city of Hamburg and its port has historic, political</w:t>
      </w:r>
      <w:ins w:id="1883" w:author="Autor">
        <w:r w:rsidR="004A5214">
          <w:rPr>
            <w:rFonts w:ascii="Brill" w:eastAsia="Brill" w:hAnsi="Brill" w:cs="Brill"/>
            <w:color w:val="000000"/>
          </w:rPr>
          <w:t>,</w:t>
        </w:r>
      </w:ins>
      <w:r w:rsidRPr="00C66272">
        <w:rPr>
          <w:rFonts w:ascii="Brill" w:eastAsia="Brill" w:hAnsi="Brill" w:cs="Brill"/>
          <w:color w:val="000000"/>
        </w:rPr>
        <w:t xml:space="preserve"> and spatial features that will be examined here </w:t>
      </w:r>
      <w:del w:id="1884" w:author="Autor">
        <w:r w:rsidRPr="00C66272" w:rsidDel="004A5214">
          <w:rPr>
            <w:rFonts w:ascii="Brill" w:eastAsia="Brill" w:hAnsi="Brill" w:cs="Brill"/>
            <w:color w:val="000000"/>
          </w:rPr>
          <w:delText xml:space="preserve">in the period </w:delText>
        </w:r>
      </w:del>
      <w:r w:rsidR="00352BC0" w:rsidRPr="00C66272">
        <w:rPr>
          <w:rFonts w:ascii="Brill" w:eastAsia="Brill" w:hAnsi="Brill" w:cs="Brill"/>
          <w:color w:val="000000"/>
        </w:rPr>
        <w:t>beginning with</w:t>
      </w:r>
      <w:r w:rsidRPr="00C66272">
        <w:rPr>
          <w:rFonts w:ascii="Brill" w:eastAsia="Brill" w:hAnsi="Brill" w:cs="Brill"/>
          <w:color w:val="000000"/>
        </w:rPr>
        <w:t xml:space="preserve"> the onset of steam shipping in the middle of the </w:t>
      </w:r>
      <w:del w:id="1885" w:author="Autor">
        <w:r w:rsidRPr="00C66272" w:rsidDel="004A5214">
          <w:rPr>
            <w:rFonts w:ascii="Brill" w:eastAsia="Brill" w:hAnsi="Brill" w:cs="Brill"/>
            <w:color w:val="000000"/>
          </w:rPr>
          <w:delText xml:space="preserve">nineteenth </w:delText>
        </w:r>
      </w:del>
      <w:ins w:id="1886" w:author="Autor">
        <w:r w:rsidR="004A5214">
          <w:rPr>
            <w:rFonts w:ascii="Brill" w:eastAsia="Brill" w:hAnsi="Brill" w:cs="Brill"/>
            <w:color w:val="000000"/>
          </w:rPr>
          <w:t>19th</w:t>
        </w:r>
        <w:r w:rsidR="004A5214" w:rsidRPr="00C66272">
          <w:rPr>
            <w:rFonts w:ascii="Brill" w:eastAsia="Brill" w:hAnsi="Brill" w:cs="Brill"/>
            <w:color w:val="000000"/>
          </w:rPr>
          <w:t xml:space="preserve"> </w:t>
        </w:r>
      </w:ins>
      <w:r w:rsidRPr="00C66272">
        <w:rPr>
          <w:rFonts w:ascii="Brill" w:eastAsia="Brill" w:hAnsi="Brill" w:cs="Brill"/>
          <w:color w:val="000000"/>
        </w:rPr>
        <w:t xml:space="preserve">century to the beginning of containerisation in the mid-1970s and </w:t>
      </w:r>
      <w:r w:rsidR="00352BC0" w:rsidRPr="00C66272">
        <w:rPr>
          <w:rFonts w:ascii="Brill" w:eastAsia="Brill" w:hAnsi="Brill" w:cs="Brill"/>
          <w:color w:val="000000"/>
        </w:rPr>
        <w:t xml:space="preserve">more </w:t>
      </w:r>
      <w:r w:rsidRPr="00C66272">
        <w:rPr>
          <w:rFonts w:ascii="Brill" w:eastAsia="Brill" w:hAnsi="Brill" w:cs="Brill"/>
          <w:color w:val="000000"/>
        </w:rPr>
        <w:t xml:space="preserve">recent developments. This period saw significant transformations in the city and its port, as well as a changing relationship between the two interdependent spatial and functional units. The metaphor of </w:t>
      </w:r>
      <w:ins w:id="1887" w:author="Autor">
        <w:r w:rsidR="004A5214">
          <w:rPr>
            <w:rFonts w:ascii="Brill" w:eastAsia="Brill" w:hAnsi="Brill" w:cs="Brill"/>
            <w:color w:val="000000"/>
          </w:rPr>
          <w:t>‘</w:t>
        </w:r>
      </w:ins>
      <w:proofErr w:type="spellStart"/>
      <w:r w:rsidRPr="00C66272">
        <w:rPr>
          <w:rFonts w:ascii="Brill" w:eastAsia="Brill" w:hAnsi="Brill" w:cs="Brill"/>
          <w:color w:val="000000"/>
        </w:rPr>
        <w:t>Sailortown</w:t>
      </w:r>
      <w:proofErr w:type="spellEnd"/>
      <w:ins w:id="1888" w:author="Autor">
        <w:r w:rsidR="004A5214">
          <w:rPr>
            <w:rFonts w:ascii="Brill" w:eastAsia="Brill" w:hAnsi="Brill" w:cs="Brill"/>
            <w:color w:val="000000"/>
          </w:rPr>
          <w:t>’</w:t>
        </w:r>
      </w:ins>
      <w:r w:rsidRPr="00C66272">
        <w:rPr>
          <w:rFonts w:ascii="Brill" w:eastAsia="Brill" w:hAnsi="Brill" w:cs="Brill"/>
          <w:color w:val="000000"/>
        </w:rPr>
        <w:t xml:space="preserve"> as a melting pot of peoples, languages, denominations, cultures</w:t>
      </w:r>
      <w:r w:rsidR="005236EF" w:rsidRPr="00C66272">
        <w:rPr>
          <w:rFonts w:ascii="Brill" w:eastAsia="Brill" w:hAnsi="Brill" w:cs="Brill"/>
          <w:color w:val="000000"/>
        </w:rPr>
        <w:t>,</w:t>
      </w:r>
      <w:r w:rsidRPr="00C66272">
        <w:rPr>
          <w:rFonts w:ascii="Brill" w:eastAsia="Brill" w:hAnsi="Brill" w:cs="Brill"/>
          <w:color w:val="000000"/>
        </w:rPr>
        <w:t xml:space="preserve"> and enterprising seafarers at the waterfront has changed and given way to other realities.</w:t>
      </w:r>
    </w:p>
    <w:p w14:paraId="35077A29" w14:textId="288B8E1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This chapter looks at places at the interface of port and city and the structures and characteristics of one uncommon neighbourhood that can only be understood in the context of its specific </w:t>
      </w:r>
      <w:r w:rsidR="0048727C" w:rsidRPr="00C66272">
        <w:rPr>
          <w:rFonts w:ascii="Brill" w:eastAsia="Brill" w:hAnsi="Brill" w:cs="Brill"/>
        </w:rPr>
        <w:t xml:space="preserve">local </w:t>
      </w:r>
      <w:r w:rsidRPr="00C66272">
        <w:rPr>
          <w:rFonts w:ascii="Brill" w:eastAsia="Brill" w:hAnsi="Brill" w:cs="Brill"/>
        </w:rPr>
        <w:t>features. Hamburg set up a special authority to govern the planning, administration</w:t>
      </w:r>
      <w:ins w:id="1889" w:author="Autor">
        <w:r w:rsidR="004A5214">
          <w:rPr>
            <w:rFonts w:ascii="Brill" w:eastAsia="Brill" w:hAnsi="Brill" w:cs="Brill"/>
          </w:rPr>
          <w:t>,</w:t>
        </w:r>
      </w:ins>
      <w:r w:rsidRPr="00C66272">
        <w:rPr>
          <w:rFonts w:ascii="Brill" w:eastAsia="Brill" w:hAnsi="Brill" w:cs="Brill"/>
        </w:rPr>
        <w:t xml:space="preserve"> and operations in its harbour. Part of the harbour </w:t>
      </w:r>
      <w:r w:rsidR="00AA69DD" w:rsidRPr="00C66272">
        <w:rPr>
          <w:rFonts w:ascii="Brill" w:eastAsia="Brill" w:hAnsi="Brill" w:cs="Brill"/>
        </w:rPr>
        <w:t>was</w:t>
      </w:r>
      <w:r w:rsidRPr="00C66272">
        <w:rPr>
          <w:rFonts w:ascii="Brill" w:eastAsia="Brill" w:hAnsi="Brill" w:cs="Brill"/>
        </w:rPr>
        <w:t xml:space="preserve"> designated a free port </w:t>
      </w:r>
      <w:r w:rsidR="00AA69DD" w:rsidRPr="00C66272">
        <w:rPr>
          <w:rFonts w:ascii="Brill" w:eastAsia="Brill" w:hAnsi="Brill" w:cs="Brill"/>
        </w:rPr>
        <w:t xml:space="preserve">beginning in </w:t>
      </w:r>
      <w:r w:rsidRPr="00C66272">
        <w:rPr>
          <w:rFonts w:ascii="Brill" w:eastAsia="Brill" w:hAnsi="Brill" w:cs="Brill"/>
        </w:rPr>
        <w:t xml:space="preserve">the 1880s and </w:t>
      </w:r>
      <w:r w:rsidR="00AA69DD" w:rsidRPr="00C66272">
        <w:rPr>
          <w:rFonts w:ascii="Brill" w:eastAsia="Brill" w:hAnsi="Brill" w:cs="Brill"/>
        </w:rPr>
        <w:t xml:space="preserve">was </w:t>
      </w:r>
      <w:r w:rsidRPr="00C66272">
        <w:rPr>
          <w:rFonts w:ascii="Brill" w:eastAsia="Brill" w:hAnsi="Brill" w:cs="Brill"/>
        </w:rPr>
        <w:t xml:space="preserve">fenced off with checkpoints. A warehouse district, the </w:t>
      </w:r>
      <w:proofErr w:type="spellStart"/>
      <w:r w:rsidRPr="00C66272">
        <w:rPr>
          <w:rFonts w:ascii="Brill" w:eastAsia="Brill" w:hAnsi="Brill" w:cs="Brill"/>
        </w:rPr>
        <w:t>Speicherstadt</w:t>
      </w:r>
      <w:proofErr w:type="spellEnd"/>
      <w:r w:rsidRPr="00C66272">
        <w:rPr>
          <w:rFonts w:ascii="Brill" w:eastAsia="Brill" w:hAnsi="Brill" w:cs="Brill"/>
        </w:rPr>
        <w:t>, was built on the site of existing housing for the storage of duty-free goods. The organi</w:t>
      </w:r>
      <w:ins w:id="1890" w:author="Autor">
        <w:r w:rsidR="00BC643C">
          <w:rPr>
            <w:rFonts w:ascii="Brill" w:eastAsia="Brill" w:hAnsi="Brill" w:cs="Brill"/>
          </w:rPr>
          <w:t>z</w:t>
        </w:r>
      </w:ins>
      <w:del w:id="1891" w:author="Autor">
        <w:r w:rsidRPr="00C66272" w:rsidDel="00BC643C">
          <w:rPr>
            <w:rFonts w:ascii="Brill" w:eastAsia="Brill" w:hAnsi="Brill" w:cs="Brill"/>
          </w:rPr>
          <w:delText>s</w:delText>
        </w:r>
      </w:del>
      <w:r w:rsidRPr="00C66272">
        <w:rPr>
          <w:rFonts w:ascii="Brill" w:eastAsia="Brill" w:hAnsi="Brill" w:cs="Brill"/>
        </w:rPr>
        <w:t>ation, clear responsibilities, unambiguous zoning</w:t>
      </w:r>
      <w:r w:rsidR="00AA69DD" w:rsidRPr="00C66272">
        <w:rPr>
          <w:rFonts w:ascii="Brill" w:eastAsia="Brill" w:hAnsi="Brill" w:cs="Brill"/>
        </w:rPr>
        <w:t>,</w:t>
      </w:r>
      <w:r w:rsidRPr="00C66272">
        <w:rPr>
          <w:rFonts w:ascii="Brill" w:eastAsia="Brill" w:hAnsi="Brill" w:cs="Brill"/>
        </w:rPr>
        <w:t xml:space="preserve"> and separation of uses </w:t>
      </w:r>
      <w:r w:rsidR="00AA69DD" w:rsidRPr="00C66272">
        <w:rPr>
          <w:rFonts w:ascii="Brill" w:eastAsia="Brill" w:hAnsi="Brill" w:cs="Brill"/>
        </w:rPr>
        <w:t>were</w:t>
      </w:r>
      <w:r w:rsidRPr="00C66272">
        <w:rPr>
          <w:rFonts w:ascii="Brill" w:eastAsia="Brill" w:hAnsi="Brill" w:cs="Brill"/>
        </w:rPr>
        <w:t xml:space="preserve"> undisputed planning goals of the merchants and functionary elite since the mid-</w:t>
      </w:r>
      <w:del w:id="1892" w:author="Autor">
        <w:r w:rsidRPr="00C66272" w:rsidDel="004A5214">
          <w:rPr>
            <w:rFonts w:ascii="Brill" w:eastAsia="Brill" w:hAnsi="Brill" w:cs="Brill"/>
          </w:rPr>
          <w:delText xml:space="preserve">nineteenth </w:delText>
        </w:r>
      </w:del>
      <w:ins w:id="1893" w:author="Autor">
        <w:r w:rsidR="004A5214">
          <w:rPr>
            <w:rFonts w:ascii="Brill" w:eastAsia="Brill" w:hAnsi="Brill" w:cs="Brill"/>
          </w:rPr>
          <w:t xml:space="preserve">19th </w:t>
        </w:r>
      </w:ins>
      <w:r w:rsidRPr="00C66272">
        <w:rPr>
          <w:rFonts w:ascii="Brill" w:eastAsia="Brill" w:hAnsi="Brill" w:cs="Brill"/>
        </w:rPr>
        <w:t xml:space="preserve">century. </w:t>
      </w:r>
    </w:p>
    <w:p w14:paraId="35077A2A" w14:textId="0F1D293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However, some areas, uses</w:t>
      </w:r>
      <w:ins w:id="1894" w:author="Autor">
        <w:r w:rsidR="004A5214">
          <w:rPr>
            <w:rFonts w:ascii="Brill" w:eastAsia="Brill" w:hAnsi="Brill" w:cs="Brill"/>
          </w:rPr>
          <w:t>,</w:t>
        </w:r>
      </w:ins>
      <w:r w:rsidRPr="00C66272">
        <w:rPr>
          <w:rFonts w:ascii="Brill" w:eastAsia="Brill" w:hAnsi="Brill" w:cs="Brill"/>
        </w:rPr>
        <w:t xml:space="preserve"> and niches remained without </w:t>
      </w:r>
      <w:del w:id="1895" w:author="Autor">
        <w:r w:rsidRPr="00C66272" w:rsidDel="004A5214">
          <w:rPr>
            <w:rFonts w:ascii="Brill" w:eastAsia="Brill" w:hAnsi="Brill" w:cs="Brill"/>
          </w:rPr>
          <w:delText xml:space="preserve">having </w:delText>
        </w:r>
      </w:del>
      <w:r w:rsidRPr="00C66272">
        <w:rPr>
          <w:rFonts w:ascii="Brill" w:eastAsia="Brill" w:hAnsi="Brill" w:cs="Brill"/>
        </w:rPr>
        <w:t>a clear allocation of uses. Hamburg tried to banish all ‘unwanted’ uses ‘beyond its city gates’</w:t>
      </w:r>
      <w:r w:rsidR="00902284" w:rsidRPr="00C66272">
        <w:rPr>
          <w:rFonts w:ascii="Brill" w:eastAsia="Brill" w:hAnsi="Brill" w:cs="Brill"/>
        </w:rPr>
        <w:t xml:space="preserve"> </w:t>
      </w:r>
      <w:r w:rsidRPr="00C66272">
        <w:rPr>
          <w:rFonts w:ascii="Brill" w:eastAsia="Brill" w:hAnsi="Brill" w:cs="Brill"/>
        </w:rPr>
        <w:t>to the areas outside the city’s ramparts. This is where undesirable, disruptive</w:t>
      </w:r>
      <w:r w:rsidR="00966511" w:rsidRPr="00C66272">
        <w:rPr>
          <w:rFonts w:ascii="Brill" w:eastAsia="Brill" w:hAnsi="Brill" w:cs="Brill"/>
        </w:rPr>
        <w:t>,</w:t>
      </w:r>
      <w:r w:rsidRPr="00C66272">
        <w:rPr>
          <w:rFonts w:ascii="Brill" w:eastAsia="Brill" w:hAnsi="Brill" w:cs="Brill"/>
        </w:rPr>
        <w:t xml:space="preserve"> and hazardous enterprises </w:t>
      </w:r>
      <w:ins w:id="1896" w:author="Autor">
        <w:r w:rsidR="004A5214" w:rsidRPr="00C66272">
          <w:rPr>
            <w:rFonts w:ascii="Brill" w:eastAsia="Brill" w:hAnsi="Brill" w:cs="Brill"/>
          </w:rPr>
          <w:t xml:space="preserve">such as nightclubs and prostitution </w:t>
        </w:r>
      </w:ins>
      <w:r w:rsidRPr="00C66272">
        <w:rPr>
          <w:rFonts w:ascii="Brill" w:eastAsia="Brill" w:hAnsi="Brill" w:cs="Brill"/>
        </w:rPr>
        <w:t>were located</w:t>
      </w:r>
      <w:del w:id="1897" w:author="Autor">
        <w:r w:rsidRPr="00C66272" w:rsidDel="004A5214">
          <w:rPr>
            <w:rFonts w:ascii="Brill" w:eastAsia="Brill" w:hAnsi="Brill" w:cs="Brill"/>
          </w:rPr>
          <w:delText>, such as nightclubs and prostitution</w:delText>
        </w:r>
      </w:del>
      <w:r w:rsidRPr="00C66272">
        <w:rPr>
          <w:rFonts w:ascii="Brill" w:eastAsia="Brill" w:hAnsi="Brill" w:cs="Brill"/>
        </w:rPr>
        <w:t>. And bordering Hamburg downriver were the independent city and harbour of Altona, which later became Prussian.</w:t>
      </w:r>
      <w:r w:rsidRPr="00C66272">
        <w:rPr>
          <w:rFonts w:ascii="Brill" w:eastAsia="Brill" w:hAnsi="Brill" w:cs="Brill"/>
          <w:vertAlign w:val="superscript"/>
        </w:rPr>
        <w:footnoteReference w:id="10"/>
      </w:r>
      <w:r w:rsidRPr="00C66272">
        <w:rPr>
          <w:rFonts w:ascii="Brill" w:eastAsia="Brill" w:hAnsi="Brill" w:cs="Brill"/>
        </w:rPr>
        <w:t xml:space="preserve"> At the interface between the two cities and ports on the </w:t>
      </w:r>
      <w:r w:rsidR="002676C3" w:rsidRPr="00C66272">
        <w:rPr>
          <w:rFonts w:ascii="Brill" w:eastAsia="Brill" w:hAnsi="Brill" w:cs="Brill"/>
        </w:rPr>
        <w:t>R</w:t>
      </w:r>
      <w:r w:rsidRPr="00C66272">
        <w:rPr>
          <w:rFonts w:ascii="Brill" w:eastAsia="Brill" w:hAnsi="Brill" w:cs="Brill"/>
        </w:rPr>
        <w:t xml:space="preserve">iver Elbe, a ‘border area and intermediary space’ developed that </w:t>
      </w:r>
      <w:r w:rsidR="002676C3" w:rsidRPr="00C66272">
        <w:rPr>
          <w:rFonts w:ascii="Brill" w:eastAsia="Brill" w:hAnsi="Brill" w:cs="Brill"/>
        </w:rPr>
        <w:t>would</w:t>
      </w:r>
      <w:r w:rsidRPr="00C66272">
        <w:rPr>
          <w:rFonts w:ascii="Brill" w:eastAsia="Brill" w:hAnsi="Brill" w:cs="Brill"/>
        </w:rPr>
        <w:t xml:space="preserve"> take on ‘special’ functions for the city, port</w:t>
      </w:r>
      <w:r w:rsidR="002676C3" w:rsidRPr="00C66272">
        <w:rPr>
          <w:rFonts w:ascii="Brill" w:eastAsia="Brill" w:hAnsi="Brill" w:cs="Brill"/>
        </w:rPr>
        <w:t>,</w:t>
      </w:r>
      <w:r w:rsidRPr="00C66272">
        <w:rPr>
          <w:rFonts w:ascii="Brill" w:eastAsia="Brill" w:hAnsi="Brill" w:cs="Brill"/>
        </w:rPr>
        <w:t xml:space="preserve"> and shipping.</w:t>
      </w:r>
    </w:p>
    <w:p w14:paraId="35077A2B" w14:textId="77777777" w:rsidR="00CB3FC9" w:rsidRPr="00C66272" w:rsidRDefault="00CB3FC9">
      <w:pPr>
        <w:spacing w:line="360" w:lineRule="auto"/>
        <w:ind w:firstLine="720"/>
        <w:jc w:val="both"/>
        <w:rPr>
          <w:rFonts w:ascii="Brill" w:eastAsia="Brill" w:hAnsi="Brill" w:cs="Brill"/>
        </w:rPr>
      </w:pPr>
    </w:p>
    <w:p w14:paraId="35077A2C"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lastRenderedPageBreak/>
        <w:t>‘What’s good for the port, is good for Hamburg’</w:t>
      </w:r>
    </w:p>
    <w:p w14:paraId="35077A2D" w14:textId="58AD9E12" w:rsidR="00CB3FC9" w:rsidRPr="00C66272" w:rsidRDefault="002676C3">
      <w:pPr>
        <w:spacing w:line="360" w:lineRule="auto"/>
        <w:ind w:firstLine="720"/>
        <w:jc w:val="both"/>
        <w:rPr>
          <w:rFonts w:ascii="Brill" w:eastAsia="Brill" w:hAnsi="Brill" w:cs="Brill"/>
        </w:rPr>
      </w:pPr>
      <w:r w:rsidRPr="00C66272">
        <w:rPr>
          <w:rFonts w:ascii="Brill" w:eastAsia="Brill" w:hAnsi="Brill" w:cs="Brill"/>
        </w:rPr>
        <w:t>Until the onset of transformations in the mid-</w:t>
      </w:r>
      <w:ins w:id="1898" w:author="Autor">
        <w:r w:rsidR="004A5214">
          <w:rPr>
            <w:rFonts w:ascii="Brill" w:eastAsia="Brill" w:hAnsi="Brill" w:cs="Brill"/>
          </w:rPr>
          <w:t>19th</w:t>
        </w:r>
      </w:ins>
      <w:del w:id="1899" w:author="Autor">
        <w:r w:rsidRPr="00C66272" w:rsidDel="004A5214">
          <w:rPr>
            <w:rFonts w:ascii="Brill" w:eastAsia="Brill" w:hAnsi="Brill" w:cs="Brill"/>
          </w:rPr>
          <w:delText>nineteenth</w:delText>
        </w:r>
      </w:del>
      <w:r w:rsidRPr="00C66272">
        <w:rPr>
          <w:rFonts w:ascii="Brill" w:eastAsia="Brill" w:hAnsi="Brill" w:cs="Brill"/>
        </w:rPr>
        <w:t xml:space="preserve"> century, t</w:t>
      </w:r>
      <w:r w:rsidR="00C55FA1" w:rsidRPr="00C66272">
        <w:rPr>
          <w:rFonts w:ascii="Brill" w:eastAsia="Brill" w:hAnsi="Brill" w:cs="Brill"/>
        </w:rPr>
        <w:t xml:space="preserve">he city and port </w:t>
      </w:r>
      <w:r w:rsidRPr="00C66272">
        <w:rPr>
          <w:rFonts w:ascii="Brill" w:eastAsia="Brill" w:hAnsi="Brill" w:cs="Brill"/>
        </w:rPr>
        <w:t xml:space="preserve">in Hamburg </w:t>
      </w:r>
      <w:r w:rsidR="00C55FA1" w:rsidRPr="00C66272">
        <w:rPr>
          <w:rFonts w:ascii="Brill" w:eastAsia="Brill" w:hAnsi="Brill" w:cs="Brill"/>
        </w:rPr>
        <w:t>formed an entity. The periphery of the port was a busy area for trade and the transfer of goods, and people also lived there. The hustle and bustle of this hotchpotch was documented in literature, reports</w:t>
      </w:r>
      <w:r w:rsidR="003038B1" w:rsidRPr="00C66272">
        <w:rPr>
          <w:rFonts w:ascii="Brill" w:eastAsia="Brill" w:hAnsi="Brill" w:cs="Brill"/>
        </w:rPr>
        <w:t>,</w:t>
      </w:r>
      <w:r w:rsidR="00C55FA1" w:rsidRPr="00C66272">
        <w:rPr>
          <w:rFonts w:ascii="Brill" w:eastAsia="Brill" w:hAnsi="Brill" w:cs="Brill"/>
        </w:rPr>
        <w:t xml:space="preserve"> and illustrations. Local and international worlds collided in this small space. With the advent of steam shipping, it became possible to estimate arrival times of ships, which had previously depended on the seasons and overseas harvests, and loading and unloading operations </w:t>
      </w:r>
      <w:r w:rsidR="003038B1" w:rsidRPr="00C66272">
        <w:rPr>
          <w:rFonts w:ascii="Brill" w:eastAsia="Brill" w:hAnsi="Brill" w:cs="Brill"/>
        </w:rPr>
        <w:t xml:space="preserve">became </w:t>
      </w:r>
      <w:r w:rsidR="00C55FA1" w:rsidRPr="00C66272">
        <w:rPr>
          <w:rFonts w:ascii="Brill" w:eastAsia="Brill" w:hAnsi="Brill" w:cs="Brill"/>
        </w:rPr>
        <w:t>more predictable. The rapid growth of trade required new docks and handling facilities.</w:t>
      </w:r>
      <w:r w:rsidR="00C55FA1" w:rsidRPr="00C66272">
        <w:rPr>
          <w:rFonts w:ascii="Brill" w:eastAsia="Brill" w:hAnsi="Brill" w:cs="Brill"/>
          <w:vertAlign w:val="superscript"/>
        </w:rPr>
        <w:footnoteReference w:id="11"/>
      </w:r>
      <w:r w:rsidR="00C55FA1" w:rsidRPr="00C66272">
        <w:rPr>
          <w:rFonts w:ascii="Brill" w:eastAsia="Brill" w:hAnsi="Brill" w:cs="Brill"/>
        </w:rPr>
        <w:t xml:space="preserve"> A visitor described the edge of the harbour as </w:t>
      </w:r>
      <w:ins w:id="1917" w:author="Autor">
        <w:r w:rsidR="004A5214">
          <w:rPr>
            <w:rFonts w:ascii="Brill" w:eastAsia="Brill" w:hAnsi="Brill" w:cs="Brill"/>
          </w:rPr>
          <w:t>“</w:t>
        </w:r>
      </w:ins>
      <w:del w:id="1918" w:author="Autor">
        <w:r w:rsidR="00C55FA1" w:rsidRPr="00C66272" w:rsidDel="004A5214">
          <w:rPr>
            <w:rFonts w:ascii="Brill" w:eastAsia="Brill" w:hAnsi="Brill" w:cs="Brill"/>
          </w:rPr>
          <w:delText>„</w:delText>
        </w:r>
      </w:del>
      <w:r w:rsidR="00C55FA1" w:rsidRPr="00C66272">
        <w:rPr>
          <w:rFonts w:ascii="Brill" w:eastAsia="Brill" w:hAnsi="Brill" w:cs="Brill"/>
        </w:rPr>
        <w:t>one of the most vivid scenes imaginable. It presents a forest of masts from all nations and continents […]</w:t>
      </w:r>
      <w:del w:id="1919" w:author="Autor">
        <w:r w:rsidR="00C55FA1" w:rsidRPr="00C66272" w:rsidDel="004A5214">
          <w:rPr>
            <w:rFonts w:ascii="Brill" w:eastAsia="Brill" w:hAnsi="Brill" w:cs="Brill"/>
          </w:rPr>
          <w:delText>“</w:delText>
        </w:r>
      </w:del>
      <w:r w:rsidR="00C55FA1" w:rsidRPr="00C66272">
        <w:rPr>
          <w:rFonts w:ascii="Brill" w:eastAsia="Brill" w:hAnsi="Brill" w:cs="Brill"/>
        </w:rPr>
        <w:t>.</w:t>
      </w:r>
      <w:ins w:id="1920" w:author="Autor">
        <w:r w:rsidR="004A5214">
          <w:rPr>
            <w:rFonts w:ascii="Brill" w:eastAsia="Brill" w:hAnsi="Brill" w:cs="Brill"/>
          </w:rPr>
          <w:t>”</w:t>
        </w:r>
      </w:ins>
      <w:r w:rsidR="00C55FA1" w:rsidRPr="00C66272">
        <w:rPr>
          <w:rFonts w:ascii="Brill" w:eastAsia="Brill" w:hAnsi="Brill" w:cs="Brill"/>
          <w:vertAlign w:val="superscript"/>
        </w:rPr>
        <w:footnoteReference w:id="12"/>
      </w:r>
      <w:r w:rsidR="00C55FA1" w:rsidRPr="00C66272">
        <w:rPr>
          <w:rFonts w:ascii="Brill" w:eastAsia="Brill" w:hAnsi="Brill" w:cs="Brill"/>
        </w:rPr>
        <w:t xml:space="preserve"> </w:t>
      </w:r>
    </w:p>
    <w:p w14:paraId="35077A2E" w14:textId="4CA0EFD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area</w:t>
      </w:r>
      <w:del w:id="1929" w:author="Autor">
        <w:r w:rsidRPr="00C66272" w:rsidDel="004A5214">
          <w:rPr>
            <w:rFonts w:ascii="Brill" w:eastAsia="Brill" w:hAnsi="Brill" w:cs="Brill"/>
          </w:rPr>
          <w:delText xml:space="preserve"> of</w:delText>
        </w:r>
      </w:del>
      <w:r w:rsidRPr="00C66272">
        <w:rPr>
          <w:rFonts w:ascii="Brill" w:eastAsia="Brill" w:hAnsi="Brill" w:cs="Brill"/>
        </w:rPr>
        <w:t xml:space="preserve"> </w:t>
      </w:r>
      <w:ins w:id="1930" w:author="Autor">
        <w:r w:rsidR="004A5214">
          <w:rPr>
            <w:rFonts w:ascii="Brill" w:eastAsia="Brill" w:hAnsi="Brill" w:cs="Brill"/>
          </w:rPr>
          <w:t xml:space="preserve">within the ramparts of </w:t>
        </w:r>
      </w:ins>
      <w:r w:rsidRPr="00C66272">
        <w:rPr>
          <w:rFonts w:ascii="Brill" w:eastAsia="Brill" w:hAnsi="Brill" w:cs="Brill"/>
        </w:rPr>
        <w:t xml:space="preserve">Hamburg </w:t>
      </w:r>
      <w:del w:id="1931" w:author="Autor">
        <w:r w:rsidRPr="00C66272" w:rsidDel="004A5214">
          <w:rPr>
            <w:rFonts w:ascii="Brill" w:eastAsia="Brill" w:hAnsi="Brill" w:cs="Brill"/>
          </w:rPr>
          <w:delText xml:space="preserve">within the ramparts </w:delText>
        </w:r>
      </w:del>
      <w:r w:rsidRPr="00C66272">
        <w:rPr>
          <w:rFonts w:ascii="Brill" w:eastAsia="Brill" w:hAnsi="Brill" w:cs="Brill"/>
        </w:rPr>
        <w:t>ha</w:t>
      </w:r>
      <w:r w:rsidR="009928EE" w:rsidRPr="00C66272">
        <w:rPr>
          <w:rFonts w:ascii="Brill" w:eastAsia="Brill" w:hAnsi="Brill" w:cs="Brill"/>
        </w:rPr>
        <w:t>s</w:t>
      </w:r>
      <w:r w:rsidRPr="00C66272">
        <w:rPr>
          <w:rFonts w:ascii="Brill" w:eastAsia="Brill" w:hAnsi="Brill" w:cs="Brill"/>
        </w:rPr>
        <w:t xml:space="preserve"> been transformed several times since the mid-</w:t>
      </w:r>
      <w:del w:id="1932" w:author="Autor">
        <w:r w:rsidRPr="00C66272" w:rsidDel="004A5214">
          <w:rPr>
            <w:rFonts w:ascii="Brill" w:eastAsia="Brill" w:hAnsi="Brill" w:cs="Brill"/>
          </w:rPr>
          <w:delText xml:space="preserve">nineteenth </w:delText>
        </w:r>
      </w:del>
      <w:ins w:id="1933" w:author="Autor">
        <w:r w:rsidR="004A5214">
          <w:rPr>
            <w:rFonts w:ascii="Brill" w:eastAsia="Brill" w:hAnsi="Brill" w:cs="Brill"/>
          </w:rPr>
          <w:t>19th</w:t>
        </w:r>
        <w:r w:rsidR="004A5214" w:rsidRPr="00C66272">
          <w:rPr>
            <w:rFonts w:ascii="Brill" w:eastAsia="Brill" w:hAnsi="Brill" w:cs="Brill"/>
          </w:rPr>
          <w:t xml:space="preserve"> </w:t>
        </w:r>
      </w:ins>
      <w:r w:rsidRPr="00C66272">
        <w:rPr>
          <w:rFonts w:ascii="Brill" w:eastAsia="Brill" w:hAnsi="Brill" w:cs="Brill"/>
        </w:rPr>
        <w:t xml:space="preserve">century. The Great Fire of 1842 and subsequent reconstruction provided </w:t>
      </w:r>
      <w:r w:rsidR="009928EE" w:rsidRPr="00C66272">
        <w:rPr>
          <w:rFonts w:ascii="Brill" w:eastAsia="Brill" w:hAnsi="Brill" w:cs="Brill"/>
        </w:rPr>
        <w:t>an</w:t>
      </w:r>
      <w:r w:rsidRPr="00C66272">
        <w:rPr>
          <w:rFonts w:ascii="Brill" w:eastAsia="Brill" w:hAnsi="Brill" w:cs="Brill"/>
        </w:rPr>
        <w:t xml:space="preserve"> opportunity for modernising the city centre. In the wake of the cholera epidemic in 1892, a large redevelopment project was started and extensive areas in </w:t>
      </w:r>
      <w:proofErr w:type="spellStart"/>
      <w:r w:rsidRPr="00C66272">
        <w:rPr>
          <w:rFonts w:ascii="Brill" w:eastAsia="Brill" w:hAnsi="Brill" w:cs="Brill"/>
        </w:rPr>
        <w:t>Südliche</w:t>
      </w:r>
      <w:proofErr w:type="spellEnd"/>
      <w:r w:rsidRPr="00C66272">
        <w:rPr>
          <w:rFonts w:ascii="Brill" w:eastAsia="Brill" w:hAnsi="Brill" w:cs="Brill"/>
        </w:rPr>
        <w:t xml:space="preserve"> Neustadt and later in the Altstadt were demolished and replaced by new buildings. At the time when these measures were implemented, a trend for the expansion of tertiary uses advanced the development of the </w:t>
      </w:r>
      <w:proofErr w:type="spellStart"/>
      <w:r w:rsidRPr="00C66272">
        <w:rPr>
          <w:rFonts w:ascii="Brill" w:eastAsia="Brill" w:hAnsi="Brill" w:cs="Brill"/>
        </w:rPr>
        <w:t>Kontorhausviertel</w:t>
      </w:r>
      <w:proofErr w:type="spellEnd"/>
      <w:r w:rsidRPr="00C66272">
        <w:rPr>
          <w:rFonts w:ascii="Brill" w:eastAsia="Brill" w:hAnsi="Brill" w:cs="Brill"/>
        </w:rPr>
        <w:t xml:space="preserve"> office district. These ‘cleaning-up’ operations, restructuring</w:t>
      </w:r>
      <w:r w:rsidR="00CC2094" w:rsidRPr="00C66272">
        <w:rPr>
          <w:rFonts w:ascii="Brill" w:eastAsia="Brill" w:hAnsi="Brill" w:cs="Brill"/>
        </w:rPr>
        <w:t>,</w:t>
      </w:r>
      <w:r w:rsidRPr="00C66272">
        <w:rPr>
          <w:rFonts w:ascii="Brill" w:eastAsia="Brill" w:hAnsi="Brill" w:cs="Brill"/>
        </w:rPr>
        <w:t xml:space="preserve"> and zoning were also applied to residential and port-related land uses, which were be</w:t>
      </w:r>
      <w:r w:rsidR="00CC2094" w:rsidRPr="00C66272">
        <w:rPr>
          <w:rFonts w:ascii="Brill" w:eastAsia="Brill" w:hAnsi="Brill" w:cs="Brill"/>
        </w:rPr>
        <w:t>coming</w:t>
      </w:r>
      <w:r w:rsidRPr="00C66272">
        <w:rPr>
          <w:rFonts w:ascii="Brill" w:eastAsia="Brill" w:hAnsi="Brill" w:cs="Brill"/>
        </w:rPr>
        <w:t xml:space="preserve"> increasingly segregated. </w:t>
      </w:r>
    </w:p>
    <w:p w14:paraId="35077A2F" w14:textId="7C8B81A8" w:rsidR="00CB3FC9" w:rsidRPr="00C66272" w:rsidRDefault="00D9093C">
      <w:pPr>
        <w:spacing w:line="360" w:lineRule="auto"/>
        <w:ind w:firstLine="720"/>
        <w:jc w:val="both"/>
        <w:rPr>
          <w:rFonts w:ascii="Brill" w:eastAsia="Brill" w:hAnsi="Brill" w:cs="Brill"/>
        </w:rPr>
      </w:pPr>
      <w:r w:rsidRPr="00C66272">
        <w:rPr>
          <w:rFonts w:ascii="Brill" w:eastAsia="Brill" w:hAnsi="Brill" w:cs="Brill"/>
        </w:rPr>
        <w:t xml:space="preserve">Employment </w:t>
      </w:r>
      <w:r w:rsidR="00C55FA1" w:rsidRPr="00C66272">
        <w:rPr>
          <w:rFonts w:ascii="Brill" w:eastAsia="Brill" w:hAnsi="Brill" w:cs="Brill"/>
        </w:rPr>
        <w:t xml:space="preserve">in the docks </w:t>
      </w:r>
      <w:r w:rsidRPr="00C66272">
        <w:rPr>
          <w:rFonts w:ascii="Brill" w:eastAsia="Brill" w:hAnsi="Brill" w:cs="Brill"/>
        </w:rPr>
        <w:t>consisted mostly of</w:t>
      </w:r>
      <w:r w:rsidR="00C55FA1" w:rsidRPr="00C66272">
        <w:rPr>
          <w:rFonts w:ascii="Brill" w:eastAsia="Brill" w:hAnsi="Brill" w:cs="Brill"/>
        </w:rPr>
        <w:t xml:space="preserve"> casual work until the mid-</w:t>
      </w:r>
      <w:del w:id="1934" w:author="Autor">
        <w:r w:rsidR="00C55FA1" w:rsidRPr="00C66272" w:rsidDel="004A5214">
          <w:rPr>
            <w:rFonts w:ascii="Brill" w:eastAsia="Brill" w:hAnsi="Brill" w:cs="Brill"/>
          </w:rPr>
          <w:delText xml:space="preserve">twentieth </w:delText>
        </w:r>
      </w:del>
      <w:ins w:id="1935" w:author="Autor">
        <w:r w:rsidR="004A5214">
          <w:rPr>
            <w:rFonts w:ascii="Brill" w:eastAsia="Brill" w:hAnsi="Brill" w:cs="Brill"/>
          </w:rPr>
          <w:t>20th</w:t>
        </w:r>
        <w:r w:rsidR="004A5214">
          <w:rPr>
            <w:rFonts w:ascii="Brill" w:eastAsia="Brill" w:hAnsi="Brill" w:cs="Brill"/>
            <w:vertAlign w:val="superscript"/>
          </w:rPr>
          <w:t xml:space="preserve"> </w:t>
        </w:r>
      </w:ins>
      <w:r w:rsidR="00C55FA1" w:rsidRPr="00C66272">
        <w:rPr>
          <w:rFonts w:ascii="Brill" w:eastAsia="Brill" w:hAnsi="Brill" w:cs="Brill"/>
        </w:rPr>
        <w:t xml:space="preserve">century; workers needed for loading and unloading ships coming into port were hired for a shift or on a daily basis. </w:t>
      </w:r>
      <w:r w:rsidRPr="00C66272">
        <w:rPr>
          <w:rFonts w:ascii="Brill" w:eastAsia="Brill" w:hAnsi="Brill" w:cs="Brill"/>
        </w:rPr>
        <w:t>C</w:t>
      </w:r>
      <w:r w:rsidR="00C55FA1" w:rsidRPr="00C66272">
        <w:rPr>
          <w:rFonts w:ascii="Brill" w:eastAsia="Brill" w:hAnsi="Brill" w:cs="Brill"/>
        </w:rPr>
        <w:t xml:space="preserve">onditions were </w:t>
      </w:r>
      <w:r w:rsidR="00A37948" w:rsidRPr="00C66272">
        <w:rPr>
          <w:rFonts w:ascii="Brill" w:eastAsia="Brill" w:hAnsi="Brill" w:cs="Brill"/>
        </w:rPr>
        <w:t xml:space="preserve">difficult </w:t>
      </w:r>
      <w:r w:rsidR="00C55FA1" w:rsidRPr="00C66272">
        <w:rPr>
          <w:rFonts w:ascii="Brill" w:eastAsia="Brill" w:hAnsi="Brill" w:cs="Brill"/>
        </w:rPr>
        <w:t>and dangerous. In addition to the handling of goods, seaport</w:t>
      </w:r>
      <w:r w:rsidR="00C55FA1" w:rsidRPr="00C66272">
        <w:rPr>
          <w:rFonts w:ascii="Brill" w:eastAsia="Brill" w:hAnsi="Brill" w:cs="Brill"/>
          <w:vertAlign w:val="superscript"/>
        </w:rPr>
        <w:footnoteReference w:id="13"/>
      </w:r>
      <w:r w:rsidR="00C55FA1" w:rsidRPr="00C66272">
        <w:rPr>
          <w:rFonts w:ascii="Brill" w:eastAsia="Brill" w:hAnsi="Brill" w:cs="Brill"/>
        </w:rPr>
        <w:t xml:space="preserve"> industries for the processing of rubber and oil developed, and shipyards played a significant role for the local economy. </w:t>
      </w:r>
    </w:p>
    <w:p w14:paraId="35077A30" w14:textId="444017B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In Hamburg, as in all seaport cities, dockworkers compete</w:t>
      </w:r>
      <w:r w:rsidR="00DE3CBB" w:rsidRPr="00C66272">
        <w:rPr>
          <w:rFonts w:ascii="Brill" w:eastAsia="Brill" w:hAnsi="Brill" w:cs="Brill"/>
        </w:rPr>
        <w:t xml:space="preserve">d </w:t>
      </w:r>
      <w:r w:rsidRPr="00C66272">
        <w:rPr>
          <w:rFonts w:ascii="Brill" w:eastAsia="Brill" w:hAnsi="Brill" w:cs="Brill"/>
        </w:rPr>
        <w:t xml:space="preserve">for </w:t>
      </w:r>
      <w:r w:rsidR="00DE3CBB" w:rsidRPr="00C66272">
        <w:rPr>
          <w:rFonts w:ascii="Brill" w:eastAsia="Brill" w:hAnsi="Brill" w:cs="Brill"/>
        </w:rPr>
        <w:t xml:space="preserve">a </w:t>
      </w:r>
      <w:r w:rsidRPr="00C66272">
        <w:rPr>
          <w:rFonts w:ascii="Brill" w:eastAsia="Brill" w:hAnsi="Brill" w:cs="Brill"/>
        </w:rPr>
        <w:t>fluctuating number of jobs.</w:t>
      </w:r>
      <w:r w:rsidRPr="00C66272">
        <w:rPr>
          <w:rFonts w:ascii="Brill" w:eastAsia="Brill" w:hAnsi="Brill" w:cs="Brill"/>
          <w:vertAlign w:val="superscript"/>
        </w:rPr>
        <w:footnoteReference w:id="14"/>
      </w:r>
      <w:r w:rsidRPr="00C66272">
        <w:rPr>
          <w:rFonts w:ascii="Brill" w:eastAsia="Brill" w:hAnsi="Brill" w:cs="Brill"/>
        </w:rPr>
        <w:t xml:space="preserve"> Major strikes, like those in 1896/97, focused attention on the situation of dockworkers and brought about improvement in the labour exchange and its organi</w:t>
      </w:r>
      <w:ins w:id="1942" w:author="Autor">
        <w:r w:rsidR="00BC643C">
          <w:rPr>
            <w:rFonts w:ascii="Brill" w:eastAsia="Brill" w:hAnsi="Brill" w:cs="Brill"/>
          </w:rPr>
          <w:t>z</w:t>
        </w:r>
      </w:ins>
      <w:del w:id="1943" w:author="Autor">
        <w:r w:rsidRPr="00C66272" w:rsidDel="00BC643C">
          <w:rPr>
            <w:rFonts w:ascii="Brill" w:eastAsia="Brill" w:hAnsi="Brill" w:cs="Brill"/>
          </w:rPr>
          <w:delText>s</w:delText>
        </w:r>
      </w:del>
      <w:r w:rsidRPr="00C66272">
        <w:rPr>
          <w:rFonts w:ascii="Brill" w:eastAsia="Brill" w:hAnsi="Brill" w:cs="Brill"/>
        </w:rPr>
        <w:t xml:space="preserve">ation, but </w:t>
      </w:r>
      <w:r w:rsidR="00DA0B9D" w:rsidRPr="00C66272">
        <w:rPr>
          <w:rFonts w:ascii="Brill" w:eastAsia="Brill" w:hAnsi="Brill" w:cs="Brill"/>
        </w:rPr>
        <w:t>did</w:t>
      </w:r>
      <w:r w:rsidRPr="00C66272">
        <w:rPr>
          <w:rFonts w:ascii="Brill" w:eastAsia="Brill" w:hAnsi="Brill" w:cs="Brill"/>
        </w:rPr>
        <w:t xml:space="preserve"> little </w:t>
      </w:r>
      <w:r w:rsidR="00DA0B9D" w:rsidRPr="00C66272">
        <w:rPr>
          <w:rFonts w:ascii="Brill" w:eastAsia="Brill" w:hAnsi="Brill" w:cs="Brill"/>
        </w:rPr>
        <w:t>about</w:t>
      </w:r>
      <w:r w:rsidRPr="00C66272">
        <w:rPr>
          <w:rFonts w:ascii="Brill" w:eastAsia="Brill" w:hAnsi="Brill" w:cs="Brill"/>
        </w:rPr>
        <w:t xml:space="preserve"> the structural problem of fluctuating job availability. A constant surplus of unskilled labour led to workers being hired and dismissed as required. Labourers looked for work in the streets around the harbour or in pubs. The job agents had an interest in the workers running up large tabs and delayed hiring – the money owed by the job seekers was later directly deducted from their wages. In addition, wages were often paid in pubs. Long waiting times exposed the workers to </w:t>
      </w:r>
      <w:ins w:id="1944" w:author="Autor">
        <w:r w:rsidR="009E3609">
          <w:rPr>
            <w:rFonts w:ascii="Brill" w:eastAsia="Brill" w:hAnsi="Brill" w:cs="Brill"/>
          </w:rPr>
          <w:t>“</w:t>
        </w:r>
      </w:ins>
      <w:del w:id="1945" w:author="Autor">
        <w:r w:rsidRPr="00C66272" w:rsidDel="009E3609">
          <w:rPr>
            <w:rFonts w:ascii="Brill" w:eastAsia="Brill" w:hAnsi="Brill" w:cs="Brill"/>
          </w:rPr>
          <w:delText>‘</w:delText>
        </w:r>
      </w:del>
      <w:r w:rsidRPr="00C66272">
        <w:rPr>
          <w:rFonts w:ascii="Brill" w:eastAsia="Brill" w:hAnsi="Brill" w:cs="Brill"/>
        </w:rPr>
        <w:t>moral perils</w:t>
      </w:r>
      <w:ins w:id="1946" w:author="Autor">
        <w:r w:rsidR="009E3609">
          <w:rPr>
            <w:rFonts w:ascii="Brill" w:eastAsia="Brill" w:hAnsi="Brill" w:cs="Brill"/>
          </w:rPr>
          <w:t>”</w:t>
        </w:r>
      </w:ins>
      <w:del w:id="1947" w:author="Autor">
        <w:r w:rsidRPr="00C66272" w:rsidDel="009E3609">
          <w:rPr>
            <w:rFonts w:ascii="Brill" w:eastAsia="Brill" w:hAnsi="Brill" w:cs="Brill"/>
          </w:rPr>
          <w:delText>’</w:delText>
        </w:r>
      </w:del>
      <w:r w:rsidRPr="00C66272">
        <w:rPr>
          <w:rFonts w:ascii="Brill" w:eastAsia="Brill" w:hAnsi="Brill" w:cs="Brill"/>
        </w:rPr>
        <w:t xml:space="preserve"> and </w:t>
      </w:r>
      <w:r w:rsidR="00FB5187" w:rsidRPr="00C66272">
        <w:rPr>
          <w:rFonts w:ascii="Brill" w:eastAsia="Brill" w:hAnsi="Brill" w:cs="Brill"/>
        </w:rPr>
        <w:t xml:space="preserve">got </w:t>
      </w:r>
      <w:r w:rsidRPr="00C66272">
        <w:rPr>
          <w:rFonts w:ascii="Brill" w:eastAsia="Brill" w:hAnsi="Brill" w:cs="Brill"/>
        </w:rPr>
        <w:t xml:space="preserve">them </w:t>
      </w:r>
      <w:r w:rsidR="00FB5187" w:rsidRPr="00C66272">
        <w:rPr>
          <w:rFonts w:ascii="Brill" w:eastAsia="Brill" w:hAnsi="Brill" w:cs="Brill"/>
        </w:rPr>
        <w:t xml:space="preserve">used </w:t>
      </w:r>
      <w:r w:rsidRPr="00C66272">
        <w:rPr>
          <w:rFonts w:ascii="Brill" w:eastAsia="Brill" w:hAnsi="Brill" w:cs="Brill"/>
        </w:rPr>
        <w:t xml:space="preserve">to </w:t>
      </w:r>
      <w:ins w:id="1948" w:author="Autor">
        <w:r w:rsidR="009E3609">
          <w:rPr>
            <w:rFonts w:ascii="Brill" w:eastAsia="Brill" w:hAnsi="Brill" w:cs="Brill"/>
          </w:rPr>
          <w:t>“</w:t>
        </w:r>
      </w:ins>
      <w:del w:id="1949" w:author="Autor">
        <w:r w:rsidRPr="00C66272" w:rsidDel="009E3609">
          <w:rPr>
            <w:rFonts w:ascii="Brill" w:eastAsia="Brill" w:hAnsi="Brill" w:cs="Brill"/>
          </w:rPr>
          <w:delText>‘</w:delText>
        </w:r>
      </w:del>
      <w:r w:rsidRPr="00C66272">
        <w:rPr>
          <w:rFonts w:ascii="Brill" w:eastAsia="Brill" w:hAnsi="Brill" w:cs="Brill"/>
        </w:rPr>
        <w:t>idleness and drink</w:t>
      </w:r>
      <w:ins w:id="1950" w:author="Autor">
        <w:r w:rsidR="009E3609">
          <w:rPr>
            <w:rFonts w:ascii="Brill" w:eastAsia="Brill" w:hAnsi="Brill" w:cs="Brill"/>
          </w:rPr>
          <w:t>”</w:t>
        </w:r>
      </w:ins>
      <w:del w:id="1951" w:author="Autor">
        <w:r w:rsidRPr="00C66272" w:rsidDel="009E3609">
          <w:rPr>
            <w:rFonts w:ascii="Brill" w:eastAsia="Brill" w:hAnsi="Brill" w:cs="Brill"/>
          </w:rPr>
          <w:delText>’</w:delText>
        </w:r>
      </w:del>
      <w:r w:rsidRPr="00C66272">
        <w:rPr>
          <w:rFonts w:ascii="Brill" w:eastAsia="Brill" w:hAnsi="Brill" w:cs="Brill"/>
        </w:rPr>
        <w:t xml:space="preserve"> (</w:t>
      </w:r>
      <w:r w:rsidRPr="006B4598">
        <w:rPr>
          <w:rFonts w:ascii="Brill" w:eastAsia="Brill" w:hAnsi="Brill" w:cs="Brill"/>
        </w:rPr>
        <w:t>Rath, 1998</w:t>
      </w:r>
      <w:r w:rsidRPr="00C66272">
        <w:rPr>
          <w:rFonts w:ascii="Brill" w:eastAsia="Brill" w:hAnsi="Brill" w:cs="Brill"/>
        </w:rPr>
        <w:t>, p.</w:t>
      </w:r>
      <w:del w:id="1952" w:author="Autor">
        <w:r w:rsidRPr="00C66272" w:rsidDel="009E3609">
          <w:rPr>
            <w:rFonts w:ascii="Brill" w:eastAsia="Brill" w:hAnsi="Brill" w:cs="Brill"/>
          </w:rPr>
          <w:delText xml:space="preserve"> </w:delText>
        </w:r>
      </w:del>
      <w:r w:rsidRPr="00C66272">
        <w:rPr>
          <w:rFonts w:ascii="Brill" w:eastAsia="Brill" w:hAnsi="Brill" w:cs="Brill"/>
        </w:rPr>
        <w:t xml:space="preserve">185). At the same time, pubs were important social institutions where dockworkers exchanged information and </w:t>
      </w:r>
      <w:r w:rsidR="000A7ECF" w:rsidRPr="00C66272">
        <w:rPr>
          <w:rFonts w:ascii="Brill" w:eastAsia="Brill" w:hAnsi="Brill" w:cs="Brill"/>
        </w:rPr>
        <w:t xml:space="preserve">shared </w:t>
      </w:r>
      <w:r w:rsidRPr="00C66272">
        <w:rPr>
          <w:rFonts w:ascii="Brill" w:eastAsia="Brill" w:hAnsi="Brill" w:cs="Brill"/>
        </w:rPr>
        <w:t xml:space="preserve">experiences. </w:t>
      </w:r>
    </w:p>
    <w:p w14:paraId="35077A31" w14:textId="63D71AF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Wages and working hours were not regulated by collective labour agreements until 1906. </w:t>
      </w:r>
      <w:r w:rsidR="001C27AF" w:rsidRPr="00C66272">
        <w:rPr>
          <w:rFonts w:ascii="Brill" w:eastAsia="Brill" w:hAnsi="Brill" w:cs="Brill"/>
        </w:rPr>
        <w:t>In 1902 t</w:t>
      </w:r>
      <w:r w:rsidRPr="00C66272">
        <w:rPr>
          <w:rFonts w:ascii="Brill" w:eastAsia="Brill" w:hAnsi="Brill" w:cs="Brill"/>
        </w:rPr>
        <w:t xml:space="preserve">he Verein für </w:t>
      </w:r>
      <w:proofErr w:type="spellStart"/>
      <w:r w:rsidRPr="00C66272">
        <w:rPr>
          <w:rFonts w:ascii="Brill" w:eastAsia="Brill" w:hAnsi="Brill" w:cs="Brill"/>
        </w:rPr>
        <w:t>Socialpolitik</w:t>
      </w:r>
      <w:proofErr w:type="spellEnd"/>
      <w:r w:rsidRPr="00C66272">
        <w:rPr>
          <w:rFonts w:ascii="Brill" w:eastAsia="Brill" w:hAnsi="Brill" w:cs="Brill"/>
        </w:rPr>
        <w:t xml:space="preserve"> (Association for Social Policy) started</w:t>
      </w:r>
      <w:ins w:id="1953" w:author="Autor">
        <w:r w:rsidR="009E3609">
          <w:rPr>
            <w:rFonts w:ascii="Brill" w:eastAsia="Brill" w:hAnsi="Brill" w:cs="Brill"/>
          </w:rPr>
          <w:t xml:space="preserve"> began</w:t>
        </w:r>
      </w:ins>
      <w:r w:rsidRPr="00C66272">
        <w:rPr>
          <w:rFonts w:ascii="Brill" w:eastAsia="Brill" w:hAnsi="Brill" w:cs="Brill"/>
        </w:rPr>
        <w:t xml:space="preserve"> an extensive enquiry to investigate the conditions for workers employed in sea shipping and the economic and technical development of maritime transport. The work in the docks and transhipment was quite varied (</w:t>
      </w:r>
      <w:commentRangeStart w:id="1954"/>
      <w:commentRangeStart w:id="1955"/>
      <w:proofErr w:type="spellStart"/>
      <w:r w:rsidRPr="00163DFE">
        <w:rPr>
          <w:rFonts w:ascii="Brill" w:eastAsia="Brill" w:hAnsi="Brill" w:cs="Brill"/>
        </w:rPr>
        <w:t>Altstaedt</w:t>
      </w:r>
      <w:commentRangeEnd w:id="1954"/>
      <w:proofErr w:type="spellEnd"/>
      <w:r w:rsidR="00163DFE">
        <w:rPr>
          <w:rStyle w:val="Odwoaniedokomentarza"/>
          <w:lang w:val="en-AU"/>
        </w:rPr>
        <w:commentReference w:id="1954"/>
      </w:r>
      <w:commentRangeEnd w:id="1955"/>
      <w:r w:rsidR="00782882">
        <w:rPr>
          <w:rStyle w:val="Odwoaniedokomentarza"/>
          <w:lang w:val="en-AU"/>
        </w:rPr>
        <w:commentReference w:id="1955"/>
      </w:r>
      <w:r w:rsidRPr="00163DFE">
        <w:rPr>
          <w:rFonts w:ascii="Brill" w:eastAsia="Brill" w:hAnsi="Brill" w:cs="Brill"/>
          <w:vertAlign w:val="superscript"/>
        </w:rPr>
        <w:t xml:space="preserve"> </w:t>
      </w:r>
      <w:r w:rsidRPr="00163DFE">
        <w:rPr>
          <w:rFonts w:ascii="Brill" w:eastAsia="Brill" w:hAnsi="Brill" w:cs="Brill"/>
        </w:rPr>
        <w:t>2011</w:t>
      </w:r>
      <w:del w:id="1956" w:author="Autor">
        <w:r w:rsidRPr="00C66272" w:rsidDel="00BB7F21">
          <w:rPr>
            <w:rFonts w:ascii="Brill" w:eastAsia="Brill" w:hAnsi="Brill" w:cs="Brill"/>
          </w:rPr>
          <w:delText>, p. 7</w:delText>
        </w:r>
      </w:del>
      <w:r w:rsidRPr="00C66272">
        <w:rPr>
          <w:rFonts w:ascii="Brill" w:eastAsia="Brill" w:hAnsi="Brill" w:cs="Brill"/>
        </w:rPr>
        <w:t>). Meals were taken in dining halls (</w:t>
      </w:r>
      <w:proofErr w:type="spellStart"/>
      <w:del w:id="1957" w:author="Autor">
        <w:r w:rsidRPr="00C66272" w:rsidDel="009E3609">
          <w:rPr>
            <w:rFonts w:ascii="Brill" w:eastAsia="Brill" w:hAnsi="Brill" w:cs="Brill"/>
          </w:rPr>
          <w:delText>‘</w:delText>
        </w:r>
      </w:del>
      <w:r w:rsidRPr="00F34A6C">
        <w:rPr>
          <w:rFonts w:ascii="Brill" w:eastAsia="Brill" w:hAnsi="Brill" w:cs="Brill"/>
          <w:i/>
          <w:iCs/>
          <w:rPrChange w:id="1958" w:author="Autor">
            <w:rPr>
              <w:rFonts w:ascii="Brill" w:eastAsia="Brill" w:hAnsi="Brill" w:cs="Brill"/>
            </w:rPr>
          </w:rPrChange>
        </w:rPr>
        <w:t>Kaffeeklappen</w:t>
      </w:r>
      <w:proofErr w:type="spellEnd"/>
      <w:del w:id="1959" w:author="Autor">
        <w:r w:rsidRPr="00C66272" w:rsidDel="009E3609">
          <w:rPr>
            <w:rFonts w:ascii="Brill" w:eastAsia="Brill" w:hAnsi="Brill" w:cs="Brill"/>
          </w:rPr>
          <w:delText>’</w:delText>
        </w:r>
      </w:del>
      <w:r w:rsidRPr="00C66272">
        <w:rPr>
          <w:rFonts w:ascii="Brill" w:eastAsia="Brill" w:hAnsi="Brill" w:cs="Brill"/>
        </w:rPr>
        <w:t>), where no alcohol was served. Work was organi</w:t>
      </w:r>
      <w:ins w:id="1960" w:author="Autor">
        <w:r w:rsidR="00BC643C">
          <w:rPr>
            <w:rFonts w:ascii="Brill" w:eastAsia="Brill" w:hAnsi="Brill" w:cs="Brill"/>
          </w:rPr>
          <w:t>z</w:t>
        </w:r>
      </w:ins>
      <w:del w:id="1961" w:author="Autor">
        <w:r w:rsidRPr="00C66272" w:rsidDel="00BC643C">
          <w:rPr>
            <w:rFonts w:ascii="Brill" w:eastAsia="Brill" w:hAnsi="Brill" w:cs="Brill"/>
          </w:rPr>
          <w:delText>s</w:delText>
        </w:r>
      </w:del>
      <w:r w:rsidRPr="00C66272">
        <w:rPr>
          <w:rFonts w:ascii="Brill" w:eastAsia="Brill" w:hAnsi="Brill" w:cs="Brill"/>
        </w:rPr>
        <w:t xml:space="preserve">ed in </w:t>
      </w:r>
      <w:commentRangeStart w:id="1962"/>
      <w:commentRangeStart w:id="1963"/>
      <w:r w:rsidRPr="00C66272">
        <w:rPr>
          <w:rFonts w:ascii="Brill" w:eastAsia="Brill" w:hAnsi="Brill" w:cs="Brill"/>
        </w:rPr>
        <w:t>gangs</w:t>
      </w:r>
      <w:commentRangeEnd w:id="1962"/>
      <w:r w:rsidR="009E3609">
        <w:rPr>
          <w:rStyle w:val="Odwoaniedokomentarza"/>
          <w:lang w:val="en-AU"/>
        </w:rPr>
        <w:commentReference w:id="1962"/>
      </w:r>
      <w:commentRangeEnd w:id="1963"/>
      <w:r w:rsidR="00BB7F21">
        <w:rPr>
          <w:rStyle w:val="Odwoaniedokomentarza"/>
          <w:lang w:val="en-AU"/>
        </w:rPr>
        <w:commentReference w:id="1963"/>
      </w:r>
      <w:r w:rsidRPr="00C66272">
        <w:rPr>
          <w:rFonts w:ascii="Brill" w:eastAsia="Brill" w:hAnsi="Brill" w:cs="Brill"/>
        </w:rPr>
        <w:t xml:space="preserve"> of eight to ten men (</w:t>
      </w:r>
      <w:proofErr w:type="spellStart"/>
      <w:r w:rsidRPr="00F2658E">
        <w:rPr>
          <w:rFonts w:ascii="Brill" w:eastAsia="Brill" w:hAnsi="Brill" w:cs="Brill"/>
        </w:rPr>
        <w:t>Kludas</w:t>
      </w:r>
      <w:proofErr w:type="spellEnd"/>
      <w:r w:rsidRPr="00F2658E">
        <w:rPr>
          <w:rFonts w:ascii="Brill" w:eastAsia="Brill" w:hAnsi="Brill" w:cs="Brill"/>
        </w:rPr>
        <w:t xml:space="preserve"> et al</w:t>
      </w:r>
      <w:r w:rsidRPr="00C66272">
        <w:rPr>
          <w:rFonts w:ascii="Brill" w:eastAsia="Brill" w:hAnsi="Brill" w:cs="Brill"/>
        </w:rPr>
        <w:t>., 1988).</w:t>
      </w:r>
    </w:p>
    <w:p w14:paraId="35077A32" w14:textId="6181723D" w:rsidR="00CB3FC9" w:rsidRPr="00C66272" w:rsidRDefault="009462F9">
      <w:pPr>
        <w:spacing w:line="360" w:lineRule="auto"/>
        <w:ind w:firstLine="720"/>
        <w:jc w:val="both"/>
        <w:rPr>
          <w:rFonts w:ascii="Brill" w:eastAsia="Brill" w:hAnsi="Brill" w:cs="Brill"/>
        </w:rPr>
      </w:pPr>
      <w:r w:rsidRPr="00C66272">
        <w:rPr>
          <w:rFonts w:ascii="Brill" w:eastAsia="Brill" w:hAnsi="Brill" w:cs="Brill"/>
        </w:rPr>
        <w:t>In the mid-</w:t>
      </w:r>
      <w:del w:id="1964" w:author="Autor">
        <w:r w:rsidRPr="00C66272" w:rsidDel="009E3609">
          <w:rPr>
            <w:rFonts w:ascii="Brill" w:eastAsia="Brill" w:hAnsi="Brill" w:cs="Brill"/>
          </w:rPr>
          <w:delText xml:space="preserve">nineteenth </w:delText>
        </w:r>
      </w:del>
      <w:ins w:id="1965" w:author="Autor">
        <w:r w:rsidR="009E3609">
          <w:rPr>
            <w:rFonts w:ascii="Brill" w:eastAsia="Brill" w:hAnsi="Brill" w:cs="Brill"/>
          </w:rPr>
          <w:t>19</w:t>
        </w:r>
        <w:r w:rsidR="009E3609" w:rsidRPr="00C66272">
          <w:rPr>
            <w:rFonts w:ascii="Brill" w:eastAsia="Brill" w:hAnsi="Brill" w:cs="Brill"/>
          </w:rPr>
          <w:t xml:space="preserve">th </w:t>
        </w:r>
      </w:ins>
      <w:r w:rsidRPr="00C66272">
        <w:rPr>
          <w:rFonts w:ascii="Brill" w:eastAsia="Brill" w:hAnsi="Brill" w:cs="Brill"/>
        </w:rPr>
        <w:t>century</w:t>
      </w:r>
      <w:r w:rsidRPr="00C66272">
        <w:rPr>
          <w:rFonts w:ascii="Brill" w:eastAsia="Brill" w:hAnsi="Brill" w:cs="Brill"/>
          <w:b/>
          <w:bCs/>
        </w:rPr>
        <w:t xml:space="preserve">, </w:t>
      </w:r>
      <w:r w:rsidRPr="00C66272">
        <w:rPr>
          <w:rFonts w:ascii="Brill" w:eastAsia="Brill" w:hAnsi="Brill" w:cs="Brill"/>
        </w:rPr>
        <w:t>e</w:t>
      </w:r>
      <w:r w:rsidR="00C55FA1" w:rsidRPr="00C66272">
        <w:rPr>
          <w:rFonts w:ascii="Brill" w:eastAsia="Brill" w:hAnsi="Brill" w:cs="Brill"/>
        </w:rPr>
        <w:t xml:space="preserve">migration to America </w:t>
      </w:r>
      <w:r w:rsidRPr="00C66272">
        <w:rPr>
          <w:rFonts w:ascii="Brill" w:eastAsia="Brill" w:hAnsi="Brill" w:cs="Brill"/>
        </w:rPr>
        <w:t>became</w:t>
      </w:r>
      <w:r w:rsidR="00C55FA1" w:rsidRPr="00C66272">
        <w:rPr>
          <w:rFonts w:ascii="Brill" w:eastAsia="Brill" w:hAnsi="Brill" w:cs="Brill"/>
        </w:rPr>
        <w:t xml:space="preserve"> a major line of business and attracted thousands of emigrants </w:t>
      </w:r>
      <w:r w:rsidR="001A0070" w:rsidRPr="00C66272">
        <w:rPr>
          <w:rFonts w:ascii="Brill" w:eastAsia="Brill" w:hAnsi="Brill" w:cs="Brill"/>
        </w:rPr>
        <w:t xml:space="preserve">to Hamburg </w:t>
      </w:r>
      <w:r w:rsidR="00C55FA1" w:rsidRPr="00C66272">
        <w:rPr>
          <w:rFonts w:ascii="Brill" w:eastAsia="Brill" w:hAnsi="Brill" w:cs="Brill"/>
        </w:rPr>
        <w:t xml:space="preserve">temporarily. </w:t>
      </w:r>
      <w:r w:rsidR="001A0070" w:rsidRPr="00C66272">
        <w:rPr>
          <w:rFonts w:ascii="Brill" w:eastAsia="Brill" w:hAnsi="Brill" w:cs="Brill"/>
        </w:rPr>
        <w:t xml:space="preserve">At the end of the </w:t>
      </w:r>
      <w:del w:id="1966" w:author="Autor">
        <w:r w:rsidR="001A0070" w:rsidRPr="00C66272" w:rsidDel="009E3609">
          <w:rPr>
            <w:rFonts w:ascii="Brill" w:eastAsia="Brill" w:hAnsi="Brill" w:cs="Brill"/>
          </w:rPr>
          <w:delText xml:space="preserve">nineteenth </w:delText>
        </w:r>
      </w:del>
      <w:ins w:id="1967" w:author="Autor">
        <w:r w:rsidR="009E3609">
          <w:rPr>
            <w:rFonts w:ascii="Brill" w:eastAsia="Brill" w:hAnsi="Brill" w:cs="Brill"/>
          </w:rPr>
          <w:t>19</w:t>
        </w:r>
        <w:r w:rsidR="009E3609" w:rsidRPr="00C66272">
          <w:rPr>
            <w:rFonts w:ascii="Brill" w:eastAsia="Brill" w:hAnsi="Brill" w:cs="Brill"/>
          </w:rPr>
          <w:t xml:space="preserve">th </w:t>
        </w:r>
      </w:ins>
      <w:r w:rsidR="001A0070" w:rsidRPr="00C66272">
        <w:rPr>
          <w:rFonts w:ascii="Brill" w:eastAsia="Brill" w:hAnsi="Brill" w:cs="Brill"/>
        </w:rPr>
        <w:t>century, i</w:t>
      </w:r>
      <w:r w:rsidR="00C55FA1" w:rsidRPr="00C66272">
        <w:rPr>
          <w:rFonts w:ascii="Brill" w:eastAsia="Brill" w:hAnsi="Brill" w:cs="Brill"/>
        </w:rPr>
        <w:t xml:space="preserve">n addition to emigration from the German Empire, east-west migration increased migration activities. Between 1871 and 1914, Hamburg was the most important transit port with over two million eastern European emigrants. </w:t>
      </w:r>
      <w:r w:rsidR="00F43033" w:rsidRPr="00C66272">
        <w:rPr>
          <w:rFonts w:ascii="Brill" w:eastAsia="Brill" w:hAnsi="Brill" w:cs="Brill"/>
        </w:rPr>
        <w:t>In 1901</w:t>
      </w:r>
      <w:r w:rsidR="00F62668">
        <w:rPr>
          <w:rFonts w:ascii="Brill" w:eastAsia="Brill" w:hAnsi="Brill" w:cs="Brill"/>
        </w:rPr>
        <w:t>,</w:t>
      </w:r>
      <w:r w:rsidR="00F43033" w:rsidRPr="00C66272">
        <w:rPr>
          <w:rFonts w:ascii="Brill" w:eastAsia="Brill" w:hAnsi="Brill" w:cs="Brill"/>
        </w:rPr>
        <w:t xml:space="preserve"> t</w:t>
      </w:r>
      <w:r w:rsidR="00C55FA1" w:rsidRPr="00C66272">
        <w:rPr>
          <w:rFonts w:ascii="Brill" w:eastAsia="Brill" w:hAnsi="Brill" w:cs="Brill"/>
        </w:rPr>
        <w:t xml:space="preserve">he HAPAG shipping company built an ‘emigration town’ with pavilions on </w:t>
      </w:r>
      <w:proofErr w:type="spellStart"/>
      <w:r w:rsidR="00C55FA1" w:rsidRPr="00C66272">
        <w:rPr>
          <w:rFonts w:ascii="Brill" w:eastAsia="Brill" w:hAnsi="Brill" w:cs="Brill"/>
        </w:rPr>
        <w:t>Veddel</w:t>
      </w:r>
      <w:proofErr w:type="spellEnd"/>
      <w:r w:rsidR="00C55FA1" w:rsidRPr="00C66272">
        <w:rPr>
          <w:rFonts w:ascii="Brill" w:eastAsia="Brill" w:hAnsi="Brill" w:cs="Brill"/>
        </w:rPr>
        <w:t xml:space="preserve"> south of the </w:t>
      </w:r>
      <w:r w:rsidR="00F43033" w:rsidRPr="00C66272">
        <w:rPr>
          <w:rFonts w:ascii="Brill" w:eastAsia="Brill" w:hAnsi="Brill" w:cs="Brill"/>
        </w:rPr>
        <w:t>R</w:t>
      </w:r>
      <w:r w:rsidR="00C55FA1" w:rsidRPr="00C66272">
        <w:rPr>
          <w:rFonts w:ascii="Brill" w:eastAsia="Brill" w:hAnsi="Brill" w:cs="Brill"/>
        </w:rPr>
        <w:t>iver Elbe, which at times accommodated 5,000 people waiting for their passage.</w:t>
      </w:r>
      <w:r w:rsidR="00C55FA1" w:rsidRPr="00C66272">
        <w:rPr>
          <w:rFonts w:ascii="Brill" w:eastAsia="Brill" w:hAnsi="Brill" w:cs="Brill"/>
          <w:vertAlign w:val="superscript"/>
        </w:rPr>
        <w:footnoteReference w:id="15"/>
      </w:r>
      <w:r w:rsidR="00C55FA1" w:rsidRPr="00C66272">
        <w:rPr>
          <w:rFonts w:ascii="Brill" w:eastAsia="Brill" w:hAnsi="Brill" w:cs="Brill"/>
        </w:rPr>
        <w:t xml:space="preserve"> The tightly organi</w:t>
      </w:r>
      <w:ins w:id="1968" w:author="Autor">
        <w:r w:rsidR="00BC643C">
          <w:rPr>
            <w:rFonts w:ascii="Brill" w:eastAsia="Brill" w:hAnsi="Brill" w:cs="Brill"/>
          </w:rPr>
          <w:t>z</w:t>
        </w:r>
      </w:ins>
      <w:del w:id="1969" w:author="Autor">
        <w:r w:rsidR="00C55FA1" w:rsidRPr="00C66272" w:rsidDel="00BC643C">
          <w:rPr>
            <w:rFonts w:ascii="Brill" w:eastAsia="Brill" w:hAnsi="Brill" w:cs="Brill"/>
          </w:rPr>
          <w:delText>s</w:delText>
        </w:r>
      </w:del>
      <w:r w:rsidR="00C55FA1" w:rsidRPr="00C66272">
        <w:rPr>
          <w:rFonts w:ascii="Brill" w:eastAsia="Brill" w:hAnsi="Brill" w:cs="Brill"/>
        </w:rPr>
        <w:t xml:space="preserve">ed passenger handling proved to be profitable and in 1904 alone, 72,000 people passed through the emigration halls. </w:t>
      </w:r>
      <w:r w:rsidR="00EB4B32" w:rsidRPr="00C66272">
        <w:rPr>
          <w:rFonts w:ascii="Brill" w:eastAsia="Brill" w:hAnsi="Brill" w:cs="Brill"/>
        </w:rPr>
        <w:t xml:space="preserve">Looking after the passengers were </w:t>
      </w:r>
      <w:r w:rsidR="00C55FA1" w:rsidRPr="00C66272">
        <w:rPr>
          <w:rFonts w:ascii="Brill" w:eastAsia="Brill" w:hAnsi="Brill" w:cs="Brill"/>
        </w:rPr>
        <w:t xml:space="preserve">180 mostly multi-lingual employees. Until </w:t>
      </w:r>
      <w:r w:rsidR="00C55FA1" w:rsidRPr="00C66272">
        <w:rPr>
          <w:rFonts w:ascii="Brill" w:eastAsia="Brill" w:hAnsi="Brill" w:cs="Brill"/>
        </w:rPr>
        <w:lastRenderedPageBreak/>
        <w:t xml:space="preserve">the decline of the wave of emigration at the start of the century, more than 115,000 Germans left for America every year. </w:t>
      </w:r>
    </w:p>
    <w:p w14:paraId="35077A33" w14:textId="65668A1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Port cities like Hamburg were places where </w:t>
      </w:r>
      <w:del w:id="1970" w:author="Autor">
        <w:r w:rsidRPr="00C66272" w:rsidDel="00B84640">
          <w:rPr>
            <w:rFonts w:ascii="Brill" w:eastAsia="Brill" w:hAnsi="Brill" w:cs="Brill"/>
          </w:rPr>
          <w:delText xml:space="preserve">migration </w:delText>
        </w:r>
      </w:del>
      <w:r w:rsidRPr="00C66272">
        <w:rPr>
          <w:rFonts w:ascii="Brill" w:eastAsia="Brill" w:hAnsi="Brill" w:cs="Brill"/>
        </w:rPr>
        <w:t>flows</w:t>
      </w:r>
      <w:ins w:id="1971" w:author="Autor">
        <w:r w:rsidR="00B84640">
          <w:rPr>
            <w:rFonts w:ascii="Brill" w:eastAsia="Brill" w:hAnsi="Brill" w:cs="Brill"/>
          </w:rPr>
          <w:t xml:space="preserve"> of migrants</w:t>
        </w:r>
      </w:ins>
      <w:r w:rsidRPr="00C66272">
        <w:rPr>
          <w:rFonts w:ascii="Brill" w:eastAsia="Brill" w:hAnsi="Brill" w:cs="Brill"/>
        </w:rPr>
        <w:t xml:space="preserve"> crossed </w:t>
      </w:r>
      <w:ins w:id="1972" w:author="Autor">
        <w:r w:rsidR="00B84640">
          <w:rPr>
            <w:rFonts w:ascii="Brill" w:eastAsia="Brill" w:hAnsi="Brill" w:cs="Brill"/>
          </w:rPr>
          <w:t xml:space="preserve">paths </w:t>
        </w:r>
      </w:ins>
      <w:r w:rsidRPr="00C66272">
        <w:rPr>
          <w:rFonts w:ascii="Brill" w:eastAsia="Brill" w:hAnsi="Brill" w:cs="Brill"/>
        </w:rPr>
        <w:t xml:space="preserve">for the first time and </w:t>
      </w:r>
      <w:r w:rsidR="004B76A0" w:rsidRPr="00C66272">
        <w:rPr>
          <w:rFonts w:ascii="Brill" w:eastAsia="Brill" w:hAnsi="Brill" w:cs="Brill"/>
        </w:rPr>
        <w:t xml:space="preserve">continued to </w:t>
      </w:r>
      <w:r w:rsidRPr="00C66272">
        <w:rPr>
          <w:rFonts w:ascii="Brill" w:eastAsia="Brill" w:hAnsi="Brill" w:cs="Brill"/>
        </w:rPr>
        <w:t>cross</w:t>
      </w:r>
      <w:ins w:id="1973" w:author="Autor">
        <w:r w:rsidR="00B84640">
          <w:rPr>
            <w:rFonts w:ascii="Brill" w:eastAsia="Brill" w:hAnsi="Brill" w:cs="Brill"/>
          </w:rPr>
          <w:t xml:space="preserve"> as</w:t>
        </w:r>
      </w:ins>
      <w:del w:id="1974" w:author="Autor">
        <w:r w:rsidRPr="00C66272" w:rsidDel="00B84640">
          <w:rPr>
            <w:rFonts w:ascii="Brill" w:eastAsia="Brill" w:hAnsi="Brill" w:cs="Brill"/>
          </w:rPr>
          <w:delText xml:space="preserve"> where</w:delText>
        </w:r>
      </w:del>
      <w:r w:rsidRPr="00C66272">
        <w:rPr>
          <w:rFonts w:ascii="Brill" w:eastAsia="Brill" w:hAnsi="Brill" w:cs="Brill"/>
        </w:rPr>
        <w:t xml:space="preserve"> people arrived and departed. They were the first point of reference in a new and often unfamiliar world (</w:t>
      </w:r>
      <w:proofErr w:type="spellStart"/>
      <w:r w:rsidRPr="007F7BA6">
        <w:rPr>
          <w:rFonts w:ascii="Brill" w:eastAsia="Brill" w:hAnsi="Brill" w:cs="Brill"/>
        </w:rPr>
        <w:t>Bues</w:t>
      </w:r>
      <w:proofErr w:type="spellEnd"/>
      <w:r w:rsidRPr="007F7BA6">
        <w:rPr>
          <w:rFonts w:ascii="Brill" w:eastAsia="Brill" w:hAnsi="Brill" w:cs="Brill"/>
        </w:rPr>
        <w:t>, 2018</w:t>
      </w:r>
      <w:r w:rsidRPr="00C66272">
        <w:rPr>
          <w:rFonts w:ascii="Brill" w:eastAsia="Brill" w:hAnsi="Brill" w:cs="Brill"/>
        </w:rPr>
        <w:t xml:space="preserve">). </w:t>
      </w:r>
      <w:r w:rsidR="004B76A0" w:rsidRPr="00C66272">
        <w:rPr>
          <w:rFonts w:ascii="Brill" w:eastAsia="Brill" w:hAnsi="Brill" w:cs="Brill"/>
        </w:rPr>
        <w:t>P</w:t>
      </w:r>
      <w:r w:rsidRPr="00C66272">
        <w:rPr>
          <w:rFonts w:ascii="Brill" w:eastAsia="Brill" w:hAnsi="Brill" w:cs="Brill"/>
        </w:rPr>
        <w:t>roblems of coping with everyday life, housing</w:t>
      </w:r>
      <w:r w:rsidR="004B76A0" w:rsidRPr="00C66272">
        <w:rPr>
          <w:rFonts w:ascii="Brill" w:eastAsia="Brill" w:hAnsi="Brill" w:cs="Brill"/>
        </w:rPr>
        <w:t>,</w:t>
      </w:r>
      <w:r w:rsidRPr="00C66272">
        <w:rPr>
          <w:rFonts w:ascii="Brill" w:eastAsia="Brill" w:hAnsi="Brill" w:cs="Brill"/>
        </w:rPr>
        <w:t xml:space="preserve"> and the labour market escalated and people had to come to terms with this new world. Th</w:t>
      </w:r>
      <w:ins w:id="1975" w:author="Autor">
        <w:r w:rsidR="00B84640">
          <w:rPr>
            <w:rFonts w:ascii="Brill" w:eastAsia="Brill" w:hAnsi="Brill" w:cs="Brill"/>
          </w:rPr>
          <w:t>ese changes</w:t>
        </w:r>
      </w:ins>
      <w:del w:id="1976" w:author="Autor">
        <w:r w:rsidRPr="00C66272" w:rsidDel="00B84640">
          <w:rPr>
            <w:rFonts w:ascii="Brill" w:eastAsia="Brill" w:hAnsi="Brill" w:cs="Brill"/>
          </w:rPr>
          <w:delText>is</w:delText>
        </w:r>
      </w:del>
      <w:r w:rsidRPr="00C66272">
        <w:rPr>
          <w:rFonts w:ascii="Brill" w:eastAsia="Brill" w:hAnsi="Brill" w:cs="Brill"/>
        </w:rPr>
        <w:t xml:space="preserve"> make</w:t>
      </w:r>
      <w:del w:id="1977" w:author="Autor">
        <w:r w:rsidRPr="00C66272" w:rsidDel="00B84640">
          <w:rPr>
            <w:rFonts w:ascii="Brill" w:eastAsia="Brill" w:hAnsi="Brill" w:cs="Brill"/>
          </w:rPr>
          <w:delText>s</w:delText>
        </w:r>
      </w:del>
      <w:r w:rsidRPr="00C66272">
        <w:rPr>
          <w:rFonts w:ascii="Brill" w:eastAsia="Brill" w:hAnsi="Brill" w:cs="Brill"/>
        </w:rPr>
        <w:t xml:space="preserve"> seaport cities special places wh</w:t>
      </w:r>
      <w:r w:rsidR="00062909" w:rsidRPr="00C66272">
        <w:rPr>
          <w:rFonts w:ascii="Brill" w:eastAsia="Brill" w:hAnsi="Brill" w:cs="Brill"/>
        </w:rPr>
        <w:t>ere</w:t>
      </w:r>
      <w:r w:rsidRPr="00C66272">
        <w:rPr>
          <w:rFonts w:ascii="Brill" w:eastAsia="Brill" w:hAnsi="Brill" w:cs="Brill"/>
        </w:rPr>
        <w:t xml:space="preserve"> citizens have much experience in dealing with people arriving and departing (</w:t>
      </w:r>
      <w:r w:rsidRPr="00163DFE">
        <w:rPr>
          <w:rFonts w:ascii="Brill" w:eastAsia="Brill" w:hAnsi="Brill" w:cs="Brill"/>
        </w:rPr>
        <w:t>Miller, 2012</w:t>
      </w:r>
      <w:r w:rsidRPr="00C66272">
        <w:rPr>
          <w:rFonts w:ascii="Brill" w:eastAsia="Brill" w:hAnsi="Brill" w:cs="Brill"/>
        </w:rPr>
        <w:t>). While national laws regulated immigration and emigration in port cities, the ‘foreign’ and ‘different’ w</w:t>
      </w:r>
      <w:r w:rsidR="00062909" w:rsidRPr="00C66272">
        <w:rPr>
          <w:rFonts w:ascii="Brill" w:eastAsia="Brill" w:hAnsi="Brill" w:cs="Brill"/>
        </w:rPr>
        <w:t>ere</w:t>
      </w:r>
      <w:r w:rsidRPr="00C66272">
        <w:rPr>
          <w:rFonts w:ascii="Brill" w:eastAsia="Brill" w:hAnsi="Brill" w:cs="Brill"/>
        </w:rPr>
        <w:t xml:space="preserve"> still given special significance. Homesickness and wanderlust, the allure of the big wide world and </w:t>
      </w:r>
      <w:r w:rsidR="00062909" w:rsidRPr="00C66272">
        <w:rPr>
          <w:rFonts w:ascii="Brill" w:eastAsia="Brill" w:hAnsi="Brill" w:cs="Brill"/>
        </w:rPr>
        <w:t xml:space="preserve">the </w:t>
      </w:r>
      <w:r w:rsidRPr="00C66272">
        <w:rPr>
          <w:rFonts w:ascii="Brill" w:eastAsia="Brill" w:hAnsi="Brill" w:cs="Brill"/>
        </w:rPr>
        <w:t>promise of a new and better life could be felt here. The new and unfamiliar w</w:t>
      </w:r>
      <w:ins w:id="1978" w:author="Autor">
        <w:r w:rsidR="00B84640">
          <w:rPr>
            <w:rFonts w:ascii="Brill" w:eastAsia="Brill" w:hAnsi="Brill" w:cs="Brill"/>
          </w:rPr>
          <w:t>ere</w:t>
        </w:r>
      </w:ins>
      <w:del w:id="1979" w:author="Autor">
        <w:r w:rsidRPr="00C66272" w:rsidDel="00B84640">
          <w:rPr>
            <w:rFonts w:ascii="Brill" w:eastAsia="Brill" w:hAnsi="Brill" w:cs="Brill"/>
          </w:rPr>
          <w:delText>as</w:delText>
        </w:r>
      </w:del>
      <w:r w:rsidRPr="00C66272">
        <w:rPr>
          <w:rFonts w:ascii="Brill" w:eastAsia="Brill" w:hAnsi="Brill" w:cs="Brill"/>
        </w:rPr>
        <w:t xml:space="preserve"> perceived in first and selective impressions. Recognition and rejection, being made welcome or not being tolerated</w:t>
      </w:r>
      <w:ins w:id="1980" w:author="Autor">
        <w:r w:rsidR="00B84640">
          <w:rPr>
            <w:rFonts w:ascii="Brill" w:eastAsia="Brill" w:hAnsi="Brill" w:cs="Brill"/>
          </w:rPr>
          <w:t>,</w:t>
        </w:r>
      </w:ins>
      <w:r w:rsidRPr="00C66272">
        <w:rPr>
          <w:rFonts w:ascii="Brill" w:eastAsia="Brill" w:hAnsi="Brill" w:cs="Brill"/>
        </w:rPr>
        <w:t xml:space="preserve"> w</w:t>
      </w:r>
      <w:ins w:id="1981" w:author="Autor">
        <w:r w:rsidR="00B84640">
          <w:rPr>
            <w:rFonts w:ascii="Brill" w:eastAsia="Brill" w:hAnsi="Brill" w:cs="Brill"/>
          </w:rPr>
          <w:t>ere</w:t>
        </w:r>
      </w:ins>
      <w:del w:id="1982" w:author="Autor">
        <w:r w:rsidRPr="00C66272" w:rsidDel="00B84640">
          <w:rPr>
            <w:rFonts w:ascii="Brill" w:eastAsia="Brill" w:hAnsi="Brill" w:cs="Brill"/>
          </w:rPr>
          <w:delText>as</w:delText>
        </w:r>
      </w:del>
      <w:r w:rsidRPr="00C66272">
        <w:rPr>
          <w:rFonts w:ascii="Brill" w:eastAsia="Brill" w:hAnsi="Brill" w:cs="Brill"/>
        </w:rPr>
        <w:t xml:space="preserve"> </w:t>
      </w:r>
      <w:r w:rsidR="002D1DF5" w:rsidRPr="00C66272">
        <w:rPr>
          <w:rFonts w:ascii="Brill" w:eastAsia="Brill" w:hAnsi="Brill" w:cs="Brill"/>
        </w:rPr>
        <w:t xml:space="preserve">often </w:t>
      </w:r>
      <w:r w:rsidRPr="00C66272">
        <w:rPr>
          <w:rFonts w:ascii="Brill" w:eastAsia="Brill" w:hAnsi="Brill" w:cs="Brill"/>
        </w:rPr>
        <w:t xml:space="preserve">first experienced </w:t>
      </w:r>
      <w:ins w:id="1983" w:author="Autor">
        <w:r w:rsidR="00B84640">
          <w:rPr>
            <w:rFonts w:ascii="Brill" w:eastAsia="Brill" w:hAnsi="Brill" w:cs="Brill"/>
          </w:rPr>
          <w:t>in port cities</w:t>
        </w:r>
      </w:ins>
      <w:del w:id="1984" w:author="Autor">
        <w:r w:rsidRPr="00C66272" w:rsidDel="00B84640">
          <w:rPr>
            <w:rFonts w:ascii="Brill" w:eastAsia="Brill" w:hAnsi="Brill" w:cs="Brill"/>
          </w:rPr>
          <w:delText>here</w:delText>
        </w:r>
      </w:del>
      <w:r w:rsidRPr="00C66272">
        <w:rPr>
          <w:rFonts w:ascii="Brill" w:eastAsia="Brill" w:hAnsi="Brill" w:cs="Brill"/>
        </w:rPr>
        <w:t xml:space="preserve">. First encounters with the unfamiliar and opportunities for exchange were offered here. Many migrants stayed on in the place where they first arrived – intentionally or unintentionally – and tried to make a living. Europe was a continent of emigration, and ports like Hamburg were hubs of international migration movements. </w:t>
      </w:r>
    </w:p>
    <w:p w14:paraId="35077A34" w14:textId="6D2BD45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‘Homeland in the heart – embracing the world’ is the motto of </w:t>
      </w:r>
      <w:commentRangeStart w:id="1985"/>
      <w:commentRangeStart w:id="1986"/>
      <w:r w:rsidRPr="00C66272">
        <w:rPr>
          <w:rFonts w:ascii="Brill" w:eastAsia="Brill" w:hAnsi="Brill" w:cs="Brill"/>
        </w:rPr>
        <w:t>Hamburg’s largest daily paper</w:t>
      </w:r>
      <w:commentRangeEnd w:id="1985"/>
      <w:r w:rsidR="00B84640">
        <w:rPr>
          <w:rStyle w:val="Odwoaniedokomentarza"/>
          <w:lang w:val="en-AU"/>
        </w:rPr>
        <w:commentReference w:id="1985"/>
      </w:r>
      <w:commentRangeEnd w:id="1986"/>
      <w:r w:rsidR="00BB7F21">
        <w:rPr>
          <w:rStyle w:val="Odwoaniedokomentarza"/>
          <w:lang w:val="en-AU"/>
        </w:rPr>
        <w:commentReference w:id="1986"/>
      </w:r>
      <w:ins w:id="1987" w:author="Autor">
        <w:r w:rsidR="00BB7F21">
          <w:rPr>
            <w:rFonts w:ascii="Brill" w:eastAsia="Brill" w:hAnsi="Brill" w:cs="Brill"/>
          </w:rPr>
          <w:t xml:space="preserve"> (</w:t>
        </w:r>
        <w:r w:rsidR="00BB7F21" w:rsidRPr="00BB7F21">
          <w:rPr>
            <w:rFonts w:ascii="Brill" w:eastAsia="Brill" w:hAnsi="Brill" w:cs="Brill"/>
          </w:rPr>
          <w:t xml:space="preserve">Hamburger </w:t>
        </w:r>
        <w:proofErr w:type="spellStart"/>
        <w:r w:rsidR="00BB7F21" w:rsidRPr="00BB7F21">
          <w:rPr>
            <w:rFonts w:ascii="Brill" w:eastAsia="Brill" w:hAnsi="Brill" w:cs="Brill"/>
          </w:rPr>
          <w:t>Abendblatt</w:t>
        </w:r>
        <w:proofErr w:type="spellEnd"/>
        <w:r w:rsidR="00BB7F21">
          <w:rPr>
            <w:rFonts w:ascii="Brill" w:eastAsia="Brill" w:hAnsi="Brill" w:cs="Brill"/>
          </w:rPr>
          <w:t>)</w:t>
        </w:r>
      </w:ins>
      <w:r w:rsidRPr="00C66272">
        <w:rPr>
          <w:rFonts w:ascii="Brill" w:eastAsia="Brill" w:hAnsi="Brill" w:cs="Brill"/>
        </w:rPr>
        <w:t xml:space="preserve">. This </w:t>
      </w:r>
      <w:r w:rsidR="00A00D9D" w:rsidRPr="00C66272">
        <w:rPr>
          <w:rFonts w:ascii="Brill" w:eastAsia="Brill" w:hAnsi="Brill" w:cs="Brill"/>
        </w:rPr>
        <w:t>reveals a</w:t>
      </w:r>
      <w:r w:rsidRPr="00C66272">
        <w:rPr>
          <w:rFonts w:ascii="Brill" w:eastAsia="Brill" w:hAnsi="Brill" w:cs="Brill"/>
        </w:rPr>
        <w:t xml:space="preserve"> self-perception and </w:t>
      </w:r>
      <w:r w:rsidR="00A00D9D" w:rsidRPr="00C66272">
        <w:rPr>
          <w:rFonts w:ascii="Brill" w:eastAsia="Brill" w:hAnsi="Brill" w:cs="Brill"/>
        </w:rPr>
        <w:t xml:space="preserve">an </w:t>
      </w:r>
      <w:r w:rsidRPr="00C66272">
        <w:rPr>
          <w:rFonts w:ascii="Brill" w:eastAsia="Brill" w:hAnsi="Brill" w:cs="Brill"/>
        </w:rPr>
        <w:t>external perception, the former encompass</w:t>
      </w:r>
      <w:r w:rsidR="00A00D9D" w:rsidRPr="00C66272">
        <w:rPr>
          <w:rFonts w:ascii="Brill" w:eastAsia="Brill" w:hAnsi="Brill" w:cs="Brill"/>
        </w:rPr>
        <w:t>ing</w:t>
      </w:r>
      <w:r w:rsidRPr="00C66272">
        <w:rPr>
          <w:rFonts w:ascii="Brill" w:eastAsia="Brill" w:hAnsi="Brill" w:cs="Brill"/>
        </w:rPr>
        <w:t xml:space="preserve"> the local and the latter the national and the global, each operating with different narratives. Local politic</w:t>
      </w:r>
      <w:r w:rsidR="000F38E5" w:rsidRPr="00C66272">
        <w:rPr>
          <w:rFonts w:ascii="Brill" w:eastAsia="Brill" w:hAnsi="Brill" w:cs="Brill"/>
        </w:rPr>
        <w:t xml:space="preserve">ians have </w:t>
      </w:r>
      <w:r w:rsidRPr="00C66272">
        <w:rPr>
          <w:rFonts w:ascii="Brill" w:eastAsia="Brill" w:hAnsi="Brill" w:cs="Brill"/>
        </w:rPr>
        <w:t xml:space="preserve">used the term ‘global port city’ to demonstrate pride and cosmopolitanism. </w:t>
      </w:r>
      <w:r w:rsidR="002B40FB" w:rsidRPr="00C66272">
        <w:rPr>
          <w:rFonts w:ascii="Brill" w:eastAsia="Brill" w:hAnsi="Brill" w:cs="Brill"/>
        </w:rPr>
        <w:t>Calling H</w:t>
      </w:r>
      <w:r w:rsidR="005654C7" w:rsidRPr="00C66272">
        <w:rPr>
          <w:rFonts w:ascii="Brill" w:eastAsia="Brill" w:hAnsi="Brill" w:cs="Brill"/>
        </w:rPr>
        <w:t xml:space="preserve">amburg </w:t>
      </w:r>
      <w:ins w:id="1988" w:author="Autor">
        <w:r w:rsidR="00B84640">
          <w:rPr>
            <w:rFonts w:ascii="Brill" w:eastAsia="Brill" w:hAnsi="Brill" w:cs="Brill"/>
          </w:rPr>
          <w:t>‘</w:t>
        </w:r>
      </w:ins>
      <w:del w:id="1989" w:author="Autor">
        <w:r w:rsidR="002B40FB" w:rsidRPr="00C66272" w:rsidDel="00B84640">
          <w:rPr>
            <w:rFonts w:ascii="Brill" w:eastAsia="Brill" w:hAnsi="Brill" w:cs="Brill"/>
          </w:rPr>
          <w:delText>“</w:delText>
        </w:r>
      </w:del>
      <w:r w:rsidRPr="00C66272">
        <w:rPr>
          <w:rFonts w:ascii="Brill" w:eastAsia="Brill" w:hAnsi="Brill" w:cs="Brill"/>
        </w:rPr>
        <w:t>the gateway to the world</w:t>
      </w:r>
      <w:ins w:id="1990" w:author="Autor">
        <w:r w:rsidR="00B84640">
          <w:rPr>
            <w:rFonts w:ascii="Brill" w:eastAsia="Brill" w:hAnsi="Brill" w:cs="Brill"/>
          </w:rPr>
          <w:t>’</w:t>
        </w:r>
      </w:ins>
      <w:del w:id="1991" w:author="Autor">
        <w:r w:rsidR="000F38E5" w:rsidRPr="00C66272" w:rsidDel="00B84640">
          <w:rPr>
            <w:rFonts w:ascii="Brill" w:eastAsia="Brill" w:hAnsi="Brill" w:cs="Brill"/>
          </w:rPr>
          <w:delText>”</w:delText>
        </w:r>
      </w:del>
      <w:r w:rsidRPr="00C66272">
        <w:rPr>
          <w:rFonts w:ascii="Brill" w:eastAsia="Brill" w:hAnsi="Brill" w:cs="Brill"/>
        </w:rPr>
        <w:t xml:space="preserve"> underline</w:t>
      </w:r>
      <w:r w:rsidR="000F38E5" w:rsidRPr="00C66272">
        <w:rPr>
          <w:rFonts w:ascii="Brill" w:eastAsia="Brill" w:hAnsi="Brill" w:cs="Brill"/>
        </w:rPr>
        <w:t>s</w:t>
      </w:r>
      <w:r w:rsidRPr="00C66272">
        <w:rPr>
          <w:rFonts w:ascii="Brill" w:eastAsia="Brill" w:hAnsi="Brill" w:cs="Brill"/>
        </w:rPr>
        <w:t xml:space="preserve"> the importance of the port and the city not only for the local economy, but </w:t>
      </w:r>
      <w:r w:rsidR="002B40FB" w:rsidRPr="00C66272">
        <w:rPr>
          <w:rFonts w:ascii="Brill" w:eastAsia="Brill" w:hAnsi="Brill" w:cs="Brill"/>
        </w:rPr>
        <w:t xml:space="preserve">it </w:t>
      </w:r>
      <w:r w:rsidRPr="00C66272">
        <w:rPr>
          <w:rFonts w:ascii="Brill" w:eastAsia="Brill" w:hAnsi="Brill" w:cs="Brill"/>
        </w:rPr>
        <w:t>also claim</w:t>
      </w:r>
      <w:r w:rsidR="002B40FB" w:rsidRPr="00C66272">
        <w:rPr>
          <w:rFonts w:ascii="Brill" w:eastAsia="Brill" w:hAnsi="Brill" w:cs="Brill"/>
        </w:rPr>
        <w:t>s</w:t>
      </w:r>
      <w:r w:rsidRPr="00C66272">
        <w:rPr>
          <w:rFonts w:ascii="Brill" w:eastAsia="Brill" w:hAnsi="Brill" w:cs="Brill"/>
        </w:rPr>
        <w:t xml:space="preserve"> global significance. </w:t>
      </w:r>
    </w:p>
    <w:p w14:paraId="35077A35" w14:textId="77777777" w:rsidR="00CB3FC9" w:rsidRPr="00C66272" w:rsidRDefault="00CB3FC9">
      <w:pPr>
        <w:keepNext/>
        <w:spacing w:line="360" w:lineRule="auto"/>
        <w:jc w:val="both"/>
        <w:rPr>
          <w:rFonts w:ascii="Brill" w:eastAsia="Brill" w:hAnsi="Brill" w:cs="Brill"/>
          <w:b/>
        </w:rPr>
      </w:pPr>
    </w:p>
    <w:p w14:paraId="35077A36" w14:textId="3CC47EB1" w:rsidR="00CB3FC9" w:rsidRPr="00C66272" w:rsidRDefault="00CC5B47">
      <w:pPr>
        <w:keepNext/>
        <w:spacing w:line="360" w:lineRule="auto"/>
        <w:jc w:val="both"/>
        <w:rPr>
          <w:rFonts w:ascii="Brill" w:eastAsia="Brill" w:hAnsi="Brill" w:cs="Brill"/>
          <w:b/>
        </w:rPr>
      </w:pPr>
      <w:r w:rsidRPr="00F62668">
        <w:rPr>
          <w:rFonts w:ascii="Brill" w:hAnsi="Brill"/>
          <w:b/>
        </w:rPr>
        <w:t>L</w:t>
      </w:r>
      <w:r w:rsidR="00C55FA1" w:rsidRPr="00F62668">
        <w:rPr>
          <w:rFonts w:ascii="Brill" w:hAnsi="Brill"/>
          <w:b/>
        </w:rPr>
        <w:t xml:space="preserve">iving conditions and </w:t>
      </w:r>
      <w:r w:rsidR="00C55FA1" w:rsidRPr="00C66272">
        <w:rPr>
          <w:rFonts w:ascii="Brill" w:eastAsia="Brill" w:hAnsi="Brill" w:cs="Brill"/>
          <w:b/>
        </w:rPr>
        <w:t>dockworkers’ housing</w:t>
      </w:r>
    </w:p>
    <w:p w14:paraId="35077A37" w14:textId="019C66F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Living conditions and </w:t>
      </w:r>
      <w:r w:rsidR="00CC5B47" w:rsidRPr="00C66272">
        <w:rPr>
          <w:rFonts w:ascii="Brill" w:eastAsia="Brill" w:hAnsi="Brill" w:cs="Brill"/>
        </w:rPr>
        <w:t xml:space="preserve">problems of </w:t>
      </w:r>
      <w:r w:rsidRPr="00C66272">
        <w:rPr>
          <w:rFonts w:ascii="Brill" w:eastAsia="Brill" w:hAnsi="Brill" w:cs="Brill"/>
        </w:rPr>
        <w:t xml:space="preserve">housing in Hamburg, like in other seaport cities, </w:t>
      </w:r>
      <w:r w:rsidR="00CC5B47" w:rsidRPr="00C66272">
        <w:rPr>
          <w:rFonts w:ascii="Brill" w:eastAsia="Brill" w:hAnsi="Brill" w:cs="Brill"/>
        </w:rPr>
        <w:t>have been</w:t>
      </w:r>
      <w:r w:rsidRPr="00C66272">
        <w:rPr>
          <w:rFonts w:ascii="Brill" w:eastAsia="Brill" w:hAnsi="Brill" w:cs="Brill"/>
        </w:rPr>
        <w:t xml:space="preserve"> particularly shaped by the local economy, </w:t>
      </w:r>
      <w:r w:rsidR="00CC5B47" w:rsidRPr="00C66272">
        <w:rPr>
          <w:rFonts w:ascii="Brill" w:eastAsia="Brill" w:hAnsi="Brill" w:cs="Brill"/>
        </w:rPr>
        <w:t xml:space="preserve">and </w:t>
      </w:r>
      <w:r w:rsidRPr="00C66272">
        <w:rPr>
          <w:rFonts w:ascii="Brill" w:eastAsia="Brill" w:hAnsi="Brill" w:cs="Brill"/>
        </w:rPr>
        <w:t xml:space="preserve">above all, by the port. </w:t>
      </w:r>
      <w:r w:rsidR="00177101" w:rsidRPr="00C66272">
        <w:rPr>
          <w:rFonts w:ascii="Brill" w:eastAsia="Brill" w:hAnsi="Brill" w:cs="Brill"/>
        </w:rPr>
        <w:t xml:space="preserve">In the </w:t>
      </w:r>
      <w:del w:id="1992" w:author="Autor">
        <w:r w:rsidR="00177101" w:rsidRPr="00C66272" w:rsidDel="00B84640">
          <w:rPr>
            <w:rFonts w:ascii="Brill" w:eastAsia="Brill" w:hAnsi="Brill" w:cs="Brill"/>
          </w:rPr>
          <w:delText xml:space="preserve">nineteenth </w:delText>
        </w:r>
      </w:del>
      <w:ins w:id="1993" w:author="Autor">
        <w:r w:rsidR="00B84640">
          <w:rPr>
            <w:rFonts w:ascii="Brill" w:eastAsia="Brill" w:hAnsi="Brill" w:cs="Brill"/>
          </w:rPr>
          <w:t>19</w:t>
        </w:r>
        <w:r w:rsidR="00B84640" w:rsidRPr="00C66272">
          <w:rPr>
            <w:rFonts w:ascii="Brill" w:eastAsia="Brill" w:hAnsi="Brill" w:cs="Brill"/>
          </w:rPr>
          <w:t xml:space="preserve">th </w:t>
        </w:r>
      </w:ins>
      <w:r w:rsidR="00177101" w:rsidRPr="00C66272">
        <w:rPr>
          <w:rFonts w:ascii="Brill" w:eastAsia="Brill" w:hAnsi="Brill" w:cs="Brill"/>
        </w:rPr>
        <w:t>century, a</w:t>
      </w:r>
      <w:r w:rsidRPr="00C66272">
        <w:rPr>
          <w:rFonts w:ascii="Brill" w:eastAsia="Brill" w:hAnsi="Brill" w:cs="Brill"/>
        </w:rPr>
        <w:t xml:space="preserve">s housing was not permitted in the harbour and the free port, dockers had to </w:t>
      </w:r>
      <w:ins w:id="1994" w:author="Autor">
        <w:r w:rsidR="00B84640">
          <w:rPr>
            <w:rFonts w:ascii="Brill" w:eastAsia="Brill" w:hAnsi="Brill" w:cs="Brill"/>
          </w:rPr>
          <w:t>“</w:t>
        </w:r>
      </w:ins>
      <w:del w:id="1995" w:author="Autor">
        <w:r w:rsidRPr="00C66272" w:rsidDel="00B84640">
          <w:rPr>
            <w:rFonts w:ascii="Brill" w:eastAsia="Brill" w:hAnsi="Brill" w:cs="Brill"/>
          </w:rPr>
          <w:delText>‘</w:delText>
        </w:r>
      </w:del>
      <w:r w:rsidRPr="00C66272">
        <w:rPr>
          <w:rFonts w:ascii="Brill" w:eastAsia="Brill" w:hAnsi="Brill" w:cs="Brill"/>
        </w:rPr>
        <w:t>cram together</w:t>
      </w:r>
      <w:ins w:id="1996" w:author="Autor">
        <w:r w:rsidR="00B84640">
          <w:rPr>
            <w:rFonts w:ascii="Brill" w:eastAsia="Brill" w:hAnsi="Brill" w:cs="Brill"/>
          </w:rPr>
          <w:t>”</w:t>
        </w:r>
      </w:ins>
      <w:del w:id="1997" w:author="Autor">
        <w:r w:rsidRPr="00C66272" w:rsidDel="00B84640">
          <w:rPr>
            <w:rFonts w:ascii="Brill" w:eastAsia="Brill" w:hAnsi="Brill" w:cs="Brill"/>
          </w:rPr>
          <w:delText>’</w:delText>
        </w:r>
      </w:del>
      <w:r w:rsidRPr="00C66272">
        <w:rPr>
          <w:rFonts w:ascii="Brill" w:eastAsia="Brill" w:hAnsi="Brill" w:cs="Brill"/>
        </w:rPr>
        <w:t xml:space="preserve"> along the edges of the harbour or look for accommodation further afield (</w:t>
      </w:r>
      <w:r w:rsidRPr="00163DFE">
        <w:rPr>
          <w:rFonts w:ascii="Brill" w:eastAsia="Brill" w:hAnsi="Brill" w:cs="Brill"/>
        </w:rPr>
        <w:t>Toennies,</w:t>
      </w:r>
      <w:r w:rsidRPr="00F34A6C">
        <w:rPr>
          <w:rFonts w:ascii="Brill" w:eastAsia="Brill" w:hAnsi="Brill" w:cs="Brill"/>
          <w:highlight w:val="green"/>
          <w:rPrChange w:id="1998" w:author="Autor">
            <w:rPr>
              <w:rFonts w:ascii="Brill" w:eastAsia="Brill" w:hAnsi="Brill" w:cs="Brill"/>
            </w:rPr>
          </w:rPrChange>
        </w:rPr>
        <w:t xml:space="preserve"> </w:t>
      </w:r>
      <w:r w:rsidRPr="00163DFE">
        <w:rPr>
          <w:rFonts w:ascii="Brill" w:eastAsia="Brill" w:hAnsi="Brill" w:cs="Brill"/>
        </w:rPr>
        <w:lastRenderedPageBreak/>
        <w:t>1896,</w:t>
      </w:r>
      <w:r w:rsidRPr="00C66272">
        <w:rPr>
          <w:rFonts w:ascii="Brill" w:eastAsia="Brill" w:hAnsi="Brill" w:cs="Brill"/>
        </w:rPr>
        <w:t xml:space="preserve"> p.</w:t>
      </w:r>
      <w:del w:id="1999" w:author="Autor">
        <w:r w:rsidRPr="00C66272" w:rsidDel="00EC31FE">
          <w:rPr>
            <w:rFonts w:ascii="Brill" w:eastAsia="Brill" w:hAnsi="Brill" w:cs="Brill"/>
          </w:rPr>
          <w:delText xml:space="preserve"> </w:delText>
        </w:r>
      </w:del>
      <w:r w:rsidRPr="00C66272">
        <w:rPr>
          <w:rFonts w:ascii="Brill" w:eastAsia="Brill" w:hAnsi="Brill" w:cs="Brill"/>
        </w:rPr>
        <w:t xml:space="preserve">335). Waiting times for the arrival of ships in the port and the dependence on pub owners for jobs inflated the cost </w:t>
      </w:r>
      <w:r w:rsidR="00177101" w:rsidRPr="00C66272">
        <w:rPr>
          <w:rFonts w:ascii="Brill" w:eastAsia="Brill" w:hAnsi="Brill" w:cs="Brill"/>
        </w:rPr>
        <w:t>of</w:t>
      </w:r>
      <w:r w:rsidRPr="00C66272">
        <w:rPr>
          <w:rFonts w:ascii="Brill" w:eastAsia="Brill" w:hAnsi="Brill" w:cs="Brill"/>
        </w:rPr>
        <w:t xml:space="preserve"> food and drink</w:t>
      </w:r>
      <w:ins w:id="2000" w:author="Autor">
        <w:r w:rsidR="00EC31FE">
          <w:rPr>
            <w:rFonts w:ascii="Brill" w:eastAsia="Brill" w:hAnsi="Brill" w:cs="Brill"/>
          </w:rPr>
          <w:t>.</w:t>
        </w:r>
      </w:ins>
      <w:r w:rsidRPr="00C66272">
        <w:rPr>
          <w:rFonts w:ascii="Brill" w:eastAsia="Brill" w:hAnsi="Brill" w:cs="Brill"/>
          <w:vertAlign w:val="superscript"/>
        </w:rPr>
        <w:footnoteReference w:id="16"/>
      </w:r>
      <w:del w:id="2004" w:author="Autor">
        <w:r w:rsidRPr="00C66272" w:rsidDel="00EC31FE">
          <w:rPr>
            <w:rFonts w:ascii="Brill" w:eastAsia="Brill" w:hAnsi="Brill" w:cs="Brill"/>
          </w:rPr>
          <w:delText>.</w:delText>
        </w:r>
      </w:del>
    </w:p>
    <w:p w14:paraId="35077A38" w14:textId="7A7D3520" w:rsidR="00CB3FC9" w:rsidRPr="00C66272" w:rsidRDefault="00C55FA1">
      <w:pPr>
        <w:tabs>
          <w:tab w:val="left" w:pos="672"/>
          <w:tab w:val="left" w:pos="864"/>
          <w:tab w:val="left" w:pos="1152"/>
        </w:tabs>
        <w:spacing w:line="360" w:lineRule="auto"/>
        <w:jc w:val="both"/>
        <w:rPr>
          <w:rFonts w:ascii="Brill" w:eastAsia="Brill" w:hAnsi="Brill" w:cs="Brill"/>
        </w:rPr>
      </w:pPr>
      <w:r w:rsidRPr="00C66272">
        <w:rPr>
          <w:rFonts w:ascii="Brill" w:eastAsia="Brill" w:hAnsi="Brill" w:cs="Brill"/>
        </w:rPr>
        <w:tab/>
        <w:t xml:space="preserve">The cholera epidemic of 1892, which killed more than 8,000 people, drew worldwide attention to the living conditions of Hamburg’s (dock) workers. Trade and shipping came to a standstill. Cholera brought about and accelerated social reform, </w:t>
      </w:r>
      <w:r w:rsidR="00717D72" w:rsidRPr="00C66272">
        <w:rPr>
          <w:rFonts w:ascii="Brill" w:eastAsia="Brill" w:hAnsi="Brill" w:cs="Brill"/>
        </w:rPr>
        <w:t xml:space="preserve">and </w:t>
      </w:r>
      <w:r w:rsidRPr="00C66272">
        <w:rPr>
          <w:rFonts w:ascii="Brill" w:eastAsia="Brill" w:hAnsi="Brill" w:cs="Brill"/>
        </w:rPr>
        <w:t xml:space="preserve">not only in </w:t>
      </w:r>
      <w:r w:rsidR="00717D72" w:rsidRPr="00C66272">
        <w:rPr>
          <w:rFonts w:ascii="Brill" w:eastAsia="Brill" w:hAnsi="Brill" w:cs="Brill"/>
        </w:rPr>
        <w:t>relation to</w:t>
      </w:r>
      <w:r w:rsidRPr="00C66272">
        <w:rPr>
          <w:rFonts w:ascii="Brill" w:eastAsia="Brill" w:hAnsi="Brill" w:cs="Brill"/>
        </w:rPr>
        <w:t xml:space="preserve"> public health, housing</w:t>
      </w:r>
      <w:r w:rsidR="00717D72" w:rsidRPr="00C66272">
        <w:rPr>
          <w:rFonts w:ascii="Brill" w:eastAsia="Brill" w:hAnsi="Brill" w:cs="Brill"/>
        </w:rPr>
        <w:t>,</w:t>
      </w:r>
      <w:r w:rsidRPr="00C66272">
        <w:rPr>
          <w:rFonts w:ascii="Brill" w:eastAsia="Brill" w:hAnsi="Brill" w:cs="Brill"/>
        </w:rPr>
        <w:t xml:space="preserve"> and urban planning. The epidemic exposed shortcomings in the structure of Hamburg’s administration, compelled transformation</w:t>
      </w:r>
      <w:r w:rsidR="00717D72" w:rsidRPr="00C66272">
        <w:rPr>
          <w:rFonts w:ascii="Brill" w:eastAsia="Brill" w:hAnsi="Brill" w:cs="Brill"/>
        </w:rPr>
        <w:t>,</w:t>
      </w:r>
      <w:r w:rsidRPr="00C66272">
        <w:rPr>
          <w:rFonts w:ascii="Brill" w:eastAsia="Brill" w:hAnsi="Brill" w:cs="Brill"/>
        </w:rPr>
        <w:t xml:space="preserve"> and </w:t>
      </w:r>
      <w:del w:id="2005" w:author="Autor">
        <w:r w:rsidRPr="00C66272" w:rsidDel="00EC31FE">
          <w:rPr>
            <w:rFonts w:ascii="Brill" w:eastAsia="Brill" w:hAnsi="Brill" w:cs="Brill"/>
          </w:rPr>
          <w:delText>en</w:delText>
        </w:r>
      </w:del>
      <w:ins w:id="2006" w:author="Autor">
        <w:r w:rsidR="00EC31FE">
          <w:rPr>
            <w:rFonts w:ascii="Brill" w:eastAsia="Brill" w:hAnsi="Brill" w:cs="Brill"/>
          </w:rPr>
          <w:t>propelled</w:t>
        </w:r>
      </w:ins>
      <w:del w:id="2007" w:author="Autor">
        <w:r w:rsidRPr="00C66272" w:rsidDel="00EC31FE">
          <w:rPr>
            <w:rFonts w:ascii="Brill" w:eastAsia="Brill" w:hAnsi="Brill" w:cs="Brill"/>
          </w:rPr>
          <w:delText>forced</w:delText>
        </w:r>
      </w:del>
      <w:r w:rsidRPr="00C66272">
        <w:rPr>
          <w:rFonts w:ascii="Brill" w:eastAsia="Brill" w:hAnsi="Brill" w:cs="Brill"/>
        </w:rPr>
        <w:t xml:space="preserve"> political change. </w:t>
      </w:r>
    </w:p>
    <w:p w14:paraId="35077A39" w14:textId="665D0154" w:rsidR="00CB3FC9" w:rsidRPr="00C66272" w:rsidRDefault="00C55FA1">
      <w:pPr>
        <w:tabs>
          <w:tab w:val="left" w:pos="672"/>
          <w:tab w:val="left" w:pos="864"/>
          <w:tab w:val="left" w:pos="1152"/>
        </w:tabs>
        <w:spacing w:line="360" w:lineRule="auto"/>
        <w:jc w:val="both"/>
        <w:rPr>
          <w:rFonts w:ascii="Brill" w:eastAsia="Brill" w:hAnsi="Brill" w:cs="Brill"/>
        </w:rPr>
      </w:pPr>
      <w:r w:rsidRPr="00C66272">
        <w:rPr>
          <w:rFonts w:ascii="Brill" w:eastAsia="Brill" w:hAnsi="Brill" w:cs="Brill"/>
        </w:rPr>
        <w:tab/>
        <w:t xml:space="preserve">Nevertheless, it was not so much empirical studies but </w:t>
      </w:r>
      <w:r w:rsidR="00550E40" w:rsidRPr="00C66272">
        <w:rPr>
          <w:rFonts w:ascii="Brill" w:eastAsia="Brill" w:hAnsi="Brill" w:cs="Brill"/>
        </w:rPr>
        <w:t>a</w:t>
      </w:r>
      <w:r w:rsidRPr="00C66272">
        <w:rPr>
          <w:rFonts w:ascii="Brill" w:eastAsia="Brill" w:hAnsi="Brill" w:cs="Brill"/>
        </w:rPr>
        <w:t xml:space="preserve"> large dockers’ strike in Hamburg in 1896 that triggered new discussion on the housing issue and generated state initiatives (</w:t>
      </w:r>
      <w:r w:rsidRPr="007F7BA6">
        <w:rPr>
          <w:rFonts w:ascii="Brill" w:eastAsia="Brill" w:hAnsi="Brill" w:cs="Brill"/>
        </w:rPr>
        <w:t>Evans, 1990</w:t>
      </w:r>
      <w:r w:rsidRPr="00C66272">
        <w:rPr>
          <w:rFonts w:ascii="Brill" w:eastAsia="Brill" w:hAnsi="Brill" w:cs="Brill"/>
        </w:rPr>
        <w:t>, p.</w:t>
      </w:r>
      <w:del w:id="2008" w:author="Autor">
        <w:r w:rsidRPr="00C66272" w:rsidDel="00EC31FE">
          <w:rPr>
            <w:rFonts w:ascii="Brill" w:eastAsia="Brill" w:hAnsi="Brill" w:cs="Brill"/>
          </w:rPr>
          <w:delText xml:space="preserve"> </w:delText>
        </w:r>
      </w:del>
      <w:r w:rsidRPr="00C66272">
        <w:rPr>
          <w:rFonts w:ascii="Brill" w:eastAsia="Brill" w:hAnsi="Brill" w:cs="Brill"/>
        </w:rPr>
        <w:t xml:space="preserve">643). Discontent about stagnating wages, increasing workloads and a higher cost of living, as well as </w:t>
      </w:r>
      <w:commentRangeStart w:id="2009"/>
      <w:commentRangeStart w:id="2010"/>
      <w:del w:id="2011" w:author="Autor">
        <w:r w:rsidRPr="00C66272" w:rsidDel="00EC31FE">
          <w:rPr>
            <w:rFonts w:ascii="Brill" w:eastAsia="Brill" w:hAnsi="Brill" w:cs="Brill"/>
          </w:rPr>
          <w:delText xml:space="preserve">hindering trade unions by </w:delText>
        </w:r>
      </w:del>
      <w:r w:rsidRPr="00C66272">
        <w:rPr>
          <w:rFonts w:ascii="Brill" w:eastAsia="Brill" w:hAnsi="Brill" w:cs="Brill"/>
        </w:rPr>
        <w:t>limit</w:t>
      </w:r>
      <w:ins w:id="2012" w:author="Autor">
        <w:r w:rsidR="008001D1">
          <w:rPr>
            <w:rFonts w:ascii="Brill" w:eastAsia="Brill" w:hAnsi="Brill" w:cs="Brill"/>
          </w:rPr>
          <w:t>ations on</w:t>
        </w:r>
      </w:ins>
      <w:del w:id="2013" w:author="Autor">
        <w:r w:rsidRPr="00C66272" w:rsidDel="008001D1">
          <w:rPr>
            <w:rFonts w:ascii="Brill" w:eastAsia="Brill" w:hAnsi="Brill" w:cs="Brill"/>
          </w:rPr>
          <w:delText>ing</w:delText>
        </w:r>
      </w:del>
      <w:r w:rsidRPr="00C66272">
        <w:rPr>
          <w:rFonts w:ascii="Brill" w:eastAsia="Brill" w:hAnsi="Brill" w:cs="Brill"/>
        </w:rPr>
        <w:t xml:space="preserve"> </w:t>
      </w:r>
      <w:commentRangeEnd w:id="2009"/>
      <w:r w:rsidR="008001D1">
        <w:rPr>
          <w:rStyle w:val="Odwoaniedokomentarza"/>
          <w:lang w:val="en-AU"/>
        </w:rPr>
        <w:commentReference w:id="2009"/>
      </w:r>
      <w:commentRangeEnd w:id="2010"/>
      <w:r w:rsidR="00BB7F21">
        <w:rPr>
          <w:rStyle w:val="Odwoaniedokomentarza"/>
          <w:lang w:val="en-AU"/>
        </w:rPr>
        <w:commentReference w:id="2010"/>
      </w:r>
      <w:r w:rsidRPr="00C66272">
        <w:rPr>
          <w:rFonts w:ascii="Brill" w:eastAsia="Brill" w:hAnsi="Brill" w:cs="Brill"/>
        </w:rPr>
        <w:t>freedom of association</w:t>
      </w:r>
      <w:ins w:id="2014" w:author="Autor">
        <w:r w:rsidR="00EC31FE">
          <w:rPr>
            <w:rFonts w:ascii="Brill" w:eastAsia="Brill" w:hAnsi="Brill" w:cs="Brill"/>
          </w:rPr>
          <w:t xml:space="preserve"> to hinder trade unions</w:t>
        </w:r>
      </w:ins>
      <w:r w:rsidRPr="00C66272">
        <w:rPr>
          <w:rFonts w:ascii="Brill" w:eastAsia="Brill" w:hAnsi="Brill" w:cs="Brill"/>
        </w:rPr>
        <w:t xml:space="preserve">, gave rise to industrial action, for which the employers initially blamed </w:t>
      </w:r>
      <w:ins w:id="2015" w:author="Autor">
        <w:r w:rsidR="00EC31FE">
          <w:rPr>
            <w:rFonts w:ascii="Brill" w:eastAsia="Brill" w:hAnsi="Brill" w:cs="Brill"/>
          </w:rPr>
          <w:t>“</w:t>
        </w:r>
      </w:ins>
      <w:del w:id="2016" w:author="Autor">
        <w:r w:rsidRPr="00C66272" w:rsidDel="00EC31FE">
          <w:rPr>
            <w:rFonts w:ascii="Brill" w:eastAsia="Brill" w:hAnsi="Brill" w:cs="Brill"/>
          </w:rPr>
          <w:delText>‘</w:delText>
        </w:r>
      </w:del>
      <w:r w:rsidRPr="00C66272">
        <w:rPr>
          <w:rFonts w:ascii="Brill" w:eastAsia="Brill" w:hAnsi="Brill" w:cs="Brill"/>
        </w:rPr>
        <w:t>bad</w:t>
      </w:r>
      <w:ins w:id="2017" w:author="Autor">
        <w:r w:rsidR="00EC31FE">
          <w:rPr>
            <w:rFonts w:ascii="Brill" w:eastAsia="Brill" w:hAnsi="Brill" w:cs="Brill"/>
          </w:rPr>
          <w:t>”</w:t>
        </w:r>
      </w:ins>
      <w:del w:id="2018" w:author="Autor">
        <w:r w:rsidRPr="00C66272" w:rsidDel="00EC31FE">
          <w:rPr>
            <w:rFonts w:ascii="Brill" w:eastAsia="Brill" w:hAnsi="Brill" w:cs="Brill"/>
          </w:rPr>
          <w:delText>’</w:delText>
        </w:r>
      </w:del>
      <w:r w:rsidRPr="00C66272">
        <w:rPr>
          <w:rFonts w:ascii="Brill" w:eastAsia="Brill" w:hAnsi="Brill" w:cs="Brill"/>
        </w:rPr>
        <w:t xml:space="preserve"> English agitators (</w:t>
      </w:r>
      <w:proofErr w:type="spellStart"/>
      <w:r w:rsidRPr="007F7BA6">
        <w:rPr>
          <w:rFonts w:ascii="Brill" w:eastAsia="Brill" w:hAnsi="Brill" w:cs="Brill"/>
        </w:rPr>
        <w:t>Grüttner</w:t>
      </w:r>
      <w:proofErr w:type="spellEnd"/>
      <w:r w:rsidRPr="007F7BA6">
        <w:rPr>
          <w:rFonts w:ascii="Brill" w:eastAsia="Brill" w:hAnsi="Brill" w:cs="Brill"/>
        </w:rPr>
        <w:t>, 1984).</w:t>
      </w:r>
    </w:p>
    <w:p w14:paraId="425214E6" w14:textId="046FA396" w:rsidR="00604C2B" w:rsidRPr="00C66272" w:rsidRDefault="00C55FA1">
      <w:pPr>
        <w:tabs>
          <w:tab w:val="left" w:pos="672"/>
          <w:tab w:val="left" w:pos="864"/>
          <w:tab w:val="left" w:pos="1152"/>
        </w:tabs>
        <w:spacing w:line="360" w:lineRule="auto"/>
        <w:jc w:val="both"/>
        <w:rPr>
          <w:rFonts w:ascii="Brill" w:eastAsia="Brill" w:hAnsi="Brill" w:cs="Brill"/>
        </w:rPr>
      </w:pPr>
      <w:r w:rsidRPr="00C66272">
        <w:rPr>
          <w:rFonts w:ascii="Brill" w:eastAsia="Brill" w:hAnsi="Brill" w:cs="Brill"/>
        </w:rPr>
        <w:tab/>
        <w:t xml:space="preserve">Ferdinand Toennies – one of Germany‘s most renowned sociologists – wrote about the ‘strike’ and the connection between work in the docks and the housing shortage: </w:t>
      </w:r>
    </w:p>
    <w:p w14:paraId="35077A3A" w14:textId="32B6BA80" w:rsidR="00CB3FC9" w:rsidRPr="00C66272" w:rsidRDefault="00C55FA1" w:rsidP="00F62668">
      <w:pPr>
        <w:tabs>
          <w:tab w:val="left" w:pos="672"/>
          <w:tab w:val="left" w:pos="864"/>
          <w:tab w:val="left" w:pos="1152"/>
        </w:tabs>
        <w:spacing w:line="360" w:lineRule="auto"/>
        <w:ind w:left="672"/>
        <w:jc w:val="both"/>
        <w:rPr>
          <w:rFonts w:ascii="Brill" w:eastAsia="Brill" w:hAnsi="Brill" w:cs="Brill"/>
        </w:rPr>
      </w:pPr>
      <w:r w:rsidRPr="00C66272">
        <w:rPr>
          <w:rFonts w:ascii="Brill" w:eastAsia="Brill" w:hAnsi="Brill" w:cs="Brill"/>
        </w:rPr>
        <w:t>The housing shortage of the working class, characteristic for capitalist production processes as such, is easily aggravated in port cities. The availability of jobs, but also the short breaks, overly long working hours and often pressing work, make living locally, to a greater degree than elsewhere, a requirement for the job itself, also because of the competition among work seekers. Dockers and those who want to become dockers lived crow</w:t>
      </w:r>
      <w:r w:rsidR="00366707" w:rsidRPr="00C66272">
        <w:rPr>
          <w:rFonts w:ascii="Brill" w:eastAsia="Brill" w:hAnsi="Brill" w:cs="Brill"/>
        </w:rPr>
        <w:t>d</w:t>
      </w:r>
      <w:r w:rsidRPr="00C66272">
        <w:rPr>
          <w:rFonts w:ascii="Brill" w:eastAsia="Brill" w:hAnsi="Brill" w:cs="Brill"/>
        </w:rPr>
        <w:t>ed together around the job market and the workplace. The result was small apartments, overcrowding of the available space and limitations in the morally needed conveniences – all noticeable outcomes in port cities</w:t>
      </w:r>
      <w:r w:rsidR="00604C2B" w:rsidRPr="00C66272">
        <w:rPr>
          <w:rFonts w:ascii="Brill" w:eastAsia="Brill" w:hAnsi="Brill" w:cs="Brill"/>
        </w:rPr>
        <w:t>.</w:t>
      </w:r>
      <w:r w:rsidRPr="00C66272">
        <w:rPr>
          <w:rFonts w:ascii="Brill" w:eastAsia="Brill" w:hAnsi="Brill" w:cs="Brill"/>
        </w:rPr>
        <w:t xml:space="preserve"> (</w:t>
      </w:r>
      <w:r w:rsidRPr="00163DFE">
        <w:rPr>
          <w:rFonts w:ascii="Brill" w:eastAsia="Brill" w:hAnsi="Brill" w:cs="Brill"/>
        </w:rPr>
        <w:t>Toennies,</w:t>
      </w:r>
      <w:r w:rsidRPr="00F34A6C">
        <w:rPr>
          <w:rFonts w:ascii="Brill" w:eastAsia="Brill" w:hAnsi="Brill" w:cs="Brill"/>
          <w:highlight w:val="green"/>
          <w:rPrChange w:id="2019" w:author="Autor">
            <w:rPr>
              <w:rFonts w:ascii="Brill" w:eastAsia="Brill" w:hAnsi="Brill" w:cs="Brill"/>
            </w:rPr>
          </w:rPrChange>
        </w:rPr>
        <w:t xml:space="preserve"> </w:t>
      </w:r>
      <w:r w:rsidRPr="00163DFE">
        <w:rPr>
          <w:rFonts w:ascii="Brill" w:eastAsia="Brill" w:hAnsi="Brill" w:cs="Brill"/>
        </w:rPr>
        <w:t>1897,</w:t>
      </w:r>
      <w:r w:rsidRPr="00C66272">
        <w:rPr>
          <w:rFonts w:ascii="Brill" w:eastAsia="Brill" w:hAnsi="Brill" w:cs="Brill"/>
        </w:rPr>
        <w:t xml:space="preserve"> p.</w:t>
      </w:r>
      <w:del w:id="2020" w:author="Autor">
        <w:r w:rsidRPr="00C66272" w:rsidDel="008001D1">
          <w:rPr>
            <w:rFonts w:ascii="Brill" w:eastAsia="Brill" w:hAnsi="Brill" w:cs="Brill"/>
          </w:rPr>
          <w:delText xml:space="preserve"> </w:delText>
        </w:r>
      </w:del>
      <w:r w:rsidRPr="00C66272">
        <w:rPr>
          <w:rFonts w:ascii="Brill" w:eastAsia="Brill" w:hAnsi="Brill" w:cs="Brill"/>
        </w:rPr>
        <w:t>179).</w:t>
      </w:r>
    </w:p>
    <w:p w14:paraId="35077A3B" w14:textId="77777777" w:rsidR="00CB3FC9" w:rsidRPr="00C66272" w:rsidRDefault="00C55FA1">
      <w:pPr>
        <w:tabs>
          <w:tab w:val="left" w:pos="672"/>
          <w:tab w:val="left" w:pos="864"/>
          <w:tab w:val="left" w:pos="1152"/>
        </w:tabs>
        <w:spacing w:line="360" w:lineRule="auto"/>
        <w:jc w:val="both"/>
        <w:rPr>
          <w:rFonts w:ascii="Brill" w:eastAsia="Brill" w:hAnsi="Brill" w:cs="Brill"/>
        </w:rPr>
      </w:pPr>
      <w:r w:rsidRPr="00C66272">
        <w:rPr>
          <w:rFonts w:ascii="Brill" w:eastAsia="Brill" w:hAnsi="Brill" w:cs="Brill"/>
        </w:rPr>
        <w:tab/>
        <w:t xml:space="preserve">Instability, excessively long working hours and night shifts as well as the ‘dreadful state of affairs at the payment of wages’ in pubs marked the situation of dockworkers. Robert Koch declared that he forgot that he was in Europe when he saw the living and housing conditions in Hamburg’s overcrowded </w:t>
      </w:r>
      <w:proofErr w:type="spellStart"/>
      <w:r w:rsidRPr="00C66272">
        <w:rPr>
          <w:rFonts w:ascii="Brill" w:eastAsia="Brill" w:hAnsi="Brill" w:cs="Brill"/>
        </w:rPr>
        <w:t>Gängeviertel</w:t>
      </w:r>
      <w:proofErr w:type="spellEnd"/>
      <w:r w:rsidRPr="00C66272">
        <w:rPr>
          <w:rFonts w:ascii="Brill" w:eastAsia="Brill" w:hAnsi="Brill" w:cs="Brill"/>
        </w:rPr>
        <w:t>, the densely built-up neighbourhood without self-</w:t>
      </w:r>
      <w:r w:rsidRPr="00C66272">
        <w:rPr>
          <w:rFonts w:ascii="Brill" w:eastAsia="Brill" w:hAnsi="Brill" w:cs="Brill"/>
        </w:rPr>
        <w:lastRenderedPageBreak/>
        <w:t xml:space="preserve">contained family apartments. The work of the ‘redevelopment commission’ supported the initiation of renewal in three areas. Against this backdrop, the only significant redevelopment project in Germany before the First World War began in 1900. </w:t>
      </w:r>
    </w:p>
    <w:p w14:paraId="35077A3C" w14:textId="6D2CE150" w:rsidR="00CB3FC9" w:rsidRPr="00C66272" w:rsidRDefault="00C55FA1">
      <w:pPr>
        <w:tabs>
          <w:tab w:val="left" w:pos="672"/>
          <w:tab w:val="left" w:pos="864"/>
          <w:tab w:val="left" w:pos="1152"/>
        </w:tabs>
        <w:spacing w:line="360" w:lineRule="auto"/>
        <w:jc w:val="both"/>
        <w:rPr>
          <w:rFonts w:ascii="Brill" w:eastAsia="Brill" w:hAnsi="Brill" w:cs="Brill"/>
        </w:rPr>
      </w:pPr>
      <w:r w:rsidRPr="00C66272">
        <w:rPr>
          <w:rFonts w:ascii="Brill" w:eastAsia="Brill" w:hAnsi="Brill" w:cs="Brill"/>
        </w:rPr>
        <w:tab/>
        <w:t xml:space="preserve">However, the </w:t>
      </w:r>
      <w:r w:rsidR="009400EC" w:rsidRPr="00C66272">
        <w:rPr>
          <w:rFonts w:ascii="Brill" w:eastAsia="Brill" w:hAnsi="Brill" w:cs="Brill"/>
        </w:rPr>
        <w:t xml:space="preserve">small </w:t>
      </w:r>
      <w:r w:rsidRPr="00C66272">
        <w:rPr>
          <w:rFonts w:ascii="Brill" w:eastAsia="Brill" w:hAnsi="Brill" w:cs="Brill"/>
        </w:rPr>
        <w:t>newly built</w:t>
      </w:r>
      <w:r w:rsidR="009400EC" w:rsidRPr="00C66272">
        <w:rPr>
          <w:rFonts w:ascii="Brill" w:eastAsia="Brill" w:hAnsi="Brill" w:cs="Brill"/>
        </w:rPr>
        <w:t xml:space="preserve"> and </w:t>
      </w:r>
      <w:r w:rsidRPr="00C66272">
        <w:rPr>
          <w:rFonts w:ascii="Brill" w:eastAsia="Brill" w:hAnsi="Brill" w:cs="Brill"/>
        </w:rPr>
        <w:t>well-equipped apartments were too expensive for dockworkers with irregular jobs. Many of them had lived in the area for years and wanted to stay in their familiar neighbourhood near the harbour. The displacement of the ‘plebs’ and ‘problem groups’ from the harbour district was a welcome side effect of the redevelopment. This ‘moderni</w:t>
      </w:r>
      <w:ins w:id="2021" w:author="Autor">
        <w:r w:rsidR="00864F5B">
          <w:rPr>
            <w:rFonts w:ascii="Brill" w:eastAsia="Brill" w:hAnsi="Brill" w:cs="Brill"/>
          </w:rPr>
          <w:t>z</w:t>
        </w:r>
      </w:ins>
      <w:del w:id="2022" w:author="Autor">
        <w:r w:rsidRPr="00C66272" w:rsidDel="00864F5B">
          <w:rPr>
            <w:rFonts w:ascii="Brill" w:eastAsia="Brill" w:hAnsi="Brill" w:cs="Brill"/>
          </w:rPr>
          <w:delText>s</w:delText>
        </w:r>
      </w:del>
      <w:r w:rsidRPr="00C66272">
        <w:rPr>
          <w:rFonts w:ascii="Brill" w:eastAsia="Brill" w:hAnsi="Brill" w:cs="Brill"/>
        </w:rPr>
        <w:t xml:space="preserve">ation’ of the dockworkers’ housing and living conditions meant that they had to pay higher rents or move to residential areas with lower rents far away from the harbour. A wave of displacement </w:t>
      </w:r>
      <w:r w:rsidR="00216517" w:rsidRPr="00C66272">
        <w:rPr>
          <w:rFonts w:ascii="Brill" w:eastAsia="Brill" w:hAnsi="Brill" w:cs="Brill"/>
        </w:rPr>
        <w:t xml:space="preserve">from low-rent apartments near the harbour </w:t>
      </w:r>
      <w:r w:rsidRPr="00C66272">
        <w:rPr>
          <w:rFonts w:ascii="Brill" w:eastAsia="Brill" w:hAnsi="Brill" w:cs="Brill"/>
        </w:rPr>
        <w:t xml:space="preserve">– we would now call </w:t>
      </w:r>
      <w:r w:rsidR="00216517" w:rsidRPr="00C66272">
        <w:rPr>
          <w:rFonts w:ascii="Brill" w:eastAsia="Brill" w:hAnsi="Brill" w:cs="Brill"/>
        </w:rPr>
        <w:t>this</w:t>
      </w:r>
      <w:r w:rsidRPr="00C66272">
        <w:rPr>
          <w:rFonts w:ascii="Brill" w:eastAsia="Brill" w:hAnsi="Brill" w:cs="Brill"/>
        </w:rPr>
        <w:t xml:space="preserve"> gentrification –</w:t>
      </w:r>
      <w:r w:rsidR="00216517" w:rsidRPr="00C66272">
        <w:rPr>
          <w:rFonts w:ascii="Brill" w:eastAsia="Brill" w:hAnsi="Brill" w:cs="Brill"/>
        </w:rPr>
        <w:t xml:space="preserve"> </w:t>
      </w:r>
      <w:r w:rsidRPr="00C66272">
        <w:rPr>
          <w:rFonts w:ascii="Brill" w:eastAsia="Brill" w:hAnsi="Brill" w:cs="Brill"/>
        </w:rPr>
        <w:t xml:space="preserve">followed promptly. The demand of the port industry to build ‘housing in close proximity to the places of work’, that is the harbour, reinforced a concentration in already cramped neighbourhoods on the northern edge of the harbour. Mostly in the neighbourhoods bordering the harbour, the housing problem of dockers and sailors became apparent. </w:t>
      </w:r>
    </w:p>
    <w:p w14:paraId="35077A3D" w14:textId="28F52B9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many seaport cities, different working and living environments, lifestyles</w:t>
      </w:r>
      <w:r w:rsidR="00487DF0" w:rsidRPr="00C66272">
        <w:rPr>
          <w:rFonts w:ascii="Brill" w:eastAsia="Brill" w:hAnsi="Brill" w:cs="Brill"/>
        </w:rPr>
        <w:t>,</w:t>
      </w:r>
      <w:r w:rsidRPr="00C66272">
        <w:rPr>
          <w:rFonts w:ascii="Brill" w:eastAsia="Brill" w:hAnsi="Brill" w:cs="Brill"/>
        </w:rPr>
        <w:t xml:space="preserve"> and cultures coexisted side by side. </w:t>
      </w:r>
      <w:r w:rsidR="00487DF0" w:rsidRPr="00C66272">
        <w:rPr>
          <w:rFonts w:ascii="Brill" w:eastAsia="Brill" w:hAnsi="Brill" w:cs="Brill"/>
        </w:rPr>
        <w:t>The proximity</w:t>
      </w:r>
      <w:r w:rsidRPr="00C66272">
        <w:rPr>
          <w:rFonts w:ascii="Brill" w:eastAsia="Brill" w:hAnsi="Brill" w:cs="Brill"/>
        </w:rPr>
        <w:t xml:space="preserve"> of the unfamiliar and exotic around the harbour attracted many people. The harbour and the waterfront were not separated from the </w:t>
      </w:r>
      <w:r w:rsidR="00241DA3" w:rsidRPr="00C66272">
        <w:rPr>
          <w:rFonts w:ascii="Brill" w:eastAsia="Brill" w:hAnsi="Brill" w:cs="Brill"/>
        </w:rPr>
        <w:t>city but</w:t>
      </w:r>
      <w:r w:rsidRPr="00C66272">
        <w:rPr>
          <w:rFonts w:ascii="Brill" w:eastAsia="Brill" w:hAnsi="Brill" w:cs="Brill"/>
        </w:rPr>
        <w:t xml:space="preserve"> were public spaces and places for exchange. People living in port cities were </w:t>
      </w:r>
      <w:r w:rsidR="00241DA3" w:rsidRPr="00C66272">
        <w:rPr>
          <w:rFonts w:ascii="Brill" w:eastAsia="Brill" w:hAnsi="Brill" w:cs="Brill"/>
        </w:rPr>
        <w:t>became</w:t>
      </w:r>
      <w:r w:rsidRPr="00C66272">
        <w:rPr>
          <w:rFonts w:ascii="Brill" w:eastAsia="Brill" w:hAnsi="Brill" w:cs="Brill"/>
        </w:rPr>
        <w:t xml:space="preserve"> openly accustomed to dealing with unfamiliarity and otherness, while the phenomenon of the </w:t>
      </w:r>
      <w:commentRangeStart w:id="2023"/>
      <w:commentRangeStart w:id="2024"/>
      <w:r w:rsidRPr="00C66272">
        <w:rPr>
          <w:rFonts w:ascii="Brill" w:eastAsia="Brill" w:hAnsi="Brill" w:cs="Brill"/>
        </w:rPr>
        <w:t xml:space="preserve">‘alien’ for people living inland seemed </w:t>
      </w:r>
      <w:ins w:id="2025" w:author="Autor">
        <w:r w:rsidR="00BB7F21">
          <w:rPr>
            <w:rFonts w:ascii="Brill" w:eastAsia="Brill" w:hAnsi="Brill" w:cs="Brill"/>
          </w:rPr>
          <w:t>‘</w:t>
        </w:r>
      </w:ins>
      <w:r w:rsidRPr="00C66272">
        <w:rPr>
          <w:rFonts w:ascii="Brill" w:eastAsia="Brill" w:hAnsi="Brill" w:cs="Brill"/>
        </w:rPr>
        <w:t>anomalous’, exotic</w:t>
      </w:r>
      <w:r w:rsidR="00C14635" w:rsidRPr="00C66272">
        <w:rPr>
          <w:rFonts w:ascii="Brill" w:eastAsia="Brill" w:hAnsi="Brill" w:cs="Brill"/>
        </w:rPr>
        <w:t>,</w:t>
      </w:r>
      <w:r w:rsidRPr="00C66272">
        <w:rPr>
          <w:rFonts w:ascii="Brill" w:eastAsia="Brill" w:hAnsi="Brill" w:cs="Brill"/>
        </w:rPr>
        <w:t xml:space="preserve"> and sometimes threating</w:t>
      </w:r>
      <w:commentRangeEnd w:id="2023"/>
      <w:r w:rsidR="005C0B89">
        <w:rPr>
          <w:rStyle w:val="Odwoaniedokomentarza"/>
          <w:lang w:val="en-AU"/>
        </w:rPr>
        <w:commentReference w:id="2023"/>
      </w:r>
      <w:commentRangeEnd w:id="2024"/>
      <w:r w:rsidR="00BB7F21">
        <w:rPr>
          <w:rStyle w:val="Odwoaniedokomentarza"/>
          <w:lang w:val="en-AU"/>
        </w:rPr>
        <w:commentReference w:id="2024"/>
      </w:r>
      <w:r w:rsidRPr="00C66272">
        <w:rPr>
          <w:rFonts w:ascii="Brill" w:eastAsia="Brill" w:hAnsi="Brill" w:cs="Brill"/>
        </w:rPr>
        <w:t xml:space="preserve"> (</w:t>
      </w:r>
      <w:r w:rsidRPr="00F2658E">
        <w:rPr>
          <w:rFonts w:ascii="Brill" w:eastAsia="Brill" w:hAnsi="Brill" w:cs="Brill"/>
        </w:rPr>
        <w:t>Kokot, 2002</w:t>
      </w:r>
      <w:del w:id="2026" w:author="Autor">
        <w:r w:rsidRPr="00C66272" w:rsidDel="00BB7F21">
          <w:rPr>
            <w:rFonts w:ascii="Brill" w:eastAsia="Brill" w:hAnsi="Brill" w:cs="Brill"/>
          </w:rPr>
          <w:delText>, p. 95</w:delText>
        </w:r>
      </w:del>
      <w:r w:rsidRPr="00C66272">
        <w:rPr>
          <w:rFonts w:ascii="Brill" w:eastAsia="Brill" w:hAnsi="Brill" w:cs="Brill"/>
        </w:rPr>
        <w:t>). This in turn implied initial problems of assimilation, discrimination</w:t>
      </w:r>
      <w:r w:rsidR="00C14635" w:rsidRPr="00C66272">
        <w:rPr>
          <w:rFonts w:ascii="Brill" w:eastAsia="Brill" w:hAnsi="Brill" w:cs="Brill"/>
        </w:rPr>
        <w:t>,</w:t>
      </w:r>
      <w:r w:rsidRPr="00C66272">
        <w:rPr>
          <w:rFonts w:ascii="Brill" w:eastAsia="Brill" w:hAnsi="Brill" w:cs="Brill"/>
        </w:rPr>
        <w:t xml:space="preserve"> and </w:t>
      </w:r>
      <w:r w:rsidR="00C14635" w:rsidRPr="00C66272">
        <w:rPr>
          <w:rFonts w:ascii="Brill" w:eastAsia="Brill" w:hAnsi="Brill" w:cs="Brill"/>
        </w:rPr>
        <w:t xml:space="preserve">the </w:t>
      </w:r>
      <w:r w:rsidRPr="00C66272">
        <w:rPr>
          <w:rFonts w:ascii="Brill" w:eastAsia="Brill" w:hAnsi="Brill" w:cs="Brill"/>
        </w:rPr>
        <w:t xml:space="preserve">criminalisation of </w:t>
      </w:r>
      <w:ins w:id="2027" w:author="Autor">
        <w:r w:rsidR="005C0B89">
          <w:rPr>
            <w:rFonts w:ascii="Brill" w:eastAsia="Brill" w:hAnsi="Brill" w:cs="Brill"/>
          </w:rPr>
          <w:t>“</w:t>
        </w:r>
      </w:ins>
      <w:del w:id="2028" w:author="Autor">
        <w:r w:rsidRPr="00C66272" w:rsidDel="005C0B89">
          <w:rPr>
            <w:rFonts w:ascii="Brill" w:eastAsia="Brill" w:hAnsi="Brill" w:cs="Brill"/>
          </w:rPr>
          <w:delText>‘</w:delText>
        </w:r>
      </w:del>
      <w:r w:rsidRPr="00C66272">
        <w:rPr>
          <w:rFonts w:ascii="Brill" w:eastAsia="Brill" w:hAnsi="Brill" w:cs="Brill"/>
        </w:rPr>
        <w:t>foreigners</w:t>
      </w:r>
      <w:ins w:id="2029" w:author="Autor">
        <w:r w:rsidR="005C0B89">
          <w:rPr>
            <w:rFonts w:ascii="Brill" w:eastAsia="Brill" w:hAnsi="Brill" w:cs="Brill"/>
          </w:rPr>
          <w:t>.”</w:t>
        </w:r>
      </w:ins>
      <w:del w:id="2030" w:author="Autor">
        <w:r w:rsidRPr="00C66272" w:rsidDel="005C0B89">
          <w:rPr>
            <w:rFonts w:ascii="Brill" w:eastAsia="Brill" w:hAnsi="Brill" w:cs="Brill"/>
          </w:rPr>
          <w:delText>’.</w:delText>
        </w:r>
      </w:del>
      <w:r w:rsidRPr="00C66272">
        <w:rPr>
          <w:rFonts w:ascii="Brill" w:eastAsia="Brill" w:hAnsi="Brill" w:cs="Brill"/>
        </w:rPr>
        <w:t xml:space="preserve"> </w:t>
      </w:r>
    </w:p>
    <w:p w14:paraId="35077A3E" w14:textId="7AC7BCA4" w:rsidR="00CB3FC9" w:rsidRPr="00C66272" w:rsidRDefault="005C0B89">
      <w:pPr>
        <w:spacing w:line="360" w:lineRule="auto"/>
        <w:ind w:firstLine="720"/>
        <w:jc w:val="both"/>
        <w:rPr>
          <w:rFonts w:ascii="Brill" w:eastAsia="Brill" w:hAnsi="Brill" w:cs="Brill"/>
        </w:rPr>
      </w:pPr>
      <w:ins w:id="2031" w:author="Autor">
        <w:r>
          <w:rPr>
            <w:rFonts w:ascii="Brill" w:eastAsia="Brill" w:hAnsi="Brill" w:cs="Brill"/>
          </w:rPr>
          <w:t>“</w:t>
        </w:r>
      </w:ins>
      <w:del w:id="2032" w:author="Autor">
        <w:r w:rsidR="00C55FA1" w:rsidRPr="00C66272" w:rsidDel="005C0B89">
          <w:rPr>
            <w:rFonts w:ascii="Brill" w:eastAsia="Brill" w:hAnsi="Brill" w:cs="Brill"/>
          </w:rPr>
          <w:delText>‘</w:delText>
        </w:r>
      </w:del>
      <w:r w:rsidR="00C55FA1" w:rsidRPr="00C66272">
        <w:rPr>
          <w:rFonts w:ascii="Brill" w:eastAsia="Brill" w:hAnsi="Brill" w:cs="Brill"/>
        </w:rPr>
        <w:t>Special</w:t>
      </w:r>
      <w:ins w:id="2033" w:author="Autor">
        <w:r>
          <w:rPr>
            <w:rFonts w:ascii="Brill" w:eastAsia="Brill" w:hAnsi="Brill" w:cs="Brill"/>
          </w:rPr>
          <w:t>”</w:t>
        </w:r>
      </w:ins>
      <w:del w:id="2034" w:author="Autor">
        <w:r w:rsidR="00C55FA1" w:rsidRPr="00C66272" w:rsidDel="005C0B89">
          <w:rPr>
            <w:rFonts w:ascii="Brill" w:eastAsia="Brill" w:hAnsi="Brill" w:cs="Brill"/>
          </w:rPr>
          <w:delText>’</w:delText>
        </w:r>
      </w:del>
      <w:r w:rsidR="00C55FA1" w:rsidRPr="00C66272">
        <w:rPr>
          <w:rFonts w:ascii="Brill" w:eastAsia="Brill" w:hAnsi="Brill" w:cs="Brill"/>
        </w:rPr>
        <w:t xml:space="preserve"> districts near the harbour (‘sailor towns’) formed integral parts of the port infrastructure (</w:t>
      </w:r>
      <w:r w:rsidR="00C55FA1" w:rsidRPr="006B4598">
        <w:rPr>
          <w:rFonts w:ascii="Brill" w:eastAsia="Brill" w:hAnsi="Brill" w:cs="Brill"/>
        </w:rPr>
        <w:t>Rudolph</w:t>
      </w:r>
      <w:ins w:id="2035" w:author="Autor">
        <w:r w:rsidRPr="006B4598">
          <w:rPr>
            <w:rFonts w:ascii="Brill" w:eastAsia="Brill" w:hAnsi="Brill" w:cs="Brill"/>
          </w:rPr>
          <w:t>,</w:t>
        </w:r>
      </w:ins>
      <w:r w:rsidR="00C55FA1" w:rsidRPr="006B4598">
        <w:rPr>
          <w:rFonts w:ascii="Brill" w:eastAsia="Brill" w:hAnsi="Brill" w:cs="Brill"/>
        </w:rPr>
        <w:t xml:space="preserve"> 19</w:t>
      </w:r>
      <w:r w:rsidR="00C55FA1" w:rsidRPr="00C66272">
        <w:rPr>
          <w:rFonts w:ascii="Brill" w:eastAsia="Brill" w:hAnsi="Brill" w:cs="Brill"/>
        </w:rPr>
        <w:t xml:space="preserve">79). With an international </w:t>
      </w:r>
      <w:ins w:id="2036" w:author="Autor">
        <w:r>
          <w:rPr>
            <w:rFonts w:ascii="Brill" w:eastAsia="Brill" w:hAnsi="Brill" w:cs="Brill"/>
          </w:rPr>
          <w:t>makeup</w:t>
        </w:r>
      </w:ins>
      <w:del w:id="2037" w:author="Autor">
        <w:r w:rsidR="00C55FA1" w:rsidRPr="00C66272" w:rsidDel="005C0B89">
          <w:rPr>
            <w:rFonts w:ascii="Brill" w:eastAsia="Brill" w:hAnsi="Brill" w:cs="Brill"/>
          </w:rPr>
          <w:delText>focus</w:delText>
        </w:r>
      </w:del>
      <w:r w:rsidR="00C55FA1" w:rsidRPr="00C66272">
        <w:rPr>
          <w:rFonts w:ascii="Brill" w:eastAsia="Brill" w:hAnsi="Brill" w:cs="Brill"/>
        </w:rPr>
        <w:t>, they formed conglomerates of myriad functions and services, comprising shops for clothes, drink</w:t>
      </w:r>
      <w:r w:rsidR="00C914C3" w:rsidRPr="00C66272">
        <w:rPr>
          <w:rFonts w:ascii="Brill" w:eastAsia="Brill" w:hAnsi="Brill" w:cs="Brill"/>
        </w:rPr>
        <w:t>,</w:t>
      </w:r>
      <w:r w:rsidR="00C55FA1" w:rsidRPr="00C66272">
        <w:rPr>
          <w:rFonts w:ascii="Brill" w:eastAsia="Brill" w:hAnsi="Brill" w:cs="Brill"/>
        </w:rPr>
        <w:t xml:space="preserve"> tobacco, </w:t>
      </w:r>
      <w:r w:rsidR="00C914C3" w:rsidRPr="00C66272">
        <w:rPr>
          <w:rFonts w:ascii="Brill" w:eastAsia="Brill" w:hAnsi="Brill" w:cs="Brill"/>
        </w:rPr>
        <w:t xml:space="preserve">and </w:t>
      </w:r>
      <w:r w:rsidR="00C55FA1" w:rsidRPr="00C66272">
        <w:rPr>
          <w:rFonts w:ascii="Brill" w:eastAsia="Brill" w:hAnsi="Brill" w:cs="Brill"/>
        </w:rPr>
        <w:t xml:space="preserve">souvenirs </w:t>
      </w:r>
      <w:r w:rsidR="00C914C3" w:rsidRPr="00C66272">
        <w:rPr>
          <w:rFonts w:ascii="Brill" w:eastAsia="Brill" w:hAnsi="Brill" w:cs="Brill"/>
        </w:rPr>
        <w:t>but also</w:t>
      </w:r>
      <w:r w:rsidR="00C55FA1" w:rsidRPr="00C66272">
        <w:rPr>
          <w:rFonts w:ascii="Brill" w:eastAsia="Brill" w:hAnsi="Brill" w:cs="Brill"/>
        </w:rPr>
        <w:t xml:space="preserve"> seamen’s churches, lodgings, pubs, tattoo parlours, dancehalls</w:t>
      </w:r>
      <w:r w:rsidR="00C914C3" w:rsidRPr="00C66272">
        <w:rPr>
          <w:rFonts w:ascii="Brill" w:eastAsia="Brill" w:hAnsi="Brill" w:cs="Brill"/>
        </w:rPr>
        <w:t>,</w:t>
      </w:r>
      <w:r w:rsidR="00C55FA1" w:rsidRPr="00C66272">
        <w:rPr>
          <w:rFonts w:ascii="Brill" w:eastAsia="Brill" w:hAnsi="Brill" w:cs="Brill"/>
        </w:rPr>
        <w:t xml:space="preserve"> and brothels. Jew</w:t>
      </w:r>
      <w:r w:rsidR="0060287F" w:rsidRPr="00C66272">
        <w:rPr>
          <w:rFonts w:ascii="Brill" w:eastAsia="Brill" w:hAnsi="Brill" w:cs="Brill"/>
        </w:rPr>
        <w:t>s</w:t>
      </w:r>
      <w:r w:rsidR="00C55FA1" w:rsidRPr="00C66272">
        <w:rPr>
          <w:rFonts w:ascii="Brill" w:eastAsia="Brill" w:hAnsi="Brill" w:cs="Brill"/>
        </w:rPr>
        <w:t>, Chinese</w:t>
      </w:r>
      <w:r w:rsidR="0060287F" w:rsidRPr="00C66272">
        <w:rPr>
          <w:rFonts w:ascii="Brill" w:eastAsia="Brill" w:hAnsi="Brill" w:cs="Brill"/>
        </w:rPr>
        <w:t xml:space="preserve"> </w:t>
      </w:r>
      <w:r w:rsidR="00C55FA1" w:rsidRPr="00C66272">
        <w:rPr>
          <w:rFonts w:ascii="Brill" w:eastAsia="Brill" w:hAnsi="Brill" w:cs="Brill"/>
        </w:rPr>
        <w:t>people</w:t>
      </w:r>
      <w:ins w:id="2038" w:author="Autor">
        <w:r>
          <w:rPr>
            <w:rFonts w:ascii="Brill" w:eastAsia="Brill" w:hAnsi="Brill" w:cs="Brill"/>
          </w:rPr>
          <w:t>,</w:t>
        </w:r>
      </w:ins>
      <w:r w:rsidR="00C55FA1" w:rsidRPr="00C66272">
        <w:rPr>
          <w:rFonts w:ascii="Brill" w:eastAsia="Brill" w:hAnsi="Brill" w:cs="Brill"/>
        </w:rPr>
        <w:t xml:space="preserve"> </w:t>
      </w:r>
      <w:r w:rsidR="0060287F" w:rsidRPr="00C66272">
        <w:rPr>
          <w:rFonts w:ascii="Brill" w:eastAsia="Brill" w:hAnsi="Brill" w:cs="Brill"/>
        </w:rPr>
        <w:t xml:space="preserve">and </w:t>
      </w:r>
      <w:r w:rsidR="007728D6" w:rsidRPr="00C66272">
        <w:rPr>
          <w:rFonts w:ascii="Brill" w:eastAsia="Brill" w:hAnsi="Brill" w:cs="Brill"/>
        </w:rPr>
        <w:t xml:space="preserve">many </w:t>
      </w:r>
      <w:r w:rsidR="00C55FA1" w:rsidRPr="00C66272">
        <w:rPr>
          <w:rFonts w:ascii="Brill" w:eastAsia="Brill" w:hAnsi="Brill" w:cs="Brill"/>
        </w:rPr>
        <w:t xml:space="preserve">other ethnicities and cultures with their </w:t>
      </w:r>
      <w:r w:rsidR="007728D6" w:rsidRPr="00C66272">
        <w:rPr>
          <w:rFonts w:ascii="Brill" w:eastAsia="Brill" w:hAnsi="Brill" w:cs="Brill"/>
        </w:rPr>
        <w:t>varied</w:t>
      </w:r>
      <w:r w:rsidR="00C55FA1" w:rsidRPr="00C66272">
        <w:rPr>
          <w:rFonts w:ascii="Brill" w:eastAsia="Brill" w:hAnsi="Brill" w:cs="Brill"/>
        </w:rPr>
        <w:t xml:space="preserve"> habits of living, eating</w:t>
      </w:r>
      <w:r w:rsidR="007728D6" w:rsidRPr="00C66272">
        <w:rPr>
          <w:rFonts w:ascii="Brill" w:eastAsia="Brill" w:hAnsi="Brill" w:cs="Brill"/>
        </w:rPr>
        <w:t>,</w:t>
      </w:r>
      <w:r w:rsidR="00C55FA1" w:rsidRPr="00C66272">
        <w:rPr>
          <w:rFonts w:ascii="Brill" w:eastAsia="Brill" w:hAnsi="Brill" w:cs="Brill"/>
        </w:rPr>
        <w:t xml:space="preserve"> and working were present in seaport cities, while inland they were gawked at for being </w:t>
      </w:r>
      <w:ins w:id="2039" w:author="Autor">
        <w:r>
          <w:rPr>
            <w:rFonts w:ascii="Brill" w:eastAsia="Brill" w:hAnsi="Brill" w:cs="Brill"/>
          </w:rPr>
          <w:t>“</w:t>
        </w:r>
      </w:ins>
      <w:del w:id="2040" w:author="Autor">
        <w:r w:rsidR="00C55FA1" w:rsidRPr="00C66272" w:rsidDel="005C0B89">
          <w:rPr>
            <w:rFonts w:ascii="Brill" w:eastAsia="Brill" w:hAnsi="Brill" w:cs="Brill"/>
          </w:rPr>
          <w:delText>‘</w:delText>
        </w:r>
      </w:del>
      <w:r w:rsidR="00C55FA1" w:rsidRPr="00C66272">
        <w:rPr>
          <w:rFonts w:ascii="Brill" w:eastAsia="Brill" w:hAnsi="Brill" w:cs="Brill"/>
        </w:rPr>
        <w:t>exotic</w:t>
      </w:r>
      <w:ins w:id="2041" w:author="Autor">
        <w:r>
          <w:rPr>
            <w:rFonts w:ascii="Brill" w:eastAsia="Brill" w:hAnsi="Brill" w:cs="Brill"/>
          </w:rPr>
          <w:t>”</w:t>
        </w:r>
      </w:ins>
      <w:del w:id="2042" w:author="Autor">
        <w:r w:rsidR="00C55FA1" w:rsidRPr="00C66272" w:rsidDel="005C0B89">
          <w:rPr>
            <w:rFonts w:ascii="Brill" w:eastAsia="Brill" w:hAnsi="Brill" w:cs="Brill"/>
          </w:rPr>
          <w:delText>’</w:delText>
        </w:r>
      </w:del>
      <w:r w:rsidR="00C55FA1" w:rsidRPr="00C66272">
        <w:rPr>
          <w:rFonts w:ascii="Brill" w:eastAsia="Brill" w:hAnsi="Brill" w:cs="Brill"/>
        </w:rPr>
        <w:t xml:space="preserve"> </w:t>
      </w:r>
      <w:r w:rsidR="00C55FA1" w:rsidRPr="00F2658E">
        <w:rPr>
          <w:rFonts w:ascii="Brill" w:eastAsia="Brill" w:hAnsi="Brill" w:cs="Brill"/>
        </w:rPr>
        <w:t>(Miller, 2012</w:t>
      </w:r>
      <w:r w:rsidR="00C55FA1" w:rsidRPr="00C66272">
        <w:rPr>
          <w:rFonts w:ascii="Brill" w:eastAsia="Brill" w:hAnsi="Brill" w:cs="Brill"/>
        </w:rPr>
        <w:t>). Harbour districts were considered ‘dangerous’ and often had a reputation of being unsafe and ‘immoral’, while providing ‘stepping</w:t>
      </w:r>
      <w:r w:rsidR="009233F2" w:rsidRPr="00C66272">
        <w:rPr>
          <w:rFonts w:ascii="Brill" w:eastAsia="Brill" w:hAnsi="Brill" w:cs="Brill"/>
        </w:rPr>
        <w:t xml:space="preserve"> </w:t>
      </w:r>
      <w:r w:rsidR="00C55FA1" w:rsidRPr="00C66272">
        <w:rPr>
          <w:rFonts w:ascii="Brill" w:eastAsia="Brill" w:hAnsi="Brill" w:cs="Brill"/>
        </w:rPr>
        <w:t xml:space="preserve">stones’ for newcomers, opening up opportunities for processes of informal appropriation and the establishment of </w:t>
      </w:r>
      <w:r w:rsidR="00C55FA1" w:rsidRPr="00C66272">
        <w:rPr>
          <w:rFonts w:ascii="Brill" w:eastAsia="Brill" w:hAnsi="Brill" w:cs="Brill"/>
        </w:rPr>
        <w:lastRenderedPageBreak/>
        <w:t xml:space="preserve">ethnic economies. The bustle on the periphery of the harbour, with thousands of dockers and shipyard workers, seamen and traders, became a tourist attraction. </w:t>
      </w:r>
    </w:p>
    <w:p w14:paraId="35077A3F" w14:textId="71E64DC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These neighbourhoods near the harbour are a special feature within the urban fabric of seaport cities: intermediate spaces and zones for exchange and transition to civic normality, diasporas</w:t>
      </w:r>
      <w:ins w:id="2043" w:author="Autor">
        <w:r w:rsidR="005C0B89">
          <w:rPr>
            <w:rFonts w:ascii="Brill" w:eastAsia="Brill" w:hAnsi="Brill" w:cs="Brill"/>
          </w:rPr>
          <w:t>,</w:t>
        </w:r>
      </w:ins>
      <w:r w:rsidRPr="00C66272">
        <w:rPr>
          <w:rFonts w:ascii="Brill" w:eastAsia="Brill" w:hAnsi="Brill" w:cs="Brill"/>
          <w:vertAlign w:val="superscript"/>
        </w:rPr>
        <w:footnoteReference w:id="17"/>
      </w:r>
      <w:ins w:id="2048" w:author="Autor">
        <w:r w:rsidR="005C0B89">
          <w:rPr>
            <w:rFonts w:ascii="Brill" w:eastAsia="Brill" w:hAnsi="Brill" w:cs="Brill"/>
          </w:rPr>
          <w:t xml:space="preserve"> and</w:t>
        </w:r>
      </w:ins>
      <w:del w:id="2049" w:author="Autor">
        <w:r w:rsidRPr="00C66272" w:rsidDel="005C0B89">
          <w:rPr>
            <w:rFonts w:ascii="Brill" w:eastAsia="Brill" w:hAnsi="Brill" w:cs="Brill"/>
          </w:rPr>
          <w:delText>,</w:delText>
        </w:r>
      </w:del>
      <w:r w:rsidRPr="00C66272">
        <w:rPr>
          <w:rFonts w:ascii="Brill" w:eastAsia="Brill" w:hAnsi="Brill" w:cs="Brill"/>
        </w:rPr>
        <w:t xml:space="preserve"> otherness with special (sub) cultures and social networks: “Globalisation is making the world noticeably ‘smaller</w:t>
      </w:r>
      <w:ins w:id="2050" w:author="Autor">
        <w:r w:rsidR="005C0B89">
          <w:rPr>
            <w:rFonts w:ascii="Brill" w:eastAsia="Brill" w:hAnsi="Brill" w:cs="Brill"/>
          </w:rPr>
          <w:t>’</w:t>
        </w:r>
      </w:ins>
      <w:del w:id="2051" w:author="Autor">
        <w:r w:rsidRPr="00C66272" w:rsidDel="005C0B89">
          <w:rPr>
            <w:rFonts w:ascii="Brill" w:eastAsia="Brill" w:hAnsi="Brill" w:cs="Brill"/>
          </w:rPr>
          <w:delText>”</w:delText>
        </w:r>
      </w:del>
      <w:r w:rsidRPr="00C66272">
        <w:rPr>
          <w:rFonts w:ascii="Brill" w:eastAsia="Brill" w:hAnsi="Brill" w:cs="Brill"/>
        </w:rPr>
        <w:t xml:space="preserve"> and distant things are becoming more connected. At the same time it is ‘bigger</w:t>
      </w:r>
      <w:ins w:id="2052" w:author="Autor">
        <w:r w:rsidR="005C0B89">
          <w:rPr>
            <w:rFonts w:ascii="Brill" w:eastAsia="Brill" w:hAnsi="Brill" w:cs="Brill"/>
          </w:rPr>
          <w:t>’</w:t>
        </w:r>
      </w:ins>
      <w:del w:id="2053" w:author="Autor">
        <w:r w:rsidRPr="00C66272" w:rsidDel="005C0B89">
          <w:rPr>
            <w:rFonts w:ascii="Brill" w:eastAsia="Brill" w:hAnsi="Brill" w:cs="Brill"/>
          </w:rPr>
          <w:delText>”</w:delText>
        </w:r>
      </w:del>
      <w:r w:rsidRPr="00C66272">
        <w:rPr>
          <w:rFonts w:ascii="Brill" w:eastAsia="Brill" w:hAnsi="Brill" w:cs="Brill"/>
        </w:rPr>
        <w:t>, as we have never been able to look over wider horizons” (</w:t>
      </w:r>
      <w:r w:rsidRPr="006B4598">
        <w:rPr>
          <w:rFonts w:ascii="Brill" w:eastAsia="Brill" w:hAnsi="Brill" w:cs="Brill"/>
        </w:rPr>
        <w:t>Osterhammel &amp; Petersson, 2003</w:t>
      </w:r>
      <w:r w:rsidRPr="00C66272">
        <w:rPr>
          <w:rFonts w:ascii="Brill" w:eastAsia="Brill" w:hAnsi="Brill" w:cs="Brill"/>
        </w:rPr>
        <w:t>, p.</w:t>
      </w:r>
      <w:del w:id="2054" w:author="Autor">
        <w:r w:rsidRPr="00C66272" w:rsidDel="005C0B89">
          <w:rPr>
            <w:rFonts w:ascii="Brill" w:eastAsia="Brill" w:hAnsi="Brill" w:cs="Brill"/>
          </w:rPr>
          <w:delText xml:space="preserve"> </w:delText>
        </w:r>
      </w:del>
      <w:r w:rsidRPr="00C66272">
        <w:rPr>
          <w:rFonts w:ascii="Brill" w:eastAsia="Brill" w:hAnsi="Brill" w:cs="Brill"/>
        </w:rPr>
        <w:t>8). Internationality in the ‘smallest space’ had always been present in harbour districts, while the dominant realm of merchants, industrialists</w:t>
      </w:r>
      <w:r w:rsidR="00EB5262" w:rsidRPr="00C66272">
        <w:rPr>
          <w:rFonts w:ascii="Brill" w:eastAsia="Brill" w:hAnsi="Brill" w:cs="Brill"/>
        </w:rPr>
        <w:t>,</w:t>
      </w:r>
      <w:r w:rsidRPr="00C66272">
        <w:rPr>
          <w:rFonts w:ascii="Brill" w:eastAsia="Brill" w:hAnsi="Brill" w:cs="Brill"/>
        </w:rPr>
        <w:t xml:space="preserve"> and ship owners strove to forge international and eventually global networks and exchanges. The ‘globalisation of the seas’ was reciprocally linked to the available infrastructure in the ports. Seaports form central hubs in a multi-layered system of an increasingly international and global division of labour (</w:t>
      </w:r>
      <w:proofErr w:type="spellStart"/>
      <w:r w:rsidRPr="00F2658E">
        <w:rPr>
          <w:rFonts w:ascii="Brill" w:eastAsia="Brill" w:hAnsi="Brill" w:cs="Brill"/>
        </w:rPr>
        <w:t>Heerten</w:t>
      </w:r>
      <w:proofErr w:type="spellEnd"/>
      <w:r w:rsidRPr="00F2658E">
        <w:rPr>
          <w:rFonts w:ascii="Brill" w:eastAsia="Brill" w:hAnsi="Brill" w:cs="Brill"/>
        </w:rPr>
        <w:t>, 2007</w:t>
      </w:r>
      <w:r w:rsidRPr="00C66272">
        <w:rPr>
          <w:rFonts w:ascii="Brill" w:eastAsia="Brill" w:hAnsi="Brill" w:cs="Brill"/>
        </w:rPr>
        <w:t>).</w:t>
      </w:r>
    </w:p>
    <w:p w14:paraId="35077A40" w14:textId="2E5AFA0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On the northern bank of the </w:t>
      </w:r>
      <w:r w:rsidR="00EB5262" w:rsidRPr="00C66272">
        <w:rPr>
          <w:rFonts w:ascii="Brill" w:eastAsia="Brill" w:hAnsi="Brill" w:cs="Brill"/>
        </w:rPr>
        <w:t>R</w:t>
      </w:r>
      <w:r w:rsidRPr="00C66272">
        <w:rPr>
          <w:rFonts w:ascii="Brill" w:eastAsia="Brill" w:hAnsi="Brill" w:cs="Brill"/>
        </w:rPr>
        <w:t>iver Elbe, a special, world-famous entertainment district developed in the mid-</w:t>
      </w:r>
      <w:ins w:id="2055" w:author="Autor">
        <w:r w:rsidR="005C0B89">
          <w:rPr>
            <w:rFonts w:ascii="Brill" w:eastAsia="Brill" w:hAnsi="Brill" w:cs="Brill"/>
          </w:rPr>
          <w:t>18</w:t>
        </w:r>
      </w:ins>
      <w:del w:id="2056" w:author="Autor">
        <w:r w:rsidRPr="00C66272" w:rsidDel="005C0B89">
          <w:rPr>
            <w:rFonts w:ascii="Brill" w:eastAsia="Brill" w:hAnsi="Brill" w:cs="Brill"/>
          </w:rPr>
          <w:delText>eighteen</w:delText>
        </w:r>
      </w:del>
      <w:r w:rsidRPr="00C66272">
        <w:rPr>
          <w:rFonts w:ascii="Brill" w:eastAsia="Brill" w:hAnsi="Brill" w:cs="Brill"/>
        </w:rPr>
        <w:t xml:space="preserve">th century in St Pauli and the Reeperbahn, </w:t>
      </w:r>
      <w:del w:id="2057" w:author="Autor">
        <w:r w:rsidRPr="00C66272" w:rsidDel="005C0B89">
          <w:rPr>
            <w:rFonts w:ascii="Brill" w:eastAsia="Brill" w:hAnsi="Brill" w:cs="Brill"/>
          </w:rPr>
          <w:delText>which is</w:delText>
        </w:r>
      </w:del>
      <w:ins w:id="2058" w:author="Autor">
        <w:r w:rsidR="005C0B89">
          <w:rPr>
            <w:rFonts w:ascii="Brill" w:eastAsia="Brill" w:hAnsi="Brill" w:cs="Brill"/>
          </w:rPr>
          <w:t>the latter</w:t>
        </w:r>
      </w:ins>
      <w:r w:rsidRPr="00C66272">
        <w:rPr>
          <w:rFonts w:ascii="Brill" w:eastAsia="Brill" w:hAnsi="Brill" w:cs="Brill"/>
        </w:rPr>
        <w:t xml:space="preserve"> known as Germany’s most notorious district</w:t>
      </w:r>
      <w:r w:rsidR="00B25235" w:rsidRPr="00C66272">
        <w:rPr>
          <w:rFonts w:ascii="Brill" w:eastAsia="Brill" w:hAnsi="Brill" w:cs="Brill"/>
        </w:rPr>
        <w:t xml:space="preserve">, and </w:t>
      </w:r>
      <w:ins w:id="2059" w:author="Autor">
        <w:r w:rsidR="005C0B89">
          <w:rPr>
            <w:rFonts w:ascii="Brill" w:eastAsia="Brill" w:hAnsi="Brill" w:cs="Brill"/>
          </w:rPr>
          <w:t xml:space="preserve">is </w:t>
        </w:r>
      </w:ins>
      <w:r w:rsidR="00FD2243" w:rsidRPr="00C66272">
        <w:rPr>
          <w:rFonts w:ascii="Brill" w:eastAsia="Brill" w:hAnsi="Brill" w:cs="Brill"/>
        </w:rPr>
        <w:t>said to be</w:t>
      </w:r>
      <w:r w:rsidRPr="00C66272">
        <w:rPr>
          <w:rFonts w:ascii="Brill" w:eastAsia="Brill" w:hAnsi="Brill" w:cs="Brill"/>
        </w:rPr>
        <w:t xml:space="preserve"> a seafarers’ paradise </w:t>
      </w:r>
      <w:r w:rsidRPr="00F2658E">
        <w:rPr>
          <w:rFonts w:ascii="Brill" w:eastAsia="Brill" w:hAnsi="Brill" w:cs="Brill"/>
        </w:rPr>
        <w:t>(Haspel, 1992</w:t>
      </w:r>
      <w:r w:rsidRPr="00C66272">
        <w:rPr>
          <w:rFonts w:ascii="Brill" w:eastAsia="Brill" w:hAnsi="Brill" w:cs="Brill"/>
        </w:rPr>
        <w:t xml:space="preserve">; </w:t>
      </w:r>
      <w:r w:rsidRPr="00593269">
        <w:rPr>
          <w:rFonts w:ascii="Brill" w:eastAsia="Brill" w:hAnsi="Brill" w:cs="Brill"/>
        </w:rPr>
        <w:t>Schubert &amp; Harms, 1993</w:t>
      </w:r>
      <w:r w:rsidRPr="00C66272">
        <w:rPr>
          <w:rFonts w:ascii="Brill" w:eastAsia="Brill" w:hAnsi="Brill" w:cs="Brill"/>
        </w:rPr>
        <w:t xml:space="preserve">). </w:t>
      </w:r>
      <w:r w:rsidR="00FD2243" w:rsidRPr="00C66272">
        <w:rPr>
          <w:rFonts w:ascii="Brill" w:eastAsia="Brill" w:hAnsi="Brill" w:cs="Brill"/>
        </w:rPr>
        <w:t>At</w:t>
      </w:r>
      <w:r w:rsidRPr="00C66272">
        <w:rPr>
          <w:rFonts w:ascii="Brill" w:eastAsia="Brill" w:hAnsi="Brill" w:cs="Brill"/>
        </w:rPr>
        <w:t xml:space="preserve"> St Pauli‘s former harbour</w:t>
      </w:r>
      <w:r w:rsidR="00FD2243" w:rsidRPr="00C66272">
        <w:rPr>
          <w:rFonts w:ascii="Brill" w:eastAsia="Brill" w:hAnsi="Brill" w:cs="Brill"/>
        </w:rPr>
        <w:t xml:space="preserve">, </w:t>
      </w:r>
      <w:r w:rsidRPr="00C66272">
        <w:rPr>
          <w:rFonts w:ascii="Brill" w:eastAsia="Brill" w:hAnsi="Brill" w:cs="Brill"/>
        </w:rPr>
        <w:t>ships were built and whale oil was boiled. Mainly small shipping and harbour-related businesses occupied the long, narrow</w:t>
      </w:r>
      <w:r w:rsidR="008B60C3" w:rsidRPr="00C66272">
        <w:rPr>
          <w:rFonts w:ascii="Brill" w:eastAsia="Brill" w:hAnsi="Brill" w:cs="Brill"/>
        </w:rPr>
        <w:t>,</w:t>
      </w:r>
      <w:r w:rsidRPr="00C66272">
        <w:rPr>
          <w:rFonts w:ascii="Brill" w:eastAsia="Brill" w:hAnsi="Brill" w:cs="Brill"/>
        </w:rPr>
        <w:t xml:space="preserve"> and sloping plots, but they were </w:t>
      </w:r>
      <w:r w:rsidR="008B60C3" w:rsidRPr="00C66272">
        <w:rPr>
          <w:rFonts w:ascii="Brill" w:eastAsia="Brill" w:hAnsi="Brill" w:cs="Brill"/>
        </w:rPr>
        <w:t xml:space="preserve">eventually </w:t>
      </w:r>
      <w:r w:rsidRPr="00C66272">
        <w:rPr>
          <w:rFonts w:ascii="Brill" w:eastAsia="Brill" w:hAnsi="Brill" w:cs="Brill"/>
        </w:rPr>
        <w:t xml:space="preserve">displaced for road construction and </w:t>
      </w:r>
      <w:del w:id="2060" w:author="Autor">
        <w:r w:rsidR="008B60C3" w:rsidRPr="00C66272" w:rsidDel="005C0B89">
          <w:rPr>
            <w:rFonts w:ascii="Brill" w:eastAsia="Brill" w:hAnsi="Brill" w:cs="Brill"/>
          </w:rPr>
          <w:delText xml:space="preserve">by </w:delText>
        </w:r>
      </w:del>
      <w:ins w:id="2061" w:author="Autor">
        <w:r w:rsidR="005C0B89">
          <w:rPr>
            <w:rFonts w:ascii="Brill" w:eastAsia="Brill" w:hAnsi="Brill" w:cs="Brill"/>
          </w:rPr>
          <w:t>due to</w:t>
        </w:r>
        <w:r w:rsidR="005C0B89" w:rsidRPr="00C66272">
          <w:rPr>
            <w:rFonts w:ascii="Brill" w:eastAsia="Brill" w:hAnsi="Brill" w:cs="Brill"/>
          </w:rPr>
          <w:t xml:space="preserve"> </w:t>
        </w:r>
      </w:ins>
      <w:r w:rsidRPr="00C66272">
        <w:rPr>
          <w:rFonts w:ascii="Brill" w:eastAsia="Brill" w:hAnsi="Brill" w:cs="Brill"/>
        </w:rPr>
        <w:t>changing</w:t>
      </w:r>
      <w:ins w:id="2062" w:author="Autor">
        <w:r w:rsidR="005C0B89">
          <w:rPr>
            <w:rFonts w:ascii="Brill" w:eastAsia="Brill" w:hAnsi="Brill" w:cs="Brill"/>
          </w:rPr>
          <w:t xml:space="preserve"> zoning</w:t>
        </w:r>
      </w:ins>
      <w:r w:rsidRPr="00C66272">
        <w:rPr>
          <w:rFonts w:ascii="Brill" w:eastAsia="Brill" w:hAnsi="Brill" w:cs="Brill"/>
        </w:rPr>
        <w:t xml:space="preserve"> requirements.</w:t>
      </w:r>
      <w:r w:rsidR="001A1E0C">
        <w:rPr>
          <w:rFonts w:ascii="Brill" w:eastAsia="Brill" w:hAnsi="Brill" w:cs="Brill"/>
        </w:rPr>
        <w:t xml:space="preserve"> </w:t>
      </w:r>
    </w:p>
    <w:p w14:paraId="35077A41" w14:textId="77777777" w:rsidR="00CB3FC9" w:rsidRPr="00C66272" w:rsidRDefault="00CB3FC9">
      <w:pPr>
        <w:spacing w:line="360" w:lineRule="auto"/>
        <w:jc w:val="both"/>
        <w:rPr>
          <w:rFonts w:ascii="Brill" w:eastAsia="Brill" w:hAnsi="Brill" w:cs="Brill"/>
          <w:b/>
        </w:rPr>
      </w:pPr>
    </w:p>
    <w:p w14:paraId="35077A42"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The Reeperbahn and St Pauli </w:t>
      </w:r>
    </w:p>
    <w:p w14:paraId="35077A43" w14:textId="5AD93EE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St Pauli’s location allowed the development of a closely-knit network of diverse opportunities for meeting and communicating among locals and strangers in the context of the harbour and shipping. An undeterminable (open) space evolved, which attained a special significance, and the myth of St Pauli fed the narrative of cosmopolitan Hamburg.</w:t>
      </w:r>
      <w:commentRangeStart w:id="2063"/>
      <w:commentRangeStart w:id="2064"/>
      <w:r w:rsidRPr="00C66272">
        <w:rPr>
          <w:rFonts w:ascii="Brill" w:eastAsia="Brill" w:hAnsi="Brill" w:cs="Brill"/>
          <w:vertAlign w:val="superscript"/>
        </w:rPr>
        <w:footnoteReference w:id="18"/>
      </w:r>
      <w:commentRangeEnd w:id="2063"/>
      <w:r w:rsidR="005C0B89">
        <w:rPr>
          <w:rStyle w:val="Odwoaniedokomentarza"/>
          <w:lang w:val="en-AU"/>
        </w:rPr>
        <w:commentReference w:id="2063"/>
      </w:r>
      <w:commentRangeEnd w:id="2064"/>
      <w:r w:rsidR="00BB7F21">
        <w:rPr>
          <w:rStyle w:val="Odwoaniedokomentarza"/>
          <w:lang w:val="en-AU"/>
        </w:rPr>
        <w:commentReference w:id="2064"/>
      </w:r>
      <w:r w:rsidRPr="00C66272">
        <w:rPr>
          <w:rFonts w:ascii="Brill" w:eastAsia="Brill" w:hAnsi="Brill" w:cs="Brill"/>
        </w:rPr>
        <w:t xml:space="preserve"> For </w:t>
      </w:r>
      <w:r w:rsidRPr="00C66272">
        <w:rPr>
          <w:rFonts w:ascii="Brill" w:eastAsia="Brill" w:hAnsi="Brill" w:cs="Brill"/>
        </w:rPr>
        <w:lastRenderedPageBreak/>
        <w:t>seamen it was a place of longing with positive connotations</w:t>
      </w:r>
      <w:r w:rsidR="00B62A26" w:rsidRPr="00C66272">
        <w:rPr>
          <w:rFonts w:ascii="Brill" w:eastAsia="Brill" w:hAnsi="Brill" w:cs="Brill"/>
        </w:rPr>
        <w:t>;</w:t>
      </w:r>
      <w:r w:rsidRPr="00C66272">
        <w:rPr>
          <w:rFonts w:ascii="Brill" w:eastAsia="Brill" w:hAnsi="Brill" w:cs="Brill"/>
        </w:rPr>
        <w:t xml:space="preserve"> Hamburg’s citizens perceived it as a ‘necessary evil’ with a ‘seedy appearance’</w:t>
      </w:r>
      <w:r w:rsidR="00B62A26" w:rsidRPr="00C66272">
        <w:rPr>
          <w:rFonts w:ascii="Brill" w:eastAsia="Brill" w:hAnsi="Brill" w:cs="Brill"/>
        </w:rPr>
        <w:t>;</w:t>
      </w:r>
      <w:r w:rsidRPr="00C66272">
        <w:rPr>
          <w:rFonts w:ascii="Brill" w:eastAsia="Brill" w:hAnsi="Brill" w:cs="Brill"/>
        </w:rPr>
        <w:t xml:space="preserve"> </w:t>
      </w:r>
      <w:del w:id="2069" w:author="Autor">
        <w:r w:rsidRPr="00C66272" w:rsidDel="005C0B89">
          <w:rPr>
            <w:rFonts w:ascii="Brill" w:eastAsia="Brill" w:hAnsi="Brill" w:cs="Brill"/>
          </w:rPr>
          <w:delText xml:space="preserve">while </w:delText>
        </w:r>
      </w:del>
      <w:ins w:id="2070" w:author="Autor">
        <w:r w:rsidR="005C0B89">
          <w:rPr>
            <w:rFonts w:ascii="Brill" w:eastAsia="Brill" w:hAnsi="Brill" w:cs="Brill"/>
          </w:rPr>
          <w:t>and</w:t>
        </w:r>
        <w:r w:rsidR="005C0B89" w:rsidRPr="00C66272">
          <w:rPr>
            <w:rFonts w:ascii="Brill" w:eastAsia="Brill" w:hAnsi="Brill" w:cs="Brill"/>
          </w:rPr>
          <w:t xml:space="preserve"> </w:t>
        </w:r>
      </w:ins>
      <w:r w:rsidRPr="00C66272">
        <w:rPr>
          <w:rFonts w:ascii="Brill" w:eastAsia="Brill" w:hAnsi="Brill" w:cs="Brill"/>
        </w:rPr>
        <w:t xml:space="preserve">established members of society also sporadically visited the exotic entertainments. The district borders the piers at St Pauli </w:t>
      </w:r>
      <w:proofErr w:type="spellStart"/>
      <w:r w:rsidRPr="00C66272">
        <w:rPr>
          <w:rFonts w:ascii="Brill" w:eastAsia="Brill" w:hAnsi="Brill" w:cs="Brill"/>
        </w:rPr>
        <w:t>Landungsbrücken</w:t>
      </w:r>
      <w:proofErr w:type="spellEnd"/>
      <w:r w:rsidRPr="00C66272">
        <w:rPr>
          <w:rFonts w:ascii="Brill" w:eastAsia="Brill" w:hAnsi="Brill" w:cs="Brill"/>
        </w:rPr>
        <w:t xml:space="preserve"> in the south, the former landing stage for passenger ships and </w:t>
      </w:r>
      <w:r w:rsidR="00B62A26" w:rsidRPr="00C66272">
        <w:rPr>
          <w:rFonts w:ascii="Brill" w:eastAsia="Brill" w:hAnsi="Brill" w:cs="Brill"/>
        </w:rPr>
        <w:t xml:space="preserve">a </w:t>
      </w:r>
      <w:r w:rsidRPr="00C66272">
        <w:rPr>
          <w:rFonts w:ascii="Brill" w:eastAsia="Brill" w:hAnsi="Brill" w:cs="Brill"/>
        </w:rPr>
        <w:t>current hub for local ferry services, harbour boat tours</w:t>
      </w:r>
      <w:r w:rsidR="00B62A26" w:rsidRPr="00C66272">
        <w:rPr>
          <w:rFonts w:ascii="Brill" w:eastAsia="Brill" w:hAnsi="Brill" w:cs="Brill"/>
        </w:rPr>
        <w:t>,</w:t>
      </w:r>
      <w:r w:rsidRPr="00C66272">
        <w:rPr>
          <w:rFonts w:ascii="Brill" w:eastAsia="Brill" w:hAnsi="Brill" w:cs="Brill"/>
        </w:rPr>
        <w:t xml:space="preserve"> and the tourist highlight at the Old Elbe Tunnel. The din of the harbour with signal horns and the riveting of iron ships in the shipyards could</w:t>
      </w:r>
      <w:r w:rsidR="00923BA2" w:rsidRPr="00C66272">
        <w:rPr>
          <w:rFonts w:ascii="Brill" w:eastAsia="Brill" w:hAnsi="Brill" w:cs="Brill"/>
        </w:rPr>
        <w:t xml:space="preserve"> once</w:t>
      </w:r>
      <w:r w:rsidRPr="00C66272">
        <w:rPr>
          <w:rFonts w:ascii="Brill" w:eastAsia="Brill" w:hAnsi="Brill" w:cs="Brill"/>
        </w:rPr>
        <w:t xml:space="preserve"> be heard for miles. </w:t>
      </w:r>
      <w:del w:id="2071" w:author="Autor">
        <w:r w:rsidRPr="00C66272" w:rsidDel="005C0B89">
          <w:rPr>
            <w:rFonts w:ascii="Brill" w:eastAsia="Brill" w:hAnsi="Brill" w:cs="Brill"/>
          </w:rPr>
          <w:delText xml:space="preserve">Also </w:delText>
        </w:r>
      </w:del>
      <w:ins w:id="2072" w:author="Autor">
        <w:r w:rsidR="005C0B89">
          <w:rPr>
            <w:rFonts w:ascii="Brill" w:eastAsia="Brill" w:hAnsi="Brill" w:cs="Brill"/>
          </w:rPr>
          <w:t>Additionally,</w:t>
        </w:r>
        <w:r w:rsidR="005C0B89" w:rsidRPr="00C66272">
          <w:rPr>
            <w:rFonts w:ascii="Brill" w:eastAsia="Brill" w:hAnsi="Brill" w:cs="Brill"/>
          </w:rPr>
          <w:t xml:space="preserve"> </w:t>
        </w:r>
      </w:ins>
      <w:r w:rsidRPr="00C66272">
        <w:rPr>
          <w:rFonts w:ascii="Brill" w:eastAsia="Brill" w:hAnsi="Brill" w:cs="Brill"/>
        </w:rPr>
        <w:t xml:space="preserve">the odour of the fishing industry and smoke houses </w:t>
      </w:r>
      <w:r w:rsidR="00923BA2" w:rsidRPr="00C66272">
        <w:rPr>
          <w:rFonts w:ascii="Brill" w:eastAsia="Brill" w:hAnsi="Brill" w:cs="Brill"/>
        </w:rPr>
        <w:t>made clear</w:t>
      </w:r>
      <w:r w:rsidRPr="00C66272">
        <w:rPr>
          <w:rFonts w:ascii="Brill" w:eastAsia="Brill" w:hAnsi="Brill" w:cs="Brill"/>
        </w:rPr>
        <w:t>: this place is not far from the river and fish processing.</w:t>
      </w:r>
    </w:p>
    <w:p w14:paraId="35077A44" w14:textId="46BD0E0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As a ‘consequence and complementation’ of the work environment a contrasting environment, the </w:t>
      </w:r>
      <w:del w:id="2073" w:author="Autor">
        <w:r w:rsidRPr="00C66272" w:rsidDel="00CD61A1">
          <w:rPr>
            <w:rFonts w:ascii="Brill" w:eastAsia="Brill" w:hAnsi="Brill" w:cs="Brill"/>
          </w:rPr>
          <w:delText>red light</w:delText>
        </w:r>
      </w:del>
      <w:ins w:id="2074" w:author="Autor">
        <w:r w:rsidR="00CD61A1" w:rsidRPr="00C66272">
          <w:rPr>
            <w:rFonts w:ascii="Brill" w:eastAsia="Brill" w:hAnsi="Brill" w:cs="Brill"/>
          </w:rPr>
          <w:t>red-light</w:t>
        </w:r>
      </w:ins>
      <w:r w:rsidRPr="00C66272">
        <w:rPr>
          <w:rFonts w:ascii="Brill" w:eastAsia="Brill" w:hAnsi="Brill" w:cs="Brill"/>
        </w:rPr>
        <w:t xml:space="preserve"> district</w:t>
      </w:r>
      <w:ins w:id="2075" w:author="Autor">
        <w:r w:rsidR="005C0B89">
          <w:rPr>
            <w:rFonts w:ascii="Brill" w:eastAsia="Brill" w:hAnsi="Brill" w:cs="Brill"/>
          </w:rPr>
          <w:t>,</w:t>
        </w:r>
      </w:ins>
      <w:r w:rsidRPr="00C66272">
        <w:rPr>
          <w:rFonts w:ascii="Brill" w:eastAsia="Brill" w:hAnsi="Brill" w:cs="Brill"/>
          <w:vertAlign w:val="superscript"/>
        </w:rPr>
        <w:footnoteReference w:id="19"/>
      </w:r>
      <w:del w:id="2077" w:author="Autor">
        <w:r w:rsidRPr="00C66272" w:rsidDel="005C0B89">
          <w:rPr>
            <w:rFonts w:ascii="Brill" w:eastAsia="Brill" w:hAnsi="Brill" w:cs="Brill"/>
          </w:rPr>
          <w:delText>,</w:delText>
        </w:r>
      </w:del>
      <w:r w:rsidRPr="00C66272">
        <w:rPr>
          <w:rFonts w:ascii="Brill" w:eastAsia="Brill" w:hAnsi="Brill" w:cs="Brill"/>
        </w:rPr>
        <w:t xml:space="preserve"> emerged north of the harbour with entertainments, dance halls, pubs, sailors’ bars, brothels</w:t>
      </w:r>
      <w:r w:rsidR="001B62D7" w:rsidRPr="00C66272">
        <w:rPr>
          <w:rFonts w:ascii="Brill" w:eastAsia="Brill" w:hAnsi="Brill" w:cs="Brill"/>
        </w:rPr>
        <w:t>,</w:t>
      </w:r>
      <w:r w:rsidRPr="00C66272">
        <w:rPr>
          <w:rFonts w:ascii="Brill" w:eastAsia="Brill" w:hAnsi="Brill" w:cs="Brill"/>
        </w:rPr>
        <w:t xml:space="preserve"> and theatres (See </w:t>
      </w:r>
      <w:ins w:id="2078" w:author="Autor">
        <w:r w:rsidR="005C0B89">
          <w:rPr>
            <w:rFonts w:ascii="Brill" w:eastAsia="Brill" w:hAnsi="Brill" w:cs="Brill"/>
          </w:rPr>
          <w:t>F</w:t>
        </w:r>
      </w:ins>
      <w:del w:id="2079" w:author="Autor">
        <w:r w:rsidRPr="00C66272" w:rsidDel="005C0B89">
          <w:rPr>
            <w:rFonts w:ascii="Brill" w:eastAsia="Brill" w:hAnsi="Brill" w:cs="Brill"/>
          </w:rPr>
          <w:delText>f</w:delText>
        </w:r>
      </w:del>
      <w:r w:rsidRPr="00C66272">
        <w:rPr>
          <w:rFonts w:ascii="Brill" w:eastAsia="Brill" w:hAnsi="Brill" w:cs="Brill"/>
        </w:rPr>
        <w:t xml:space="preserve">igure 4.1.). While located in the immediate vicinity of the place of work, it was nevertheless separate from </w:t>
      </w:r>
      <w:commentRangeStart w:id="2080"/>
      <w:commentRangeStart w:id="2081"/>
      <w:r w:rsidRPr="00C66272">
        <w:rPr>
          <w:rFonts w:ascii="Brill" w:eastAsia="Brill" w:hAnsi="Brill" w:cs="Brill"/>
        </w:rPr>
        <w:t>work</w:t>
      </w:r>
      <w:commentRangeEnd w:id="2080"/>
      <w:r w:rsidR="005C0B89">
        <w:rPr>
          <w:rStyle w:val="Odwoaniedokomentarza"/>
          <w:lang w:val="en-AU"/>
        </w:rPr>
        <w:commentReference w:id="2080"/>
      </w:r>
      <w:commentRangeEnd w:id="2081"/>
      <w:r w:rsidR="00BB7F21">
        <w:rPr>
          <w:rStyle w:val="Odwoaniedokomentarza"/>
          <w:lang w:val="en-AU"/>
        </w:rPr>
        <w:commentReference w:id="2081"/>
      </w:r>
      <w:r w:rsidRPr="00C66272">
        <w:rPr>
          <w:rFonts w:ascii="Brill" w:eastAsia="Brill" w:hAnsi="Brill" w:cs="Brill"/>
        </w:rPr>
        <w:t xml:space="preserve">, albeit closely tied </w:t>
      </w:r>
      <w:del w:id="2082" w:author="Autor">
        <w:r w:rsidRPr="00C66272" w:rsidDel="005C0B89">
          <w:rPr>
            <w:rFonts w:ascii="Brill" w:eastAsia="Brill" w:hAnsi="Brill" w:cs="Brill"/>
          </w:rPr>
          <w:delText>in with</w:delText>
        </w:r>
      </w:del>
      <w:ins w:id="2083" w:author="Autor">
        <w:r w:rsidR="005C0B89">
          <w:rPr>
            <w:rFonts w:ascii="Brill" w:eastAsia="Brill" w:hAnsi="Brill" w:cs="Brill"/>
          </w:rPr>
          <w:t>to</w:t>
        </w:r>
      </w:ins>
      <w:r w:rsidRPr="00C66272">
        <w:rPr>
          <w:rFonts w:ascii="Brill" w:eastAsia="Brill" w:hAnsi="Brill" w:cs="Brill"/>
        </w:rPr>
        <w:t xml:space="preserve"> the dockers’ available free time (</w:t>
      </w:r>
      <w:r w:rsidRPr="00F2658E">
        <w:rPr>
          <w:rFonts w:ascii="Brill" w:eastAsia="Brill" w:hAnsi="Brill" w:cs="Brill"/>
        </w:rPr>
        <w:t>Haspel, 1986</w:t>
      </w:r>
      <w:r w:rsidRPr="00C66272">
        <w:rPr>
          <w:rFonts w:ascii="Brill" w:eastAsia="Brill" w:hAnsi="Brill" w:cs="Brill"/>
        </w:rPr>
        <w:t>). The Reeperbahn contributed to St Pauli’s reputation both as a ‘poor house’ and as a ‘blot’. Vice and pleasure, the exotic and unfamiliar</w:t>
      </w:r>
      <w:ins w:id="2084" w:author="Autor">
        <w:r w:rsidR="005C0B89">
          <w:rPr>
            <w:rFonts w:ascii="Brill" w:eastAsia="Brill" w:hAnsi="Brill" w:cs="Brill"/>
          </w:rPr>
          <w:t>,</w:t>
        </w:r>
      </w:ins>
      <w:r w:rsidRPr="00C66272">
        <w:rPr>
          <w:rFonts w:ascii="Brill" w:eastAsia="Brill" w:hAnsi="Brill" w:cs="Brill"/>
        </w:rPr>
        <w:t xml:space="preserve"> lured Hamburg’s citizens as well as seamen and dockers to St Pauli. The Reeperbahn is one of the most renowned entertainment districts in the world (</w:t>
      </w:r>
      <w:r w:rsidRPr="007F7BA6">
        <w:rPr>
          <w:rFonts w:ascii="Brill" w:eastAsia="Brill" w:hAnsi="Brill" w:cs="Brill"/>
        </w:rPr>
        <w:t>Fischer, 1927</w:t>
      </w:r>
      <w:r w:rsidRPr="00C66272">
        <w:rPr>
          <w:rFonts w:ascii="Brill" w:eastAsia="Brill" w:hAnsi="Brill" w:cs="Brill"/>
        </w:rPr>
        <w:t>, p.</w:t>
      </w:r>
      <w:del w:id="2085" w:author="Autor">
        <w:r w:rsidRPr="00C66272" w:rsidDel="005C0B89">
          <w:rPr>
            <w:rFonts w:ascii="Brill" w:eastAsia="Brill" w:hAnsi="Brill" w:cs="Brill"/>
          </w:rPr>
          <w:delText xml:space="preserve"> </w:delText>
        </w:r>
      </w:del>
      <w:r w:rsidRPr="00C66272">
        <w:rPr>
          <w:rFonts w:ascii="Brill" w:eastAsia="Brill" w:hAnsi="Brill" w:cs="Brill"/>
        </w:rPr>
        <w:t xml:space="preserve">28), In Spanish-speaking countries, these harbour districts and hideouts of otherness are called </w:t>
      </w:r>
      <w:del w:id="2086" w:author="Autor">
        <w:r w:rsidRPr="00F34A6C" w:rsidDel="00CD61A1">
          <w:rPr>
            <w:rFonts w:ascii="Brill" w:eastAsia="Brill" w:hAnsi="Brill" w:cs="Brill"/>
            <w:i/>
            <w:iCs/>
            <w:rPrChange w:id="2087" w:author="Autor">
              <w:rPr>
                <w:rFonts w:ascii="Brill" w:eastAsia="Brill" w:hAnsi="Brill" w:cs="Brill"/>
              </w:rPr>
            </w:rPrChange>
          </w:rPr>
          <w:delText>‘</w:delText>
        </w:r>
      </w:del>
      <w:r w:rsidRPr="00F34A6C">
        <w:rPr>
          <w:rFonts w:ascii="Brill" w:eastAsia="Brill" w:hAnsi="Brill" w:cs="Brill"/>
          <w:i/>
          <w:iCs/>
          <w:rPrChange w:id="2088" w:author="Autor">
            <w:rPr>
              <w:rFonts w:ascii="Brill" w:eastAsia="Brill" w:hAnsi="Brill" w:cs="Brill"/>
            </w:rPr>
          </w:rPrChange>
        </w:rPr>
        <w:t>barrio chino</w:t>
      </w:r>
      <w:del w:id="2089" w:author="Autor">
        <w:r w:rsidRPr="00F34A6C" w:rsidDel="00CD61A1">
          <w:rPr>
            <w:rFonts w:ascii="Brill" w:eastAsia="Brill" w:hAnsi="Brill" w:cs="Brill"/>
            <w:i/>
            <w:iCs/>
            <w:rPrChange w:id="2090" w:author="Autor">
              <w:rPr>
                <w:rFonts w:ascii="Brill" w:eastAsia="Brill" w:hAnsi="Brill" w:cs="Brill"/>
              </w:rPr>
            </w:rPrChange>
          </w:rPr>
          <w:delText>’</w:delText>
        </w:r>
      </w:del>
      <w:r w:rsidRPr="00C66272">
        <w:rPr>
          <w:rFonts w:ascii="Brill" w:eastAsia="Brill" w:hAnsi="Brill" w:cs="Brill"/>
        </w:rPr>
        <w:t xml:space="preserve"> – a term that alludes to internationality – in this case China (Chinatown).</w:t>
      </w:r>
      <w:commentRangeStart w:id="2091"/>
      <w:commentRangeStart w:id="2092"/>
      <w:r w:rsidRPr="00C66272">
        <w:rPr>
          <w:rFonts w:ascii="Brill" w:eastAsia="Brill" w:hAnsi="Brill" w:cs="Brill"/>
          <w:vertAlign w:val="superscript"/>
        </w:rPr>
        <w:footnoteReference w:id="20"/>
      </w:r>
      <w:commentRangeEnd w:id="2091"/>
      <w:r w:rsidR="00163DFE">
        <w:rPr>
          <w:rStyle w:val="Odwoaniedokomentarza"/>
          <w:lang w:val="en-AU"/>
        </w:rPr>
        <w:commentReference w:id="2091"/>
      </w:r>
      <w:commentRangeEnd w:id="2092"/>
      <w:r w:rsidR="00607598">
        <w:rPr>
          <w:rStyle w:val="Odwoaniedokomentarza"/>
          <w:lang w:val="en-AU"/>
        </w:rPr>
        <w:commentReference w:id="2092"/>
      </w:r>
      <w:r w:rsidRPr="00C66272">
        <w:rPr>
          <w:rFonts w:ascii="Brill" w:eastAsia="Brill" w:hAnsi="Brill" w:cs="Brill"/>
        </w:rPr>
        <w:t xml:space="preserve"> </w:t>
      </w:r>
      <w:r w:rsidR="00315EB5" w:rsidRPr="00C66272">
        <w:rPr>
          <w:rFonts w:ascii="Brill" w:eastAsia="Brill" w:hAnsi="Brill" w:cs="Brill"/>
        </w:rPr>
        <w:t>P</w:t>
      </w:r>
      <w:r w:rsidRPr="00C66272">
        <w:rPr>
          <w:rFonts w:ascii="Brill" w:eastAsia="Brill" w:hAnsi="Brill" w:cs="Brill"/>
        </w:rPr>
        <w:t xml:space="preserve">eople from Hamburg told seamen and tourists who had not </w:t>
      </w:r>
      <w:r w:rsidR="00315EB5" w:rsidRPr="00C66272">
        <w:rPr>
          <w:rFonts w:ascii="Brill" w:eastAsia="Brill" w:hAnsi="Brill" w:cs="Brill"/>
        </w:rPr>
        <w:t>yet</w:t>
      </w:r>
      <w:r w:rsidRPr="00C66272">
        <w:rPr>
          <w:rFonts w:ascii="Brill" w:eastAsia="Brill" w:hAnsi="Brill" w:cs="Brill"/>
        </w:rPr>
        <w:t xml:space="preserve"> been </w:t>
      </w:r>
      <w:r w:rsidR="00315EB5" w:rsidRPr="00C66272">
        <w:rPr>
          <w:rFonts w:ascii="Brill" w:eastAsia="Brill" w:hAnsi="Brill" w:cs="Brill"/>
        </w:rPr>
        <w:t>to St Pauli</w:t>
      </w:r>
      <w:r w:rsidRPr="00C66272">
        <w:rPr>
          <w:rFonts w:ascii="Brill" w:eastAsia="Brill" w:hAnsi="Brill" w:cs="Brill"/>
        </w:rPr>
        <w:t xml:space="preserve"> colourful anecdotes</w:t>
      </w:r>
      <w:r w:rsidR="0070317A" w:rsidRPr="00C66272">
        <w:rPr>
          <w:rFonts w:ascii="Brill" w:eastAsia="Brill" w:hAnsi="Brill" w:cs="Brill"/>
        </w:rPr>
        <w:t xml:space="preserve"> about the locale</w:t>
      </w:r>
      <w:r w:rsidRPr="00C66272">
        <w:rPr>
          <w:rFonts w:ascii="Brill" w:eastAsia="Brill" w:hAnsi="Brill" w:cs="Brill"/>
        </w:rPr>
        <w:t xml:space="preserve">. </w:t>
      </w:r>
    </w:p>
    <w:p w14:paraId="35077A45" w14:textId="77777777" w:rsidR="00CB3FC9" w:rsidRPr="00C66272" w:rsidRDefault="00CB3FC9">
      <w:pPr>
        <w:spacing w:line="360" w:lineRule="auto"/>
        <w:ind w:firstLine="720"/>
        <w:jc w:val="both"/>
        <w:rPr>
          <w:rFonts w:ascii="Brill" w:eastAsia="Brill" w:hAnsi="Brill" w:cs="Brill"/>
        </w:rPr>
      </w:pPr>
    </w:p>
    <w:p w14:paraId="35077A46" w14:textId="77777777" w:rsidR="00CB3FC9" w:rsidRPr="00C66272" w:rsidRDefault="00C55FA1">
      <w:pPr>
        <w:spacing w:line="360" w:lineRule="auto"/>
        <w:rPr>
          <w:rFonts w:ascii="Brill" w:hAnsi="Brill"/>
          <w:b/>
          <w:color w:val="FF0000"/>
        </w:rPr>
      </w:pPr>
      <w:r w:rsidRPr="00C66272">
        <w:rPr>
          <w:rFonts w:ascii="Brill" w:hAnsi="Brill"/>
          <w:b/>
          <w:color w:val="FF0000"/>
        </w:rPr>
        <w:t>[Place Illustration 4.1 here]</w:t>
      </w:r>
    </w:p>
    <w:p w14:paraId="35077A47" w14:textId="77777777" w:rsidR="00CB3FC9" w:rsidRPr="00C66272" w:rsidRDefault="00C55FA1">
      <w:pPr>
        <w:spacing w:line="360" w:lineRule="auto"/>
        <w:rPr>
          <w:rFonts w:ascii="Brill" w:eastAsia="Brill" w:hAnsi="Brill" w:cs="Brill"/>
          <w:color w:val="000000"/>
          <w:sz w:val="20"/>
          <w:szCs w:val="20"/>
        </w:rPr>
      </w:pPr>
      <w:r w:rsidRPr="00C66272">
        <w:rPr>
          <w:rFonts w:ascii="Brill" w:eastAsia="Brill" w:hAnsi="Brill" w:cs="Brill"/>
          <w:color w:val="000000"/>
          <w:sz w:val="20"/>
          <w:szCs w:val="20"/>
        </w:rPr>
        <w:t>Fig. 4.1. Map of Hamburg and Altona with the St. Pauli Red Light District from 1929</w:t>
      </w:r>
    </w:p>
    <w:p w14:paraId="35077A48" w14:textId="77777777" w:rsidR="00CB3FC9" w:rsidRPr="00C66272" w:rsidRDefault="00C55FA1">
      <w:pPr>
        <w:spacing w:line="360" w:lineRule="auto"/>
        <w:rPr>
          <w:rFonts w:ascii="Brill" w:eastAsia="Brill" w:hAnsi="Brill" w:cs="Brill"/>
          <w:color w:val="000000"/>
          <w:sz w:val="20"/>
          <w:szCs w:val="20"/>
        </w:rPr>
      </w:pPr>
      <w:r w:rsidRPr="00C66272">
        <w:rPr>
          <w:rFonts w:ascii="Brill" w:eastAsia="Brill" w:hAnsi="Brill" w:cs="Brill"/>
          <w:color w:val="000000"/>
          <w:sz w:val="20"/>
          <w:szCs w:val="20"/>
        </w:rPr>
        <w:t>(Source: Map of the Hamburg Adress-Verlag from 1929, public domain)</w:t>
      </w:r>
    </w:p>
    <w:p w14:paraId="35077A49" w14:textId="77777777" w:rsidR="00CB3FC9" w:rsidRPr="00C66272" w:rsidRDefault="00CB3FC9">
      <w:pPr>
        <w:spacing w:line="360" w:lineRule="auto"/>
        <w:ind w:firstLine="720"/>
        <w:jc w:val="both"/>
        <w:rPr>
          <w:rFonts w:ascii="Brill" w:eastAsia="Brill" w:hAnsi="Brill" w:cs="Brill"/>
        </w:rPr>
      </w:pPr>
    </w:p>
    <w:p w14:paraId="35077A4A" w14:textId="33B19BA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St Pauli and the Reeperbahn, the ‘sinful mile’, and the entertainment district</w:t>
      </w:r>
      <w:ins w:id="2093" w:author="Autor">
        <w:r w:rsidR="00CD61A1">
          <w:rPr>
            <w:rFonts w:ascii="Brill" w:eastAsia="Brill" w:hAnsi="Brill" w:cs="Brill"/>
          </w:rPr>
          <w:t>,</w:t>
        </w:r>
      </w:ins>
      <w:r w:rsidRPr="00C66272">
        <w:rPr>
          <w:rFonts w:ascii="Brill" w:eastAsia="Brill" w:hAnsi="Brill" w:cs="Brill"/>
        </w:rPr>
        <w:t xml:space="preserve"> have been known throughout the world for centuries (</w:t>
      </w:r>
      <w:commentRangeStart w:id="2094"/>
      <w:commentRangeStart w:id="2095"/>
      <w:r w:rsidRPr="00163DFE">
        <w:rPr>
          <w:rFonts w:ascii="Brill" w:eastAsia="Brill" w:hAnsi="Brill" w:cs="Brill"/>
        </w:rPr>
        <w:t>Barth</w:t>
      </w:r>
      <w:ins w:id="2096" w:author="Autor">
        <w:r w:rsidR="00CD61A1" w:rsidRPr="00163DFE">
          <w:rPr>
            <w:rFonts w:ascii="Brill" w:eastAsia="Brill" w:hAnsi="Brill" w:cs="Brill"/>
          </w:rPr>
          <w:t>,</w:t>
        </w:r>
      </w:ins>
      <w:r w:rsidRPr="00163DFE">
        <w:rPr>
          <w:rFonts w:ascii="Brill" w:eastAsia="Brill" w:hAnsi="Brill" w:cs="Brill"/>
        </w:rPr>
        <w:t xml:space="preserve"> 1999</w:t>
      </w:r>
      <w:commentRangeEnd w:id="2094"/>
      <w:r w:rsidR="00163DFE">
        <w:rPr>
          <w:rStyle w:val="Odwoaniedokomentarza"/>
          <w:lang w:val="en-AU"/>
        </w:rPr>
        <w:commentReference w:id="2094"/>
      </w:r>
      <w:commentRangeEnd w:id="2095"/>
      <w:r w:rsidR="00607598">
        <w:rPr>
          <w:rStyle w:val="Odwoaniedokomentarza"/>
          <w:lang w:val="en-AU"/>
        </w:rPr>
        <w:commentReference w:id="2095"/>
      </w:r>
      <w:r w:rsidRPr="00C66272">
        <w:rPr>
          <w:rFonts w:ascii="Brill" w:eastAsia="Brill" w:hAnsi="Brill" w:cs="Brill"/>
        </w:rPr>
        <w:t xml:space="preserve">). The name of the district goes </w:t>
      </w:r>
      <w:r w:rsidRPr="00C66272">
        <w:rPr>
          <w:rFonts w:ascii="Brill" w:eastAsia="Brill" w:hAnsi="Brill" w:cs="Brill"/>
        </w:rPr>
        <w:lastRenderedPageBreak/>
        <w:t xml:space="preserve">back to the apostle Paulus and the St Pauli church. Streets named </w:t>
      </w:r>
      <w:del w:id="2097" w:author="Autor">
        <w:r w:rsidRPr="00F34A6C" w:rsidDel="00CD61A1">
          <w:rPr>
            <w:rFonts w:ascii="Brill" w:eastAsia="Brill" w:hAnsi="Brill" w:cs="Brill"/>
            <w:i/>
            <w:iCs/>
            <w:rPrChange w:id="2098" w:author="Autor">
              <w:rPr>
                <w:rFonts w:ascii="Brill" w:eastAsia="Brill" w:hAnsi="Brill" w:cs="Brill"/>
              </w:rPr>
            </w:rPrChange>
          </w:rPr>
          <w:delText>‘</w:delText>
        </w:r>
      </w:del>
      <w:r w:rsidRPr="00F34A6C">
        <w:rPr>
          <w:rFonts w:ascii="Brill" w:eastAsia="Brill" w:hAnsi="Brill" w:cs="Brill"/>
          <w:i/>
          <w:iCs/>
          <w:rPrChange w:id="2099" w:author="Autor">
            <w:rPr>
              <w:rFonts w:ascii="Brill" w:eastAsia="Brill" w:hAnsi="Brill" w:cs="Brill"/>
            </w:rPr>
          </w:rPrChange>
        </w:rPr>
        <w:t>Kleine Freiheit</w:t>
      </w:r>
      <w:del w:id="2100" w:author="Autor">
        <w:r w:rsidRPr="00F34A6C" w:rsidDel="00CD61A1">
          <w:rPr>
            <w:rFonts w:ascii="Brill" w:eastAsia="Brill" w:hAnsi="Brill" w:cs="Brill"/>
            <w:i/>
            <w:iCs/>
            <w:rPrChange w:id="2101" w:author="Autor">
              <w:rPr>
                <w:rFonts w:ascii="Brill" w:eastAsia="Brill" w:hAnsi="Brill" w:cs="Brill"/>
              </w:rPr>
            </w:rPrChange>
          </w:rPr>
          <w:delText>’</w:delText>
        </w:r>
      </w:del>
      <w:r w:rsidRPr="00C66272">
        <w:rPr>
          <w:rFonts w:ascii="Brill" w:eastAsia="Brill" w:hAnsi="Brill" w:cs="Brill"/>
        </w:rPr>
        <w:t xml:space="preserve"> (Little Freedom) and </w:t>
      </w:r>
      <w:del w:id="2102" w:author="Autor">
        <w:r w:rsidRPr="00F34A6C" w:rsidDel="00CD61A1">
          <w:rPr>
            <w:rFonts w:ascii="Brill" w:eastAsia="Brill" w:hAnsi="Brill" w:cs="Brill"/>
            <w:i/>
            <w:iCs/>
            <w:rPrChange w:id="2103" w:author="Autor">
              <w:rPr>
                <w:rFonts w:ascii="Brill" w:eastAsia="Brill" w:hAnsi="Brill" w:cs="Brill"/>
              </w:rPr>
            </w:rPrChange>
          </w:rPr>
          <w:delText>‘</w:delText>
        </w:r>
      </w:del>
      <w:r w:rsidRPr="00F34A6C">
        <w:rPr>
          <w:rFonts w:ascii="Brill" w:eastAsia="Brill" w:hAnsi="Brill" w:cs="Brill"/>
          <w:i/>
          <w:iCs/>
          <w:rPrChange w:id="2104" w:author="Autor">
            <w:rPr>
              <w:rFonts w:ascii="Brill" w:eastAsia="Brill" w:hAnsi="Brill" w:cs="Brill"/>
            </w:rPr>
          </w:rPrChange>
        </w:rPr>
        <w:t>Grosse Freiheit</w:t>
      </w:r>
      <w:del w:id="2105" w:author="Autor">
        <w:r w:rsidRPr="00F34A6C" w:rsidDel="00CD61A1">
          <w:rPr>
            <w:rFonts w:ascii="Brill" w:eastAsia="Brill" w:hAnsi="Brill" w:cs="Brill"/>
            <w:i/>
            <w:iCs/>
            <w:rPrChange w:id="2106" w:author="Autor">
              <w:rPr>
                <w:rFonts w:ascii="Brill" w:eastAsia="Brill" w:hAnsi="Brill" w:cs="Brill"/>
              </w:rPr>
            </w:rPrChange>
          </w:rPr>
          <w:delText>’</w:delText>
        </w:r>
      </w:del>
      <w:r w:rsidRPr="00C66272">
        <w:rPr>
          <w:rFonts w:ascii="Brill" w:eastAsia="Brill" w:hAnsi="Brill" w:cs="Brill"/>
        </w:rPr>
        <w:t xml:space="preserve"> (Great Freedom) reflect the position on the border between the Free and Hanseatic City of Hamburg and the Danish, and later – up to the Greater Hamburg Act of 1937 – Prussian Altona. </w:t>
      </w:r>
      <w:r w:rsidR="00C94465" w:rsidRPr="00C66272">
        <w:rPr>
          <w:rFonts w:ascii="Brill" w:eastAsia="Brill" w:hAnsi="Brill" w:cs="Brill"/>
        </w:rPr>
        <w:t>The location</w:t>
      </w:r>
      <w:r w:rsidRPr="00C66272">
        <w:rPr>
          <w:rFonts w:ascii="Brill" w:eastAsia="Brill" w:hAnsi="Brill" w:cs="Brill"/>
        </w:rPr>
        <w:t xml:space="preserve"> afforded freedom of belief, religious freedom for minorities</w:t>
      </w:r>
      <w:ins w:id="2107" w:author="Autor">
        <w:r w:rsidR="00CD61A1">
          <w:rPr>
            <w:rFonts w:ascii="Brill" w:eastAsia="Brill" w:hAnsi="Brill" w:cs="Brill"/>
          </w:rPr>
          <w:t>,</w:t>
        </w:r>
      </w:ins>
      <w:r w:rsidRPr="00C66272">
        <w:rPr>
          <w:rFonts w:ascii="Brill" w:eastAsia="Brill" w:hAnsi="Brill" w:cs="Brill"/>
        </w:rPr>
        <w:t xml:space="preserve"> and tolerance, and it provided a kind of ‘special economic zone’ for which there was no space in Hamburg. By the end of the </w:t>
      </w:r>
      <w:ins w:id="2108" w:author="Autor">
        <w:r w:rsidR="00CD61A1">
          <w:rPr>
            <w:rFonts w:ascii="Brill" w:eastAsia="Brill" w:hAnsi="Brill" w:cs="Brill"/>
          </w:rPr>
          <w:t>19</w:t>
        </w:r>
      </w:ins>
      <w:del w:id="2109" w:author="Autor">
        <w:r w:rsidRPr="00C66272" w:rsidDel="00CD61A1">
          <w:rPr>
            <w:rFonts w:ascii="Brill" w:eastAsia="Brill" w:hAnsi="Brill" w:cs="Brill"/>
          </w:rPr>
          <w:delText>nineteen</w:delText>
        </w:r>
      </w:del>
      <w:r w:rsidRPr="00C66272">
        <w:rPr>
          <w:rFonts w:ascii="Brill" w:eastAsia="Brill" w:hAnsi="Brill" w:cs="Brill"/>
        </w:rPr>
        <w:t xml:space="preserve">th century, the nightclubs for seamen and people in Hamburg and Altona </w:t>
      </w:r>
      <w:r w:rsidR="001014D3" w:rsidRPr="00C66272">
        <w:rPr>
          <w:rFonts w:ascii="Brill" w:eastAsia="Brill" w:hAnsi="Brill" w:cs="Brill"/>
        </w:rPr>
        <w:t xml:space="preserve">were </w:t>
      </w:r>
      <w:r w:rsidRPr="00C66272">
        <w:rPr>
          <w:rFonts w:ascii="Brill" w:eastAsia="Brill" w:hAnsi="Brill" w:cs="Brill"/>
        </w:rPr>
        <w:t>boom</w:t>
      </w:r>
      <w:r w:rsidR="001014D3" w:rsidRPr="00C66272">
        <w:rPr>
          <w:rFonts w:ascii="Brill" w:eastAsia="Brill" w:hAnsi="Brill" w:cs="Brill"/>
        </w:rPr>
        <w:t>ing</w:t>
      </w:r>
      <w:r w:rsidRPr="00C66272">
        <w:rPr>
          <w:rFonts w:ascii="Brill" w:eastAsia="Brill" w:hAnsi="Brill" w:cs="Brill"/>
        </w:rPr>
        <w:t>. Solid buildings for theatres, circuses, drinking halls</w:t>
      </w:r>
      <w:r w:rsidR="00A144AD" w:rsidRPr="00C66272">
        <w:rPr>
          <w:rFonts w:ascii="Brill" w:eastAsia="Brill" w:hAnsi="Brill" w:cs="Brill"/>
        </w:rPr>
        <w:t>,</w:t>
      </w:r>
      <w:r w:rsidRPr="00C66272">
        <w:rPr>
          <w:rFonts w:ascii="Brill" w:eastAsia="Brill" w:hAnsi="Brill" w:cs="Brill"/>
        </w:rPr>
        <w:t xml:space="preserve"> and other entertainment establishments replaced the temporary structures, tents</w:t>
      </w:r>
      <w:r w:rsidR="00A100EF" w:rsidRPr="00C66272">
        <w:rPr>
          <w:rFonts w:ascii="Brill" w:eastAsia="Brill" w:hAnsi="Brill" w:cs="Brill"/>
        </w:rPr>
        <w:t>,</w:t>
      </w:r>
      <w:r w:rsidRPr="00C66272">
        <w:rPr>
          <w:rFonts w:ascii="Brill" w:eastAsia="Brill" w:hAnsi="Brill" w:cs="Brill"/>
        </w:rPr>
        <w:t xml:space="preserve"> and kiosks (</w:t>
      </w:r>
      <w:proofErr w:type="spellStart"/>
      <w:r w:rsidRPr="007F7BA6">
        <w:rPr>
          <w:rFonts w:ascii="Brill" w:eastAsia="Brill" w:hAnsi="Brill" w:cs="Brill"/>
        </w:rPr>
        <w:t>Ellermeyer</w:t>
      </w:r>
      <w:proofErr w:type="spellEnd"/>
      <w:r w:rsidRPr="007F7BA6">
        <w:rPr>
          <w:rFonts w:ascii="Brill" w:eastAsia="Brill" w:hAnsi="Brill" w:cs="Brill"/>
        </w:rPr>
        <w:t>, 1986</w:t>
      </w:r>
      <w:r w:rsidRPr="00C66272">
        <w:rPr>
          <w:rFonts w:ascii="Brill" w:eastAsia="Brill" w:hAnsi="Brill" w:cs="Brill"/>
        </w:rPr>
        <w:t xml:space="preserve">). Seamen, after long voyages and periods of austerity, their pay still in their pockets, had to look to be hired and were able to </w:t>
      </w:r>
      <w:ins w:id="2110" w:author="Autor">
        <w:r w:rsidR="00CD61A1">
          <w:rPr>
            <w:rFonts w:ascii="Brill" w:eastAsia="Brill" w:hAnsi="Brill" w:cs="Brill"/>
          </w:rPr>
          <w:t>pass</w:t>
        </w:r>
      </w:ins>
      <w:del w:id="2111" w:author="Autor">
        <w:r w:rsidRPr="00C66272" w:rsidDel="00CD61A1">
          <w:rPr>
            <w:rFonts w:ascii="Brill" w:eastAsia="Brill" w:hAnsi="Brill" w:cs="Brill"/>
          </w:rPr>
          <w:delText>bridge</w:delText>
        </w:r>
      </w:del>
      <w:r w:rsidRPr="00C66272">
        <w:rPr>
          <w:rFonts w:ascii="Brill" w:eastAsia="Brill" w:hAnsi="Brill" w:cs="Brill"/>
        </w:rPr>
        <w:t xml:space="preserve"> the time until the next journey with all kinds of pleasures</w:t>
      </w:r>
      <w:r w:rsidR="00A100EF" w:rsidRPr="00C66272">
        <w:rPr>
          <w:rFonts w:ascii="Brill" w:eastAsia="Brill" w:hAnsi="Brill" w:cs="Brill"/>
        </w:rPr>
        <w:t xml:space="preserve"> missed at sea</w:t>
      </w:r>
      <w:r w:rsidRPr="00C66272">
        <w:rPr>
          <w:rFonts w:ascii="Brill" w:eastAsia="Brill" w:hAnsi="Brill" w:cs="Brill"/>
        </w:rPr>
        <w:t>. Vices and pleasure enticed well-off citizens as well as seamen and dockers to St Pauli. A colourful array of entertainments with acrobats, jugglers</w:t>
      </w:r>
      <w:r w:rsidR="00B27CE5" w:rsidRPr="00C66272">
        <w:rPr>
          <w:rFonts w:ascii="Brill" w:eastAsia="Brill" w:hAnsi="Brill" w:cs="Brill"/>
        </w:rPr>
        <w:t>,</w:t>
      </w:r>
      <w:r w:rsidRPr="00C66272">
        <w:rPr>
          <w:rFonts w:ascii="Brill" w:eastAsia="Brill" w:hAnsi="Brill" w:cs="Brill"/>
        </w:rPr>
        <w:t xml:space="preserve"> and curiosities was present on </w:t>
      </w:r>
      <w:proofErr w:type="spellStart"/>
      <w:r w:rsidRPr="00C66272">
        <w:rPr>
          <w:rFonts w:ascii="Brill" w:eastAsia="Brill" w:hAnsi="Brill" w:cs="Brill"/>
        </w:rPr>
        <w:t>Spielbudenplatz</w:t>
      </w:r>
      <w:proofErr w:type="spellEnd"/>
      <w:r w:rsidRPr="00C66272">
        <w:rPr>
          <w:rFonts w:ascii="Brill" w:eastAsia="Brill" w:hAnsi="Brill" w:cs="Brill"/>
        </w:rPr>
        <w:t>, the square on the Reeperbahn.</w:t>
      </w:r>
    </w:p>
    <w:p w14:paraId="35077A4B" w14:textId="4CE88FA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Prostitution was an irritant for bourgeois moralisers, but because the seamen were indispensable for shipping and trade, </w:t>
      </w:r>
      <w:ins w:id="2112" w:author="Autor">
        <w:r w:rsidR="00CD61A1">
          <w:rPr>
            <w:rFonts w:ascii="Brill" w:eastAsia="Brill" w:hAnsi="Brill" w:cs="Brill"/>
          </w:rPr>
          <w:t xml:space="preserve">it was </w:t>
        </w:r>
      </w:ins>
      <w:r w:rsidRPr="00C66272">
        <w:rPr>
          <w:rFonts w:ascii="Brill" w:eastAsia="Brill" w:hAnsi="Brill" w:cs="Brill"/>
        </w:rPr>
        <w:t>considered a</w:t>
      </w:r>
      <w:r w:rsidR="00B27CE5" w:rsidRPr="00C66272">
        <w:rPr>
          <w:rFonts w:ascii="Brill" w:eastAsia="Brill" w:hAnsi="Brill" w:cs="Brill"/>
        </w:rPr>
        <w:t xml:space="preserve">n </w:t>
      </w:r>
      <w:r w:rsidRPr="00C66272">
        <w:rPr>
          <w:rFonts w:ascii="Brill" w:eastAsia="Brill" w:hAnsi="Brill" w:cs="Brill"/>
        </w:rPr>
        <w:t xml:space="preserve">issue that had </w:t>
      </w:r>
      <w:r w:rsidR="007A41A2" w:rsidRPr="00C66272">
        <w:rPr>
          <w:rFonts w:ascii="Brill" w:eastAsia="Brill" w:hAnsi="Brill" w:cs="Brill"/>
        </w:rPr>
        <w:t xml:space="preserve">only </w:t>
      </w:r>
      <w:r w:rsidRPr="00C66272">
        <w:rPr>
          <w:rFonts w:ascii="Brill" w:eastAsia="Brill" w:hAnsi="Brill" w:cs="Brill"/>
        </w:rPr>
        <w:t xml:space="preserve">to be controlled. The ‘public establishments’ attracted not only seamen but also ‘good citizens’. The ‘oldest trade in the world’ was concentrated around </w:t>
      </w:r>
      <w:proofErr w:type="spellStart"/>
      <w:r w:rsidRPr="00C66272">
        <w:rPr>
          <w:rFonts w:ascii="Brill" w:eastAsia="Brill" w:hAnsi="Brill" w:cs="Brill"/>
        </w:rPr>
        <w:t>Davidstrasse</w:t>
      </w:r>
      <w:proofErr w:type="spellEnd"/>
      <w:r w:rsidRPr="00C66272">
        <w:rPr>
          <w:rFonts w:ascii="Brill" w:eastAsia="Brill" w:hAnsi="Brill" w:cs="Brill"/>
        </w:rPr>
        <w:t xml:space="preserve"> and </w:t>
      </w:r>
      <w:r w:rsidR="007A41A2" w:rsidRPr="00C66272">
        <w:rPr>
          <w:rFonts w:ascii="Brill" w:eastAsia="Brill" w:hAnsi="Brill" w:cs="Brill"/>
        </w:rPr>
        <w:t xml:space="preserve">hotels in </w:t>
      </w:r>
      <w:r w:rsidRPr="00C66272">
        <w:rPr>
          <w:rFonts w:ascii="Brill" w:eastAsia="Brill" w:hAnsi="Brill" w:cs="Brill"/>
        </w:rPr>
        <w:t xml:space="preserve">the surrounding streets in </w:t>
      </w:r>
      <w:del w:id="2113" w:author="Autor">
        <w:r w:rsidRPr="00C66272" w:rsidDel="00CD61A1">
          <w:rPr>
            <w:rFonts w:ascii="Brill" w:eastAsia="Brill" w:hAnsi="Brill" w:cs="Brill"/>
          </w:rPr>
          <w:delText xml:space="preserve">let </w:delText>
        </w:r>
      </w:del>
      <w:r w:rsidRPr="00C66272">
        <w:rPr>
          <w:rFonts w:ascii="Brill" w:eastAsia="Brill" w:hAnsi="Brill" w:cs="Brill"/>
        </w:rPr>
        <w:t xml:space="preserve">rooms </w:t>
      </w:r>
      <w:ins w:id="2114" w:author="Autor">
        <w:r w:rsidR="00CD61A1">
          <w:rPr>
            <w:rFonts w:ascii="Brill" w:eastAsia="Brill" w:hAnsi="Brill" w:cs="Brill"/>
          </w:rPr>
          <w:t xml:space="preserve">let </w:t>
        </w:r>
      </w:ins>
      <w:r w:rsidRPr="00C66272">
        <w:rPr>
          <w:rFonts w:ascii="Brill" w:eastAsia="Brill" w:hAnsi="Brill" w:cs="Brill"/>
        </w:rPr>
        <w:t xml:space="preserve">by the hour, while in </w:t>
      </w:r>
      <w:proofErr w:type="spellStart"/>
      <w:r w:rsidRPr="00C66272">
        <w:rPr>
          <w:rFonts w:ascii="Brill" w:eastAsia="Brill" w:hAnsi="Brill" w:cs="Brill"/>
        </w:rPr>
        <w:t>Herbertstrasse</w:t>
      </w:r>
      <w:proofErr w:type="spellEnd"/>
      <w:r w:rsidRPr="00C66272">
        <w:rPr>
          <w:rFonts w:ascii="Brill" w:eastAsia="Brill" w:hAnsi="Brill" w:cs="Brill"/>
        </w:rPr>
        <w:t xml:space="preserve"> a zone was fenced off for the ‘love slaves’–</w:t>
      </w:r>
      <w:ins w:id="2115" w:author="Autor">
        <w:r w:rsidR="00CD61A1">
          <w:rPr>
            <w:rFonts w:ascii="Brill" w:eastAsia="Brill" w:hAnsi="Brill" w:cs="Brill"/>
          </w:rPr>
          <w:t xml:space="preserve"> with</w:t>
        </w:r>
      </w:ins>
      <w:r w:rsidRPr="00C66272">
        <w:rPr>
          <w:rFonts w:ascii="Brill" w:eastAsia="Brill" w:hAnsi="Brill" w:cs="Brill"/>
        </w:rPr>
        <w:t xml:space="preserve"> ‘no admittance for youths and women’. The authorities had to accept that bans and restriction only had a limited effect. Prostitution was recogni</w:t>
      </w:r>
      <w:ins w:id="2116" w:author="Autor">
        <w:r w:rsidR="002C79C1">
          <w:rPr>
            <w:rFonts w:ascii="Brill" w:eastAsia="Brill" w:hAnsi="Brill" w:cs="Brill"/>
          </w:rPr>
          <w:t>z</w:t>
        </w:r>
      </w:ins>
      <w:del w:id="2117" w:author="Autor">
        <w:r w:rsidRPr="00C66272" w:rsidDel="002C79C1">
          <w:rPr>
            <w:rFonts w:ascii="Brill" w:eastAsia="Brill" w:hAnsi="Brill" w:cs="Brill"/>
          </w:rPr>
          <w:delText>s</w:delText>
        </w:r>
      </w:del>
      <w:r w:rsidRPr="00C66272">
        <w:rPr>
          <w:rFonts w:ascii="Brill" w:eastAsia="Brill" w:hAnsi="Brill" w:cs="Brill"/>
        </w:rPr>
        <w:t xml:space="preserve">ed as a </w:t>
      </w:r>
      <w:ins w:id="2118" w:author="Autor">
        <w:r w:rsidR="00CD61A1">
          <w:rPr>
            <w:rFonts w:ascii="Brill" w:eastAsia="Brill" w:hAnsi="Brill" w:cs="Brill"/>
          </w:rPr>
          <w:t>“</w:t>
        </w:r>
      </w:ins>
      <w:del w:id="2119" w:author="Autor">
        <w:r w:rsidRPr="00C66272" w:rsidDel="00CD61A1">
          <w:rPr>
            <w:rFonts w:ascii="Brill" w:eastAsia="Brill" w:hAnsi="Brill" w:cs="Brill"/>
          </w:rPr>
          <w:delText>‘</w:delText>
        </w:r>
      </w:del>
      <w:r w:rsidRPr="00C66272">
        <w:rPr>
          <w:rFonts w:ascii="Brill" w:eastAsia="Brill" w:hAnsi="Brill" w:cs="Brill"/>
        </w:rPr>
        <w:t>social phenomenon that had to be tolerated</w:t>
      </w:r>
      <w:ins w:id="2120" w:author="Autor">
        <w:r w:rsidR="00CD61A1">
          <w:rPr>
            <w:rFonts w:ascii="Brill" w:eastAsia="Brill" w:hAnsi="Brill" w:cs="Brill"/>
          </w:rPr>
          <w:t>”</w:t>
        </w:r>
      </w:ins>
      <w:del w:id="2121" w:author="Autor">
        <w:r w:rsidRPr="00C66272" w:rsidDel="00CD61A1">
          <w:rPr>
            <w:rFonts w:ascii="Brill" w:eastAsia="Brill" w:hAnsi="Brill" w:cs="Brill"/>
          </w:rPr>
          <w:delText>’</w:delText>
        </w:r>
      </w:del>
      <w:r w:rsidRPr="00C66272">
        <w:rPr>
          <w:rFonts w:ascii="Brill" w:eastAsia="Brill" w:hAnsi="Brill" w:cs="Brill"/>
        </w:rPr>
        <w:t xml:space="preserve"> and dangers were reduced by health and moral order regulations. Compulsory registration and health checks for prostitutes were introduced and exploitation by publicans prohibited (</w:t>
      </w:r>
      <w:r w:rsidRPr="007F7BA6">
        <w:rPr>
          <w:rFonts w:ascii="Brill" w:eastAsia="Brill" w:hAnsi="Brill" w:cs="Brill"/>
        </w:rPr>
        <w:t>Hagemann 1984</w:t>
      </w:r>
      <w:r w:rsidRPr="00C66272">
        <w:rPr>
          <w:rFonts w:ascii="Brill" w:eastAsia="Brill" w:hAnsi="Brill" w:cs="Brill"/>
        </w:rPr>
        <w:t xml:space="preserve">; </w:t>
      </w:r>
      <w:r w:rsidRPr="00374B07">
        <w:rPr>
          <w:rFonts w:ascii="Brill" w:eastAsia="Brill" w:hAnsi="Brill" w:cs="Brill"/>
        </w:rPr>
        <w:t>Bake et al. 1989</w:t>
      </w:r>
      <w:r w:rsidRPr="00C66272">
        <w:rPr>
          <w:rFonts w:ascii="Brill" w:eastAsia="Brill" w:hAnsi="Brill" w:cs="Brill"/>
        </w:rPr>
        <w:t>). Regulations on ‘love as a commodity’ were unavoidable to protect soldiers, foreigners, unmarried workers</w:t>
      </w:r>
      <w:r w:rsidR="00641D9E" w:rsidRPr="00C66272">
        <w:rPr>
          <w:rFonts w:ascii="Brill" w:eastAsia="Brill" w:hAnsi="Brill" w:cs="Brill"/>
        </w:rPr>
        <w:t>,</w:t>
      </w:r>
      <w:r w:rsidRPr="00C66272">
        <w:rPr>
          <w:rFonts w:ascii="Brill" w:eastAsia="Brill" w:hAnsi="Brill" w:cs="Brill"/>
        </w:rPr>
        <w:t xml:space="preserve"> and seamen.</w:t>
      </w:r>
    </w:p>
    <w:p w14:paraId="35077A4C" w14:textId="66DD3E6F"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A special genre of music, the shanties (French: </w:t>
      </w:r>
      <w:r w:rsidRPr="00F34A6C">
        <w:rPr>
          <w:rFonts w:ascii="Brill" w:eastAsia="Brill" w:hAnsi="Brill" w:cs="Brill"/>
          <w:i/>
          <w:iCs/>
          <w:color w:val="000000"/>
          <w:rPrChange w:id="2122" w:author="Autor">
            <w:rPr>
              <w:rFonts w:ascii="Brill" w:eastAsia="Brill" w:hAnsi="Brill" w:cs="Brill"/>
              <w:color w:val="000000"/>
            </w:rPr>
          </w:rPrChange>
        </w:rPr>
        <w:t>chanter</w:t>
      </w:r>
      <w:r w:rsidRPr="00C66272">
        <w:rPr>
          <w:rFonts w:ascii="Brill" w:eastAsia="Brill" w:hAnsi="Brill" w:cs="Brill"/>
          <w:color w:val="000000"/>
        </w:rPr>
        <w:t xml:space="preserve">), </w:t>
      </w:r>
      <w:r w:rsidR="00641D9E" w:rsidRPr="00C66272">
        <w:rPr>
          <w:rFonts w:ascii="Brill" w:eastAsia="Brill" w:hAnsi="Brill" w:cs="Brill"/>
          <w:color w:val="000000"/>
        </w:rPr>
        <w:t xml:space="preserve">were songs </w:t>
      </w:r>
      <w:r w:rsidRPr="00C66272">
        <w:rPr>
          <w:rFonts w:ascii="Brill" w:eastAsia="Brill" w:hAnsi="Brill" w:cs="Brill"/>
          <w:color w:val="000000"/>
        </w:rPr>
        <w:t>about the difficult working conditions and inadequate accommodation and food at sea. These ‘work</w:t>
      </w:r>
      <w:r w:rsidR="006A16CB" w:rsidRPr="00C66272">
        <w:rPr>
          <w:rFonts w:ascii="Brill" w:eastAsia="Brill" w:hAnsi="Brill" w:cs="Brill"/>
          <w:color w:val="000000"/>
        </w:rPr>
        <w:t xml:space="preserve"> </w:t>
      </w:r>
      <w:r w:rsidRPr="00C66272">
        <w:rPr>
          <w:rFonts w:ascii="Brill" w:eastAsia="Brill" w:hAnsi="Brill" w:cs="Brill"/>
          <w:color w:val="000000"/>
        </w:rPr>
        <w:t xml:space="preserve">songs’ mutated into a special musical culture in the entertainment venues with increasing numbers of tourists. In romanticized and kitschy versions that were soon commercialized, a transfigured picture of seafaring was </w:t>
      </w:r>
      <w:ins w:id="2123" w:author="Autor">
        <w:r w:rsidR="00CD61A1">
          <w:rPr>
            <w:rFonts w:ascii="Brill" w:eastAsia="Brill" w:hAnsi="Brill" w:cs="Brill"/>
            <w:color w:val="000000"/>
          </w:rPr>
          <w:t>constructed</w:t>
        </w:r>
      </w:ins>
      <w:del w:id="2124" w:author="Autor">
        <w:r w:rsidRPr="00C66272" w:rsidDel="00CD61A1">
          <w:rPr>
            <w:rFonts w:ascii="Brill" w:eastAsia="Brill" w:hAnsi="Brill" w:cs="Brill"/>
            <w:color w:val="000000"/>
          </w:rPr>
          <w:delText>drawn</w:delText>
        </w:r>
      </w:del>
      <w:r w:rsidRPr="00C66272">
        <w:rPr>
          <w:rFonts w:ascii="Brill" w:eastAsia="Brill" w:hAnsi="Brill" w:cs="Brill"/>
          <w:color w:val="000000"/>
        </w:rPr>
        <w:t xml:space="preserve"> far removed from reality (</w:t>
      </w:r>
      <w:proofErr w:type="spellStart"/>
      <w:r w:rsidRPr="00052352">
        <w:rPr>
          <w:rFonts w:ascii="Brill" w:eastAsia="Brill" w:hAnsi="Brill" w:cs="Brill"/>
          <w:color w:val="000000"/>
        </w:rPr>
        <w:t>Skrentny</w:t>
      </w:r>
      <w:proofErr w:type="spellEnd"/>
      <w:r w:rsidRPr="00052352">
        <w:rPr>
          <w:rFonts w:ascii="Brill" w:eastAsia="Brill" w:hAnsi="Brill" w:cs="Brill"/>
          <w:color w:val="000000"/>
        </w:rPr>
        <w:t>, 1989,</w:t>
      </w:r>
      <w:r w:rsidRPr="00C66272">
        <w:rPr>
          <w:rFonts w:ascii="Brill" w:eastAsia="Brill" w:hAnsi="Brill" w:cs="Brill"/>
          <w:color w:val="000000"/>
        </w:rPr>
        <w:t xml:space="preserve"> p.</w:t>
      </w:r>
      <w:del w:id="2125" w:author="Autor">
        <w:r w:rsidRPr="00C66272" w:rsidDel="00CD61A1">
          <w:rPr>
            <w:rFonts w:ascii="Brill" w:eastAsia="Brill" w:hAnsi="Brill" w:cs="Brill"/>
            <w:color w:val="000000"/>
          </w:rPr>
          <w:delText xml:space="preserve"> </w:delText>
        </w:r>
      </w:del>
      <w:r w:rsidRPr="00C66272">
        <w:rPr>
          <w:rFonts w:ascii="Brill" w:eastAsia="Brill" w:hAnsi="Brill" w:cs="Brill"/>
          <w:color w:val="000000"/>
        </w:rPr>
        <w:t xml:space="preserve">186). </w:t>
      </w:r>
    </w:p>
    <w:p w14:paraId="35077A4D" w14:textId="365AAF26"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 xml:space="preserve">There were ‘traders in kind’ doing business with gifts from foreign seamen. Also </w:t>
      </w:r>
      <w:r w:rsidR="006A16CB" w:rsidRPr="00C66272">
        <w:rPr>
          <w:rFonts w:ascii="Brill" w:eastAsia="Brill" w:hAnsi="Brill" w:cs="Brill"/>
          <w:color w:val="000000"/>
        </w:rPr>
        <w:t xml:space="preserve">sold were </w:t>
      </w:r>
      <w:r w:rsidRPr="00C66272">
        <w:rPr>
          <w:rFonts w:ascii="Brill" w:eastAsia="Brill" w:hAnsi="Brill" w:cs="Brill"/>
          <w:color w:val="000000"/>
        </w:rPr>
        <w:t>parrots, monkeys, shells</w:t>
      </w:r>
      <w:r w:rsidR="006A16CB" w:rsidRPr="00C66272">
        <w:rPr>
          <w:rFonts w:ascii="Brill" w:eastAsia="Brill" w:hAnsi="Brill" w:cs="Brill"/>
          <w:color w:val="000000"/>
        </w:rPr>
        <w:t>,</w:t>
      </w:r>
      <w:r w:rsidRPr="00C66272">
        <w:rPr>
          <w:rFonts w:ascii="Brill" w:eastAsia="Brill" w:hAnsi="Brill" w:cs="Brill"/>
          <w:color w:val="000000"/>
        </w:rPr>
        <w:t xml:space="preserve"> and jewellery. Little persons and foreign ethnicities could be gawked at. Exotic birds, giant gorillas</w:t>
      </w:r>
      <w:r w:rsidR="006F411F" w:rsidRPr="00C66272">
        <w:rPr>
          <w:rFonts w:ascii="Brill" w:eastAsia="Brill" w:hAnsi="Brill" w:cs="Brill"/>
          <w:color w:val="000000"/>
        </w:rPr>
        <w:t>,</w:t>
      </w:r>
      <w:r w:rsidRPr="00C66272">
        <w:rPr>
          <w:rFonts w:ascii="Brill" w:eastAsia="Brill" w:hAnsi="Brill" w:cs="Brill"/>
          <w:color w:val="000000"/>
        </w:rPr>
        <w:t xml:space="preserve"> and other jungle and desert animals were displayed in cages. Jukeboxes already existed in the 1880s, and in </w:t>
      </w:r>
      <w:commentRangeStart w:id="2126"/>
      <w:commentRangeStart w:id="2127"/>
      <w:r w:rsidRPr="00C66272">
        <w:rPr>
          <w:rFonts w:ascii="Brill" w:eastAsia="Brill" w:hAnsi="Brill" w:cs="Brill"/>
          <w:color w:val="000000"/>
        </w:rPr>
        <w:t>1990</w:t>
      </w:r>
      <w:commentRangeEnd w:id="2126"/>
      <w:r w:rsidR="00F05337">
        <w:rPr>
          <w:rStyle w:val="Odwoaniedokomentarza"/>
          <w:lang w:val="en-AU"/>
        </w:rPr>
        <w:commentReference w:id="2126"/>
      </w:r>
      <w:commentRangeEnd w:id="2127"/>
      <w:r w:rsidR="00607598">
        <w:rPr>
          <w:rStyle w:val="Odwoaniedokomentarza"/>
          <w:lang w:val="en-AU"/>
        </w:rPr>
        <w:commentReference w:id="2127"/>
      </w:r>
      <w:r w:rsidRPr="00C66272">
        <w:rPr>
          <w:rFonts w:ascii="Brill" w:eastAsia="Brill" w:hAnsi="Brill" w:cs="Brill"/>
          <w:color w:val="000000"/>
        </w:rPr>
        <w:t>, the first motion pictures were shown (</w:t>
      </w:r>
      <w:proofErr w:type="spellStart"/>
      <w:r w:rsidRPr="00052352">
        <w:rPr>
          <w:rFonts w:ascii="Brill" w:eastAsia="Brill" w:hAnsi="Brill" w:cs="Brill"/>
          <w:color w:val="000000"/>
        </w:rPr>
        <w:t>Thinius</w:t>
      </w:r>
      <w:proofErr w:type="spellEnd"/>
      <w:r w:rsidRPr="00052352">
        <w:rPr>
          <w:rFonts w:ascii="Brill" w:eastAsia="Brill" w:hAnsi="Brill" w:cs="Brill"/>
          <w:color w:val="000000"/>
        </w:rPr>
        <w:t xml:space="preserve">, </w:t>
      </w:r>
      <w:commentRangeStart w:id="2128"/>
      <w:commentRangeStart w:id="2129"/>
      <w:del w:id="2130" w:author="Autor">
        <w:r w:rsidRPr="00052352" w:rsidDel="00607598">
          <w:rPr>
            <w:rFonts w:ascii="Brill" w:eastAsia="Brill" w:hAnsi="Brill" w:cs="Brill"/>
            <w:color w:val="000000"/>
          </w:rPr>
          <w:delText>1993</w:delText>
        </w:r>
        <w:commentRangeEnd w:id="2128"/>
        <w:r w:rsidR="00052352" w:rsidDel="00607598">
          <w:rPr>
            <w:rStyle w:val="Odwoaniedokomentarza"/>
            <w:lang w:val="en-AU"/>
          </w:rPr>
          <w:commentReference w:id="2128"/>
        </w:r>
      </w:del>
      <w:commentRangeEnd w:id="2129"/>
      <w:r w:rsidR="00607598">
        <w:rPr>
          <w:rStyle w:val="Odwoaniedokomentarza"/>
          <w:lang w:val="en-AU"/>
        </w:rPr>
        <w:commentReference w:id="2129"/>
      </w:r>
      <w:ins w:id="2131" w:author="Autor">
        <w:r w:rsidR="00607598" w:rsidRPr="00052352">
          <w:rPr>
            <w:rFonts w:ascii="Brill" w:eastAsia="Brill" w:hAnsi="Brill" w:cs="Brill"/>
            <w:color w:val="000000"/>
          </w:rPr>
          <w:t>19</w:t>
        </w:r>
        <w:r w:rsidR="00607598">
          <w:rPr>
            <w:rFonts w:ascii="Brill" w:eastAsia="Brill" w:hAnsi="Brill" w:cs="Brill"/>
            <w:color w:val="000000"/>
          </w:rPr>
          <w:t>75</w:t>
        </w:r>
      </w:ins>
      <w:r w:rsidRPr="00C66272">
        <w:rPr>
          <w:rFonts w:ascii="Brill" w:eastAsia="Brill" w:hAnsi="Brill" w:cs="Brill"/>
          <w:color w:val="000000"/>
        </w:rPr>
        <w:t>).</w:t>
      </w:r>
      <w:r w:rsidR="001A1E0C">
        <w:rPr>
          <w:rFonts w:ascii="Brill" w:eastAsia="Brill" w:hAnsi="Brill" w:cs="Brill"/>
          <w:color w:val="000000"/>
        </w:rPr>
        <w:t xml:space="preserve"> </w:t>
      </w:r>
      <w:r w:rsidRPr="00C66272">
        <w:rPr>
          <w:rFonts w:ascii="Brill" w:eastAsia="Brill" w:hAnsi="Brill" w:cs="Brill"/>
          <w:color w:val="000000"/>
        </w:rPr>
        <w:t xml:space="preserve">Large theatres and music halls with showy facades and garishly lit windows put on up to </w:t>
      </w:r>
      <w:del w:id="2132" w:author="Autor">
        <w:r w:rsidRPr="00C66272" w:rsidDel="00F05337">
          <w:rPr>
            <w:rFonts w:ascii="Brill" w:eastAsia="Brill" w:hAnsi="Brill" w:cs="Brill"/>
            <w:color w:val="000000"/>
          </w:rPr>
          <w:delText xml:space="preserve">thirty </w:delText>
        </w:r>
      </w:del>
      <w:ins w:id="2133" w:author="Autor">
        <w:r w:rsidR="00F05337">
          <w:rPr>
            <w:rFonts w:ascii="Brill" w:eastAsia="Brill" w:hAnsi="Brill" w:cs="Brill"/>
            <w:color w:val="000000"/>
          </w:rPr>
          <w:t>30</w:t>
        </w:r>
        <w:r w:rsidR="00F05337" w:rsidRPr="00C66272">
          <w:rPr>
            <w:rFonts w:ascii="Brill" w:eastAsia="Brill" w:hAnsi="Brill" w:cs="Brill"/>
            <w:color w:val="000000"/>
          </w:rPr>
          <w:t xml:space="preserve"> </w:t>
        </w:r>
      </w:ins>
      <w:r w:rsidRPr="00C66272">
        <w:rPr>
          <w:rFonts w:ascii="Brill" w:eastAsia="Brill" w:hAnsi="Brill" w:cs="Brill"/>
          <w:color w:val="000000"/>
        </w:rPr>
        <w:t>performances each evening for marvelling audiences. Tattoos were offered</w:t>
      </w:r>
      <w:ins w:id="2134" w:author="Autor">
        <w:r w:rsidR="00F05337">
          <w:rPr>
            <w:rFonts w:ascii="Brill" w:eastAsia="Brill" w:hAnsi="Brill" w:cs="Brill"/>
            <w:color w:val="000000"/>
          </w:rPr>
          <w:t>,</w:t>
        </w:r>
      </w:ins>
      <w:r w:rsidRPr="00C66272">
        <w:rPr>
          <w:rFonts w:ascii="Brill" w:eastAsia="Brill" w:hAnsi="Brill" w:cs="Brill"/>
          <w:color w:val="000000"/>
        </w:rPr>
        <w:t xml:space="preserve"> </w:t>
      </w:r>
      <w:del w:id="2135" w:author="Autor">
        <w:r w:rsidRPr="00C66272" w:rsidDel="00F05337">
          <w:rPr>
            <w:rFonts w:ascii="Brill" w:eastAsia="Brill" w:hAnsi="Brill" w:cs="Brill"/>
            <w:color w:val="000000"/>
          </w:rPr>
          <w:delText xml:space="preserve">and </w:delText>
        </w:r>
      </w:del>
      <w:r w:rsidRPr="00C66272">
        <w:rPr>
          <w:rFonts w:ascii="Brill" w:eastAsia="Brill" w:hAnsi="Brill" w:cs="Brill"/>
          <w:color w:val="000000"/>
        </w:rPr>
        <w:t>symboliz</w:t>
      </w:r>
      <w:ins w:id="2136" w:author="Autor">
        <w:r w:rsidR="00F05337">
          <w:rPr>
            <w:rFonts w:ascii="Brill" w:eastAsia="Brill" w:hAnsi="Brill" w:cs="Brill"/>
            <w:color w:val="000000"/>
          </w:rPr>
          <w:t>ing</w:t>
        </w:r>
      </w:ins>
      <w:del w:id="2137" w:author="Autor">
        <w:r w:rsidRPr="00C66272" w:rsidDel="00F05337">
          <w:rPr>
            <w:rFonts w:ascii="Brill" w:eastAsia="Brill" w:hAnsi="Brill" w:cs="Brill"/>
            <w:color w:val="000000"/>
          </w:rPr>
          <w:delText>ed</w:delText>
        </w:r>
      </w:del>
      <w:r w:rsidRPr="00C66272">
        <w:rPr>
          <w:rFonts w:ascii="Brill" w:eastAsia="Brill" w:hAnsi="Brill" w:cs="Brill"/>
          <w:color w:val="000000"/>
        </w:rPr>
        <w:t xml:space="preserve"> the external characteristics of an alternative world.</w:t>
      </w:r>
    </w:p>
    <w:p w14:paraId="35077A4E" w14:textId="192BEA0D"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1896 the Kaiser declared ‘Germany’s future is on the water’ and assigned the seaport city of Hamburg a special role. Around 1900 up to 5,000 foreign seamen were working on German ships, mainly as boilermen and coal trimmers, with the racist justification that </w:t>
      </w:r>
      <w:ins w:id="2138" w:author="Autor">
        <w:r w:rsidR="00DE7856">
          <w:rPr>
            <w:rFonts w:ascii="Brill" w:eastAsia="Brill" w:hAnsi="Brill" w:cs="Brill"/>
            <w:color w:val="000000"/>
          </w:rPr>
          <w:t>“</w:t>
        </w:r>
      </w:ins>
      <w:del w:id="2139" w:author="Autor">
        <w:r w:rsidRPr="00C66272" w:rsidDel="00DE7856">
          <w:rPr>
            <w:rFonts w:ascii="Brill" w:eastAsia="Brill" w:hAnsi="Brill" w:cs="Brill"/>
            <w:color w:val="000000"/>
          </w:rPr>
          <w:delText>‘</w:delText>
        </w:r>
      </w:del>
      <w:r w:rsidRPr="00C66272">
        <w:rPr>
          <w:rFonts w:ascii="Brill" w:eastAsia="Brill" w:hAnsi="Brill" w:cs="Brill"/>
          <w:color w:val="000000"/>
        </w:rPr>
        <w:t>coolies</w:t>
      </w:r>
      <w:ins w:id="2140" w:author="Autor">
        <w:r w:rsidR="00DE7856">
          <w:rPr>
            <w:rFonts w:ascii="Brill" w:eastAsia="Brill" w:hAnsi="Brill" w:cs="Brill"/>
            <w:color w:val="000000"/>
          </w:rPr>
          <w:t>”</w:t>
        </w:r>
      </w:ins>
      <w:del w:id="2141" w:author="Autor">
        <w:r w:rsidRPr="00C66272" w:rsidDel="00DE7856">
          <w:rPr>
            <w:rFonts w:ascii="Brill" w:eastAsia="Brill" w:hAnsi="Brill" w:cs="Brill"/>
            <w:color w:val="000000"/>
          </w:rPr>
          <w:delText>’</w:delText>
        </w:r>
      </w:del>
      <w:r w:rsidRPr="00C66272">
        <w:rPr>
          <w:rFonts w:ascii="Brill" w:eastAsia="Brill" w:hAnsi="Brill" w:cs="Brill"/>
          <w:color w:val="000000"/>
        </w:rPr>
        <w:t xml:space="preserve"> were particularly undemanding and </w:t>
      </w:r>
      <w:ins w:id="2142" w:author="Autor">
        <w:r w:rsidR="00DE7856">
          <w:rPr>
            <w:rFonts w:ascii="Brill" w:eastAsia="Brill" w:hAnsi="Brill" w:cs="Brill"/>
            <w:color w:val="000000"/>
          </w:rPr>
          <w:t>“</w:t>
        </w:r>
      </w:ins>
      <w:del w:id="2143" w:author="Autor">
        <w:r w:rsidRPr="00C66272" w:rsidDel="00DE7856">
          <w:rPr>
            <w:rFonts w:ascii="Brill" w:eastAsia="Brill" w:hAnsi="Brill" w:cs="Brill"/>
            <w:color w:val="000000"/>
          </w:rPr>
          <w:delText>‘</w:delText>
        </w:r>
      </w:del>
      <w:r w:rsidRPr="00C66272">
        <w:rPr>
          <w:rFonts w:ascii="Brill" w:eastAsia="Brill" w:hAnsi="Brill" w:cs="Brill"/>
          <w:color w:val="000000"/>
        </w:rPr>
        <w:t>heat resistant</w:t>
      </w:r>
      <w:ins w:id="2144" w:author="Autor">
        <w:r w:rsidR="00DE7856">
          <w:rPr>
            <w:rFonts w:ascii="Brill" w:eastAsia="Brill" w:hAnsi="Brill" w:cs="Brill"/>
            <w:color w:val="000000"/>
          </w:rPr>
          <w:t>”</w:t>
        </w:r>
      </w:ins>
      <w:del w:id="2145" w:author="Autor">
        <w:r w:rsidRPr="00C66272" w:rsidDel="00DE7856">
          <w:rPr>
            <w:rFonts w:ascii="Brill" w:eastAsia="Brill" w:hAnsi="Brill" w:cs="Brill"/>
            <w:color w:val="000000"/>
          </w:rPr>
          <w:delText>’</w:delText>
        </w:r>
      </w:del>
      <w:r w:rsidRPr="00C66272">
        <w:rPr>
          <w:rFonts w:ascii="Brill" w:eastAsia="Brill" w:hAnsi="Brill" w:cs="Brill"/>
          <w:color w:val="000000"/>
        </w:rPr>
        <w:t xml:space="preserve"> </w:t>
      </w:r>
      <w:commentRangeStart w:id="2146"/>
      <w:commentRangeStart w:id="2147"/>
      <w:r w:rsidRPr="00C66272">
        <w:rPr>
          <w:rFonts w:ascii="Brill" w:eastAsia="Brill" w:hAnsi="Brill" w:cs="Brill"/>
          <w:color w:val="000000"/>
        </w:rPr>
        <w:t>(</w:t>
      </w:r>
      <w:r w:rsidRPr="00163DFE">
        <w:rPr>
          <w:rFonts w:ascii="Brill" w:eastAsia="Brill" w:hAnsi="Brill" w:cs="Brill"/>
          <w:color w:val="000000"/>
        </w:rPr>
        <w:t>Amenda, 2003</w:t>
      </w:r>
      <w:commentRangeEnd w:id="2146"/>
      <w:r w:rsidR="00163DFE">
        <w:rPr>
          <w:rStyle w:val="Odwoaniedokomentarza"/>
          <w:lang w:val="en-AU"/>
        </w:rPr>
        <w:commentReference w:id="2146"/>
      </w:r>
      <w:commentRangeEnd w:id="2147"/>
      <w:r w:rsidR="008267F1">
        <w:rPr>
          <w:rStyle w:val="Odwoaniedokomentarza"/>
          <w:lang w:val="en-AU"/>
        </w:rPr>
        <w:commentReference w:id="2147"/>
      </w:r>
      <w:r w:rsidRPr="00C66272">
        <w:rPr>
          <w:rFonts w:ascii="Brill" w:eastAsia="Brill" w:hAnsi="Brill" w:cs="Brill"/>
          <w:color w:val="000000"/>
        </w:rPr>
        <w:t>, p.</w:t>
      </w:r>
      <w:del w:id="2148" w:author="Autor">
        <w:r w:rsidRPr="00C66272" w:rsidDel="00DE7856">
          <w:rPr>
            <w:rFonts w:ascii="Brill" w:eastAsia="Brill" w:hAnsi="Brill" w:cs="Brill"/>
            <w:color w:val="000000"/>
          </w:rPr>
          <w:delText xml:space="preserve"> </w:delText>
        </w:r>
      </w:del>
      <w:r w:rsidRPr="00C66272">
        <w:rPr>
          <w:rFonts w:ascii="Brill" w:eastAsia="Brill" w:hAnsi="Brill" w:cs="Brill"/>
          <w:color w:val="000000"/>
        </w:rPr>
        <w:t>75).</w:t>
      </w:r>
      <w:r w:rsidRPr="00C66272">
        <w:rPr>
          <w:rFonts w:ascii="Brill" w:eastAsia="Brill" w:hAnsi="Brill" w:cs="Brill"/>
          <w:color w:val="000000"/>
          <w:vertAlign w:val="superscript"/>
        </w:rPr>
        <w:footnoteReference w:id="21"/>
      </w:r>
      <w:r w:rsidRPr="00C66272">
        <w:rPr>
          <w:rFonts w:ascii="Brill" w:eastAsia="Brill" w:hAnsi="Brill" w:cs="Brill"/>
          <w:color w:val="000000"/>
        </w:rPr>
        <w:t xml:space="preserve"> A Chinese quarter emerged near the harbour, and various sub areas with different characteristics developed in St Pauli. They comprised a mix of dance halls and entertainment venues, bars and pubs, prostitution, lodgings, hotels letting rooms by the hour</w:t>
      </w:r>
      <w:r w:rsidR="00454FCB" w:rsidRPr="00C66272">
        <w:rPr>
          <w:rFonts w:ascii="Brill" w:eastAsia="Brill" w:hAnsi="Brill" w:cs="Brill"/>
          <w:color w:val="000000"/>
        </w:rPr>
        <w:t>,</w:t>
      </w:r>
      <w:r w:rsidRPr="00C66272">
        <w:rPr>
          <w:rFonts w:ascii="Brill" w:eastAsia="Brill" w:hAnsi="Brill" w:cs="Brill"/>
          <w:color w:val="000000"/>
        </w:rPr>
        <w:t xml:space="preserve"> and middle</w:t>
      </w:r>
      <w:r w:rsidR="00454FCB" w:rsidRPr="00C66272">
        <w:rPr>
          <w:rFonts w:ascii="Brill" w:eastAsia="Brill" w:hAnsi="Brill" w:cs="Brill"/>
          <w:color w:val="000000"/>
        </w:rPr>
        <w:t>-</w:t>
      </w:r>
      <w:r w:rsidRPr="00C66272">
        <w:rPr>
          <w:rFonts w:ascii="Brill" w:eastAsia="Brill" w:hAnsi="Brill" w:cs="Brill"/>
          <w:color w:val="000000"/>
        </w:rPr>
        <w:t>class residential areas. The establishments were transient with rapid and continuous fluctuations, always adapting to new needs of the customers. This applied to food and beverages, as well as cultural facilities such as cinemas and theatres and</w:t>
      </w:r>
      <w:r w:rsidR="001A1E0C">
        <w:rPr>
          <w:rFonts w:ascii="Brill" w:eastAsia="Brill" w:hAnsi="Brill" w:cs="Brill"/>
          <w:color w:val="000000"/>
        </w:rPr>
        <w:t xml:space="preserve"> </w:t>
      </w:r>
      <w:r w:rsidR="007B200B" w:rsidRPr="00C66272">
        <w:rPr>
          <w:rFonts w:ascii="Brill" w:eastAsia="Brill" w:hAnsi="Brill" w:cs="Brill"/>
          <w:color w:val="000000"/>
        </w:rPr>
        <w:t xml:space="preserve">venues </w:t>
      </w:r>
      <w:r w:rsidRPr="00C66272">
        <w:rPr>
          <w:rFonts w:ascii="Brill" w:eastAsia="Brill" w:hAnsi="Brill" w:cs="Brill"/>
          <w:color w:val="000000"/>
        </w:rPr>
        <w:t>for se</w:t>
      </w:r>
      <w:r w:rsidR="001440FA" w:rsidRPr="00C66272">
        <w:rPr>
          <w:rFonts w:ascii="Brill" w:eastAsia="Brill" w:hAnsi="Brill" w:cs="Brill"/>
          <w:color w:val="000000"/>
        </w:rPr>
        <w:t>x</w:t>
      </w:r>
      <w:r w:rsidRPr="00C66272">
        <w:rPr>
          <w:rFonts w:ascii="Brill" w:eastAsia="Brill" w:hAnsi="Brill" w:cs="Brill"/>
          <w:color w:val="000000"/>
        </w:rPr>
        <w:t xml:space="preserve">. Petty crime and semi-legal occupations including smuggling were the order of the day and a challenge for policing and surveillance. Newcomers and strangers who were unfamiliar with the ‘practices’ in St Pauli had to pay dearly for their ignorance. Foreign restaurants opened and Chinese gastronomy </w:t>
      </w:r>
      <w:r w:rsidR="001440FA" w:rsidRPr="00C66272">
        <w:rPr>
          <w:rFonts w:ascii="Brill" w:eastAsia="Brill" w:hAnsi="Brill" w:cs="Brill"/>
          <w:color w:val="000000"/>
        </w:rPr>
        <w:t>became</w:t>
      </w:r>
      <w:r w:rsidRPr="00C66272">
        <w:rPr>
          <w:rFonts w:ascii="Brill" w:eastAsia="Brill" w:hAnsi="Brill" w:cs="Brill"/>
          <w:color w:val="000000"/>
        </w:rPr>
        <w:t xml:space="preserve"> a culinary enrichment that radiated the internationality of Hamburg and St Pauli. </w:t>
      </w:r>
      <w:r w:rsidR="004E42CF" w:rsidRPr="00C66272">
        <w:rPr>
          <w:rFonts w:ascii="Brill" w:eastAsia="Brill" w:hAnsi="Brill" w:cs="Brill"/>
          <w:color w:val="000000"/>
        </w:rPr>
        <w:t>After the catastrophic cholera</w:t>
      </w:r>
      <w:r w:rsidR="004E42CF" w:rsidRPr="00C66272">
        <w:rPr>
          <w:rFonts w:ascii="Brill" w:eastAsia="Brill" w:hAnsi="Brill" w:cs="Brill"/>
          <w:color w:val="000000"/>
          <w:sz w:val="36"/>
          <w:szCs w:val="36"/>
        </w:rPr>
        <w:t xml:space="preserve"> </w:t>
      </w:r>
      <w:r w:rsidR="004E42CF" w:rsidRPr="00C66272">
        <w:rPr>
          <w:rFonts w:ascii="Brill" w:eastAsia="Brill" w:hAnsi="Brill" w:cs="Brill"/>
          <w:color w:val="000000"/>
        </w:rPr>
        <w:t>epidemic in 1892</w:t>
      </w:r>
      <w:r w:rsidR="00393A4D" w:rsidRPr="00C66272">
        <w:rPr>
          <w:rFonts w:ascii="Brill" w:eastAsia="Brill" w:hAnsi="Brill" w:cs="Brill"/>
          <w:color w:val="000000"/>
        </w:rPr>
        <w:t>, the</w:t>
      </w:r>
      <w:r w:rsidRPr="00C66272">
        <w:rPr>
          <w:rFonts w:ascii="Brill" w:eastAsia="Brill" w:hAnsi="Brill" w:cs="Brill"/>
          <w:color w:val="000000"/>
        </w:rPr>
        <w:t xml:space="preserve"> port </w:t>
      </w:r>
      <w:r w:rsidR="00393A4D" w:rsidRPr="00C66272">
        <w:rPr>
          <w:rFonts w:ascii="Brill" w:eastAsia="Brill" w:hAnsi="Brill" w:cs="Brill"/>
          <w:color w:val="000000"/>
        </w:rPr>
        <w:t xml:space="preserve">gained a </w:t>
      </w:r>
      <w:r w:rsidRPr="00C66272">
        <w:rPr>
          <w:rFonts w:ascii="Brill" w:eastAsia="Brill" w:hAnsi="Brill" w:cs="Brill"/>
          <w:color w:val="000000"/>
        </w:rPr>
        <w:t>doctor and</w:t>
      </w:r>
      <w:r w:rsidR="001A1E0C">
        <w:rPr>
          <w:rFonts w:ascii="Brill" w:eastAsia="Brill" w:hAnsi="Brill" w:cs="Brill"/>
          <w:color w:val="000000"/>
        </w:rPr>
        <w:t xml:space="preserve"> </w:t>
      </w:r>
      <w:r w:rsidRPr="00C66272">
        <w:rPr>
          <w:rFonts w:ascii="Brill" w:eastAsia="Brill" w:hAnsi="Brill" w:cs="Brill"/>
          <w:color w:val="000000"/>
        </w:rPr>
        <w:t xml:space="preserve">port hospital under the supervision of the police authority. The </w:t>
      </w:r>
      <w:proofErr w:type="spellStart"/>
      <w:r w:rsidRPr="00C66272">
        <w:rPr>
          <w:rFonts w:ascii="Brill" w:eastAsia="Brill" w:hAnsi="Brill" w:cs="Brill"/>
          <w:color w:val="000000"/>
        </w:rPr>
        <w:t>Davidwache</w:t>
      </w:r>
      <w:proofErr w:type="spellEnd"/>
      <w:r w:rsidRPr="00C66272">
        <w:rPr>
          <w:rFonts w:ascii="Brill" w:eastAsia="Brill" w:hAnsi="Brill" w:cs="Brill"/>
          <w:color w:val="000000"/>
        </w:rPr>
        <w:t xml:space="preserve"> at the Reeperbahn was to become Germany’s most renowned police station. </w:t>
      </w:r>
      <w:ins w:id="2149" w:author="Autor">
        <w:r w:rsidR="00E75B76">
          <w:rPr>
            <w:rFonts w:ascii="Brill" w:eastAsia="Brill" w:hAnsi="Brill" w:cs="Brill"/>
            <w:color w:val="000000"/>
          </w:rPr>
          <w:t>Advertisements and public images referred to the</w:t>
        </w:r>
      </w:ins>
      <w:del w:id="2150" w:author="Autor">
        <w:r w:rsidRPr="00C66272" w:rsidDel="00E75B76">
          <w:rPr>
            <w:rFonts w:ascii="Brill" w:eastAsia="Brill" w:hAnsi="Brill" w:cs="Brill"/>
            <w:color w:val="000000"/>
          </w:rPr>
          <w:delText>The</w:delText>
        </w:r>
      </w:del>
      <w:r w:rsidRPr="00C66272">
        <w:rPr>
          <w:rFonts w:ascii="Brill" w:eastAsia="Brill" w:hAnsi="Brill" w:cs="Brill"/>
          <w:color w:val="000000"/>
        </w:rPr>
        <w:t xml:space="preserve"> booming port </w:t>
      </w:r>
      <w:del w:id="2151" w:author="Autor">
        <w:r w:rsidRPr="00C66272" w:rsidDel="00E75B76">
          <w:rPr>
            <w:rFonts w:ascii="Brill" w:eastAsia="Brill" w:hAnsi="Brill" w:cs="Brill"/>
            <w:color w:val="000000"/>
          </w:rPr>
          <w:delText xml:space="preserve">was referred to in advertising and public image of Hamburg </w:delText>
        </w:r>
      </w:del>
      <w:ins w:id="2152" w:author="Autor">
        <w:r w:rsidR="00170621">
          <w:rPr>
            <w:rFonts w:ascii="Brill" w:eastAsia="Brill" w:hAnsi="Brill" w:cs="Brill"/>
            <w:color w:val="000000"/>
          </w:rPr>
          <w:t>but left out</w:t>
        </w:r>
      </w:ins>
      <w:del w:id="2153" w:author="Autor">
        <w:r w:rsidRPr="00C66272" w:rsidDel="00170621">
          <w:rPr>
            <w:rFonts w:ascii="Brill" w:eastAsia="Brill" w:hAnsi="Brill" w:cs="Brill"/>
            <w:color w:val="000000"/>
          </w:rPr>
          <w:delText>and</w:delText>
        </w:r>
      </w:del>
      <w:r w:rsidRPr="00C66272">
        <w:rPr>
          <w:rFonts w:ascii="Brill" w:eastAsia="Brill" w:hAnsi="Brill" w:cs="Brill"/>
          <w:color w:val="000000"/>
        </w:rPr>
        <w:t xml:space="preserve"> the entertainment district</w:t>
      </w:r>
      <w:del w:id="2154" w:author="Autor">
        <w:r w:rsidRPr="00C66272" w:rsidDel="00170621">
          <w:rPr>
            <w:rFonts w:ascii="Brill" w:eastAsia="Brill" w:hAnsi="Brill" w:cs="Brill"/>
            <w:color w:val="000000"/>
          </w:rPr>
          <w:delText xml:space="preserve"> was left out</w:delText>
        </w:r>
      </w:del>
      <w:r w:rsidRPr="00C66272">
        <w:rPr>
          <w:rFonts w:ascii="Brill" w:eastAsia="Brill" w:hAnsi="Brill" w:cs="Brill"/>
          <w:color w:val="000000"/>
        </w:rPr>
        <w:t>, since places like St. Pauli were taboo due to bourgeois ideas about sexuality (</w:t>
      </w:r>
      <w:commentRangeStart w:id="2155"/>
      <w:commentRangeStart w:id="2156"/>
      <w:r w:rsidRPr="00163DFE">
        <w:rPr>
          <w:rFonts w:ascii="Brill" w:eastAsia="Brill" w:hAnsi="Brill" w:cs="Brill"/>
          <w:color w:val="000000"/>
        </w:rPr>
        <w:t>Amenda 2009</w:t>
      </w:r>
      <w:commentRangeEnd w:id="2155"/>
      <w:r w:rsidR="00163DFE">
        <w:rPr>
          <w:rStyle w:val="Odwoaniedokomentarza"/>
          <w:lang w:val="en-AU"/>
        </w:rPr>
        <w:commentReference w:id="2155"/>
      </w:r>
      <w:commentRangeEnd w:id="2156"/>
      <w:r w:rsidR="008267F1">
        <w:rPr>
          <w:rStyle w:val="Odwoaniedokomentarza"/>
          <w:lang w:val="en-AU"/>
        </w:rPr>
        <w:commentReference w:id="2156"/>
      </w:r>
      <w:r w:rsidRPr="00C66272">
        <w:rPr>
          <w:rFonts w:ascii="Brill" w:eastAsia="Brill" w:hAnsi="Brill" w:cs="Brill"/>
          <w:color w:val="000000"/>
        </w:rPr>
        <w:t>, p.</w:t>
      </w:r>
      <w:del w:id="2157" w:author="Autor">
        <w:r w:rsidRPr="00C66272" w:rsidDel="00E75B76">
          <w:rPr>
            <w:rFonts w:ascii="Brill" w:eastAsia="Brill" w:hAnsi="Brill" w:cs="Brill"/>
            <w:color w:val="000000"/>
          </w:rPr>
          <w:delText xml:space="preserve"> </w:delText>
        </w:r>
      </w:del>
      <w:r w:rsidRPr="00C66272">
        <w:rPr>
          <w:rFonts w:ascii="Brill" w:eastAsia="Brill" w:hAnsi="Brill" w:cs="Brill"/>
          <w:color w:val="000000"/>
        </w:rPr>
        <w:t>119).</w:t>
      </w:r>
    </w:p>
    <w:p w14:paraId="35077A4F" w14:textId="1FDDC95B"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In addition, philanthropi</w:t>
      </w:r>
      <w:r w:rsidR="00872B62" w:rsidRPr="00C66272">
        <w:rPr>
          <w:rFonts w:ascii="Brill" w:eastAsia="Brill" w:hAnsi="Brill" w:cs="Brill"/>
          <w:color w:val="000000"/>
        </w:rPr>
        <w:t>cal</w:t>
      </w:r>
      <w:r w:rsidRPr="00C66272">
        <w:rPr>
          <w:rFonts w:ascii="Brill" w:eastAsia="Brill" w:hAnsi="Brill" w:cs="Brill"/>
          <w:color w:val="000000"/>
        </w:rPr>
        <w:t xml:space="preserve"> activities formed an important element of the entertainment district. Relief committees, Christian seamen’s aid</w:t>
      </w:r>
      <w:ins w:id="2158" w:author="Autor">
        <w:r w:rsidR="00170621">
          <w:rPr>
            <w:rFonts w:ascii="Brill" w:eastAsia="Brill" w:hAnsi="Brill" w:cs="Brill"/>
            <w:color w:val="000000"/>
          </w:rPr>
          <w:t>,</w:t>
        </w:r>
      </w:ins>
      <w:r w:rsidRPr="00C66272">
        <w:rPr>
          <w:rFonts w:ascii="Brill" w:eastAsia="Brill" w:hAnsi="Brill" w:cs="Brill"/>
          <w:color w:val="000000"/>
        </w:rPr>
        <w:t xml:space="preserve"> and a seamen’s mission sought to turn sailors away from the pestilent pleasures of alcohol and prostitution. However, </w:t>
      </w:r>
      <w:r w:rsidRPr="00C66272">
        <w:rPr>
          <w:rFonts w:ascii="Brill" w:eastAsia="Brill" w:hAnsi="Brill" w:cs="Brill"/>
          <w:color w:val="000000"/>
        </w:rPr>
        <w:lastRenderedPageBreak/>
        <w:t xml:space="preserve">seafarers and prostitutes alike were at risk of contracting venereal diseases such as </w:t>
      </w:r>
      <w:del w:id="2159" w:author="Autor">
        <w:r w:rsidRPr="00C66272" w:rsidDel="00097C91">
          <w:rPr>
            <w:rFonts w:ascii="Brill" w:eastAsia="Brill" w:hAnsi="Brill" w:cs="Brill"/>
            <w:color w:val="000000"/>
          </w:rPr>
          <w:delText>gonorrhea</w:delText>
        </w:r>
      </w:del>
      <w:ins w:id="2160" w:author="Autor">
        <w:r w:rsidR="00097C91" w:rsidRPr="00C66272">
          <w:rPr>
            <w:rFonts w:ascii="Brill" w:eastAsia="Brill" w:hAnsi="Brill" w:cs="Brill"/>
            <w:color w:val="000000"/>
          </w:rPr>
          <w:t>gonorrhoea</w:t>
        </w:r>
      </w:ins>
      <w:r w:rsidRPr="00C66272">
        <w:rPr>
          <w:rFonts w:ascii="Brill" w:eastAsia="Brill" w:hAnsi="Brill" w:cs="Brill"/>
          <w:color w:val="000000"/>
        </w:rPr>
        <w:t xml:space="preserve"> and syphilis. Hygienic places to live and wash were offered, complemented by cultural programmes with music and readings.</w:t>
      </w:r>
      <w:r w:rsidRPr="00C66272">
        <w:rPr>
          <w:rFonts w:ascii="Brill" w:eastAsia="Brill" w:hAnsi="Brill" w:cs="Brill"/>
          <w:color w:val="000000"/>
          <w:vertAlign w:val="superscript"/>
        </w:rPr>
        <w:footnoteReference w:id="22"/>
      </w:r>
      <w:r w:rsidRPr="00C66272">
        <w:rPr>
          <w:rFonts w:ascii="Brill" w:eastAsia="Brill" w:hAnsi="Brill" w:cs="Brill"/>
          <w:color w:val="000000"/>
        </w:rPr>
        <w:t xml:space="preserve"> In the second half of the </w:t>
      </w:r>
      <w:del w:id="2162" w:author="Autor">
        <w:r w:rsidRPr="00C66272" w:rsidDel="00097C91">
          <w:rPr>
            <w:rFonts w:ascii="Brill" w:eastAsia="Brill" w:hAnsi="Brill" w:cs="Brill"/>
            <w:color w:val="000000"/>
          </w:rPr>
          <w:delText xml:space="preserve">nineteenth </w:delText>
        </w:r>
      </w:del>
      <w:ins w:id="2163" w:author="Autor">
        <w:r w:rsidR="00097C91">
          <w:rPr>
            <w:rFonts w:ascii="Brill" w:eastAsia="Brill" w:hAnsi="Brill" w:cs="Brill"/>
            <w:color w:val="000000"/>
          </w:rPr>
          <w:t>19</w:t>
        </w:r>
        <w:r w:rsidR="00097C91" w:rsidRPr="00C66272">
          <w:rPr>
            <w:rFonts w:ascii="Brill" w:eastAsia="Brill" w:hAnsi="Brill" w:cs="Brill"/>
            <w:color w:val="000000"/>
          </w:rPr>
          <w:t xml:space="preserve">th </w:t>
        </w:r>
      </w:ins>
      <w:r w:rsidRPr="00C66272">
        <w:rPr>
          <w:rFonts w:ascii="Brill" w:eastAsia="Brill" w:hAnsi="Brill" w:cs="Brill"/>
          <w:color w:val="000000"/>
        </w:rPr>
        <w:t xml:space="preserve">century, wealthy merchants and ship owners provided housing in the </w:t>
      </w:r>
      <w:proofErr w:type="spellStart"/>
      <w:r w:rsidRPr="00C66272">
        <w:rPr>
          <w:rFonts w:ascii="Brill" w:eastAsia="Brill" w:hAnsi="Brill" w:cs="Brill"/>
          <w:color w:val="000000"/>
        </w:rPr>
        <w:t>Laeisz</w:t>
      </w:r>
      <w:proofErr w:type="spellEnd"/>
      <w:r w:rsidRPr="00C66272">
        <w:rPr>
          <w:rFonts w:ascii="Brill" w:eastAsia="Brill" w:hAnsi="Brill" w:cs="Brill"/>
          <w:color w:val="000000"/>
        </w:rPr>
        <w:t xml:space="preserve"> Foundation, the Vorwerk Foundation</w:t>
      </w:r>
      <w:r w:rsidR="005A5AF4" w:rsidRPr="00C66272">
        <w:rPr>
          <w:rFonts w:ascii="Brill" w:eastAsia="Brill" w:hAnsi="Brill" w:cs="Brill"/>
          <w:color w:val="000000"/>
        </w:rPr>
        <w:t>,</w:t>
      </w:r>
      <w:r w:rsidRPr="00C66272">
        <w:rPr>
          <w:rFonts w:ascii="Brill" w:eastAsia="Brill" w:hAnsi="Brill" w:cs="Brill"/>
          <w:color w:val="000000"/>
        </w:rPr>
        <w:t xml:space="preserve"> and the </w:t>
      </w:r>
      <w:proofErr w:type="spellStart"/>
      <w:r w:rsidRPr="00C66272">
        <w:rPr>
          <w:rFonts w:ascii="Brill" w:eastAsia="Brill" w:hAnsi="Brill" w:cs="Brill"/>
          <w:color w:val="000000"/>
        </w:rPr>
        <w:t>Beyerling</w:t>
      </w:r>
      <w:proofErr w:type="spellEnd"/>
      <w:r w:rsidRPr="00C66272">
        <w:rPr>
          <w:rFonts w:ascii="Brill" w:eastAsia="Brill" w:hAnsi="Brill" w:cs="Brill"/>
          <w:color w:val="000000"/>
        </w:rPr>
        <w:t xml:space="preserve"> Foundation, and thus managed to combine paternalistic charity and profit. Other charitable institutions such as the </w:t>
      </w:r>
      <w:r w:rsidRPr="00F62668">
        <w:rPr>
          <w:rFonts w:ascii="Brill" w:eastAsia="Brill" w:hAnsi="Brill" w:cs="Brill"/>
          <w:iCs/>
          <w:color w:val="000000"/>
        </w:rPr>
        <w:t>Society for Inner Mission</w:t>
      </w:r>
      <w:r w:rsidRPr="00C66272">
        <w:rPr>
          <w:rFonts w:ascii="Brill" w:eastAsia="Brill" w:hAnsi="Brill" w:cs="Brill"/>
          <w:color w:val="000000"/>
        </w:rPr>
        <w:t xml:space="preserve"> and the </w:t>
      </w:r>
      <w:r w:rsidRPr="00F62668">
        <w:rPr>
          <w:rFonts w:ascii="Brill" w:eastAsia="Brill" w:hAnsi="Brill" w:cs="Brill"/>
          <w:iCs/>
          <w:color w:val="000000"/>
        </w:rPr>
        <w:t>Society for the Abatement of Shoddy Literature</w:t>
      </w:r>
      <w:r w:rsidRPr="00C66272">
        <w:rPr>
          <w:rFonts w:ascii="Brill" w:eastAsia="Brill" w:hAnsi="Brill" w:cs="Brill"/>
          <w:i/>
          <w:color w:val="000000"/>
        </w:rPr>
        <w:t xml:space="preserve"> </w:t>
      </w:r>
      <w:r w:rsidRPr="00C66272">
        <w:rPr>
          <w:rFonts w:ascii="Brill" w:eastAsia="Brill" w:hAnsi="Brill" w:cs="Brill"/>
          <w:color w:val="000000"/>
        </w:rPr>
        <w:t>aimed to improve morality.</w:t>
      </w:r>
    </w:p>
    <w:p w14:paraId="35077A50" w14:textId="649F02ED" w:rsidR="00CB3FC9" w:rsidRPr="00C66272" w:rsidRDefault="00C5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rill" w:eastAsia="Brill" w:hAnsi="Brill" w:cs="Brill"/>
        </w:rPr>
      </w:pPr>
      <w:bookmarkStart w:id="2164" w:name="_heading=h.3znysh7" w:colFirst="0" w:colLast="0"/>
      <w:bookmarkEnd w:id="2164"/>
      <w:r w:rsidRPr="00C66272">
        <w:rPr>
          <w:rFonts w:ascii="Brill" w:eastAsia="Brill" w:hAnsi="Brill" w:cs="Brill"/>
        </w:rPr>
        <w:tab/>
      </w:r>
      <w:r w:rsidR="005A5AF4" w:rsidRPr="00C66272">
        <w:rPr>
          <w:rFonts w:ascii="Brill" w:eastAsia="Brill" w:hAnsi="Brill" w:cs="Brill"/>
        </w:rPr>
        <w:t>S</w:t>
      </w:r>
      <w:r w:rsidRPr="00C66272">
        <w:rPr>
          <w:rFonts w:ascii="Brill" w:eastAsia="Brill" w:hAnsi="Brill" w:cs="Brill"/>
        </w:rPr>
        <w:t xml:space="preserve">ince the 1920s, as a result of technical innovations in shipping and cargo handling, the time </w:t>
      </w:r>
      <w:r w:rsidR="00A9035E" w:rsidRPr="00C66272">
        <w:rPr>
          <w:rFonts w:ascii="Brill" w:eastAsia="Brill" w:hAnsi="Brill" w:cs="Brill"/>
        </w:rPr>
        <w:t xml:space="preserve">that </w:t>
      </w:r>
      <w:r w:rsidRPr="00C66272">
        <w:rPr>
          <w:rFonts w:ascii="Brill" w:eastAsia="Brill" w:hAnsi="Brill" w:cs="Brill"/>
        </w:rPr>
        <w:t>ships l</w:t>
      </w:r>
      <w:r w:rsidR="00A9035E" w:rsidRPr="00C66272">
        <w:rPr>
          <w:rFonts w:ascii="Brill" w:eastAsia="Brill" w:hAnsi="Brill" w:cs="Brill"/>
        </w:rPr>
        <w:t>ie</w:t>
      </w:r>
      <w:r w:rsidRPr="00C66272">
        <w:rPr>
          <w:rFonts w:ascii="Brill" w:eastAsia="Brill" w:hAnsi="Brill" w:cs="Brill"/>
        </w:rPr>
        <w:t xml:space="preserve"> in port</w:t>
      </w:r>
      <w:r w:rsidR="00A9035E" w:rsidRPr="00C66272">
        <w:rPr>
          <w:rFonts w:ascii="Brill" w:eastAsia="Brill" w:hAnsi="Brill" w:cs="Brill"/>
        </w:rPr>
        <w:t xml:space="preserve"> – </w:t>
      </w:r>
      <w:r w:rsidRPr="00C66272">
        <w:rPr>
          <w:rFonts w:ascii="Brill" w:eastAsia="Brill" w:hAnsi="Brill" w:cs="Brill"/>
        </w:rPr>
        <w:t>and thus the length of stay for seafarers</w:t>
      </w:r>
      <w:r w:rsidR="00A9035E" w:rsidRPr="00C66272">
        <w:rPr>
          <w:rFonts w:ascii="Brill" w:eastAsia="Brill" w:hAnsi="Brill" w:cs="Brill"/>
        </w:rPr>
        <w:t xml:space="preserve"> –</w:t>
      </w:r>
      <w:r w:rsidR="001A1E0C">
        <w:rPr>
          <w:rFonts w:ascii="Brill" w:eastAsia="Brill" w:hAnsi="Brill" w:cs="Brill"/>
        </w:rPr>
        <w:t xml:space="preserve"> </w:t>
      </w:r>
      <w:r w:rsidRPr="00C66272">
        <w:rPr>
          <w:rFonts w:ascii="Brill" w:eastAsia="Brill" w:hAnsi="Brill" w:cs="Brill"/>
        </w:rPr>
        <w:t>has decreased. In the ‘wild’ 1920s</w:t>
      </w:r>
      <w:r w:rsidR="00A9035E" w:rsidRPr="00C66272">
        <w:rPr>
          <w:rFonts w:ascii="Brill" w:eastAsia="Brill" w:hAnsi="Brill" w:cs="Brill"/>
        </w:rPr>
        <w:t>,</w:t>
      </w:r>
      <w:r w:rsidRPr="00C66272">
        <w:rPr>
          <w:rFonts w:ascii="Brill" w:eastAsia="Brill" w:hAnsi="Brill" w:cs="Brill"/>
        </w:rPr>
        <w:t xml:space="preserve"> there would be a constant flow of new amusements. In a book entitled </w:t>
      </w:r>
      <w:commentRangeStart w:id="2165"/>
      <w:commentRangeStart w:id="2166"/>
      <w:r w:rsidRPr="00C66272">
        <w:rPr>
          <w:rFonts w:ascii="Brill" w:eastAsia="Brill" w:hAnsi="Brill" w:cs="Brill"/>
          <w:i/>
        </w:rPr>
        <w:t xml:space="preserve">“What isn't in the 'Baedeker' was to be read”: </w:t>
      </w:r>
      <w:commentRangeEnd w:id="2165"/>
      <w:r w:rsidR="00097C91">
        <w:rPr>
          <w:rStyle w:val="Odwoaniedokomentarza"/>
          <w:lang w:val="en-AU"/>
        </w:rPr>
        <w:commentReference w:id="2165"/>
      </w:r>
      <w:commentRangeEnd w:id="2166"/>
      <w:r w:rsidR="008267F1">
        <w:rPr>
          <w:rStyle w:val="Odwoaniedokomentarza"/>
          <w:lang w:val="en-AU"/>
        </w:rPr>
        <w:commentReference w:id="2166"/>
      </w:r>
      <w:r w:rsidRPr="00C66272">
        <w:rPr>
          <w:rFonts w:ascii="Brill" w:eastAsia="Brill" w:hAnsi="Brill" w:cs="Brill"/>
          <w:i/>
        </w:rPr>
        <w:t>St. Pauli</w:t>
      </w:r>
      <w:r w:rsidRPr="00C66272">
        <w:rPr>
          <w:rFonts w:ascii="Brill" w:eastAsia="Brill" w:hAnsi="Brill" w:cs="Brill"/>
        </w:rPr>
        <w:t xml:space="preserve">, that is – a thousand sailors are looking for an outlet for their </w:t>
      </w:r>
      <w:del w:id="2167" w:author="Autor">
        <w:r w:rsidRPr="00C66272" w:rsidDel="00097C91">
          <w:rPr>
            <w:rFonts w:ascii="Brill" w:eastAsia="Brill" w:hAnsi="Brill" w:cs="Brill"/>
          </w:rPr>
          <w:delText>stored up</w:delText>
        </w:r>
      </w:del>
      <w:ins w:id="2168" w:author="Autor">
        <w:r w:rsidR="00097C91" w:rsidRPr="00C66272">
          <w:rPr>
            <w:rFonts w:ascii="Brill" w:eastAsia="Brill" w:hAnsi="Brill" w:cs="Brill"/>
          </w:rPr>
          <w:t>stored-up</w:t>
        </w:r>
      </w:ins>
      <w:r w:rsidRPr="00C66272">
        <w:rPr>
          <w:rFonts w:ascii="Brill" w:eastAsia="Brill" w:hAnsi="Brill" w:cs="Brill"/>
        </w:rPr>
        <w:t xml:space="preserve"> thirst for life, and a hundred husbands need a witches' dance floor for their light-shy complexes! [...] It should not be concealed that today's St. Pauli oscillates between two poles. It wants to save its port-city character and it wants to modernize itself as a cosmopolitan city” (</w:t>
      </w:r>
      <w:r w:rsidRPr="00F2658E">
        <w:rPr>
          <w:rFonts w:ascii="Brill" w:eastAsia="Brill" w:hAnsi="Brill" w:cs="Brill"/>
        </w:rPr>
        <w:t>Harbeck, 1930</w:t>
      </w:r>
      <w:r w:rsidRPr="00C66272">
        <w:rPr>
          <w:rFonts w:ascii="Brill" w:eastAsia="Brill" w:hAnsi="Brill" w:cs="Brill"/>
        </w:rPr>
        <w:t>, pp.</w:t>
      </w:r>
      <w:del w:id="2169" w:author="Autor">
        <w:r w:rsidRPr="00C66272" w:rsidDel="00097C91">
          <w:rPr>
            <w:rFonts w:ascii="Brill" w:eastAsia="Brill" w:hAnsi="Brill" w:cs="Brill"/>
          </w:rPr>
          <w:delText xml:space="preserve"> </w:delText>
        </w:r>
      </w:del>
      <w:r w:rsidRPr="00C66272">
        <w:rPr>
          <w:rFonts w:ascii="Brill" w:eastAsia="Brill" w:hAnsi="Brill" w:cs="Brill"/>
        </w:rPr>
        <w:t>84-85)</w:t>
      </w:r>
      <w:del w:id="2170" w:author="Autor">
        <w:r w:rsidRPr="00C66272" w:rsidDel="00097C91">
          <w:rPr>
            <w:rFonts w:ascii="Brill" w:eastAsia="Brill" w:hAnsi="Brill" w:cs="Brill"/>
          </w:rPr>
          <w:delText xml:space="preserve"> </w:delText>
        </w:r>
      </w:del>
      <w:r w:rsidRPr="00C66272">
        <w:rPr>
          <w:rFonts w:ascii="Brill" w:eastAsia="Brill" w:hAnsi="Brill" w:cs="Brill"/>
        </w:rPr>
        <w:t>.</w:t>
      </w:r>
      <w:r w:rsidRPr="00C66272">
        <w:rPr>
          <w:rFonts w:ascii="Brill" w:eastAsia="Brill" w:hAnsi="Brill" w:cs="Brill"/>
          <w:vertAlign w:val="superscript"/>
        </w:rPr>
        <w:footnoteReference w:id="23"/>
      </w:r>
      <w:r w:rsidRPr="00C66272">
        <w:rPr>
          <w:rFonts w:ascii="Brill" w:eastAsia="Brill" w:hAnsi="Brill" w:cs="Brill"/>
        </w:rPr>
        <w:t xml:space="preserve"> Bavarian influence with an artistic Alpine panorama was touted in beer palaces as ‘typically German’. In 1927, Kurt </w:t>
      </w:r>
      <w:proofErr w:type="spellStart"/>
      <w:r w:rsidRPr="00C66272">
        <w:rPr>
          <w:rFonts w:ascii="Brill" w:eastAsia="Brill" w:hAnsi="Brill" w:cs="Brill"/>
        </w:rPr>
        <w:t>Tucholsky</w:t>
      </w:r>
      <w:proofErr w:type="spellEnd"/>
      <w:r w:rsidRPr="00C66272">
        <w:rPr>
          <w:rFonts w:ascii="Brill" w:eastAsia="Brill" w:hAnsi="Brill" w:cs="Brill"/>
        </w:rPr>
        <w:t xml:space="preserve"> reported on his experiences at half past four in the morning on the Reeperbahn when he met a distributor of flyers from the German Midnight Mission. Objectively and unromantically, he outlines “sociological processes: prostitution, unemployment among members of the merchant marine, withdrawal of concessions, quarrels between people” (</w:t>
      </w:r>
      <w:proofErr w:type="spellStart"/>
      <w:r w:rsidRPr="00052352">
        <w:rPr>
          <w:rFonts w:ascii="Brill" w:eastAsia="Brill" w:hAnsi="Brill" w:cs="Brill"/>
        </w:rPr>
        <w:t>Tucholsk</w:t>
      </w:r>
      <w:ins w:id="2173" w:author="Autor">
        <w:r w:rsidR="00052352" w:rsidRPr="00F34A6C">
          <w:rPr>
            <w:rFonts w:ascii="Brill" w:eastAsia="Brill" w:hAnsi="Brill" w:cs="Brill"/>
            <w:rPrChange w:id="2174" w:author="Autor">
              <w:rPr>
                <w:rFonts w:ascii="Brill" w:eastAsia="Brill" w:hAnsi="Brill" w:cs="Brill"/>
                <w:highlight w:val="green"/>
              </w:rPr>
            </w:rPrChange>
          </w:rPr>
          <w:t>y</w:t>
        </w:r>
      </w:ins>
      <w:proofErr w:type="spellEnd"/>
      <w:del w:id="2175" w:author="Autor">
        <w:r w:rsidRPr="00052352" w:rsidDel="00052352">
          <w:rPr>
            <w:rFonts w:ascii="Brill" w:eastAsia="Brill" w:hAnsi="Brill" w:cs="Brill"/>
          </w:rPr>
          <w:delText>i</w:delText>
        </w:r>
      </w:del>
      <w:r w:rsidRPr="00052352">
        <w:rPr>
          <w:rFonts w:ascii="Brill" w:eastAsia="Brill" w:hAnsi="Brill" w:cs="Brill"/>
        </w:rPr>
        <w:t xml:space="preserve">, </w:t>
      </w:r>
      <w:commentRangeStart w:id="2176"/>
      <w:commentRangeStart w:id="2177"/>
      <w:r w:rsidRPr="00052352">
        <w:rPr>
          <w:rFonts w:ascii="Brill" w:eastAsia="Brill" w:hAnsi="Brill" w:cs="Brill"/>
        </w:rPr>
        <w:t>1975</w:t>
      </w:r>
      <w:commentRangeEnd w:id="2176"/>
      <w:r w:rsidR="00052352">
        <w:rPr>
          <w:rStyle w:val="Odwoaniedokomentarza"/>
          <w:lang w:val="en-AU"/>
        </w:rPr>
        <w:commentReference w:id="2176"/>
      </w:r>
      <w:commentRangeEnd w:id="2177"/>
      <w:r w:rsidR="00FD11AA">
        <w:rPr>
          <w:rStyle w:val="Odwoaniedokomentarza"/>
          <w:lang w:val="en-AU"/>
        </w:rPr>
        <w:commentReference w:id="2177"/>
      </w:r>
      <w:r w:rsidRPr="00C66272">
        <w:rPr>
          <w:rFonts w:ascii="Brill" w:eastAsia="Brill" w:hAnsi="Brill" w:cs="Brill"/>
        </w:rPr>
        <w:t>, pp.</w:t>
      </w:r>
      <w:del w:id="2178" w:author="Autor">
        <w:r w:rsidRPr="00C66272" w:rsidDel="00097C91">
          <w:rPr>
            <w:rFonts w:ascii="Brill" w:eastAsia="Brill" w:hAnsi="Brill" w:cs="Brill"/>
          </w:rPr>
          <w:delText xml:space="preserve"> </w:delText>
        </w:r>
      </w:del>
      <w:r w:rsidRPr="00C66272">
        <w:rPr>
          <w:rFonts w:ascii="Brill" w:eastAsia="Brill" w:hAnsi="Brill" w:cs="Brill"/>
        </w:rPr>
        <w:t>282-284).</w:t>
      </w:r>
    </w:p>
    <w:p w14:paraId="35077A51" w14:textId="77768BA1"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Exotic descriptions circulated about the ‘Chinese Quarter’. There were reports of opium dens in St. Pauli and in 1921 the police managed to locate two cellars where 50 opium addicts were found. At the end of the 1920s, the Austrian Leo </w:t>
      </w:r>
      <w:proofErr w:type="spellStart"/>
      <w:r w:rsidRPr="00C66272">
        <w:rPr>
          <w:rFonts w:ascii="Brill" w:eastAsia="Brill" w:hAnsi="Brill" w:cs="Brill"/>
          <w:color w:val="000000"/>
        </w:rPr>
        <w:t>Schidrowitz</w:t>
      </w:r>
      <w:proofErr w:type="spellEnd"/>
      <w:r w:rsidRPr="00C66272">
        <w:rPr>
          <w:rFonts w:ascii="Brill" w:eastAsia="Brill" w:hAnsi="Brill" w:cs="Brill"/>
          <w:color w:val="000000"/>
        </w:rPr>
        <w:t xml:space="preserve"> published a multi-volume history of morals, in which the seaman and author Hans Erasmus Fischer made a special contribution about the history of customs in the port, with a focus on Hamburg, and the “mature reader, with staggering clarity [was introduced to] the horror and the vices of the prostitution quarters […]. The sanctified, unbridled, crazed life of the port cities called for an unvarnished portrayal, not riddled with </w:t>
      </w:r>
      <w:commentRangeStart w:id="2179"/>
      <w:r w:rsidRPr="00C66272">
        <w:rPr>
          <w:rFonts w:ascii="Brill" w:eastAsia="Brill" w:hAnsi="Brill" w:cs="Brill"/>
          <w:color w:val="000000"/>
        </w:rPr>
        <w:t>false prudery.”</w:t>
      </w:r>
      <w:ins w:id="2180" w:author="Autor">
        <w:r w:rsidR="00FD11AA">
          <w:rPr>
            <w:rFonts w:ascii="Brill" w:eastAsia="Brill" w:hAnsi="Brill" w:cs="Brill"/>
            <w:color w:val="000000"/>
          </w:rPr>
          <w:t xml:space="preserve"> (</w:t>
        </w:r>
        <w:proofErr w:type="spellStart"/>
        <w:r w:rsidR="00FD11AA" w:rsidRPr="00163DFE">
          <w:rPr>
            <w:rFonts w:ascii="Brill" w:eastAsia="Brill" w:hAnsi="Brill" w:cs="Brill"/>
            <w:color w:val="000000"/>
          </w:rPr>
          <w:t>Schidrowitz</w:t>
        </w:r>
        <w:proofErr w:type="spellEnd"/>
        <w:r w:rsidR="00FD11AA" w:rsidRPr="00163DFE">
          <w:rPr>
            <w:rFonts w:ascii="Brill" w:eastAsia="Brill" w:hAnsi="Brill" w:cs="Brill"/>
            <w:color w:val="000000"/>
          </w:rPr>
          <w:t>, 1927</w:t>
        </w:r>
        <w:r w:rsidR="00FD11AA" w:rsidRPr="00C66272">
          <w:rPr>
            <w:rFonts w:ascii="Brill" w:eastAsia="Brill" w:hAnsi="Brill" w:cs="Brill"/>
            <w:color w:val="000000"/>
          </w:rPr>
          <w:t>, p.1</w:t>
        </w:r>
        <w:r w:rsidR="00FD11AA">
          <w:rPr>
            <w:rFonts w:ascii="Brill" w:eastAsia="Brill" w:hAnsi="Brill" w:cs="Brill"/>
            <w:color w:val="000000"/>
          </w:rPr>
          <w:t>4-15).</w:t>
        </w:r>
      </w:ins>
      <w:r w:rsidRPr="00C66272">
        <w:rPr>
          <w:rFonts w:ascii="Brill" w:eastAsia="Brill" w:hAnsi="Brill" w:cs="Brill"/>
          <w:color w:val="000000"/>
        </w:rPr>
        <w:t xml:space="preserve"> </w:t>
      </w:r>
      <w:commentRangeEnd w:id="2179"/>
      <w:r w:rsidR="00097C91">
        <w:rPr>
          <w:rStyle w:val="Odwoaniedokomentarza"/>
          <w:lang w:val="en-AU"/>
        </w:rPr>
        <w:commentReference w:id="2179"/>
      </w:r>
      <w:r w:rsidRPr="00C66272">
        <w:rPr>
          <w:rFonts w:ascii="Brill" w:eastAsia="Brill" w:hAnsi="Brill" w:cs="Brill"/>
          <w:color w:val="000000"/>
        </w:rPr>
        <w:t xml:space="preserve">St. </w:t>
      </w:r>
      <w:r w:rsidRPr="00C66272">
        <w:rPr>
          <w:rFonts w:ascii="Brill" w:eastAsia="Brill" w:hAnsi="Brill" w:cs="Brill"/>
          <w:color w:val="000000"/>
        </w:rPr>
        <w:lastRenderedPageBreak/>
        <w:t xml:space="preserve">Pauli is </w:t>
      </w:r>
      <w:r w:rsidR="00972DB2" w:rsidRPr="00C66272">
        <w:rPr>
          <w:rFonts w:ascii="Brill" w:eastAsia="Brill" w:hAnsi="Brill" w:cs="Brill"/>
          <w:color w:val="000000"/>
        </w:rPr>
        <w:t xml:space="preserve">described as </w:t>
      </w:r>
      <w:r w:rsidRPr="00C66272">
        <w:rPr>
          <w:rFonts w:ascii="Brill" w:eastAsia="Brill" w:hAnsi="Brill" w:cs="Brill"/>
          <w:color w:val="000000"/>
        </w:rPr>
        <w:t>“the entertainment district of the world. If a statistic of sexual, alcoholic and other excesses of every kind were to be compiled here at night, one would undoubtedly get a record number” (</w:t>
      </w:r>
      <w:proofErr w:type="spellStart"/>
      <w:r w:rsidRPr="00163DFE">
        <w:rPr>
          <w:rFonts w:ascii="Brill" w:eastAsia="Brill" w:hAnsi="Brill" w:cs="Brill"/>
          <w:color w:val="000000"/>
        </w:rPr>
        <w:t>Schidrowitz</w:t>
      </w:r>
      <w:proofErr w:type="spellEnd"/>
      <w:r w:rsidRPr="00163DFE">
        <w:rPr>
          <w:rFonts w:ascii="Brill" w:eastAsia="Brill" w:hAnsi="Brill" w:cs="Brill"/>
          <w:color w:val="000000"/>
        </w:rPr>
        <w:t>, 1927</w:t>
      </w:r>
      <w:r w:rsidRPr="00C66272">
        <w:rPr>
          <w:rFonts w:ascii="Brill" w:eastAsia="Brill" w:hAnsi="Brill" w:cs="Brill"/>
          <w:color w:val="000000"/>
        </w:rPr>
        <w:t>, p.</w:t>
      </w:r>
      <w:del w:id="2181" w:author="Autor">
        <w:r w:rsidRPr="00C66272" w:rsidDel="00FC53FE">
          <w:rPr>
            <w:rFonts w:ascii="Brill" w:eastAsia="Brill" w:hAnsi="Brill" w:cs="Brill"/>
            <w:color w:val="000000"/>
          </w:rPr>
          <w:delText xml:space="preserve"> </w:delText>
        </w:r>
      </w:del>
      <w:r w:rsidRPr="00C66272">
        <w:rPr>
          <w:rFonts w:ascii="Brill" w:eastAsia="Brill" w:hAnsi="Brill" w:cs="Brill"/>
          <w:color w:val="000000"/>
        </w:rPr>
        <w:t>13). The ‘Golden Twenties’ were a phase of liberalization compared to the prudery of the pre-war period</w:t>
      </w:r>
      <w:r w:rsidR="00972DB2" w:rsidRPr="00C66272">
        <w:rPr>
          <w:rFonts w:ascii="Brill" w:eastAsia="Brill" w:hAnsi="Brill" w:cs="Brill"/>
          <w:color w:val="000000"/>
        </w:rPr>
        <w:t xml:space="preserve">. Liberalization included </w:t>
      </w:r>
      <w:r w:rsidRPr="00C66272">
        <w:rPr>
          <w:rFonts w:ascii="Brill" w:eastAsia="Brill" w:hAnsi="Brill" w:cs="Brill"/>
          <w:color w:val="000000"/>
        </w:rPr>
        <w:t>sexual relationships</w:t>
      </w:r>
      <w:ins w:id="2182" w:author="Autor">
        <w:r w:rsidR="00FC53FE">
          <w:rPr>
            <w:rFonts w:ascii="Brill" w:eastAsia="Brill" w:hAnsi="Brill" w:cs="Brill"/>
            <w:color w:val="000000"/>
          </w:rPr>
          <w:t>;</w:t>
        </w:r>
      </w:ins>
      <w:del w:id="2183" w:author="Autor">
        <w:r w:rsidRPr="00C66272" w:rsidDel="00FC53FE">
          <w:rPr>
            <w:rFonts w:ascii="Brill" w:eastAsia="Brill" w:hAnsi="Brill" w:cs="Brill"/>
            <w:color w:val="000000"/>
          </w:rPr>
          <w:delText xml:space="preserve"> and</w:delText>
        </w:r>
      </w:del>
      <w:r w:rsidRPr="00C66272">
        <w:rPr>
          <w:rFonts w:ascii="Brill" w:eastAsia="Brill" w:hAnsi="Brill" w:cs="Brill"/>
          <w:color w:val="000000"/>
        </w:rPr>
        <w:t xml:space="preserve"> the global economic crisis combined with housing shortages and mass unemployment </w:t>
      </w:r>
      <w:r w:rsidR="00844A92" w:rsidRPr="00C66272">
        <w:rPr>
          <w:rFonts w:ascii="Brill" w:eastAsia="Brill" w:hAnsi="Brill" w:cs="Brill"/>
          <w:color w:val="000000"/>
        </w:rPr>
        <w:t xml:space="preserve">not only in Hamburg </w:t>
      </w:r>
      <w:del w:id="2184" w:author="Autor">
        <w:r w:rsidR="00844A92" w:rsidRPr="00C66272" w:rsidDel="00FC53FE">
          <w:rPr>
            <w:rFonts w:ascii="Brill" w:eastAsia="Brill" w:hAnsi="Brill" w:cs="Brill"/>
            <w:color w:val="000000"/>
          </w:rPr>
          <w:delText xml:space="preserve">would have </w:delText>
        </w:r>
      </w:del>
      <w:r w:rsidRPr="00C66272">
        <w:rPr>
          <w:rFonts w:ascii="Brill" w:eastAsia="Brill" w:hAnsi="Brill" w:cs="Brill"/>
          <w:color w:val="000000"/>
        </w:rPr>
        <w:t>increase</w:t>
      </w:r>
      <w:r w:rsidR="00844A92" w:rsidRPr="00C66272">
        <w:rPr>
          <w:rFonts w:ascii="Brill" w:eastAsia="Brill" w:hAnsi="Brill" w:cs="Brill"/>
          <w:color w:val="000000"/>
        </w:rPr>
        <w:t>d</w:t>
      </w:r>
      <w:r w:rsidRPr="00C66272">
        <w:rPr>
          <w:rFonts w:ascii="Brill" w:eastAsia="Brill" w:hAnsi="Brill" w:cs="Brill"/>
          <w:color w:val="000000"/>
        </w:rPr>
        <w:t xml:space="preserve"> the variety of offers to satisfy sexual </w:t>
      </w:r>
      <w:r w:rsidR="00844A92" w:rsidRPr="00C66272">
        <w:rPr>
          <w:rFonts w:ascii="Brill" w:eastAsia="Brill" w:hAnsi="Brill" w:cs="Brill"/>
          <w:color w:val="000000"/>
        </w:rPr>
        <w:t>desires</w:t>
      </w:r>
      <w:r w:rsidRPr="00C66272">
        <w:rPr>
          <w:rFonts w:ascii="Brill" w:eastAsia="Brill" w:hAnsi="Brill" w:cs="Brill"/>
          <w:color w:val="000000"/>
        </w:rPr>
        <w:t xml:space="preserve">. </w:t>
      </w:r>
    </w:p>
    <w:p w14:paraId="35077A52" w14:textId="29E391FA"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After 1933 supporters of the National Socialists gained importance in St. Pauli, but ‘only’ 64</w:t>
      </w:r>
      <w:r w:rsidR="001A1E0C">
        <w:rPr>
          <w:rFonts w:ascii="Brill" w:eastAsia="Brill" w:hAnsi="Brill" w:cs="Brill"/>
          <w:color w:val="000000"/>
        </w:rPr>
        <w:t xml:space="preserve"> </w:t>
      </w:r>
      <w:r w:rsidR="008277DB" w:rsidRPr="00C66272">
        <w:rPr>
          <w:rFonts w:ascii="Brill" w:eastAsia="Brill" w:hAnsi="Brill" w:cs="Brill"/>
          <w:color w:val="000000"/>
        </w:rPr>
        <w:t>per cent</w:t>
      </w:r>
      <w:r w:rsidRPr="00C66272">
        <w:rPr>
          <w:rFonts w:ascii="Brill" w:eastAsia="Brill" w:hAnsi="Brill" w:cs="Brill"/>
          <w:color w:val="000000"/>
        </w:rPr>
        <w:t xml:space="preserve"> voted for the National Socialists in the 1934 election. </w:t>
      </w:r>
      <w:r w:rsidR="008277DB" w:rsidRPr="00C66272">
        <w:rPr>
          <w:rFonts w:ascii="Brill" w:eastAsia="Brill" w:hAnsi="Brill" w:cs="Brill"/>
          <w:color w:val="000000"/>
        </w:rPr>
        <w:t xml:space="preserve">They </w:t>
      </w:r>
      <w:r w:rsidRPr="00C66272">
        <w:rPr>
          <w:rFonts w:ascii="Brill" w:eastAsia="Brill" w:hAnsi="Brill" w:cs="Brill"/>
          <w:color w:val="000000"/>
        </w:rPr>
        <w:t xml:space="preserve">were the strongest party </w:t>
      </w:r>
      <w:ins w:id="2185" w:author="Autor">
        <w:r w:rsidR="00FC53FE">
          <w:rPr>
            <w:rFonts w:ascii="Brill" w:eastAsia="Brill" w:hAnsi="Brill" w:cs="Brill"/>
            <w:color w:val="000000"/>
          </w:rPr>
          <w:t>in</w:t>
        </w:r>
      </w:ins>
      <w:del w:id="2186" w:author="Autor">
        <w:r w:rsidRPr="00C66272" w:rsidDel="00FC53FE">
          <w:rPr>
            <w:rFonts w:ascii="Brill" w:eastAsia="Brill" w:hAnsi="Brill" w:cs="Brill"/>
            <w:color w:val="000000"/>
          </w:rPr>
          <w:delText>at</w:delText>
        </w:r>
      </w:del>
      <w:r w:rsidRPr="00C66272">
        <w:rPr>
          <w:rFonts w:ascii="Brill" w:eastAsia="Brill" w:hAnsi="Brill" w:cs="Brill"/>
          <w:color w:val="000000"/>
        </w:rPr>
        <w:t xml:space="preserve"> the last free elections in St Pauli in 1933. The new rulers fought prostitution, wanted to ‘tidy up’ the area, and only tolerated ‘commercial fornication’ in </w:t>
      </w:r>
      <w:proofErr w:type="spellStart"/>
      <w:r w:rsidRPr="00C66272">
        <w:rPr>
          <w:rFonts w:ascii="Brill" w:eastAsia="Brill" w:hAnsi="Brill" w:cs="Brill"/>
          <w:color w:val="000000"/>
        </w:rPr>
        <w:t>Herbertstrasse</w:t>
      </w:r>
      <w:proofErr w:type="spellEnd"/>
      <w:r w:rsidRPr="00C66272">
        <w:rPr>
          <w:rFonts w:ascii="Brill" w:eastAsia="Brill" w:hAnsi="Brill" w:cs="Brill"/>
          <w:color w:val="000000"/>
        </w:rPr>
        <w:t xml:space="preserve"> (‘brothel street</w:t>
      </w:r>
      <w:r w:rsidR="00F62668">
        <w:rPr>
          <w:rFonts w:ascii="Brill" w:eastAsia="Brill" w:hAnsi="Brill" w:cs="Brill"/>
          <w:color w:val="000000"/>
        </w:rPr>
        <w:t>’</w:t>
      </w:r>
      <w:r w:rsidR="00F62668" w:rsidRPr="00C66272">
        <w:rPr>
          <w:rFonts w:ascii="Brill" w:eastAsia="Brill" w:hAnsi="Brill" w:cs="Brill"/>
          <w:color w:val="000000"/>
        </w:rPr>
        <w:t xml:space="preserve">). </w:t>
      </w:r>
      <w:r w:rsidRPr="00C66272">
        <w:rPr>
          <w:rFonts w:ascii="Brill" w:eastAsia="Brill" w:hAnsi="Brill" w:cs="Brill"/>
          <w:color w:val="000000"/>
        </w:rPr>
        <w:t xml:space="preserve">The Chinese quarter on </w:t>
      </w:r>
      <w:proofErr w:type="spellStart"/>
      <w:r w:rsidRPr="00C66272">
        <w:rPr>
          <w:rFonts w:ascii="Brill" w:eastAsia="Brill" w:hAnsi="Brill" w:cs="Brill"/>
          <w:color w:val="000000"/>
        </w:rPr>
        <w:t>Schmuckstrasse</w:t>
      </w:r>
      <w:proofErr w:type="spellEnd"/>
      <w:r w:rsidRPr="00C66272">
        <w:rPr>
          <w:rFonts w:ascii="Brill" w:eastAsia="Brill" w:hAnsi="Brill" w:cs="Brill"/>
          <w:color w:val="000000"/>
        </w:rPr>
        <w:t xml:space="preserve"> was cleared. As part of a research project at the University of Hamburg under the sociologist Andreas Walther, </w:t>
      </w:r>
      <w:ins w:id="2187" w:author="Autor">
        <w:r w:rsidR="00FC53FE">
          <w:rPr>
            <w:rFonts w:ascii="Brill" w:eastAsia="Brill" w:hAnsi="Brill" w:cs="Brill"/>
            <w:color w:val="000000"/>
          </w:rPr>
          <w:t>“</w:t>
        </w:r>
      </w:ins>
      <w:del w:id="2188" w:author="Autor">
        <w:r w:rsidRPr="00C66272" w:rsidDel="00FC53FE">
          <w:rPr>
            <w:rFonts w:ascii="Brill" w:eastAsia="Brill" w:hAnsi="Brill" w:cs="Brill"/>
            <w:color w:val="000000"/>
          </w:rPr>
          <w:delText>‘</w:delText>
        </w:r>
      </w:del>
      <w:r w:rsidRPr="00C66272">
        <w:rPr>
          <w:rFonts w:ascii="Brill" w:eastAsia="Brill" w:hAnsi="Brill" w:cs="Brill"/>
          <w:color w:val="000000"/>
        </w:rPr>
        <w:t>regions harmful to society</w:t>
      </w:r>
      <w:ins w:id="2189" w:author="Autor">
        <w:r w:rsidR="00FC53FE">
          <w:rPr>
            <w:rFonts w:ascii="Brill" w:eastAsia="Brill" w:hAnsi="Brill" w:cs="Brill"/>
            <w:color w:val="000000"/>
          </w:rPr>
          <w:t>”</w:t>
        </w:r>
      </w:ins>
      <w:del w:id="2190" w:author="Autor">
        <w:r w:rsidRPr="00C66272" w:rsidDel="00FC53FE">
          <w:rPr>
            <w:rFonts w:ascii="Brill" w:eastAsia="Brill" w:hAnsi="Brill" w:cs="Brill"/>
            <w:color w:val="000000"/>
          </w:rPr>
          <w:delText>’</w:delText>
        </w:r>
      </w:del>
      <w:r w:rsidRPr="00C66272">
        <w:rPr>
          <w:rFonts w:ascii="Brill" w:eastAsia="Brill" w:hAnsi="Brill" w:cs="Brill"/>
          <w:color w:val="000000"/>
        </w:rPr>
        <w:t xml:space="preserve"> were mapped </w:t>
      </w:r>
      <w:r w:rsidR="00216735" w:rsidRPr="00C66272">
        <w:rPr>
          <w:rFonts w:ascii="Brill" w:eastAsia="Brill" w:hAnsi="Brill" w:cs="Brill"/>
          <w:color w:val="000000"/>
        </w:rPr>
        <w:t>to</w:t>
      </w:r>
      <w:r w:rsidRPr="00C66272">
        <w:rPr>
          <w:rFonts w:ascii="Brill" w:eastAsia="Brill" w:hAnsi="Brill" w:cs="Brill"/>
          <w:color w:val="000000"/>
        </w:rPr>
        <w:t xml:space="preserve"> create a </w:t>
      </w:r>
      <w:ins w:id="2191" w:author="Autor">
        <w:r w:rsidR="00FC53FE">
          <w:rPr>
            <w:rFonts w:ascii="Brill" w:eastAsia="Brill" w:hAnsi="Brill" w:cs="Brill"/>
            <w:color w:val="000000"/>
          </w:rPr>
          <w:t>“</w:t>
        </w:r>
      </w:ins>
      <w:del w:id="2192" w:author="Autor">
        <w:r w:rsidRPr="00C66272" w:rsidDel="00FC53FE">
          <w:rPr>
            <w:rFonts w:ascii="Brill" w:eastAsia="Brill" w:hAnsi="Brill" w:cs="Brill"/>
            <w:color w:val="000000"/>
          </w:rPr>
          <w:delText>‘</w:delText>
        </w:r>
      </w:del>
      <w:r w:rsidRPr="00C66272">
        <w:rPr>
          <w:rFonts w:ascii="Brill" w:eastAsia="Brill" w:hAnsi="Brill" w:cs="Brill"/>
          <w:color w:val="000000"/>
        </w:rPr>
        <w:t>social atlas of harmfulness to society</w:t>
      </w:r>
      <w:ins w:id="2193" w:author="Autor">
        <w:r w:rsidR="00FC53FE">
          <w:rPr>
            <w:rFonts w:ascii="Brill" w:eastAsia="Brill" w:hAnsi="Brill" w:cs="Brill"/>
            <w:color w:val="000000"/>
          </w:rPr>
          <w:t>”</w:t>
        </w:r>
      </w:ins>
      <w:del w:id="2194" w:author="Autor">
        <w:r w:rsidRPr="00C66272" w:rsidDel="00FC53FE">
          <w:rPr>
            <w:rFonts w:ascii="Brill" w:eastAsia="Brill" w:hAnsi="Brill" w:cs="Brill"/>
            <w:color w:val="000000"/>
          </w:rPr>
          <w:delText>’</w:delText>
        </w:r>
      </w:del>
      <w:r w:rsidRPr="00C66272">
        <w:rPr>
          <w:rFonts w:ascii="Brill" w:eastAsia="Brill" w:hAnsi="Brill" w:cs="Brill"/>
          <w:color w:val="000000"/>
        </w:rPr>
        <w:t xml:space="preserve"> for Hamburg.</w:t>
      </w:r>
      <w:r w:rsidRPr="00C66272">
        <w:rPr>
          <w:rFonts w:ascii="Brill" w:eastAsia="Brill" w:hAnsi="Brill" w:cs="Brill"/>
          <w:color w:val="000000"/>
          <w:vertAlign w:val="superscript"/>
        </w:rPr>
        <w:footnoteReference w:id="24"/>
      </w:r>
      <w:r w:rsidRPr="00C66272">
        <w:rPr>
          <w:rFonts w:ascii="Brill" w:eastAsia="Brill" w:hAnsi="Brill" w:cs="Brill"/>
          <w:color w:val="000000"/>
        </w:rPr>
        <w:t xml:space="preserve"> For St. Pauli, ‘political radicalism and general asociality’ was attested. "</w:t>
      </w:r>
      <w:commentRangeStart w:id="2200"/>
      <w:commentRangeStart w:id="2201"/>
      <w:r w:rsidRPr="00C66272">
        <w:rPr>
          <w:rFonts w:ascii="Brill" w:eastAsia="Brill" w:hAnsi="Brill" w:cs="Brill"/>
          <w:color w:val="000000"/>
        </w:rPr>
        <w:t>Low income, housing shortages and low birth rates are concise and, in addition to other crimes, smuggling, prostitution and drug offenses are the order of the day"</w:t>
      </w:r>
      <w:commentRangeEnd w:id="2200"/>
      <w:r w:rsidR="00FC53FE">
        <w:rPr>
          <w:rStyle w:val="Odwoaniedokomentarza"/>
          <w:lang w:val="en-AU"/>
        </w:rPr>
        <w:commentReference w:id="2200"/>
      </w:r>
      <w:commentRangeEnd w:id="2201"/>
      <w:r w:rsidR="00FD11AA">
        <w:rPr>
          <w:rStyle w:val="Odwoaniedokomentarza"/>
          <w:lang w:val="en-AU"/>
        </w:rPr>
        <w:commentReference w:id="2201"/>
      </w:r>
      <w:r w:rsidRPr="00C66272">
        <w:rPr>
          <w:rFonts w:ascii="Brill" w:eastAsia="Brill" w:hAnsi="Brill" w:cs="Brill"/>
          <w:color w:val="000000"/>
        </w:rPr>
        <w:t xml:space="preserve"> and would make rehabilitation measures </w:t>
      </w:r>
      <w:ins w:id="2202" w:author="Autor">
        <w:r w:rsidR="00FC53FE" w:rsidRPr="00C66272">
          <w:rPr>
            <w:rFonts w:ascii="Brill" w:eastAsia="Brill" w:hAnsi="Brill" w:cs="Brill"/>
          </w:rPr>
          <w:t>–</w:t>
        </w:r>
      </w:ins>
      <w:del w:id="2203" w:author="Autor">
        <w:r w:rsidRPr="00C66272" w:rsidDel="00FC53FE">
          <w:rPr>
            <w:rFonts w:ascii="Brill" w:eastAsia="Brill" w:hAnsi="Brill" w:cs="Brill"/>
            <w:color w:val="000000"/>
          </w:rPr>
          <w:delText>-</w:delText>
        </w:r>
      </w:del>
      <w:r w:rsidRPr="00C66272">
        <w:rPr>
          <w:rFonts w:ascii="Brill" w:eastAsia="Brill" w:hAnsi="Brill" w:cs="Brill"/>
          <w:color w:val="000000"/>
        </w:rPr>
        <w:t xml:space="preserve"> also called </w:t>
      </w:r>
      <w:ins w:id="2204" w:author="Autor">
        <w:r w:rsidR="00EC7E59">
          <w:rPr>
            <w:rFonts w:ascii="Brill" w:eastAsia="Brill" w:hAnsi="Brill" w:cs="Brill"/>
            <w:color w:val="000000"/>
          </w:rPr>
          <w:t>“</w:t>
        </w:r>
      </w:ins>
      <w:del w:id="2205" w:author="Autor">
        <w:r w:rsidRPr="00C66272" w:rsidDel="00EC7E59">
          <w:rPr>
            <w:rFonts w:ascii="Brill" w:eastAsia="Brill" w:hAnsi="Brill" w:cs="Brill"/>
            <w:color w:val="000000"/>
          </w:rPr>
          <w:delText>‘</w:delText>
        </w:r>
      </w:del>
      <w:r w:rsidRPr="00C66272">
        <w:rPr>
          <w:rFonts w:ascii="Brill" w:eastAsia="Brill" w:hAnsi="Brill" w:cs="Brill"/>
          <w:color w:val="000000"/>
        </w:rPr>
        <w:t>health measures</w:t>
      </w:r>
      <w:ins w:id="2206" w:author="Autor">
        <w:r w:rsidR="00EC7E59">
          <w:rPr>
            <w:rFonts w:ascii="Brill" w:eastAsia="Brill" w:hAnsi="Brill" w:cs="Brill"/>
            <w:color w:val="000000"/>
          </w:rPr>
          <w:t>”</w:t>
        </w:r>
      </w:ins>
      <w:del w:id="2207" w:author="Autor">
        <w:r w:rsidRPr="00C66272" w:rsidDel="00EC7E59">
          <w:rPr>
            <w:rFonts w:ascii="Brill" w:eastAsia="Brill" w:hAnsi="Brill" w:cs="Brill"/>
            <w:color w:val="000000"/>
          </w:rPr>
          <w:delText>’</w:delText>
        </w:r>
      </w:del>
      <w:r w:rsidRPr="00C66272">
        <w:rPr>
          <w:rFonts w:ascii="Brill" w:eastAsia="Brill" w:hAnsi="Brill" w:cs="Brill"/>
          <w:color w:val="000000"/>
        </w:rPr>
        <w:t xml:space="preserve"> at the time </w:t>
      </w:r>
      <w:ins w:id="2208" w:author="Autor">
        <w:r w:rsidR="00FC53FE" w:rsidRPr="00C66272">
          <w:rPr>
            <w:rFonts w:ascii="Brill" w:eastAsia="Brill" w:hAnsi="Brill" w:cs="Brill"/>
          </w:rPr>
          <w:t>–</w:t>
        </w:r>
      </w:ins>
      <w:del w:id="2209" w:author="Autor">
        <w:r w:rsidRPr="00C66272" w:rsidDel="00FC53FE">
          <w:rPr>
            <w:rFonts w:ascii="Brill" w:eastAsia="Brill" w:hAnsi="Brill" w:cs="Brill"/>
            <w:color w:val="000000"/>
          </w:rPr>
          <w:delText>-</w:delText>
        </w:r>
      </w:del>
      <w:r w:rsidRPr="00C66272">
        <w:rPr>
          <w:rFonts w:ascii="Brill" w:eastAsia="Brill" w:hAnsi="Brill" w:cs="Brill"/>
          <w:color w:val="000000"/>
        </w:rPr>
        <w:t xml:space="preserve"> urgent for the </w:t>
      </w:r>
      <w:ins w:id="2210" w:author="Autor">
        <w:r w:rsidR="00EC7E59">
          <w:rPr>
            <w:rFonts w:ascii="Brill" w:eastAsia="Brill" w:hAnsi="Brill" w:cs="Brill"/>
            <w:color w:val="000000"/>
          </w:rPr>
          <w:t>“</w:t>
        </w:r>
      </w:ins>
      <w:del w:id="2211" w:author="Autor">
        <w:r w:rsidRPr="00C66272" w:rsidDel="00EC7E59">
          <w:rPr>
            <w:rFonts w:ascii="Brill" w:eastAsia="Brill" w:hAnsi="Brill" w:cs="Brill"/>
            <w:color w:val="000000"/>
          </w:rPr>
          <w:delText>‘</w:delText>
        </w:r>
      </w:del>
      <w:r w:rsidRPr="00C66272">
        <w:rPr>
          <w:rFonts w:ascii="Brill" w:eastAsia="Brill" w:hAnsi="Brill" w:cs="Brill"/>
          <w:color w:val="000000"/>
        </w:rPr>
        <w:t>decay area</w:t>
      </w:r>
      <w:del w:id="2212" w:author="Autor">
        <w:r w:rsidRPr="00C66272" w:rsidDel="00EC7E59">
          <w:rPr>
            <w:rFonts w:ascii="Brill" w:eastAsia="Brill" w:hAnsi="Brill" w:cs="Brill"/>
            <w:color w:val="000000"/>
          </w:rPr>
          <w:delText>’</w:delText>
        </w:r>
      </w:del>
      <w:r w:rsidRPr="00C66272">
        <w:rPr>
          <w:rFonts w:ascii="Brill" w:eastAsia="Brill" w:hAnsi="Brill" w:cs="Brill"/>
          <w:color w:val="000000"/>
        </w:rPr>
        <w:t>.</w:t>
      </w:r>
      <w:ins w:id="2213" w:author="Autor">
        <w:r w:rsidR="00EC7E59">
          <w:rPr>
            <w:rFonts w:ascii="Brill" w:eastAsia="Brill" w:hAnsi="Brill" w:cs="Brill"/>
            <w:color w:val="000000"/>
          </w:rPr>
          <w:t>”</w:t>
        </w:r>
      </w:ins>
      <w:r w:rsidRPr="00C66272">
        <w:rPr>
          <w:rFonts w:ascii="Brill" w:eastAsia="Brill" w:hAnsi="Brill" w:cs="Brill"/>
          <w:color w:val="000000"/>
        </w:rPr>
        <w:t xml:space="preserve"> </w:t>
      </w:r>
    </w:p>
    <w:p w14:paraId="35077A53" w14:textId="69048D2F"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foreign visitors who set foot on German soil in Hamburg</w:t>
      </w:r>
      <w:r w:rsidR="00216735" w:rsidRPr="00C66272">
        <w:rPr>
          <w:rFonts w:ascii="Brill" w:eastAsia="Brill" w:hAnsi="Brill" w:cs="Brill"/>
          <w:color w:val="000000"/>
        </w:rPr>
        <w:t xml:space="preserve"> were to </w:t>
      </w:r>
      <w:r w:rsidRPr="00C66272">
        <w:rPr>
          <w:rFonts w:ascii="Brill" w:eastAsia="Brill" w:hAnsi="Brill" w:cs="Brill"/>
          <w:color w:val="000000"/>
        </w:rPr>
        <w:t xml:space="preserve">be presented with a tidy city and a </w:t>
      </w:r>
      <w:r w:rsidR="00216735" w:rsidRPr="00C66272">
        <w:rPr>
          <w:rFonts w:ascii="Brill" w:eastAsia="Brill" w:hAnsi="Brill" w:cs="Brill"/>
          <w:color w:val="000000"/>
        </w:rPr>
        <w:t>“</w:t>
      </w:r>
      <w:r w:rsidRPr="00C66272">
        <w:rPr>
          <w:rFonts w:ascii="Brill" w:eastAsia="Brill" w:hAnsi="Brill" w:cs="Brill"/>
          <w:color w:val="000000"/>
        </w:rPr>
        <w:t>normal</w:t>
      </w:r>
      <w:r w:rsidR="00216735" w:rsidRPr="00C66272">
        <w:rPr>
          <w:rFonts w:ascii="Brill" w:eastAsia="Brill" w:hAnsi="Brill" w:cs="Brill"/>
          <w:color w:val="000000"/>
        </w:rPr>
        <w:t>”</w:t>
      </w:r>
      <w:r w:rsidRPr="00C66272">
        <w:rPr>
          <w:rFonts w:ascii="Brill" w:eastAsia="Brill" w:hAnsi="Brill" w:cs="Brill"/>
          <w:color w:val="000000"/>
        </w:rPr>
        <w:t xml:space="preserve"> bourgeois entertainment district. According to Adolf Hitler's ‘Führer city plans’, the existing buildings on the banks of the Elbe were to be completely demolished and replaced by a district high-rise building and houses for private businesses </w:t>
      </w:r>
      <w:r w:rsidRPr="00593269">
        <w:rPr>
          <w:rFonts w:ascii="Brill" w:eastAsia="Brill" w:hAnsi="Brill" w:cs="Brill"/>
          <w:color w:val="000000"/>
        </w:rPr>
        <w:t>(Schubert, 1986</w:t>
      </w:r>
      <w:r w:rsidRPr="00C66272">
        <w:rPr>
          <w:rFonts w:ascii="Brill" w:eastAsia="Brill" w:hAnsi="Brill" w:cs="Brill"/>
          <w:color w:val="000000"/>
        </w:rPr>
        <w:t xml:space="preserve">). Here, according to the </w:t>
      </w:r>
      <w:ins w:id="2214" w:author="Autor">
        <w:r w:rsidR="00EC7E59">
          <w:rPr>
            <w:rFonts w:ascii="Brill" w:eastAsia="Brill" w:hAnsi="Brill" w:cs="Brill"/>
            <w:color w:val="000000"/>
          </w:rPr>
          <w:t>“</w:t>
        </w:r>
      </w:ins>
      <w:del w:id="2215" w:author="Autor">
        <w:r w:rsidRPr="00C66272" w:rsidDel="00EC7E59">
          <w:rPr>
            <w:rFonts w:ascii="Brill" w:eastAsia="Brill" w:hAnsi="Brill" w:cs="Brill"/>
            <w:color w:val="000000"/>
          </w:rPr>
          <w:delText>‘</w:delText>
        </w:r>
      </w:del>
      <w:r w:rsidRPr="00C66272">
        <w:rPr>
          <w:rFonts w:ascii="Brill" w:eastAsia="Brill" w:hAnsi="Brill" w:cs="Brill"/>
          <w:color w:val="000000"/>
        </w:rPr>
        <w:t>architect of the banks of the Elbe</w:t>
      </w:r>
      <w:ins w:id="2216" w:author="Autor">
        <w:r w:rsidR="00EC7E59">
          <w:rPr>
            <w:rFonts w:ascii="Brill" w:eastAsia="Brill" w:hAnsi="Brill" w:cs="Brill"/>
            <w:color w:val="000000"/>
          </w:rPr>
          <w:t>”</w:t>
        </w:r>
      </w:ins>
      <w:del w:id="2217" w:author="Autor">
        <w:r w:rsidRPr="00C66272" w:rsidDel="00EC7E59">
          <w:rPr>
            <w:rFonts w:ascii="Brill" w:eastAsia="Brill" w:hAnsi="Brill" w:cs="Brill"/>
            <w:color w:val="000000"/>
          </w:rPr>
          <w:delText>’</w:delText>
        </w:r>
      </w:del>
      <w:r w:rsidRPr="00C66272">
        <w:rPr>
          <w:rFonts w:ascii="Brill" w:eastAsia="Brill" w:hAnsi="Brill" w:cs="Brill"/>
          <w:color w:val="000000"/>
        </w:rPr>
        <w:t xml:space="preserve"> Konstanty Gutschow, there was only </w:t>
      </w:r>
      <w:ins w:id="2218" w:author="Autor">
        <w:r w:rsidR="00EC7E59">
          <w:rPr>
            <w:rFonts w:ascii="Brill" w:eastAsia="Brill" w:hAnsi="Brill" w:cs="Brill"/>
            <w:color w:val="000000"/>
          </w:rPr>
          <w:t>“</w:t>
        </w:r>
      </w:ins>
      <w:del w:id="2219" w:author="Autor">
        <w:r w:rsidRPr="00C66272" w:rsidDel="00EC7E59">
          <w:rPr>
            <w:rFonts w:ascii="Brill" w:eastAsia="Brill" w:hAnsi="Brill" w:cs="Brill"/>
            <w:color w:val="000000"/>
          </w:rPr>
          <w:delText>‘</w:delText>
        </w:r>
      </w:del>
      <w:r w:rsidRPr="00C66272">
        <w:rPr>
          <w:rFonts w:ascii="Brill" w:eastAsia="Brill" w:hAnsi="Brill" w:cs="Brill"/>
          <w:color w:val="000000"/>
        </w:rPr>
        <w:t>an untidy heap of houses</w:t>
      </w:r>
      <w:ins w:id="2220" w:author="Autor">
        <w:r w:rsidR="00EC7E59">
          <w:rPr>
            <w:rFonts w:ascii="Brill" w:eastAsia="Brill" w:hAnsi="Brill" w:cs="Brill"/>
            <w:color w:val="000000"/>
          </w:rPr>
          <w:t>”</w:t>
        </w:r>
      </w:ins>
      <w:del w:id="2221" w:author="Autor">
        <w:r w:rsidRPr="00C66272" w:rsidDel="00EC7E59">
          <w:rPr>
            <w:rFonts w:ascii="Brill" w:eastAsia="Brill" w:hAnsi="Brill" w:cs="Brill"/>
            <w:color w:val="000000"/>
          </w:rPr>
          <w:delText>’</w:delText>
        </w:r>
      </w:del>
      <w:r w:rsidRPr="00C66272">
        <w:rPr>
          <w:rFonts w:ascii="Brill" w:eastAsia="Brill" w:hAnsi="Brill" w:cs="Brill"/>
          <w:color w:val="000000"/>
        </w:rPr>
        <w:t xml:space="preserve"> that was to make way for a new riverside road. The people living in St Pauli were spared these developments due to the Second World War. The Nazis created the narrative of the ‘Anchorage of Joy’ for St. Pauli, which was also used in the post-war period.</w:t>
      </w:r>
    </w:p>
    <w:p w14:paraId="35077A54" w14:textId="147C99F8" w:rsidR="00CB3FC9" w:rsidRPr="00C66272" w:rsidRDefault="00C5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rill" w:eastAsia="Brill" w:hAnsi="Brill" w:cs="Brill"/>
        </w:rPr>
      </w:pPr>
      <w:r w:rsidRPr="00C66272">
        <w:rPr>
          <w:rFonts w:ascii="Brill" w:eastAsia="Brill" w:hAnsi="Brill" w:cs="Brill"/>
        </w:rPr>
        <w:tab/>
        <w:t xml:space="preserve">Looking back in 1949, the journalist Hans Harbeck, who had been banned from working by the Nazis, wrote about the German sailors for the Hamburg tourist office “that […] between Baltimore and Sydney" </w:t>
      </w:r>
      <w:r w:rsidR="00143DA9" w:rsidRPr="00C66272">
        <w:rPr>
          <w:rFonts w:ascii="Brill" w:eastAsia="Brill" w:hAnsi="Brill" w:cs="Brill"/>
        </w:rPr>
        <w:t xml:space="preserve">they could find </w:t>
      </w:r>
      <w:r w:rsidRPr="00C66272">
        <w:rPr>
          <w:rFonts w:ascii="Brill" w:eastAsia="Brill" w:hAnsi="Brill" w:cs="Brill"/>
        </w:rPr>
        <w:t xml:space="preserve">the varied pleasures and the "often quite </w:t>
      </w:r>
      <w:r w:rsidRPr="00C66272">
        <w:rPr>
          <w:rFonts w:ascii="Brill" w:eastAsia="Brill" w:hAnsi="Brill" w:cs="Brill"/>
        </w:rPr>
        <w:lastRenderedPageBreak/>
        <w:t>prolonged drinking in circles, like-minded people, always more welcome good comrades, in the home region of St. Pauli” (</w:t>
      </w:r>
      <w:commentRangeStart w:id="2222"/>
      <w:commentRangeStart w:id="2223"/>
      <w:r w:rsidRPr="00BB7F21">
        <w:rPr>
          <w:rFonts w:ascii="Brill" w:eastAsia="Brill" w:hAnsi="Brill" w:cs="Brill"/>
        </w:rPr>
        <w:t>Harbeck, 1949</w:t>
      </w:r>
      <w:commentRangeEnd w:id="2222"/>
      <w:r w:rsidR="007F7BA6" w:rsidRPr="00BB7F21">
        <w:rPr>
          <w:rStyle w:val="Odwoaniedokomentarza"/>
          <w:lang w:val="en-AU"/>
        </w:rPr>
        <w:commentReference w:id="2222"/>
      </w:r>
      <w:commentRangeEnd w:id="2223"/>
      <w:r w:rsidR="00FD11AA" w:rsidRPr="00BB7F21">
        <w:rPr>
          <w:rStyle w:val="Odwoaniedokomentarza"/>
          <w:lang w:val="en-AU"/>
        </w:rPr>
        <w:commentReference w:id="2223"/>
      </w:r>
      <w:r w:rsidRPr="00BB7F21">
        <w:rPr>
          <w:rFonts w:ascii="Brill" w:eastAsia="Brill" w:hAnsi="Brill" w:cs="Brill"/>
        </w:rPr>
        <w:t>,</w:t>
      </w:r>
      <w:r w:rsidRPr="00C66272">
        <w:rPr>
          <w:rFonts w:ascii="Brill" w:eastAsia="Brill" w:hAnsi="Brill" w:cs="Brill"/>
        </w:rPr>
        <w:t xml:space="preserve"> p.</w:t>
      </w:r>
      <w:del w:id="2224" w:author="Autor">
        <w:r w:rsidRPr="00C66272" w:rsidDel="00EC7E59">
          <w:rPr>
            <w:rFonts w:ascii="Brill" w:eastAsia="Brill" w:hAnsi="Brill" w:cs="Brill"/>
          </w:rPr>
          <w:delText xml:space="preserve"> </w:delText>
        </w:r>
      </w:del>
      <w:r w:rsidRPr="00C66272">
        <w:rPr>
          <w:rFonts w:ascii="Brill" w:eastAsia="Brill" w:hAnsi="Brill" w:cs="Brill"/>
        </w:rPr>
        <w:t xml:space="preserve">81). St. Pauli </w:t>
      </w:r>
      <w:ins w:id="2225" w:author="Autor">
        <w:r w:rsidR="00540D6A">
          <w:rPr>
            <w:rFonts w:ascii="Brill" w:eastAsia="Brill" w:hAnsi="Brill" w:cs="Brill"/>
          </w:rPr>
          <w:t>was</w:t>
        </w:r>
      </w:ins>
      <w:del w:id="2226" w:author="Autor">
        <w:r w:rsidRPr="00C66272" w:rsidDel="00540D6A">
          <w:rPr>
            <w:rFonts w:ascii="Brill" w:eastAsia="Brill" w:hAnsi="Brill" w:cs="Brill"/>
          </w:rPr>
          <w:delText>is</w:delText>
        </w:r>
      </w:del>
      <w:r w:rsidRPr="00C66272">
        <w:rPr>
          <w:rFonts w:ascii="Brill" w:eastAsia="Brill" w:hAnsi="Brill" w:cs="Brill"/>
        </w:rPr>
        <w:t xml:space="preserve"> an anchorage of carefree joy and sailors pay handsomely. Even after the </w:t>
      </w:r>
      <w:r w:rsidR="00AA4164" w:rsidRPr="00C66272">
        <w:rPr>
          <w:rFonts w:ascii="Brill" w:eastAsia="Brill" w:hAnsi="Brill" w:cs="Brill"/>
        </w:rPr>
        <w:t>w</w:t>
      </w:r>
      <w:r w:rsidRPr="00C66272">
        <w:rPr>
          <w:rFonts w:ascii="Brill" w:eastAsia="Brill" w:hAnsi="Brill" w:cs="Brill"/>
        </w:rPr>
        <w:t>ar, St. Pauli’s character as an entertainment district remained unchanged, both for seafarers from abroad and for locals (</w:t>
      </w:r>
      <w:r w:rsidRPr="00F2658E">
        <w:rPr>
          <w:rFonts w:ascii="Brill" w:eastAsia="Brill" w:hAnsi="Brill" w:cs="Brill"/>
        </w:rPr>
        <w:t>Heimerdinger, 2005</w:t>
      </w:r>
      <w:r w:rsidRPr="00C66272">
        <w:rPr>
          <w:rFonts w:ascii="Brill" w:eastAsia="Brill" w:hAnsi="Brill" w:cs="Brill"/>
        </w:rPr>
        <w:t xml:space="preserve">). When foreign ships entered the port for navy visits or as guests, the district was inundated by solvent seamen on shore leave who had a lot of catching up to do. </w:t>
      </w:r>
      <w:r w:rsidR="00AA4164" w:rsidRPr="00C66272">
        <w:rPr>
          <w:rFonts w:ascii="Brill" w:eastAsia="Brill" w:hAnsi="Brill" w:cs="Brill"/>
        </w:rPr>
        <w:t>In 1967</w:t>
      </w:r>
      <w:r w:rsidRPr="00C66272">
        <w:rPr>
          <w:rFonts w:ascii="Brill" w:eastAsia="Brill" w:hAnsi="Brill" w:cs="Brill"/>
        </w:rPr>
        <w:t xml:space="preserve"> seaman and author Stan Hugill wrote that the languages spoken in the streets of St Pauli were the northern German dialect Plattdeutsch and English. He reported on (overpriced) drinks such as </w:t>
      </w:r>
      <w:del w:id="2227" w:author="Autor">
        <w:r w:rsidRPr="00F34A6C" w:rsidDel="00540D6A">
          <w:rPr>
            <w:rFonts w:ascii="Brill" w:eastAsia="Brill" w:hAnsi="Brill" w:cs="Brill"/>
            <w:i/>
            <w:iCs/>
            <w:rPrChange w:id="2228" w:author="Autor">
              <w:rPr>
                <w:rFonts w:ascii="Brill" w:eastAsia="Brill" w:hAnsi="Brill" w:cs="Brill"/>
              </w:rPr>
            </w:rPrChange>
          </w:rPr>
          <w:delText>‘</w:delText>
        </w:r>
      </w:del>
      <w:r w:rsidRPr="00F34A6C">
        <w:rPr>
          <w:rFonts w:ascii="Brill" w:eastAsia="Brill" w:hAnsi="Brill" w:cs="Brill"/>
          <w:i/>
          <w:iCs/>
          <w:rPrChange w:id="2229" w:author="Autor">
            <w:rPr>
              <w:rFonts w:ascii="Brill" w:eastAsia="Brill" w:hAnsi="Brill" w:cs="Brill"/>
            </w:rPr>
          </w:rPrChange>
        </w:rPr>
        <w:t>Kümmel</w:t>
      </w:r>
      <w:del w:id="2230" w:author="Autor">
        <w:r w:rsidRPr="00C66272" w:rsidDel="00540D6A">
          <w:rPr>
            <w:rFonts w:ascii="Brill" w:eastAsia="Brill" w:hAnsi="Brill" w:cs="Brill"/>
          </w:rPr>
          <w:delText>’</w:delText>
        </w:r>
      </w:del>
      <w:r w:rsidRPr="00C66272">
        <w:rPr>
          <w:rFonts w:ascii="Brill" w:eastAsia="Brill" w:hAnsi="Brill" w:cs="Brill"/>
        </w:rPr>
        <w:t xml:space="preserve"> schnapps, pickpockets (</w:t>
      </w:r>
      <w:del w:id="2231" w:author="Autor">
        <w:r w:rsidRPr="00F34A6C" w:rsidDel="00540D6A">
          <w:rPr>
            <w:rFonts w:ascii="Brill" w:eastAsia="Brill" w:hAnsi="Brill" w:cs="Brill"/>
            <w:i/>
            <w:iCs/>
            <w:rPrChange w:id="2232" w:author="Autor">
              <w:rPr>
                <w:rFonts w:ascii="Brill" w:eastAsia="Brill" w:hAnsi="Brill" w:cs="Brill"/>
              </w:rPr>
            </w:rPrChange>
          </w:rPr>
          <w:delText>‘</w:delText>
        </w:r>
      </w:del>
      <w:r w:rsidRPr="00F34A6C">
        <w:rPr>
          <w:rFonts w:ascii="Brill" w:eastAsia="Brill" w:hAnsi="Brill" w:cs="Brill"/>
          <w:i/>
          <w:iCs/>
          <w:rPrChange w:id="2233" w:author="Autor">
            <w:rPr>
              <w:rFonts w:ascii="Brill" w:eastAsia="Brill" w:hAnsi="Brill" w:cs="Brill"/>
            </w:rPr>
          </w:rPrChange>
        </w:rPr>
        <w:t>shanghaiing</w:t>
      </w:r>
      <w:del w:id="2234" w:author="Autor">
        <w:r w:rsidRPr="00C66272" w:rsidDel="00540D6A">
          <w:rPr>
            <w:rFonts w:ascii="Brill" w:eastAsia="Brill" w:hAnsi="Brill" w:cs="Brill"/>
          </w:rPr>
          <w:delText>’</w:delText>
        </w:r>
      </w:del>
      <w:r w:rsidRPr="00C66272">
        <w:rPr>
          <w:rFonts w:ascii="Brill" w:eastAsia="Brill" w:hAnsi="Brill" w:cs="Brill"/>
        </w:rPr>
        <w:t>)</w:t>
      </w:r>
      <w:r w:rsidR="00277C42" w:rsidRPr="00C66272">
        <w:rPr>
          <w:rFonts w:ascii="Brill" w:eastAsia="Brill" w:hAnsi="Brill" w:cs="Brill"/>
        </w:rPr>
        <w:t>,</w:t>
      </w:r>
      <w:r w:rsidRPr="00C66272">
        <w:rPr>
          <w:rFonts w:ascii="Brill" w:eastAsia="Brill" w:hAnsi="Brill" w:cs="Brill"/>
        </w:rPr>
        <w:t xml:space="preserve"> and exotic bars like the Hippodrome, a cheap music hall on the street Grosse Freiheit, where the attraction was a ‘riding academy’ challenging customers to stay mounted on a donkey or beer drinking horse for a round around the arena. Hugill drew a map documenting places for various sexual </w:t>
      </w:r>
      <w:commentRangeStart w:id="2235"/>
      <w:commentRangeStart w:id="2236"/>
      <w:r w:rsidR="00277C42" w:rsidRPr="00C66272">
        <w:rPr>
          <w:rFonts w:ascii="Brill" w:eastAsia="Brill" w:hAnsi="Brill" w:cs="Brill"/>
        </w:rPr>
        <w:t>desires</w:t>
      </w:r>
      <w:commentRangeEnd w:id="2235"/>
      <w:r w:rsidR="00540D6A">
        <w:rPr>
          <w:rStyle w:val="Odwoaniedokomentarza"/>
          <w:lang w:val="en-AU"/>
        </w:rPr>
        <w:commentReference w:id="2235"/>
      </w:r>
      <w:commentRangeEnd w:id="2236"/>
      <w:r w:rsidR="008D1BFD">
        <w:rPr>
          <w:rStyle w:val="Odwoaniedokomentarza"/>
          <w:lang w:val="en-AU"/>
        </w:rPr>
        <w:commentReference w:id="2236"/>
      </w:r>
      <w:r w:rsidRPr="00C66272">
        <w:rPr>
          <w:rFonts w:ascii="Brill" w:eastAsia="Brill" w:hAnsi="Brill" w:cs="Brill"/>
        </w:rPr>
        <w:t xml:space="preserve"> and mentioned the </w:t>
      </w:r>
      <w:proofErr w:type="spellStart"/>
      <w:r w:rsidRPr="00C66272">
        <w:rPr>
          <w:rFonts w:ascii="Brill" w:eastAsia="Brill" w:hAnsi="Brill" w:cs="Brill"/>
        </w:rPr>
        <w:t>Herbertstrasse</w:t>
      </w:r>
      <w:proofErr w:type="spellEnd"/>
      <w:r w:rsidR="00277C42" w:rsidRPr="00C66272">
        <w:rPr>
          <w:rFonts w:ascii="Brill" w:eastAsia="Brill" w:hAnsi="Brill" w:cs="Brill"/>
        </w:rPr>
        <w:t>,</w:t>
      </w:r>
      <w:r w:rsidRPr="00C66272">
        <w:rPr>
          <w:rFonts w:ascii="Brill" w:eastAsia="Brill" w:hAnsi="Brill" w:cs="Brill"/>
        </w:rPr>
        <w:t xml:space="preserve"> with its illuminated display windows, where prostitutes presented themselves (</w:t>
      </w:r>
      <w:proofErr w:type="spellStart"/>
      <w:r w:rsidRPr="00F2658E">
        <w:rPr>
          <w:rFonts w:ascii="Brill" w:eastAsia="Brill" w:hAnsi="Brill" w:cs="Brill"/>
        </w:rPr>
        <w:t>Hugil</w:t>
      </w:r>
      <w:proofErr w:type="spellEnd"/>
      <w:r w:rsidRPr="00F2658E">
        <w:rPr>
          <w:rFonts w:ascii="Brill" w:eastAsia="Brill" w:hAnsi="Brill" w:cs="Brill"/>
        </w:rPr>
        <w:t>, 1967</w:t>
      </w:r>
      <w:r w:rsidRPr="00C66272">
        <w:rPr>
          <w:rFonts w:ascii="Brill" w:eastAsia="Brill" w:hAnsi="Brill" w:cs="Brill"/>
        </w:rPr>
        <w:t xml:space="preserve">). </w:t>
      </w:r>
    </w:p>
    <w:p w14:paraId="35077A55" w14:textId="2DB6B94A" w:rsidR="00CB3FC9" w:rsidRPr="00C66272" w:rsidRDefault="00C5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Brill" w:eastAsia="Brill" w:hAnsi="Brill" w:cs="Brill"/>
        </w:rPr>
      </w:pPr>
      <w:r w:rsidRPr="00C66272">
        <w:rPr>
          <w:rFonts w:ascii="Brill" w:eastAsia="Brill" w:hAnsi="Brill" w:cs="Brill"/>
        </w:rPr>
        <w:tab/>
        <w:t xml:space="preserve">But with the changes in sea shipping and cargo handling, there </w:t>
      </w:r>
      <w:r w:rsidR="00594D4B" w:rsidRPr="00C66272">
        <w:rPr>
          <w:rFonts w:ascii="Brill" w:eastAsia="Brill" w:hAnsi="Brill" w:cs="Brill"/>
        </w:rPr>
        <w:t xml:space="preserve">came </w:t>
      </w:r>
      <w:r w:rsidRPr="00C66272">
        <w:rPr>
          <w:rFonts w:ascii="Brill" w:eastAsia="Brill" w:hAnsi="Brill" w:cs="Brill"/>
        </w:rPr>
        <w:t xml:space="preserve">a decrease in the presence of seafarers. Many of the traditional corner pubs </w:t>
      </w:r>
      <w:r w:rsidR="00BA509E" w:rsidRPr="00C66272">
        <w:rPr>
          <w:rFonts w:ascii="Brill" w:eastAsia="Brill" w:hAnsi="Brill" w:cs="Brill"/>
        </w:rPr>
        <w:t>became</w:t>
      </w:r>
      <w:r w:rsidRPr="00C66272">
        <w:rPr>
          <w:rFonts w:ascii="Brill" w:eastAsia="Brill" w:hAnsi="Brill" w:cs="Brill"/>
        </w:rPr>
        <w:t xml:space="preserve"> bars and clubs. As a side effect of the hustle and bustle, the taboo thresholds for pornography, striptease</w:t>
      </w:r>
      <w:r w:rsidR="00594D4B" w:rsidRPr="00C66272">
        <w:rPr>
          <w:rFonts w:ascii="Brill" w:eastAsia="Brill" w:hAnsi="Brill" w:cs="Brill"/>
        </w:rPr>
        <w:t>,</w:t>
      </w:r>
      <w:r w:rsidRPr="00C66272">
        <w:rPr>
          <w:rFonts w:ascii="Brill" w:eastAsia="Brill" w:hAnsi="Brill" w:cs="Brill"/>
        </w:rPr>
        <w:t xml:space="preserve"> and live performances shifted. However, in the 1960s and 1970s, the shows of British bands like the Beatles set off a process of change, and the entertainment district regained its popularity. The Beatles played at the Star Club on Grosse Freiheit, with a stage backdrop showing the skyline of Manhattan, </w:t>
      </w:r>
      <w:del w:id="2237" w:author="Autor">
        <w:r w:rsidRPr="00C66272" w:rsidDel="00540D6A">
          <w:rPr>
            <w:rFonts w:ascii="Brill" w:eastAsia="Brill" w:hAnsi="Brill" w:cs="Brill"/>
          </w:rPr>
          <w:delText xml:space="preserve">presenting </w:delText>
        </w:r>
      </w:del>
      <w:ins w:id="2238" w:author="Autor">
        <w:r w:rsidR="00540D6A">
          <w:rPr>
            <w:rFonts w:ascii="Brill" w:eastAsia="Brill" w:hAnsi="Brill" w:cs="Brill"/>
          </w:rPr>
          <w:t>indicating</w:t>
        </w:r>
        <w:r w:rsidR="00540D6A" w:rsidRPr="00C66272">
          <w:rPr>
            <w:rFonts w:ascii="Brill" w:eastAsia="Brill" w:hAnsi="Brill" w:cs="Brill"/>
          </w:rPr>
          <w:t xml:space="preserve"> </w:t>
        </w:r>
      </w:ins>
      <w:r w:rsidRPr="00C66272">
        <w:rPr>
          <w:rFonts w:ascii="Brill" w:eastAsia="Brill" w:hAnsi="Brill" w:cs="Brill"/>
        </w:rPr>
        <w:t>Hamburg’s cosmopolitan spirit (</w:t>
      </w:r>
      <w:r w:rsidRPr="007F7BA6">
        <w:rPr>
          <w:rFonts w:ascii="Brill" w:eastAsia="Brill" w:hAnsi="Brill" w:cs="Brill"/>
        </w:rPr>
        <w:t>Bürger, 2020</w:t>
      </w:r>
      <w:r w:rsidRPr="00C66272">
        <w:rPr>
          <w:rFonts w:ascii="Brill" w:eastAsia="Brill" w:hAnsi="Brill" w:cs="Brill"/>
        </w:rPr>
        <w:t>, p.</w:t>
      </w:r>
      <w:del w:id="2239" w:author="Autor">
        <w:r w:rsidRPr="00C66272" w:rsidDel="00540D6A">
          <w:rPr>
            <w:rFonts w:ascii="Brill" w:eastAsia="Brill" w:hAnsi="Brill" w:cs="Brill"/>
          </w:rPr>
          <w:delText xml:space="preserve"> </w:delText>
        </w:r>
      </w:del>
      <w:r w:rsidRPr="00C66272">
        <w:rPr>
          <w:rFonts w:ascii="Brill" w:eastAsia="Brill" w:hAnsi="Brill" w:cs="Brill"/>
        </w:rPr>
        <w:t>214)</w:t>
      </w:r>
      <w:ins w:id="2240" w:author="Autor">
        <w:r w:rsidR="00540D6A">
          <w:rPr>
            <w:rFonts w:ascii="Brill" w:eastAsia="Brill" w:hAnsi="Brill" w:cs="Brill"/>
          </w:rPr>
          <w:t>.</w:t>
        </w:r>
      </w:ins>
      <w:r w:rsidRPr="00C66272">
        <w:rPr>
          <w:rFonts w:ascii="Brill" w:eastAsia="Brill" w:hAnsi="Brill" w:cs="Brill"/>
          <w:vertAlign w:val="superscript"/>
        </w:rPr>
        <w:footnoteReference w:id="25"/>
      </w:r>
      <w:del w:id="2242" w:author="Autor">
        <w:r w:rsidRPr="00C66272" w:rsidDel="00540D6A">
          <w:rPr>
            <w:rFonts w:ascii="Brill" w:eastAsia="Brill" w:hAnsi="Brill" w:cs="Brill"/>
          </w:rPr>
          <w:delText>.</w:delText>
        </w:r>
      </w:del>
    </w:p>
    <w:p w14:paraId="35077A56" w14:textId="7C05462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Meanwhile, the district has turned into a </w:t>
      </w:r>
      <w:r w:rsidR="00BA509E" w:rsidRPr="00C66272">
        <w:rPr>
          <w:rFonts w:ascii="Brill" w:eastAsia="Brill" w:hAnsi="Brill" w:cs="Brill"/>
        </w:rPr>
        <w:t>sought-after</w:t>
      </w:r>
      <w:r w:rsidRPr="00C66272">
        <w:rPr>
          <w:rFonts w:ascii="Brill" w:eastAsia="Brill" w:hAnsi="Brill" w:cs="Brill"/>
        </w:rPr>
        <w:t xml:space="preserve"> residential neighbourhood close to the harbour and the city centre, and only a small area </w:t>
      </w:r>
      <w:r w:rsidR="00BA509E" w:rsidRPr="00C66272">
        <w:rPr>
          <w:rFonts w:ascii="Brill" w:eastAsia="Brill" w:hAnsi="Brill" w:cs="Brill"/>
        </w:rPr>
        <w:t xml:space="preserve">is left </w:t>
      </w:r>
      <w:r w:rsidRPr="00C66272">
        <w:rPr>
          <w:rFonts w:ascii="Brill" w:eastAsia="Brill" w:hAnsi="Brill" w:cs="Brill"/>
        </w:rPr>
        <w:t>where bars and restaurants do not have a closing time. The red</w:t>
      </w:r>
      <w:ins w:id="2243" w:author="Autor">
        <w:r w:rsidR="00540D6A">
          <w:rPr>
            <w:rFonts w:ascii="Brill" w:eastAsia="Brill" w:hAnsi="Brill" w:cs="Brill"/>
          </w:rPr>
          <w:t>-</w:t>
        </w:r>
      </w:ins>
      <w:del w:id="2244" w:author="Autor">
        <w:r w:rsidRPr="00C66272" w:rsidDel="00540D6A">
          <w:rPr>
            <w:rFonts w:ascii="Brill" w:eastAsia="Brill" w:hAnsi="Brill" w:cs="Brill"/>
          </w:rPr>
          <w:delText xml:space="preserve"> </w:delText>
        </w:r>
      </w:del>
      <w:r w:rsidRPr="00C66272">
        <w:rPr>
          <w:rFonts w:ascii="Brill" w:eastAsia="Brill" w:hAnsi="Brill" w:cs="Brill"/>
        </w:rPr>
        <w:t>light district and prostitution repeatedly made headlines in the press reporting of criminal offences until the early 1980s, when the fear of AIDS caused a crisis that led to structural change.</w:t>
      </w:r>
      <w:r w:rsidRPr="00C66272">
        <w:rPr>
          <w:rFonts w:ascii="Brill" w:eastAsia="Brill" w:hAnsi="Brill" w:cs="Brill"/>
          <w:vertAlign w:val="superscript"/>
        </w:rPr>
        <w:footnoteReference w:id="26"/>
      </w:r>
      <w:r w:rsidRPr="00C66272">
        <w:rPr>
          <w:rFonts w:ascii="Brill" w:eastAsia="Brill" w:hAnsi="Brill" w:cs="Brill"/>
        </w:rPr>
        <w:t xml:space="preserve"> Pioneers established an alternative theatre culture and new music clubs opened. The launch of the </w:t>
      </w:r>
      <w:proofErr w:type="spellStart"/>
      <w:r w:rsidRPr="00C66272">
        <w:rPr>
          <w:rFonts w:ascii="Brill" w:eastAsia="Brill" w:hAnsi="Brill" w:cs="Brill"/>
        </w:rPr>
        <w:t>Operettenhaus</w:t>
      </w:r>
      <w:proofErr w:type="spellEnd"/>
      <w:r w:rsidRPr="00C66272">
        <w:rPr>
          <w:rFonts w:ascii="Brill" w:eastAsia="Brill" w:hAnsi="Brill" w:cs="Brill"/>
        </w:rPr>
        <w:t xml:space="preserve"> in 1986 set off a musical boom that radiated </w:t>
      </w:r>
      <w:r w:rsidR="00767C98" w:rsidRPr="00C66272">
        <w:rPr>
          <w:rFonts w:ascii="Brill" w:eastAsia="Brill" w:hAnsi="Brill" w:cs="Brill"/>
        </w:rPr>
        <w:t>across</w:t>
      </w:r>
      <w:r w:rsidRPr="00C66272">
        <w:rPr>
          <w:rFonts w:ascii="Brill" w:eastAsia="Brill" w:hAnsi="Brill" w:cs="Brill"/>
        </w:rPr>
        <w:t xml:space="preserve"> Hamburg. It is simply not possible to precisely map, delineate</w:t>
      </w:r>
      <w:r w:rsidR="00767C98" w:rsidRPr="00C66272">
        <w:rPr>
          <w:rFonts w:ascii="Brill" w:eastAsia="Brill" w:hAnsi="Brill" w:cs="Brill"/>
        </w:rPr>
        <w:t>,</w:t>
      </w:r>
      <w:r w:rsidRPr="00C66272">
        <w:rPr>
          <w:rFonts w:ascii="Brill" w:eastAsia="Brill" w:hAnsi="Brill" w:cs="Brill"/>
        </w:rPr>
        <w:t xml:space="preserve"> and </w:t>
      </w:r>
      <w:r w:rsidRPr="00C66272">
        <w:rPr>
          <w:rFonts w:ascii="Brill" w:eastAsia="Brill" w:hAnsi="Brill" w:cs="Brill"/>
        </w:rPr>
        <w:lastRenderedPageBreak/>
        <w:t xml:space="preserve">demarcate the neighbourhood’s uses on a small scale. Its continuous adaptation and redevelopment create new niches of complexity and non-conformity, which ultimately determine the flair of the district. </w:t>
      </w:r>
    </w:p>
    <w:p w14:paraId="35077A57" w14:textId="0531037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Since the early 1980s, squats in </w:t>
      </w:r>
      <w:proofErr w:type="spellStart"/>
      <w:r w:rsidRPr="00C66272">
        <w:rPr>
          <w:rFonts w:ascii="Brill" w:eastAsia="Brill" w:hAnsi="Brill" w:cs="Brill"/>
        </w:rPr>
        <w:t>Hafenstrasse</w:t>
      </w:r>
      <w:proofErr w:type="spellEnd"/>
      <w:r w:rsidRPr="00C66272">
        <w:rPr>
          <w:rFonts w:ascii="Brill" w:eastAsia="Brill" w:hAnsi="Brill" w:cs="Brill"/>
        </w:rPr>
        <w:t xml:space="preserve"> have established the reputation of a rebellious neighbourhood. Musical performances and theatre shows have increasingly attracted people without maritime connections to the neighbourhood and museums have enhanced the cultural </w:t>
      </w:r>
      <w:del w:id="2250" w:author="Autor">
        <w:r w:rsidRPr="00C66272" w:rsidDel="00471747">
          <w:rPr>
            <w:rFonts w:ascii="Brill" w:eastAsia="Brill" w:hAnsi="Brill" w:cs="Brill"/>
          </w:rPr>
          <w:delText>spectrum</w:delText>
        </w:r>
      </w:del>
      <w:ins w:id="2251" w:author="Autor">
        <w:r w:rsidR="00471747">
          <w:rPr>
            <w:rFonts w:ascii="Brill" w:eastAsia="Brill" w:hAnsi="Brill" w:cs="Brill"/>
          </w:rPr>
          <w:t>scene</w:t>
        </w:r>
      </w:ins>
      <w:r w:rsidRPr="00C66272">
        <w:rPr>
          <w:rFonts w:ascii="Brill" w:eastAsia="Brill" w:hAnsi="Brill" w:cs="Brill"/>
        </w:rPr>
        <w:t xml:space="preserve">. Currently, the population of St Pauli consists mainly of </w:t>
      </w:r>
      <w:ins w:id="2252" w:author="Autor">
        <w:r w:rsidR="00D52A6C">
          <w:rPr>
            <w:rFonts w:ascii="Brill" w:eastAsia="Brill" w:hAnsi="Brill" w:cs="Brill"/>
          </w:rPr>
          <w:t xml:space="preserve">(descendants of) </w:t>
        </w:r>
      </w:ins>
      <w:r w:rsidRPr="00C66272">
        <w:rPr>
          <w:rFonts w:ascii="Brill" w:eastAsia="Brill" w:hAnsi="Brill" w:cs="Brill"/>
        </w:rPr>
        <w:t>immigrant families</w:t>
      </w:r>
      <w:ins w:id="2253" w:author="Autor">
        <w:r w:rsidR="00D52A6C">
          <w:rPr>
            <w:rFonts w:ascii="Brill" w:eastAsia="Brill" w:hAnsi="Brill" w:cs="Brill"/>
          </w:rPr>
          <w:t xml:space="preserve"> </w:t>
        </w:r>
      </w:ins>
      <w:r w:rsidRPr="00C66272">
        <w:rPr>
          <w:rFonts w:ascii="Brill" w:eastAsia="Brill" w:hAnsi="Brill" w:cs="Brill"/>
        </w:rPr>
        <w:t>, some of whom have lived there for several generations, as well as a mix of pensioners, students, welfare recipients, artists</w:t>
      </w:r>
      <w:r w:rsidR="00E006C3" w:rsidRPr="00C66272">
        <w:rPr>
          <w:rFonts w:ascii="Brill" w:eastAsia="Brill" w:hAnsi="Brill" w:cs="Brill"/>
        </w:rPr>
        <w:t>,</w:t>
      </w:r>
      <w:r w:rsidRPr="00C66272">
        <w:rPr>
          <w:rFonts w:ascii="Brill" w:eastAsia="Brill" w:hAnsi="Brill" w:cs="Brill"/>
        </w:rPr>
        <w:t xml:space="preserve"> and intellectuals. The proportion of households with an immigrant background in St Pauli was 40</w:t>
      </w:r>
      <w:r w:rsidR="001A1E0C">
        <w:rPr>
          <w:rFonts w:ascii="Brill" w:eastAsia="Brill" w:hAnsi="Brill" w:cs="Brill"/>
        </w:rPr>
        <w:t xml:space="preserve"> </w:t>
      </w:r>
      <w:r w:rsidR="00E006C3" w:rsidRPr="00C66272">
        <w:rPr>
          <w:rFonts w:ascii="Brill" w:eastAsia="Brill" w:hAnsi="Brill" w:cs="Brill"/>
        </w:rPr>
        <w:t>per cent</w:t>
      </w:r>
      <w:r w:rsidRPr="00C66272">
        <w:rPr>
          <w:rFonts w:ascii="Brill" w:eastAsia="Brill" w:hAnsi="Brill" w:cs="Brill"/>
        </w:rPr>
        <w:t xml:space="preserve"> in 2020</w:t>
      </w:r>
      <w:r w:rsidR="00E006C3" w:rsidRPr="00C66272">
        <w:rPr>
          <w:rFonts w:ascii="Brill" w:eastAsia="Brill" w:hAnsi="Brill" w:cs="Brill"/>
        </w:rPr>
        <w:t>;</w:t>
      </w:r>
      <w:r w:rsidRPr="00C66272">
        <w:rPr>
          <w:rFonts w:ascii="Brill" w:eastAsia="Brill" w:hAnsi="Brill" w:cs="Brill"/>
        </w:rPr>
        <w:t xml:space="preserve"> 70</w:t>
      </w:r>
      <w:r w:rsidR="001A1E0C">
        <w:rPr>
          <w:rFonts w:ascii="Brill" w:eastAsia="Brill" w:hAnsi="Brill" w:cs="Brill"/>
        </w:rPr>
        <w:t xml:space="preserve"> </w:t>
      </w:r>
      <w:r w:rsidR="00E006C3" w:rsidRPr="00C66272">
        <w:rPr>
          <w:rFonts w:ascii="Brill" w:eastAsia="Brill" w:hAnsi="Brill" w:cs="Brill"/>
        </w:rPr>
        <w:t>per cent</w:t>
      </w:r>
      <w:r w:rsidRPr="00C66272">
        <w:rPr>
          <w:rFonts w:ascii="Brill" w:eastAsia="Brill" w:hAnsi="Brill" w:cs="Brill"/>
        </w:rPr>
        <w:t xml:space="preserve"> were single households</w:t>
      </w:r>
      <w:r w:rsidR="00E006C3" w:rsidRPr="00C66272">
        <w:rPr>
          <w:rFonts w:ascii="Brill" w:eastAsia="Brill" w:hAnsi="Brill" w:cs="Brill"/>
        </w:rPr>
        <w:t xml:space="preserve">, </w:t>
      </w:r>
      <w:r w:rsidRPr="00C66272">
        <w:rPr>
          <w:rFonts w:ascii="Brill" w:eastAsia="Brill" w:hAnsi="Brill" w:cs="Brill"/>
        </w:rPr>
        <w:t>and households with children were underrepresented. Li</w:t>
      </w:r>
      <w:ins w:id="2254" w:author="Autor">
        <w:r w:rsidR="00D52A6C">
          <w:rPr>
            <w:rFonts w:ascii="Brill" w:eastAsia="Brill" w:hAnsi="Brill" w:cs="Brill"/>
          </w:rPr>
          <w:t>fe</w:t>
        </w:r>
      </w:ins>
      <w:del w:id="2255" w:author="Autor">
        <w:r w:rsidRPr="00C66272" w:rsidDel="00D52A6C">
          <w:rPr>
            <w:rFonts w:ascii="Brill" w:eastAsia="Brill" w:hAnsi="Brill" w:cs="Brill"/>
          </w:rPr>
          <w:delText>ving</w:delText>
        </w:r>
      </w:del>
      <w:r w:rsidRPr="00C66272">
        <w:rPr>
          <w:rFonts w:ascii="Brill" w:eastAsia="Brill" w:hAnsi="Brill" w:cs="Brill"/>
        </w:rPr>
        <w:t xml:space="preserve"> in St Pauli presents a diverse narrative of displacement, neglect</w:t>
      </w:r>
      <w:r w:rsidR="00E006C3" w:rsidRPr="00C66272">
        <w:rPr>
          <w:rFonts w:ascii="Brill" w:eastAsia="Brill" w:hAnsi="Brill" w:cs="Brill"/>
        </w:rPr>
        <w:t>,</w:t>
      </w:r>
      <w:r w:rsidRPr="00C66272">
        <w:rPr>
          <w:rFonts w:ascii="Brill" w:eastAsia="Brill" w:hAnsi="Brill" w:cs="Brill"/>
        </w:rPr>
        <w:t xml:space="preserve"> and enhancement.</w:t>
      </w:r>
    </w:p>
    <w:p w14:paraId="35077A58" w14:textId="1E23FF0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Each year, twenty to thirty million people visit the ‘most sinful mile in the world’, the Reeperbahn, reaching up to 200,000 visitors on weekends before the C</w:t>
      </w:r>
      <w:ins w:id="2256" w:author="Autor">
        <w:r w:rsidR="00374B07">
          <w:rPr>
            <w:rFonts w:ascii="Brill" w:eastAsia="Brill" w:hAnsi="Brill" w:cs="Brill"/>
          </w:rPr>
          <w:t>OVID</w:t>
        </w:r>
      </w:ins>
      <w:del w:id="2257" w:author="Autor">
        <w:r w:rsidRPr="00C66272" w:rsidDel="00374B07">
          <w:rPr>
            <w:rFonts w:ascii="Brill" w:eastAsia="Brill" w:hAnsi="Brill" w:cs="Brill"/>
          </w:rPr>
          <w:delText>ovid</w:delText>
        </w:r>
      </w:del>
      <w:r w:rsidRPr="00C66272">
        <w:rPr>
          <w:rFonts w:ascii="Brill" w:eastAsia="Brill" w:hAnsi="Brill" w:cs="Brill"/>
        </w:rPr>
        <w:t>-19 pandemic. The entertainment sector still dominates the economic profile in the district (</w:t>
      </w:r>
      <w:r w:rsidRPr="00F2658E">
        <w:rPr>
          <w:rFonts w:ascii="Brill" w:eastAsia="Brill" w:hAnsi="Brill" w:cs="Brill"/>
        </w:rPr>
        <w:t>Manos</w:t>
      </w:r>
      <w:ins w:id="2258" w:author="Autor">
        <w:r w:rsidR="00D52A6C" w:rsidRPr="00F2658E">
          <w:rPr>
            <w:rFonts w:ascii="Brill" w:eastAsia="Brill" w:hAnsi="Brill" w:cs="Brill"/>
          </w:rPr>
          <w:t>,</w:t>
        </w:r>
      </w:ins>
      <w:r w:rsidRPr="00F2658E">
        <w:rPr>
          <w:rFonts w:ascii="Brill" w:eastAsia="Brill" w:hAnsi="Brill" w:cs="Brill"/>
        </w:rPr>
        <w:t xml:space="preserve"> 1989</w:t>
      </w:r>
      <w:r w:rsidRPr="00C66272">
        <w:rPr>
          <w:rFonts w:ascii="Brill" w:eastAsia="Brill" w:hAnsi="Brill" w:cs="Brill"/>
        </w:rPr>
        <w:t>, p.</w:t>
      </w:r>
      <w:del w:id="2259" w:author="Autor">
        <w:r w:rsidRPr="00C66272" w:rsidDel="00D52A6C">
          <w:rPr>
            <w:rFonts w:ascii="Brill" w:eastAsia="Brill" w:hAnsi="Brill" w:cs="Brill"/>
          </w:rPr>
          <w:delText xml:space="preserve"> </w:delText>
        </w:r>
      </w:del>
      <w:r w:rsidRPr="00C66272">
        <w:rPr>
          <w:rFonts w:ascii="Brill" w:eastAsia="Brill" w:hAnsi="Brill" w:cs="Brill"/>
        </w:rPr>
        <w:t xml:space="preserve">12). </w:t>
      </w:r>
      <w:r w:rsidR="001F4D97" w:rsidRPr="00C66272">
        <w:rPr>
          <w:rFonts w:ascii="Brill" w:eastAsia="Brill" w:hAnsi="Brill" w:cs="Brill"/>
        </w:rPr>
        <w:t>Prostitution</w:t>
      </w:r>
      <w:r w:rsidRPr="00C66272">
        <w:rPr>
          <w:rFonts w:ascii="Brill" w:eastAsia="Brill" w:hAnsi="Brill" w:cs="Brill"/>
        </w:rPr>
        <w:t>, foreign pimping rings, gang wars</w:t>
      </w:r>
      <w:r w:rsidR="001F4D97" w:rsidRPr="00C66272">
        <w:rPr>
          <w:rFonts w:ascii="Brill" w:eastAsia="Brill" w:hAnsi="Brill" w:cs="Brill"/>
        </w:rPr>
        <w:t>,</w:t>
      </w:r>
      <w:r w:rsidRPr="00C66272">
        <w:rPr>
          <w:rFonts w:ascii="Brill" w:eastAsia="Brill" w:hAnsi="Brill" w:cs="Brill"/>
        </w:rPr>
        <w:t xml:space="preserve"> and drugs are omnipresent for residents and the police, who act with zero-tolerance. However, gastronomy and housing have improved in many ways, and the neighbourhood has become trendy</w:t>
      </w:r>
      <w:r w:rsidR="000F2A5B" w:rsidRPr="00C66272">
        <w:rPr>
          <w:rFonts w:ascii="Brill" w:eastAsia="Brill" w:hAnsi="Brill" w:cs="Brill"/>
        </w:rPr>
        <w:t>. S</w:t>
      </w:r>
      <w:r w:rsidRPr="00C66272">
        <w:rPr>
          <w:rFonts w:ascii="Brill" w:eastAsia="Brill" w:hAnsi="Brill" w:cs="Brill"/>
        </w:rPr>
        <w:t xml:space="preserve">ome parts of the district are even considered hip due to their diverse and tolerant milieus. The redevelopment of the Bavaria Brewery site – dating back to the </w:t>
      </w:r>
      <w:proofErr w:type="spellStart"/>
      <w:r w:rsidRPr="00C66272">
        <w:rPr>
          <w:rFonts w:ascii="Brill" w:eastAsia="Brill" w:hAnsi="Brill" w:cs="Brill"/>
        </w:rPr>
        <w:t>Actien</w:t>
      </w:r>
      <w:proofErr w:type="spellEnd"/>
      <w:r w:rsidRPr="00C66272">
        <w:rPr>
          <w:rFonts w:ascii="Brill" w:eastAsia="Brill" w:hAnsi="Brill" w:cs="Brill"/>
        </w:rPr>
        <w:t xml:space="preserve"> Brewery in 1863 when beer was still considered part of the staple diet – increased the area’s residential use by providing expensive residential units and housing association apartments and </w:t>
      </w:r>
      <w:del w:id="2260" w:author="Autor">
        <w:r w:rsidRPr="00C66272" w:rsidDel="00D52A6C">
          <w:rPr>
            <w:rFonts w:ascii="Brill" w:eastAsia="Brill" w:hAnsi="Brill" w:cs="Brill"/>
          </w:rPr>
          <w:delText xml:space="preserve">built </w:delText>
        </w:r>
      </w:del>
      <w:r w:rsidRPr="00C66272">
        <w:rPr>
          <w:rFonts w:ascii="Brill" w:eastAsia="Brill" w:hAnsi="Brill" w:cs="Brill"/>
        </w:rPr>
        <w:t xml:space="preserve">a new hotel </w:t>
      </w:r>
      <w:ins w:id="2261" w:author="Autor">
        <w:r w:rsidR="00D52A6C">
          <w:rPr>
            <w:rFonts w:ascii="Brill" w:eastAsia="Brill" w:hAnsi="Brill" w:cs="Brill"/>
          </w:rPr>
          <w:t xml:space="preserve">building </w:t>
        </w:r>
      </w:ins>
      <w:del w:id="2262" w:author="Autor">
        <w:r w:rsidRPr="00C66272" w:rsidDel="00D52A6C">
          <w:rPr>
            <w:rFonts w:ascii="Brill" w:eastAsia="Brill" w:hAnsi="Brill" w:cs="Brill"/>
          </w:rPr>
          <w:delText xml:space="preserve">aimed at a </w:delText>
        </w:r>
      </w:del>
      <w:r w:rsidRPr="00C66272">
        <w:rPr>
          <w:rFonts w:ascii="Brill" w:eastAsia="Brill" w:hAnsi="Brill" w:cs="Brill"/>
        </w:rPr>
        <w:t>target</w:t>
      </w:r>
      <w:ins w:id="2263" w:author="Autor">
        <w:r w:rsidR="00D52A6C">
          <w:rPr>
            <w:rFonts w:ascii="Brill" w:eastAsia="Brill" w:hAnsi="Brill" w:cs="Brill"/>
          </w:rPr>
          <w:t>ing</w:t>
        </w:r>
      </w:ins>
      <w:r w:rsidRPr="00C66272">
        <w:rPr>
          <w:rFonts w:ascii="Brill" w:eastAsia="Brill" w:hAnsi="Brill" w:cs="Brill"/>
        </w:rPr>
        <w:t xml:space="preserve"> </w:t>
      </w:r>
      <w:del w:id="2264" w:author="Autor">
        <w:r w:rsidRPr="00C66272" w:rsidDel="00D52A6C">
          <w:rPr>
            <w:rFonts w:ascii="Brill" w:eastAsia="Brill" w:hAnsi="Brill" w:cs="Brill"/>
          </w:rPr>
          <w:delText xml:space="preserve">group of </w:delText>
        </w:r>
      </w:del>
      <w:r w:rsidRPr="00C66272">
        <w:rPr>
          <w:rFonts w:ascii="Brill" w:eastAsia="Brill" w:hAnsi="Brill" w:cs="Brill"/>
        </w:rPr>
        <w:t xml:space="preserve">high </w:t>
      </w:r>
      <w:ins w:id="2265" w:author="Autor">
        <w:r w:rsidR="00D52A6C">
          <w:rPr>
            <w:rFonts w:ascii="Brill" w:eastAsia="Brill" w:hAnsi="Brill" w:cs="Brill"/>
          </w:rPr>
          <w:t xml:space="preserve">income </w:t>
        </w:r>
      </w:ins>
      <w:r w:rsidRPr="00C66272">
        <w:rPr>
          <w:rFonts w:ascii="Brill" w:eastAsia="Brill" w:hAnsi="Brill" w:cs="Brill"/>
        </w:rPr>
        <w:t>earners (</w:t>
      </w:r>
      <w:r w:rsidRPr="00163DFE">
        <w:rPr>
          <w:rFonts w:ascii="Brill" w:eastAsia="Brill" w:hAnsi="Brill" w:cs="Brill"/>
        </w:rPr>
        <w:t>Tietgen, 2014</w:t>
      </w:r>
      <w:r w:rsidRPr="00C66272">
        <w:rPr>
          <w:rFonts w:ascii="Brill" w:eastAsia="Brill" w:hAnsi="Brill" w:cs="Brill"/>
        </w:rPr>
        <w:t>, p.</w:t>
      </w:r>
      <w:del w:id="2266" w:author="Autor">
        <w:r w:rsidRPr="00C66272" w:rsidDel="00D52A6C">
          <w:rPr>
            <w:rFonts w:ascii="Brill" w:eastAsia="Brill" w:hAnsi="Brill" w:cs="Brill"/>
          </w:rPr>
          <w:delText xml:space="preserve"> </w:delText>
        </w:r>
      </w:del>
      <w:r w:rsidRPr="00C66272">
        <w:rPr>
          <w:rFonts w:ascii="Brill" w:eastAsia="Brill" w:hAnsi="Brill" w:cs="Brill"/>
        </w:rPr>
        <w:t xml:space="preserve">94). Ongoing conflicts over a planned building on the site of the ‘Esso </w:t>
      </w:r>
      <w:proofErr w:type="spellStart"/>
      <w:r w:rsidRPr="00C66272">
        <w:rPr>
          <w:rFonts w:ascii="Brill" w:eastAsia="Brill" w:hAnsi="Brill" w:cs="Brill"/>
        </w:rPr>
        <w:t>Häuser</w:t>
      </w:r>
      <w:proofErr w:type="spellEnd"/>
      <w:r w:rsidRPr="00C66272">
        <w:rPr>
          <w:rFonts w:ascii="Brill" w:eastAsia="Brill" w:hAnsi="Brill" w:cs="Brill"/>
        </w:rPr>
        <w:t xml:space="preserve">’ on the Reeperbahn mirror the divergent trends between grungy and trendy </w:t>
      </w:r>
      <w:r w:rsidR="0067403D" w:rsidRPr="00C66272">
        <w:rPr>
          <w:rFonts w:ascii="Brill" w:eastAsia="Brill" w:hAnsi="Brill" w:cs="Brill"/>
        </w:rPr>
        <w:t xml:space="preserve">in the </w:t>
      </w:r>
      <w:r w:rsidRPr="00C66272">
        <w:rPr>
          <w:rFonts w:ascii="Brill" w:eastAsia="Brill" w:hAnsi="Brill" w:cs="Brill"/>
        </w:rPr>
        <w:t xml:space="preserve">neighbourhood. </w:t>
      </w:r>
    </w:p>
    <w:p w14:paraId="35077A59" w14:textId="622CB03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St Pauli still is one of Hamburg’s poorest districts and the population has a reputation of being ‘insubordinate’ and ‘rebellious’. All the same, the ‘affluent’ and the ‘poor’ seem to get along fine, as they are used to living with conflicts and extremes. These distinctive features, non-conformity and diversity</w:t>
      </w:r>
      <w:r w:rsidR="0067403D" w:rsidRPr="00C66272">
        <w:rPr>
          <w:rFonts w:ascii="Brill" w:eastAsia="Brill" w:hAnsi="Brill" w:cs="Brill"/>
        </w:rPr>
        <w:t>,</w:t>
      </w:r>
      <w:r w:rsidRPr="00C66272">
        <w:rPr>
          <w:rFonts w:ascii="Brill" w:eastAsia="Brill" w:hAnsi="Brill" w:cs="Brill"/>
        </w:rPr>
        <w:t xml:space="preserve"> continue to distinguish St Pauli from Hamburg’s more socio-culturally homogenous districts. </w:t>
      </w:r>
    </w:p>
    <w:p w14:paraId="35077A5A" w14:textId="77777777" w:rsidR="00CB3FC9" w:rsidRPr="00C66272" w:rsidRDefault="00CB3FC9">
      <w:pPr>
        <w:spacing w:line="360" w:lineRule="auto"/>
        <w:jc w:val="both"/>
        <w:rPr>
          <w:rFonts w:ascii="Brill" w:eastAsia="Brill" w:hAnsi="Brill" w:cs="Brill"/>
          <w:b/>
        </w:rPr>
      </w:pPr>
    </w:p>
    <w:p w14:paraId="1EA3BFDC" w14:textId="77777777" w:rsidR="00D52A6C" w:rsidRDefault="00D52A6C">
      <w:pPr>
        <w:spacing w:line="360" w:lineRule="auto"/>
        <w:jc w:val="both"/>
        <w:rPr>
          <w:ins w:id="2267" w:author="Autor"/>
          <w:rFonts w:ascii="Brill" w:eastAsia="Brill" w:hAnsi="Brill" w:cs="Brill"/>
          <w:b/>
        </w:rPr>
      </w:pPr>
    </w:p>
    <w:p w14:paraId="35077A5B" w14:textId="1A21D2E1" w:rsidR="00CB3FC9" w:rsidRPr="00C66272" w:rsidRDefault="00C55FA1">
      <w:pPr>
        <w:spacing w:line="360" w:lineRule="auto"/>
        <w:jc w:val="both"/>
        <w:rPr>
          <w:rFonts w:ascii="Brill" w:eastAsia="Brill" w:hAnsi="Brill" w:cs="Brill"/>
          <w:b/>
        </w:rPr>
      </w:pPr>
      <w:r w:rsidRPr="00C66272">
        <w:rPr>
          <w:rFonts w:ascii="Brill" w:eastAsia="Brill" w:hAnsi="Brill" w:cs="Brill"/>
          <w:b/>
        </w:rPr>
        <w:lastRenderedPageBreak/>
        <w:t xml:space="preserve">Perspective – Janus-faced development </w:t>
      </w:r>
    </w:p>
    <w:p w14:paraId="3564EC40" w14:textId="60754A46" w:rsidR="00F079A7"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narrative of Hamburg and its harbour always contains </w:t>
      </w:r>
      <w:r w:rsidR="001D7FAA" w:rsidRPr="00C66272">
        <w:rPr>
          <w:rFonts w:ascii="Brill" w:eastAsia="Brill" w:hAnsi="Brill" w:cs="Brill"/>
          <w:color w:val="000000"/>
        </w:rPr>
        <w:t xml:space="preserve">dual </w:t>
      </w:r>
      <w:r w:rsidRPr="00C66272">
        <w:rPr>
          <w:rFonts w:ascii="Brill" w:eastAsia="Brill" w:hAnsi="Brill" w:cs="Brill"/>
          <w:color w:val="000000"/>
        </w:rPr>
        <w:t>perspectives. Self-perception and external perception form two sides of the coin</w:t>
      </w:r>
      <w:ins w:id="2268" w:author="Autor">
        <w:r w:rsidR="00D52A6C">
          <w:rPr>
            <w:rFonts w:ascii="Brill" w:eastAsia="Brill" w:hAnsi="Brill" w:cs="Brill"/>
            <w:color w:val="000000"/>
          </w:rPr>
          <w:t>;</w:t>
        </w:r>
      </w:ins>
      <w:del w:id="2269" w:author="Autor">
        <w:r w:rsidRPr="00C66272" w:rsidDel="00D52A6C">
          <w:rPr>
            <w:rFonts w:ascii="Brill" w:eastAsia="Brill" w:hAnsi="Brill" w:cs="Brill"/>
            <w:color w:val="000000"/>
          </w:rPr>
          <w:delText>,</w:delText>
        </w:r>
      </w:del>
      <w:r w:rsidRPr="00C66272">
        <w:rPr>
          <w:rFonts w:ascii="Brill" w:eastAsia="Brill" w:hAnsi="Brill" w:cs="Brill"/>
          <w:color w:val="000000"/>
        </w:rPr>
        <w:t xml:space="preserve"> they diverge and yet belong together like in hardly any other quarter. Cities all around the world seem to be growing more alike as shipping has become more specialised. Ports have turned into fenced</w:t>
      </w:r>
      <w:ins w:id="2270" w:author="Autor">
        <w:r w:rsidR="00A91585">
          <w:rPr>
            <w:rFonts w:ascii="Brill" w:eastAsia="Brill" w:hAnsi="Brill" w:cs="Brill"/>
            <w:color w:val="000000"/>
          </w:rPr>
          <w:t>,</w:t>
        </w:r>
      </w:ins>
      <w:r w:rsidRPr="00C66272">
        <w:rPr>
          <w:rFonts w:ascii="Brill" w:eastAsia="Brill" w:hAnsi="Brill" w:cs="Brill"/>
          <w:color w:val="000000"/>
        </w:rPr>
        <w:t xml:space="preserve"> secluded worlds, separated from the urban context. In Hamburg the working port is still visible from the northern shore of the River Elbe, but not accessible. While older port areas near the city centre have been (re-)integrated into the urban fabric, new port infrastructure is severed from the urban structure and located in areas where deep-water and large areas of land are available (</w:t>
      </w:r>
      <w:r w:rsidRPr="00593269">
        <w:rPr>
          <w:rFonts w:ascii="Brill" w:eastAsia="Brill" w:hAnsi="Brill" w:cs="Brill"/>
          <w:color w:val="000000"/>
        </w:rPr>
        <w:t>Schubert, 2011</w:t>
      </w:r>
      <w:r w:rsidRPr="00C66272">
        <w:rPr>
          <w:rFonts w:ascii="Brill" w:eastAsia="Brill" w:hAnsi="Brill" w:cs="Brill"/>
          <w:color w:val="000000"/>
        </w:rPr>
        <w:t xml:space="preserve">). However, Hamburg is one of the few important seaport cities where port </w:t>
      </w:r>
      <w:r w:rsidR="008B4A75" w:rsidRPr="00C66272">
        <w:rPr>
          <w:rFonts w:ascii="Brill" w:eastAsia="Brill" w:hAnsi="Brill" w:cs="Brill"/>
          <w:color w:val="000000"/>
        </w:rPr>
        <w:t xml:space="preserve">functions </w:t>
      </w:r>
      <w:r w:rsidRPr="00C66272">
        <w:rPr>
          <w:rFonts w:ascii="Brill" w:eastAsia="Brill" w:hAnsi="Brill" w:cs="Brill"/>
          <w:color w:val="000000"/>
        </w:rPr>
        <w:t xml:space="preserve">and the city </w:t>
      </w:r>
      <w:r w:rsidR="008B4A75" w:rsidRPr="00C66272">
        <w:rPr>
          <w:rFonts w:ascii="Brill" w:eastAsia="Brill" w:hAnsi="Brill" w:cs="Brill"/>
          <w:color w:val="000000"/>
        </w:rPr>
        <w:t>remain close</w:t>
      </w:r>
      <w:r w:rsidRPr="00C66272">
        <w:rPr>
          <w:rFonts w:ascii="Brill" w:eastAsia="Brill" w:hAnsi="Brill" w:cs="Brill"/>
          <w:color w:val="000000"/>
        </w:rPr>
        <w:t xml:space="preserve"> – virtually opposite one another. Many of the historic structural and spatial infrastructure, quays, docks</w:t>
      </w:r>
      <w:r w:rsidR="00DE6AD4" w:rsidRPr="00C66272">
        <w:rPr>
          <w:rFonts w:ascii="Brill" w:eastAsia="Brill" w:hAnsi="Brill" w:cs="Brill"/>
          <w:color w:val="000000"/>
        </w:rPr>
        <w:t>,</w:t>
      </w:r>
      <w:r w:rsidRPr="00C66272">
        <w:rPr>
          <w:rFonts w:ascii="Brill" w:eastAsia="Brill" w:hAnsi="Brill" w:cs="Brill"/>
          <w:color w:val="000000"/>
        </w:rPr>
        <w:t xml:space="preserve"> and warehouses have been redeveloped and reused in recent decades</w:t>
      </w:r>
      <w:ins w:id="2271" w:author="Autor">
        <w:r w:rsidR="00A91585">
          <w:rPr>
            <w:rFonts w:ascii="Brill" w:eastAsia="Brill" w:hAnsi="Brill" w:cs="Brill"/>
            <w:color w:val="000000"/>
          </w:rPr>
          <w:t>. These include</w:t>
        </w:r>
      </w:ins>
      <w:del w:id="2272" w:author="Autor">
        <w:r w:rsidRPr="00C66272" w:rsidDel="00A91585">
          <w:rPr>
            <w:rFonts w:ascii="Brill" w:eastAsia="Brill" w:hAnsi="Brill" w:cs="Brill"/>
            <w:color w:val="000000"/>
          </w:rPr>
          <w:delText>, like</w:delText>
        </w:r>
      </w:del>
      <w:r w:rsidRPr="00C66272">
        <w:rPr>
          <w:rFonts w:ascii="Brill" w:eastAsia="Brill" w:hAnsi="Brill" w:cs="Brill"/>
          <w:color w:val="000000"/>
        </w:rPr>
        <w:t xml:space="preserve"> the </w:t>
      </w:r>
      <w:proofErr w:type="spellStart"/>
      <w:r w:rsidRPr="00C66272">
        <w:rPr>
          <w:rFonts w:ascii="Brill" w:eastAsia="Brill" w:hAnsi="Brill" w:cs="Brill"/>
          <w:color w:val="000000"/>
        </w:rPr>
        <w:t>Speicherstadt</w:t>
      </w:r>
      <w:proofErr w:type="spellEnd"/>
      <w:r w:rsidRPr="00C66272">
        <w:rPr>
          <w:rFonts w:ascii="Brill" w:eastAsia="Brill" w:hAnsi="Brill" w:cs="Brill"/>
          <w:color w:val="000000"/>
        </w:rPr>
        <w:t xml:space="preserve">, which was made a World Heritage </w:t>
      </w:r>
      <w:r w:rsidR="00F62668">
        <w:rPr>
          <w:rFonts w:ascii="Brill" w:eastAsia="Brill" w:hAnsi="Brill" w:cs="Brill"/>
          <w:color w:val="000000"/>
        </w:rPr>
        <w:t>property</w:t>
      </w:r>
      <w:r w:rsidRPr="00C66272">
        <w:rPr>
          <w:rFonts w:ascii="Brill" w:eastAsia="Brill" w:hAnsi="Brill" w:cs="Brill"/>
          <w:color w:val="000000"/>
        </w:rPr>
        <w:t>. The authentic harbour environment is being replaced by a nostalgic stage set. Images of Hamburg are hardly imaginable without the harbour. There is a whole genre of fiction about Hamburg as the ‘gateway to the world’, about the harbour milieu, the ‘global port city’</w:t>
      </w:r>
      <w:ins w:id="2273" w:author="Autor">
        <w:r w:rsidR="00A91585">
          <w:rPr>
            <w:rFonts w:ascii="Brill" w:eastAsia="Brill" w:hAnsi="Brill" w:cs="Brill"/>
            <w:color w:val="000000"/>
          </w:rPr>
          <w:t>,</w:t>
        </w:r>
      </w:ins>
      <w:r w:rsidRPr="00C66272">
        <w:rPr>
          <w:rFonts w:ascii="Brill" w:eastAsia="Brill" w:hAnsi="Brill" w:cs="Brill"/>
          <w:color w:val="000000"/>
        </w:rPr>
        <w:t xml:space="preserve"> and the special atmosphere that determines its image and Hamburg as a ‘brand’. Siegfried Lenz has described this inimitably in ‘Man in the River’: </w:t>
      </w:r>
    </w:p>
    <w:p w14:paraId="35077A5C" w14:textId="5C5036FF" w:rsidR="00CB3FC9" w:rsidRPr="00C66272" w:rsidRDefault="00C55FA1" w:rsidP="00F62668">
      <w:pPr>
        <w:pBdr>
          <w:top w:val="nil"/>
          <w:left w:val="nil"/>
          <w:bottom w:val="nil"/>
          <w:right w:val="nil"/>
          <w:between w:val="nil"/>
        </w:pBdr>
        <w:spacing w:line="360" w:lineRule="auto"/>
        <w:ind w:left="720"/>
        <w:jc w:val="both"/>
        <w:rPr>
          <w:rFonts w:ascii="Brill" w:eastAsia="Brill" w:hAnsi="Brill" w:cs="Brill"/>
          <w:color w:val="000000"/>
        </w:rPr>
      </w:pPr>
      <w:r w:rsidRPr="00C66272">
        <w:rPr>
          <w:rFonts w:ascii="Brill" w:eastAsia="Brill" w:hAnsi="Brill" w:cs="Brill"/>
          <w:color w:val="000000"/>
        </w:rPr>
        <w:t>[He …] was to be shown the harbour, it was the pride of the great city, its glory, its treasure from time immemorial; the harbour meant tradition, which was valid and important here, and the harbour was worth seeing, without a doubt. […]. Everything was carefully calculated in this city – there had never been a lack of diligent accountants, of blond reliability (</w:t>
      </w:r>
      <w:r w:rsidRPr="00F2658E">
        <w:rPr>
          <w:rFonts w:ascii="Brill" w:eastAsia="Brill" w:hAnsi="Brill" w:cs="Brill"/>
          <w:color w:val="000000"/>
        </w:rPr>
        <w:t>Lenz, 2002</w:t>
      </w:r>
      <w:r w:rsidRPr="00C66272">
        <w:rPr>
          <w:rFonts w:ascii="Brill" w:eastAsia="Brill" w:hAnsi="Brill" w:cs="Brill"/>
          <w:color w:val="000000"/>
        </w:rPr>
        <w:t>, p.</w:t>
      </w:r>
      <w:del w:id="2274" w:author="Autor">
        <w:r w:rsidRPr="00C66272" w:rsidDel="00A91585">
          <w:rPr>
            <w:rFonts w:ascii="Brill" w:eastAsia="Brill" w:hAnsi="Brill" w:cs="Brill"/>
            <w:color w:val="000000"/>
          </w:rPr>
          <w:delText xml:space="preserve"> </w:delText>
        </w:r>
      </w:del>
      <w:r w:rsidRPr="00C66272">
        <w:rPr>
          <w:rFonts w:ascii="Brill" w:eastAsia="Brill" w:hAnsi="Brill" w:cs="Brill"/>
          <w:color w:val="000000"/>
        </w:rPr>
        <w:t>18)</w:t>
      </w:r>
      <w:r w:rsidR="00F079A7" w:rsidRPr="00C66272">
        <w:rPr>
          <w:rFonts w:ascii="Brill" w:eastAsia="Brill" w:hAnsi="Brill" w:cs="Brill"/>
          <w:color w:val="000000"/>
        </w:rPr>
        <w:t>.</w:t>
      </w:r>
    </w:p>
    <w:p w14:paraId="35077A5D" w14:textId="1639A669"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actor and singer Hans Albers, or ‘blond Hans’, as he was known, became Hamburg’s folk idol. He lived on Lake Starnberg in Bavaria, as the harsh climate in Hamburg did not agree with him</w:t>
      </w:r>
      <w:ins w:id="2275" w:author="Autor">
        <w:r w:rsidR="00A91585">
          <w:rPr>
            <w:rFonts w:ascii="Brill" w:eastAsia="Brill" w:hAnsi="Brill" w:cs="Brill"/>
            <w:color w:val="000000"/>
          </w:rPr>
          <w:t>,</w:t>
        </w:r>
      </w:ins>
      <w:r w:rsidRPr="00C66272">
        <w:rPr>
          <w:rFonts w:ascii="Brill" w:eastAsia="Brill" w:hAnsi="Brill" w:cs="Brill"/>
          <w:color w:val="000000"/>
        </w:rPr>
        <w:t xml:space="preserve"> and </w:t>
      </w:r>
      <w:r w:rsidR="000D7283" w:rsidRPr="00C66272">
        <w:rPr>
          <w:rFonts w:ascii="Brill" w:eastAsia="Brill" w:hAnsi="Brill" w:cs="Brill"/>
          <w:color w:val="000000"/>
        </w:rPr>
        <w:t xml:space="preserve">he </w:t>
      </w:r>
      <w:r w:rsidRPr="00C66272">
        <w:rPr>
          <w:rFonts w:ascii="Brill" w:eastAsia="Brill" w:hAnsi="Brill" w:cs="Brill"/>
          <w:color w:val="000000"/>
        </w:rPr>
        <w:t xml:space="preserve">listened to recordings of the din of the harbour to overcome his homesickness. His films </w:t>
      </w:r>
      <w:del w:id="2276" w:author="Autor">
        <w:r w:rsidRPr="00F34A6C" w:rsidDel="00A91585">
          <w:rPr>
            <w:rFonts w:ascii="Brill" w:eastAsia="Brill" w:hAnsi="Brill" w:cs="Brill"/>
            <w:i/>
            <w:iCs/>
            <w:color w:val="000000"/>
            <w:rPrChange w:id="2277" w:author="Autor">
              <w:rPr>
                <w:rFonts w:ascii="Brill" w:eastAsia="Brill" w:hAnsi="Brill" w:cs="Brill"/>
                <w:color w:val="000000"/>
              </w:rPr>
            </w:rPrChange>
          </w:rPr>
          <w:delText>‘</w:delText>
        </w:r>
      </w:del>
      <w:r w:rsidRPr="00F34A6C">
        <w:rPr>
          <w:rFonts w:ascii="Brill" w:eastAsia="Brill" w:hAnsi="Brill" w:cs="Brill"/>
          <w:i/>
          <w:iCs/>
          <w:color w:val="000000"/>
          <w:rPrChange w:id="2278" w:author="Autor">
            <w:rPr>
              <w:rFonts w:ascii="Brill" w:eastAsia="Brill" w:hAnsi="Brill" w:cs="Brill"/>
              <w:color w:val="000000"/>
            </w:rPr>
          </w:rPrChange>
        </w:rPr>
        <w:t>Grosse Freiheit N</w:t>
      </w:r>
      <w:ins w:id="2279" w:author="Autor">
        <w:r w:rsidR="00A91585">
          <w:rPr>
            <w:rFonts w:ascii="Brill" w:eastAsia="Brill" w:hAnsi="Brill" w:cs="Brill"/>
            <w:i/>
            <w:iCs/>
            <w:color w:val="000000"/>
          </w:rPr>
          <w:t>o</w:t>
        </w:r>
      </w:ins>
      <w:del w:id="2280" w:author="Autor">
        <w:r w:rsidRPr="00F34A6C" w:rsidDel="00A91585">
          <w:rPr>
            <w:rFonts w:ascii="Brill" w:eastAsia="Brill" w:hAnsi="Brill" w:cs="Brill"/>
            <w:i/>
            <w:iCs/>
            <w:color w:val="000000"/>
            <w:rPrChange w:id="2281" w:author="Autor">
              <w:rPr>
                <w:rFonts w:ascii="Brill" w:eastAsia="Brill" w:hAnsi="Brill" w:cs="Brill"/>
                <w:color w:val="000000"/>
              </w:rPr>
            </w:rPrChange>
          </w:rPr>
          <w:delText>r</w:delText>
        </w:r>
      </w:del>
      <w:r w:rsidRPr="00F34A6C">
        <w:rPr>
          <w:rFonts w:ascii="Brill" w:eastAsia="Brill" w:hAnsi="Brill" w:cs="Brill"/>
          <w:i/>
          <w:iCs/>
          <w:color w:val="000000"/>
          <w:rPrChange w:id="2282" w:author="Autor">
            <w:rPr>
              <w:rFonts w:ascii="Brill" w:eastAsia="Brill" w:hAnsi="Brill" w:cs="Brill"/>
              <w:color w:val="000000"/>
            </w:rPr>
          </w:rPrChange>
        </w:rPr>
        <w:t>. 7</w:t>
      </w:r>
      <w:del w:id="2283" w:author="Autor">
        <w:r w:rsidRPr="00F34A6C" w:rsidDel="00A91585">
          <w:rPr>
            <w:rFonts w:ascii="Brill" w:eastAsia="Brill" w:hAnsi="Brill" w:cs="Brill"/>
            <w:i/>
            <w:iCs/>
            <w:color w:val="000000"/>
            <w:rPrChange w:id="2284" w:author="Autor">
              <w:rPr>
                <w:rFonts w:ascii="Brill" w:eastAsia="Brill" w:hAnsi="Brill" w:cs="Brill"/>
                <w:color w:val="000000"/>
              </w:rPr>
            </w:rPrChange>
          </w:rPr>
          <w:delText>’</w:delText>
        </w:r>
      </w:del>
      <w:r w:rsidRPr="00C66272">
        <w:rPr>
          <w:rFonts w:ascii="Brill" w:eastAsia="Brill" w:hAnsi="Brill" w:cs="Brill"/>
          <w:color w:val="000000"/>
        </w:rPr>
        <w:t xml:space="preserve"> (1944) and </w:t>
      </w:r>
      <w:del w:id="2285" w:author="Autor">
        <w:r w:rsidRPr="00F34A6C" w:rsidDel="00A91585">
          <w:rPr>
            <w:rFonts w:ascii="Brill" w:eastAsia="Brill" w:hAnsi="Brill" w:cs="Brill"/>
            <w:i/>
            <w:iCs/>
            <w:color w:val="000000"/>
            <w:rPrChange w:id="2286" w:author="Autor">
              <w:rPr>
                <w:rFonts w:ascii="Brill" w:eastAsia="Brill" w:hAnsi="Brill" w:cs="Brill"/>
                <w:color w:val="000000"/>
              </w:rPr>
            </w:rPrChange>
          </w:rPr>
          <w:delText>‘</w:delText>
        </w:r>
      </w:del>
      <w:r w:rsidRPr="00F34A6C">
        <w:rPr>
          <w:rFonts w:ascii="Brill" w:eastAsia="Brill" w:hAnsi="Brill" w:cs="Brill"/>
          <w:i/>
          <w:iCs/>
          <w:color w:val="000000"/>
          <w:rPrChange w:id="2287" w:author="Autor">
            <w:rPr>
              <w:rFonts w:ascii="Brill" w:eastAsia="Brill" w:hAnsi="Brill" w:cs="Brill"/>
              <w:color w:val="000000"/>
            </w:rPr>
          </w:rPrChange>
        </w:rPr>
        <w:t xml:space="preserve">Auf der Reeperbahn </w:t>
      </w:r>
      <w:proofErr w:type="spellStart"/>
      <w:ins w:id="2288" w:author="Autor">
        <w:r w:rsidR="00A91585" w:rsidRPr="00F34A6C">
          <w:rPr>
            <w:rFonts w:ascii="Brill" w:eastAsia="Brill" w:hAnsi="Brill" w:cs="Brill"/>
            <w:i/>
            <w:iCs/>
            <w:color w:val="000000"/>
            <w:rPrChange w:id="2289" w:author="Autor">
              <w:rPr>
                <w:rFonts w:ascii="Brill" w:eastAsia="Brill" w:hAnsi="Brill" w:cs="Brill"/>
                <w:color w:val="000000"/>
              </w:rPr>
            </w:rPrChange>
          </w:rPr>
          <w:t>N</w:t>
        </w:r>
      </w:ins>
      <w:del w:id="2290" w:author="Autor">
        <w:r w:rsidRPr="00F34A6C" w:rsidDel="00A91585">
          <w:rPr>
            <w:rFonts w:ascii="Brill" w:eastAsia="Brill" w:hAnsi="Brill" w:cs="Brill"/>
            <w:i/>
            <w:iCs/>
            <w:color w:val="000000"/>
            <w:rPrChange w:id="2291" w:author="Autor">
              <w:rPr>
                <w:rFonts w:ascii="Brill" w:eastAsia="Brill" w:hAnsi="Brill" w:cs="Brill"/>
                <w:color w:val="000000"/>
              </w:rPr>
            </w:rPrChange>
          </w:rPr>
          <w:delText>n</w:delText>
        </w:r>
      </w:del>
      <w:r w:rsidRPr="00F34A6C">
        <w:rPr>
          <w:rFonts w:ascii="Brill" w:eastAsia="Brill" w:hAnsi="Brill" w:cs="Brill"/>
          <w:i/>
          <w:iCs/>
          <w:color w:val="000000"/>
          <w:rPrChange w:id="2292" w:author="Autor">
            <w:rPr>
              <w:rFonts w:ascii="Brill" w:eastAsia="Brill" w:hAnsi="Brill" w:cs="Brill"/>
              <w:color w:val="000000"/>
            </w:rPr>
          </w:rPrChange>
        </w:rPr>
        <w:t>achts</w:t>
      </w:r>
      <w:proofErr w:type="spellEnd"/>
      <w:r w:rsidRPr="00F34A6C">
        <w:rPr>
          <w:rFonts w:ascii="Brill" w:eastAsia="Brill" w:hAnsi="Brill" w:cs="Brill"/>
          <w:i/>
          <w:iCs/>
          <w:color w:val="000000"/>
          <w:rPrChange w:id="2293" w:author="Autor">
            <w:rPr>
              <w:rFonts w:ascii="Brill" w:eastAsia="Brill" w:hAnsi="Brill" w:cs="Brill"/>
              <w:color w:val="000000"/>
            </w:rPr>
          </w:rPrChange>
        </w:rPr>
        <w:t xml:space="preserve"> um </w:t>
      </w:r>
      <w:ins w:id="2294" w:author="Autor">
        <w:r w:rsidR="00A91585" w:rsidRPr="00F34A6C">
          <w:rPr>
            <w:rFonts w:ascii="Brill" w:eastAsia="Brill" w:hAnsi="Brill" w:cs="Brill"/>
            <w:i/>
            <w:iCs/>
            <w:color w:val="000000"/>
            <w:rPrChange w:id="2295" w:author="Autor">
              <w:rPr>
                <w:rFonts w:ascii="Brill" w:eastAsia="Brill" w:hAnsi="Brill" w:cs="Brill"/>
                <w:color w:val="000000"/>
              </w:rPr>
            </w:rPrChange>
          </w:rPr>
          <w:t>H</w:t>
        </w:r>
      </w:ins>
      <w:del w:id="2296" w:author="Autor">
        <w:r w:rsidRPr="00F34A6C" w:rsidDel="00A91585">
          <w:rPr>
            <w:rFonts w:ascii="Brill" w:eastAsia="Brill" w:hAnsi="Brill" w:cs="Brill"/>
            <w:i/>
            <w:iCs/>
            <w:color w:val="000000"/>
            <w:rPrChange w:id="2297" w:author="Autor">
              <w:rPr>
                <w:rFonts w:ascii="Brill" w:eastAsia="Brill" w:hAnsi="Brill" w:cs="Brill"/>
                <w:color w:val="000000"/>
              </w:rPr>
            </w:rPrChange>
          </w:rPr>
          <w:delText>h</w:delText>
        </w:r>
      </w:del>
      <w:r w:rsidRPr="00F34A6C">
        <w:rPr>
          <w:rFonts w:ascii="Brill" w:eastAsia="Brill" w:hAnsi="Brill" w:cs="Brill"/>
          <w:i/>
          <w:iCs/>
          <w:color w:val="000000"/>
          <w:rPrChange w:id="2298" w:author="Autor">
            <w:rPr>
              <w:rFonts w:ascii="Brill" w:eastAsia="Brill" w:hAnsi="Brill" w:cs="Brill"/>
              <w:color w:val="000000"/>
            </w:rPr>
          </w:rPrChange>
        </w:rPr>
        <w:t xml:space="preserve">alb </w:t>
      </w:r>
      <w:ins w:id="2299" w:author="Autor">
        <w:r w:rsidR="00A91585" w:rsidRPr="00F34A6C">
          <w:rPr>
            <w:rFonts w:ascii="Brill" w:eastAsia="Brill" w:hAnsi="Brill" w:cs="Brill"/>
            <w:i/>
            <w:iCs/>
            <w:color w:val="000000"/>
            <w:rPrChange w:id="2300" w:author="Autor">
              <w:rPr>
                <w:rFonts w:ascii="Brill" w:eastAsia="Brill" w:hAnsi="Brill" w:cs="Brill"/>
                <w:color w:val="000000"/>
              </w:rPr>
            </w:rPrChange>
          </w:rPr>
          <w:t>E</w:t>
        </w:r>
      </w:ins>
      <w:del w:id="2301" w:author="Autor">
        <w:r w:rsidRPr="00F34A6C" w:rsidDel="00A91585">
          <w:rPr>
            <w:rFonts w:ascii="Brill" w:eastAsia="Brill" w:hAnsi="Brill" w:cs="Brill"/>
            <w:i/>
            <w:iCs/>
            <w:color w:val="000000"/>
            <w:rPrChange w:id="2302" w:author="Autor">
              <w:rPr>
                <w:rFonts w:ascii="Brill" w:eastAsia="Brill" w:hAnsi="Brill" w:cs="Brill"/>
                <w:color w:val="000000"/>
              </w:rPr>
            </w:rPrChange>
          </w:rPr>
          <w:delText>e</w:delText>
        </w:r>
      </w:del>
      <w:r w:rsidRPr="00F34A6C">
        <w:rPr>
          <w:rFonts w:ascii="Brill" w:eastAsia="Brill" w:hAnsi="Brill" w:cs="Brill"/>
          <w:i/>
          <w:iCs/>
          <w:color w:val="000000"/>
          <w:rPrChange w:id="2303" w:author="Autor">
            <w:rPr>
              <w:rFonts w:ascii="Brill" w:eastAsia="Brill" w:hAnsi="Brill" w:cs="Brill"/>
              <w:color w:val="000000"/>
            </w:rPr>
          </w:rPrChange>
        </w:rPr>
        <w:t>ins</w:t>
      </w:r>
      <w:del w:id="2304" w:author="Autor">
        <w:r w:rsidRPr="00C66272" w:rsidDel="00A91585">
          <w:rPr>
            <w:rFonts w:ascii="Brill" w:eastAsia="Brill" w:hAnsi="Brill" w:cs="Brill"/>
            <w:color w:val="000000"/>
          </w:rPr>
          <w:delText>’</w:delText>
        </w:r>
      </w:del>
      <w:r w:rsidRPr="00C66272">
        <w:rPr>
          <w:rFonts w:ascii="Brill" w:eastAsia="Brill" w:hAnsi="Brill" w:cs="Brill"/>
          <w:color w:val="000000"/>
        </w:rPr>
        <w:t xml:space="preserve"> (1954) have cinematically underscored the myth of the sailor and the St Pauli entertainment district. </w:t>
      </w:r>
      <w:commentRangeStart w:id="2305"/>
      <w:r w:rsidRPr="00C66272">
        <w:rPr>
          <w:rFonts w:ascii="Brill" w:eastAsia="Brill" w:hAnsi="Brill" w:cs="Brill"/>
          <w:color w:val="000000"/>
        </w:rPr>
        <w:t xml:space="preserve">The song </w:t>
      </w:r>
      <w:commentRangeEnd w:id="2305"/>
      <w:r w:rsidR="00A91585">
        <w:rPr>
          <w:rStyle w:val="Odwoaniedokomentarza"/>
          <w:lang w:val="en-AU"/>
        </w:rPr>
        <w:commentReference w:id="2305"/>
      </w:r>
      <w:r w:rsidRPr="00C66272">
        <w:rPr>
          <w:rFonts w:ascii="Brill" w:eastAsia="Brill" w:hAnsi="Brill" w:cs="Brill"/>
          <w:color w:val="000000"/>
        </w:rPr>
        <w:t>is still popular and almost considered the ‘national anthem’ of Hamburg (</w:t>
      </w:r>
      <w:r w:rsidRPr="00374B07">
        <w:rPr>
          <w:rFonts w:ascii="Brill" w:eastAsia="Brill" w:hAnsi="Brill" w:cs="Brill"/>
          <w:color w:val="000000"/>
        </w:rPr>
        <w:t xml:space="preserve">Amenda &amp; </w:t>
      </w:r>
      <w:proofErr w:type="spellStart"/>
      <w:r w:rsidRPr="00374B07">
        <w:rPr>
          <w:rFonts w:ascii="Brill" w:eastAsia="Brill" w:hAnsi="Brill" w:cs="Brill"/>
          <w:color w:val="000000"/>
        </w:rPr>
        <w:t>Grünen</w:t>
      </w:r>
      <w:proofErr w:type="spellEnd"/>
      <w:r w:rsidRPr="00374B07">
        <w:rPr>
          <w:rFonts w:ascii="Brill" w:eastAsia="Brill" w:hAnsi="Brill" w:cs="Brill"/>
          <w:color w:val="000000"/>
        </w:rPr>
        <w:t xml:space="preserve"> 2008</w:t>
      </w:r>
      <w:r w:rsidRPr="00C66272">
        <w:rPr>
          <w:rFonts w:ascii="Brill" w:eastAsia="Brill" w:hAnsi="Brill" w:cs="Brill"/>
          <w:color w:val="000000"/>
        </w:rPr>
        <w:t>, p.</w:t>
      </w:r>
      <w:del w:id="2306" w:author="Autor">
        <w:r w:rsidRPr="00C66272" w:rsidDel="00A91585">
          <w:rPr>
            <w:rFonts w:ascii="Brill" w:eastAsia="Brill" w:hAnsi="Brill" w:cs="Brill"/>
            <w:color w:val="000000"/>
          </w:rPr>
          <w:delText xml:space="preserve"> </w:delText>
        </w:r>
      </w:del>
      <w:r w:rsidRPr="00C66272">
        <w:rPr>
          <w:rFonts w:ascii="Brill" w:eastAsia="Brill" w:hAnsi="Brill" w:cs="Brill"/>
          <w:color w:val="000000"/>
        </w:rPr>
        <w:t xml:space="preserve">93). Freddy Quinn revived the genre after the </w:t>
      </w:r>
      <w:r w:rsidR="00EA2854" w:rsidRPr="00C66272">
        <w:rPr>
          <w:rFonts w:ascii="Brill" w:eastAsia="Brill" w:hAnsi="Brill" w:cs="Brill"/>
          <w:color w:val="000000"/>
        </w:rPr>
        <w:t>Second World W</w:t>
      </w:r>
      <w:r w:rsidRPr="00C66272">
        <w:rPr>
          <w:rFonts w:ascii="Brill" w:eastAsia="Brill" w:hAnsi="Brill" w:cs="Brill"/>
          <w:color w:val="000000"/>
        </w:rPr>
        <w:t xml:space="preserve">ar. The ‘musical sailor’ from Vienna was hugely successful with songs about shipping and the harbour (‘Ein Schiff </w:t>
      </w:r>
      <w:proofErr w:type="spellStart"/>
      <w:r w:rsidRPr="00C66272">
        <w:rPr>
          <w:rFonts w:ascii="Brill" w:eastAsia="Brill" w:hAnsi="Brill" w:cs="Brill"/>
          <w:color w:val="000000"/>
        </w:rPr>
        <w:t>wird</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kommen</w:t>
      </w:r>
      <w:proofErr w:type="spellEnd"/>
      <w:r w:rsidRPr="00C66272">
        <w:rPr>
          <w:rFonts w:ascii="Brill" w:eastAsia="Brill" w:hAnsi="Brill" w:cs="Brill"/>
          <w:color w:val="000000"/>
        </w:rPr>
        <w:t>’). German films, music</w:t>
      </w:r>
      <w:r w:rsidR="00EA2854" w:rsidRPr="00C66272">
        <w:rPr>
          <w:rFonts w:ascii="Brill" w:eastAsia="Brill" w:hAnsi="Brill" w:cs="Brill"/>
          <w:color w:val="000000"/>
        </w:rPr>
        <w:t>,</w:t>
      </w:r>
      <w:r w:rsidRPr="00C66272">
        <w:rPr>
          <w:rFonts w:ascii="Brill" w:eastAsia="Brill" w:hAnsi="Brill" w:cs="Brill"/>
          <w:color w:val="000000"/>
        </w:rPr>
        <w:t xml:space="preserve"> and theat</w:t>
      </w:r>
      <w:r w:rsidR="00F62668">
        <w:rPr>
          <w:rFonts w:ascii="Brill" w:eastAsia="Brill" w:hAnsi="Brill" w:cs="Brill"/>
          <w:color w:val="000000"/>
        </w:rPr>
        <w:t>re</w:t>
      </w:r>
      <w:r w:rsidRPr="00C66272">
        <w:rPr>
          <w:rFonts w:ascii="Brill" w:eastAsia="Brill" w:hAnsi="Brill" w:cs="Brill"/>
          <w:color w:val="000000"/>
        </w:rPr>
        <w:t xml:space="preserve"> (later musicals </w:t>
      </w:r>
      <w:r w:rsidRPr="00C66272">
        <w:rPr>
          <w:rFonts w:ascii="Brill" w:eastAsia="Brill" w:hAnsi="Brill" w:cs="Brill"/>
          <w:color w:val="000000"/>
        </w:rPr>
        <w:lastRenderedPageBreak/>
        <w:t xml:space="preserve">like </w:t>
      </w:r>
      <w:ins w:id="2307" w:author="Autor">
        <w:r w:rsidR="00A91585" w:rsidRPr="00F34A6C">
          <w:rPr>
            <w:rFonts w:ascii="Brill" w:eastAsia="Brill" w:hAnsi="Brill" w:cs="Brill"/>
            <w:i/>
            <w:iCs/>
            <w:color w:val="000000"/>
            <w:rPrChange w:id="2308" w:author="Autor">
              <w:rPr>
                <w:rFonts w:ascii="Brill" w:eastAsia="Brill" w:hAnsi="Brill" w:cs="Brill"/>
                <w:color w:val="000000"/>
              </w:rPr>
            </w:rPrChange>
          </w:rPr>
          <w:t>“</w:t>
        </w:r>
      </w:ins>
      <w:del w:id="2309" w:author="Autor">
        <w:r w:rsidRPr="00F34A6C" w:rsidDel="00A91585">
          <w:rPr>
            <w:rFonts w:ascii="Brill" w:eastAsia="Brill" w:hAnsi="Brill" w:cs="Brill"/>
            <w:i/>
            <w:iCs/>
            <w:color w:val="000000"/>
            <w:rPrChange w:id="2310" w:author="Autor">
              <w:rPr>
                <w:rFonts w:ascii="Brill" w:eastAsia="Brill" w:hAnsi="Brill" w:cs="Brill"/>
                <w:color w:val="000000"/>
              </w:rPr>
            </w:rPrChange>
          </w:rPr>
          <w:delText>‘</w:delText>
        </w:r>
      </w:del>
      <w:r w:rsidRPr="00F34A6C">
        <w:rPr>
          <w:rFonts w:ascii="Brill" w:eastAsia="Brill" w:hAnsi="Brill" w:cs="Brill"/>
          <w:i/>
          <w:iCs/>
          <w:color w:val="000000"/>
          <w:rPrChange w:id="2311" w:author="Autor">
            <w:rPr>
              <w:rFonts w:ascii="Brill" w:eastAsia="Brill" w:hAnsi="Brill" w:cs="Brill"/>
              <w:color w:val="000000"/>
            </w:rPr>
          </w:rPrChange>
        </w:rPr>
        <w:t xml:space="preserve">I </w:t>
      </w:r>
      <w:ins w:id="2312" w:author="Autor">
        <w:r w:rsidR="00A91585" w:rsidRPr="00F34A6C">
          <w:rPr>
            <w:rFonts w:ascii="Brill" w:eastAsia="Brill" w:hAnsi="Brill" w:cs="Brill"/>
            <w:i/>
            <w:iCs/>
            <w:color w:val="000000"/>
            <w:rPrChange w:id="2313" w:author="Autor">
              <w:rPr>
                <w:rFonts w:ascii="Brill" w:eastAsia="Brill" w:hAnsi="Brill" w:cs="Brill"/>
                <w:color w:val="000000"/>
              </w:rPr>
            </w:rPrChange>
          </w:rPr>
          <w:t>N</w:t>
        </w:r>
      </w:ins>
      <w:del w:id="2314" w:author="Autor">
        <w:r w:rsidRPr="00F34A6C" w:rsidDel="00A91585">
          <w:rPr>
            <w:rFonts w:ascii="Brill" w:eastAsia="Brill" w:hAnsi="Brill" w:cs="Brill"/>
            <w:i/>
            <w:iCs/>
            <w:color w:val="000000"/>
            <w:rPrChange w:id="2315" w:author="Autor">
              <w:rPr>
                <w:rFonts w:ascii="Brill" w:eastAsia="Brill" w:hAnsi="Brill" w:cs="Brill"/>
                <w:color w:val="000000"/>
              </w:rPr>
            </w:rPrChange>
          </w:rPr>
          <w:delText>n</w:delText>
        </w:r>
      </w:del>
      <w:r w:rsidRPr="00F34A6C">
        <w:rPr>
          <w:rFonts w:ascii="Brill" w:eastAsia="Brill" w:hAnsi="Brill" w:cs="Brill"/>
          <w:i/>
          <w:iCs/>
          <w:color w:val="000000"/>
          <w:rPrChange w:id="2316" w:author="Autor">
            <w:rPr>
              <w:rFonts w:ascii="Brill" w:eastAsia="Brill" w:hAnsi="Brill" w:cs="Brill"/>
              <w:color w:val="000000"/>
            </w:rPr>
          </w:rPrChange>
        </w:rPr>
        <w:t xml:space="preserve">ever </w:t>
      </w:r>
      <w:ins w:id="2317" w:author="Autor">
        <w:r w:rsidR="00A91585" w:rsidRPr="00F34A6C">
          <w:rPr>
            <w:rFonts w:ascii="Brill" w:eastAsia="Brill" w:hAnsi="Brill" w:cs="Brill"/>
            <w:i/>
            <w:iCs/>
            <w:color w:val="000000"/>
            <w:rPrChange w:id="2318" w:author="Autor">
              <w:rPr>
                <w:rFonts w:ascii="Brill" w:eastAsia="Brill" w:hAnsi="Brill" w:cs="Brill"/>
                <w:color w:val="000000"/>
              </w:rPr>
            </w:rPrChange>
          </w:rPr>
          <w:t>B</w:t>
        </w:r>
      </w:ins>
      <w:del w:id="2319" w:author="Autor">
        <w:r w:rsidRPr="00F34A6C" w:rsidDel="00A91585">
          <w:rPr>
            <w:rFonts w:ascii="Brill" w:eastAsia="Brill" w:hAnsi="Brill" w:cs="Brill"/>
            <w:i/>
            <w:iCs/>
            <w:color w:val="000000"/>
            <w:rPrChange w:id="2320" w:author="Autor">
              <w:rPr>
                <w:rFonts w:ascii="Brill" w:eastAsia="Brill" w:hAnsi="Brill" w:cs="Brill"/>
                <w:color w:val="000000"/>
              </w:rPr>
            </w:rPrChange>
          </w:rPr>
          <w:delText>b</w:delText>
        </w:r>
      </w:del>
      <w:r w:rsidRPr="00F34A6C">
        <w:rPr>
          <w:rFonts w:ascii="Brill" w:eastAsia="Brill" w:hAnsi="Brill" w:cs="Brill"/>
          <w:i/>
          <w:iCs/>
          <w:color w:val="000000"/>
          <w:rPrChange w:id="2321" w:author="Autor">
            <w:rPr>
              <w:rFonts w:ascii="Brill" w:eastAsia="Brill" w:hAnsi="Brill" w:cs="Brill"/>
              <w:color w:val="000000"/>
            </w:rPr>
          </w:rPrChange>
        </w:rPr>
        <w:t>een to New York”</w:t>
      </w:r>
      <w:del w:id="2322" w:author="Autor">
        <w:r w:rsidRPr="00F34A6C" w:rsidDel="00A91585">
          <w:rPr>
            <w:rFonts w:ascii="Brill" w:eastAsia="Brill" w:hAnsi="Brill" w:cs="Brill"/>
            <w:i/>
            <w:iCs/>
            <w:color w:val="000000"/>
            <w:rPrChange w:id="2323" w:author="Autor">
              <w:rPr>
                <w:rFonts w:ascii="Brill" w:eastAsia="Brill" w:hAnsi="Brill" w:cs="Brill"/>
                <w:color w:val="000000"/>
              </w:rPr>
            </w:rPrChange>
          </w:rPr>
          <w:delText>,</w:delText>
        </w:r>
      </w:del>
      <w:r w:rsidRPr="00C66272">
        <w:rPr>
          <w:rFonts w:ascii="Brill" w:eastAsia="Brill" w:hAnsi="Brill" w:cs="Brill"/>
          <w:color w:val="000000"/>
        </w:rPr>
        <w:t xml:space="preserve"> </w:t>
      </w:r>
      <w:ins w:id="2324" w:author="Autor">
        <w:r w:rsidR="00A91585">
          <w:rPr>
            <w:rFonts w:ascii="Brill" w:eastAsia="Brill" w:hAnsi="Brill" w:cs="Brill"/>
            <w:color w:val="000000"/>
          </w:rPr>
          <w:t>(</w:t>
        </w:r>
      </w:ins>
      <w:r w:rsidRPr="00C66272">
        <w:rPr>
          <w:rFonts w:ascii="Brill" w:eastAsia="Brill" w:hAnsi="Brill" w:cs="Brill"/>
          <w:color w:val="000000"/>
        </w:rPr>
        <w:t>Udo Jürgens</w:t>
      </w:r>
      <w:ins w:id="2325" w:author="Autor">
        <w:r w:rsidR="00A91585">
          <w:rPr>
            <w:rFonts w:ascii="Brill" w:eastAsia="Brill" w:hAnsi="Brill" w:cs="Brill"/>
            <w:color w:val="000000"/>
          </w:rPr>
          <w:t>,</w:t>
        </w:r>
      </w:ins>
      <w:r w:rsidRPr="00C66272">
        <w:rPr>
          <w:rFonts w:ascii="Brill" w:eastAsia="Brill" w:hAnsi="Brill" w:cs="Brill"/>
          <w:color w:val="000000"/>
        </w:rPr>
        <w:t xml:space="preserve"> 1982</w:t>
      </w:r>
      <w:ins w:id="2326" w:author="Autor">
        <w:r w:rsidR="00A91585">
          <w:rPr>
            <w:rFonts w:ascii="Brill" w:eastAsia="Brill" w:hAnsi="Brill" w:cs="Brill"/>
            <w:color w:val="000000"/>
          </w:rPr>
          <w:t>)</w:t>
        </w:r>
      </w:ins>
      <w:r w:rsidRPr="00C66272">
        <w:rPr>
          <w:rFonts w:ascii="Brill" w:eastAsia="Brill" w:hAnsi="Brill" w:cs="Brill"/>
          <w:color w:val="000000"/>
        </w:rPr>
        <w:t>) described longings, wanderlust</w:t>
      </w:r>
      <w:r w:rsidR="00EA2854" w:rsidRPr="00C66272">
        <w:rPr>
          <w:rFonts w:ascii="Brill" w:eastAsia="Brill" w:hAnsi="Brill" w:cs="Brill"/>
          <w:color w:val="000000"/>
        </w:rPr>
        <w:t>,</w:t>
      </w:r>
      <w:r w:rsidRPr="00C66272">
        <w:rPr>
          <w:rFonts w:ascii="Brill" w:eastAsia="Brill" w:hAnsi="Brill" w:cs="Brill"/>
          <w:color w:val="000000"/>
        </w:rPr>
        <w:t xml:space="preserve"> and desires that originated in the port and in St. Pauli.</w:t>
      </w:r>
    </w:p>
    <w:p w14:paraId="35077A5E" w14:textId="4DD6BEF3"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loss of built evidence of the maritime heritage goes hand in hand with the loss of unique features that determined the atmosphere in the neighbourhoods around the harbour. The containerisation of goods has reduced the length of time seamen spend in the port, terminals have shifted to peripheral locations that are difficult to reach, and there is hardly any time left for a shore leave and associated pleasures (</w:t>
      </w:r>
      <w:r w:rsidRPr="00593269">
        <w:rPr>
          <w:rFonts w:ascii="Brill" w:eastAsia="Brill" w:hAnsi="Brill" w:cs="Brill"/>
          <w:color w:val="000000"/>
        </w:rPr>
        <w:t>Schubert, 2008</w:t>
      </w:r>
      <w:r w:rsidRPr="00C66272">
        <w:rPr>
          <w:rFonts w:ascii="Brill" w:eastAsia="Brill" w:hAnsi="Brill" w:cs="Brill"/>
          <w:color w:val="000000"/>
        </w:rPr>
        <w:t>)</w:t>
      </w:r>
      <w:ins w:id="2327" w:author="Autor">
        <w:r w:rsidR="00A91585">
          <w:rPr>
            <w:rFonts w:ascii="Brill" w:eastAsia="Brill" w:hAnsi="Brill" w:cs="Brill"/>
            <w:color w:val="000000"/>
          </w:rPr>
          <w:t>.</w:t>
        </w:r>
      </w:ins>
      <w:r w:rsidRPr="00C66272">
        <w:rPr>
          <w:rFonts w:ascii="Brill" w:eastAsia="Brill" w:hAnsi="Brill" w:cs="Brill"/>
          <w:color w:val="000000"/>
          <w:vertAlign w:val="superscript"/>
        </w:rPr>
        <w:footnoteReference w:id="27"/>
      </w:r>
      <w:del w:id="2333" w:author="Autor">
        <w:r w:rsidRPr="00C66272" w:rsidDel="00A91585">
          <w:rPr>
            <w:rFonts w:ascii="Brill" w:eastAsia="Brill" w:hAnsi="Brill" w:cs="Brill"/>
            <w:color w:val="000000"/>
          </w:rPr>
          <w:delText>.</w:delText>
        </w:r>
      </w:del>
      <w:r w:rsidRPr="00C66272">
        <w:rPr>
          <w:rFonts w:ascii="Brill" w:eastAsia="Brill" w:hAnsi="Brill" w:cs="Brill"/>
          <w:color w:val="000000"/>
        </w:rPr>
        <w:t xml:space="preserve"> The chaotic </w:t>
      </w:r>
      <w:r w:rsidR="00685C19" w:rsidRPr="00C66272">
        <w:rPr>
          <w:rFonts w:ascii="Brill" w:eastAsia="Brill" w:hAnsi="Brill" w:cs="Brill"/>
          <w:color w:val="000000"/>
        </w:rPr>
        <w:t>hustle and bustle</w:t>
      </w:r>
      <w:r w:rsidRPr="00C66272">
        <w:rPr>
          <w:rFonts w:ascii="Brill" w:eastAsia="Brill" w:hAnsi="Brill" w:cs="Brill"/>
          <w:color w:val="000000"/>
        </w:rPr>
        <w:t xml:space="preserve"> of people and </w:t>
      </w:r>
      <w:r w:rsidR="00685C19" w:rsidRPr="00C66272">
        <w:rPr>
          <w:rFonts w:ascii="Brill" w:eastAsia="Brill" w:hAnsi="Brill" w:cs="Brill"/>
          <w:color w:val="000000"/>
        </w:rPr>
        <w:t xml:space="preserve">goods </w:t>
      </w:r>
      <w:r w:rsidRPr="00C66272">
        <w:rPr>
          <w:rFonts w:ascii="Brill" w:eastAsia="Brill" w:hAnsi="Brill" w:cs="Brill"/>
          <w:color w:val="000000"/>
        </w:rPr>
        <w:t xml:space="preserve">since the mid-19th century at the waterfront </w:t>
      </w:r>
      <w:r w:rsidR="00685C19" w:rsidRPr="00C66272">
        <w:rPr>
          <w:rFonts w:ascii="Brill" w:eastAsia="Brill" w:hAnsi="Brill" w:cs="Brill"/>
          <w:color w:val="000000"/>
        </w:rPr>
        <w:t xml:space="preserve">has been </w:t>
      </w:r>
      <w:r w:rsidRPr="00C66272">
        <w:rPr>
          <w:rFonts w:ascii="Brill" w:eastAsia="Brill" w:hAnsi="Brill" w:cs="Brill"/>
          <w:color w:val="000000"/>
        </w:rPr>
        <w:t xml:space="preserve">replaced by organized structures and processes. The neighbourhoods near the harbour lost their characteristic features and turned into areas devoid of any maritime references. St Pauli and the Reeperbahn mutated into an entertainment district for mass culture that only has kitschy and nostalgic </w:t>
      </w:r>
      <w:r w:rsidR="00FD127D" w:rsidRPr="00C66272">
        <w:rPr>
          <w:rFonts w:ascii="Brill" w:eastAsia="Brill" w:hAnsi="Brill" w:cs="Brill"/>
          <w:color w:val="000000"/>
        </w:rPr>
        <w:t xml:space="preserve">connections </w:t>
      </w:r>
      <w:r w:rsidRPr="00C66272">
        <w:rPr>
          <w:rFonts w:ascii="Brill" w:eastAsia="Brill" w:hAnsi="Brill" w:cs="Brill"/>
          <w:color w:val="000000"/>
        </w:rPr>
        <w:t xml:space="preserve">with the harbour. The (high-priced) ‘living on the waterfront’ advertised by the real estate economy only uses the backdrop of the harbour as a marketing tool, without having any functional connections to shipping. </w:t>
      </w:r>
      <w:ins w:id="2334" w:author="Autor">
        <w:r w:rsidR="00374B07">
          <w:rPr>
            <w:rFonts w:ascii="Brill" w:eastAsia="Brill" w:hAnsi="Brill" w:cs="Brill"/>
            <w:color w:val="000000"/>
          </w:rPr>
          <w:t>One new</w:t>
        </w:r>
      </w:ins>
      <w:del w:id="2335" w:author="Autor">
        <w:r w:rsidRPr="00C66272" w:rsidDel="00374B07">
          <w:rPr>
            <w:rFonts w:ascii="Brill" w:eastAsia="Brill" w:hAnsi="Brill" w:cs="Brill"/>
            <w:color w:val="000000"/>
          </w:rPr>
          <w:delText>An</w:delText>
        </w:r>
      </w:del>
      <w:r w:rsidRPr="00C66272">
        <w:rPr>
          <w:rFonts w:ascii="Brill" w:eastAsia="Brill" w:hAnsi="Brill" w:cs="Brill"/>
          <w:color w:val="000000"/>
        </w:rPr>
        <w:t xml:space="preserve"> initiative is</w:t>
      </w:r>
      <w:del w:id="2336" w:author="Autor">
        <w:r w:rsidRPr="00C66272" w:rsidDel="00374B07">
          <w:rPr>
            <w:rFonts w:ascii="Brill" w:eastAsia="Brill" w:hAnsi="Brill" w:cs="Brill"/>
            <w:color w:val="000000"/>
          </w:rPr>
          <w:delText xml:space="preserve"> now</w:delText>
        </w:r>
      </w:del>
      <w:r w:rsidRPr="00C66272">
        <w:rPr>
          <w:rFonts w:ascii="Brill" w:eastAsia="Brill" w:hAnsi="Brill" w:cs="Brill"/>
          <w:color w:val="000000"/>
        </w:rPr>
        <w:t xml:space="preserve"> trying to get St. Pauli classified as an intangible UNESCO World Heritage</w:t>
      </w:r>
      <w:r w:rsidR="00F62668">
        <w:rPr>
          <w:rFonts w:ascii="Brill" w:eastAsia="Brill" w:hAnsi="Brill" w:cs="Brill"/>
          <w:color w:val="000000"/>
        </w:rPr>
        <w:t xml:space="preserve"> property</w:t>
      </w:r>
      <w:r w:rsidRPr="00C66272">
        <w:rPr>
          <w:rFonts w:ascii="Brill" w:eastAsia="Brill" w:hAnsi="Brill" w:cs="Brill"/>
          <w:color w:val="000000"/>
        </w:rPr>
        <w:t xml:space="preserve"> </w:t>
      </w:r>
      <w:r w:rsidR="00201C14" w:rsidRPr="00C66272">
        <w:rPr>
          <w:rFonts w:ascii="Brill" w:eastAsia="Brill" w:hAnsi="Brill" w:cs="Brill"/>
          <w:color w:val="000000"/>
        </w:rPr>
        <w:t>to</w:t>
      </w:r>
      <w:r w:rsidRPr="00C66272">
        <w:rPr>
          <w:rFonts w:ascii="Brill" w:eastAsia="Brill" w:hAnsi="Brill" w:cs="Brill"/>
          <w:color w:val="000000"/>
        </w:rPr>
        <w:t xml:space="preserve"> prevent further commercialization and </w:t>
      </w:r>
      <w:ins w:id="2337" w:author="Autor">
        <w:r w:rsidR="00374B07">
          <w:rPr>
            <w:rFonts w:ascii="Brill" w:eastAsia="Brill" w:hAnsi="Brill" w:cs="Brill"/>
            <w:color w:val="000000"/>
          </w:rPr>
          <w:t>‘</w:t>
        </w:r>
      </w:ins>
      <w:r w:rsidRPr="00C66272">
        <w:rPr>
          <w:rFonts w:ascii="Brill" w:eastAsia="Brill" w:hAnsi="Brill" w:cs="Brill"/>
          <w:color w:val="000000"/>
        </w:rPr>
        <w:t>Disneyfication</w:t>
      </w:r>
      <w:ins w:id="2338" w:author="Autor">
        <w:r w:rsidR="00374B07">
          <w:rPr>
            <w:rFonts w:ascii="Brill" w:eastAsia="Brill" w:hAnsi="Brill" w:cs="Brill"/>
            <w:color w:val="000000"/>
          </w:rPr>
          <w:t>’</w:t>
        </w:r>
      </w:ins>
      <w:r w:rsidRPr="00C66272">
        <w:rPr>
          <w:rFonts w:ascii="Brill" w:eastAsia="Brill" w:hAnsi="Brill" w:cs="Brill"/>
          <w:color w:val="000000"/>
        </w:rPr>
        <w:t>. However, it is</w:t>
      </w:r>
      <w:del w:id="2339" w:author="Autor">
        <w:r w:rsidRPr="00C66272" w:rsidDel="00374B07">
          <w:rPr>
            <w:rFonts w:ascii="Brill" w:eastAsia="Brill" w:hAnsi="Brill" w:cs="Brill"/>
            <w:color w:val="000000"/>
          </w:rPr>
          <w:delText xml:space="preserve"> to</w:delText>
        </w:r>
      </w:del>
      <w:r w:rsidRPr="00C66272">
        <w:rPr>
          <w:rFonts w:ascii="Brill" w:eastAsia="Brill" w:hAnsi="Brill" w:cs="Brill"/>
          <w:color w:val="000000"/>
        </w:rPr>
        <w:t xml:space="preserve"> </w:t>
      </w:r>
      <w:del w:id="2340" w:author="Autor">
        <w:r w:rsidRPr="00C66272" w:rsidDel="00374B07">
          <w:rPr>
            <w:rFonts w:ascii="Brill" w:eastAsia="Brill" w:hAnsi="Brill" w:cs="Brill"/>
            <w:color w:val="000000"/>
          </w:rPr>
          <w:delText xml:space="preserve">be </w:delText>
        </w:r>
      </w:del>
      <w:r w:rsidRPr="00C66272">
        <w:rPr>
          <w:rFonts w:ascii="Brill" w:eastAsia="Brill" w:hAnsi="Brill" w:cs="Brill"/>
          <w:color w:val="000000"/>
        </w:rPr>
        <w:t xml:space="preserve">feared that the milieu currently classified as ‘worthy of protection’ and the identity of the district will change again by the time of the UNESCO decision, </w:t>
      </w:r>
      <w:r w:rsidR="00201C14" w:rsidRPr="00C66272">
        <w:rPr>
          <w:rFonts w:ascii="Brill" w:eastAsia="Brill" w:hAnsi="Brill" w:cs="Brill"/>
          <w:color w:val="000000"/>
        </w:rPr>
        <w:t xml:space="preserve">and </w:t>
      </w:r>
      <w:r w:rsidRPr="00C66272">
        <w:rPr>
          <w:rFonts w:ascii="Brill" w:eastAsia="Brill" w:hAnsi="Brill" w:cs="Brill"/>
          <w:color w:val="000000"/>
        </w:rPr>
        <w:t xml:space="preserve">that </w:t>
      </w:r>
      <w:commentRangeStart w:id="2341"/>
      <w:commentRangeStart w:id="2342"/>
      <w:r w:rsidRPr="00C66272">
        <w:rPr>
          <w:rFonts w:ascii="Brill" w:eastAsia="Brill" w:hAnsi="Brill" w:cs="Brill"/>
          <w:color w:val="000000"/>
        </w:rPr>
        <w:t xml:space="preserve">unwanted structures </w:t>
      </w:r>
      <w:commentRangeEnd w:id="2341"/>
      <w:r w:rsidR="00374B07">
        <w:rPr>
          <w:rStyle w:val="Odwoaniedokomentarza"/>
          <w:lang w:val="en-AU"/>
        </w:rPr>
        <w:commentReference w:id="2341"/>
      </w:r>
      <w:commentRangeEnd w:id="2342"/>
      <w:r w:rsidR="008D1BFD">
        <w:rPr>
          <w:rStyle w:val="Odwoaniedokomentarza"/>
          <w:lang w:val="en-AU"/>
        </w:rPr>
        <w:commentReference w:id="2342"/>
      </w:r>
      <w:r w:rsidRPr="00C66272">
        <w:rPr>
          <w:rFonts w:ascii="Brill" w:eastAsia="Brill" w:hAnsi="Brill" w:cs="Brill"/>
          <w:color w:val="000000"/>
        </w:rPr>
        <w:t>will then benefit from the classification.</w:t>
      </w:r>
    </w:p>
    <w:p w14:paraId="35077A5F" w14:textId="77777777" w:rsidR="00CB3FC9" w:rsidRPr="00C66272" w:rsidRDefault="00CB3FC9">
      <w:pPr>
        <w:spacing w:line="360" w:lineRule="auto"/>
        <w:jc w:val="both"/>
        <w:rPr>
          <w:rFonts w:ascii="Brill" w:eastAsia="Brill" w:hAnsi="Brill" w:cs="Brill"/>
        </w:rPr>
      </w:pPr>
    </w:p>
    <w:p w14:paraId="35077A60" w14:textId="77777777" w:rsidR="00CB3FC9" w:rsidRPr="00F34A6C" w:rsidRDefault="00C55FA1">
      <w:pPr>
        <w:spacing w:line="360" w:lineRule="auto"/>
        <w:jc w:val="both"/>
        <w:rPr>
          <w:ins w:id="2343" w:author="Autor"/>
          <w:rFonts w:ascii="Brill" w:eastAsia="Brill" w:hAnsi="Brill" w:cs="Brill"/>
          <w:b/>
          <w:lang w:val="nl-BE"/>
          <w:rPrChange w:id="2344" w:author="Autor">
            <w:rPr>
              <w:ins w:id="2345" w:author="Autor"/>
              <w:rFonts w:ascii="Brill" w:eastAsia="Brill" w:hAnsi="Brill" w:cs="Brill"/>
              <w:b/>
            </w:rPr>
          </w:rPrChange>
        </w:rPr>
      </w:pPr>
      <w:r w:rsidRPr="00F34A6C">
        <w:rPr>
          <w:rFonts w:ascii="Brill" w:eastAsia="Brill" w:hAnsi="Brill" w:cs="Brill"/>
          <w:b/>
          <w:lang w:val="nl-BE"/>
          <w:rPrChange w:id="2346" w:author="Autor">
            <w:rPr>
              <w:rFonts w:ascii="Brill" w:eastAsia="Brill" w:hAnsi="Brill" w:cs="Brill"/>
              <w:b/>
            </w:rPr>
          </w:rPrChange>
        </w:rPr>
        <w:t>References</w:t>
      </w:r>
    </w:p>
    <w:p w14:paraId="01D4D4D2" w14:textId="626739EA" w:rsidR="00BB7F21" w:rsidRPr="00F34A6C" w:rsidRDefault="00BB7F21" w:rsidP="00F34A6C">
      <w:pPr>
        <w:spacing w:line="360" w:lineRule="auto"/>
        <w:ind w:left="567" w:hanging="567"/>
        <w:rPr>
          <w:ins w:id="2347" w:author="Autor"/>
          <w:rFonts w:ascii="Brill" w:eastAsia="Times New Roman" w:hAnsi="Brill"/>
          <w:lang w:val="nl-BE" w:eastAsia="de-DE"/>
          <w:rPrChange w:id="2348" w:author="Autor">
            <w:rPr>
              <w:ins w:id="2349" w:author="Autor"/>
              <w:rFonts w:ascii="Brill" w:eastAsia="Brill" w:hAnsi="Brill" w:cs="Brill"/>
              <w:b/>
            </w:rPr>
          </w:rPrChange>
        </w:rPr>
        <w:pPrChange w:id="2350" w:author="Autor">
          <w:pPr>
            <w:spacing w:line="360" w:lineRule="auto"/>
            <w:jc w:val="both"/>
          </w:pPr>
        </w:pPrChange>
      </w:pPr>
      <w:ins w:id="2351" w:author="Autor">
        <w:r w:rsidRPr="00F34A6C">
          <w:rPr>
            <w:rFonts w:ascii="Brill" w:eastAsia="Times New Roman" w:hAnsi="Brill"/>
            <w:lang w:val="nl-BE" w:eastAsia="de-DE"/>
            <w:rPrChange w:id="2352" w:author="Autor">
              <w:rPr>
                <w:rFonts w:eastAsia="Times New Roman"/>
                <w:lang w:eastAsia="de-DE"/>
              </w:rPr>
            </w:rPrChange>
          </w:rPr>
          <w:t>Altstaedt, K. H. (2011). Schauerlüd, Schutenschupser und Kaitorten. Arbeiter im Hamburger Hafen, Erfurt: Sutton.</w:t>
        </w:r>
      </w:ins>
    </w:p>
    <w:p w14:paraId="6AEDE197" w14:textId="139A064B" w:rsidR="008267F1" w:rsidRPr="00F34A6C" w:rsidRDefault="008267F1" w:rsidP="00BB7F21">
      <w:pPr>
        <w:pStyle w:val="Tekstprzypisudolnego"/>
        <w:spacing w:line="360" w:lineRule="auto"/>
        <w:ind w:left="426" w:hanging="426"/>
        <w:jc w:val="both"/>
        <w:rPr>
          <w:ins w:id="2353" w:author="Autor"/>
          <w:rFonts w:ascii="Brill" w:hAnsi="Brill"/>
          <w:sz w:val="24"/>
          <w:szCs w:val="24"/>
          <w:lang w:val="nl-BE"/>
          <w:rPrChange w:id="2354" w:author="Autor">
            <w:rPr>
              <w:ins w:id="2355" w:author="Autor"/>
              <w:rFonts w:ascii="Brill" w:hAnsi="Brill"/>
              <w:sz w:val="24"/>
              <w:szCs w:val="24"/>
            </w:rPr>
          </w:rPrChange>
        </w:rPr>
      </w:pPr>
      <w:ins w:id="2356" w:author="Autor">
        <w:r w:rsidRPr="00F34A6C">
          <w:rPr>
            <w:rFonts w:ascii="Brill" w:hAnsi="Brill"/>
            <w:sz w:val="24"/>
            <w:szCs w:val="24"/>
            <w:lang w:val="nl-BE"/>
            <w:rPrChange w:id="2357" w:author="Autor">
              <w:rPr>
                <w:sz w:val="24"/>
                <w:szCs w:val="24"/>
              </w:rPr>
            </w:rPrChange>
          </w:rPr>
          <w:t>Amenda, L. (2009), „Ankerplatz der Freude“, Maritime Bilder und Inszenierungen St. Paulis von den 1890er Jahren bis zu den 1960er Jahren. Z</w:t>
        </w:r>
        <w:r w:rsidRPr="00F34A6C">
          <w:rPr>
            <w:rFonts w:ascii="Brill" w:hAnsi="Brill"/>
            <w:i/>
            <w:iCs/>
            <w:sz w:val="24"/>
            <w:szCs w:val="24"/>
            <w:lang w:val="nl-BE"/>
            <w:rPrChange w:id="2358" w:author="Autor">
              <w:rPr>
                <w:sz w:val="24"/>
                <w:szCs w:val="24"/>
              </w:rPr>
            </w:rPrChange>
          </w:rPr>
          <w:t>eitschrift des Vereins für Hamburgische Geschichte, 95</w:t>
        </w:r>
        <w:r w:rsidRPr="00F34A6C">
          <w:rPr>
            <w:rFonts w:ascii="Brill" w:hAnsi="Brill"/>
            <w:sz w:val="24"/>
            <w:szCs w:val="24"/>
            <w:lang w:val="nl-BE"/>
            <w:rPrChange w:id="2359" w:author="Autor">
              <w:rPr>
                <w:sz w:val="24"/>
                <w:szCs w:val="24"/>
              </w:rPr>
            </w:rPrChange>
          </w:rPr>
          <w:t>, 11-142.</w:t>
        </w:r>
      </w:ins>
    </w:p>
    <w:p w14:paraId="47EF63EF" w14:textId="1FC8AF8F" w:rsidR="00607598" w:rsidRPr="00F34A6C" w:rsidRDefault="00607598" w:rsidP="00BB7F21">
      <w:pPr>
        <w:pStyle w:val="Tekstprzypisudolnego"/>
        <w:spacing w:line="360" w:lineRule="auto"/>
        <w:ind w:left="426" w:hanging="426"/>
        <w:jc w:val="both"/>
        <w:rPr>
          <w:ins w:id="2360" w:author="Autor"/>
          <w:rFonts w:ascii="Brill" w:hAnsi="Brill"/>
          <w:sz w:val="24"/>
          <w:szCs w:val="24"/>
          <w:lang w:val="nl-BE"/>
          <w:rPrChange w:id="2361" w:author="Autor">
            <w:rPr>
              <w:ins w:id="2362" w:author="Autor"/>
              <w:rFonts w:ascii="Brill" w:hAnsi="Brill"/>
              <w:sz w:val="24"/>
              <w:szCs w:val="24"/>
            </w:rPr>
          </w:rPrChange>
        </w:rPr>
      </w:pPr>
      <w:ins w:id="2363" w:author="Autor">
        <w:r w:rsidRPr="00F34A6C">
          <w:rPr>
            <w:rFonts w:ascii="Brill" w:hAnsi="Brill"/>
            <w:sz w:val="24"/>
            <w:szCs w:val="24"/>
            <w:lang w:val="nl-BE"/>
            <w:rPrChange w:id="2364" w:author="Autor">
              <w:rPr>
                <w:rFonts w:ascii="Brill" w:hAnsi="Brill"/>
                <w:sz w:val="24"/>
                <w:szCs w:val="24"/>
              </w:rPr>
            </w:rPrChange>
          </w:rPr>
          <w:t xml:space="preserve">Amenda, L. (2007). </w:t>
        </w:r>
        <w:r w:rsidRPr="00F34A6C">
          <w:rPr>
            <w:rFonts w:ascii="Brill" w:hAnsi="Brill"/>
            <w:sz w:val="24"/>
            <w:szCs w:val="24"/>
            <w:lang w:val="nl-BE"/>
            <w:rPrChange w:id="2365" w:author="Autor">
              <w:rPr>
                <w:sz w:val="24"/>
                <w:szCs w:val="24"/>
                <w:lang w:val="en-GB"/>
              </w:rPr>
            </w:rPrChange>
          </w:rPr>
          <w:t xml:space="preserve">Chinesenviertel im Hafenviertel. Chinesische Seeleute und Migranten und ihre Bilder in Rotterdam und Hamburg 1920-1970, </w:t>
        </w:r>
        <w:r w:rsidRPr="00F34A6C">
          <w:rPr>
            <w:rFonts w:ascii="Brill" w:hAnsi="Brill"/>
            <w:i/>
            <w:iCs/>
            <w:sz w:val="24"/>
            <w:szCs w:val="24"/>
            <w:lang w:val="nl-BE"/>
            <w:rPrChange w:id="2366" w:author="Autor">
              <w:rPr>
                <w:sz w:val="24"/>
                <w:szCs w:val="24"/>
                <w:lang w:val="en-GB"/>
              </w:rPr>
            </w:rPrChange>
          </w:rPr>
          <w:t>Informationen zur modernen Stadtgeschichte</w:t>
        </w:r>
        <w:r w:rsidRPr="00F34A6C">
          <w:rPr>
            <w:rFonts w:ascii="Brill" w:hAnsi="Brill"/>
            <w:sz w:val="24"/>
            <w:szCs w:val="24"/>
            <w:lang w:val="nl-BE"/>
            <w:rPrChange w:id="2367" w:author="Autor">
              <w:rPr>
                <w:sz w:val="24"/>
                <w:szCs w:val="24"/>
                <w:lang w:val="en-GB"/>
              </w:rPr>
            </w:rPrChange>
          </w:rPr>
          <w:t xml:space="preserve"> </w:t>
        </w:r>
        <w:r w:rsidRPr="00F34A6C">
          <w:rPr>
            <w:rFonts w:ascii="Brill" w:hAnsi="Brill"/>
            <w:i/>
            <w:iCs/>
            <w:sz w:val="24"/>
            <w:szCs w:val="24"/>
            <w:lang w:val="nl-BE"/>
            <w:rPrChange w:id="2368" w:author="Autor">
              <w:rPr>
                <w:sz w:val="24"/>
                <w:szCs w:val="24"/>
                <w:lang w:val="en-GB"/>
              </w:rPr>
            </w:rPrChange>
          </w:rPr>
          <w:t>2</w:t>
        </w:r>
        <w:r w:rsidRPr="00F34A6C">
          <w:rPr>
            <w:rFonts w:ascii="Brill" w:hAnsi="Brill"/>
            <w:sz w:val="24"/>
            <w:szCs w:val="24"/>
            <w:lang w:val="nl-BE"/>
            <w:rPrChange w:id="2369" w:author="Autor">
              <w:rPr>
                <w:sz w:val="24"/>
                <w:szCs w:val="24"/>
                <w:lang w:val="en-GB"/>
              </w:rPr>
            </w:rPrChange>
          </w:rPr>
          <w:t>, 36-50.</w:t>
        </w:r>
      </w:ins>
    </w:p>
    <w:p w14:paraId="3AD11FA6" w14:textId="251141D2" w:rsidR="008267F1" w:rsidRPr="00F34A6C" w:rsidRDefault="008267F1" w:rsidP="00F34A6C">
      <w:pPr>
        <w:pStyle w:val="Tekstprzypisudolnego"/>
        <w:spacing w:line="360" w:lineRule="auto"/>
        <w:ind w:left="426" w:hanging="426"/>
        <w:jc w:val="both"/>
        <w:rPr>
          <w:ins w:id="2370" w:author="Autor"/>
          <w:rFonts w:ascii="Brill" w:hAnsi="Brill"/>
          <w:sz w:val="24"/>
          <w:szCs w:val="24"/>
          <w:rPrChange w:id="2371" w:author="Autor">
            <w:rPr>
              <w:ins w:id="2372" w:author="Autor"/>
              <w:sz w:val="24"/>
              <w:szCs w:val="24"/>
            </w:rPr>
          </w:rPrChange>
        </w:rPr>
        <w:pPrChange w:id="2373" w:author="Autor">
          <w:pPr>
            <w:pStyle w:val="Tekstprzypisudolnego"/>
          </w:pPr>
        </w:pPrChange>
      </w:pPr>
      <w:ins w:id="2374" w:author="Autor">
        <w:r w:rsidRPr="00F34A6C">
          <w:rPr>
            <w:rFonts w:ascii="Brill" w:hAnsi="Brill"/>
            <w:sz w:val="24"/>
            <w:szCs w:val="24"/>
            <w:lang w:val="nl-BE"/>
            <w:rPrChange w:id="2375" w:author="Autor">
              <w:rPr>
                <w:rFonts w:ascii="Brill" w:hAnsi="Brill"/>
                <w:sz w:val="24"/>
                <w:szCs w:val="24"/>
              </w:rPr>
            </w:rPrChange>
          </w:rPr>
          <w:lastRenderedPageBreak/>
          <w:t xml:space="preserve">Amenda, L. (2003), Fremd-Wahr-Nehmung und Eigen-Sinn. Das „Chinesenviertel“ und chinesische Migration in Hamburg, 1910-1960, in: A. Eder (ed.), </w:t>
        </w:r>
        <w:r w:rsidRPr="00F34A6C">
          <w:rPr>
            <w:rFonts w:ascii="Brill" w:hAnsi="Brill"/>
            <w:i/>
            <w:iCs/>
            <w:sz w:val="24"/>
            <w:szCs w:val="24"/>
            <w:lang w:val="nl-BE"/>
            <w:rPrChange w:id="2376" w:author="Autor">
              <w:rPr>
                <w:rFonts w:ascii="Brill" w:hAnsi="Brill"/>
                <w:sz w:val="24"/>
                <w:szCs w:val="24"/>
              </w:rPr>
            </w:rPrChange>
          </w:rPr>
          <w:t>„Wir sind auch noch da!“. Über das Leben von und mit Migranten in europäischen Großstädten</w:t>
        </w:r>
        <w:r w:rsidRPr="00F34A6C">
          <w:rPr>
            <w:rFonts w:ascii="Brill" w:hAnsi="Brill"/>
            <w:sz w:val="24"/>
            <w:szCs w:val="24"/>
            <w:lang w:val="nl-BE"/>
            <w:rPrChange w:id="2377" w:author="Autor">
              <w:rPr>
                <w:rFonts w:ascii="Brill" w:hAnsi="Brill"/>
                <w:sz w:val="24"/>
                <w:szCs w:val="24"/>
              </w:rPr>
            </w:rPrChange>
          </w:rPr>
          <w:t xml:space="preserve"> (pp. 73-94). </w:t>
        </w:r>
        <w:proofErr w:type="spellStart"/>
        <w:r w:rsidRPr="008267F1">
          <w:rPr>
            <w:rFonts w:ascii="Brill" w:hAnsi="Brill"/>
            <w:sz w:val="24"/>
            <w:szCs w:val="24"/>
          </w:rPr>
          <w:t>Rowohlt</w:t>
        </w:r>
        <w:proofErr w:type="spellEnd"/>
        <w:r w:rsidRPr="008267F1">
          <w:rPr>
            <w:rFonts w:ascii="Brill" w:hAnsi="Brill"/>
            <w:sz w:val="24"/>
            <w:szCs w:val="24"/>
          </w:rPr>
          <w:t xml:space="preserve"> TB-V: Hamburg</w:t>
        </w:r>
        <w:r>
          <w:rPr>
            <w:rFonts w:ascii="Brill" w:hAnsi="Brill"/>
            <w:sz w:val="24"/>
            <w:szCs w:val="24"/>
          </w:rPr>
          <w:t>.</w:t>
        </w:r>
      </w:ins>
    </w:p>
    <w:p w14:paraId="3B10173F" w14:textId="7B9AF87E" w:rsidR="008267F1" w:rsidRPr="00C66272" w:rsidDel="008267F1" w:rsidRDefault="008267F1">
      <w:pPr>
        <w:spacing w:line="360" w:lineRule="auto"/>
        <w:jc w:val="both"/>
        <w:rPr>
          <w:del w:id="2378" w:author="Autor"/>
          <w:rFonts w:ascii="Brill" w:eastAsia="Brill" w:hAnsi="Brill" w:cs="Brill"/>
          <w:b/>
        </w:rPr>
      </w:pPr>
    </w:p>
    <w:p w14:paraId="35077A61" w14:textId="00D7D503"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Amenda, L., &amp; </w:t>
      </w:r>
      <w:proofErr w:type="spellStart"/>
      <w:r w:rsidRPr="00C66272">
        <w:rPr>
          <w:rFonts w:ascii="Brill" w:eastAsia="Brill" w:hAnsi="Brill" w:cs="Brill"/>
        </w:rPr>
        <w:t>Grünen</w:t>
      </w:r>
      <w:proofErr w:type="spellEnd"/>
      <w:r w:rsidRPr="00C66272">
        <w:rPr>
          <w:rFonts w:ascii="Brill" w:eastAsia="Brill" w:hAnsi="Brill" w:cs="Brill"/>
        </w:rPr>
        <w:t xml:space="preserve">, S. (2008). </w:t>
      </w:r>
      <w:r w:rsidRPr="00C66272">
        <w:rPr>
          <w:rFonts w:ascii="Brill" w:eastAsia="Brill" w:hAnsi="Brill" w:cs="Brill"/>
          <w:i/>
        </w:rPr>
        <w:t xml:space="preserve">„Tor </w:t>
      </w:r>
      <w:proofErr w:type="spellStart"/>
      <w:r w:rsidRPr="00C66272">
        <w:rPr>
          <w:rFonts w:ascii="Brill" w:eastAsia="Brill" w:hAnsi="Brill" w:cs="Brill"/>
          <w:i/>
        </w:rPr>
        <w:t>zur</w:t>
      </w:r>
      <w:proofErr w:type="spellEnd"/>
      <w:r w:rsidRPr="00C66272">
        <w:rPr>
          <w:rFonts w:ascii="Brill" w:eastAsia="Brill" w:hAnsi="Brill" w:cs="Brill"/>
          <w:i/>
        </w:rPr>
        <w:t xml:space="preserve"> Welt“</w:t>
      </w:r>
      <w:ins w:id="2379" w:author="Autor">
        <w:r w:rsidR="00374B07">
          <w:rPr>
            <w:rFonts w:ascii="Brill" w:eastAsia="Brill" w:hAnsi="Brill" w:cs="Brill"/>
            <w:i/>
          </w:rPr>
          <w:t>:</w:t>
        </w:r>
      </w:ins>
      <w:del w:id="2380" w:author="Autor">
        <w:r w:rsidRPr="00C66272" w:rsidDel="00374B07">
          <w:rPr>
            <w:rFonts w:ascii="Brill" w:eastAsia="Brill" w:hAnsi="Brill" w:cs="Brill"/>
            <w:i/>
          </w:rPr>
          <w:delText>.</w:delText>
        </w:r>
      </w:del>
      <w:r w:rsidRPr="00C66272">
        <w:rPr>
          <w:rFonts w:ascii="Brill" w:eastAsia="Brill" w:hAnsi="Brill" w:cs="Brill"/>
          <w:i/>
        </w:rPr>
        <w:t xml:space="preserve"> Hamburg-Bilder und Hamburg </w:t>
      </w:r>
      <w:proofErr w:type="spellStart"/>
      <w:r w:rsidRPr="00C66272">
        <w:rPr>
          <w:rFonts w:ascii="Brill" w:eastAsia="Brill" w:hAnsi="Brill" w:cs="Brill"/>
          <w:i/>
        </w:rPr>
        <w:t>Werbung</w:t>
      </w:r>
      <w:proofErr w:type="spellEnd"/>
      <w:r w:rsidRPr="00C66272">
        <w:rPr>
          <w:rFonts w:ascii="Brill" w:eastAsia="Brill" w:hAnsi="Brill" w:cs="Brill"/>
          <w:i/>
        </w:rPr>
        <w:t xml:space="preserve"> </w:t>
      </w:r>
      <w:proofErr w:type="spellStart"/>
      <w:r w:rsidRPr="00C66272">
        <w:rPr>
          <w:rFonts w:ascii="Brill" w:eastAsia="Brill" w:hAnsi="Brill" w:cs="Brill"/>
          <w:i/>
        </w:rPr>
        <w:t>im</w:t>
      </w:r>
      <w:proofErr w:type="spellEnd"/>
      <w:r w:rsidRPr="00C66272">
        <w:rPr>
          <w:rFonts w:ascii="Brill" w:eastAsia="Brill" w:hAnsi="Brill" w:cs="Brill"/>
          <w:i/>
        </w:rPr>
        <w:t xml:space="preserve"> 20.Jahrhundert.</w:t>
      </w:r>
      <w:r w:rsidRPr="00C66272">
        <w:rPr>
          <w:rFonts w:ascii="Brill" w:eastAsia="Brill" w:hAnsi="Brill" w:cs="Brill"/>
        </w:rPr>
        <w:t xml:space="preserve"> Hamburg: </w:t>
      </w:r>
      <w:proofErr w:type="spellStart"/>
      <w:r w:rsidRPr="00C66272">
        <w:rPr>
          <w:rFonts w:ascii="Brill" w:eastAsia="Brill" w:hAnsi="Brill" w:cs="Brill"/>
          <w:color w:val="000000"/>
          <w:highlight w:val="white"/>
        </w:rPr>
        <w:t>Dölling</w:t>
      </w:r>
      <w:proofErr w:type="spellEnd"/>
      <w:r w:rsidRPr="00C66272">
        <w:rPr>
          <w:rFonts w:ascii="Brill" w:eastAsia="Brill" w:hAnsi="Brill" w:cs="Brill"/>
          <w:color w:val="000000"/>
          <w:highlight w:val="white"/>
        </w:rPr>
        <w:t xml:space="preserve"> und Galitz.</w:t>
      </w:r>
    </w:p>
    <w:p w14:paraId="35077A62" w14:textId="77777777" w:rsidR="00CB3FC9" w:rsidRDefault="00C55FA1" w:rsidP="00F62668">
      <w:pPr>
        <w:spacing w:line="360" w:lineRule="auto"/>
        <w:ind w:left="426" w:hanging="426"/>
        <w:jc w:val="both"/>
        <w:rPr>
          <w:ins w:id="2381" w:author="Autor"/>
          <w:rFonts w:ascii="Brill" w:eastAsia="Brill" w:hAnsi="Brill" w:cs="Brill"/>
          <w:color w:val="0F1111"/>
          <w:lang w:val="nl-BE"/>
        </w:rPr>
      </w:pPr>
      <w:r w:rsidRPr="00C66272">
        <w:rPr>
          <w:rFonts w:ascii="Brill" w:eastAsia="Brill" w:hAnsi="Brill" w:cs="Brill"/>
        </w:rPr>
        <w:t xml:space="preserve">Bake, R., </w:t>
      </w:r>
      <w:proofErr w:type="spellStart"/>
      <w:r w:rsidRPr="00C66272">
        <w:rPr>
          <w:rFonts w:ascii="Brill" w:eastAsia="Brill" w:hAnsi="Brill" w:cs="Brill"/>
        </w:rPr>
        <w:t>Dallades</w:t>
      </w:r>
      <w:proofErr w:type="spellEnd"/>
      <w:r w:rsidRPr="00C66272">
        <w:rPr>
          <w:rFonts w:ascii="Brill" w:eastAsia="Brill" w:hAnsi="Brill" w:cs="Brill"/>
        </w:rPr>
        <w:t xml:space="preserve">-Djemal, J., Gedal, M., &amp; </w:t>
      </w:r>
      <w:proofErr w:type="spellStart"/>
      <w:r w:rsidRPr="00C66272">
        <w:rPr>
          <w:rFonts w:ascii="Brill" w:eastAsia="Brill" w:hAnsi="Brill" w:cs="Brill"/>
        </w:rPr>
        <w:t>Kiupel</w:t>
      </w:r>
      <w:proofErr w:type="spellEnd"/>
      <w:r w:rsidRPr="00C66272">
        <w:rPr>
          <w:rFonts w:ascii="Brill" w:eastAsia="Brill" w:hAnsi="Brill" w:cs="Brill"/>
        </w:rPr>
        <w:t xml:space="preserve">, B. (1989). </w:t>
      </w:r>
      <w:r w:rsidRPr="00BF26E0">
        <w:rPr>
          <w:rFonts w:ascii="Brill" w:eastAsia="Brill" w:hAnsi="Brill" w:cs="Brill"/>
          <w:i/>
          <w:lang w:val="nl-BE"/>
        </w:rPr>
        <w:t>Leinen Los! Eine Expedition zur neuen und alten Geschichte der Frauenarbeit im und für den Hamburger Hafen, Prostituierte: Vergnügen für wen?</w:t>
      </w:r>
      <w:r w:rsidRPr="00BF26E0">
        <w:rPr>
          <w:rFonts w:ascii="Brill" w:eastAsia="Brill" w:hAnsi="Brill" w:cs="Brill"/>
          <w:lang w:val="nl-BE"/>
        </w:rPr>
        <w:t xml:space="preserve"> Hamburg:</w:t>
      </w:r>
      <w:r w:rsidRPr="00BF26E0">
        <w:rPr>
          <w:rFonts w:ascii="Brill" w:eastAsia="Brill" w:hAnsi="Brill" w:cs="Brill"/>
          <w:color w:val="0F1111"/>
          <w:highlight w:val="white"/>
          <w:lang w:val="nl-BE"/>
        </w:rPr>
        <w:t xml:space="preserve"> Landeszeentrale f.pol.Bildung.</w:t>
      </w:r>
    </w:p>
    <w:p w14:paraId="3156C801" w14:textId="49F9810B" w:rsidR="00607598" w:rsidRPr="00BF26E0" w:rsidRDefault="00607598" w:rsidP="00F62668">
      <w:pPr>
        <w:spacing w:line="360" w:lineRule="auto"/>
        <w:ind w:left="426" w:hanging="426"/>
        <w:jc w:val="both"/>
        <w:rPr>
          <w:rFonts w:ascii="Brill" w:eastAsia="Brill" w:hAnsi="Brill" w:cs="Brill"/>
          <w:lang w:val="nl-BE"/>
        </w:rPr>
      </w:pPr>
      <w:ins w:id="2382" w:author="Autor">
        <w:r w:rsidRPr="00607598">
          <w:rPr>
            <w:rFonts w:ascii="Brill" w:eastAsia="Brill" w:hAnsi="Brill" w:cs="Brill"/>
            <w:lang w:val="nl-BE"/>
          </w:rPr>
          <w:t xml:space="preserve">Barth, A. (1999), </w:t>
        </w:r>
        <w:r w:rsidRPr="00F34A6C">
          <w:rPr>
            <w:rFonts w:ascii="Brill" w:eastAsia="Brill" w:hAnsi="Brill" w:cs="Brill"/>
            <w:i/>
            <w:iCs/>
            <w:lang w:val="nl-BE"/>
            <w:rPrChange w:id="2383" w:author="Autor">
              <w:rPr>
                <w:rFonts w:ascii="Brill" w:eastAsia="Brill" w:hAnsi="Brill" w:cs="Brill"/>
                <w:lang w:val="nl-BE"/>
              </w:rPr>
            </w:rPrChange>
          </w:rPr>
          <w:t>Die Reeperbahn: Der Kampf um Hamburgs sündige Meile</w:t>
        </w:r>
        <w:r w:rsidRPr="00607598">
          <w:rPr>
            <w:rFonts w:ascii="Brill" w:eastAsia="Brill" w:hAnsi="Brill" w:cs="Brill"/>
            <w:lang w:val="nl-BE"/>
          </w:rPr>
          <w:t>. Hamburg: Spiegel-Buchverlag</w:t>
        </w:r>
      </w:ins>
    </w:p>
    <w:p w14:paraId="35077A63"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Bues, M.-C. (2018). </w:t>
      </w:r>
      <w:r w:rsidRPr="00BF26E0">
        <w:rPr>
          <w:rFonts w:ascii="Brill" w:eastAsia="Brill" w:hAnsi="Brill" w:cs="Brill"/>
          <w:i/>
          <w:lang w:val="nl-BE"/>
        </w:rPr>
        <w:t>Hamburg zwischen Globalisierung und Nation. Welthandel, Freihafen und Migration.</w:t>
      </w:r>
      <w:r w:rsidRPr="00BF26E0">
        <w:rPr>
          <w:rFonts w:ascii="Brill" w:eastAsia="Brill" w:hAnsi="Brill" w:cs="Brill"/>
          <w:color w:val="2B3545"/>
          <w:highlight w:val="white"/>
          <w:lang w:val="nl-BE"/>
        </w:rPr>
        <w:t xml:space="preserve"> München: Herbert Utz Verlag, </w:t>
      </w:r>
    </w:p>
    <w:p w14:paraId="35077A64" w14:textId="4D9721C6"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Bürger, J. (2020). </w:t>
      </w:r>
      <w:r w:rsidRPr="00BF26E0">
        <w:rPr>
          <w:rFonts w:ascii="Brill" w:eastAsia="Brill" w:hAnsi="Brill" w:cs="Brill"/>
          <w:i/>
          <w:lang w:val="nl-BE"/>
        </w:rPr>
        <w:t>Zwischen Himmel und Elbe</w:t>
      </w:r>
      <w:ins w:id="2384" w:author="Autor">
        <w:r w:rsidR="007F7BA6">
          <w:rPr>
            <w:rFonts w:ascii="Brill" w:eastAsia="Brill" w:hAnsi="Brill" w:cs="Brill"/>
            <w:i/>
            <w:lang w:val="nl-BE"/>
          </w:rPr>
          <w:t>:</w:t>
        </w:r>
      </w:ins>
      <w:del w:id="2385" w:author="Autor">
        <w:r w:rsidRPr="00BF26E0" w:rsidDel="007F7BA6">
          <w:rPr>
            <w:rFonts w:ascii="Brill" w:eastAsia="Brill" w:hAnsi="Brill" w:cs="Brill"/>
            <w:i/>
            <w:lang w:val="nl-BE"/>
          </w:rPr>
          <w:delText>.</w:delText>
        </w:r>
      </w:del>
      <w:r w:rsidRPr="00BF26E0">
        <w:rPr>
          <w:rFonts w:ascii="Brill" w:eastAsia="Brill" w:hAnsi="Brill" w:cs="Brill"/>
          <w:i/>
          <w:lang w:val="nl-BE"/>
        </w:rPr>
        <w:t xml:space="preserve"> Eine Hamburger Kulturgeschichte.</w:t>
      </w:r>
      <w:r w:rsidRPr="00BF26E0">
        <w:rPr>
          <w:rFonts w:ascii="Brill" w:eastAsia="Brill" w:hAnsi="Brill" w:cs="Brill"/>
          <w:lang w:val="nl-BE"/>
        </w:rPr>
        <w:t xml:space="preserve"> München: </w:t>
      </w:r>
      <w:r w:rsidRPr="00BF26E0">
        <w:rPr>
          <w:rFonts w:ascii="Brill" w:eastAsia="Brill" w:hAnsi="Brill" w:cs="Brill"/>
          <w:color w:val="2B3545"/>
          <w:highlight w:val="white"/>
          <w:lang w:val="nl-BE"/>
        </w:rPr>
        <w:t>C.H.Beck.</w:t>
      </w:r>
    </w:p>
    <w:p w14:paraId="35077A65" w14:textId="77777777"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 xml:space="preserve">Caumanns, B., &amp; Hillmers, A. (2013). </w:t>
      </w:r>
      <w:r w:rsidRPr="00BF26E0">
        <w:rPr>
          <w:rFonts w:ascii="Brill" w:eastAsia="Brill" w:hAnsi="Brill" w:cs="Brill"/>
          <w:i/>
          <w:lang w:val="nl-BE"/>
        </w:rPr>
        <w:t>Der Kanalplatz im Harburger Binnenhafen: Zwischen Schlossinsel und Stadt.</w:t>
      </w:r>
      <w:r w:rsidRPr="00BF26E0">
        <w:rPr>
          <w:rFonts w:ascii="Brill" w:eastAsia="Brill" w:hAnsi="Brill" w:cs="Brill"/>
          <w:lang w:val="nl-BE"/>
        </w:rPr>
        <w:t xml:space="preserve"> </w:t>
      </w:r>
      <w:r w:rsidRPr="00C66272">
        <w:rPr>
          <w:rFonts w:ascii="Brill" w:eastAsia="Brill" w:hAnsi="Brill" w:cs="Brill"/>
        </w:rPr>
        <w:t xml:space="preserve">Hamburg: </w:t>
      </w:r>
      <w:proofErr w:type="spellStart"/>
      <w:r w:rsidRPr="00C66272">
        <w:rPr>
          <w:rFonts w:ascii="Brill" w:eastAsia="Brill" w:hAnsi="Brill" w:cs="Brill"/>
          <w:color w:val="2B3545"/>
          <w:shd w:val="clear" w:color="auto" w:fill="FAFAFA"/>
        </w:rPr>
        <w:t>Caumanns</w:t>
      </w:r>
      <w:proofErr w:type="spellEnd"/>
      <w:r w:rsidRPr="00C66272">
        <w:rPr>
          <w:rFonts w:ascii="Brill" w:eastAsia="Brill" w:hAnsi="Brill" w:cs="Brill"/>
          <w:color w:val="2B3545"/>
          <w:shd w:val="clear" w:color="auto" w:fill="FAFAFA"/>
        </w:rPr>
        <w:t xml:space="preserve"> &amp; Hillmer.</w:t>
      </w:r>
    </w:p>
    <w:p w14:paraId="35077A66" w14:textId="427F1279"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Christiansen, F. (2003). </w:t>
      </w:r>
      <w:r w:rsidRPr="00C66272">
        <w:rPr>
          <w:rFonts w:ascii="Brill" w:eastAsia="Brill" w:hAnsi="Brill" w:cs="Brill"/>
          <w:i/>
        </w:rPr>
        <w:t>Chinatown Europe</w:t>
      </w:r>
      <w:ins w:id="2386" w:author="Autor">
        <w:r w:rsidR="007F7BA6">
          <w:rPr>
            <w:rFonts w:ascii="Brill" w:eastAsia="Brill" w:hAnsi="Brill" w:cs="Brill"/>
            <w:i/>
          </w:rPr>
          <w:t>:</w:t>
        </w:r>
      </w:ins>
      <w:del w:id="2387" w:author="Autor">
        <w:r w:rsidRPr="00C66272" w:rsidDel="007F7BA6">
          <w:rPr>
            <w:rFonts w:ascii="Brill" w:eastAsia="Brill" w:hAnsi="Brill" w:cs="Brill"/>
            <w:i/>
          </w:rPr>
          <w:delText>.</w:delText>
        </w:r>
      </w:del>
      <w:r w:rsidRPr="00C66272">
        <w:rPr>
          <w:rFonts w:ascii="Brill" w:eastAsia="Brill" w:hAnsi="Brill" w:cs="Brill"/>
          <w:i/>
        </w:rPr>
        <w:t xml:space="preserve"> Identity of the European Chinese towards the beginning of the twenty-first century.</w:t>
      </w:r>
      <w:r w:rsidRPr="00C66272">
        <w:rPr>
          <w:rFonts w:ascii="Brill" w:eastAsia="Brill" w:hAnsi="Brill" w:cs="Brill"/>
        </w:rPr>
        <w:t xml:space="preserve"> London: Routledge</w:t>
      </w:r>
    </w:p>
    <w:p w14:paraId="35077A67" w14:textId="77777777"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Dorn, A. (1891). </w:t>
      </w:r>
      <w:r w:rsidRPr="00C66272">
        <w:rPr>
          <w:rFonts w:ascii="Brill" w:eastAsia="Brill" w:hAnsi="Brill" w:cs="Brill"/>
          <w:i/>
        </w:rPr>
        <w:t xml:space="preserve">Die </w:t>
      </w:r>
      <w:proofErr w:type="spellStart"/>
      <w:r w:rsidRPr="00C66272">
        <w:rPr>
          <w:rFonts w:ascii="Brill" w:eastAsia="Brill" w:hAnsi="Brill" w:cs="Brill"/>
          <w:i/>
        </w:rPr>
        <w:t>Seehäfen</w:t>
      </w:r>
      <w:proofErr w:type="spellEnd"/>
      <w:r w:rsidRPr="00C66272">
        <w:rPr>
          <w:rFonts w:ascii="Brill" w:eastAsia="Brill" w:hAnsi="Brill" w:cs="Brill"/>
          <w:i/>
        </w:rPr>
        <w:t xml:space="preserve"> des </w:t>
      </w:r>
      <w:proofErr w:type="spellStart"/>
      <w:r w:rsidRPr="00C66272">
        <w:rPr>
          <w:rFonts w:ascii="Brill" w:eastAsia="Brill" w:hAnsi="Brill" w:cs="Brill"/>
          <w:i/>
        </w:rPr>
        <w:t>Weltverkehrs</w:t>
      </w:r>
      <w:proofErr w:type="spellEnd"/>
      <w:r w:rsidRPr="00C66272">
        <w:rPr>
          <w:rFonts w:ascii="Brill" w:eastAsia="Brill" w:hAnsi="Brill" w:cs="Brill"/>
          <w:i/>
        </w:rPr>
        <w:t>, Bd. 1.</w:t>
      </w:r>
      <w:r w:rsidRPr="00C66272">
        <w:rPr>
          <w:rFonts w:ascii="Brill" w:eastAsia="Brill" w:hAnsi="Brill" w:cs="Brill"/>
        </w:rPr>
        <w:t xml:space="preserve"> Wien: A. Dorn.</w:t>
      </w:r>
    </w:p>
    <w:p w14:paraId="35077A68"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Ellermeyer, J. (Ed.). (1986). </w:t>
      </w:r>
      <w:r w:rsidRPr="00BF26E0">
        <w:rPr>
          <w:rFonts w:ascii="Brill" w:eastAsia="Brill" w:hAnsi="Brill" w:cs="Brill"/>
          <w:i/>
          <w:lang w:val="nl-BE"/>
        </w:rPr>
        <w:t>Stadt und Hafen: Hamburger Beiträge zur Geschichte von Handel und Schiffahrt.</w:t>
      </w:r>
      <w:r w:rsidRPr="00BF26E0">
        <w:rPr>
          <w:rFonts w:ascii="Brill" w:eastAsia="Brill" w:hAnsi="Brill" w:cs="Brill"/>
          <w:lang w:val="nl-BE"/>
        </w:rPr>
        <w:t xml:space="preserve"> Hamburg: H. Christians Verlag.</w:t>
      </w:r>
    </w:p>
    <w:p w14:paraId="35077A69" w14:textId="6F66D385"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Evans, R. (1990). </w:t>
      </w:r>
      <w:r w:rsidRPr="00BF26E0">
        <w:rPr>
          <w:rFonts w:ascii="Brill" w:eastAsia="Brill" w:hAnsi="Brill" w:cs="Brill"/>
          <w:i/>
          <w:lang w:val="nl-BE"/>
        </w:rPr>
        <w:t>Tod in Hamburg</w:t>
      </w:r>
      <w:ins w:id="2388" w:author="Autor">
        <w:r w:rsidR="007F7BA6">
          <w:rPr>
            <w:rFonts w:ascii="Brill" w:eastAsia="Brill" w:hAnsi="Brill" w:cs="Brill"/>
            <w:i/>
            <w:lang w:val="nl-BE"/>
          </w:rPr>
          <w:t>:</w:t>
        </w:r>
      </w:ins>
      <w:del w:id="2389" w:author="Autor">
        <w:r w:rsidRPr="00BF26E0" w:rsidDel="007F7BA6">
          <w:rPr>
            <w:rFonts w:ascii="Brill" w:eastAsia="Brill" w:hAnsi="Brill" w:cs="Brill"/>
            <w:i/>
            <w:lang w:val="nl-BE"/>
          </w:rPr>
          <w:delText>.</w:delText>
        </w:r>
      </w:del>
      <w:r w:rsidRPr="00BF26E0">
        <w:rPr>
          <w:rFonts w:ascii="Brill" w:eastAsia="Brill" w:hAnsi="Brill" w:cs="Brill"/>
          <w:i/>
          <w:lang w:val="nl-BE"/>
        </w:rPr>
        <w:t xml:space="preserve"> Stadt, Gesellschaft und Politik in den Cholera-Jahren 1830-1910.</w:t>
      </w:r>
      <w:r w:rsidRPr="00BF26E0">
        <w:rPr>
          <w:rFonts w:ascii="Brill" w:eastAsia="Brill" w:hAnsi="Brill" w:cs="Brill"/>
          <w:lang w:val="nl-BE"/>
        </w:rPr>
        <w:t xml:space="preserve"> Reinbek:</w:t>
      </w:r>
      <w:r w:rsidR="001A1E0C" w:rsidRPr="00BF26E0">
        <w:rPr>
          <w:rFonts w:ascii="Brill" w:eastAsia="Brill" w:hAnsi="Brill" w:cs="Brill"/>
          <w:lang w:val="nl-BE"/>
        </w:rPr>
        <w:t xml:space="preserve"> </w:t>
      </w:r>
      <w:r w:rsidRPr="00BF26E0">
        <w:rPr>
          <w:rFonts w:ascii="Brill" w:eastAsia="Brill" w:hAnsi="Brill" w:cs="Brill"/>
          <w:color w:val="2B3545"/>
          <w:highlight w:val="white"/>
          <w:lang w:val="nl-BE"/>
        </w:rPr>
        <w:t>Rowohlt.</w:t>
      </w:r>
    </w:p>
    <w:p w14:paraId="35077A6A" w14:textId="0DECD84B" w:rsidR="00CB3FC9" w:rsidRPr="00BF26E0" w:rsidRDefault="00C55FA1" w:rsidP="00F62668">
      <w:pPr>
        <w:pBdr>
          <w:top w:val="nil"/>
          <w:left w:val="nil"/>
          <w:bottom w:val="nil"/>
          <w:right w:val="nil"/>
          <w:between w:val="nil"/>
        </w:pBdr>
        <w:spacing w:line="360" w:lineRule="auto"/>
        <w:ind w:left="426" w:hanging="426"/>
        <w:jc w:val="both"/>
        <w:rPr>
          <w:rFonts w:ascii="Brill" w:eastAsia="Brill" w:hAnsi="Brill" w:cs="Brill"/>
          <w:color w:val="2B3545"/>
          <w:shd w:val="clear" w:color="auto" w:fill="FAFAFA"/>
          <w:lang w:val="nl-BE"/>
        </w:rPr>
      </w:pPr>
      <w:r w:rsidRPr="00BF26E0">
        <w:rPr>
          <w:rFonts w:ascii="Brill" w:eastAsia="Brill" w:hAnsi="Brill" w:cs="Brill"/>
          <w:color w:val="000000"/>
          <w:lang w:val="nl-BE"/>
        </w:rPr>
        <w:t xml:space="preserve">Fischer, H. E. (1927). </w:t>
      </w:r>
      <w:r w:rsidRPr="00F34A6C">
        <w:rPr>
          <w:rFonts w:ascii="Brill" w:eastAsia="Brill" w:hAnsi="Brill" w:cs="Brill"/>
          <w:iCs/>
          <w:color w:val="000000"/>
          <w:lang w:val="nl-BE"/>
          <w:rPrChange w:id="2390" w:author="Autor">
            <w:rPr>
              <w:rFonts w:ascii="Brill" w:eastAsia="Brill" w:hAnsi="Brill" w:cs="Brill"/>
              <w:i/>
              <w:color w:val="000000"/>
              <w:lang w:val="nl-BE"/>
            </w:rPr>
          </w:rPrChange>
        </w:rPr>
        <w:t>Sittengeschichte des Hafens</w:t>
      </w:r>
      <w:ins w:id="2391" w:author="Autor">
        <w:r w:rsidR="008267F1" w:rsidRPr="00F34A6C">
          <w:rPr>
            <w:rFonts w:ascii="Brill" w:eastAsia="Brill" w:hAnsi="Brill" w:cs="Brill"/>
            <w:iCs/>
            <w:color w:val="000000"/>
            <w:lang w:val="nl-BE"/>
            <w:rPrChange w:id="2392" w:author="Autor">
              <w:rPr>
                <w:rFonts w:ascii="Brill" w:eastAsia="Brill" w:hAnsi="Brill" w:cs="Brill"/>
                <w:i/>
                <w:color w:val="000000"/>
                <w:lang w:val="nl-BE"/>
              </w:rPr>
            </w:rPrChange>
          </w:rPr>
          <w:t>.</w:t>
        </w:r>
      </w:ins>
      <w:r w:rsidRPr="00BF26E0">
        <w:rPr>
          <w:rFonts w:ascii="Brill" w:eastAsia="Brill" w:hAnsi="Brill" w:cs="Brill"/>
          <w:i/>
          <w:color w:val="000000"/>
          <w:lang w:val="nl-BE"/>
        </w:rPr>
        <w:t xml:space="preserve"> </w:t>
      </w:r>
      <w:r w:rsidRPr="00BF26E0">
        <w:rPr>
          <w:rFonts w:ascii="Brill" w:eastAsia="Brill" w:hAnsi="Brill" w:cs="Brill"/>
          <w:color w:val="000000"/>
          <w:lang w:val="nl-BE"/>
        </w:rPr>
        <w:t>In</w:t>
      </w:r>
      <w:del w:id="2393" w:author="Autor">
        <w:r w:rsidRPr="00BF26E0" w:rsidDel="008267F1">
          <w:rPr>
            <w:rFonts w:ascii="Brill" w:eastAsia="Brill" w:hAnsi="Brill" w:cs="Brill"/>
            <w:color w:val="000000"/>
            <w:lang w:val="nl-BE"/>
          </w:rPr>
          <w:delText>:</w:delText>
        </w:r>
      </w:del>
      <w:r w:rsidRPr="00BF26E0">
        <w:rPr>
          <w:rFonts w:ascii="Brill" w:eastAsia="Brill" w:hAnsi="Brill" w:cs="Brill"/>
          <w:color w:val="000000"/>
          <w:lang w:val="nl-BE"/>
        </w:rPr>
        <w:t xml:space="preserve"> </w:t>
      </w:r>
      <w:r w:rsidRPr="00BF26E0">
        <w:rPr>
          <w:rFonts w:ascii="Brill" w:eastAsia="Brill" w:hAnsi="Brill" w:cs="Brill"/>
          <w:smallCaps/>
          <w:color w:val="000000"/>
          <w:lang w:val="nl-BE"/>
        </w:rPr>
        <w:t xml:space="preserve">L. </w:t>
      </w:r>
      <w:r w:rsidRPr="00BF26E0">
        <w:rPr>
          <w:rFonts w:ascii="Brill" w:eastAsia="Brill" w:hAnsi="Brill" w:cs="Brill"/>
          <w:color w:val="000000"/>
          <w:lang w:val="nl-BE"/>
        </w:rPr>
        <w:t>Schidrowitz (</w:t>
      </w:r>
      <w:ins w:id="2394" w:author="Autor">
        <w:r w:rsidR="007F7BA6">
          <w:rPr>
            <w:rFonts w:ascii="Brill" w:eastAsia="Brill" w:hAnsi="Brill" w:cs="Brill"/>
            <w:color w:val="000000"/>
            <w:lang w:val="nl-BE"/>
          </w:rPr>
          <w:t>E</w:t>
        </w:r>
      </w:ins>
      <w:del w:id="2395" w:author="Autor">
        <w:r w:rsidRPr="00BF26E0" w:rsidDel="007F7BA6">
          <w:rPr>
            <w:rFonts w:ascii="Brill" w:eastAsia="Brill" w:hAnsi="Brill" w:cs="Brill"/>
            <w:color w:val="000000"/>
            <w:lang w:val="nl-BE"/>
          </w:rPr>
          <w:delText>e</w:delText>
        </w:r>
      </w:del>
      <w:r w:rsidRPr="00BF26E0">
        <w:rPr>
          <w:rFonts w:ascii="Brill" w:eastAsia="Brill" w:hAnsi="Brill" w:cs="Brill"/>
          <w:color w:val="000000"/>
          <w:lang w:val="nl-BE"/>
        </w:rPr>
        <w:t xml:space="preserve">d.), </w:t>
      </w:r>
      <w:r w:rsidRPr="00F34A6C">
        <w:rPr>
          <w:rFonts w:ascii="Brill" w:eastAsia="Brill" w:hAnsi="Brill" w:cs="Brill"/>
          <w:i/>
          <w:iCs/>
          <w:color w:val="000000"/>
          <w:lang w:val="nl-BE"/>
          <w:rPrChange w:id="2396" w:author="Autor">
            <w:rPr>
              <w:rFonts w:ascii="Brill" w:eastAsia="Brill" w:hAnsi="Brill" w:cs="Brill"/>
              <w:color w:val="000000"/>
              <w:lang w:val="nl-BE"/>
            </w:rPr>
          </w:rPrChange>
        </w:rPr>
        <w:t xml:space="preserve">Sittengeschichte des Hafens und der </w:t>
      </w:r>
      <w:commentRangeStart w:id="2397"/>
      <w:commentRangeStart w:id="2398"/>
      <w:r w:rsidRPr="00F34A6C">
        <w:rPr>
          <w:rFonts w:ascii="Brill" w:eastAsia="Brill" w:hAnsi="Brill" w:cs="Brill"/>
          <w:i/>
          <w:iCs/>
          <w:color w:val="000000"/>
          <w:lang w:val="nl-BE"/>
          <w:rPrChange w:id="2399" w:author="Autor">
            <w:rPr>
              <w:rFonts w:ascii="Brill" w:eastAsia="Brill" w:hAnsi="Brill" w:cs="Brill"/>
              <w:color w:val="000000"/>
              <w:lang w:val="nl-BE"/>
            </w:rPr>
          </w:rPrChange>
        </w:rPr>
        <w:t>Reise</w:t>
      </w:r>
      <w:r w:rsidRPr="00BF26E0">
        <w:rPr>
          <w:rFonts w:ascii="Brill" w:eastAsia="Brill" w:hAnsi="Brill" w:cs="Brill"/>
          <w:color w:val="000000"/>
          <w:lang w:val="nl-BE"/>
        </w:rPr>
        <w:t>, Wien</w:t>
      </w:r>
      <w:commentRangeEnd w:id="2397"/>
      <w:r w:rsidR="007F7BA6">
        <w:rPr>
          <w:rStyle w:val="Odwoaniedokomentarza"/>
          <w:lang w:val="en-AU"/>
        </w:rPr>
        <w:commentReference w:id="2397"/>
      </w:r>
      <w:commentRangeEnd w:id="2398"/>
      <w:r w:rsidR="008D1BFD">
        <w:rPr>
          <w:rStyle w:val="Odwoaniedokomentarza"/>
          <w:lang w:val="en-AU"/>
        </w:rPr>
        <w:commentReference w:id="2398"/>
      </w:r>
      <w:r w:rsidRPr="00BF26E0">
        <w:rPr>
          <w:rFonts w:ascii="Brill" w:eastAsia="Brill" w:hAnsi="Brill" w:cs="Brill"/>
          <w:color w:val="000000"/>
          <w:lang w:val="nl-BE"/>
        </w:rPr>
        <w:t xml:space="preserve">: </w:t>
      </w:r>
      <w:r w:rsidRPr="00BF26E0">
        <w:rPr>
          <w:rFonts w:ascii="Brill" w:eastAsia="Brill" w:hAnsi="Brill" w:cs="Brill"/>
          <w:color w:val="2B3545"/>
          <w:shd w:val="clear" w:color="auto" w:fill="FAFAFA"/>
          <w:lang w:val="nl-BE"/>
        </w:rPr>
        <w:t>Verl. für Kulturforschung.</w:t>
      </w:r>
    </w:p>
    <w:p w14:paraId="35077A6B" w14:textId="39795E51"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Fremdenverkehrsverein Hansestadt Hamburg, &amp; Hans Harbeck (Ed.). (1949). </w:t>
      </w:r>
      <w:r w:rsidRPr="00BF26E0">
        <w:rPr>
          <w:rFonts w:ascii="Brill" w:eastAsia="Brill" w:hAnsi="Brill" w:cs="Brill"/>
          <w:i/>
          <w:lang w:val="nl-BE"/>
        </w:rPr>
        <w:t>Hamburg</w:t>
      </w:r>
      <w:ins w:id="2400" w:author="Autor">
        <w:r w:rsidR="007F7BA6">
          <w:rPr>
            <w:rFonts w:ascii="Brill" w:eastAsia="Brill" w:hAnsi="Brill" w:cs="Brill"/>
            <w:i/>
            <w:lang w:val="nl-BE"/>
          </w:rPr>
          <w:t>:</w:t>
        </w:r>
      </w:ins>
      <w:del w:id="2401" w:author="Autor">
        <w:r w:rsidRPr="00BF26E0" w:rsidDel="007F7BA6">
          <w:rPr>
            <w:rFonts w:ascii="Brill" w:eastAsia="Brill" w:hAnsi="Brill" w:cs="Brill"/>
            <w:i/>
            <w:lang w:val="nl-BE"/>
          </w:rPr>
          <w:delText>.</w:delText>
        </w:r>
      </w:del>
      <w:r w:rsidRPr="00BF26E0">
        <w:rPr>
          <w:rFonts w:ascii="Brill" w:eastAsia="Brill" w:hAnsi="Brill" w:cs="Brill"/>
          <w:i/>
          <w:lang w:val="nl-BE"/>
        </w:rPr>
        <w:t xml:space="preserve"> Ein Führer für Fremde und Einheimische.</w:t>
      </w:r>
      <w:r w:rsidRPr="00BF26E0">
        <w:rPr>
          <w:rFonts w:ascii="Brill" w:eastAsia="Brill" w:hAnsi="Brill" w:cs="Brill"/>
          <w:lang w:val="nl-BE"/>
        </w:rPr>
        <w:t xml:space="preserve"> Hamburg: Hamburgische Bücherei.</w:t>
      </w:r>
    </w:p>
    <w:p w14:paraId="35077A6C" w14:textId="1071233B"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Grüttner, M. (1984). </w:t>
      </w:r>
      <w:r w:rsidRPr="00BF26E0">
        <w:rPr>
          <w:rFonts w:ascii="Brill" w:eastAsia="Brill" w:hAnsi="Brill" w:cs="Brill"/>
          <w:i/>
          <w:lang w:val="nl-BE"/>
        </w:rPr>
        <w:t>Arbeitswelt an der Wasserkante</w:t>
      </w:r>
      <w:ins w:id="2402" w:author="Autor">
        <w:r w:rsidR="007F7BA6">
          <w:rPr>
            <w:rFonts w:ascii="Brill" w:eastAsia="Brill" w:hAnsi="Brill" w:cs="Brill"/>
            <w:i/>
            <w:lang w:val="nl-BE"/>
          </w:rPr>
          <w:t>:</w:t>
        </w:r>
      </w:ins>
      <w:del w:id="2403" w:author="Autor">
        <w:r w:rsidRPr="00BF26E0" w:rsidDel="007F7BA6">
          <w:rPr>
            <w:rFonts w:ascii="Brill" w:eastAsia="Brill" w:hAnsi="Brill" w:cs="Brill"/>
            <w:i/>
            <w:lang w:val="nl-BE"/>
          </w:rPr>
          <w:delText>.</w:delText>
        </w:r>
      </w:del>
      <w:r w:rsidRPr="00BF26E0">
        <w:rPr>
          <w:rFonts w:ascii="Brill" w:eastAsia="Brill" w:hAnsi="Brill" w:cs="Brill"/>
          <w:i/>
          <w:lang w:val="nl-BE"/>
        </w:rPr>
        <w:t xml:space="preserve"> Sozialgeschichte der Hamburger Hafenarbeiter 1886-1914.</w:t>
      </w:r>
      <w:r w:rsidRPr="00BF26E0">
        <w:rPr>
          <w:rFonts w:ascii="Brill" w:eastAsia="Brill" w:hAnsi="Brill" w:cs="Brill"/>
          <w:lang w:val="nl-BE"/>
        </w:rPr>
        <w:t xml:space="preserve"> Göttingen: </w:t>
      </w:r>
      <w:r w:rsidRPr="00BF26E0">
        <w:rPr>
          <w:rFonts w:ascii="Brill" w:eastAsia="Brill" w:hAnsi="Brill" w:cs="Brill"/>
          <w:color w:val="2B3545"/>
          <w:highlight w:val="white"/>
          <w:lang w:val="nl-BE"/>
        </w:rPr>
        <w:t>Vandenhoeck &amp; Ruprecht.</w:t>
      </w:r>
    </w:p>
    <w:p w14:paraId="35077A6D" w14:textId="77777777" w:rsidR="00CB3FC9" w:rsidRPr="00F34A6C" w:rsidRDefault="00C55FA1" w:rsidP="00F62668">
      <w:pPr>
        <w:spacing w:line="360" w:lineRule="auto"/>
        <w:ind w:left="426" w:hanging="426"/>
        <w:jc w:val="both"/>
        <w:rPr>
          <w:rFonts w:ascii="Brill" w:eastAsia="Brill" w:hAnsi="Brill" w:cs="Brill"/>
          <w:lang w:val="nl-BE"/>
          <w:rPrChange w:id="2404" w:author="Autor">
            <w:rPr>
              <w:rFonts w:ascii="Brill" w:eastAsia="Brill" w:hAnsi="Brill" w:cs="Brill"/>
            </w:rPr>
          </w:rPrChange>
        </w:rPr>
      </w:pPr>
      <w:r w:rsidRPr="00BF26E0">
        <w:rPr>
          <w:rFonts w:ascii="Brill" w:eastAsia="Brill" w:hAnsi="Brill" w:cs="Brill"/>
          <w:lang w:val="nl-BE"/>
        </w:rPr>
        <w:lastRenderedPageBreak/>
        <w:t xml:space="preserve">Hagemann, K. (1984). Die Scheidung zwischen den Prostituierten und dem anständigen Teil der Bevölkerung. In V. Plagemann (Ed.), </w:t>
      </w:r>
      <w:r w:rsidRPr="00BF26E0">
        <w:rPr>
          <w:rFonts w:ascii="Brill" w:eastAsia="Brill" w:hAnsi="Brill" w:cs="Brill"/>
          <w:i/>
          <w:lang w:val="nl-BE"/>
        </w:rPr>
        <w:t>Industriekultur in Hamburg, Des Deutschen Reiches Tor zur Welt (</w:t>
      </w:r>
      <w:r w:rsidRPr="00F34A6C">
        <w:rPr>
          <w:rFonts w:ascii="Brill" w:eastAsia="Brill" w:hAnsi="Brill" w:cs="Brill"/>
          <w:iCs/>
          <w:lang w:val="nl-BE"/>
          <w:rPrChange w:id="2405" w:author="Autor">
            <w:rPr>
              <w:rFonts w:ascii="Brill" w:eastAsia="Brill" w:hAnsi="Brill" w:cs="Brill"/>
              <w:i/>
              <w:lang w:val="nl-BE"/>
            </w:rPr>
          </w:rPrChange>
        </w:rPr>
        <w:t>pp</w:t>
      </w:r>
      <w:r w:rsidRPr="00BF26E0">
        <w:rPr>
          <w:rFonts w:ascii="Brill" w:eastAsia="Brill" w:hAnsi="Brill" w:cs="Brill"/>
          <w:i/>
          <w:lang w:val="nl-BE"/>
        </w:rPr>
        <w:t xml:space="preserve">. </w:t>
      </w:r>
      <w:r w:rsidRPr="00BF26E0">
        <w:rPr>
          <w:rFonts w:ascii="Brill" w:eastAsia="Brill" w:hAnsi="Brill" w:cs="Brill"/>
          <w:lang w:val="nl-BE"/>
        </w:rPr>
        <w:t xml:space="preserve">267-269). </w:t>
      </w:r>
      <w:r w:rsidRPr="00F34A6C">
        <w:rPr>
          <w:rFonts w:ascii="Brill" w:eastAsia="Brill" w:hAnsi="Brill" w:cs="Brill"/>
          <w:lang w:val="nl-BE"/>
          <w:rPrChange w:id="2406" w:author="Autor">
            <w:rPr>
              <w:rFonts w:ascii="Brill" w:eastAsia="Brill" w:hAnsi="Brill" w:cs="Brill"/>
            </w:rPr>
          </w:rPrChange>
        </w:rPr>
        <w:t>München: C.H. Beck.</w:t>
      </w:r>
    </w:p>
    <w:p w14:paraId="35077A6E" w14:textId="3CAEB9E7" w:rsidR="00CB3FC9" w:rsidRPr="00BF26E0" w:rsidRDefault="00C55FA1" w:rsidP="00F62668">
      <w:pPr>
        <w:spacing w:line="360" w:lineRule="auto"/>
        <w:ind w:left="426" w:hanging="426"/>
        <w:jc w:val="both"/>
        <w:rPr>
          <w:rFonts w:ascii="Brill" w:eastAsia="Brill" w:hAnsi="Brill" w:cs="Brill"/>
          <w:lang w:val="nl-BE"/>
        </w:rPr>
      </w:pPr>
      <w:r w:rsidRPr="00F34A6C">
        <w:rPr>
          <w:rFonts w:ascii="Brill" w:eastAsia="Brill" w:hAnsi="Brill" w:cs="Brill"/>
          <w:lang w:val="nl-BE"/>
          <w:rPrChange w:id="2407" w:author="Autor">
            <w:rPr>
              <w:rFonts w:ascii="Brill" w:eastAsia="Brill" w:hAnsi="Brill" w:cs="Brill"/>
            </w:rPr>
          </w:rPrChange>
        </w:rPr>
        <w:t xml:space="preserve">Harbeck, H. (1930). </w:t>
      </w:r>
      <w:r w:rsidRPr="00F34A6C">
        <w:rPr>
          <w:rFonts w:ascii="Brill" w:eastAsia="Brill" w:hAnsi="Brill" w:cs="Brill"/>
          <w:i/>
          <w:lang w:val="nl-BE"/>
          <w:rPrChange w:id="2408" w:author="Autor">
            <w:rPr>
              <w:rFonts w:ascii="Brill" w:eastAsia="Brill" w:hAnsi="Brill" w:cs="Brill"/>
              <w:i/>
            </w:rPr>
          </w:rPrChange>
        </w:rPr>
        <w:t>Das Buch von Hamburg</w:t>
      </w:r>
      <w:ins w:id="2409" w:author="Autor">
        <w:r w:rsidR="007F7BA6" w:rsidRPr="00F34A6C">
          <w:rPr>
            <w:rFonts w:ascii="Brill" w:eastAsia="Brill" w:hAnsi="Brill" w:cs="Brill"/>
            <w:i/>
            <w:lang w:val="nl-BE"/>
            <w:rPrChange w:id="2410" w:author="Autor">
              <w:rPr>
                <w:rFonts w:ascii="Brill" w:eastAsia="Brill" w:hAnsi="Brill" w:cs="Brill"/>
                <w:i/>
              </w:rPr>
            </w:rPrChange>
          </w:rPr>
          <w:t>:</w:t>
        </w:r>
      </w:ins>
      <w:del w:id="2411" w:author="Autor">
        <w:r w:rsidRPr="00F34A6C" w:rsidDel="007F7BA6">
          <w:rPr>
            <w:rFonts w:ascii="Brill" w:eastAsia="Brill" w:hAnsi="Brill" w:cs="Brill"/>
            <w:i/>
            <w:lang w:val="nl-BE"/>
            <w:rPrChange w:id="2412" w:author="Autor">
              <w:rPr>
                <w:rFonts w:ascii="Brill" w:eastAsia="Brill" w:hAnsi="Brill" w:cs="Brill"/>
                <w:i/>
              </w:rPr>
            </w:rPrChange>
          </w:rPr>
          <w:delText>.</w:delText>
        </w:r>
      </w:del>
      <w:r w:rsidRPr="00F34A6C">
        <w:rPr>
          <w:rFonts w:ascii="Brill" w:eastAsia="Brill" w:hAnsi="Brill" w:cs="Brill"/>
          <w:i/>
          <w:lang w:val="nl-BE"/>
          <w:rPrChange w:id="2413" w:author="Autor">
            <w:rPr>
              <w:rFonts w:ascii="Brill" w:eastAsia="Brill" w:hAnsi="Brill" w:cs="Brill"/>
              <w:i/>
            </w:rPr>
          </w:rPrChange>
        </w:rPr>
        <w:t xml:space="preserve"> </w:t>
      </w:r>
      <w:r w:rsidRPr="00BF26E0">
        <w:rPr>
          <w:rFonts w:ascii="Brill" w:eastAsia="Brill" w:hAnsi="Brill" w:cs="Brill"/>
          <w:i/>
          <w:lang w:val="nl-BE"/>
        </w:rPr>
        <w:t>Was nicht im 'Baedeker' steht.</w:t>
      </w:r>
      <w:r w:rsidRPr="00BF26E0">
        <w:rPr>
          <w:rFonts w:ascii="Brill" w:eastAsia="Brill" w:hAnsi="Brill" w:cs="Brill"/>
          <w:lang w:val="nl-BE"/>
        </w:rPr>
        <w:t xml:space="preserve"> München: </w:t>
      </w:r>
      <w:r w:rsidRPr="00BF26E0">
        <w:rPr>
          <w:rFonts w:ascii="Brill" w:eastAsia="Brill" w:hAnsi="Brill" w:cs="Brill"/>
          <w:color w:val="2B3545"/>
          <w:highlight w:val="white"/>
          <w:lang w:val="nl-BE"/>
        </w:rPr>
        <w:t>R. Piper.</w:t>
      </w:r>
    </w:p>
    <w:p w14:paraId="35077A6F" w14:textId="0551102C"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Haspel, J. (</w:t>
      </w:r>
      <w:ins w:id="2414" w:author="Autor">
        <w:r w:rsidR="00F2658E">
          <w:rPr>
            <w:rFonts w:ascii="Brill" w:eastAsia="Brill" w:hAnsi="Brill" w:cs="Brill"/>
            <w:lang w:val="nl-BE"/>
          </w:rPr>
          <w:t>E</w:t>
        </w:r>
      </w:ins>
      <w:del w:id="2415" w:author="Autor">
        <w:r w:rsidRPr="00BF26E0" w:rsidDel="00F2658E">
          <w:rPr>
            <w:rFonts w:ascii="Brill" w:eastAsia="Brill" w:hAnsi="Brill" w:cs="Brill"/>
            <w:lang w:val="nl-BE"/>
          </w:rPr>
          <w:delText>e</w:delText>
        </w:r>
      </w:del>
      <w:r w:rsidRPr="00BF26E0">
        <w:rPr>
          <w:rFonts w:ascii="Brill" w:eastAsia="Brill" w:hAnsi="Brill" w:cs="Brill"/>
          <w:lang w:val="nl-BE"/>
        </w:rPr>
        <w:t xml:space="preserve">d.). (1992). </w:t>
      </w:r>
      <w:r w:rsidRPr="00BF26E0">
        <w:rPr>
          <w:rFonts w:ascii="Brill" w:eastAsia="Brill" w:hAnsi="Brill" w:cs="Brill"/>
          <w:i/>
          <w:lang w:val="nl-BE"/>
        </w:rPr>
        <w:t>Industriekultur und Arbeitswelt an der Wasserkante: zum Umgang mit Zeugnissen der Hafen- und Schiffahrtsgeschichte.</w:t>
      </w:r>
      <w:r w:rsidRPr="00BF26E0">
        <w:rPr>
          <w:rFonts w:ascii="Brill" w:eastAsia="Brill" w:hAnsi="Brill" w:cs="Brill"/>
          <w:lang w:val="nl-BE"/>
        </w:rPr>
        <w:t xml:space="preserve"> </w:t>
      </w:r>
      <w:r w:rsidRPr="00C66272">
        <w:rPr>
          <w:rFonts w:ascii="Brill" w:eastAsia="Brill" w:hAnsi="Brill" w:cs="Brill"/>
        </w:rPr>
        <w:t xml:space="preserve">Hamburg: H. Christians. </w:t>
      </w:r>
    </w:p>
    <w:p w14:paraId="35077A70" w14:textId="77777777" w:rsidR="00CB3FC9" w:rsidRPr="00BF26E0" w:rsidRDefault="00C55FA1" w:rsidP="00F62668">
      <w:pPr>
        <w:spacing w:line="360" w:lineRule="auto"/>
        <w:ind w:left="426" w:hanging="426"/>
        <w:jc w:val="both"/>
        <w:rPr>
          <w:rFonts w:ascii="Brill" w:eastAsia="Brill" w:hAnsi="Brill" w:cs="Brill"/>
          <w:lang w:val="nl-BE"/>
        </w:rPr>
      </w:pPr>
      <w:r w:rsidRPr="00C66272">
        <w:rPr>
          <w:rFonts w:ascii="Brill" w:eastAsia="Brill" w:hAnsi="Brill" w:cs="Brill"/>
        </w:rPr>
        <w:t>Haspel, J. (1986). "</w:t>
      </w:r>
      <w:proofErr w:type="spellStart"/>
      <w:r w:rsidRPr="00C66272">
        <w:rPr>
          <w:rFonts w:ascii="Brill" w:eastAsia="Brill" w:hAnsi="Brill" w:cs="Brill"/>
        </w:rPr>
        <w:t>Feierabendarchitektur</w:t>
      </w:r>
      <w:proofErr w:type="spellEnd"/>
      <w:r w:rsidRPr="00C66272">
        <w:rPr>
          <w:rFonts w:ascii="Brill" w:eastAsia="Brill" w:hAnsi="Brill" w:cs="Brill"/>
        </w:rPr>
        <w:t xml:space="preserve">" auf St. Pauli. In J. </w:t>
      </w:r>
      <w:proofErr w:type="spellStart"/>
      <w:r w:rsidRPr="00C66272">
        <w:rPr>
          <w:rFonts w:ascii="Brill" w:eastAsia="Brill" w:hAnsi="Brill" w:cs="Brill"/>
        </w:rPr>
        <w:t>Ellermeyer</w:t>
      </w:r>
      <w:proofErr w:type="spellEnd"/>
      <w:r w:rsidRPr="00C66272">
        <w:rPr>
          <w:rFonts w:ascii="Brill" w:eastAsia="Brill" w:hAnsi="Brill" w:cs="Brill"/>
        </w:rPr>
        <w:t xml:space="preserve"> &amp; R. Postel (Eds.), </w:t>
      </w:r>
      <w:r w:rsidRPr="00C66272">
        <w:rPr>
          <w:rFonts w:ascii="Brill" w:eastAsia="Brill" w:hAnsi="Brill" w:cs="Brill"/>
          <w:i/>
        </w:rPr>
        <w:t xml:space="preserve">Stadt und Hafen. </w:t>
      </w:r>
      <w:r w:rsidRPr="00BF26E0">
        <w:rPr>
          <w:rFonts w:ascii="Brill" w:eastAsia="Brill" w:hAnsi="Brill" w:cs="Brill"/>
          <w:i/>
          <w:lang w:val="nl-BE"/>
        </w:rPr>
        <w:t>Hamburger Beiträge zur von Handel und Schiffahrt.</w:t>
      </w:r>
      <w:r w:rsidRPr="00BF26E0">
        <w:rPr>
          <w:rFonts w:ascii="Brill" w:eastAsia="Brill" w:hAnsi="Brill" w:cs="Brill"/>
          <w:lang w:val="nl-BE"/>
        </w:rPr>
        <w:t xml:space="preserve"> (pp. 80-98). Hamburg: H. Christians. </w:t>
      </w:r>
    </w:p>
    <w:p w14:paraId="35077A71" w14:textId="0974C70A"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Heerten, L. (2007). Ankerpunkte der Verflechtung</w:t>
      </w:r>
      <w:ins w:id="2416" w:author="Autor">
        <w:r w:rsidR="00F2658E">
          <w:rPr>
            <w:rFonts w:ascii="Brill" w:eastAsia="Brill" w:hAnsi="Brill" w:cs="Brill"/>
            <w:lang w:val="nl-BE"/>
          </w:rPr>
          <w:t>:</w:t>
        </w:r>
      </w:ins>
      <w:del w:id="2417" w:author="Autor">
        <w:r w:rsidRPr="00BF26E0" w:rsidDel="00F2658E">
          <w:rPr>
            <w:rFonts w:ascii="Brill" w:eastAsia="Brill" w:hAnsi="Brill" w:cs="Brill"/>
            <w:lang w:val="nl-BE"/>
          </w:rPr>
          <w:delText>.</w:delText>
        </w:r>
      </w:del>
      <w:r w:rsidRPr="00BF26E0">
        <w:rPr>
          <w:rFonts w:ascii="Brill" w:eastAsia="Brill" w:hAnsi="Brill" w:cs="Brill"/>
          <w:lang w:val="nl-BE"/>
        </w:rPr>
        <w:t xml:space="preserve"> Hafenstädte in der neueren Geschichtsschreibung. </w:t>
      </w:r>
      <w:r w:rsidRPr="00BF26E0">
        <w:rPr>
          <w:rFonts w:ascii="Brill" w:eastAsia="Brill" w:hAnsi="Brill" w:cs="Brill"/>
          <w:i/>
          <w:lang w:val="nl-BE"/>
        </w:rPr>
        <w:t xml:space="preserve">Geschichte und Gesellschaft, </w:t>
      </w:r>
      <w:commentRangeStart w:id="2418"/>
      <w:r w:rsidRPr="00BF26E0">
        <w:rPr>
          <w:rFonts w:ascii="Brill" w:eastAsia="Brill" w:hAnsi="Brill" w:cs="Brill"/>
          <w:i/>
          <w:lang w:val="nl-BE"/>
        </w:rPr>
        <w:t>4</w:t>
      </w:r>
      <w:ins w:id="2419" w:author="Autor">
        <w:r w:rsidR="008D1BFD">
          <w:rPr>
            <w:rFonts w:ascii="Brill" w:eastAsia="Brill" w:hAnsi="Brill" w:cs="Brill"/>
            <w:i/>
            <w:lang w:val="nl-BE"/>
          </w:rPr>
          <w:t>3</w:t>
        </w:r>
        <w:r w:rsidR="008D1BFD" w:rsidRPr="00F34A6C">
          <w:rPr>
            <w:rFonts w:ascii="Brill" w:eastAsia="Brill" w:hAnsi="Brill" w:cs="Brill"/>
            <w:iCs/>
            <w:lang w:val="nl-BE"/>
            <w:rPrChange w:id="2420" w:author="Autor">
              <w:rPr>
                <w:rFonts w:ascii="Brill" w:eastAsia="Brill" w:hAnsi="Brill" w:cs="Brill"/>
                <w:i/>
                <w:lang w:val="nl-BE"/>
              </w:rPr>
            </w:rPrChange>
          </w:rPr>
          <w:t>(1)</w:t>
        </w:r>
      </w:ins>
      <w:del w:id="2421" w:author="Autor">
        <w:r w:rsidRPr="00F34A6C" w:rsidDel="008D1BFD">
          <w:rPr>
            <w:rFonts w:ascii="Brill" w:eastAsia="Brill" w:hAnsi="Brill" w:cs="Brill"/>
            <w:iCs/>
            <w:lang w:val="nl-BE"/>
            <w:rPrChange w:id="2422" w:author="Autor">
              <w:rPr>
                <w:rFonts w:ascii="Brill" w:eastAsia="Brill" w:hAnsi="Brill" w:cs="Brill"/>
                <w:i/>
                <w:lang w:val="nl-BE"/>
              </w:rPr>
            </w:rPrChange>
          </w:rPr>
          <w:delText>5</w:delText>
        </w:r>
      </w:del>
      <w:commentRangeEnd w:id="2418"/>
      <w:r w:rsidR="00F2658E" w:rsidRPr="008D1BFD">
        <w:rPr>
          <w:rStyle w:val="Odwoaniedokomentarza"/>
          <w:iCs/>
          <w:lang w:val="en-AU"/>
        </w:rPr>
        <w:commentReference w:id="2418"/>
      </w:r>
      <w:r w:rsidRPr="008D1BFD">
        <w:rPr>
          <w:rFonts w:ascii="Brill" w:eastAsia="Brill" w:hAnsi="Brill" w:cs="Brill"/>
          <w:iCs/>
          <w:lang w:val="nl-BE"/>
        </w:rPr>
        <w:t>,</w:t>
      </w:r>
      <w:r w:rsidRPr="00BF26E0">
        <w:rPr>
          <w:rFonts w:ascii="Brill" w:eastAsia="Brill" w:hAnsi="Brill" w:cs="Brill"/>
          <w:lang w:val="nl-BE"/>
        </w:rPr>
        <w:t xml:space="preserve"> 146-175.</w:t>
      </w:r>
    </w:p>
    <w:p w14:paraId="35077A72" w14:textId="263C8442"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 xml:space="preserve">Heimerdinger, T. (2005). </w:t>
      </w:r>
      <w:r w:rsidRPr="00BF26E0">
        <w:rPr>
          <w:rFonts w:ascii="Brill" w:eastAsia="Brill" w:hAnsi="Brill" w:cs="Brill"/>
          <w:i/>
          <w:lang w:val="nl-BE"/>
        </w:rPr>
        <w:t>Der Seemann</w:t>
      </w:r>
      <w:ins w:id="2423" w:author="Autor">
        <w:r w:rsidR="00F2658E">
          <w:rPr>
            <w:rFonts w:ascii="Brill" w:eastAsia="Brill" w:hAnsi="Brill" w:cs="Brill"/>
            <w:i/>
            <w:lang w:val="nl-BE"/>
          </w:rPr>
          <w:t>:</w:t>
        </w:r>
      </w:ins>
      <w:del w:id="2424" w:author="Autor">
        <w:r w:rsidRPr="00BF26E0" w:rsidDel="00F2658E">
          <w:rPr>
            <w:rFonts w:ascii="Brill" w:eastAsia="Brill" w:hAnsi="Brill" w:cs="Brill"/>
            <w:i/>
            <w:lang w:val="nl-BE"/>
          </w:rPr>
          <w:delText>.</w:delText>
        </w:r>
      </w:del>
      <w:r w:rsidRPr="00BF26E0">
        <w:rPr>
          <w:rFonts w:ascii="Brill" w:eastAsia="Brill" w:hAnsi="Brill" w:cs="Brill"/>
          <w:i/>
          <w:lang w:val="nl-BE"/>
        </w:rPr>
        <w:t xml:space="preserve"> Ein Berufsstand und seine kulturelle Inszenierung (1844-2003).</w:t>
      </w:r>
      <w:r w:rsidRPr="00BF26E0">
        <w:rPr>
          <w:rFonts w:ascii="Brill" w:eastAsia="Brill" w:hAnsi="Brill" w:cs="Brill"/>
          <w:lang w:val="nl-BE"/>
        </w:rPr>
        <w:t xml:space="preserve"> </w:t>
      </w:r>
      <w:r w:rsidRPr="00C66272">
        <w:rPr>
          <w:rFonts w:ascii="Brill" w:eastAsia="Brill" w:hAnsi="Brill" w:cs="Brill"/>
        </w:rPr>
        <w:t xml:space="preserve">Köln: </w:t>
      </w:r>
      <w:proofErr w:type="spellStart"/>
      <w:r w:rsidRPr="00C66272">
        <w:rPr>
          <w:rFonts w:ascii="Brill" w:eastAsia="Brill" w:hAnsi="Brill" w:cs="Brill"/>
          <w:color w:val="2B3545"/>
          <w:highlight w:val="white"/>
        </w:rPr>
        <w:t>Böhlau</w:t>
      </w:r>
      <w:proofErr w:type="spellEnd"/>
      <w:r w:rsidRPr="00C66272">
        <w:rPr>
          <w:rFonts w:ascii="Brill" w:eastAsia="Brill" w:hAnsi="Brill" w:cs="Brill"/>
          <w:color w:val="2B3545"/>
          <w:highlight w:val="white"/>
        </w:rPr>
        <w:t>.</w:t>
      </w:r>
    </w:p>
    <w:p w14:paraId="35077A73" w14:textId="77777777"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Hugill, S. (1967). </w:t>
      </w:r>
      <w:proofErr w:type="spellStart"/>
      <w:r w:rsidRPr="00C66272">
        <w:rPr>
          <w:rFonts w:ascii="Brill" w:eastAsia="Brill" w:hAnsi="Brill" w:cs="Brill"/>
          <w:i/>
        </w:rPr>
        <w:t>Sailortown</w:t>
      </w:r>
      <w:proofErr w:type="spellEnd"/>
      <w:r w:rsidRPr="00C66272">
        <w:rPr>
          <w:rFonts w:ascii="Brill" w:eastAsia="Brill" w:hAnsi="Brill" w:cs="Brill"/>
          <w:i/>
        </w:rPr>
        <w:t>.</w:t>
      </w:r>
      <w:r w:rsidRPr="00C66272">
        <w:rPr>
          <w:rFonts w:ascii="Brill" w:eastAsia="Brill" w:hAnsi="Brill" w:cs="Brill"/>
        </w:rPr>
        <w:t xml:space="preserve"> London: </w:t>
      </w:r>
      <w:r w:rsidRPr="00C66272">
        <w:rPr>
          <w:rFonts w:ascii="Brill" w:eastAsia="Brill" w:hAnsi="Brill" w:cs="Brill"/>
          <w:color w:val="2B3545"/>
          <w:highlight w:val="white"/>
        </w:rPr>
        <w:t>Routledge &amp; Kegan Paul.</w:t>
      </w:r>
    </w:p>
    <w:p w14:paraId="35077A74" w14:textId="77777777" w:rsidR="00CB3FC9" w:rsidRPr="00BF26E0" w:rsidRDefault="00C55FA1" w:rsidP="00F62668">
      <w:pPr>
        <w:spacing w:line="360" w:lineRule="auto"/>
        <w:ind w:left="426" w:hanging="426"/>
        <w:jc w:val="both"/>
        <w:rPr>
          <w:rFonts w:ascii="Brill" w:eastAsia="Brill" w:hAnsi="Brill" w:cs="Brill"/>
          <w:lang w:val="nl-BE"/>
        </w:rPr>
      </w:pPr>
      <w:proofErr w:type="spellStart"/>
      <w:r w:rsidRPr="00C66272">
        <w:rPr>
          <w:rFonts w:ascii="Brill" w:eastAsia="Brill" w:hAnsi="Brill" w:cs="Brill"/>
        </w:rPr>
        <w:t>Kludas</w:t>
      </w:r>
      <w:proofErr w:type="spellEnd"/>
      <w:r w:rsidRPr="00C66272">
        <w:rPr>
          <w:rFonts w:ascii="Brill" w:eastAsia="Brill" w:hAnsi="Brill" w:cs="Brill"/>
        </w:rPr>
        <w:t xml:space="preserve">, A., Maass, D., &amp; Habisch, S. (1988). </w:t>
      </w:r>
      <w:r w:rsidRPr="00BF26E0">
        <w:rPr>
          <w:rFonts w:ascii="Brill" w:eastAsia="Brill" w:hAnsi="Brill" w:cs="Brill"/>
          <w:i/>
          <w:lang w:val="nl-BE"/>
        </w:rPr>
        <w:t>Hafen Hamburg, Die Geschichte des Hamburger Freihafens von den Anfängen bis zur Gegenwart.</w:t>
      </w:r>
      <w:r w:rsidRPr="00BF26E0">
        <w:rPr>
          <w:rFonts w:ascii="Brill" w:eastAsia="Brill" w:hAnsi="Brill" w:cs="Brill"/>
          <w:lang w:val="nl-BE"/>
        </w:rPr>
        <w:t xml:space="preserve"> Hamburg: </w:t>
      </w:r>
      <w:r w:rsidRPr="00BF26E0">
        <w:rPr>
          <w:rFonts w:ascii="Brill" w:eastAsia="Brill" w:hAnsi="Brill" w:cs="Brill"/>
          <w:color w:val="2B3545"/>
          <w:shd w:val="clear" w:color="auto" w:fill="FAFAFA"/>
          <w:lang w:val="nl-BE"/>
        </w:rPr>
        <w:t>E. Kabel.</w:t>
      </w:r>
    </w:p>
    <w:p w14:paraId="35077A75" w14:textId="7BF6B713"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 xml:space="preserve">Kokot, W. (2002). Diaspora und transnationale Verflechtungen. In B. Hauser Schäublin &amp; U. Braukämper (Eds.), </w:t>
      </w:r>
      <w:r w:rsidRPr="00BF26E0">
        <w:rPr>
          <w:rFonts w:ascii="Brill" w:eastAsia="Brill" w:hAnsi="Brill" w:cs="Brill"/>
          <w:i/>
          <w:lang w:val="nl-BE"/>
        </w:rPr>
        <w:t xml:space="preserve">Ethnologie der Globalisierung. </w:t>
      </w:r>
      <w:proofErr w:type="spellStart"/>
      <w:r w:rsidRPr="00C66272">
        <w:rPr>
          <w:rFonts w:ascii="Brill" w:eastAsia="Brill" w:hAnsi="Brill" w:cs="Brill"/>
          <w:i/>
        </w:rPr>
        <w:t>Perspektiven</w:t>
      </w:r>
      <w:proofErr w:type="spellEnd"/>
      <w:r w:rsidRPr="00C66272">
        <w:rPr>
          <w:rFonts w:ascii="Brill" w:eastAsia="Brill" w:hAnsi="Brill" w:cs="Brill"/>
          <w:i/>
        </w:rPr>
        <w:t xml:space="preserve"> </w:t>
      </w:r>
      <w:proofErr w:type="spellStart"/>
      <w:r w:rsidRPr="00C66272">
        <w:rPr>
          <w:rFonts w:ascii="Brill" w:eastAsia="Brill" w:hAnsi="Brill" w:cs="Brill"/>
          <w:i/>
        </w:rPr>
        <w:t>kultureller</w:t>
      </w:r>
      <w:proofErr w:type="spellEnd"/>
      <w:r w:rsidRPr="00C66272">
        <w:rPr>
          <w:rFonts w:ascii="Brill" w:eastAsia="Brill" w:hAnsi="Brill" w:cs="Brill"/>
          <w:i/>
        </w:rPr>
        <w:t xml:space="preserve"> </w:t>
      </w:r>
      <w:proofErr w:type="spellStart"/>
      <w:r w:rsidRPr="00C66272">
        <w:rPr>
          <w:rFonts w:ascii="Brill" w:eastAsia="Brill" w:hAnsi="Brill" w:cs="Brill"/>
          <w:i/>
        </w:rPr>
        <w:t>Verflechtung</w:t>
      </w:r>
      <w:proofErr w:type="spellEnd"/>
      <w:r w:rsidRPr="00C66272">
        <w:rPr>
          <w:rFonts w:ascii="Brill" w:eastAsia="Brill" w:hAnsi="Brill" w:cs="Brill"/>
          <w:i/>
        </w:rPr>
        <w:t>.</w:t>
      </w:r>
      <w:r w:rsidRPr="00C66272">
        <w:rPr>
          <w:rFonts w:ascii="Brill" w:eastAsia="Brill" w:hAnsi="Brill" w:cs="Brill"/>
        </w:rPr>
        <w:t xml:space="preserve"> (pp. 95-110)</w:t>
      </w:r>
      <w:ins w:id="2425" w:author="Autor">
        <w:r w:rsidR="00F2658E">
          <w:rPr>
            <w:rFonts w:ascii="Brill" w:eastAsia="Brill" w:hAnsi="Brill" w:cs="Brill"/>
          </w:rPr>
          <w:t>.</w:t>
        </w:r>
      </w:ins>
      <w:r w:rsidRPr="00C66272">
        <w:rPr>
          <w:rFonts w:ascii="Brill" w:eastAsia="Brill" w:hAnsi="Brill" w:cs="Brill"/>
        </w:rPr>
        <w:t xml:space="preserve"> Berlin: Reimer. </w:t>
      </w:r>
    </w:p>
    <w:p w14:paraId="35077A76" w14:textId="77777777"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Lee, R. (1998). The socio-economic and demographic characteristics of port cities: a typology for comparative analysis. </w:t>
      </w:r>
      <w:r w:rsidRPr="00C66272">
        <w:rPr>
          <w:rFonts w:ascii="Brill" w:eastAsia="Brill" w:hAnsi="Brill" w:cs="Brill"/>
          <w:i/>
        </w:rPr>
        <w:t>Urban History, 25</w:t>
      </w:r>
      <w:r w:rsidRPr="00C66272">
        <w:rPr>
          <w:rFonts w:ascii="Brill" w:eastAsia="Brill" w:hAnsi="Brill" w:cs="Brill"/>
        </w:rPr>
        <w:t>(2), 147-182.</w:t>
      </w:r>
    </w:p>
    <w:p w14:paraId="35077A77" w14:textId="77777777" w:rsidR="00CB3FC9" w:rsidRDefault="00C55FA1" w:rsidP="00F62668">
      <w:pPr>
        <w:spacing w:line="360" w:lineRule="auto"/>
        <w:ind w:left="426" w:hanging="426"/>
        <w:jc w:val="both"/>
        <w:rPr>
          <w:ins w:id="2426" w:author="Autor"/>
          <w:rFonts w:ascii="Brill" w:eastAsia="Brill" w:hAnsi="Brill" w:cs="Brill"/>
          <w:color w:val="4D5156"/>
        </w:rPr>
      </w:pPr>
      <w:r w:rsidRPr="00C66272">
        <w:rPr>
          <w:rFonts w:ascii="Brill" w:eastAsia="Brill" w:hAnsi="Brill" w:cs="Brill"/>
        </w:rPr>
        <w:t xml:space="preserve">Lenz, S. (2002). </w:t>
      </w:r>
      <w:r w:rsidRPr="00C66272">
        <w:rPr>
          <w:rFonts w:ascii="Brill" w:eastAsia="Brill" w:hAnsi="Brill" w:cs="Brill"/>
          <w:i/>
        </w:rPr>
        <w:t xml:space="preserve">Der Mann </w:t>
      </w:r>
      <w:proofErr w:type="spellStart"/>
      <w:r w:rsidRPr="00C66272">
        <w:rPr>
          <w:rFonts w:ascii="Brill" w:eastAsia="Brill" w:hAnsi="Brill" w:cs="Brill"/>
          <w:i/>
        </w:rPr>
        <w:t>im</w:t>
      </w:r>
      <w:proofErr w:type="spellEnd"/>
      <w:r w:rsidRPr="00C66272">
        <w:rPr>
          <w:rFonts w:ascii="Brill" w:eastAsia="Brill" w:hAnsi="Brill" w:cs="Brill"/>
          <w:i/>
        </w:rPr>
        <w:t xml:space="preserve"> Strom.</w:t>
      </w:r>
      <w:r w:rsidRPr="00C66272">
        <w:rPr>
          <w:rFonts w:ascii="Brill" w:eastAsia="Brill" w:hAnsi="Brill" w:cs="Brill"/>
        </w:rPr>
        <w:t xml:space="preserve"> Hamburg: </w:t>
      </w:r>
      <w:r w:rsidRPr="00C66272">
        <w:rPr>
          <w:rFonts w:ascii="Brill" w:eastAsia="Brill" w:hAnsi="Brill" w:cs="Brill"/>
          <w:color w:val="4D5156"/>
          <w:highlight w:val="white"/>
        </w:rPr>
        <w:t>Hoffmann &amp; Camp.</w:t>
      </w:r>
    </w:p>
    <w:p w14:paraId="38EFD5E1" w14:textId="1E06915D" w:rsidR="00F2658E" w:rsidRPr="00F34A6C" w:rsidRDefault="00F2658E" w:rsidP="00F2658E">
      <w:pPr>
        <w:spacing w:line="360" w:lineRule="auto"/>
        <w:ind w:left="426" w:hanging="426"/>
        <w:jc w:val="both"/>
        <w:rPr>
          <w:rFonts w:ascii="Brill" w:eastAsia="Brill" w:hAnsi="Brill" w:cs="Brill"/>
          <w:lang w:val="nl-BE"/>
          <w:rPrChange w:id="2427" w:author="Autor">
            <w:rPr>
              <w:rFonts w:ascii="Brill" w:eastAsia="Brill" w:hAnsi="Brill" w:cs="Brill"/>
            </w:rPr>
          </w:rPrChange>
        </w:rPr>
      </w:pPr>
      <w:ins w:id="2428" w:author="Autor">
        <w:r w:rsidRPr="00BF26E0">
          <w:rPr>
            <w:rFonts w:ascii="Brill" w:eastAsia="Brill" w:hAnsi="Brill" w:cs="Brill"/>
            <w:lang w:val="nl-BE"/>
          </w:rPr>
          <w:t xml:space="preserve">Manos, H. (1989). </w:t>
        </w:r>
        <w:r w:rsidRPr="00BF26E0">
          <w:rPr>
            <w:rFonts w:ascii="Brill" w:eastAsia="Brill" w:hAnsi="Brill" w:cs="Brill"/>
            <w:i/>
            <w:lang w:val="nl-BE"/>
          </w:rPr>
          <w:t>Sankt Pauli</w:t>
        </w:r>
        <w:r>
          <w:rPr>
            <w:rFonts w:ascii="Brill" w:eastAsia="Brill" w:hAnsi="Brill" w:cs="Brill"/>
            <w:i/>
            <w:lang w:val="nl-BE"/>
          </w:rPr>
          <w:t>:</w:t>
        </w:r>
        <w:r w:rsidRPr="00BF26E0">
          <w:rPr>
            <w:rFonts w:ascii="Brill" w:eastAsia="Brill" w:hAnsi="Brill" w:cs="Brill"/>
            <w:i/>
            <w:lang w:val="nl-BE"/>
          </w:rPr>
          <w:t xml:space="preserve"> Soziale Lagen und Soziale Fragen im Stadtteil Sankt Pauli.</w:t>
        </w:r>
        <w:r w:rsidRPr="00BF26E0">
          <w:rPr>
            <w:rFonts w:ascii="Brill" w:eastAsia="Brill" w:hAnsi="Brill" w:cs="Brill"/>
            <w:lang w:val="nl-BE"/>
          </w:rPr>
          <w:t xml:space="preserve"> Hamburg: Ergebnisse. </w:t>
        </w:r>
      </w:ins>
    </w:p>
    <w:p w14:paraId="35077A78" w14:textId="410FCE4D"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Miller, M. B. (2012). </w:t>
      </w:r>
      <w:r w:rsidRPr="00C66272">
        <w:rPr>
          <w:rFonts w:ascii="Brill" w:eastAsia="Brill" w:hAnsi="Brill" w:cs="Brill"/>
          <w:i/>
        </w:rPr>
        <w:t xml:space="preserve">Europe and the </w:t>
      </w:r>
      <w:ins w:id="2429" w:author="Autor">
        <w:r w:rsidR="00F2658E">
          <w:rPr>
            <w:rFonts w:ascii="Brill" w:eastAsia="Brill" w:hAnsi="Brill" w:cs="Brill"/>
            <w:i/>
          </w:rPr>
          <w:t>m</w:t>
        </w:r>
      </w:ins>
      <w:del w:id="2430" w:author="Autor">
        <w:r w:rsidRPr="00C66272" w:rsidDel="00F2658E">
          <w:rPr>
            <w:rFonts w:ascii="Brill" w:eastAsia="Brill" w:hAnsi="Brill" w:cs="Brill"/>
            <w:i/>
          </w:rPr>
          <w:delText>M</w:delText>
        </w:r>
      </w:del>
      <w:r w:rsidRPr="00C66272">
        <w:rPr>
          <w:rFonts w:ascii="Brill" w:eastAsia="Brill" w:hAnsi="Brill" w:cs="Brill"/>
          <w:i/>
        </w:rPr>
        <w:t xml:space="preserve">aritime </w:t>
      </w:r>
      <w:ins w:id="2431" w:author="Autor">
        <w:r w:rsidR="00F2658E">
          <w:rPr>
            <w:rFonts w:ascii="Brill" w:eastAsia="Brill" w:hAnsi="Brill" w:cs="Brill"/>
            <w:i/>
          </w:rPr>
          <w:t>w</w:t>
        </w:r>
      </w:ins>
      <w:del w:id="2432" w:author="Autor">
        <w:r w:rsidRPr="00C66272" w:rsidDel="00F2658E">
          <w:rPr>
            <w:rFonts w:ascii="Brill" w:eastAsia="Brill" w:hAnsi="Brill" w:cs="Brill"/>
            <w:i/>
          </w:rPr>
          <w:delText>W</w:delText>
        </w:r>
      </w:del>
      <w:r w:rsidRPr="00C66272">
        <w:rPr>
          <w:rFonts w:ascii="Brill" w:eastAsia="Brill" w:hAnsi="Brill" w:cs="Brill"/>
          <w:i/>
        </w:rPr>
        <w:t>orld</w:t>
      </w:r>
      <w:ins w:id="2433" w:author="Autor">
        <w:r w:rsidR="00F2658E">
          <w:rPr>
            <w:rFonts w:ascii="Brill" w:eastAsia="Brill" w:hAnsi="Brill" w:cs="Brill"/>
            <w:i/>
          </w:rPr>
          <w:t>:</w:t>
        </w:r>
      </w:ins>
      <w:del w:id="2434" w:author="Autor">
        <w:r w:rsidRPr="00C66272" w:rsidDel="00F2658E">
          <w:rPr>
            <w:rFonts w:ascii="Brill" w:eastAsia="Brill" w:hAnsi="Brill" w:cs="Brill"/>
            <w:i/>
          </w:rPr>
          <w:delText>.</w:delText>
        </w:r>
      </w:del>
      <w:r w:rsidRPr="00C66272">
        <w:rPr>
          <w:rFonts w:ascii="Brill" w:eastAsia="Brill" w:hAnsi="Brill" w:cs="Brill"/>
          <w:i/>
        </w:rPr>
        <w:t xml:space="preserve"> A </w:t>
      </w:r>
      <w:ins w:id="2435" w:author="Autor">
        <w:r w:rsidR="00F2658E">
          <w:rPr>
            <w:rFonts w:ascii="Brill" w:eastAsia="Brill" w:hAnsi="Brill" w:cs="Brill"/>
            <w:i/>
          </w:rPr>
          <w:t>t</w:t>
        </w:r>
      </w:ins>
      <w:del w:id="2436" w:author="Autor">
        <w:r w:rsidRPr="00C66272" w:rsidDel="00F2658E">
          <w:rPr>
            <w:rFonts w:ascii="Brill" w:eastAsia="Brill" w:hAnsi="Brill" w:cs="Brill"/>
            <w:i/>
          </w:rPr>
          <w:delText>T</w:delText>
        </w:r>
      </w:del>
      <w:r w:rsidRPr="00C66272">
        <w:rPr>
          <w:rFonts w:ascii="Brill" w:eastAsia="Brill" w:hAnsi="Brill" w:cs="Brill"/>
          <w:i/>
        </w:rPr>
        <w:t xml:space="preserve">wentieth </w:t>
      </w:r>
      <w:ins w:id="2437" w:author="Autor">
        <w:r w:rsidR="00F2658E">
          <w:rPr>
            <w:rFonts w:ascii="Brill" w:eastAsia="Brill" w:hAnsi="Brill" w:cs="Brill"/>
            <w:i/>
          </w:rPr>
          <w:t>c</w:t>
        </w:r>
      </w:ins>
      <w:del w:id="2438" w:author="Autor">
        <w:r w:rsidRPr="00C66272" w:rsidDel="00F2658E">
          <w:rPr>
            <w:rFonts w:ascii="Brill" w:eastAsia="Brill" w:hAnsi="Brill" w:cs="Brill"/>
            <w:i/>
          </w:rPr>
          <w:delText>C</w:delText>
        </w:r>
      </w:del>
      <w:r w:rsidRPr="00C66272">
        <w:rPr>
          <w:rFonts w:ascii="Brill" w:eastAsia="Brill" w:hAnsi="Brill" w:cs="Brill"/>
          <w:i/>
        </w:rPr>
        <w:t xml:space="preserve">entury </w:t>
      </w:r>
      <w:ins w:id="2439" w:author="Autor">
        <w:r w:rsidR="00F2658E">
          <w:rPr>
            <w:rFonts w:ascii="Brill" w:eastAsia="Brill" w:hAnsi="Brill" w:cs="Brill"/>
            <w:i/>
          </w:rPr>
          <w:t>h</w:t>
        </w:r>
      </w:ins>
      <w:del w:id="2440" w:author="Autor">
        <w:r w:rsidRPr="00C66272" w:rsidDel="00F2658E">
          <w:rPr>
            <w:rFonts w:ascii="Brill" w:eastAsia="Brill" w:hAnsi="Brill" w:cs="Brill"/>
            <w:i/>
          </w:rPr>
          <w:delText>H</w:delText>
        </w:r>
      </w:del>
      <w:r w:rsidRPr="00C66272">
        <w:rPr>
          <w:rFonts w:ascii="Brill" w:eastAsia="Brill" w:hAnsi="Brill" w:cs="Brill"/>
          <w:i/>
        </w:rPr>
        <w:t>istory.</w:t>
      </w:r>
      <w:r w:rsidRPr="00C66272">
        <w:rPr>
          <w:rFonts w:ascii="Brill" w:eastAsia="Brill" w:hAnsi="Brill" w:cs="Brill"/>
        </w:rPr>
        <w:t xml:space="preserve"> Cambridge: Cambridge University Press. </w:t>
      </w:r>
    </w:p>
    <w:p w14:paraId="35077A79" w14:textId="02D488AA" w:rsidR="00CB3FC9" w:rsidRPr="00BF26E0" w:rsidDel="00F2658E" w:rsidRDefault="00C55FA1">
      <w:pPr>
        <w:spacing w:line="360" w:lineRule="auto"/>
        <w:jc w:val="both"/>
        <w:rPr>
          <w:del w:id="2441" w:author="Autor"/>
          <w:rFonts w:ascii="Brill" w:eastAsia="Brill" w:hAnsi="Brill" w:cs="Brill"/>
          <w:lang w:val="nl-BE"/>
        </w:rPr>
        <w:pPrChange w:id="2442" w:author="Maciej Kowalewski (Gość UG Office 365)" w:date="2024-06-20T13:53:00Z">
          <w:pPr>
            <w:spacing w:line="360" w:lineRule="auto"/>
            <w:ind w:left="426" w:hanging="426"/>
            <w:jc w:val="both"/>
          </w:pPr>
        </w:pPrChange>
      </w:pPr>
      <w:commentRangeStart w:id="2443"/>
      <w:del w:id="2444" w:author="Autor">
        <w:r w:rsidRPr="00BF26E0" w:rsidDel="00F2658E">
          <w:rPr>
            <w:rFonts w:ascii="Brill" w:eastAsia="Brill" w:hAnsi="Brill" w:cs="Brill"/>
            <w:lang w:val="nl-BE"/>
          </w:rPr>
          <w:delText xml:space="preserve">Manos, H. (1989). </w:delText>
        </w:r>
        <w:r w:rsidRPr="00BF26E0" w:rsidDel="00F2658E">
          <w:rPr>
            <w:rFonts w:ascii="Brill" w:eastAsia="Brill" w:hAnsi="Brill" w:cs="Brill"/>
            <w:i/>
            <w:lang w:val="nl-BE"/>
          </w:rPr>
          <w:delText>Sankt Pauli. Soziale Lagen und Soziale Fragen im Stadtteil Sankt Pauli.</w:delText>
        </w:r>
        <w:r w:rsidRPr="00BF26E0" w:rsidDel="00F2658E">
          <w:rPr>
            <w:rFonts w:ascii="Brill" w:eastAsia="Brill" w:hAnsi="Brill" w:cs="Brill"/>
            <w:lang w:val="nl-BE"/>
          </w:rPr>
          <w:delText xml:space="preserve"> Hamburg: Ergebnisse. </w:delText>
        </w:r>
      </w:del>
    </w:p>
    <w:p w14:paraId="35077A7A" w14:textId="2F4BDC83" w:rsidR="00CB3FC9" w:rsidRPr="00C66272" w:rsidDel="008D1BFD" w:rsidRDefault="00C55FA1">
      <w:pPr>
        <w:spacing w:line="360" w:lineRule="auto"/>
        <w:jc w:val="both"/>
        <w:rPr>
          <w:del w:id="2445" w:author="Autor"/>
          <w:rFonts w:ascii="Brill" w:eastAsia="Brill" w:hAnsi="Brill" w:cs="Brill"/>
        </w:rPr>
        <w:pPrChange w:id="2446" w:author="Maciej Kowalewski (Gość UG Office 365)" w:date="2024-06-20T13:53:00Z">
          <w:pPr>
            <w:spacing w:line="360" w:lineRule="auto"/>
            <w:ind w:left="426" w:hanging="426"/>
            <w:jc w:val="both"/>
          </w:pPr>
        </w:pPrChange>
      </w:pPr>
      <w:del w:id="2447" w:author="Autor">
        <w:r w:rsidRPr="00C66272" w:rsidDel="008D1BFD">
          <w:rPr>
            <w:rFonts w:ascii="Brill" w:eastAsia="Brill" w:hAnsi="Brill" w:cs="Brill"/>
          </w:rPr>
          <w:delText xml:space="preserve">Miller, R. C. (1969). The </w:delText>
        </w:r>
      </w:del>
      <w:ins w:id="2448" w:author="Autor">
        <w:del w:id="2449" w:author="Autor">
          <w:r w:rsidR="00F2658E" w:rsidDel="008D1BFD">
            <w:rPr>
              <w:rFonts w:ascii="Brill" w:eastAsia="Brill" w:hAnsi="Brill" w:cs="Brill"/>
            </w:rPr>
            <w:delText>d</w:delText>
          </w:r>
        </w:del>
      </w:ins>
      <w:del w:id="2450" w:author="Autor">
        <w:r w:rsidRPr="00C66272" w:rsidDel="008D1BFD">
          <w:rPr>
            <w:rFonts w:ascii="Brill" w:eastAsia="Brill" w:hAnsi="Brill" w:cs="Brill"/>
          </w:rPr>
          <w:delText xml:space="preserve">Dockworker </w:delText>
        </w:r>
      </w:del>
      <w:ins w:id="2451" w:author="Autor">
        <w:del w:id="2452" w:author="Autor">
          <w:r w:rsidR="00F2658E" w:rsidDel="008D1BFD">
            <w:rPr>
              <w:rFonts w:ascii="Brill" w:eastAsia="Brill" w:hAnsi="Brill" w:cs="Brill"/>
            </w:rPr>
            <w:delText>s</w:delText>
          </w:r>
        </w:del>
      </w:ins>
      <w:del w:id="2453" w:author="Autor">
        <w:r w:rsidRPr="00C66272" w:rsidDel="008D1BFD">
          <w:rPr>
            <w:rFonts w:ascii="Brill" w:eastAsia="Brill" w:hAnsi="Brill" w:cs="Brill"/>
          </w:rPr>
          <w:delText xml:space="preserve">Subculture and </w:delText>
        </w:r>
      </w:del>
      <w:ins w:id="2454" w:author="Autor">
        <w:del w:id="2455" w:author="Autor">
          <w:r w:rsidR="00F2658E" w:rsidDel="008D1BFD">
            <w:rPr>
              <w:rFonts w:ascii="Brill" w:eastAsia="Brill" w:hAnsi="Brill" w:cs="Brill"/>
            </w:rPr>
            <w:delText>s</w:delText>
          </w:r>
        </w:del>
      </w:ins>
      <w:del w:id="2456" w:author="Autor">
        <w:r w:rsidRPr="00C66272" w:rsidDel="008D1BFD">
          <w:rPr>
            <w:rFonts w:ascii="Brill" w:eastAsia="Brill" w:hAnsi="Brill" w:cs="Brill"/>
          </w:rPr>
          <w:delText xml:space="preserve">Some </w:delText>
        </w:r>
      </w:del>
      <w:ins w:id="2457" w:author="Autor">
        <w:del w:id="2458" w:author="Autor">
          <w:r w:rsidR="00F2658E" w:rsidDel="008D1BFD">
            <w:rPr>
              <w:rFonts w:ascii="Brill" w:eastAsia="Brill" w:hAnsi="Brill" w:cs="Brill"/>
            </w:rPr>
            <w:delText>p</w:delText>
          </w:r>
        </w:del>
      </w:ins>
      <w:del w:id="2459" w:author="Autor">
        <w:r w:rsidRPr="00C66272" w:rsidDel="008D1BFD">
          <w:rPr>
            <w:rFonts w:ascii="Brill" w:eastAsia="Brill" w:hAnsi="Brill" w:cs="Brill"/>
          </w:rPr>
          <w:delText xml:space="preserve">Problems in </w:delText>
        </w:r>
      </w:del>
      <w:ins w:id="2460" w:author="Autor">
        <w:del w:id="2461" w:author="Autor">
          <w:r w:rsidR="00F2658E" w:rsidDel="008D1BFD">
            <w:rPr>
              <w:rFonts w:ascii="Brill" w:eastAsia="Brill" w:hAnsi="Brill" w:cs="Brill"/>
            </w:rPr>
            <w:delText>c</w:delText>
          </w:r>
        </w:del>
      </w:ins>
      <w:del w:id="2462" w:author="Autor">
        <w:r w:rsidRPr="00C66272" w:rsidDel="008D1BFD">
          <w:rPr>
            <w:rFonts w:ascii="Brill" w:eastAsia="Brill" w:hAnsi="Brill" w:cs="Brill"/>
          </w:rPr>
          <w:delText>Cross-</w:delText>
        </w:r>
      </w:del>
      <w:ins w:id="2463" w:author="Autor">
        <w:del w:id="2464" w:author="Autor">
          <w:r w:rsidR="00F2658E" w:rsidDel="008D1BFD">
            <w:rPr>
              <w:rFonts w:ascii="Brill" w:eastAsia="Brill" w:hAnsi="Brill" w:cs="Brill"/>
            </w:rPr>
            <w:delText>c</w:delText>
          </w:r>
        </w:del>
      </w:ins>
      <w:del w:id="2465" w:author="Autor">
        <w:r w:rsidRPr="00C66272" w:rsidDel="008D1BFD">
          <w:rPr>
            <w:rFonts w:ascii="Brill" w:eastAsia="Brill" w:hAnsi="Brill" w:cs="Brill"/>
          </w:rPr>
          <w:delText xml:space="preserve">Cultural and </w:delText>
        </w:r>
      </w:del>
      <w:ins w:id="2466" w:author="Autor">
        <w:del w:id="2467" w:author="Autor">
          <w:r w:rsidR="00F2658E" w:rsidDel="008D1BFD">
            <w:rPr>
              <w:rFonts w:ascii="Brill" w:eastAsia="Brill" w:hAnsi="Brill" w:cs="Brill"/>
            </w:rPr>
            <w:delText>c</w:delText>
          </w:r>
        </w:del>
      </w:ins>
      <w:del w:id="2468" w:author="Autor">
        <w:r w:rsidRPr="00C66272" w:rsidDel="008D1BFD">
          <w:rPr>
            <w:rFonts w:ascii="Brill" w:eastAsia="Brill" w:hAnsi="Brill" w:cs="Brill"/>
          </w:rPr>
          <w:delText xml:space="preserve">Cross </w:delText>
        </w:r>
      </w:del>
      <w:ins w:id="2469" w:author="Autor">
        <w:del w:id="2470" w:author="Autor">
          <w:r w:rsidR="00F2658E" w:rsidDel="008D1BFD">
            <w:rPr>
              <w:rFonts w:ascii="Brill" w:eastAsia="Brill" w:hAnsi="Brill" w:cs="Brill"/>
            </w:rPr>
            <w:delText>t</w:delText>
          </w:r>
        </w:del>
      </w:ins>
      <w:del w:id="2471" w:author="Autor">
        <w:r w:rsidRPr="00C66272" w:rsidDel="008D1BFD">
          <w:rPr>
            <w:rFonts w:ascii="Brill" w:eastAsia="Brill" w:hAnsi="Brill" w:cs="Brill"/>
          </w:rPr>
          <w:delText xml:space="preserve">Time </w:delText>
        </w:r>
      </w:del>
      <w:ins w:id="2472" w:author="Autor">
        <w:del w:id="2473" w:author="Autor">
          <w:r w:rsidR="00F2658E" w:rsidDel="008D1BFD">
            <w:rPr>
              <w:rFonts w:ascii="Brill" w:eastAsia="Brill" w:hAnsi="Brill" w:cs="Brill"/>
            </w:rPr>
            <w:delText>g</w:delText>
          </w:r>
        </w:del>
      </w:ins>
      <w:del w:id="2474" w:author="Autor">
        <w:r w:rsidRPr="00C66272" w:rsidDel="008D1BFD">
          <w:rPr>
            <w:rFonts w:ascii="Brill" w:eastAsia="Brill" w:hAnsi="Brill" w:cs="Brill"/>
          </w:rPr>
          <w:delText xml:space="preserve">Generalizations. </w:delText>
        </w:r>
        <w:r w:rsidRPr="00C66272" w:rsidDel="008D1BFD">
          <w:rPr>
            <w:rFonts w:ascii="Brill" w:eastAsia="Brill" w:hAnsi="Brill" w:cs="Brill"/>
            <w:i/>
          </w:rPr>
          <w:delText>Comparative Studies in Society and History, 11</w:delText>
        </w:r>
        <w:r w:rsidRPr="00C66272" w:rsidDel="008D1BFD">
          <w:rPr>
            <w:rFonts w:ascii="Brill" w:eastAsia="Brill" w:hAnsi="Brill" w:cs="Brill"/>
          </w:rPr>
          <w:delText>(3), 302-314.</w:delText>
        </w:r>
        <w:commentRangeEnd w:id="2443"/>
        <w:r w:rsidR="00F2658E" w:rsidDel="008D1BFD">
          <w:rPr>
            <w:rStyle w:val="Odwoaniedokomentarza"/>
            <w:lang w:val="en-AU"/>
          </w:rPr>
          <w:commentReference w:id="2443"/>
        </w:r>
      </w:del>
    </w:p>
    <w:p w14:paraId="35077A7B" w14:textId="77777777" w:rsidR="00CB3FC9" w:rsidRPr="00F34A6C" w:rsidRDefault="00C55FA1" w:rsidP="00F62668">
      <w:pPr>
        <w:spacing w:line="360" w:lineRule="auto"/>
        <w:ind w:left="426" w:hanging="426"/>
        <w:jc w:val="both"/>
        <w:rPr>
          <w:rFonts w:ascii="Brill" w:eastAsia="Brill" w:hAnsi="Brill" w:cs="Brill"/>
          <w:lang w:val="nl-BE"/>
          <w:rPrChange w:id="2475" w:author="Autor">
            <w:rPr>
              <w:rFonts w:ascii="Brill" w:eastAsia="Brill" w:hAnsi="Brill" w:cs="Brill"/>
            </w:rPr>
          </w:rPrChange>
        </w:rPr>
      </w:pPr>
      <w:r w:rsidRPr="00F34A6C">
        <w:rPr>
          <w:rFonts w:ascii="Brill" w:eastAsia="Brill" w:hAnsi="Brill" w:cs="Brill"/>
          <w:lang w:val="nl-BE"/>
          <w:rPrChange w:id="2476" w:author="Autor">
            <w:rPr>
              <w:rFonts w:ascii="Brill" w:eastAsia="Brill" w:hAnsi="Brill" w:cs="Brill"/>
            </w:rPr>
          </w:rPrChange>
        </w:rPr>
        <w:t xml:space="preserve">Osterhammel, J., &amp; Petersson, N. P. (2003). </w:t>
      </w:r>
      <w:r w:rsidRPr="00BF26E0">
        <w:rPr>
          <w:rFonts w:ascii="Brill" w:eastAsia="Brill" w:hAnsi="Brill" w:cs="Brill"/>
          <w:i/>
          <w:lang w:val="nl-BE"/>
        </w:rPr>
        <w:t>Geschichte der Globalisierung, Dimensionen, Prozesse, Epochen.</w:t>
      </w:r>
      <w:r w:rsidRPr="00BF26E0">
        <w:rPr>
          <w:rFonts w:ascii="Brill" w:eastAsia="Brill" w:hAnsi="Brill" w:cs="Brill"/>
          <w:lang w:val="nl-BE"/>
        </w:rPr>
        <w:t xml:space="preserve"> </w:t>
      </w:r>
      <w:r w:rsidRPr="00F34A6C">
        <w:rPr>
          <w:rFonts w:ascii="Brill" w:eastAsia="Brill" w:hAnsi="Brill" w:cs="Brill"/>
          <w:lang w:val="nl-BE"/>
          <w:rPrChange w:id="2477" w:author="Autor">
            <w:rPr>
              <w:rFonts w:ascii="Brill" w:eastAsia="Brill" w:hAnsi="Brill" w:cs="Brill"/>
            </w:rPr>
          </w:rPrChange>
        </w:rPr>
        <w:t>München: C.H. Beck.</w:t>
      </w:r>
    </w:p>
    <w:p w14:paraId="35077A7C" w14:textId="1EF39090" w:rsidR="00CB3FC9" w:rsidRPr="00BF26E0" w:rsidRDefault="00C55FA1" w:rsidP="00F62668">
      <w:pPr>
        <w:spacing w:line="360" w:lineRule="auto"/>
        <w:ind w:left="426" w:hanging="426"/>
        <w:jc w:val="both"/>
        <w:rPr>
          <w:rFonts w:ascii="Brill" w:eastAsia="Brill" w:hAnsi="Brill" w:cs="Brill"/>
          <w:lang w:val="nl-BE"/>
        </w:rPr>
      </w:pPr>
      <w:r w:rsidRPr="00F34A6C">
        <w:rPr>
          <w:rFonts w:ascii="Brill" w:eastAsia="Brill" w:hAnsi="Brill" w:cs="Brill"/>
          <w:lang w:val="nl-BE"/>
          <w:rPrChange w:id="2478" w:author="Autor">
            <w:rPr>
              <w:rFonts w:ascii="Brill" w:eastAsia="Brill" w:hAnsi="Brill" w:cs="Brill"/>
            </w:rPr>
          </w:rPrChange>
        </w:rPr>
        <w:t xml:space="preserve">Rath, J. (1998). </w:t>
      </w:r>
      <w:r w:rsidRPr="00F34A6C">
        <w:rPr>
          <w:rFonts w:ascii="Brill" w:eastAsia="Brill" w:hAnsi="Brill" w:cs="Brill"/>
          <w:i/>
          <w:lang w:val="nl-BE"/>
          <w:rPrChange w:id="2479" w:author="Autor">
            <w:rPr>
              <w:rFonts w:ascii="Brill" w:eastAsia="Brill" w:hAnsi="Brill" w:cs="Brill"/>
              <w:i/>
            </w:rPr>
          </w:rPrChange>
        </w:rPr>
        <w:t>Arbeit im Hamburger Hafen</w:t>
      </w:r>
      <w:ins w:id="2480" w:author="Autor">
        <w:r w:rsidR="006B4598" w:rsidRPr="00F34A6C">
          <w:rPr>
            <w:rFonts w:ascii="Brill" w:eastAsia="Brill" w:hAnsi="Brill" w:cs="Brill"/>
            <w:i/>
            <w:lang w:val="nl-BE"/>
            <w:rPrChange w:id="2481" w:author="Autor">
              <w:rPr>
                <w:rFonts w:ascii="Brill" w:eastAsia="Brill" w:hAnsi="Brill" w:cs="Brill"/>
                <w:i/>
              </w:rPr>
            </w:rPrChange>
          </w:rPr>
          <w:t>:</w:t>
        </w:r>
      </w:ins>
      <w:del w:id="2482" w:author="Autor">
        <w:r w:rsidRPr="00F34A6C" w:rsidDel="006B4598">
          <w:rPr>
            <w:rFonts w:ascii="Brill" w:eastAsia="Brill" w:hAnsi="Brill" w:cs="Brill"/>
            <w:i/>
            <w:lang w:val="nl-BE"/>
            <w:rPrChange w:id="2483" w:author="Autor">
              <w:rPr>
                <w:rFonts w:ascii="Brill" w:eastAsia="Brill" w:hAnsi="Brill" w:cs="Brill"/>
                <w:i/>
              </w:rPr>
            </w:rPrChange>
          </w:rPr>
          <w:delText>.</w:delText>
        </w:r>
      </w:del>
      <w:r w:rsidRPr="00F34A6C">
        <w:rPr>
          <w:rFonts w:ascii="Brill" w:eastAsia="Brill" w:hAnsi="Brill" w:cs="Brill"/>
          <w:i/>
          <w:lang w:val="nl-BE"/>
          <w:rPrChange w:id="2484" w:author="Autor">
            <w:rPr>
              <w:rFonts w:ascii="Brill" w:eastAsia="Brill" w:hAnsi="Brill" w:cs="Brill"/>
              <w:i/>
            </w:rPr>
          </w:rPrChange>
        </w:rPr>
        <w:t xml:space="preserve"> </w:t>
      </w:r>
      <w:r w:rsidRPr="00BF26E0">
        <w:rPr>
          <w:rFonts w:ascii="Brill" w:eastAsia="Brill" w:hAnsi="Brill" w:cs="Brill"/>
          <w:i/>
          <w:lang w:val="nl-BE"/>
        </w:rPr>
        <w:t>Eine historische Untersuchung.</w:t>
      </w:r>
      <w:r w:rsidRPr="00BF26E0">
        <w:rPr>
          <w:rFonts w:ascii="Brill" w:eastAsia="Brill" w:hAnsi="Brill" w:cs="Brill"/>
          <w:lang w:val="nl-BE"/>
        </w:rPr>
        <w:t xml:space="preserve"> Hamburg: </w:t>
      </w:r>
      <w:r w:rsidRPr="00BF26E0">
        <w:rPr>
          <w:rFonts w:ascii="Brill" w:eastAsia="Brill" w:hAnsi="Brill" w:cs="Brill"/>
          <w:color w:val="4D5156"/>
          <w:highlight w:val="white"/>
          <w:lang w:val="nl-BE"/>
        </w:rPr>
        <w:t>Ergebnisse Verlag.</w:t>
      </w:r>
    </w:p>
    <w:p w14:paraId="35077A7D" w14:textId="0CF13E78"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Rudolph, W. (1979). </w:t>
      </w:r>
      <w:r w:rsidRPr="00BF26E0">
        <w:rPr>
          <w:rFonts w:ascii="Brill" w:eastAsia="Brill" w:hAnsi="Brill" w:cs="Brill"/>
          <w:i/>
          <w:lang w:val="nl-BE"/>
        </w:rPr>
        <w:t>Die Hafenstadt</w:t>
      </w:r>
      <w:ins w:id="2485" w:author="Autor">
        <w:r w:rsidR="006B4598">
          <w:rPr>
            <w:rFonts w:ascii="Brill" w:eastAsia="Brill" w:hAnsi="Brill" w:cs="Brill"/>
            <w:i/>
            <w:lang w:val="nl-BE"/>
          </w:rPr>
          <w:t>:</w:t>
        </w:r>
      </w:ins>
      <w:del w:id="2486" w:author="Autor">
        <w:r w:rsidRPr="00BF26E0" w:rsidDel="006B4598">
          <w:rPr>
            <w:rFonts w:ascii="Brill" w:eastAsia="Brill" w:hAnsi="Brill" w:cs="Brill"/>
            <w:i/>
            <w:lang w:val="nl-BE"/>
          </w:rPr>
          <w:delText>.</w:delText>
        </w:r>
      </w:del>
      <w:r w:rsidRPr="00BF26E0">
        <w:rPr>
          <w:rFonts w:ascii="Brill" w:eastAsia="Brill" w:hAnsi="Brill" w:cs="Brill"/>
          <w:i/>
          <w:lang w:val="nl-BE"/>
        </w:rPr>
        <w:t xml:space="preserve"> Eine maritime Kulturgeschichte.</w:t>
      </w:r>
      <w:r w:rsidRPr="00BF26E0">
        <w:rPr>
          <w:rFonts w:ascii="Brill" w:eastAsia="Brill" w:hAnsi="Brill" w:cs="Brill"/>
          <w:lang w:val="nl-BE"/>
        </w:rPr>
        <w:t xml:space="preserve"> Lepizig: Edition Leipzig. </w:t>
      </w:r>
    </w:p>
    <w:p w14:paraId="35077A7E" w14:textId="6848A646"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lastRenderedPageBreak/>
        <w:t>Schidrowitz, L</w:t>
      </w:r>
      <w:ins w:id="2487" w:author="Autor">
        <w:r w:rsidR="006B4598">
          <w:rPr>
            <w:rFonts w:ascii="Brill" w:eastAsia="Brill" w:hAnsi="Brill" w:cs="Brill"/>
            <w:lang w:val="nl-BE"/>
          </w:rPr>
          <w:t>.</w:t>
        </w:r>
      </w:ins>
      <w:del w:id="2488" w:author="Autor">
        <w:r w:rsidRPr="00BF26E0" w:rsidDel="006B4598">
          <w:rPr>
            <w:rFonts w:ascii="Brill" w:eastAsia="Brill" w:hAnsi="Brill" w:cs="Brill"/>
            <w:lang w:val="nl-BE"/>
          </w:rPr>
          <w:delText>eo,</w:delText>
        </w:r>
      </w:del>
      <w:r w:rsidRPr="00BF26E0">
        <w:rPr>
          <w:rFonts w:ascii="Brill" w:eastAsia="Brill" w:hAnsi="Brill" w:cs="Brill"/>
          <w:lang w:val="nl-BE"/>
        </w:rPr>
        <w:t xml:space="preserve"> </w:t>
      </w:r>
      <w:ins w:id="2489" w:author="Autor">
        <w:r w:rsidR="006B4598">
          <w:rPr>
            <w:rFonts w:ascii="Brill" w:eastAsia="Brill" w:hAnsi="Brill" w:cs="Brill"/>
            <w:lang w:val="nl-BE"/>
          </w:rPr>
          <w:t xml:space="preserve">1927. </w:t>
        </w:r>
      </w:ins>
      <w:r w:rsidRPr="00BF26E0">
        <w:rPr>
          <w:rFonts w:ascii="Brill" w:eastAsia="Brill" w:hAnsi="Brill" w:cs="Brill"/>
          <w:lang w:val="nl-BE"/>
        </w:rPr>
        <w:t>(</w:t>
      </w:r>
      <w:ins w:id="2490" w:author="Autor">
        <w:r w:rsidR="006B4598">
          <w:rPr>
            <w:rFonts w:ascii="Brill" w:eastAsia="Brill" w:hAnsi="Brill" w:cs="Brill"/>
            <w:lang w:val="nl-BE"/>
          </w:rPr>
          <w:t>E</w:t>
        </w:r>
      </w:ins>
      <w:del w:id="2491" w:author="Autor">
        <w:r w:rsidRPr="00BF26E0" w:rsidDel="006B4598">
          <w:rPr>
            <w:rFonts w:ascii="Brill" w:eastAsia="Brill" w:hAnsi="Brill" w:cs="Brill"/>
            <w:lang w:val="nl-BE"/>
          </w:rPr>
          <w:delText>e</w:delText>
        </w:r>
      </w:del>
      <w:r w:rsidRPr="00BF26E0">
        <w:rPr>
          <w:rFonts w:ascii="Brill" w:eastAsia="Brill" w:hAnsi="Brill" w:cs="Brill"/>
          <w:lang w:val="nl-BE"/>
        </w:rPr>
        <w:t xml:space="preserve">d.) Sittengeschichte des Hafens und der Reise, Wien: </w:t>
      </w:r>
      <w:r w:rsidRPr="00BF26E0">
        <w:rPr>
          <w:rFonts w:ascii="Brill" w:eastAsia="Brill" w:hAnsi="Brill" w:cs="Brill"/>
          <w:color w:val="2B3545"/>
          <w:shd w:val="clear" w:color="auto" w:fill="FAFAFA"/>
          <w:lang w:val="nl-BE"/>
        </w:rPr>
        <w:t>Verl. für Kulturforschung,</w:t>
      </w:r>
    </w:p>
    <w:p w14:paraId="35077A7F"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Schubert, D. (1986). Führerstadtplanungen in Hamburg, und Gesundung der Städte – Stadtsanierung in Hamburg 1933-1945. In M. Bose, M. Holtmann, E. Pahl-Weber, &amp; D. Schubert (Eds.), </w:t>
      </w:r>
      <w:r w:rsidRPr="00BF26E0">
        <w:rPr>
          <w:rFonts w:ascii="Brill" w:eastAsia="Brill" w:hAnsi="Brill" w:cs="Brill"/>
          <w:i/>
          <w:lang w:val="nl-BE"/>
        </w:rPr>
        <w:t>„…ein neues Hamburg entsteht ....“ - Planen und Bauen von 1933-1945.</w:t>
      </w:r>
      <w:r w:rsidRPr="00BF26E0">
        <w:rPr>
          <w:rFonts w:ascii="Brill" w:eastAsia="Brill" w:hAnsi="Brill" w:cs="Brill"/>
          <w:lang w:val="nl-BE"/>
        </w:rPr>
        <w:t xml:space="preserve"> (pp. 16-45). Hamburg: VSA Verlag.</w:t>
      </w:r>
    </w:p>
    <w:p w14:paraId="35077A80" w14:textId="32AE1D6B"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Schubert, D., &amp; Harms, H. (1993). </w:t>
      </w:r>
      <w:r w:rsidRPr="00BF26E0">
        <w:rPr>
          <w:rFonts w:ascii="Brill" w:eastAsia="Brill" w:hAnsi="Brill" w:cs="Brill"/>
          <w:i/>
          <w:lang w:val="nl-BE"/>
        </w:rPr>
        <w:t>Wohnen am Hafen</w:t>
      </w:r>
      <w:ins w:id="2492" w:author="Autor">
        <w:r w:rsidR="00593269">
          <w:rPr>
            <w:rFonts w:ascii="Brill" w:eastAsia="Brill" w:hAnsi="Brill" w:cs="Brill"/>
            <w:i/>
            <w:lang w:val="nl-BE"/>
          </w:rPr>
          <w:t>:</w:t>
        </w:r>
      </w:ins>
      <w:del w:id="2493" w:author="Autor">
        <w:r w:rsidRPr="00BF26E0" w:rsidDel="00593269">
          <w:rPr>
            <w:rFonts w:ascii="Brill" w:eastAsia="Brill" w:hAnsi="Brill" w:cs="Brill"/>
            <w:i/>
            <w:lang w:val="nl-BE"/>
          </w:rPr>
          <w:delText>.</w:delText>
        </w:r>
      </w:del>
      <w:r w:rsidRPr="00BF26E0">
        <w:rPr>
          <w:rFonts w:ascii="Brill" w:eastAsia="Brill" w:hAnsi="Brill" w:cs="Brill"/>
          <w:i/>
          <w:lang w:val="nl-BE"/>
        </w:rPr>
        <w:t xml:space="preserve"> Leben und Arbeiten an der Wasserkante; Stadtgeschichte. Gegenwart. Zukunft. Das Beispiel Hamburg.</w:t>
      </w:r>
      <w:r w:rsidRPr="00BF26E0">
        <w:rPr>
          <w:rFonts w:ascii="Brill" w:eastAsia="Brill" w:hAnsi="Brill" w:cs="Brill"/>
          <w:lang w:val="nl-BE"/>
        </w:rPr>
        <w:t xml:space="preserve"> Hamburg: VSA-Verlag. </w:t>
      </w:r>
    </w:p>
    <w:p w14:paraId="35077A81" w14:textId="199EF20C"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 xml:space="preserve">Schubert, D. (2008). </w:t>
      </w:r>
      <w:r w:rsidRPr="00C66272">
        <w:rPr>
          <w:rFonts w:ascii="Brill" w:eastAsia="Brill" w:hAnsi="Brill" w:cs="Brill"/>
        </w:rPr>
        <w:t xml:space="preserve">Transformation </w:t>
      </w:r>
      <w:ins w:id="2494" w:author="Autor">
        <w:r w:rsidR="00593269">
          <w:rPr>
            <w:rFonts w:ascii="Brill" w:eastAsia="Brill" w:hAnsi="Brill" w:cs="Brill"/>
          </w:rPr>
          <w:t>p</w:t>
        </w:r>
      </w:ins>
      <w:del w:id="2495" w:author="Autor">
        <w:r w:rsidRPr="00C66272" w:rsidDel="00593269">
          <w:rPr>
            <w:rFonts w:ascii="Brill" w:eastAsia="Brill" w:hAnsi="Brill" w:cs="Brill"/>
          </w:rPr>
          <w:delText>P</w:delText>
        </w:r>
      </w:del>
      <w:r w:rsidRPr="00C66272">
        <w:rPr>
          <w:rFonts w:ascii="Brill" w:eastAsia="Brill" w:hAnsi="Brill" w:cs="Brill"/>
        </w:rPr>
        <w:t xml:space="preserve">rocesses on </w:t>
      </w:r>
      <w:ins w:id="2496" w:author="Autor">
        <w:r w:rsidR="00593269">
          <w:rPr>
            <w:rFonts w:ascii="Brill" w:eastAsia="Brill" w:hAnsi="Brill" w:cs="Brill"/>
          </w:rPr>
          <w:t>w</w:t>
        </w:r>
      </w:ins>
      <w:del w:id="2497" w:author="Autor">
        <w:r w:rsidRPr="00C66272" w:rsidDel="00593269">
          <w:rPr>
            <w:rFonts w:ascii="Brill" w:eastAsia="Brill" w:hAnsi="Brill" w:cs="Brill"/>
          </w:rPr>
          <w:delText>W</w:delText>
        </w:r>
      </w:del>
      <w:r w:rsidRPr="00C66272">
        <w:rPr>
          <w:rFonts w:ascii="Brill" w:eastAsia="Brill" w:hAnsi="Brill" w:cs="Brill"/>
        </w:rPr>
        <w:t xml:space="preserve">aterfronts in </w:t>
      </w:r>
      <w:ins w:id="2498" w:author="Autor">
        <w:r w:rsidR="00593269">
          <w:rPr>
            <w:rFonts w:ascii="Brill" w:eastAsia="Brill" w:hAnsi="Brill" w:cs="Brill"/>
          </w:rPr>
          <w:t>s</w:t>
        </w:r>
      </w:ins>
      <w:del w:id="2499" w:author="Autor">
        <w:r w:rsidRPr="00C66272" w:rsidDel="00593269">
          <w:rPr>
            <w:rFonts w:ascii="Brill" w:eastAsia="Brill" w:hAnsi="Brill" w:cs="Brill"/>
          </w:rPr>
          <w:delText>S</w:delText>
        </w:r>
      </w:del>
      <w:r w:rsidRPr="00C66272">
        <w:rPr>
          <w:rFonts w:ascii="Brill" w:eastAsia="Brill" w:hAnsi="Brill" w:cs="Brill"/>
        </w:rPr>
        <w:t xml:space="preserve">eaport </w:t>
      </w:r>
      <w:ins w:id="2500" w:author="Autor">
        <w:r w:rsidR="00593269">
          <w:rPr>
            <w:rFonts w:ascii="Brill" w:eastAsia="Brill" w:hAnsi="Brill" w:cs="Brill"/>
          </w:rPr>
          <w:t>c</w:t>
        </w:r>
      </w:ins>
      <w:del w:id="2501" w:author="Autor">
        <w:r w:rsidRPr="00C66272" w:rsidDel="00593269">
          <w:rPr>
            <w:rFonts w:ascii="Brill" w:eastAsia="Brill" w:hAnsi="Brill" w:cs="Brill"/>
          </w:rPr>
          <w:delText>C</w:delText>
        </w:r>
      </w:del>
      <w:r w:rsidRPr="00C66272">
        <w:rPr>
          <w:rFonts w:ascii="Brill" w:eastAsia="Brill" w:hAnsi="Brill" w:cs="Brill"/>
        </w:rPr>
        <w:t>ities</w:t>
      </w:r>
      <w:ins w:id="2502" w:author="Autor">
        <w:r w:rsidR="00593269">
          <w:rPr>
            <w:rFonts w:ascii="Brill" w:eastAsia="Brill" w:hAnsi="Brill" w:cs="Brill"/>
          </w:rPr>
          <w:t>:</w:t>
        </w:r>
      </w:ins>
      <w:del w:id="2503" w:author="Autor">
        <w:r w:rsidRPr="00C66272" w:rsidDel="00593269">
          <w:rPr>
            <w:rFonts w:ascii="Brill" w:eastAsia="Brill" w:hAnsi="Brill" w:cs="Brill"/>
          </w:rPr>
          <w:delText>.</w:delText>
        </w:r>
      </w:del>
      <w:r w:rsidRPr="00C66272">
        <w:rPr>
          <w:rFonts w:ascii="Brill" w:eastAsia="Brill" w:hAnsi="Brill" w:cs="Brill"/>
        </w:rPr>
        <w:t xml:space="preserve"> Causes and </w:t>
      </w:r>
      <w:ins w:id="2504" w:author="Autor">
        <w:r w:rsidR="00593269">
          <w:rPr>
            <w:rFonts w:ascii="Brill" w:eastAsia="Brill" w:hAnsi="Brill" w:cs="Brill"/>
          </w:rPr>
          <w:t>t</w:t>
        </w:r>
      </w:ins>
      <w:del w:id="2505" w:author="Autor">
        <w:r w:rsidRPr="00C66272" w:rsidDel="00593269">
          <w:rPr>
            <w:rFonts w:ascii="Brill" w:eastAsia="Brill" w:hAnsi="Brill" w:cs="Brill"/>
          </w:rPr>
          <w:delText>T</w:delText>
        </w:r>
      </w:del>
      <w:r w:rsidRPr="00C66272">
        <w:rPr>
          <w:rFonts w:ascii="Brill" w:eastAsia="Brill" w:hAnsi="Brill" w:cs="Brill"/>
        </w:rPr>
        <w:t xml:space="preserve">rends between </w:t>
      </w:r>
      <w:ins w:id="2506" w:author="Autor">
        <w:r w:rsidR="00593269">
          <w:rPr>
            <w:rFonts w:ascii="Brill" w:eastAsia="Brill" w:hAnsi="Brill" w:cs="Brill"/>
          </w:rPr>
          <w:t>d</w:t>
        </w:r>
      </w:ins>
      <w:del w:id="2507" w:author="Autor">
        <w:r w:rsidRPr="00C66272" w:rsidDel="00593269">
          <w:rPr>
            <w:rFonts w:ascii="Brill" w:eastAsia="Brill" w:hAnsi="Brill" w:cs="Brill"/>
          </w:rPr>
          <w:delText>D</w:delText>
        </w:r>
      </w:del>
      <w:r w:rsidRPr="00C66272">
        <w:rPr>
          <w:rFonts w:ascii="Brill" w:eastAsia="Brill" w:hAnsi="Brill" w:cs="Brill"/>
        </w:rPr>
        <w:t xml:space="preserve">ivergence and </w:t>
      </w:r>
      <w:ins w:id="2508" w:author="Autor">
        <w:r w:rsidR="00593269">
          <w:rPr>
            <w:rFonts w:ascii="Brill" w:eastAsia="Brill" w:hAnsi="Brill" w:cs="Brill"/>
          </w:rPr>
          <w:t>c</w:t>
        </w:r>
      </w:ins>
      <w:del w:id="2509" w:author="Autor">
        <w:r w:rsidRPr="00C66272" w:rsidDel="00593269">
          <w:rPr>
            <w:rFonts w:ascii="Brill" w:eastAsia="Brill" w:hAnsi="Brill" w:cs="Brill"/>
          </w:rPr>
          <w:delText>C</w:delText>
        </w:r>
      </w:del>
      <w:r w:rsidRPr="00C66272">
        <w:rPr>
          <w:rFonts w:ascii="Brill" w:eastAsia="Brill" w:hAnsi="Brill" w:cs="Brill"/>
        </w:rPr>
        <w:t>onvergence</w:t>
      </w:r>
      <w:del w:id="2510" w:author="Autor">
        <w:r w:rsidRPr="00C66272" w:rsidDel="00593269">
          <w:rPr>
            <w:rFonts w:ascii="Brill" w:eastAsia="Brill" w:hAnsi="Brill" w:cs="Brill"/>
          </w:rPr>
          <w:delText xml:space="preserve"> and Convergence</w:delText>
        </w:r>
      </w:del>
      <w:r w:rsidRPr="00C66272">
        <w:rPr>
          <w:rFonts w:ascii="Brill" w:eastAsia="Brill" w:hAnsi="Brill" w:cs="Brill"/>
        </w:rPr>
        <w:t xml:space="preserve">. In W. Kokot (Ed.), </w:t>
      </w:r>
      <w:r w:rsidRPr="00C66272">
        <w:rPr>
          <w:rFonts w:ascii="Brill" w:eastAsia="Brill" w:hAnsi="Brill" w:cs="Brill"/>
          <w:i/>
        </w:rPr>
        <w:t xml:space="preserve">Port </w:t>
      </w:r>
      <w:ins w:id="2511" w:author="Autor">
        <w:r w:rsidR="00593269">
          <w:rPr>
            <w:rFonts w:ascii="Brill" w:eastAsia="Brill" w:hAnsi="Brill" w:cs="Brill"/>
            <w:i/>
          </w:rPr>
          <w:t>C</w:t>
        </w:r>
      </w:ins>
      <w:del w:id="2512" w:author="Autor">
        <w:r w:rsidRPr="00C66272" w:rsidDel="00593269">
          <w:rPr>
            <w:rFonts w:ascii="Brill" w:eastAsia="Brill" w:hAnsi="Brill" w:cs="Brill"/>
            <w:i/>
          </w:rPr>
          <w:delText>c</w:delText>
        </w:r>
      </w:del>
      <w:r w:rsidRPr="00C66272">
        <w:rPr>
          <w:rFonts w:ascii="Brill" w:eastAsia="Brill" w:hAnsi="Brill" w:cs="Brill"/>
          <w:i/>
        </w:rPr>
        <w:t xml:space="preserve">ities as </w:t>
      </w:r>
      <w:ins w:id="2513" w:author="Autor">
        <w:r w:rsidR="00593269">
          <w:rPr>
            <w:rFonts w:ascii="Brill" w:eastAsia="Brill" w:hAnsi="Brill" w:cs="Brill"/>
            <w:i/>
          </w:rPr>
          <w:t>A</w:t>
        </w:r>
      </w:ins>
      <w:del w:id="2514" w:author="Autor">
        <w:r w:rsidRPr="00C66272" w:rsidDel="00593269">
          <w:rPr>
            <w:rFonts w:ascii="Brill" w:eastAsia="Brill" w:hAnsi="Brill" w:cs="Brill"/>
            <w:i/>
          </w:rPr>
          <w:delText>a</w:delText>
        </w:r>
      </w:del>
      <w:r w:rsidRPr="00C66272">
        <w:rPr>
          <w:rFonts w:ascii="Brill" w:eastAsia="Brill" w:hAnsi="Brill" w:cs="Brill"/>
          <w:i/>
        </w:rPr>
        <w:t xml:space="preserve">reas of </w:t>
      </w:r>
      <w:ins w:id="2515" w:author="Autor">
        <w:r w:rsidR="00593269">
          <w:rPr>
            <w:rFonts w:ascii="Brill" w:eastAsia="Brill" w:hAnsi="Brill" w:cs="Brill"/>
            <w:i/>
          </w:rPr>
          <w:t>T</w:t>
        </w:r>
      </w:ins>
      <w:del w:id="2516" w:author="Autor">
        <w:r w:rsidRPr="00C66272" w:rsidDel="00593269">
          <w:rPr>
            <w:rFonts w:ascii="Brill" w:eastAsia="Brill" w:hAnsi="Brill" w:cs="Brill"/>
            <w:i/>
          </w:rPr>
          <w:delText>t</w:delText>
        </w:r>
      </w:del>
      <w:r w:rsidRPr="00C66272">
        <w:rPr>
          <w:rFonts w:ascii="Brill" w:eastAsia="Brill" w:hAnsi="Brill" w:cs="Brill"/>
          <w:i/>
        </w:rPr>
        <w:t xml:space="preserve">ransition: </w:t>
      </w:r>
      <w:ins w:id="2517" w:author="Autor">
        <w:r w:rsidR="00593269">
          <w:rPr>
            <w:rFonts w:ascii="Brill" w:eastAsia="Brill" w:hAnsi="Brill" w:cs="Brill"/>
            <w:i/>
          </w:rPr>
          <w:t>E</w:t>
        </w:r>
      </w:ins>
      <w:del w:id="2518" w:author="Autor">
        <w:r w:rsidRPr="00C66272" w:rsidDel="00593269">
          <w:rPr>
            <w:rFonts w:ascii="Brill" w:eastAsia="Brill" w:hAnsi="Brill" w:cs="Brill"/>
            <w:i/>
          </w:rPr>
          <w:delText>e</w:delText>
        </w:r>
      </w:del>
      <w:r w:rsidRPr="00C66272">
        <w:rPr>
          <w:rFonts w:ascii="Brill" w:eastAsia="Brill" w:hAnsi="Brill" w:cs="Brill"/>
          <w:i/>
        </w:rPr>
        <w:t xml:space="preserve">thnographic </w:t>
      </w:r>
      <w:ins w:id="2519" w:author="Autor">
        <w:r w:rsidR="00593269">
          <w:rPr>
            <w:rFonts w:ascii="Brill" w:eastAsia="Brill" w:hAnsi="Brill" w:cs="Brill"/>
            <w:i/>
          </w:rPr>
          <w:t>P</w:t>
        </w:r>
      </w:ins>
      <w:del w:id="2520" w:author="Autor">
        <w:r w:rsidRPr="00C66272" w:rsidDel="00593269">
          <w:rPr>
            <w:rFonts w:ascii="Brill" w:eastAsia="Brill" w:hAnsi="Brill" w:cs="Brill"/>
            <w:i/>
          </w:rPr>
          <w:delText>p</w:delText>
        </w:r>
      </w:del>
      <w:r w:rsidRPr="00C66272">
        <w:rPr>
          <w:rFonts w:ascii="Brill" w:eastAsia="Brill" w:hAnsi="Brill" w:cs="Brill"/>
          <w:i/>
        </w:rPr>
        <w:t>erspectives</w:t>
      </w:r>
      <w:del w:id="2521" w:author="Autor">
        <w:r w:rsidRPr="00C66272" w:rsidDel="00593269">
          <w:rPr>
            <w:rFonts w:ascii="Brill" w:eastAsia="Brill" w:hAnsi="Brill" w:cs="Brill"/>
            <w:i/>
          </w:rPr>
          <w:delText>.</w:delText>
        </w:r>
      </w:del>
      <w:r w:rsidRPr="00C66272">
        <w:rPr>
          <w:rFonts w:ascii="Brill" w:eastAsia="Brill" w:hAnsi="Brill" w:cs="Brill"/>
        </w:rPr>
        <w:t xml:space="preserve"> (pp. 25-46). </w:t>
      </w:r>
      <w:commentRangeStart w:id="2522"/>
      <w:r w:rsidRPr="00C66272">
        <w:rPr>
          <w:rFonts w:ascii="Brill" w:eastAsia="Brill" w:hAnsi="Brill" w:cs="Brill"/>
        </w:rPr>
        <w:t>Bielefeld, New Brunswick</w:t>
      </w:r>
      <w:commentRangeEnd w:id="2522"/>
      <w:r w:rsidR="00593269">
        <w:rPr>
          <w:rStyle w:val="Odwoaniedokomentarza"/>
          <w:lang w:val="en-AU"/>
        </w:rPr>
        <w:commentReference w:id="2522"/>
      </w:r>
      <w:ins w:id="2523" w:author="Autor">
        <w:r w:rsidR="008D1BFD">
          <w:rPr>
            <w:rFonts w:ascii="Brill" w:eastAsia="Brill" w:hAnsi="Brill" w:cs="Brill"/>
          </w:rPr>
          <w:t>: Transcript Verlag.</w:t>
        </w:r>
      </w:ins>
      <w:del w:id="2524" w:author="Autor">
        <w:r w:rsidRPr="00C66272" w:rsidDel="008D1BFD">
          <w:rPr>
            <w:rFonts w:ascii="Brill" w:eastAsia="Brill" w:hAnsi="Brill" w:cs="Brill"/>
          </w:rPr>
          <w:delText>.</w:delText>
        </w:r>
      </w:del>
    </w:p>
    <w:p w14:paraId="35077A82" w14:textId="5ADDB16F" w:rsidR="00CB3FC9" w:rsidRPr="00C66272" w:rsidRDefault="00C55FA1" w:rsidP="00F62668">
      <w:pPr>
        <w:spacing w:line="360" w:lineRule="auto"/>
        <w:ind w:left="426" w:hanging="426"/>
        <w:jc w:val="both"/>
        <w:rPr>
          <w:rFonts w:ascii="Brill" w:eastAsia="Brill" w:hAnsi="Brill" w:cs="Brill"/>
        </w:rPr>
      </w:pPr>
      <w:r w:rsidRPr="00C66272">
        <w:rPr>
          <w:rFonts w:ascii="Brill" w:eastAsia="Brill" w:hAnsi="Brill" w:cs="Brill"/>
        </w:rPr>
        <w:t xml:space="preserve">Schubert, D. (2011). Seaport </w:t>
      </w:r>
      <w:ins w:id="2525" w:author="Autor">
        <w:r w:rsidR="00052352">
          <w:rPr>
            <w:rFonts w:ascii="Brill" w:eastAsia="Brill" w:hAnsi="Brill" w:cs="Brill"/>
          </w:rPr>
          <w:t>c</w:t>
        </w:r>
      </w:ins>
      <w:del w:id="2526" w:author="Autor">
        <w:r w:rsidRPr="00C66272" w:rsidDel="00052352">
          <w:rPr>
            <w:rFonts w:ascii="Brill" w:eastAsia="Brill" w:hAnsi="Brill" w:cs="Brill"/>
          </w:rPr>
          <w:delText>C</w:delText>
        </w:r>
      </w:del>
      <w:r w:rsidRPr="00C66272">
        <w:rPr>
          <w:rFonts w:ascii="Brill" w:eastAsia="Brill" w:hAnsi="Brill" w:cs="Brill"/>
        </w:rPr>
        <w:t>ities</w:t>
      </w:r>
      <w:ins w:id="2527" w:author="Autor">
        <w:r w:rsidR="00052352">
          <w:rPr>
            <w:rFonts w:ascii="Brill" w:eastAsia="Brill" w:hAnsi="Brill" w:cs="Brill"/>
          </w:rPr>
          <w:t>:</w:t>
        </w:r>
      </w:ins>
      <w:del w:id="2528" w:author="Autor">
        <w:r w:rsidRPr="00C66272" w:rsidDel="00052352">
          <w:rPr>
            <w:rFonts w:ascii="Brill" w:eastAsia="Brill" w:hAnsi="Brill" w:cs="Brill"/>
          </w:rPr>
          <w:delText>.</w:delText>
        </w:r>
      </w:del>
      <w:r w:rsidRPr="00C66272">
        <w:rPr>
          <w:rFonts w:ascii="Brill" w:eastAsia="Brill" w:hAnsi="Brill" w:cs="Brill"/>
        </w:rPr>
        <w:t xml:space="preserve"> Phases of spatial restructuring and types and dimensions of redevelopment. In C. Hein (Ed.), </w:t>
      </w:r>
      <w:r w:rsidRPr="00C66272">
        <w:rPr>
          <w:rFonts w:ascii="Brill" w:eastAsia="Brill" w:hAnsi="Brill" w:cs="Brill"/>
          <w:i/>
        </w:rPr>
        <w:t>Port Cities</w:t>
      </w:r>
      <w:ins w:id="2529" w:author="Autor">
        <w:r w:rsidR="00052352">
          <w:rPr>
            <w:rFonts w:ascii="Brill" w:eastAsia="Brill" w:hAnsi="Brill" w:cs="Brill"/>
            <w:i/>
          </w:rPr>
          <w:t>:</w:t>
        </w:r>
      </w:ins>
      <w:del w:id="2530" w:author="Autor">
        <w:r w:rsidRPr="00C66272" w:rsidDel="00052352">
          <w:rPr>
            <w:rFonts w:ascii="Brill" w:eastAsia="Brill" w:hAnsi="Brill" w:cs="Brill"/>
            <w:i/>
          </w:rPr>
          <w:delText>.</w:delText>
        </w:r>
      </w:del>
      <w:r w:rsidRPr="00C66272">
        <w:rPr>
          <w:rFonts w:ascii="Brill" w:eastAsia="Brill" w:hAnsi="Brill" w:cs="Brill"/>
          <w:i/>
        </w:rPr>
        <w:t xml:space="preserve"> Dynamic Landscapes and Global Networks.</w:t>
      </w:r>
      <w:r w:rsidRPr="00C66272">
        <w:rPr>
          <w:rFonts w:ascii="Brill" w:eastAsia="Brill" w:hAnsi="Brill" w:cs="Brill"/>
        </w:rPr>
        <w:t xml:space="preserve"> (pp. 54-69). London: Routledge.</w:t>
      </w:r>
    </w:p>
    <w:p w14:paraId="35077A83" w14:textId="77777777" w:rsidR="00CB3FC9" w:rsidRPr="00C66272" w:rsidRDefault="00C55FA1" w:rsidP="00F62668">
      <w:pPr>
        <w:spacing w:line="360" w:lineRule="auto"/>
        <w:ind w:left="426" w:hanging="426"/>
        <w:jc w:val="both"/>
        <w:rPr>
          <w:rFonts w:ascii="Brill" w:eastAsia="Brill" w:hAnsi="Brill" w:cs="Brill"/>
        </w:rPr>
      </w:pPr>
      <w:proofErr w:type="spellStart"/>
      <w:r w:rsidRPr="00C66272">
        <w:rPr>
          <w:rFonts w:ascii="Brill" w:eastAsia="Brill" w:hAnsi="Brill" w:cs="Brill"/>
        </w:rPr>
        <w:t>Skrentny</w:t>
      </w:r>
      <w:proofErr w:type="spellEnd"/>
      <w:r w:rsidRPr="00C66272">
        <w:rPr>
          <w:rFonts w:ascii="Brill" w:eastAsia="Brill" w:hAnsi="Brill" w:cs="Brill"/>
        </w:rPr>
        <w:t xml:space="preserve">, W. (1989). </w:t>
      </w:r>
      <w:r w:rsidRPr="00C66272">
        <w:rPr>
          <w:rFonts w:ascii="Brill" w:eastAsia="Brill" w:hAnsi="Brill" w:cs="Brill"/>
          <w:i/>
        </w:rPr>
        <w:t xml:space="preserve">Der </w:t>
      </w:r>
      <w:proofErr w:type="spellStart"/>
      <w:r w:rsidRPr="00C66272">
        <w:rPr>
          <w:rFonts w:ascii="Brill" w:eastAsia="Brill" w:hAnsi="Brill" w:cs="Brill"/>
          <w:i/>
        </w:rPr>
        <w:t>Hafenführer</w:t>
      </w:r>
      <w:proofErr w:type="spellEnd"/>
      <w:r w:rsidRPr="00C66272">
        <w:rPr>
          <w:rFonts w:ascii="Brill" w:eastAsia="Brill" w:hAnsi="Brill" w:cs="Brill"/>
          <w:i/>
        </w:rPr>
        <w:t xml:space="preserve">. </w:t>
      </w:r>
      <w:proofErr w:type="spellStart"/>
      <w:r w:rsidRPr="00C66272">
        <w:rPr>
          <w:rFonts w:ascii="Brill" w:eastAsia="Brill" w:hAnsi="Brill" w:cs="Brill"/>
          <w:i/>
        </w:rPr>
        <w:t>Schiffe</w:t>
      </w:r>
      <w:proofErr w:type="spellEnd"/>
      <w:r w:rsidRPr="00C66272">
        <w:rPr>
          <w:rFonts w:ascii="Brill" w:eastAsia="Brill" w:hAnsi="Brill" w:cs="Brill"/>
          <w:i/>
        </w:rPr>
        <w:t xml:space="preserve"> und Menschen, Lieder und </w:t>
      </w:r>
      <w:proofErr w:type="spellStart"/>
      <w:r w:rsidRPr="00C66272">
        <w:rPr>
          <w:rFonts w:ascii="Brill" w:eastAsia="Brill" w:hAnsi="Brill" w:cs="Brill"/>
          <w:i/>
        </w:rPr>
        <w:t>Geschichten</w:t>
      </w:r>
      <w:proofErr w:type="spellEnd"/>
      <w:r w:rsidRPr="00C66272">
        <w:rPr>
          <w:rFonts w:ascii="Brill" w:eastAsia="Brill" w:hAnsi="Brill" w:cs="Brill"/>
          <w:i/>
        </w:rPr>
        <w:t xml:space="preserve"> an 99 </w:t>
      </w:r>
      <w:proofErr w:type="spellStart"/>
      <w:r w:rsidRPr="00C66272">
        <w:rPr>
          <w:rFonts w:ascii="Brill" w:eastAsia="Brill" w:hAnsi="Brill" w:cs="Brill"/>
          <w:i/>
        </w:rPr>
        <w:t>Stellen</w:t>
      </w:r>
      <w:proofErr w:type="spellEnd"/>
      <w:r w:rsidRPr="00C66272">
        <w:rPr>
          <w:rFonts w:ascii="Brill" w:eastAsia="Brill" w:hAnsi="Brill" w:cs="Brill"/>
          <w:i/>
        </w:rPr>
        <w:t>.</w:t>
      </w:r>
      <w:r w:rsidRPr="00C66272">
        <w:rPr>
          <w:rFonts w:ascii="Brill" w:eastAsia="Brill" w:hAnsi="Brill" w:cs="Brill"/>
        </w:rPr>
        <w:t xml:space="preserve"> Hamburg: </w:t>
      </w:r>
      <w:r w:rsidRPr="00C66272">
        <w:rPr>
          <w:rFonts w:ascii="Brill" w:eastAsia="Brill" w:hAnsi="Brill" w:cs="Brill"/>
          <w:color w:val="0F1111"/>
          <w:highlight w:val="white"/>
        </w:rPr>
        <w:t>VSA-Verl.</w:t>
      </w:r>
    </w:p>
    <w:p w14:paraId="35077A84" w14:textId="77AF8E89" w:rsidR="00CB3FC9" w:rsidRPr="00BF26E0" w:rsidRDefault="00C55FA1" w:rsidP="00F62668">
      <w:pPr>
        <w:spacing w:line="360" w:lineRule="auto"/>
        <w:ind w:left="426" w:hanging="426"/>
        <w:jc w:val="both"/>
        <w:rPr>
          <w:rFonts w:ascii="Brill" w:eastAsia="Brill" w:hAnsi="Brill" w:cs="Brill"/>
          <w:lang w:val="nl-BE"/>
        </w:rPr>
      </w:pPr>
      <w:proofErr w:type="spellStart"/>
      <w:r w:rsidRPr="00C66272">
        <w:rPr>
          <w:rFonts w:ascii="Brill" w:eastAsia="Brill" w:hAnsi="Brill" w:cs="Brill"/>
        </w:rPr>
        <w:t>Tucholsky</w:t>
      </w:r>
      <w:proofErr w:type="spellEnd"/>
      <w:r w:rsidRPr="00C66272">
        <w:rPr>
          <w:rFonts w:ascii="Brill" w:eastAsia="Brill" w:hAnsi="Brill" w:cs="Brill"/>
        </w:rPr>
        <w:t>, K. (</w:t>
      </w:r>
      <w:commentRangeStart w:id="2531"/>
      <w:commentRangeStart w:id="2532"/>
      <w:r w:rsidRPr="00C66272">
        <w:rPr>
          <w:rFonts w:ascii="Brill" w:eastAsia="Brill" w:hAnsi="Brill" w:cs="Brill"/>
        </w:rPr>
        <w:t>1995</w:t>
      </w:r>
      <w:commentRangeEnd w:id="2531"/>
      <w:r w:rsidR="00052352">
        <w:rPr>
          <w:rStyle w:val="Odwoaniedokomentarza"/>
          <w:lang w:val="en-AU"/>
        </w:rPr>
        <w:commentReference w:id="2531"/>
      </w:r>
      <w:commentRangeEnd w:id="2532"/>
      <w:r w:rsidR="008D1BFD">
        <w:rPr>
          <w:rStyle w:val="Odwoaniedokomentarza"/>
          <w:lang w:val="en-AU"/>
        </w:rPr>
        <w:commentReference w:id="2532"/>
      </w:r>
      <w:r w:rsidRPr="00C66272">
        <w:rPr>
          <w:rFonts w:ascii="Brill" w:eastAsia="Brill" w:hAnsi="Brill" w:cs="Brill"/>
        </w:rPr>
        <w:t xml:space="preserve">). </w:t>
      </w:r>
      <w:r w:rsidRPr="00BF26E0">
        <w:rPr>
          <w:rFonts w:ascii="Brill" w:eastAsia="Brill" w:hAnsi="Brill" w:cs="Brill"/>
          <w:i/>
          <w:lang w:val="nl-BE"/>
        </w:rPr>
        <w:t>Auf der Reeperbahn nachts um halb eins.</w:t>
      </w:r>
      <w:r w:rsidRPr="00BF26E0">
        <w:rPr>
          <w:rFonts w:ascii="Brill" w:eastAsia="Brill" w:hAnsi="Brill" w:cs="Brill"/>
          <w:lang w:val="nl-BE"/>
        </w:rPr>
        <w:t xml:space="preserve"> Gesammelte Werke in zehn Bänden, </w:t>
      </w:r>
      <w:commentRangeStart w:id="2533"/>
      <w:r w:rsidRPr="00BF26E0">
        <w:rPr>
          <w:rFonts w:ascii="Brill" w:eastAsia="Brill" w:hAnsi="Brill" w:cs="Brill"/>
          <w:lang w:val="nl-BE"/>
        </w:rPr>
        <w:t>Bd. B. Reinbek bei Hamburg</w:t>
      </w:r>
      <w:commentRangeEnd w:id="2533"/>
      <w:r w:rsidR="00052352">
        <w:rPr>
          <w:rStyle w:val="Odwoaniedokomentarza"/>
          <w:lang w:val="en-AU"/>
        </w:rPr>
        <w:commentReference w:id="2533"/>
      </w:r>
      <w:ins w:id="2534" w:author="Autor">
        <w:r w:rsidR="006556BB">
          <w:rPr>
            <w:rFonts w:ascii="Brill" w:eastAsia="Brill" w:hAnsi="Brill" w:cs="Brill"/>
            <w:lang w:val="nl-BE"/>
          </w:rPr>
          <w:t>:</w:t>
        </w:r>
        <w:r w:rsidR="006556BB" w:rsidRPr="00F34A6C">
          <w:rPr>
            <w:rFonts w:ascii="Arial" w:hAnsi="Arial" w:cs="Arial"/>
            <w:color w:val="4D5156"/>
            <w:sz w:val="21"/>
            <w:szCs w:val="21"/>
            <w:shd w:val="clear" w:color="auto" w:fill="FFFFFF"/>
            <w:lang w:val="nl-BE"/>
            <w:rPrChange w:id="2535" w:author="Autor">
              <w:rPr>
                <w:rFonts w:ascii="Arial" w:hAnsi="Arial" w:cs="Arial"/>
                <w:color w:val="4D5156"/>
                <w:sz w:val="21"/>
                <w:szCs w:val="21"/>
                <w:shd w:val="clear" w:color="auto" w:fill="FFFFFF"/>
              </w:rPr>
            </w:rPrChange>
          </w:rPr>
          <w:t xml:space="preserve"> </w:t>
        </w:r>
        <w:r w:rsidR="006556BB" w:rsidRPr="00F34A6C">
          <w:rPr>
            <w:rFonts w:ascii="Brill" w:hAnsi="Brill" w:cs="Arial"/>
            <w:color w:val="000000" w:themeColor="text1"/>
            <w:shd w:val="clear" w:color="auto" w:fill="FFFFFF"/>
            <w:lang w:val="nl-BE"/>
            <w:rPrChange w:id="2536" w:author="Autor">
              <w:rPr>
                <w:rFonts w:ascii="Arial" w:hAnsi="Arial" w:cs="Arial"/>
                <w:color w:val="4D5156"/>
                <w:sz w:val="21"/>
                <w:szCs w:val="21"/>
                <w:shd w:val="clear" w:color="auto" w:fill="FFFFFF"/>
              </w:rPr>
            </w:rPrChange>
          </w:rPr>
          <w:t>Rowohlt Taschenbuch Verlag</w:t>
        </w:r>
        <w:r w:rsidR="006556BB" w:rsidRPr="00F34A6C">
          <w:rPr>
            <w:rFonts w:ascii="Brill" w:hAnsi="Brill" w:cs="Arial"/>
            <w:color w:val="000000" w:themeColor="text1"/>
            <w:shd w:val="clear" w:color="auto" w:fill="FFFFFF"/>
            <w:lang w:val="nl-BE"/>
            <w:rPrChange w:id="2537" w:author="Autor">
              <w:rPr>
                <w:rFonts w:ascii="Brill" w:hAnsi="Brill" w:cs="Arial"/>
                <w:color w:val="4D5156"/>
                <w:shd w:val="clear" w:color="auto" w:fill="FFFFFF"/>
              </w:rPr>
            </w:rPrChange>
          </w:rPr>
          <w:t>.</w:t>
        </w:r>
      </w:ins>
      <w:del w:id="2538" w:author="Autor">
        <w:r w:rsidRPr="00BF26E0" w:rsidDel="006556BB">
          <w:rPr>
            <w:rFonts w:ascii="Brill" w:eastAsia="Brill" w:hAnsi="Brill" w:cs="Brill"/>
            <w:lang w:val="nl-BE"/>
          </w:rPr>
          <w:delText>.</w:delText>
        </w:r>
      </w:del>
    </w:p>
    <w:p w14:paraId="35077A85" w14:textId="01607C69" w:rsidR="00CB3FC9" w:rsidRPr="00BF26E0" w:rsidRDefault="00C55FA1" w:rsidP="00F62668">
      <w:pPr>
        <w:spacing w:line="360" w:lineRule="auto"/>
        <w:ind w:left="426" w:hanging="426"/>
        <w:jc w:val="both"/>
        <w:rPr>
          <w:rFonts w:ascii="Brill" w:eastAsia="Brill" w:hAnsi="Brill" w:cs="Brill"/>
          <w:lang w:val="nl-BE"/>
        </w:rPr>
      </w:pPr>
      <w:proofErr w:type="spellStart"/>
      <w:r w:rsidRPr="00C66272">
        <w:rPr>
          <w:rFonts w:ascii="Brill" w:eastAsia="Brill" w:hAnsi="Brill" w:cs="Brill"/>
        </w:rPr>
        <w:t>Thinius</w:t>
      </w:r>
      <w:proofErr w:type="spellEnd"/>
      <w:r w:rsidRPr="00C66272">
        <w:rPr>
          <w:rFonts w:ascii="Brill" w:eastAsia="Brill" w:hAnsi="Brill" w:cs="Brill"/>
        </w:rPr>
        <w:t>, C. (</w:t>
      </w:r>
      <w:del w:id="2539" w:author="Autor">
        <w:r w:rsidRPr="00C66272" w:rsidDel="00607598">
          <w:rPr>
            <w:rFonts w:ascii="Brill" w:eastAsia="Brill" w:hAnsi="Brill" w:cs="Brill"/>
          </w:rPr>
          <w:delText>1973</w:delText>
        </w:r>
      </w:del>
      <w:ins w:id="2540" w:author="Autor">
        <w:r w:rsidR="00607598" w:rsidRPr="00C66272">
          <w:rPr>
            <w:rFonts w:ascii="Brill" w:eastAsia="Brill" w:hAnsi="Brill" w:cs="Brill"/>
          </w:rPr>
          <w:t>197</w:t>
        </w:r>
        <w:r w:rsidR="00607598">
          <w:rPr>
            <w:rFonts w:ascii="Brill" w:eastAsia="Brill" w:hAnsi="Brill" w:cs="Brill"/>
          </w:rPr>
          <w:t>5</w:t>
        </w:r>
      </w:ins>
      <w:r w:rsidRPr="00C66272">
        <w:rPr>
          <w:rFonts w:ascii="Brill" w:eastAsia="Brill" w:hAnsi="Brill" w:cs="Brill"/>
        </w:rPr>
        <w:t xml:space="preserve">). </w:t>
      </w:r>
      <w:proofErr w:type="spellStart"/>
      <w:r w:rsidRPr="00C66272">
        <w:rPr>
          <w:rFonts w:ascii="Brill" w:eastAsia="Brill" w:hAnsi="Brill" w:cs="Brill"/>
          <w:i/>
        </w:rPr>
        <w:t>Damals</w:t>
      </w:r>
      <w:proofErr w:type="spellEnd"/>
      <w:r w:rsidRPr="00C66272">
        <w:rPr>
          <w:rFonts w:ascii="Brill" w:eastAsia="Brill" w:hAnsi="Brill" w:cs="Brill"/>
          <w:i/>
        </w:rPr>
        <w:t xml:space="preserve"> in St. Pauli</w:t>
      </w:r>
      <w:ins w:id="2541" w:author="Autor">
        <w:r w:rsidR="00052352">
          <w:rPr>
            <w:rFonts w:ascii="Brill" w:eastAsia="Brill" w:hAnsi="Brill" w:cs="Brill"/>
            <w:i/>
          </w:rPr>
          <w:t>:</w:t>
        </w:r>
      </w:ins>
      <w:del w:id="2542" w:author="Autor">
        <w:r w:rsidRPr="00C66272" w:rsidDel="00052352">
          <w:rPr>
            <w:rFonts w:ascii="Brill" w:eastAsia="Brill" w:hAnsi="Brill" w:cs="Brill"/>
            <w:i/>
          </w:rPr>
          <w:delText>.</w:delText>
        </w:r>
      </w:del>
      <w:r w:rsidRPr="00C66272">
        <w:rPr>
          <w:rFonts w:ascii="Brill" w:eastAsia="Brill" w:hAnsi="Brill" w:cs="Brill"/>
          <w:i/>
        </w:rPr>
        <w:t xml:space="preserve"> </w:t>
      </w:r>
      <w:r w:rsidRPr="00BF26E0">
        <w:rPr>
          <w:rFonts w:ascii="Brill" w:eastAsia="Brill" w:hAnsi="Brill" w:cs="Brill"/>
          <w:i/>
          <w:lang w:val="nl-BE"/>
        </w:rPr>
        <w:t>Lust und Freude in der Vorstadt.</w:t>
      </w:r>
      <w:r w:rsidRPr="00BF26E0">
        <w:rPr>
          <w:rFonts w:ascii="Brill" w:eastAsia="Brill" w:hAnsi="Brill" w:cs="Brill"/>
          <w:lang w:val="nl-BE"/>
        </w:rPr>
        <w:t xml:space="preserve"> Hamburg: H. Christians. </w:t>
      </w:r>
    </w:p>
    <w:p w14:paraId="35077A86" w14:textId="2602F579" w:rsidR="00CB3FC9" w:rsidRPr="00BF26E0" w:rsidDel="00343BD7" w:rsidRDefault="00C55FA1" w:rsidP="00F62668">
      <w:pPr>
        <w:spacing w:line="360" w:lineRule="auto"/>
        <w:ind w:left="426" w:hanging="426"/>
        <w:jc w:val="both"/>
        <w:rPr>
          <w:del w:id="2543" w:author="Autor"/>
          <w:rFonts w:ascii="Brill" w:eastAsia="Brill" w:hAnsi="Brill" w:cs="Brill"/>
          <w:lang w:val="nl-BE"/>
        </w:rPr>
      </w:pPr>
      <w:commentRangeStart w:id="2544"/>
      <w:del w:id="2545" w:author="Autor">
        <w:r w:rsidRPr="00BF26E0" w:rsidDel="00343BD7">
          <w:rPr>
            <w:rFonts w:ascii="Brill" w:eastAsia="Brill" w:hAnsi="Brill" w:cs="Brill"/>
            <w:lang w:val="nl-BE"/>
          </w:rPr>
          <w:delText xml:space="preserve">Jungwirth, B. (1993). </w:delText>
        </w:r>
        <w:r w:rsidRPr="00BF26E0" w:rsidDel="00343BD7">
          <w:rPr>
            <w:rFonts w:ascii="Brill" w:eastAsia="Brill" w:hAnsi="Brill" w:cs="Brill"/>
            <w:i/>
            <w:lang w:val="nl-BE"/>
          </w:rPr>
          <w:delText>St. Pauli im Wandel.</w:delText>
        </w:r>
        <w:r w:rsidRPr="00BF26E0" w:rsidDel="00343BD7">
          <w:rPr>
            <w:rFonts w:ascii="Brill" w:eastAsia="Brill" w:hAnsi="Brill" w:cs="Brill"/>
            <w:lang w:val="nl-BE"/>
          </w:rPr>
          <w:delText xml:space="preserve"> Hamburg: </w:delText>
        </w:r>
        <w:r w:rsidRPr="00BF26E0" w:rsidDel="00343BD7">
          <w:rPr>
            <w:rFonts w:ascii="Brill" w:eastAsia="Brill" w:hAnsi="Brill" w:cs="Brill"/>
            <w:color w:val="2B3545"/>
            <w:highlight w:val="white"/>
            <w:lang w:val="nl-BE"/>
          </w:rPr>
          <w:delText>Medien-Verl. Schubert.</w:delText>
        </w:r>
        <w:commentRangeEnd w:id="2544"/>
        <w:r w:rsidR="00052352" w:rsidDel="00343BD7">
          <w:rPr>
            <w:rStyle w:val="Odwoaniedokomentarza"/>
            <w:lang w:val="en-AU"/>
          </w:rPr>
          <w:commentReference w:id="2544"/>
        </w:r>
      </w:del>
    </w:p>
    <w:p w14:paraId="35077A87"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Tietgen, J. (2014). </w:t>
      </w:r>
      <w:r w:rsidRPr="00BF26E0">
        <w:rPr>
          <w:rFonts w:ascii="Brill" w:eastAsia="Brill" w:hAnsi="Brill" w:cs="Brill"/>
          <w:i/>
          <w:lang w:val="nl-BE"/>
        </w:rPr>
        <w:t>St. Pauli &amp; Schanzenviertel.</w:t>
      </w:r>
      <w:r w:rsidRPr="00BF26E0">
        <w:rPr>
          <w:rFonts w:ascii="Brill" w:eastAsia="Brill" w:hAnsi="Brill" w:cs="Brill"/>
          <w:lang w:val="nl-BE"/>
        </w:rPr>
        <w:t xml:space="preserve"> Hamburg: </w:t>
      </w:r>
      <w:r w:rsidRPr="00BF26E0">
        <w:rPr>
          <w:rFonts w:ascii="Brill" w:eastAsia="Brill" w:hAnsi="Brill" w:cs="Brill"/>
          <w:color w:val="4D5156"/>
          <w:highlight w:val="white"/>
          <w:lang w:val="nl-BE"/>
        </w:rPr>
        <w:t>Junius Verlag.</w:t>
      </w:r>
    </w:p>
    <w:p w14:paraId="35077A88" w14:textId="70AA6409"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Toennies, F. (1896). Die Enquete über die Zustände der Arbeit im Hamburger Hafen. </w:t>
      </w:r>
      <w:r w:rsidRPr="00BF26E0">
        <w:rPr>
          <w:rFonts w:ascii="Brill" w:eastAsia="Brill" w:hAnsi="Brill" w:cs="Brill"/>
          <w:i/>
          <w:lang w:val="nl-BE"/>
        </w:rPr>
        <w:t xml:space="preserve">Archiv für Soziale Gesetzgebung und Statistik, </w:t>
      </w:r>
      <w:commentRangeStart w:id="2546"/>
      <w:r w:rsidRPr="00BF26E0">
        <w:rPr>
          <w:rFonts w:ascii="Brill" w:eastAsia="Brill" w:hAnsi="Brill" w:cs="Brill"/>
          <w:i/>
          <w:lang w:val="nl-BE"/>
        </w:rPr>
        <w:t>12</w:t>
      </w:r>
      <w:r w:rsidRPr="00BF26E0">
        <w:rPr>
          <w:rFonts w:ascii="Brill" w:eastAsia="Brill" w:hAnsi="Brill" w:cs="Brill"/>
          <w:lang w:val="nl-BE"/>
        </w:rPr>
        <w:t xml:space="preserve">, </w:t>
      </w:r>
      <w:del w:id="2547" w:author="Autor">
        <w:r w:rsidRPr="00BF26E0" w:rsidDel="000014AD">
          <w:rPr>
            <w:rFonts w:ascii="Brill" w:eastAsia="Brill" w:hAnsi="Brill" w:cs="Brill"/>
            <w:lang w:val="nl-BE"/>
          </w:rPr>
          <w:delText>335</w:delText>
        </w:r>
        <w:commentRangeEnd w:id="2546"/>
        <w:r w:rsidR="00163DFE" w:rsidDel="000014AD">
          <w:rPr>
            <w:rStyle w:val="Odwoaniedokomentarza"/>
            <w:lang w:val="en-AU"/>
          </w:rPr>
          <w:commentReference w:id="2546"/>
        </w:r>
      </w:del>
      <w:ins w:id="2548" w:author="Autor">
        <w:r w:rsidR="000014AD" w:rsidRPr="00BF26E0">
          <w:rPr>
            <w:rFonts w:ascii="Brill" w:eastAsia="Brill" w:hAnsi="Brill" w:cs="Brill"/>
            <w:lang w:val="nl-BE"/>
          </w:rPr>
          <w:t>3</w:t>
        </w:r>
        <w:r w:rsidR="000014AD">
          <w:rPr>
            <w:rFonts w:ascii="Brill" w:eastAsia="Brill" w:hAnsi="Brill" w:cs="Brill"/>
            <w:lang w:val="nl-BE"/>
          </w:rPr>
          <w:t>03-348</w:t>
        </w:r>
      </w:ins>
      <w:r w:rsidRPr="00BF26E0">
        <w:rPr>
          <w:rFonts w:ascii="Brill" w:eastAsia="Brill" w:hAnsi="Brill" w:cs="Brill"/>
          <w:lang w:val="nl-BE"/>
        </w:rPr>
        <w:t>.</w:t>
      </w:r>
    </w:p>
    <w:p w14:paraId="35077A89"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Toennies, F. (1897). </w:t>
      </w:r>
      <w:r w:rsidRPr="00BF26E0">
        <w:rPr>
          <w:rFonts w:ascii="Brill" w:eastAsia="Brill" w:hAnsi="Brill" w:cs="Brill"/>
          <w:i/>
          <w:lang w:val="nl-BE"/>
        </w:rPr>
        <w:t>Hafenarbeiter und Seeleute in Hamburg vor dem Strike 1896/97.</w:t>
      </w:r>
      <w:r w:rsidRPr="00BF26E0">
        <w:rPr>
          <w:rFonts w:ascii="Brill" w:eastAsia="Brill" w:hAnsi="Brill" w:cs="Brill"/>
          <w:lang w:val="nl-BE"/>
        </w:rPr>
        <w:t xml:space="preserve"> Archiv für soziale Gesetzgebung und Statistik, </w:t>
      </w:r>
      <w:commentRangeStart w:id="2549"/>
      <w:r w:rsidRPr="00BF26E0">
        <w:rPr>
          <w:rFonts w:ascii="Brill" w:eastAsia="Brill" w:hAnsi="Brill" w:cs="Brill"/>
          <w:i/>
          <w:lang w:val="nl-BE"/>
        </w:rPr>
        <w:t>10</w:t>
      </w:r>
      <w:commentRangeEnd w:id="2549"/>
      <w:r w:rsidR="00163DFE">
        <w:rPr>
          <w:rStyle w:val="Odwoaniedokomentarza"/>
          <w:lang w:val="en-AU"/>
        </w:rPr>
        <w:commentReference w:id="2549"/>
      </w:r>
      <w:r w:rsidRPr="00BF26E0">
        <w:rPr>
          <w:rFonts w:ascii="Brill" w:eastAsia="Brill" w:hAnsi="Brill" w:cs="Brill"/>
          <w:i/>
          <w:lang w:val="nl-BE"/>
        </w:rPr>
        <w:t>,</w:t>
      </w:r>
      <w:r w:rsidRPr="00BF26E0">
        <w:rPr>
          <w:rFonts w:ascii="Brill" w:eastAsia="Brill" w:hAnsi="Brill" w:cs="Brill"/>
          <w:lang w:val="nl-BE"/>
        </w:rPr>
        <w:t xml:space="preserve"> 173-238.</w:t>
      </w:r>
    </w:p>
    <w:p w14:paraId="35077A8A"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Stubbe-da Luz, H. (1986). Stadt und Hafen Hamburg in ausländischer Reiseliteratur vom 17. bis zum 19. Jahrhundert. In J. Ellermeyer &amp; R. Postel (Eds.), </w:t>
      </w:r>
      <w:r w:rsidRPr="00BF26E0">
        <w:rPr>
          <w:rFonts w:ascii="Brill" w:eastAsia="Brill" w:hAnsi="Brill" w:cs="Brill"/>
          <w:i/>
          <w:lang w:val="nl-BE"/>
        </w:rPr>
        <w:t>Stadt und Hafen. Hamburger Beiträge zur von Handel und Schifffahrt.</w:t>
      </w:r>
      <w:r w:rsidRPr="00BF26E0">
        <w:rPr>
          <w:rFonts w:ascii="Brill" w:eastAsia="Brill" w:hAnsi="Brill" w:cs="Brill"/>
          <w:lang w:val="nl-BE"/>
        </w:rPr>
        <w:t xml:space="preserve"> (pp. 190-201), Hamburg: H. Christians. </w:t>
      </w:r>
    </w:p>
    <w:p w14:paraId="35077A8B" w14:textId="77777777" w:rsidR="00CB3FC9" w:rsidRPr="00BF26E0" w:rsidRDefault="00C55FA1" w:rsidP="00F62668">
      <w:pPr>
        <w:spacing w:line="360" w:lineRule="auto"/>
        <w:ind w:left="426" w:hanging="426"/>
        <w:jc w:val="both"/>
        <w:rPr>
          <w:rFonts w:ascii="Brill" w:eastAsia="Brill" w:hAnsi="Brill" w:cs="Brill"/>
          <w:lang w:val="nl-BE"/>
        </w:rPr>
      </w:pPr>
      <w:r w:rsidRPr="00BF26E0">
        <w:rPr>
          <w:rFonts w:ascii="Brill" w:eastAsia="Brill" w:hAnsi="Brill" w:cs="Brill"/>
          <w:lang w:val="nl-BE"/>
        </w:rPr>
        <w:t xml:space="preserve">Walther, A. (1936). </w:t>
      </w:r>
      <w:r w:rsidRPr="00BF26E0">
        <w:rPr>
          <w:rFonts w:ascii="Brill" w:eastAsia="Brill" w:hAnsi="Brill" w:cs="Brill"/>
          <w:i/>
          <w:lang w:val="nl-BE"/>
        </w:rPr>
        <w:t>Neue Wege der Großstadtsanierung.</w:t>
      </w:r>
      <w:r w:rsidRPr="00BF26E0">
        <w:rPr>
          <w:rFonts w:ascii="Brill" w:eastAsia="Brill" w:hAnsi="Brill" w:cs="Brill"/>
          <w:lang w:val="nl-BE"/>
        </w:rPr>
        <w:t xml:space="preserve"> Stuttgart: </w:t>
      </w:r>
      <w:r w:rsidRPr="00BF26E0">
        <w:rPr>
          <w:rFonts w:ascii="Brill" w:eastAsia="Brill" w:hAnsi="Brill" w:cs="Brill"/>
          <w:color w:val="2B3545"/>
          <w:shd w:val="clear" w:color="auto" w:fill="FAFAFA"/>
          <w:lang w:val="nl-BE"/>
        </w:rPr>
        <w:t>W. Kohlhammer.</w:t>
      </w:r>
    </w:p>
    <w:p w14:paraId="35077A8C" w14:textId="77777777" w:rsidR="00CB3FC9" w:rsidRPr="00C66272" w:rsidRDefault="00C55FA1" w:rsidP="00F62668">
      <w:pPr>
        <w:spacing w:line="360" w:lineRule="auto"/>
        <w:ind w:left="426" w:hanging="426"/>
        <w:jc w:val="both"/>
        <w:rPr>
          <w:rFonts w:ascii="Brill" w:eastAsia="Brill" w:hAnsi="Brill" w:cs="Brill"/>
        </w:rPr>
      </w:pPr>
      <w:r w:rsidRPr="00BF26E0">
        <w:rPr>
          <w:rFonts w:ascii="Brill" w:eastAsia="Brill" w:hAnsi="Brill" w:cs="Brill"/>
          <w:lang w:val="nl-BE"/>
        </w:rPr>
        <w:t xml:space="preserve">Ziemer, A., &amp; Ziemer, L. (2019). </w:t>
      </w:r>
      <w:r w:rsidRPr="00BF26E0">
        <w:rPr>
          <w:rFonts w:ascii="Brill" w:eastAsia="Brill" w:hAnsi="Brill" w:cs="Brill"/>
          <w:i/>
          <w:lang w:val="nl-BE"/>
        </w:rPr>
        <w:t>Wo Seeleute ankern: Große Elbstraße 132. Die Geschichte der Seemannsmission Hamburg-Altona.</w:t>
      </w:r>
      <w:r w:rsidRPr="00BF26E0">
        <w:rPr>
          <w:rFonts w:ascii="Brill" w:eastAsia="Brill" w:hAnsi="Brill" w:cs="Brill"/>
          <w:lang w:val="nl-BE"/>
        </w:rPr>
        <w:t xml:space="preserve"> </w:t>
      </w:r>
      <w:r w:rsidRPr="00C66272">
        <w:rPr>
          <w:rFonts w:ascii="Brill" w:eastAsia="Brill" w:hAnsi="Brill" w:cs="Brill"/>
        </w:rPr>
        <w:t xml:space="preserve">Hamburg: </w:t>
      </w:r>
      <w:r w:rsidRPr="00C66272">
        <w:rPr>
          <w:rFonts w:ascii="Brill" w:eastAsia="Brill" w:hAnsi="Brill" w:cs="Brill"/>
          <w:color w:val="2B3545"/>
          <w:shd w:val="clear" w:color="auto" w:fill="FAFAFA"/>
        </w:rPr>
        <w:t xml:space="preserve">Deutsche </w:t>
      </w:r>
      <w:proofErr w:type="spellStart"/>
      <w:r w:rsidRPr="00C66272">
        <w:rPr>
          <w:rFonts w:ascii="Brill" w:eastAsia="Brill" w:hAnsi="Brill" w:cs="Brill"/>
          <w:color w:val="2B3545"/>
          <w:shd w:val="clear" w:color="auto" w:fill="FAFAFA"/>
        </w:rPr>
        <w:t>Seemannsmission</w:t>
      </w:r>
      <w:proofErr w:type="spellEnd"/>
      <w:r w:rsidRPr="00C66272">
        <w:rPr>
          <w:rFonts w:ascii="Brill" w:eastAsia="Brill" w:hAnsi="Brill" w:cs="Brill"/>
          <w:color w:val="2B3545"/>
          <w:shd w:val="clear" w:color="auto" w:fill="FAFAFA"/>
        </w:rPr>
        <w:t xml:space="preserve"> Hamburg Altona </w:t>
      </w:r>
      <w:proofErr w:type="spellStart"/>
      <w:r w:rsidRPr="00C66272">
        <w:rPr>
          <w:rFonts w:ascii="Brill" w:eastAsia="Brill" w:hAnsi="Brill" w:cs="Brill"/>
          <w:color w:val="2B3545"/>
          <w:shd w:val="clear" w:color="auto" w:fill="FAFAFA"/>
        </w:rPr>
        <w:t>e.V.</w:t>
      </w:r>
      <w:proofErr w:type="spellEnd"/>
    </w:p>
    <w:p w14:paraId="35077A8D" w14:textId="77777777" w:rsidR="00CB3FC9" w:rsidRPr="00C66272" w:rsidRDefault="00C55FA1" w:rsidP="00F62668">
      <w:pPr>
        <w:spacing w:line="360" w:lineRule="auto"/>
        <w:rPr>
          <w:rFonts w:ascii="Brill" w:eastAsia="Brill" w:hAnsi="Brill" w:cs="Brill"/>
        </w:rPr>
      </w:pPr>
      <w:r w:rsidRPr="00C66272">
        <w:rPr>
          <w:rFonts w:ascii="Brill" w:hAnsi="Brill"/>
        </w:rPr>
        <w:lastRenderedPageBreak/>
        <w:br w:type="page"/>
      </w:r>
    </w:p>
    <w:p w14:paraId="4F0FD31A" w14:textId="77777777" w:rsidR="00F62668" w:rsidRDefault="00C55FA1" w:rsidP="00F62668">
      <w:pPr>
        <w:spacing w:line="360" w:lineRule="auto"/>
        <w:rPr>
          <w:rFonts w:ascii="Brill" w:eastAsia="Brill" w:hAnsi="Brill" w:cs="Brill"/>
          <w:i/>
        </w:rPr>
      </w:pPr>
      <w:r w:rsidRPr="00C66272">
        <w:rPr>
          <w:rFonts w:ascii="Brill" w:eastAsia="Brill" w:hAnsi="Brill" w:cs="Brill"/>
          <w:b/>
          <w:sz w:val="28"/>
          <w:szCs w:val="28"/>
        </w:rPr>
        <w:lastRenderedPageBreak/>
        <w:t>Chapter 5. Pleasure reconsidered and relocated: Modern urban visions in the wake of Rotterdam’s discontinued amusement areas</w:t>
      </w:r>
      <w:r w:rsidRPr="00C66272">
        <w:rPr>
          <w:rFonts w:ascii="Brill" w:eastAsia="Brill" w:hAnsi="Brill" w:cs="Brill"/>
        </w:rPr>
        <w:br/>
      </w:r>
    </w:p>
    <w:p w14:paraId="35077A8E" w14:textId="39B42583" w:rsidR="00CB3FC9" w:rsidRPr="00C66272" w:rsidRDefault="00C55FA1" w:rsidP="00F62668">
      <w:pPr>
        <w:spacing w:line="360" w:lineRule="auto"/>
        <w:rPr>
          <w:rFonts w:ascii="Brill" w:eastAsia="Brill" w:hAnsi="Brill" w:cs="Brill"/>
          <w:i/>
        </w:rPr>
      </w:pPr>
      <w:r w:rsidRPr="00C66272">
        <w:rPr>
          <w:rFonts w:ascii="Brill" w:eastAsia="Brill" w:hAnsi="Brill" w:cs="Brill"/>
          <w:i/>
        </w:rPr>
        <w:t>Vincent Baptist</w:t>
      </w:r>
    </w:p>
    <w:p w14:paraId="35077A8F" w14:textId="00825D74" w:rsidR="00CB3FC9" w:rsidRPr="00C66272" w:rsidRDefault="00C55FA1" w:rsidP="00F62668">
      <w:pPr>
        <w:spacing w:line="360" w:lineRule="auto"/>
        <w:jc w:val="both"/>
        <w:rPr>
          <w:rFonts w:ascii="Brill" w:eastAsia="Brill" w:hAnsi="Brill" w:cs="Brill"/>
        </w:rPr>
      </w:pPr>
      <w:r w:rsidRPr="00C66272">
        <w:rPr>
          <w:rFonts w:ascii="Brill" w:eastAsia="Brill" w:hAnsi="Brill" w:cs="Brill"/>
        </w:rPr>
        <w:t>(</w:t>
      </w:r>
      <w:r w:rsidR="00F62668">
        <w:rPr>
          <w:rFonts w:ascii="Brill" w:eastAsia="Brill" w:hAnsi="Brill" w:cs="Brill"/>
        </w:rPr>
        <w:t>Delft University of Technology</w:t>
      </w:r>
      <w:r w:rsidRPr="00C66272">
        <w:rPr>
          <w:rFonts w:ascii="Brill" w:eastAsia="Brill" w:hAnsi="Brill" w:cs="Brill"/>
        </w:rPr>
        <w:t>)</w:t>
      </w:r>
    </w:p>
    <w:p w14:paraId="35077A90" w14:textId="77777777" w:rsidR="00CB3FC9" w:rsidRPr="00BF26E0" w:rsidRDefault="00C55FA1" w:rsidP="00F62668">
      <w:pPr>
        <w:spacing w:line="360" w:lineRule="auto"/>
        <w:rPr>
          <w:rFonts w:ascii="Brill" w:eastAsia="Brill" w:hAnsi="Brill" w:cs="Brill"/>
          <w:b/>
          <w:sz w:val="28"/>
          <w:szCs w:val="28"/>
          <w:lang w:val="nl-BE"/>
        </w:rPr>
      </w:pPr>
      <w:r w:rsidRPr="00BF26E0">
        <w:rPr>
          <w:rFonts w:ascii="Brill" w:eastAsia="Brill" w:hAnsi="Brill" w:cs="Brill"/>
          <w:i/>
          <w:lang w:val="nl-BE"/>
        </w:rPr>
        <w:t xml:space="preserve">Paul van de Laar </w:t>
      </w:r>
    </w:p>
    <w:p w14:paraId="35077A91" w14:textId="77777777" w:rsidR="00CB3FC9" w:rsidRPr="00BF26E0" w:rsidRDefault="00C55FA1" w:rsidP="00F62668">
      <w:pPr>
        <w:spacing w:line="360" w:lineRule="auto"/>
        <w:jc w:val="both"/>
        <w:rPr>
          <w:rFonts w:ascii="Brill" w:eastAsia="Brill" w:hAnsi="Brill" w:cs="Brill"/>
          <w:lang w:val="nl-BE"/>
        </w:rPr>
      </w:pPr>
      <w:r w:rsidRPr="00BF26E0">
        <w:rPr>
          <w:rFonts w:ascii="Brill" w:eastAsia="Brill" w:hAnsi="Brill" w:cs="Brill"/>
          <w:lang w:val="nl-BE"/>
        </w:rPr>
        <w:t>(Erasmus University Rotterdam)</w:t>
      </w:r>
    </w:p>
    <w:p w14:paraId="35077A92" w14:textId="77777777" w:rsidR="00CB3FC9" w:rsidRPr="00BF26E0" w:rsidRDefault="00CB3FC9" w:rsidP="00F62668">
      <w:pPr>
        <w:spacing w:line="360" w:lineRule="auto"/>
        <w:jc w:val="both"/>
        <w:rPr>
          <w:rFonts w:ascii="Brill" w:eastAsia="Brill" w:hAnsi="Brill" w:cs="Brill"/>
          <w:lang w:val="nl-BE"/>
        </w:rPr>
      </w:pPr>
    </w:p>
    <w:p w14:paraId="35077A93" w14:textId="77777777" w:rsidR="00CB3FC9" w:rsidRPr="00BF26E0" w:rsidRDefault="00C55FA1" w:rsidP="00F62668">
      <w:pPr>
        <w:spacing w:line="360" w:lineRule="auto"/>
        <w:jc w:val="both"/>
        <w:rPr>
          <w:rFonts w:ascii="Brill" w:eastAsia="Brill" w:hAnsi="Brill" w:cs="Brill"/>
          <w:b/>
          <w:lang w:val="nl-BE"/>
        </w:rPr>
      </w:pPr>
      <w:r w:rsidRPr="00BF26E0">
        <w:rPr>
          <w:rFonts w:ascii="Brill" w:eastAsia="Brill" w:hAnsi="Brill" w:cs="Brill"/>
          <w:b/>
          <w:lang w:val="nl-BE"/>
        </w:rPr>
        <w:t>Introduction</w:t>
      </w:r>
    </w:p>
    <w:p w14:paraId="35077A94" w14:textId="576F421A" w:rsidR="00CB3FC9" w:rsidRPr="00BF26E0" w:rsidRDefault="00C55FA1" w:rsidP="00F34A6C">
      <w:pPr>
        <w:spacing w:line="360" w:lineRule="auto"/>
        <w:rPr>
          <w:rFonts w:ascii="Brill" w:eastAsia="Brill" w:hAnsi="Brill" w:cs="Brill"/>
          <w:sz w:val="20"/>
          <w:szCs w:val="20"/>
          <w:lang w:val="nl-BE"/>
        </w:rPr>
        <w:pPrChange w:id="2550" w:author="Autor">
          <w:pPr>
            <w:spacing w:line="360" w:lineRule="auto"/>
            <w:jc w:val="right"/>
          </w:pPr>
        </w:pPrChange>
      </w:pPr>
      <w:r w:rsidRPr="00BF26E0">
        <w:rPr>
          <w:rFonts w:ascii="Brill" w:eastAsia="Brill" w:hAnsi="Brill" w:cs="Brill"/>
          <w:lang w:val="nl-BE"/>
        </w:rPr>
        <w:br/>
      </w:r>
      <w:r w:rsidRPr="00BF26E0">
        <w:rPr>
          <w:rFonts w:ascii="Brill" w:eastAsia="Brill" w:hAnsi="Brill" w:cs="Brill"/>
          <w:sz w:val="20"/>
          <w:szCs w:val="20"/>
          <w:lang w:val="nl-BE"/>
        </w:rPr>
        <w:t xml:space="preserve">“En hoe zal het gaan met de ontucht, die hier voor het overgroote deel </w:t>
      </w:r>
      <w:r w:rsidRPr="00BF26E0">
        <w:rPr>
          <w:rFonts w:ascii="Brill" w:eastAsia="Brill" w:hAnsi="Brill" w:cs="Brill"/>
          <w:sz w:val="20"/>
          <w:szCs w:val="20"/>
          <w:lang w:val="nl-BE"/>
        </w:rPr>
        <w:br/>
        <w:t>gelocaliseerd was? Zal ze [...] zich weer inkwartieren in een bepaalde wijk,</w:t>
      </w:r>
      <w:r w:rsidRPr="00BF26E0">
        <w:rPr>
          <w:rFonts w:ascii="Brill" w:eastAsia="Brill" w:hAnsi="Brill" w:cs="Brill"/>
          <w:sz w:val="20"/>
          <w:szCs w:val="20"/>
          <w:lang w:val="nl-BE"/>
        </w:rPr>
        <w:br/>
        <w:t xml:space="preserve"> die dan de nieuwe [Zandstraat] zal worden? Geeft de blijkbare voorkeur </w:t>
      </w:r>
      <w:r w:rsidRPr="00BF26E0">
        <w:rPr>
          <w:rFonts w:ascii="Brill" w:eastAsia="Brill" w:hAnsi="Brill" w:cs="Brill"/>
          <w:sz w:val="20"/>
          <w:szCs w:val="20"/>
          <w:lang w:val="nl-BE"/>
        </w:rPr>
        <w:br/>
        <w:t>voor oud-Katendrecht, daar om de havens heen, al eenige aanduiding?”</w:t>
      </w:r>
      <w:r w:rsidRPr="00BF26E0">
        <w:rPr>
          <w:rFonts w:ascii="Brill" w:eastAsia="Brill" w:hAnsi="Brill" w:cs="Brill"/>
          <w:sz w:val="20"/>
          <w:szCs w:val="20"/>
          <w:lang w:val="nl-BE"/>
        </w:rPr>
        <w:br/>
      </w:r>
      <w:r w:rsidRPr="00C66272">
        <w:rPr>
          <w:rFonts w:ascii="Brill" w:eastAsia="Brill" w:hAnsi="Brill" w:cs="Brill"/>
          <w:i/>
          <w:sz w:val="20"/>
          <w:szCs w:val="20"/>
        </w:rPr>
        <w:t>[“And what about the debauchery that was largely localized here?</w:t>
      </w:r>
      <w:r w:rsidRPr="00C66272">
        <w:rPr>
          <w:rFonts w:ascii="Brill" w:eastAsia="Brill" w:hAnsi="Brill" w:cs="Brill"/>
          <w:i/>
          <w:sz w:val="20"/>
          <w:szCs w:val="20"/>
        </w:rPr>
        <w:br/>
        <w:t xml:space="preserve"> Will it [...] resettle in a particular </w:t>
      </w:r>
      <w:r w:rsidR="00F62668">
        <w:rPr>
          <w:rFonts w:ascii="Brill" w:eastAsia="Brill" w:hAnsi="Brill" w:cs="Brill"/>
          <w:i/>
          <w:sz w:val="20"/>
          <w:szCs w:val="20"/>
        </w:rPr>
        <w:t>neighbourhood</w:t>
      </w:r>
      <w:r w:rsidRPr="00C66272">
        <w:rPr>
          <w:rFonts w:ascii="Brill" w:eastAsia="Brill" w:hAnsi="Brill" w:cs="Brill"/>
          <w:i/>
          <w:sz w:val="20"/>
          <w:szCs w:val="20"/>
        </w:rPr>
        <w:t xml:space="preserve">, which will then become </w:t>
      </w:r>
      <w:r w:rsidRPr="00C66272">
        <w:rPr>
          <w:rFonts w:ascii="Brill" w:eastAsia="Brill" w:hAnsi="Brill" w:cs="Brill"/>
          <w:i/>
          <w:sz w:val="20"/>
          <w:szCs w:val="20"/>
        </w:rPr>
        <w:br/>
        <w:t>the new [</w:t>
      </w:r>
      <w:proofErr w:type="spellStart"/>
      <w:r w:rsidRPr="00C66272">
        <w:rPr>
          <w:rFonts w:ascii="Brill" w:eastAsia="Brill" w:hAnsi="Brill" w:cs="Brill"/>
          <w:i/>
          <w:sz w:val="20"/>
          <w:szCs w:val="20"/>
        </w:rPr>
        <w:t>Zandstraat</w:t>
      </w:r>
      <w:proofErr w:type="spellEnd"/>
      <w:r w:rsidRPr="00C66272">
        <w:rPr>
          <w:rFonts w:ascii="Brill" w:eastAsia="Brill" w:hAnsi="Brill" w:cs="Brill"/>
          <w:i/>
          <w:sz w:val="20"/>
          <w:szCs w:val="20"/>
        </w:rPr>
        <w:t>]? Does the apparent preference for old-</w:t>
      </w:r>
      <w:proofErr w:type="spellStart"/>
      <w:r w:rsidRPr="00C66272">
        <w:rPr>
          <w:rFonts w:ascii="Brill" w:eastAsia="Brill" w:hAnsi="Brill" w:cs="Brill"/>
          <w:i/>
          <w:sz w:val="20"/>
          <w:szCs w:val="20"/>
        </w:rPr>
        <w:t>Katendrecht</w:t>
      </w:r>
      <w:proofErr w:type="spellEnd"/>
      <w:r w:rsidRPr="00C66272">
        <w:rPr>
          <w:rFonts w:ascii="Brill" w:eastAsia="Brill" w:hAnsi="Brill" w:cs="Brill"/>
          <w:i/>
          <w:sz w:val="20"/>
          <w:szCs w:val="20"/>
        </w:rPr>
        <w:t>,</w:t>
      </w:r>
      <w:r w:rsidRPr="00C66272">
        <w:rPr>
          <w:rFonts w:ascii="Brill" w:eastAsia="Brill" w:hAnsi="Brill" w:cs="Brill"/>
          <w:i/>
          <w:sz w:val="20"/>
          <w:szCs w:val="20"/>
        </w:rPr>
        <w:br/>
        <w:t xml:space="preserve"> around the harbours, already give an indication?” </w:t>
      </w:r>
      <w:r w:rsidRPr="00BF26E0">
        <w:rPr>
          <w:rFonts w:ascii="Brill" w:eastAsia="Brill" w:hAnsi="Brill" w:cs="Brill"/>
          <w:i/>
          <w:sz w:val="20"/>
          <w:szCs w:val="20"/>
          <w:lang w:val="nl-BE"/>
        </w:rPr>
        <w:t>(authors’ translation)]</w:t>
      </w:r>
      <w:r w:rsidRPr="00BF26E0">
        <w:rPr>
          <w:rFonts w:ascii="Brill" w:eastAsia="Brill" w:hAnsi="Brill" w:cs="Brill"/>
          <w:sz w:val="20"/>
          <w:szCs w:val="20"/>
          <w:vertAlign w:val="superscript"/>
          <w:lang w:val="nl-BE"/>
        </w:rPr>
        <w:br/>
      </w:r>
      <w:r w:rsidRPr="00BF26E0">
        <w:rPr>
          <w:rFonts w:ascii="Brill" w:eastAsia="Brill" w:hAnsi="Brill" w:cs="Brill"/>
          <w:sz w:val="20"/>
          <w:szCs w:val="20"/>
          <w:lang w:val="nl-BE"/>
        </w:rPr>
        <w:t>(Brusse, 1917, p. 14)</w:t>
      </w:r>
    </w:p>
    <w:p w14:paraId="35077A95" w14:textId="1C464A06" w:rsidR="00CB3FC9" w:rsidRPr="00C66272" w:rsidRDefault="00C55FA1" w:rsidP="00F34A6C">
      <w:pPr>
        <w:spacing w:line="360" w:lineRule="auto"/>
        <w:rPr>
          <w:rFonts w:ascii="Brill" w:eastAsia="Brill" w:hAnsi="Brill" w:cs="Brill"/>
          <w:sz w:val="20"/>
          <w:szCs w:val="20"/>
          <w:vertAlign w:val="superscript"/>
        </w:rPr>
        <w:pPrChange w:id="2551" w:author="Autor">
          <w:pPr>
            <w:spacing w:line="360" w:lineRule="auto"/>
            <w:jc w:val="right"/>
          </w:pPr>
        </w:pPrChange>
      </w:pPr>
      <w:r w:rsidRPr="00BF26E0">
        <w:rPr>
          <w:rFonts w:ascii="Brill" w:eastAsia="Brill" w:hAnsi="Brill" w:cs="Brill"/>
          <w:i/>
          <w:lang w:val="nl-BE"/>
        </w:rPr>
        <w:br/>
      </w:r>
      <w:r w:rsidRPr="00BF26E0">
        <w:rPr>
          <w:rFonts w:ascii="Brill" w:eastAsia="Brill" w:hAnsi="Brill" w:cs="Brill"/>
          <w:sz w:val="20"/>
          <w:szCs w:val="20"/>
          <w:lang w:val="nl-BE"/>
        </w:rPr>
        <w:t>“Zal er in het nieuwe stadsplan ook ruimte zijn voor [de Schiedamsedijk]?</w:t>
      </w:r>
      <w:r w:rsidRPr="00BF26E0">
        <w:rPr>
          <w:rFonts w:ascii="Brill" w:eastAsia="Brill" w:hAnsi="Brill" w:cs="Brill"/>
          <w:sz w:val="20"/>
          <w:szCs w:val="20"/>
          <w:lang w:val="nl-BE"/>
        </w:rPr>
        <w:br/>
        <w:t xml:space="preserve"> Is het mogelijk er een te maken? Men kan het probeeren. Die nieuw te ontwerpen</w:t>
      </w:r>
      <w:r w:rsidRPr="00BF26E0">
        <w:rPr>
          <w:rFonts w:ascii="Brill" w:eastAsia="Brill" w:hAnsi="Brill" w:cs="Brill"/>
          <w:sz w:val="20"/>
          <w:szCs w:val="20"/>
          <w:lang w:val="nl-BE"/>
        </w:rPr>
        <w:br/>
        <w:t xml:space="preserve"> “Dijk” zal dan ingeleefd moeten worden; hij zal geschiedenis moeten krijgen en dan</w:t>
      </w:r>
      <w:r w:rsidRPr="00BF26E0">
        <w:rPr>
          <w:rFonts w:ascii="Brill" w:eastAsia="Brill" w:hAnsi="Brill" w:cs="Brill"/>
          <w:sz w:val="20"/>
          <w:szCs w:val="20"/>
          <w:lang w:val="nl-BE"/>
        </w:rPr>
        <w:br/>
        <w:t xml:space="preserve"> zal hij mogelijk nog lang kunnen teren op de schoone reputatie van zijn voorganger [...].”</w:t>
      </w:r>
      <w:r w:rsidRPr="00BF26E0">
        <w:rPr>
          <w:rFonts w:ascii="Brill" w:eastAsia="Brill" w:hAnsi="Brill" w:cs="Brill"/>
          <w:sz w:val="20"/>
          <w:szCs w:val="20"/>
          <w:lang w:val="nl-BE"/>
        </w:rPr>
        <w:br/>
      </w:r>
      <w:r w:rsidRPr="00C66272">
        <w:rPr>
          <w:rFonts w:ascii="Brill" w:eastAsia="Brill" w:hAnsi="Brill" w:cs="Brill"/>
          <w:i/>
          <w:sz w:val="20"/>
          <w:szCs w:val="20"/>
        </w:rPr>
        <w:t xml:space="preserve">[“Will there also be room in the new city plan for [the </w:t>
      </w:r>
      <w:proofErr w:type="spellStart"/>
      <w:r w:rsidRPr="00C66272">
        <w:rPr>
          <w:rFonts w:ascii="Brill" w:eastAsia="Brill" w:hAnsi="Brill" w:cs="Brill"/>
          <w:i/>
          <w:sz w:val="20"/>
          <w:szCs w:val="20"/>
        </w:rPr>
        <w:t>Schiedamsedijk</w:t>
      </w:r>
      <w:proofErr w:type="spellEnd"/>
      <w:r w:rsidRPr="00C66272">
        <w:rPr>
          <w:rFonts w:ascii="Brill" w:eastAsia="Brill" w:hAnsi="Brill" w:cs="Brill"/>
          <w:i/>
          <w:sz w:val="20"/>
          <w:szCs w:val="20"/>
        </w:rPr>
        <w:t>]?</w:t>
      </w:r>
      <w:r w:rsidRPr="00C66272">
        <w:rPr>
          <w:rFonts w:ascii="Brill" w:eastAsia="Brill" w:hAnsi="Brill" w:cs="Brill"/>
          <w:i/>
          <w:sz w:val="20"/>
          <w:szCs w:val="20"/>
        </w:rPr>
        <w:br/>
        <w:t xml:space="preserve"> Is it possible to build one? They can try. That newly designed </w:t>
      </w:r>
      <w:ins w:id="2552" w:author="Autor">
        <w:r w:rsidR="00685B15">
          <w:rPr>
            <w:rFonts w:ascii="Brill" w:eastAsia="Brill" w:hAnsi="Brill" w:cs="Brill"/>
            <w:i/>
            <w:sz w:val="20"/>
            <w:szCs w:val="20"/>
          </w:rPr>
          <w:t>‘</w:t>
        </w:r>
      </w:ins>
      <w:del w:id="2553" w:author="Autor">
        <w:r w:rsidRPr="00C66272" w:rsidDel="00685B15">
          <w:rPr>
            <w:rFonts w:ascii="Brill" w:eastAsia="Brill" w:hAnsi="Brill" w:cs="Brill"/>
            <w:i/>
            <w:sz w:val="20"/>
            <w:szCs w:val="20"/>
          </w:rPr>
          <w:delText>“</w:delText>
        </w:r>
      </w:del>
      <w:r w:rsidRPr="00C66272">
        <w:rPr>
          <w:rFonts w:ascii="Brill" w:eastAsia="Brill" w:hAnsi="Brill" w:cs="Brill"/>
          <w:i/>
          <w:sz w:val="20"/>
          <w:szCs w:val="20"/>
        </w:rPr>
        <w:t>Dijk</w:t>
      </w:r>
      <w:ins w:id="2554" w:author="Autor">
        <w:r w:rsidR="00685B15">
          <w:rPr>
            <w:rFonts w:ascii="Brill" w:eastAsia="Brill" w:hAnsi="Brill" w:cs="Brill"/>
            <w:i/>
            <w:sz w:val="20"/>
            <w:szCs w:val="20"/>
          </w:rPr>
          <w:t>’</w:t>
        </w:r>
      </w:ins>
      <w:del w:id="2555" w:author="Autor">
        <w:r w:rsidRPr="00C66272" w:rsidDel="00685B15">
          <w:rPr>
            <w:rFonts w:ascii="Brill" w:eastAsia="Brill" w:hAnsi="Brill" w:cs="Brill"/>
            <w:i/>
            <w:sz w:val="20"/>
            <w:szCs w:val="20"/>
          </w:rPr>
          <w:delText>”</w:delText>
        </w:r>
      </w:del>
      <w:r w:rsidRPr="00C66272">
        <w:rPr>
          <w:rFonts w:ascii="Brill" w:eastAsia="Brill" w:hAnsi="Brill" w:cs="Brill"/>
          <w:i/>
          <w:sz w:val="20"/>
          <w:szCs w:val="20"/>
        </w:rPr>
        <w:t xml:space="preserve"> will then have to</w:t>
      </w:r>
      <w:r w:rsidRPr="00C66272">
        <w:rPr>
          <w:rFonts w:ascii="Brill" w:eastAsia="Brill" w:hAnsi="Brill" w:cs="Brill"/>
          <w:i/>
          <w:sz w:val="20"/>
          <w:szCs w:val="20"/>
        </w:rPr>
        <w:br/>
        <w:t xml:space="preserve"> become animated; it will have to accrue history, so that it may be able to live on</w:t>
      </w:r>
      <w:r w:rsidRPr="00C66272">
        <w:rPr>
          <w:rFonts w:ascii="Brill" w:eastAsia="Brill" w:hAnsi="Brill" w:cs="Brill"/>
          <w:i/>
          <w:sz w:val="20"/>
          <w:szCs w:val="20"/>
        </w:rPr>
        <w:br/>
        <w:t xml:space="preserve"> its predecessor’s fine reputation for a long time to come [...].” (authors’ translation)]</w:t>
      </w:r>
    </w:p>
    <w:p w14:paraId="35077A96" w14:textId="77777777" w:rsidR="00CB3FC9" w:rsidRPr="00C66272" w:rsidRDefault="00C55FA1" w:rsidP="00F34A6C">
      <w:pPr>
        <w:spacing w:line="360" w:lineRule="auto"/>
        <w:rPr>
          <w:rFonts w:ascii="Brill" w:eastAsia="Brill" w:hAnsi="Brill" w:cs="Brill"/>
          <w:sz w:val="20"/>
          <w:szCs w:val="20"/>
        </w:rPr>
        <w:pPrChange w:id="2556" w:author="Autor">
          <w:pPr>
            <w:spacing w:line="360" w:lineRule="auto"/>
            <w:jc w:val="right"/>
          </w:pPr>
        </w:pPrChange>
      </w:pPr>
      <w:r w:rsidRPr="0017503B">
        <w:rPr>
          <w:rFonts w:ascii="Brill" w:eastAsia="Brill" w:hAnsi="Brill" w:cs="Brill"/>
          <w:sz w:val="20"/>
          <w:szCs w:val="20"/>
        </w:rPr>
        <w:t>(</w:t>
      </w:r>
      <w:proofErr w:type="spellStart"/>
      <w:r w:rsidRPr="0017503B">
        <w:rPr>
          <w:rFonts w:ascii="Brill" w:eastAsia="Brill" w:hAnsi="Brill" w:cs="Brill"/>
          <w:sz w:val="20"/>
          <w:szCs w:val="20"/>
        </w:rPr>
        <w:t>Meerum</w:t>
      </w:r>
      <w:proofErr w:type="spellEnd"/>
      <w:r w:rsidRPr="0017503B">
        <w:rPr>
          <w:rFonts w:ascii="Brill" w:eastAsia="Brill" w:hAnsi="Brill" w:cs="Brill"/>
          <w:sz w:val="20"/>
          <w:szCs w:val="20"/>
        </w:rPr>
        <w:t xml:space="preserve"> </w:t>
      </w:r>
      <w:proofErr w:type="spellStart"/>
      <w:r w:rsidRPr="0017503B">
        <w:rPr>
          <w:rFonts w:ascii="Brill" w:eastAsia="Brill" w:hAnsi="Brill" w:cs="Brill"/>
          <w:sz w:val="20"/>
          <w:szCs w:val="20"/>
        </w:rPr>
        <w:t>Terwogt</w:t>
      </w:r>
      <w:proofErr w:type="spellEnd"/>
      <w:r w:rsidRPr="0017503B">
        <w:rPr>
          <w:rFonts w:ascii="Brill" w:eastAsia="Brill" w:hAnsi="Brill" w:cs="Brill"/>
          <w:sz w:val="20"/>
          <w:szCs w:val="20"/>
        </w:rPr>
        <w:t>, 1947</w:t>
      </w:r>
      <w:r w:rsidRPr="00C66272">
        <w:rPr>
          <w:rFonts w:ascii="Brill" w:eastAsia="Brill" w:hAnsi="Brill" w:cs="Brill"/>
          <w:sz w:val="20"/>
          <w:szCs w:val="20"/>
        </w:rPr>
        <w:t>, p.</w:t>
      </w:r>
      <w:del w:id="2557" w:author="Autor">
        <w:r w:rsidRPr="00C66272" w:rsidDel="0017503B">
          <w:rPr>
            <w:rFonts w:ascii="Brill" w:eastAsia="Brill" w:hAnsi="Brill" w:cs="Brill"/>
            <w:sz w:val="20"/>
            <w:szCs w:val="20"/>
          </w:rPr>
          <w:delText xml:space="preserve"> </w:delText>
        </w:r>
      </w:del>
      <w:r w:rsidRPr="00C66272">
        <w:rPr>
          <w:rFonts w:ascii="Brill" w:eastAsia="Brill" w:hAnsi="Brill" w:cs="Brill"/>
          <w:sz w:val="20"/>
          <w:szCs w:val="20"/>
        </w:rPr>
        <w:t>176)</w:t>
      </w:r>
    </w:p>
    <w:p w14:paraId="35077A97" w14:textId="77777777" w:rsidR="00CB3FC9" w:rsidRPr="00C66272" w:rsidRDefault="00CB3FC9" w:rsidP="00F62668">
      <w:pPr>
        <w:spacing w:line="360" w:lineRule="auto"/>
        <w:jc w:val="both"/>
        <w:rPr>
          <w:rFonts w:ascii="Brill" w:eastAsia="Brill" w:hAnsi="Brill" w:cs="Brill"/>
        </w:rPr>
      </w:pPr>
    </w:p>
    <w:p w14:paraId="35077A98" w14:textId="2F66D548" w:rsidR="00CB3FC9" w:rsidRPr="00C66272" w:rsidRDefault="00C55FA1" w:rsidP="00F62668">
      <w:pPr>
        <w:spacing w:line="360" w:lineRule="auto"/>
        <w:ind w:firstLine="720"/>
        <w:jc w:val="both"/>
        <w:rPr>
          <w:rFonts w:ascii="Brill" w:eastAsia="Brill" w:hAnsi="Brill" w:cs="Brill"/>
        </w:rPr>
      </w:pPr>
      <w:r w:rsidRPr="00C66272">
        <w:rPr>
          <w:rFonts w:ascii="Brill" w:eastAsia="Brill" w:hAnsi="Brill" w:cs="Brill"/>
        </w:rPr>
        <w:t>Places of constant hustle and bustle, where people and goods arrive and depart, where land and water meet: port cities have traditionally, and quite easily, given rise to slogans, metaphors</w:t>
      </w:r>
      <w:ins w:id="2558" w:author="Autor">
        <w:r w:rsidR="00BA09D9">
          <w:rPr>
            <w:rFonts w:ascii="Brill" w:eastAsia="Brill" w:hAnsi="Brill" w:cs="Brill"/>
          </w:rPr>
          <w:t>,</w:t>
        </w:r>
      </w:ins>
      <w:r w:rsidRPr="00C66272">
        <w:rPr>
          <w:rFonts w:ascii="Brill" w:eastAsia="Brill" w:hAnsi="Brill" w:cs="Brill"/>
        </w:rPr>
        <w:t xml:space="preserve"> and even myths ascribed to their particular maritime urban profile. Such conceptions are not merely superficial one-liners. As pointed out in the introduction to this </w:t>
      </w:r>
      <w:r w:rsidRPr="00C66272">
        <w:rPr>
          <w:rFonts w:ascii="Brill" w:eastAsia="Brill" w:hAnsi="Brill" w:cs="Brill"/>
        </w:rPr>
        <w:lastRenderedPageBreak/>
        <w:t xml:space="preserve">volume, they also function as </w:t>
      </w:r>
      <w:r w:rsidR="00BF25FF" w:rsidRPr="00C66272">
        <w:rPr>
          <w:rFonts w:ascii="Brill" w:eastAsia="Brill" w:hAnsi="Brill" w:cs="Brill"/>
        </w:rPr>
        <w:t>invitations</w:t>
      </w:r>
      <w:r w:rsidRPr="00C66272">
        <w:rPr>
          <w:rFonts w:ascii="Brill" w:eastAsia="Brill" w:hAnsi="Brill" w:cs="Brill"/>
        </w:rPr>
        <w:t xml:space="preserve"> to explore micro-geographies, often overlooked associations and traces in the contemporary environment (</w:t>
      </w:r>
      <w:proofErr w:type="spellStart"/>
      <w:r w:rsidRPr="00A024CC">
        <w:rPr>
          <w:rFonts w:ascii="Brill" w:eastAsia="Brill" w:hAnsi="Brill" w:cs="Brill"/>
        </w:rPr>
        <w:t>Harteveld</w:t>
      </w:r>
      <w:proofErr w:type="spellEnd"/>
      <w:r w:rsidRPr="00A024CC">
        <w:rPr>
          <w:rFonts w:ascii="Brill" w:eastAsia="Brill" w:hAnsi="Brill" w:cs="Brill"/>
        </w:rPr>
        <w:t>, 2021</w:t>
      </w:r>
      <w:r w:rsidRPr="00C66272">
        <w:rPr>
          <w:rFonts w:ascii="Brill" w:eastAsia="Brill" w:hAnsi="Brill" w:cs="Brill"/>
        </w:rPr>
        <w:t>), and to further theorize the distinct character of port cities (</w:t>
      </w:r>
      <w:commentRangeStart w:id="2559"/>
      <w:commentRangeStart w:id="2560"/>
      <w:r w:rsidRPr="00F34A6C">
        <w:rPr>
          <w:rFonts w:ascii="Brill" w:eastAsia="Brill" w:hAnsi="Brill" w:cs="Brill"/>
          <w:highlight w:val="green"/>
          <w:rPrChange w:id="2561" w:author="Autor">
            <w:rPr>
              <w:rFonts w:ascii="Brill" w:eastAsia="Brill" w:hAnsi="Brill" w:cs="Brill"/>
            </w:rPr>
          </w:rPrChange>
        </w:rPr>
        <w:t>Hein, Luning, &amp; Van de Laar, 2021</w:t>
      </w:r>
      <w:commentRangeEnd w:id="2559"/>
      <w:r w:rsidR="0017503B">
        <w:rPr>
          <w:rStyle w:val="Odwoaniedokomentarza"/>
          <w:lang w:val="en-AU"/>
        </w:rPr>
        <w:commentReference w:id="2559"/>
      </w:r>
      <w:commentRangeEnd w:id="2560"/>
      <w:r w:rsidR="000014AD">
        <w:rPr>
          <w:rStyle w:val="Odwoaniedokomentarza"/>
          <w:lang w:val="en-AU"/>
        </w:rPr>
        <w:commentReference w:id="2560"/>
      </w:r>
      <w:r w:rsidRPr="00C66272">
        <w:rPr>
          <w:rFonts w:ascii="Brill" w:eastAsia="Brill" w:hAnsi="Brill" w:cs="Brill"/>
        </w:rPr>
        <w:t xml:space="preserve">). However, as with more general urban discourses, trying to pinpoint ‘the port city’ leads to the realization that any notion of ‘port </w:t>
      </w:r>
      <w:proofErr w:type="spellStart"/>
      <w:r w:rsidRPr="00C66272">
        <w:rPr>
          <w:rFonts w:ascii="Brill" w:eastAsia="Brill" w:hAnsi="Brill" w:cs="Brill"/>
        </w:rPr>
        <w:t>cityness</w:t>
      </w:r>
      <w:proofErr w:type="spellEnd"/>
      <w:r w:rsidRPr="00C66272">
        <w:rPr>
          <w:rFonts w:ascii="Brill" w:eastAsia="Brill" w:hAnsi="Brill" w:cs="Brill"/>
        </w:rPr>
        <w:t>’ inevitably brings together certain meanings and dimensions that potentially compete with and contradict each other (</w:t>
      </w:r>
      <w:commentRangeStart w:id="2562"/>
      <w:commentRangeStart w:id="2563"/>
      <w:r w:rsidRPr="00692CD2">
        <w:rPr>
          <w:rFonts w:ascii="Brill" w:eastAsia="Brill" w:hAnsi="Brill" w:cs="Brill"/>
        </w:rPr>
        <w:t>Vigar, Graham</w:t>
      </w:r>
      <w:ins w:id="2564" w:author="Autor">
        <w:r w:rsidR="00692CD2">
          <w:rPr>
            <w:rFonts w:ascii="Brill" w:eastAsia="Brill" w:hAnsi="Brill" w:cs="Brill"/>
          </w:rPr>
          <w:t>,</w:t>
        </w:r>
      </w:ins>
      <w:r w:rsidRPr="00692CD2">
        <w:rPr>
          <w:rFonts w:ascii="Brill" w:eastAsia="Brill" w:hAnsi="Brill" w:cs="Brill"/>
        </w:rPr>
        <w:t xml:space="preserve"> &amp; Healey, 2005</w:t>
      </w:r>
      <w:commentRangeEnd w:id="2562"/>
      <w:r w:rsidR="00692CD2">
        <w:rPr>
          <w:rStyle w:val="Odwoaniedokomentarza"/>
          <w:lang w:val="en-AU"/>
        </w:rPr>
        <w:commentReference w:id="2562"/>
      </w:r>
      <w:commentRangeEnd w:id="2563"/>
      <w:r w:rsidR="000014AD">
        <w:rPr>
          <w:rStyle w:val="Odwoaniedokomentarza"/>
          <w:lang w:val="en-AU"/>
        </w:rPr>
        <w:commentReference w:id="2563"/>
      </w:r>
      <w:r w:rsidRPr="00C66272">
        <w:rPr>
          <w:rFonts w:ascii="Brill" w:eastAsia="Brill" w:hAnsi="Brill" w:cs="Brill"/>
        </w:rPr>
        <w:t>). In the context of port cities, the well-known ‘hustle and bustle’</w:t>
      </w:r>
      <w:r w:rsidR="00BB1B9A" w:rsidRPr="00C66272">
        <w:rPr>
          <w:rFonts w:ascii="Brill" w:eastAsia="Brill" w:hAnsi="Brill" w:cs="Brill"/>
        </w:rPr>
        <w:t xml:space="preserve"> </w:t>
      </w:r>
      <w:r w:rsidRPr="00C66272">
        <w:rPr>
          <w:rFonts w:ascii="Brill" w:eastAsia="Brill" w:hAnsi="Brill" w:cs="Brill"/>
        </w:rPr>
        <w:t xml:space="preserve">narrative evokes </w:t>
      </w:r>
      <w:del w:id="2565" w:author="Autor">
        <w:r w:rsidRPr="00C66272" w:rsidDel="00BA09D9">
          <w:rPr>
            <w:rFonts w:ascii="Brill" w:eastAsia="Brill" w:hAnsi="Brill" w:cs="Brill"/>
          </w:rPr>
          <w:delText xml:space="preserve">both </w:delText>
        </w:r>
      </w:del>
      <w:r w:rsidRPr="00C66272">
        <w:rPr>
          <w:rFonts w:ascii="Brill" w:eastAsia="Brill" w:hAnsi="Brill" w:cs="Brill"/>
        </w:rPr>
        <w:t>imagery with an economic dimension</w:t>
      </w:r>
      <w:r w:rsidR="000B18DD" w:rsidRPr="00C66272">
        <w:rPr>
          <w:rFonts w:ascii="Brill" w:eastAsia="Brill" w:hAnsi="Brill" w:cs="Brill"/>
        </w:rPr>
        <w:t xml:space="preserve"> </w:t>
      </w:r>
      <w:r w:rsidRPr="00C66272">
        <w:rPr>
          <w:rFonts w:ascii="Brill" w:eastAsia="Brill" w:hAnsi="Brill" w:cs="Brill"/>
        </w:rPr>
        <w:t xml:space="preserve">of the mass cargo serving as indicator of global port competition; a social dimension, of the constant in- and outflux of varied groups of people; and a cultural dimension, of the places and practices port city residents and visitors have engaged in. This chapter focuses on the latter aspect, thereby examining the cultural dimension of port cities through the history of </w:t>
      </w:r>
      <w:ins w:id="2566" w:author="Autor">
        <w:r w:rsidR="00BA09D9">
          <w:rPr>
            <w:rFonts w:ascii="Brill" w:eastAsia="Brill" w:hAnsi="Brill" w:cs="Brill"/>
          </w:rPr>
          <w:t>their</w:t>
        </w:r>
      </w:ins>
      <w:del w:id="2567" w:author="Autor">
        <w:r w:rsidRPr="00C66272" w:rsidDel="00BA09D9">
          <w:rPr>
            <w:rFonts w:ascii="Brill" w:eastAsia="Brill" w:hAnsi="Brill" w:cs="Brill"/>
          </w:rPr>
          <w:delText>its</w:delText>
        </w:r>
      </w:del>
      <w:r w:rsidRPr="00C66272">
        <w:rPr>
          <w:rFonts w:ascii="Brill" w:eastAsia="Brill" w:hAnsi="Brill" w:cs="Brill"/>
        </w:rPr>
        <w:t xml:space="preserve"> </w:t>
      </w:r>
      <w:r w:rsidR="0095508C" w:rsidRPr="00C66272">
        <w:rPr>
          <w:rFonts w:ascii="Brill" w:eastAsia="Brill" w:hAnsi="Brill" w:cs="Brill"/>
        </w:rPr>
        <w:t>often-stereotyped</w:t>
      </w:r>
      <w:r w:rsidRPr="00C66272">
        <w:rPr>
          <w:rFonts w:ascii="Brill" w:eastAsia="Brill" w:hAnsi="Brill" w:cs="Brill"/>
        </w:rPr>
        <w:t xml:space="preserve"> pleasures (</w:t>
      </w:r>
      <w:r w:rsidRPr="006824E6">
        <w:rPr>
          <w:rFonts w:ascii="Brill" w:eastAsia="Brill" w:hAnsi="Brill" w:cs="Brill"/>
        </w:rPr>
        <w:t>Baptist, 2020</w:t>
      </w:r>
      <w:r w:rsidRPr="00C66272">
        <w:rPr>
          <w:rFonts w:ascii="Brill" w:eastAsia="Brill" w:hAnsi="Brill" w:cs="Brill"/>
        </w:rPr>
        <w:t xml:space="preserve">), and how </w:t>
      </w:r>
      <w:r w:rsidR="0095508C" w:rsidRPr="00C66272">
        <w:rPr>
          <w:rFonts w:ascii="Brill" w:eastAsia="Brill" w:hAnsi="Brill" w:cs="Brill"/>
        </w:rPr>
        <w:t xml:space="preserve">over time </w:t>
      </w:r>
      <w:r w:rsidRPr="00C66272">
        <w:rPr>
          <w:rFonts w:ascii="Brill" w:eastAsia="Brill" w:hAnsi="Brill" w:cs="Brill"/>
        </w:rPr>
        <w:t xml:space="preserve">these </w:t>
      </w:r>
      <w:r w:rsidR="0095508C" w:rsidRPr="00C66272">
        <w:rPr>
          <w:rFonts w:ascii="Brill" w:eastAsia="Brill" w:hAnsi="Brill" w:cs="Brill"/>
        </w:rPr>
        <w:t xml:space="preserve">have been </w:t>
      </w:r>
      <w:r w:rsidRPr="00C66272">
        <w:rPr>
          <w:rFonts w:ascii="Brill" w:eastAsia="Brill" w:hAnsi="Brill" w:cs="Brill"/>
        </w:rPr>
        <w:t>reconsidered and relocated through different urban planning initiatives.</w:t>
      </w:r>
    </w:p>
    <w:p w14:paraId="35077A99" w14:textId="1E0C25CF" w:rsidR="00CB3FC9" w:rsidRPr="00C66272" w:rsidRDefault="00C55FA1">
      <w:pPr>
        <w:spacing w:line="360" w:lineRule="auto"/>
        <w:jc w:val="both"/>
        <w:rPr>
          <w:rFonts w:ascii="Brill" w:eastAsia="Brill" w:hAnsi="Brill" w:cs="Brill"/>
        </w:rPr>
      </w:pPr>
      <w:r w:rsidRPr="00C66272">
        <w:rPr>
          <w:rFonts w:ascii="Brill" w:eastAsia="Brill" w:hAnsi="Brill" w:cs="Brill"/>
        </w:rPr>
        <w:tab/>
        <w:t>This chapter bridges the spatial and cultural sides of port cities’ internal hustle and bustle, by investigating the case of 20</w:t>
      </w:r>
      <w:ins w:id="2568" w:author="Autor">
        <w:r w:rsidR="00D82816">
          <w:rPr>
            <w:rFonts w:ascii="Brill" w:eastAsia="Brill" w:hAnsi="Brill" w:cs="Brill"/>
          </w:rPr>
          <w:t>th</w:t>
        </w:r>
      </w:ins>
      <w:del w:id="2569" w:author="Autor">
        <w:r w:rsidRPr="00C66272" w:rsidDel="00D82816">
          <w:rPr>
            <w:rFonts w:ascii="Brill" w:eastAsia="Brill" w:hAnsi="Brill" w:cs="Brill"/>
            <w:vertAlign w:val="superscript"/>
          </w:rPr>
          <w:delText>th</w:delText>
        </w:r>
      </w:del>
      <w:r w:rsidRPr="00C66272">
        <w:rPr>
          <w:rFonts w:ascii="Brill" w:eastAsia="Brill" w:hAnsi="Brill" w:cs="Brill"/>
        </w:rPr>
        <w:t>-century Rotterdam and how its three notorious pleasure districts (</w:t>
      </w:r>
      <w:proofErr w:type="spellStart"/>
      <w:r w:rsidRPr="00C66272">
        <w:rPr>
          <w:rFonts w:ascii="Brill" w:eastAsia="Brill" w:hAnsi="Brill" w:cs="Brill"/>
        </w:rPr>
        <w:t>Zandstraatbuurt</w:t>
      </w:r>
      <w:proofErr w:type="spellEnd"/>
      <w:r w:rsidRPr="00C66272">
        <w:rPr>
          <w:rFonts w:ascii="Brill" w:eastAsia="Brill" w:hAnsi="Brill" w:cs="Brill"/>
        </w:rPr>
        <w:t xml:space="preserve">, </w:t>
      </w:r>
      <w:proofErr w:type="spellStart"/>
      <w:r w:rsidRPr="00C66272">
        <w:rPr>
          <w:rFonts w:ascii="Brill" w:eastAsia="Brill" w:hAnsi="Brill" w:cs="Brill"/>
        </w:rPr>
        <w:t>Schiedamsedijk</w:t>
      </w:r>
      <w:proofErr w:type="spellEnd"/>
      <w:r w:rsidRPr="00C66272">
        <w:rPr>
          <w:rFonts w:ascii="Brill" w:eastAsia="Brill" w:hAnsi="Brill" w:cs="Brill"/>
        </w:rPr>
        <w:t xml:space="preserve"> and </w:t>
      </w:r>
      <w:proofErr w:type="spellStart"/>
      <w:r w:rsidRPr="00C66272">
        <w:rPr>
          <w:rFonts w:ascii="Brill" w:eastAsia="Brill" w:hAnsi="Brill" w:cs="Brill"/>
        </w:rPr>
        <w:t>Katendrecht</w:t>
      </w:r>
      <w:proofErr w:type="spellEnd"/>
      <w:r w:rsidRPr="00C66272">
        <w:rPr>
          <w:rFonts w:ascii="Brill" w:eastAsia="Brill" w:hAnsi="Brill" w:cs="Brill"/>
        </w:rPr>
        <w:t xml:space="preserve">) were </w:t>
      </w:r>
      <w:commentRangeStart w:id="2570"/>
      <w:r w:rsidRPr="00C66272">
        <w:rPr>
          <w:rFonts w:ascii="Brill" w:eastAsia="Brill" w:hAnsi="Brill" w:cs="Brill"/>
        </w:rPr>
        <w:t xml:space="preserve">put to an end </w:t>
      </w:r>
      <w:commentRangeEnd w:id="2570"/>
      <w:r w:rsidR="00BA09D9">
        <w:rPr>
          <w:rStyle w:val="Odwoaniedokomentarza"/>
          <w:lang w:val="en-AU"/>
        </w:rPr>
        <w:commentReference w:id="2570"/>
      </w:r>
      <w:r w:rsidRPr="00C66272">
        <w:rPr>
          <w:rFonts w:ascii="Brill" w:eastAsia="Brill" w:hAnsi="Brill" w:cs="Brill"/>
        </w:rPr>
        <w:t>during a period defined by modernization and reconstruction initiatives. As the port city’s most distinct areas for controversial amusements, the</w:t>
      </w:r>
      <w:ins w:id="2571" w:author="Autor">
        <w:r w:rsidR="00864F5B">
          <w:rPr>
            <w:rFonts w:ascii="Brill" w:eastAsia="Brill" w:hAnsi="Brill" w:cs="Brill"/>
          </w:rPr>
          <w:t xml:space="preserve"> districts</w:t>
        </w:r>
      </w:ins>
      <w:del w:id="2572" w:author="Autor">
        <w:r w:rsidRPr="00C66272" w:rsidDel="00864F5B">
          <w:rPr>
            <w:rFonts w:ascii="Brill" w:eastAsia="Brill" w:hAnsi="Brill" w:cs="Brill"/>
          </w:rPr>
          <w:delText>y</w:delText>
        </w:r>
      </w:del>
      <w:r w:rsidRPr="00C66272">
        <w:rPr>
          <w:rFonts w:ascii="Brill" w:eastAsia="Brill" w:hAnsi="Brill" w:cs="Brill"/>
        </w:rPr>
        <w:t xml:space="preserve"> have been closely linked together in virtually all historical accounts of Rotterdam’s modern development on the basis of their chronologically successive dissolution. While more overlaps exist between their respective life cycles than is often accounted for in their merged narrative, the epigraph by local reporter M. J. Brusse, who published a defining memoir of the </w:t>
      </w:r>
      <w:proofErr w:type="spellStart"/>
      <w:r w:rsidRPr="00C66272">
        <w:rPr>
          <w:rFonts w:ascii="Brill" w:eastAsia="Brill" w:hAnsi="Brill" w:cs="Brill"/>
        </w:rPr>
        <w:t>Zandstraatbuurt’s</w:t>
      </w:r>
      <w:proofErr w:type="spellEnd"/>
      <w:r w:rsidRPr="00C66272">
        <w:rPr>
          <w:rFonts w:ascii="Brill" w:eastAsia="Brill" w:hAnsi="Brill" w:cs="Brill"/>
        </w:rPr>
        <w:t xml:space="preserve"> ending</w:t>
      </w:r>
      <w:r w:rsidR="00947A75" w:rsidRPr="00C66272">
        <w:rPr>
          <w:rFonts w:ascii="Brill" w:eastAsia="Brill" w:hAnsi="Brill" w:cs="Brill"/>
        </w:rPr>
        <w:t>,</w:t>
      </w:r>
      <w:r w:rsidRPr="00C66272">
        <w:rPr>
          <w:rFonts w:ascii="Brill" w:eastAsia="Brill" w:hAnsi="Brill" w:cs="Brill"/>
        </w:rPr>
        <w:t xml:space="preserve"> in which he also nodded to </w:t>
      </w:r>
      <w:proofErr w:type="spellStart"/>
      <w:r w:rsidRPr="00C66272">
        <w:rPr>
          <w:rFonts w:ascii="Brill" w:eastAsia="Brill" w:hAnsi="Brill" w:cs="Brill"/>
        </w:rPr>
        <w:t>Katendrecht</w:t>
      </w:r>
      <w:proofErr w:type="spellEnd"/>
      <w:r w:rsidRPr="00C66272">
        <w:rPr>
          <w:rFonts w:ascii="Brill" w:eastAsia="Brill" w:hAnsi="Brill" w:cs="Brill"/>
        </w:rPr>
        <w:t xml:space="preserve"> as a potential heir, highlights how</w:t>
      </w:r>
      <w:r w:rsidR="00947A75" w:rsidRPr="00C66272">
        <w:rPr>
          <w:rFonts w:ascii="Brill" w:eastAsia="Brill" w:hAnsi="Brill" w:cs="Brill"/>
        </w:rPr>
        <w:t>,</w:t>
      </w:r>
      <w:r w:rsidRPr="00C66272">
        <w:rPr>
          <w:rFonts w:ascii="Brill" w:eastAsia="Brill" w:hAnsi="Brill" w:cs="Brill"/>
        </w:rPr>
        <w:t xml:space="preserve"> </w:t>
      </w:r>
      <w:r w:rsidR="00947A75" w:rsidRPr="00C66272">
        <w:rPr>
          <w:rFonts w:ascii="Brill" w:eastAsia="Brill" w:hAnsi="Brill" w:cs="Brill"/>
        </w:rPr>
        <w:t xml:space="preserve">during their existence, </w:t>
      </w:r>
      <w:r w:rsidRPr="00C66272">
        <w:rPr>
          <w:rFonts w:ascii="Brill" w:eastAsia="Brill" w:hAnsi="Brill" w:cs="Brill"/>
        </w:rPr>
        <w:t xml:space="preserve">these </w:t>
      </w:r>
      <w:r w:rsidR="00F62668">
        <w:rPr>
          <w:rFonts w:ascii="Brill" w:eastAsia="Brill" w:hAnsi="Brill" w:cs="Brill"/>
        </w:rPr>
        <w:t>neighbourhood</w:t>
      </w:r>
      <w:r w:rsidRPr="00C66272">
        <w:rPr>
          <w:rFonts w:ascii="Brill" w:eastAsia="Brill" w:hAnsi="Brill" w:cs="Brill"/>
        </w:rPr>
        <w:t>s became interconnected</w:t>
      </w:r>
      <w:del w:id="2573" w:author="Autor">
        <w:r w:rsidRPr="00C66272" w:rsidDel="00864F5B">
          <w:rPr>
            <w:rFonts w:ascii="Brill" w:eastAsia="Brill" w:hAnsi="Brill" w:cs="Brill"/>
          </w:rPr>
          <w:delText xml:space="preserve"> </w:delText>
        </w:r>
      </w:del>
      <w:r w:rsidRPr="00C66272">
        <w:rPr>
          <w:rFonts w:ascii="Brill" w:eastAsia="Brill" w:hAnsi="Brill" w:cs="Brill"/>
        </w:rPr>
        <w:t xml:space="preserve">. This is </w:t>
      </w:r>
      <w:r w:rsidR="00BC1C30" w:rsidRPr="00C66272">
        <w:rPr>
          <w:rFonts w:ascii="Brill" w:eastAsia="Brill" w:hAnsi="Brill" w:cs="Brill"/>
        </w:rPr>
        <w:t>largely</w:t>
      </w:r>
      <w:r w:rsidRPr="00C66272">
        <w:rPr>
          <w:rFonts w:ascii="Brill" w:eastAsia="Brill" w:hAnsi="Brill" w:cs="Brill"/>
        </w:rPr>
        <w:t xml:space="preserve"> attributed to the classic urban issue of prostitution displacement and concentration, given all three </w:t>
      </w:r>
      <w:r w:rsidR="00F62668">
        <w:rPr>
          <w:rFonts w:ascii="Brill" w:eastAsia="Brill" w:hAnsi="Brill" w:cs="Brill"/>
        </w:rPr>
        <w:t>neighbourhood</w:t>
      </w:r>
      <w:r w:rsidRPr="00C66272">
        <w:rPr>
          <w:rFonts w:ascii="Brill" w:eastAsia="Brill" w:hAnsi="Brill" w:cs="Brill"/>
        </w:rPr>
        <w:t>s’ roles as prominent red-light districts. While we do not necessarily aim to provide a detailed and comprehensive account of this theme for Rotterdam’s historical context, our overarching analysis of the port city’s disreputable amusement areas certainly needs to be considered from that particular background.</w:t>
      </w:r>
    </w:p>
    <w:p w14:paraId="35077A9A" w14:textId="74B967A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this chapter, we </w:t>
      </w:r>
      <w:proofErr w:type="spellStart"/>
      <w:r w:rsidRPr="00C66272">
        <w:rPr>
          <w:rFonts w:ascii="Brill" w:eastAsia="Brill" w:hAnsi="Brill" w:cs="Brill"/>
        </w:rPr>
        <w:t>analyze</w:t>
      </w:r>
      <w:proofErr w:type="spellEnd"/>
      <w:r w:rsidRPr="00C66272">
        <w:rPr>
          <w:rFonts w:ascii="Brill" w:eastAsia="Brill" w:hAnsi="Brill" w:cs="Brill"/>
        </w:rPr>
        <w:t xml:space="preserve"> the demise of these three </w:t>
      </w:r>
      <w:r w:rsidR="00F62668">
        <w:rPr>
          <w:rFonts w:ascii="Brill" w:eastAsia="Brill" w:hAnsi="Brill" w:cs="Brill"/>
        </w:rPr>
        <w:t>neighbourhood</w:t>
      </w:r>
      <w:r w:rsidRPr="00C66272">
        <w:rPr>
          <w:rFonts w:ascii="Brill" w:eastAsia="Brill" w:hAnsi="Brill" w:cs="Brill"/>
        </w:rPr>
        <w:t xml:space="preserve">s in connection with municipal plans, some of which did not materialize in the end, to replace the pleasure districts, thereby showcasing the future-oriented port city imaginaries of various urban actors </w:t>
      </w:r>
      <w:r w:rsidRPr="00C66272">
        <w:rPr>
          <w:rFonts w:ascii="Brill" w:eastAsia="Brill" w:hAnsi="Brill" w:cs="Brill"/>
        </w:rPr>
        <w:lastRenderedPageBreak/>
        <w:t xml:space="preserve">at the time. Throughout the text, the viewpoints of these people are juxtaposed with voices </w:t>
      </w:r>
      <w:r w:rsidR="00354E2E" w:rsidRPr="00C66272">
        <w:rPr>
          <w:rFonts w:ascii="Brill" w:eastAsia="Brill" w:hAnsi="Brill" w:cs="Brill"/>
        </w:rPr>
        <w:t xml:space="preserve">of </w:t>
      </w:r>
      <w:r w:rsidRPr="00C66272">
        <w:rPr>
          <w:rFonts w:ascii="Brill" w:eastAsia="Brill" w:hAnsi="Brill" w:cs="Brill"/>
        </w:rPr>
        <w:t xml:space="preserve">local artists and commentators that are often submerged in more nostalgic and reflective sentiments regarding contentious municipal reconstruction attempts, as the epigraph on the </w:t>
      </w:r>
      <w:proofErr w:type="spellStart"/>
      <w:r w:rsidRPr="00C66272">
        <w:rPr>
          <w:rFonts w:ascii="Brill" w:eastAsia="Brill" w:hAnsi="Brill" w:cs="Brill"/>
        </w:rPr>
        <w:t>Schiedamsedijk</w:t>
      </w:r>
      <w:proofErr w:type="spellEnd"/>
      <w:r w:rsidRPr="00C66272">
        <w:rPr>
          <w:rFonts w:ascii="Brill" w:eastAsia="Brill" w:hAnsi="Brill" w:cs="Brill"/>
        </w:rPr>
        <w:t xml:space="preserve"> illustrates. Along the conceptual-historical grid that we set up between pleasure, place, people</w:t>
      </w:r>
      <w:r w:rsidR="0027640E" w:rsidRPr="00C66272">
        <w:rPr>
          <w:rFonts w:ascii="Brill" w:eastAsia="Brill" w:hAnsi="Brill" w:cs="Brill"/>
        </w:rPr>
        <w:t>,</w:t>
      </w:r>
      <w:r w:rsidRPr="00C66272">
        <w:rPr>
          <w:rFonts w:ascii="Brill" w:eastAsia="Brill" w:hAnsi="Brill" w:cs="Brill"/>
        </w:rPr>
        <w:t xml:space="preserve"> and planning, it </w:t>
      </w:r>
      <w:r w:rsidR="0027640E" w:rsidRPr="00C66272">
        <w:rPr>
          <w:rFonts w:ascii="Brill" w:eastAsia="Brill" w:hAnsi="Brill" w:cs="Brill"/>
        </w:rPr>
        <w:t>is</w:t>
      </w:r>
      <w:r w:rsidRPr="00C66272">
        <w:rPr>
          <w:rFonts w:ascii="Brill" w:eastAsia="Brill" w:hAnsi="Brill" w:cs="Brill"/>
        </w:rPr>
        <w:t xml:space="preserve"> possible to discern early echoes of maritime branding and regeneration, while acknowledging the changing character of waterfronts, from bustling to tranquil, as quintessential spaces in the modern port city. Ultimately, our chronological discussion of Rotterdam’s three amusement areas generates a more encompassing view o</w:t>
      </w:r>
      <w:r w:rsidR="007114B1" w:rsidRPr="00C66272">
        <w:rPr>
          <w:rFonts w:ascii="Brill" w:eastAsia="Brill" w:hAnsi="Brill" w:cs="Brill"/>
        </w:rPr>
        <w:t>f</w:t>
      </w:r>
      <w:r w:rsidRPr="00C66272">
        <w:rPr>
          <w:rFonts w:ascii="Brill" w:eastAsia="Brill" w:hAnsi="Brill" w:cs="Brill"/>
        </w:rPr>
        <w:t xml:space="preserve"> port city culture and so-called ‘maritime mindsets’. In the following conceptual section, we first reflect on this term, and link it to certain tensions and clichés that have prevailed in characterizations of water and port contexts. This allows us to further articulate our central inquiry into historical conflicts between modern reconstruction initiatives and environments of seemingly unbridled entertainment. By subsequently discussing the different case studies, we pinpoint the spatial consequences of port city authorities’ progress-driven maritime mindset on the basis of the disintegration of Rotterdam’s pleasure </w:t>
      </w:r>
      <w:r w:rsidR="00F62668">
        <w:rPr>
          <w:rFonts w:ascii="Brill" w:eastAsia="Brill" w:hAnsi="Brill" w:cs="Brill"/>
        </w:rPr>
        <w:t>neighbourhood</w:t>
      </w:r>
      <w:r w:rsidRPr="00C66272">
        <w:rPr>
          <w:rFonts w:ascii="Brill" w:eastAsia="Brill" w:hAnsi="Brill" w:cs="Brill"/>
        </w:rPr>
        <w:t>s.</w:t>
      </w:r>
    </w:p>
    <w:p w14:paraId="35077A9B" w14:textId="77777777" w:rsidR="00CB3FC9" w:rsidRPr="00C66272" w:rsidRDefault="00CB3FC9">
      <w:pPr>
        <w:spacing w:line="360" w:lineRule="auto"/>
        <w:rPr>
          <w:rFonts w:ascii="Brill" w:eastAsia="Brill" w:hAnsi="Brill" w:cs="Brill"/>
          <w:b/>
        </w:rPr>
      </w:pPr>
    </w:p>
    <w:p w14:paraId="35077A9C" w14:textId="4E31A6EE" w:rsidR="00CB3FC9" w:rsidRPr="00C66272" w:rsidRDefault="00C55FA1">
      <w:pPr>
        <w:spacing w:line="360" w:lineRule="auto"/>
        <w:rPr>
          <w:rFonts w:ascii="Brill" w:eastAsia="Brill" w:hAnsi="Brill" w:cs="Brill"/>
        </w:rPr>
      </w:pPr>
      <w:r w:rsidRPr="00C66272">
        <w:rPr>
          <w:rFonts w:ascii="Brill" w:eastAsia="Brill" w:hAnsi="Brill" w:cs="Brill"/>
          <w:b/>
        </w:rPr>
        <w:t xml:space="preserve">Conflicted </w:t>
      </w:r>
      <w:ins w:id="2574" w:author="Autor">
        <w:r w:rsidR="00E9419C">
          <w:rPr>
            <w:rFonts w:ascii="Brill" w:eastAsia="Brill" w:hAnsi="Brill" w:cs="Brill"/>
            <w:b/>
          </w:rPr>
          <w:t>m</w:t>
        </w:r>
      </w:ins>
      <w:del w:id="2575" w:author="Autor">
        <w:r w:rsidRPr="00C66272" w:rsidDel="00E9419C">
          <w:rPr>
            <w:rFonts w:ascii="Brill" w:eastAsia="Brill" w:hAnsi="Brill" w:cs="Brill"/>
            <w:b/>
          </w:rPr>
          <w:delText>M</w:delText>
        </w:r>
      </w:del>
      <w:r w:rsidRPr="00C66272">
        <w:rPr>
          <w:rFonts w:ascii="Brill" w:eastAsia="Brill" w:hAnsi="Brill" w:cs="Brill"/>
          <w:b/>
        </w:rPr>
        <w:t xml:space="preserve">indsets and </w:t>
      </w:r>
      <w:ins w:id="2576" w:author="Autor">
        <w:r w:rsidR="00E9419C">
          <w:rPr>
            <w:rFonts w:ascii="Brill" w:eastAsia="Brill" w:hAnsi="Brill" w:cs="Brill"/>
            <w:b/>
          </w:rPr>
          <w:t>r</w:t>
        </w:r>
      </w:ins>
      <w:del w:id="2577" w:author="Autor">
        <w:r w:rsidRPr="00C66272" w:rsidDel="00E9419C">
          <w:rPr>
            <w:rFonts w:ascii="Brill" w:eastAsia="Brill" w:hAnsi="Brill" w:cs="Brill"/>
            <w:b/>
          </w:rPr>
          <w:delText>R</w:delText>
        </w:r>
      </w:del>
      <w:r w:rsidRPr="00C66272">
        <w:rPr>
          <w:rFonts w:ascii="Brill" w:eastAsia="Brill" w:hAnsi="Brill" w:cs="Brill"/>
          <w:b/>
        </w:rPr>
        <w:t xml:space="preserve">evalued </w:t>
      </w:r>
      <w:ins w:id="2578" w:author="Autor">
        <w:r w:rsidR="00E9419C">
          <w:rPr>
            <w:rFonts w:ascii="Brill" w:eastAsia="Brill" w:hAnsi="Brill" w:cs="Brill"/>
            <w:b/>
          </w:rPr>
          <w:t>w</w:t>
        </w:r>
      </w:ins>
      <w:del w:id="2579" w:author="Autor">
        <w:r w:rsidRPr="00C66272" w:rsidDel="00E9419C">
          <w:rPr>
            <w:rFonts w:ascii="Brill" w:eastAsia="Brill" w:hAnsi="Brill" w:cs="Brill"/>
            <w:b/>
          </w:rPr>
          <w:delText>W</w:delText>
        </w:r>
      </w:del>
      <w:r w:rsidRPr="00C66272">
        <w:rPr>
          <w:rFonts w:ascii="Brill" w:eastAsia="Brill" w:hAnsi="Brill" w:cs="Brill"/>
          <w:b/>
        </w:rPr>
        <w:t xml:space="preserve">aterfronts </w:t>
      </w:r>
    </w:p>
    <w:p w14:paraId="35077A9D" w14:textId="06A003C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Coined as a kind of synonym for ‘port city culture’, and in light of discussions on rekindling contemporary port-city interactions based on historical legacies and affinities, the concept of ‘maritime mindset’ presents itself as an explicitly value-driven one (</w:t>
      </w:r>
      <w:r w:rsidRPr="0017503B">
        <w:rPr>
          <w:rFonts w:ascii="Brill" w:eastAsia="Brill" w:hAnsi="Brill" w:cs="Brill"/>
        </w:rPr>
        <w:t>Hein, 2020</w:t>
      </w:r>
      <w:r w:rsidRPr="00C66272">
        <w:rPr>
          <w:rFonts w:ascii="Brill" w:eastAsia="Brill" w:hAnsi="Brill" w:cs="Brill"/>
        </w:rPr>
        <w:t xml:space="preserve">; </w:t>
      </w:r>
      <w:proofErr w:type="spellStart"/>
      <w:r w:rsidRPr="00692CD2">
        <w:rPr>
          <w:rFonts w:ascii="Brill" w:eastAsia="Brill" w:hAnsi="Brill" w:cs="Brill"/>
        </w:rPr>
        <w:t>Sennema</w:t>
      </w:r>
      <w:proofErr w:type="spellEnd"/>
      <w:r w:rsidRPr="00692CD2">
        <w:rPr>
          <w:rFonts w:ascii="Brill" w:eastAsia="Brill" w:hAnsi="Brill" w:cs="Brill"/>
        </w:rPr>
        <w:t xml:space="preserve"> et al., 2021</w:t>
      </w:r>
      <w:r w:rsidRPr="00C66272">
        <w:rPr>
          <w:rFonts w:ascii="Brill" w:eastAsia="Brill" w:hAnsi="Brill" w:cs="Brill"/>
        </w:rPr>
        <w:t>), similar to that of ‘hustle and bustle’ as outlined in the introduction to this volume. In reintegrating and reinforcing social, cultural</w:t>
      </w:r>
      <w:ins w:id="2580" w:author="Autor">
        <w:r w:rsidR="00E9419C">
          <w:rPr>
            <w:rFonts w:ascii="Brill" w:eastAsia="Brill" w:hAnsi="Brill" w:cs="Brill"/>
          </w:rPr>
          <w:t>,</w:t>
        </w:r>
      </w:ins>
      <w:r w:rsidRPr="00C66272">
        <w:rPr>
          <w:rFonts w:ascii="Brill" w:eastAsia="Brill" w:hAnsi="Brill" w:cs="Brill"/>
        </w:rPr>
        <w:t xml:space="preserve"> and spatial factors in port city contexts, a maritime mindset also points to the one asset that seems dominant in this type of environment, namely water. While water may appear as a potentially unifying force, and water awareness thus as something to foster, certain traces in classical philosophy indicate how water and its immediate surroundings have traditionally been characterized and perceived in more conflicting ways. In his </w:t>
      </w:r>
      <w:proofErr w:type="spellStart"/>
      <w:r w:rsidRPr="00C66272">
        <w:rPr>
          <w:rFonts w:ascii="Brill" w:eastAsia="Brill" w:hAnsi="Brill" w:cs="Brill"/>
        </w:rPr>
        <w:t>geophilosophical</w:t>
      </w:r>
      <w:proofErr w:type="spellEnd"/>
      <w:r w:rsidRPr="00C66272">
        <w:rPr>
          <w:rFonts w:ascii="Brill" w:eastAsia="Brill" w:hAnsi="Brill" w:cs="Brill"/>
        </w:rPr>
        <w:t xml:space="preserve"> history of water, Dutch philosopher René ten Bos </w:t>
      </w:r>
      <w:del w:id="2581" w:author="Autor">
        <w:r w:rsidRPr="00C66272" w:rsidDel="00E9419C">
          <w:rPr>
            <w:rFonts w:ascii="Brill" w:eastAsia="Brill" w:hAnsi="Brill" w:cs="Brill"/>
          </w:rPr>
          <w:delText>points to</w:delText>
        </w:r>
      </w:del>
      <w:ins w:id="2582" w:author="Autor">
        <w:r w:rsidR="00E9419C">
          <w:rPr>
            <w:rFonts w:ascii="Brill" w:eastAsia="Brill" w:hAnsi="Brill" w:cs="Brill"/>
          </w:rPr>
          <w:t>indicates</w:t>
        </w:r>
      </w:ins>
      <w:r w:rsidRPr="00C66272">
        <w:rPr>
          <w:rFonts w:ascii="Brill" w:eastAsia="Brill" w:hAnsi="Brill" w:cs="Brill"/>
        </w:rPr>
        <w:t xml:space="preserve"> the long-held negative associations </w:t>
      </w:r>
      <w:r w:rsidR="00636FA1" w:rsidRPr="00C66272">
        <w:rPr>
          <w:rFonts w:ascii="Brill" w:eastAsia="Brill" w:hAnsi="Brill" w:cs="Brill"/>
        </w:rPr>
        <w:t xml:space="preserve">with </w:t>
      </w:r>
      <w:r w:rsidRPr="00C66272">
        <w:rPr>
          <w:rFonts w:ascii="Brill" w:eastAsia="Brill" w:hAnsi="Brill" w:cs="Brill"/>
        </w:rPr>
        <w:t xml:space="preserve">and distrust towards water in a European context, by reconsidering the opening passage of Plato’s famous </w:t>
      </w:r>
      <w:r w:rsidRPr="00C66272">
        <w:rPr>
          <w:rFonts w:ascii="Brill" w:eastAsia="Brill" w:hAnsi="Brill" w:cs="Brill"/>
          <w:i/>
        </w:rPr>
        <w:t>Republic</w:t>
      </w:r>
      <w:r w:rsidRPr="00C66272">
        <w:rPr>
          <w:rFonts w:ascii="Brill" w:eastAsia="Brill" w:hAnsi="Brill" w:cs="Brill"/>
        </w:rPr>
        <w:t xml:space="preserve"> (</w:t>
      </w:r>
      <w:r w:rsidRPr="00692CD2">
        <w:rPr>
          <w:rFonts w:ascii="Brill" w:eastAsia="Brill" w:hAnsi="Brill" w:cs="Brill"/>
        </w:rPr>
        <w:t>Ten Bos, 2014</w:t>
      </w:r>
      <w:r w:rsidRPr="00C66272">
        <w:rPr>
          <w:rFonts w:ascii="Brill" w:eastAsia="Brill" w:hAnsi="Brill" w:cs="Brill"/>
        </w:rPr>
        <w:t xml:space="preserve">). In it, he finds evidence of Plato’s strong opposition to the sea and maritime settlements, in contrast to inland cities: Athens signified cultural and political </w:t>
      </w:r>
      <w:r w:rsidRPr="00C66272">
        <w:rPr>
          <w:rFonts w:ascii="Brill" w:eastAsia="Brill" w:hAnsi="Brill" w:cs="Brill"/>
        </w:rPr>
        <w:lastRenderedPageBreak/>
        <w:t xml:space="preserve">stability in the eyes of the Greek philosopher, while the adjacent port city of Piraeus was perceived as a morally degenerate place, where decency and honesty had been replaced by opportunism and other suspicious </w:t>
      </w:r>
      <w:del w:id="2583" w:author="Autor">
        <w:r w:rsidRPr="00C66272" w:rsidDel="00BB2FBF">
          <w:rPr>
            <w:rFonts w:ascii="Brill" w:eastAsia="Brill" w:hAnsi="Brill" w:cs="Brill"/>
          </w:rPr>
          <w:delText>behavior</w:delText>
        </w:r>
      </w:del>
      <w:ins w:id="2584" w:author="Autor">
        <w:r w:rsidR="00BB2FBF" w:rsidRPr="00C66272">
          <w:rPr>
            <w:rFonts w:ascii="Brill" w:eastAsia="Brill" w:hAnsi="Brill" w:cs="Brill"/>
          </w:rPr>
          <w:t>behaviour</w:t>
        </w:r>
      </w:ins>
      <w:r w:rsidRPr="00C66272">
        <w:rPr>
          <w:rFonts w:ascii="Brill" w:eastAsia="Brill" w:hAnsi="Brill" w:cs="Brill"/>
        </w:rPr>
        <w:t xml:space="preserve"> (Ten Bos, 2014). Here, we find traces of port cities’ rebellious, ‘hustling’ side, through their political, cultural</w:t>
      </w:r>
      <w:ins w:id="2585" w:author="Autor">
        <w:r w:rsidR="00E9419C">
          <w:rPr>
            <w:rFonts w:ascii="Brill" w:eastAsia="Brill" w:hAnsi="Brill" w:cs="Brill"/>
          </w:rPr>
          <w:t>,</w:t>
        </w:r>
      </w:ins>
      <w:r w:rsidRPr="00C66272">
        <w:rPr>
          <w:rFonts w:ascii="Brill" w:eastAsia="Brill" w:hAnsi="Brill" w:cs="Brill"/>
        </w:rPr>
        <w:t xml:space="preserve"> and economic open-mindedness.</w:t>
      </w:r>
    </w:p>
    <w:p w14:paraId="35077A9E" w14:textId="39863C3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Plato’s anti-maritime stance seemed particularly informed by a disapproval of the trade and entrepreneurship that the prominence of the sea enables (Ten Bos 2014, p. 52), and which potentially leads to overtly profit-oriented and competition-driven motives for action among different actors and communities. On the other hand, the prosperity generated from maritime trade has historically also been celebrated and expressed through a variety of practices and </w:t>
      </w:r>
      <w:del w:id="2586" w:author="Autor">
        <w:r w:rsidRPr="00C66272" w:rsidDel="0090697C">
          <w:rPr>
            <w:rFonts w:ascii="Brill" w:eastAsia="Brill" w:hAnsi="Brill" w:cs="Brill"/>
          </w:rPr>
          <w:delText>artifact</w:delText>
        </w:r>
      </w:del>
      <w:ins w:id="2587" w:author="Autor">
        <w:r w:rsidR="0090697C">
          <w:rPr>
            <w:rFonts w:ascii="Brill" w:eastAsia="Brill" w:hAnsi="Brill" w:cs="Brill"/>
          </w:rPr>
          <w:t>artefact</w:t>
        </w:r>
      </w:ins>
      <w:r w:rsidRPr="00C66272">
        <w:rPr>
          <w:rFonts w:ascii="Brill" w:eastAsia="Brill" w:hAnsi="Brill" w:cs="Brill"/>
        </w:rPr>
        <w:t>s, stimulating port cities to repeat and remember their successful hustle and bustle stories over time (</w:t>
      </w:r>
      <w:proofErr w:type="spellStart"/>
      <w:r w:rsidRPr="00C66272">
        <w:rPr>
          <w:rFonts w:ascii="Brill" w:eastAsia="Brill" w:hAnsi="Brill" w:cs="Brill"/>
        </w:rPr>
        <w:t>Sennema</w:t>
      </w:r>
      <w:proofErr w:type="spellEnd"/>
      <w:r w:rsidRPr="00C66272">
        <w:rPr>
          <w:rFonts w:ascii="Brill" w:eastAsia="Brill" w:hAnsi="Brill" w:cs="Brill"/>
        </w:rPr>
        <w:t xml:space="preserve"> et al., 2021). Philosophers like Plato and Socrates may well have retorted that the sea and its surroundings thus become places where people start to believe in their own illusions (Ten Bos, 2014), but modern history shows that self-boasting narratives and imagery have helped port cities to sustain and promote themselves. Consider the affinity and praise expressed by the American historian and sociologist Lewis Mumford, whose ideas on urban planning and reconstruction also influenced post-war debates and developments in Rotterdam,</w:t>
      </w:r>
      <w:r w:rsidRPr="00C66272">
        <w:rPr>
          <w:rFonts w:ascii="Brill" w:eastAsia="Brill" w:hAnsi="Brill" w:cs="Brill"/>
          <w:vertAlign w:val="superscript"/>
        </w:rPr>
        <w:footnoteReference w:id="28"/>
      </w:r>
      <w:r w:rsidRPr="00C66272">
        <w:rPr>
          <w:rFonts w:ascii="Brill" w:eastAsia="Brill" w:hAnsi="Brill" w:cs="Brill"/>
        </w:rPr>
        <w:t xml:space="preserve"> regarding the nature of port cities in an article on Marseille:</w:t>
      </w:r>
    </w:p>
    <w:p w14:paraId="35077A9F" w14:textId="77777777" w:rsidR="00CB3FC9" w:rsidRPr="00C66272" w:rsidRDefault="00C55FA1">
      <w:pPr>
        <w:ind w:right="567" w:firstLine="720"/>
        <w:jc w:val="both"/>
        <w:rPr>
          <w:rFonts w:ascii="Brill" w:eastAsia="Brill" w:hAnsi="Brill" w:cs="Brill"/>
          <w:sz w:val="20"/>
          <w:szCs w:val="20"/>
        </w:rPr>
      </w:pPr>
      <w:r w:rsidRPr="00C66272">
        <w:rPr>
          <w:rFonts w:ascii="Brill" w:eastAsia="Brill" w:hAnsi="Brill" w:cs="Brill"/>
        </w:rPr>
        <w:br/>
      </w:r>
      <w:r w:rsidRPr="00C66272">
        <w:rPr>
          <w:rFonts w:ascii="Brill" w:eastAsia="Brill" w:hAnsi="Brill" w:cs="Brill"/>
        </w:rPr>
        <w:tab/>
      </w:r>
      <w:r w:rsidRPr="00C66272">
        <w:rPr>
          <w:rFonts w:ascii="Brill" w:eastAsia="Brill" w:hAnsi="Brill" w:cs="Brill"/>
          <w:sz w:val="20"/>
          <w:szCs w:val="20"/>
        </w:rPr>
        <w:t xml:space="preserve">A bred-in-the-bone New Yorker, I have a feeling of kinship, deeper than mere liking, </w:t>
      </w:r>
      <w:r w:rsidRPr="00C66272">
        <w:rPr>
          <w:rFonts w:ascii="Brill" w:eastAsia="Brill" w:hAnsi="Brill" w:cs="Brill"/>
          <w:sz w:val="20"/>
          <w:szCs w:val="20"/>
        </w:rPr>
        <w:br/>
      </w:r>
      <w:r w:rsidRPr="00C66272">
        <w:rPr>
          <w:rFonts w:ascii="Brill" w:eastAsia="Brill" w:hAnsi="Brill" w:cs="Brill"/>
          <w:sz w:val="20"/>
          <w:szCs w:val="20"/>
        </w:rPr>
        <w:tab/>
        <w:t xml:space="preserve">with seaports like Rotterdam, Genoa, and Marseille, full of scheming, energetic men, </w:t>
      </w:r>
      <w:r w:rsidRPr="00C66272">
        <w:rPr>
          <w:rFonts w:ascii="Brill" w:eastAsia="Brill" w:hAnsi="Brill" w:cs="Brill"/>
          <w:sz w:val="20"/>
          <w:szCs w:val="20"/>
        </w:rPr>
        <w:br/>
      </w:r>
      <w:r w:rsidRPr="00C66272">
        <w:rPr>
          <w:rFonts w:ascii="Brill" w:eastAsia="Brill" w:hAnsi="Brill" w:cs="Brill"/>
          <w:sz w:val="20"/>
          <w:szCs w:val="20"/>
        </w:rPr>
        <w:tab/>
        <w:t xml:space="preserve">hearty eaters and drinkers, generous gamblers, who like to carry out big ideas in a big </w:t>
      </w:r>
      <w:r w:rsidRPr="00C66272">
        <w:rPr>
          <w:rFonts w:ascii="Brill" w:eastAsia="Brill" w:hAnsi="Brill" w:cs="Brill"/>
          <w:sz w:val="20"/>
          <w:szCs w:val="20"/>
        </w:rPr>
        <w:br/>
      </w:r>
      <w:r w:rsidRPr="00C66272">
        <w:rPr>
          <w:rFonts w:ascii="Brill" w:eastAsia="Brill" w:hAnsi="Brill" w:cs="Brill"/>
          <w:sz w:val="20"/>
          <w:szCs w:val="20"/>
        </w:rPr>
        <w:tab/>
        <w:t xml:space="preserve">way, if they get their share of the rake-off. Writers of guidebooks, licking their chops </w:t>
      </w:r>
      <w:r w:rsidRPr="00C66272">
        <w:rPr>
          <w:rFonts w:ascii="Brill" w:eastAsia="Brill" w:hAnsi="Brill" w:cs="Brill"/>
          <w:sz w:val="20"/>
          <w:szCs w:val="20"/>
        </w:rPr>
        <w:br/>
      </w:r>
      <w:r w:rsidRPr="00C66272">
        <w:rPr>
          <w:rFonts w:ascii="Brill" w:eastAsia="Brill" w:hAnsi="Brill" w:cs="Brill"/>
          <w:sz w:val="20"/>
          <w:szCs w:val="20"/>
        </w:rPr>
        <w:tab/>
        <w:t xml:space="preserve">over the vices of Marseille, have never done justice to the natural beauties of its </w:t>
      </w:r>
      <w:r w:rsidRPr="00C66272">
        <w:rPr>
          <w:rFonts w:ascii="Brill" w:eastAsia="Brill" w:hAnsi="Brill" w:cs="Brill"/>
          <w:sz w:val="20"/>
          <w:szCs w:val="20"/>
        </w:rPr>
        <w:br/>
      </w:r>
      <w:r w:rsidRPr="00C66272">
        <w:rPr>
          <w:rFonts w:ascii="Brill" w:eastAsia="Brill" w:hAnsi="Brill" w:cs="Brill"/>
          <w:sz w:val="20"/>
          <w:szCs w:val="20"/>
        </w:rPr>
        <w:tab/>
        <w:t xml:space="preserve">harbour, (...). One sees these beauties more clearly now, and the grosser sexual </w:t>
      </w:r>
      <w:r w:rsidRPr="00C66272">
        <w:rPr>
          <w:rFonts w:ascii="Brill" w:eastAsia="Brill" w:hAnsi="Brill" w:cs="Brill"/>
          <w:sz w:val="20"/>
          <w:szCs w:val="20"/>
        </w:rPr>
        <w:br/>
      </w:r>
      <w:r w:rsidRPr="00C66272">
        <w:rPr>
          <w:rFonts w:ascii="Brill" w:eastAsia="Brill" w:hAnsi="Brill" w:cs="Brill"/>
          <w:sz w:val="20"/>
          <w:szCs w:val="20"/>
        </w:rPr>
        <w:tab/>
        <w:t xml:space="preserve">displays more dimly, because the red-light quarter was razed by the Nazis. (...) Now </w:t>
      </w:r>
      <w:r w:rsidRPr="00C66272">
        <w:rPr>
          <w:rFonts w:ascii="Brill" w:eastAsia="Brill" w:hAnsi="Brill" w:cs="Brill"/>
          <w:sz w:val="20"/>
          <w:szCs w:val="20"/>
        </w:rPr>
        <w:br/>
      </w:r>
      <w:r w:rsidRPr="00C66272">
        <w:rPr>
          <w:rFonts w:ascii="Brill" w:eastAsia="Brill" w:hAnsi="Brill" w:cs="Brill"/>
          <w:sz w:val="20"/>
          <w:szCs w:val="20"/>
        </w:rPr>
        <w:tab/>
        <w:t xml:space="preserve">this area is covered by a comely palisade of office buildings (...). </w:t>
      </w:r>
      <w:r w:rsidRPr="0017503B">
        <w:rPr>
          <w:rFonts w:ascii="Brill" w:eastAsia="Brill" w:hAnsi="Brill" w:cs="Brill"/>
          <w:sz w:val="20"/>
          <w:szCs w:val="20"/>
        </w:rPr>
        <w:t>(Mumford, 1964</w:t>
      </w:r>
      <w:r w:rsidRPr="00C66272">
        <w:rPr>
          <w:rFonts w:ascii="Brill" w:eastAsia="Brill" w:hAnsi="Brill" w:cs="Brill"/>
          <w:sz w:val="20"/>
          <w:szCs w:val="20"/>
        </w:rPr>
        <w:t>, p. 68)</w:t>
      </w:r>
    </w:p>
    <w:p w14:paraId="35077AA0" w14:textId="77777777" w:rsidR="00CB3FC9" w:rsidRPr="00C66272" w:rsidRDefault="00CB3FC9">
      <w:pPr>
        <w:spacing w:line="360" w:lineRule="auto"/>
        <w:rPr>
          <w:rFonts w:ascii="Brill" w:eastAsia="Brill" w:hAnsi="Brill" w:cs="Brill"/>
        </w:rPr>
      </w:pPr>
    </w:p>
    <w:p w14:paraId="35077AA1" w14:textId="650D9FF6" w:rsidR="00CB3FC9" w:rsidRPr="00C66272" w:rsidRDefault="00C55FA1">
      <w:pPr>
        <w:spacing w:line="360" w:lineRule="auto"/>
        <w:ind w:firstLine="720"/>
        <w:jc w:val="both"/>
        <w:rPr>
          <w:rFonts w:ascii="Brill" w:eastAsia="Brill" w:hAnsi="Brill" w:cs="Brill"/>
          <w:color w:val="FF0000"/>
        </w:rPr>
      </w:pPr>
      <w:r w:rsidRPr="00C66272">
        <w:rPr>
          <w:rFonts w:ascii="Brill" w:eastAsia="Brill" w:hAnsi="Brill" w:cs="Brill"/>
        </w:rPr>
        <w:t xml:space="preserve">In this passage, Mumford indulges in various well-known stereotypes of port cities, while also connecting their distinct profile to a new, modern era. </w:t>
      </w:r>
      <w:del w:id="2590" w:author="Autor">
        <w:r w:rsidRPr="00C66272" w:rsidDel="00E9419C">
          <w:rPr>
            <w:rFonts w:ascii="Brill" w:eastAsia="Brill" w:hAnsi="Brill" w:cs="Brill"/>
          </w:rPr>
          <w:delText>In doing so</w:delText>
        </w:r>
      </w:del>
      <w:ins w:id="2591" w:author="Autor">
        <w:r w:rsidR="00E9419C">
          <w:rPr>
            <w:rFonts w:ascii="Brill" w:eastAsia="Brill" w:hAnsi="Brill" w:cs="Brill"/>
          </w:rPr>
          <w:t>Here</w:t>
        </w:r>
      </w:ins>
      <w:r w:rsidRPr="00C66272">
        <w:rPr>
          <w:rFonts w:ascii="Brill" w:eastAsia="Brill" w:hAnsi="Brill" w:cs="Brill"/>
        </w:rPr>
        <w:t xml:space="preserve">, port cities do not remain a stigmatized entity on their own anymore, in the way Plato used to perceive </w:t>
      </w:r>
      <w:r w:rsidR="002E45F0" w:rsidRPr="00C66272">
        <w:rPr>
          <w:rFonts w:ascii="Brill" w:eastAsia="Brill" w:hAnsi="Brill" w:cs="Brill"/>
        </w:rPr>
        <w:t>them</w:t>
      </w:r>
      <w:r w:rsidRPr="00C66272">
        <w:rPr>
          <w:rFonts w:ascii="Brill" w:eastAsia="Brill" w:hAnsi="Brill" w:cs="Brill"/>
        </w:rPr>
        <w:t xml:space="preserve">. Rather, their supposedly moral decay only keeps lingering </w:t>
      </w:r>
      <w:r w:rsidR="00E8166C" w:rsidRPr="00C66272">
        <w:rPr>
          <w:rFonts w:ascii="Brill" w:eastAsia="Brill" w:hAnsi="Brill" w:cs="Brill"/>
        </w:rPr>
        <w:t>i</w:t>
      </w:r>
      <w:r w:rsidRPr="00C66272">
        <w:rPr>
          <w:rFonts w:ascii="Brill" w:eastAsia="Brill" w:hAnsi="Brill" w:cs="Brill"/>
        </w:rPr>
        <w:t>n their notorious prostitution-</w:t>
      </w:r>
      <w:r w:rsidRPr="00C66272">
        <w:rPr>
          <w:rFonts w:ascii="Brill" w:eastAsia="Brill" w:hAnsi="Brill" w:cs="Brill"/>
        </w:rPr>
        <w:lastRenderedPageBreak/>
        <w:t xml:space="preserve">related </w:t>
      </w:r>
      <w:r w:rsidR="00F62668">
        <w:rPr>
          <w:rFonts w:ascii="Brill" w:eastAsia="Brill" w:hAnsi="Brill" w:cs="Brill"/>
        </w:rPr>
        <w:t>neighbourhood</w:t>
      </w:r>
      <w:r w:rsidRPr="00C66272">
        <w:rPr>
          <w:rFonts w:ascii="Brill" w:eastAsia="Brill" w:hAnsi="Brill" w:cs="Brill"/>
        </w:rPr>
        <w:t>s and waterfronts, an aspect that Ten Bos also recognizes in contemporary contexts (2014). This points to a central and long-standing juxtaposition in perception when it comes to maritime mindsets. To the industrial progress and wealth generated in the port city, a counter-image of deviance and crime always seems attached. One side is inextricably linked to the other, and “[t]he paradox of both cultivating and condemning the port city” has likewise given rise to urban planning struggles throughout recent history (</w:t>
      </w:r>
      <w:r w:rsidRPr="0017503B">
        <w:rPr>
          <w:rFonts w:ascii="Brill" w:eastAsia="Brill" w:hAnsi="Brill" w:cs="Brill"/>
        </w:rPr>
        <w:t>Meyer, 1999</w:t>
      </w:r>
      <w:r w:rsidRPr="00C66272">
        <w:rPr>
          <w:rFonts w:ascii="Brill" w:eastAsia="Brill" w:hAnsi="Brill" w:cs="Brill"/>
        </w:rPr>
        <w:t xml:space="preserve">, p. 33). </w:t>
      </w:r>
    </w:p>
    <w:p w14:paraId="35077AA2" w14:textId="2638079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his classic study on port-city planning, Han Meyer (1999) summarizes the changing appreciations for water, port cities and specifically waterfronts, </w:t>
      </w:r>
      <w:r w:rsidR="002E2C56" w:rsidRPr="00C66272">
        <w:rPr>
          <w:rFonts w:ascii="Brill" w:eastAsia="Brill" w:hAnsi="Brill" w:cs="Brill"/>
        </w:rPr>
        <w:t>to</w:t>
      </w:r>
      <w:r w:rsidRPr="00C66272">
        <w:rPr>
          <w:rFonts w:ascii="Brill" w:eastAsia="Brill" w:hAnsi="Brill" w:cs="Brill"/>
        </w:rPr>
        <w:t xml:space="preserve"> motivate the assessment of recent waterfront developments backed by an emphasis on “the cultural significance of the urban form” (1999, p. 13-4). As “[o]</w:t>
      </w:r>
      <w:proofErr w:type="spellStart"/>
      <w:r w:rsidRPr="00C66272">
        <w:rPr>
          <w:rFonts w:ascii="Brill" w:eastAsia="Brill" w:hAnsi="Brill" w:cs="Brill"/>
        </w:rPr>
        <w:t>ld</w:t>
      </w:r>
      <w:proofErr w:type="spellEnd"/>
      <w:r w:rsidRPr="00C66272">
        <w:rPr>
          <w:rFonts w:ascii="Brill" w:eastAsia="Brill" w:hAnsi="Brill" w:cs="Brill"/>
        </w:rPr>
        <w:t xml:space="preserve"> harbour areas were discovered as ideal sites for the development of new urban milieus” over the past decades (Meyer, 1999, p. 13), the dubious character of waterfronts was turned into a key city marketing tool. Think of the successful ‘Cities on the Edge’ narrative that was developed at the time of Liverpool’s European Capital of Culture run in 2008 (</w:t>
      </w:r>
      <w:r w:rsidRPr="0017503B">
        <w:rPr>
          <w:rFonts w:ascii="Brill" w:eastAsia="Brill" w:hAnsi="Brill" w:cs="Brill"/>
        </w:rPr>
        <w:t>Mah, 2014</w:t>
      </w:r>
      <w:r w:rsidRPr="00C66272">
        <w:rPr>
          <w:rFonts w:ascii="Brill" w:eastAsia="Brill" w:hAnsi="Brill" w:cs="Brill"/>
        </w:rPr>
        <w:t xml:space="preserve">; </w:t>
      </w:r>
      <w:r w:rsidRPr="00692CD2">
        <w:rPr>
          <w:rFonts w:ascii="Brill" w:eastAsia="Brill" w:hAnsi="Brill" w:cs="Brill"/>
        </w:rPr>
        <w:t>Van de Laar &amp; Baptist, 2022</w:t>
      </w:r>
      <w:r w:rsidRPr="00C66272">
        <w:rPr>
          <w:rFonts w:ascii="Brill" w:eastAsia="Brill" w:hAnsi="Brill" w:cs="Brill"/>
        </w:rPr>
        <w:t xml:space="preserve">). The edginess, or intrinsic ‘otherness’, of waterfronts became a unique selling point. In the process of securing new attraction on local and global levels, however, the equally mythologized ‘bustling’ and social togetherness that waterfront and dockside areas would typically nourish did not always translate into sustained connections with the general public (Mah, 2014; Van de Laar &amp; Baptist, 2022). </w:t>
      </w:r>
    </w:p>
    <w:p w14:paraId="35077AA3" w14:textId="663ACD9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following discussions o</w:t>
      </w:r>
      <w:r w:rsidR="009001D2" w:rsidRPr="00C66272">
        <w:rPr>
          <w:rFonts w:ascii="Brill" w:eastAsia="Brill" w:hAnsi="Brill" w:cs="Brill"/>
        </w:rPr>
        <w:t>f</w:t>
      </w:r>
      <w:r w:rsidRPr="00C66272">
        <w:rPr>
          <w:rFonts w:ascii="Brill" w:eastAsia="Brill" w:hAnsi="Brill" w:cs="Brill"/>
        </w:rPr>
        <w:t xml:space="preserve"> the discontinuation of Rotterdam’s three main pleasure districts add nuanced historical perspectives to the struggles of reconfiguring and revaluing waterfronts and related cultural areas in the port city, from what Michel Foucault would call “counter-sites” or heterotopias to places that ultimately have given way to more utopian ideals </w:t>
      </w:r>
      <w:r w:rsidRPr="00A024CC">
        <w:rPr>
          <w:rFonts w:ascii="Brill" w:eastAsia="Brill" w:hAnsi="Brill" w:cs="Brill"/>
        </w:rPr>
        <w:t>(Foucault &amp; Miskowiec, 1986</w:t>
      </w:r>
      <w:r w:rsidRPr="00C66272">
        <w:rPr>
          <w:rFonts w:ascii="Brill" w:eastAsia="Brill" w:hAnsi="Brill" w:cs="Brill"/>
        </w:rPr>
        <w:t xml:space="preserve">). In the case of Rotterdam, these utopian ideals mainly comprise visions formulated by municipal authorities on the modernization of the port city. This attests to only one side of a maritime mindset’s inherently conflicted nature, however. In the next sections, we therefore further uncover how, throughout Rotterdam’s recent past, a positive stance towards the port and its industry has caused friction with and </w:t>
      </w:r>
      <w:del w:id="2592" w:author="Autor">
        <w:r w:rsidR="00BE0680" w:rsidRPr="00C66272" w:rsidDel="00E9419C">
          <w:rPr>
            <w:rFonts w:ascii="Brill" w:eastAsia="Brill" w:hAnsi="Brill" w:cs="Brill"/>
          </w:rPr>
          <w:delText xml:space="preserve">it </w:delText>
        </w:r>
      </w:del>
      <w:r w:rsidR="00BE0680" w:rsidRPr="00C66272">
        <w:rPr>
          <w:rFonts w:ascii="Brill" w:eastAsia="Brill" w:hAnsi="Brill" w:cs="Brill"/>
        </w:rPr>
        <w:t xml:space="preserve">has </w:t>
      </w:r>
      <w:r w:rsidRPr="00C66272">
        <w:rPr>
          <w:rFonts w:ascii="Brill" w:eastAsia="Brill" w:hAnsi="Brill" w:cs="Brill"/>
        </w:rPr>
        <w:t>even tried to subjugate more negatively perceived aspects of maritime urban culture during city planning processes.</w:t>
      </w:r>
    </w:p>
    <w:p w14:paraId="35077AA4" w14:textId="408C5AF0" w:rsidR="00CB3FC9" w:rsidRPr="00C66272" w:rsidRDefault="00C55FA1">
      <w:pPr>
        <w:spacing w:line="360" w:lineRule="auto"/>
        <w:ind w:firstLine="720"/>
        <w:jc w:val="both"/>
        <w:rPr>
          <w:rFonts w:ascii="Brill" w:eastAsia="Brill" w:hAnsi="Brill" w:cs="Brill"/>
          <w:b/>
        </w:rPr>
      </w:pPr>
      <w:r w:rsidRPr="00C66272">
        <w:rPr>
          <w:rFonts w:ascii="Brill" w:eastAsia="Brill" w:hAnsi="Brill" w:cs="Brill"/>
        </w:rPr>
        <w:lastRenderedPageBreak/>
        <w:br/>
      </w:r>
      <w:proofErr w:type="spellStart"/>
      <w:r w:rsidRPr="00C66272">
        <w:rPr>
          <w:rFonts w:ascii="Brill" w:eastAsia="Brill" w:hAnsi="Brill" w:cs="Brill"/>
          <w:b/>
        </w:rPr>
        <w:t>Zandstraatbuurt</w:t>
      </w:r>
      <w:proofErr w:type="spellEnd"/>
      <w:r w:rsidRPr="00C66272">
        <w:rPr>
          <w:rFonts w:ascii="Brill" w:eastAsia="Brill" w:hAnsi="Brill" w:cs="Brill"/>
          <w:b/>
        </w:rPr>
        <w:t xml:space="preserve">: Making </w:t>
      </w:r>
      <w:ins w:id="2593" w:author="Autor">
        <w:r w:rsidR="00E9419C">
          <w:rPr>
            <w:rFonts w:ascii="Brill" w:eastAsia="Brill" w:hAnsi="Brill" w:cs="Brill"/>
            <w:b/>
          </w:rPr>
          <w:t>w</w:t>
        </w:r>
      </w:ins>
      <w:del w:id="2594" w:author="Autor">
        <w:r w:rsidRPr="00C66272" w:rsidDel="00E9419C">
          <w:rPr>
            <w:rFonts w:ascii="Brill" w:eastAsia="Brill" w:hAnsi="Brill" w:cs="Brill"/>
            <w:b/>
          </w:rPr>
          <w:delText>W</w:delText>
        </w:r>
      </w:del>
      <w:r w:rsidRPr="00C66272">
        <w:rPr>
          <w:rFonts w:ascii="Brill" w:eastAsia="Brill" w:hAnsi="Brill" w:cs="Brill"/>
          <w:b/>
        </w:rPr>
        <w:t xml:space="preserve">ay for the </w:t>
      </w:r>
      <w:ins w:id="2595" w:author="Autor">
        <w:r w:rsidR="00E9419C">
          <w:rPr>
            <w:rFonts w:ascii="Brill" w:eastAsia="Brill" w:hAnsi="Brill" w:cs="Brill"/>
            <w:b/>
          </w:rPr>
          <w:t>m</w:t>
        </w:r>
      </w:ins>
      <w:del w:id="2596" w:author="Autor">
        <w:r w:rsidRPr="00C66272" w:rsidDel="00E9419C">
          <w:rPr>
            <w:rFonts w:ascii="Brill" w:eastAsia="Brill" w:hAnsi="Brill" w:cs="Brill"/>
            <w:b/>
          </w:rPr>
          <w:delText>M</w:delText>
        </w:r>
      </w:del>
      <w:r w:rsidRPr="00C66272">
        <w:rPr>
          <w:rFonts w:ascii="Brill" w:eastAsia="Brill" w:hAnsi="Brill" w:cs="Brill"/>
          <w:b/>
        </w:rPr>
        <w:t xml:space="preserve">odern </w:t>
      </w:r>
      <w:ins w:id="2597" w:author="Autor">
        <w:r w:rsidR="00E9419C">
          <w:rPr>
            <w:rFonts w:ascii="Brill" w:eastAsia="Brill" w:hAnsi="Brill" w:cs="Brill"/>
            <w:b/>
          </w:rPr>
          <w:t>p</w:t>
        </w:r>
      </w:ins>
      <w:del w:id="2598" w:author="Autor">
        <w:r w:rsidRPr="00C66272" w:rsidDel="00E9419C">
          <w:rPr>
            <w:rFonts w:ascii="Brill" w:eastAsia="Brill" w:hAnsi="Brill" w:cs="Brill"/>
            <w:b/>
          </w:rPr>
          <w:delText>P</w:delText>
        </w:r>
      </w:del>
      <w:r w:rsidRPr="00C66272">
        <w:rPr>
          <w:rFonts w:ascii="Brill" w:eastAsia="Brill" w:hAnsi="Brill" w:cs="Brill"/>
          <w:b/>
        </w:rPr>
        <w:t xml:space="preserve">ort </w:t>
      </w:r>
      <w:ins w:id="2599" w:author="Autor">
        <w:r w:rsidR="00E9419C">
          <w:rPr>
            <w:rFonts w:ascii="Brill" w:eastAsia="Brill" w:hAnsi="Brill" w:cs="Brill"/>
            <w:b/>
          </w:rPr>
          <w:t>c</w:t>
        </w:r>
      </w:ins>
      <w:del w:id="2600" w:author="Autor">
        <w:r w:rsidRPr="00C66272" w:rsidDel="00E9419C">
          <w:rPr>
            <w:rFonts w:ascii="Brill" w:eastAsia="Brill" w:hAnsi="Brill" w:cs="Brill"/>
            <w:b/>
          </w:rPr>
          <w:delText>C</w:delText>
        </w:r>
      </w:del>
      <w:r w:rsidRPr="00C66272">
        <w:rPr>
          <w:rFonts w:ascii="Brill" w:eastAsia="Brill" w:hAnsi="Brill" w:cs="Brill"/>
          <w:b/>
        </w:rPr>
        <w:t>ity</w:t>
      </w:r>
    </w:p>
    <w:p w14:paraId="35077AA5" w14:textId="735E31F6" w:rsidR="00CB3FC9" w:rsidRPr="00C66272" w:rsidRDefault="00C55FA1" w:rsidP="00F34A6C">
      <w:pPr>
        <w:rPr>
          <w:rFonts w:ascii="Brill" w:eastAsia="Brill" w:hAnsi="Brill" w:cs="Brill"/>
          <w:sz w:val="20"/>
          <w:szCs w:val="20"/>
          <w:vertAlign w:val="superscript"/>
        </w:rPr>
        <w:pPrChange w:id="2601" w:author="Autor">
          <w:pPr>
            <w:jc w:val="right"/>
          </w:pPr>
        </w:pPrChange>
      </w:pPr>
      <w:r w:rsidRPr="00BF26E0">
        <w:rPr>
          <w:rFonts w:ascii="Brill" w:eastAsia="Brill" w:hAnsi="Brill" w:cs="Brill"/>
          <w:sz w:val="20"/>
          <w:szCs w:val="20"/>
          <w:lang w:val="nl-BE"/>
        </w:rPr>
        <w:t>“Ze gaan de Zandstraat netjes maken / ‘t Wordt een kermenadebuurt [...]</w:t>
      </w:r>
      <w:r w:rsidRPr="00BF26E0">
        <w:rPr>
          <w:rFonts w:ascii="Brill" w:eastAsia="Brill" w:hAnsi="Brill" w:cs="Brill"/>
          <w:sz w:val="20"/>
          <w:szCs w:val="20"/>
          <w:lang w:val="nl-BE"/>
        </w:rPr>
        <w:br/>
        <w:t>Nou vinden we temee op Charloi / Een huisie en ‘n boterham.</w:t>
      </w:r>
      <w:r w:rsidRPr="00BF26E0">
        <w:rPr>
          <w:rFonts w:ascii="Brill" w:eastAsia="Brill" w:hAnsi="Brill" w:cs="Brill"/>
          <w:sz w:val="20"/>
          <w:szCs w:val="20"/>
          <w:lang w:val="nl-BE"/>
        </w:rPr>
        <w:br/>
        <w:t>Of anders op de Hoek van Holland / Dat is ons nieuwe Rotterdam.”</w:t>
      </w:r>
      <w:r w:rsidRPr="00BF26E0">
        <w:rPr>
          <w:rFonts w:ascii="Brill" w:eastAsia="Brill" w:hAnsi="Brill" w:cs="Brill"/>
          <w:sz w:val="20"/>
          <w:szCs w:val="20"/>
          <w:lang w:val="nl-BE"/>
        </w:rPr>
        <w:br/>
      </w:r>
      <w:r w:rsidRPr="00C66272">
        <w:rPr>
          <w:rFonts w:ascii="Brill" w:eastAsia="Brill" w:hAnsi="Brill" w:cs="Brill"/>
          <w:i/>
          <w:sz w:val="20"/>
          <w:szCs w:val="20"/>
        </w:rPr>
        <w:t xml:space="preserve">[“They are going to clean up the </w:t>
      </w:r>
      <w:proofErr w:type="spellStart"/>
      <w:r w:rsidRPr="00C66272">
        <w:rPr>
          <w:rFonts w:ascii="Brill" w:eastAsia="Brill" w:hAnsi="Brill" w:cs="Brill"/>
          <w:i/>
          <w:sz w:val="20"/>
          <w:szCs w:val="20"/>
        </w:rPr>
        <w:t>Zandstraat</w:t>
      </w:r>
      <w:proofErr w:type="spellEnd"/>
      <w:r w:rsidRPr="00C66272">
        <w:rPr>
          <w:rFonts w:ascii="Brill" w:eastAsia="Brill" w:hAnsi="Brill" w:cs="Brill"/>
          <w:i/>
          <w:sz w:val="20"/>
          <w:szCs w:val="20"/>
        </w:rPr>
        <w:t xml:space="preserve"> / It’s going to be a fancy </w:t>
      </w:r>
      <w:r w:rsidR="00F62668">
        <w:rPr>
          <w:rFonts w:ascii="Brill" w:eastAsia="Brill" w:hAnsi="Brill" w:cs="Brill"/>
          <w:i/>
          <w:sz w:val="20"/>
          <w:szCs w:val="20"/>
        </w:rPr>
        <w:t>neighbourhood</w:t>
      </w:r>
      <w:r w:rsidRPr="00C66272">
        <w:rPr>
          <w:rFonts w:ascii="Brill" w:eastAsia="Brill" w:hAnsi="Brill" w:cs="Brill"/>
          <w:i/>
          <w:sz w:val="20"/>
          <w:szCs w:val="20"/>
        </w:rPr>
        <w:t xml:space="preserve"> [...]</w:t>
      </w:r>
      <w:r w:rsidRPr="00C66272">
        <w:rPr>
          <w:rFonts w:ascii="Brill" w:eastAsia="Brill" w:hAnsi="Brill" w:cs="Brill"/>
          <w:i/>
          <w:sz w:val="20"/>
          <w:szCs w:val="20"/>
        </w:rPr>
        <w:br/>
        <w:t xml:space="preserve">Then we will soon find on </w:t>
      </w:r>
      <w:proofErr w:type="spellStart"/>
      <w:r w:rsidRPr="00C66272">
        <w:rPr>
          <w:rFonts w:ascii="Brill" w:eastAsia="Brill" w:hAnsi="Brill" w:cs="Brill"/>
          <w:i/>
          <w:sz w:val="20"/>
          <w:szCs w:val="20"/>
        </w:rPr>
        <w:t>Charlois</w:t>
      </w:r>
      <w:proofErr w:type="spellEnd"/>
      <w:r w:rsidRPr="00C66272">
        <w:rPr>
          <w:rFonts w:ascii="Brill" w:eastAsia="Brill" w:hAnsi="Brill" w:cs="Brill"/>
          <w:i/>
          <w:sz w:val="20"/>
          <w:szCs w:val="20"/>
        </w:rPr>
        <w:t xml:space="preserve"> / A small house and a sandwich.</w:t>
      </w:r>
      <w:r w:rsidRPr="00C66272">
        <w:rPr>
          <w:rFonts w:ascii="Brill" w:eastAsia="Brill" w:hAnsi="Brill" w:cs="Brill"/>
          <w:i/>
          <w:sz w:val="20"/>
          <w:szCs w:val="20"/>
        </w:rPr>
        <w:br/>
        <w:t>Or else at the Hook of Holland / That is our new Rotterdam.” (authors’ translation)]</w:t>
      </w:r>
    </w:p>
    <w:p w14:paraId="35077AA6" w14:textId="77777777" w:rsidR="00CB3FC9" w:rsidRPr="00C66272" w:rsidRDefault="00C55FA1" w:rsidP="00F34A6C">
      <w:pPr>
        <w:spacing w:line="360" w:lineRule="auto"/>
        <w:rPr>
          <w:rFonts w:ascii="Brill" w:eastAsia="Brill" w:hAnsi="Brill" w:cs="Brill"/>
          <w:sz w:val="20"/>
          <w:szCs w:val="20"/>
        </w:rPr>
        <w:pPrChange w:id="2602" w:author="Autor">
          <w:pPr>
            <w:spacing w:line="360" w:lineRule="auto"/>
            <w:jc w:val="right"/>
          </w:pPr>
        </w:pPrChange>
      </w:pPr>
      <w:r w:rsidRPr="00C66272">
        <w:rPr>
          <w:rFonts w:ascii="Brill" w:eastAsia="Brill" w:hAnsi="Brill" w:cs="Brill"/>
          <w:sz w:val="20"/>
          <w:szCs w:val="20"/>
        </w:rPr>
        <w:t>(</w:t>
      </w:r>
      <w:proofErr w:type="spellStart"/>
      <w:r w:rsidRPr="00C66272">
        <w:rPr>
          <w:rFonts w:ascii="Brill" w:eastAsia="Brill" w:hAnsi="Brill" w:cs="Brill"/>
          <w:sz w:val="20"/>
          <w:szCs w:val="20"/>
        </w:rPr>
        <w:t>Speenhoff</w:t>
      </w:r>
      <w:proofErr w:type="spellEnd"/>
      <w:r w:rsidRPr="00C66272">
        <w:rPr>
          <w:rFonts w:ascii="Brill" w:eastAsia="Brill" w:hAnsi="Brill" w:cs="Brill"/>
          <w:sz w:val="20"/>
          <w:szCs w:val="20"/>
        </w:rPr>
        <w:t>, 1962, p. 93-4)</w:t>
      </w:r>
    </w:p>
    <w:p w14:paraId="35077AA7" w14:textId="77777777" w:rsidR="00CB3FC9" w:rsidRPr="00C66272" w:rsidRDefault="00CB3FC9">
      <w:pPr>
        <w:spacing w:line="360" w:lineRule="auto"/>
        <w:rPr>
          <w:rFonts w:ascii="Brill" w:eastAsia="Brill" w:hAnsi="Brill" w:cs="Brill"/>
        </w:rPr>
      </w:pPr>
    </w:p>
    <w:p w14:paraId="35077AA8" w14:textId="115AA1C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Starting with the centrally located </w:t>
      </w:r>
      <w:proofErr w:type="spellStart"/>
      <w:r w:rsidRPr="00C66272">
        <w:rPr>
          <w:rFonts w:ascii="Brill" w:eastAsia="Brill" w:hAnsi="Brill" w:cs="Brill"/>
        </w:rPr>
        <w:t>Zandstraatbuurt</w:t>
      </w:r>
      <w:proofErr w:type="spellEnd"/>
      <w:r w:rsidRPr="00C66272">
        <w:rPr>
          <w:rFonts w:ascii="Brill" w:eastAsia="Brill" w:hAnsi="Brill" w:cs="Brill"/>
        </w:rPr>
        <w:t xml:space="preserve">, it should </w:t>
      </w:r>
      <w:r w:rsidR="009F60F8" w:rsidRPr="00C66272">
        <w:rPr>
          <w:rFonts w:ascii="Brill" w:eastAsia="Brill" w:hAnsi="Brill" w:cs="Brill"/>
        </w:rPr>
        <w:t>first</w:t>
      </w:r>
      <w:r w:rsidRPr="00C66272">
        <w:rPr>
          <w:rFonts w:ascii="Brill" w:eastAsia="Brill" w:hAnsi="Brill" w:cs="Brill"/>
        </w:rPr>
        <w:t xml:space="preserve"> be noted that this </w:t>
      </w:r>
      <w:r w:rsidR="00F62668">
        <w:rPr>
          <w:rFonts w:ascii="Brill" w:eastAsia="Brill" w:hAnsi="Brill" w:cs="Brill"/>
        </w:rPr>
        <w:t>neighbourhood</w:t>
      </w:r>
      <w:r w:rsidRPr="00C66272">
        <w:rPr>
          <w:rFonts w:ascii="Brill" w:eastAsia="Brill" w:hAnsi="Brill" w:cs="Brill"/>
        </w:rPr>
        <w:t xml:space="preserve"> already had quite a reputation well before the start of the 20</w:t>
      </w:r>
      <w:ins w:id="2603" w:author="Autor">
        <w:r w:rsidR="00D82816">
          <w:rPr>
            <w:rFonts w:ascii="Brill" w:eastAsia="Brill" w:hAnsi="Brill" w:cs="Brill"/>
          </w:rPr>
          <w:t>th</w:t>
        </w:r>
      </w:ins>
      <w:del w:id="2604" w:author="Autor">
        <w:r w:rsidRPr="00C66272" w:rsidDel="00D82816">
          <w:rPr>
            <w:rFonts w:ascii="Brill" w:eastAsia="Brill" w:hAnsi="Brill" w:cs="Brill"/>
            <w:vertAlign w:val="superscript"/>
          </w:rPr>
          <w:delText>th</w:delText>
        </w:r>
      </w:del>
      <w:r w:rsidRPr="00C66272">
        <w:rPr>
          <w:rFonts w:ascii="Brill" w:eastAsia="Brill" w:hAnsi="Brill" w:cs="Brill"/>
        </w:rPr>
        <w:t xml:space="preserve"> century. One of the earlier sources describing the area is the publication </w:t>
      </w:r>
      <w:proofErr w:type="spellStart"/>
      <w:r w:rsidRPr="00A024CC">
        <w:rPr>
          <w:rFonts w:ascii="Brill" w:eastAsia="Brill" w:hAnsi="Brill" w:cs="Brill"/>
          <w:i/>
        </w:rPr>
        <w:t>Physiologie</w:t>
      </w:r>
      <w:proofErr w:type="spellEnd"/>
      <w:r w:rsidRPr="00A024CC">
        <w:rPr>
          <w:rFonts w:ascii="Brill" w:eastAsia="Brill" w:hAnsi="Brill" w:cs="Brill"/>
          <w:i/>
        </w:rPr>
        <w:t xml:space="preserve"> van Rotterdam</w:t>
      </w:r>
      <w:r w:rsidRPr="00A024CC">
        <w:rPr>
          <w:rFonts w:ascii="Brill" w:eastAsia="Brill" w:hAnsi="Brill" w:cs="Brill"/>
        </w:rPr>
        <w:t xml:space="preserve"> (1844</w:t>
      </w:r>
      <w:r w:rsidRPr="00C66272">
        <w:rPr>
          <w:rFonts w:ascii="Brill" w:eastAsia="Brill" w:hAnsi="Brill" w:cs="Brill"/>
        </w:rPr>
        <w:t>), authored by two anonymous city residents,</w:t>
      </w:r>
      <w:r w:rsidRPr="00C66272">
        <w:rPr>
          <w:rFonts w:ascii="Brill" w:eastAsia="Brill" w:hAnsi="Brill" w:cs="Brill"/>
          <w:vertAlign w:val="superscript"/>
        </w:rPr>
        <w:footnoteReference w:id="29"/>
      </w:r>
      <w:r w:rsidRPr="00C66272">
        <w:rPr>
          <w:rFonts w:ascii="Brill" w:eastAsia="Brill" w:hAnsi="Brill" w:cs="Brill"/>
        </w:rPr>
        <w:t xml:space="preserve"> which tries to give an encompassing, yet tongue-in-cheek characterization of Rotterdam’s diverse population and urban structure. The </w:t>
      </w:r>
      <w:proofErr w:type="spellStart"/>
      <w:r w:rsidRPr="00C66272">
        <w:rPr>
          <w:rFonts w:ascii="Brill" w:eastAsia="Brill" w:hAnsi="Brill" w:cs="Brill"/>
          <w:i/>
        </w:rPr>
        <w:t>Physiologie</w:t>
      </w:r>
      <w:proofErr w:type="spellEnd"/>
      <w:r w:rsidRPr="00C66272">
        <w:rPr>
          <w:rFonts w:ascii="Brill" w:eastAsia="Brill" w:hAnsi="Brill" w:cs="Brill"/>
        </w:rPr>
        <w:t xml:space="preserve"> explicitly mentions the </w:t>
      </w:r>
      <w:proofErr w:type="spellStart"/>
      <w:r w:rsidRPr="00C66272">
        <w:rPr>
          <w:rFonts w:ascii="Brill" w:eastAsia="Brill" w:hAnsi="Brill" w:cs="Brill"/>
        </w:rPr>
        <w:t>Zandstraat</w:t>
      </w:r>
      <w:proofErr w:type="spellEnd"/>
      <w:r w:rsidRPr="00C66272">
        <w:rPr>
          <w:rFonts w:ascii="Brill" w:eastAsia="Brill" w:hAnsi="Brill" w:cs="Brill"/>
        </w:rPr>
        <w:t xml:space="preserve">, along with the </w:t>
      </w:r>
      <w:proofErr w:type="spellStart"/>
      <w:r w:rsidRPr="00C66272">
        <w:rPr>
          <w:rFonts w:ascii="Brill" w:eastAsia="Brill" w:hAnsi="Brill" w:cs="Brill"/>
        </w:rPr>
        <w:t>Schiedamsedijk</w:t>
      </w:r>
      <w:proofErr w:type="spellEnd"/>
      <w:r w:rsidRPr="00C66272">
        <w:rPr>
          <w:rFonts w:ascii="Brill" w:eastAsia="Brill" w:hAnsi="Brill" w:cs="Brill"/>
        </w:rPr>
        <w:t>, as holding a unique position in the entire country, with its rowdy dance salons as well as surrounding alleys and slums that lack proper hygiene standards (1844).</w:t>
      </w:r>
      <w:r w:rsidRPr="00C66272">
        <w:rPr>
          <w:rFonts w:ascii="Brill" w:eastAsia="Brill" w:hAnsi="Brill" w:cs="Brill"/>
          <w:vertAlign w:val="superscript"/>
        </w:rPr>
        <w:footnoteReference w:id="30"/>
      </w:r>
      <w:r w:rsidRPr="00C66272">
        <w:rPr>
          <w:rFonts w:ascii="Brill" w:eastAsia="Brill" w:hAnsi="Brill" w:cs="Brill"/>
        </w:rPr>
        <w:t xml:space="preserve"> By the turn of the century, however, it became increasingly clear that Rotterdam’s municipal council had big ambitions in changing this image of its inner city. The status of a world port in rapid transformation was no longer in accordance with the overcrowded, dirty</w:t>
      </w:r>
      <w:ins w:id="2605" w:author="Autor">
        <w:r w:rsidR="00E9419C">
          <w:rPr>
            <w:rFonts w:ascii="Brill" w:eastAsia="Brill" w:hAnsi="Brill" w:cs="Brill"/>
          </w:rPr>
          <w:t>,</w:t>
        </w:r>
      </w:ins>
      <w:r w:rsidRPr="00C66272">
        <w:rPr>
          <w:rFonts w:ascii="Brill" w:eastAsia="Brill" w:hAnsi="Brill" w:cs="Brill"/>
        </w:rPr>
        <w:t xml:space="preserve"> and unhealthy appearances of the old town </w:t>
      </w:r>
      <w:r w:rsidR="00F62668">
        <w:rPr>
          <w:rFonts w:ascii="Brill" w:eastAsia="Brill" w:hAnsi="Brill" w:cs="Brill"/>
        </w:rPr>
        <w:t>centre</w:t>
      </w:r>
      <w:r w:rsidRPr="00C66272">
        <w:rPr>
          <w:rFonts w:ascii="Brill" w:eastAsia="Brill" w:hAnsi="Brill" w:cs="Brill"/>
        </w:rPr>
        <w:t>. During the early years of the 20</w:t>
      </w:r>
      <w:ins w:id="2606" w:author="Autor">
        <w:r w:rsidR="00D82816">
          <w:rPr>
            <w:rFonts w:ascii="Brill" w:eastAsia="Brill" w:hAnsi="Brill" w:cs="Brill"/>
          </w:rPr>
          <w:t>th</w:t>
        </w:r>
      </w:ins>
      <w:del w:id="2607" w:author="Autor">
        <w:r w:rsidRPr="00C66272" w:rsidDel="00D82816">
          <w:rPr>
            <w:rFonts w:ascii="Brill" w:eastAsia="Brill" w:hAnsi="Brill" w:cs="Brill"/>
            <w:vertAlign w:val="superscript"/>
          </w:rPr>
          <w:delText>th</w:delText>
        </w:r>
      </w:del>
      <w:r w:rsidRPr="00C66272">
        <w:rPr>
          <w:rFonts w:ascii="Brill" w:eastAsia="Brill" w:hAnsi="Brill" w:cs="Brill"/>
        </w:rPr>
        <w:t xml:space="preserve"> century, Rotterdam’s ambitious new mayor A. R. Zimmerman, serving from 1906 to 1923, launched a plan to transform the central </w:t>
      </w:r>
      <w:proofErr w:type="spellStart"/>
      <w:r w:rsidRPr="00C66272">
        <w:rPr>
          <w:rFonts w:ascii="Brill" w:eastAsia="Brill" w:hAnsi="Brill" w:cs="Brill"/>
        </w:rPr>
        <w:t>Coolvest</w:t>
      </w:r>
      <w:proofErr w:type="spellEnd"/>
      <w:r w:rsidRPr="00C66272">
        <w:rPr>
          <w:rFonts w:ascii="Brill" w:eastAsia="Brill" w:hAnsi="Brill" w:cs="Brill"/>
        </w:rPr>
        <w:t xml:space="preserve">, the former medieval moat to which the </w:t>
      </w:r>
      <w:proofErr w:type="spellStart"/>
      <w:r w:rsidRPr="00C66272">
        <w:rPr>
          <w:rFonts w:ascii="Brill" w:eastAsia="Brill" w:hAnsi="Brill" w:cs="Brill"/>
        </w:rPr>
        <w:t>Zandstraatbuurt</w:t>
      </w:r>
      <w:proofErr w:type="spellEnd"/>
      <w:r w:rsidRPr="00C66272">
        <w:rPr>
          <w:rFonts w:ascii="Brill" w:eastAsia="Brill" w:hAnsi="Brill" w:cs="Brill"/>
        </w:rPr>
        <w:t xml:space="preserve"> was connected, into a high-class city boulevard, inspired by new ideals of urban planning such as those of Baron Haussmann in Paris (</w:t>
      </w:r>
      <w:r w:rsidRPr="00EC3408">
        <w:rPr>
          <w:rFonts w:ascii="Brill" w:eastAsia="Brill" w:hAnsi="Brill" w:cs="Brill"/>
        </w:rPr>
        <w:t>Van de Laar, 2021</w:t>
      </w:r>
      <w:r w:rsidRPr="00C66272">
        <w:rPr>
          <w:rFonts w:ascii="Brill" w:eastAsia="Brill" w:hAnsi="Brill" w:cs="Brill"/>
        </w:rPr>
        <w:t xml:space="preserve">). </w:t>
      </w:r>
      <w:proofErr w:type="spellStart"/>
      <w:r w:rsidRPr="00C66272">
        <w:rPr>
          <w:rFonts w:ascii="Brill" w:eastAsia="Brill" w:hAnsi="Brill" w:cs="Brill"/>
        </w:rPr>
        <w:t>Remodeled</w:t>
      </w:r>
      <w:proofErr w:type="spellEnd"/>
      <w:r w:rsidRPr="00C66272">
        <w:rPr>
          <w:rFonts w:ascii="Brill" w:eastAsia="Brill" w:hAnsi="Brill" w:cs="Brill"/>
        </w:rPr>
        <w:t xml:space="preserve"> into the </w:t>
      </w:r>
      <w:proofErr w:type="spellStart"/>
      <w:r w:rsidRPr="00C66272">
        <w:rPr>
          <w:rFonts w:ascii="Brill" w:eastAsia="Brill" w:hAnsi="Brill" w:cs="Brill"/>
        </w:rPr>
        <w:t>Coolsingel</w:t>
      </w:r>
      <w:proofErr w:type="spellEnd"/>
      <w:r w:rsidRPr="00C66272">
        <w:rPr>
          <w:rFonts w:ascii="Brill" w:eastAsia="Brill" w:hAnsi="Brill" w:cs="Brill"/>
        </w:rPr>
        <w:t xml:space="preserve">, the location was set to house a contemporary administrative and commercial </w:t>
      </w:r>
      <w:r w:rsidR="00F62668">
        <w:rPr>
          <w:rFonts w:ascii="Brill" w:eastAsia="Brill" w:hAnsi="Brill" w:cs="Brill"/>
        </w:rPr>
        <w:t>centre</w:t>
      </w:r>
      <w:r w:rsidRPr="00C66272">
        <w:rPr>
          <w:rFonts w:ascii="Brill" w:eastAsia="Brill" w:hAnsi="Brill" w:cs="Brill"/>
        </w:rPr>
        <w:t xml:space="preserve"> for Rotterdam, with a new city hall, head post office</w:t>
      </w:r>
      <w:ins w:id="2608" w:author="Autor">
        <w:r w:rsidR="00E9419C">
          <w:rPr>
            <w:rFonts w:ascii="Brill" w:eastAsia="Brill" w:hAnsi="Brill" w:cs="Brill"/>
          </w:rPr>
          <w:t>,</w:t>
        </w:r>
      </w:ins>
      <w:r w:rsidRPr="00C66272">
        <w:rPr>
          <w:rFonts w:ascii="Brill" w:eastAsia="Brill" w:hAnsi="Brill" w:cs="Brill"/>
        </w:rPr>
        <w:t xml:space="preserve"> and stock exchange building, all architectural markers that </w:t>
      </w:r>
      <w:del w:id="2609" w:author="Autor">
        <w:r w:rsidRPr="00C66272" w:rsidDel="00E9419C">
          <w:rPr>
            <w:rFonts w:ascii="Brill" w:eastAsia="Brill" w:hAnsi="Brill" w:cs="Brill"/>
          </w:rPr>
          <w:delText xml:space="preserve">had to </w:delText>
        </w:r>
      </w:del>
      <w:r w:rsidRPr="00C66272">
        <w:rPr>
          <w:rFonts w:ascii="Brill" w:eastAsia="Brill" w:hAnsi="Brill" w:cs="Brill"/>
        </w:rPr>
        <w:t>express</w:t>
      </w:r>
      <w:ins w:id="2610" w:author="Autor">
        <w:r w:rsidR="00E9419C">
          <w:rPr>
            <w:rFonts w:ascii="Brill" w:eastAsia="Brill" w:hAnsi="Brill" w:cs="Brill"/>
          </w:rPr>
          <w:t>ed</w:t>
        </w:r>
      </w:ins>
      <w:r w:rsidRPr="00C66272">
        <w:rPr>
          <w:rFonts w:ascii="Brill" w:eastAsia="Brill" w:hAnsi="Brill" w:cs="Brill"/>
        </w:rPr>
        <w:t xml:space="preserve"> and confirm</w:t>
      </w:r>
      <w:ins w:id="2611" w:author="Autor">
        <w:r w:rsidR="00E9419C">
          <w:rPr>
            <w:rFonts w:ascii="Brill" w:eastAsia="Brill" w:hAnsi="Brill" w:cs="Brill"/>
          </w:rPr>
          <w:t>ed</w:t>
        </w:r>
      </w:ins>
      <w:r w:rsidRPr="00C66272">
        <w:rPr>
          <w:rFonts w:ascii="Brill" w:eastAsia="Brill" w:hAnsi="Brill" w:cs="Brill"/>
        </w:rPr>
        <w:t xml:space="preserve"> the successes of the new port metropolis.</w:t>
      </w:r>
    </w:p>
    <w:p w14:paraId="35077AA9" w14:textId="2E46DE1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a way, these iconic plans were a continuation of certain ideas held by G. J. de Jongh (</w:t>
      </w:r>
      <w:r w:rsidRPr="00EC3408">
        <w:rPr>
          <w:rFonts w:ascii="Brill" w:eastAsia="Brill" w:hAnsi="Brill" w:cs="Brill"/>
        </w:rPr>
        <w:t>Van de Laar, 2017</w:t>
      </w:r>
      <w:r w:rsidRPr="00C66272">
        <w:rPr>
          <w:rFonts w:ascii="Brill" w:eastAsia="Brill" w:hAnsi="Brill" w:cs="Brill"/>
        </w:rPr>
        <w:t xml:space="preserve">), who served as Rotterdam’s chief engineer from 1879 to 1910 and believed that “the [port] economy of Rotterdam </w:t>
      </w:r>
      <w:r w:rsidRPr="00C66272">
        <w:rPr>
          <w:rFonts w:ascii="Brill" w:eastAsia="Brill" w:hAnsi="Brill" w:cs="Brill"/>
          <w:i/>
        </w:rPr>
        <w:t>was</w:t>
      </w:r>
      <w:r w:rsidRPr="00C66272">
        <w:rPr>
          <w:rFonts w:ascii="Brill" w:eastAsia="Brill" w:hAnsi="Brill" w:cs="Brill"/>
        </w:rPr>
        <w:t xml:space="preserve"> the culture of the city,” and thus should </w:t>
      </w:r>
      <w:r w:rsidRPr="00C66272">
        <w:rPr>
          <w:rFonts w:ascii="Brill" w:eastAsia="Brill" w:hAnsi="Brill" w:cs="Brill"/>
        </w:rPr>
        <w:lastRenderedPageBreak/>
        <w:t xml:space="preserve">be displayed as such in the urban scenery (Meyer, 1999, p. 305, emphasis in original). This also implied the integration of modern transportation infrastructure, and a monumental city </w:t>
      </w:r>
      <w:r w:rsidR="00F62668">
        <w:rPr>
          <w:rFonts w:ascii="Brill" w:eastAsia="Brill" w:hAnsi="Brill" w:cs="Brill"/>
        </w:rPr>
        <w:t>centre</w:t>
      </w:r>
      <w:r w:rsidRPr="00C66272">
        <w:rPr>
          <w:rFonts w:ascii="Brill" w:eastAsia="Brill" w:hAnsi="Brill" w:cs="Brill"/>
        </w:rPr>
        <w:t xml:space="preserve"> without broad roads was therefore inconceivable. Improved traffic functions became one of the key elements in the plans for a modern city </w:t>
      </w:r>
      <w:r w:rsidR="00F62668">
        <w:rPr>
          <w:rFonts w:ascii="Brill" w:eastAsia="Brill" w:hAnsi="Brill" w:cs="Brill"/>
        </w:rPr>
        <w:t>centre</w:t>
      </w:r>
      <w:r w:rsidRPr="00C66272">
        <w:rPr>
          <w:rFonts w:ascii="Brill" w:eastAsia="Brill" w:hAnsi="Brill" w:cs="Brill"/>
        </w:rPr>
        <w:t xml:space="preserve">, with broad thoroughfares directed to the new business district, both from north to south and from east to west (Figure 5.1). In 1909, the council officially agreed to the radical redevelopment plans and the </w:t>
      </w:r>
      <w:proofErr w:type="spellStart"/>
      <w:r w:rsidRPr="00C66272">
        <w:rPr>
          <w:rFonts w:ascii="Brill" w:eastAsia="Brill" w:hAnsi="Brill" w:cs="Brill"/>
        </w:rPr>
        <w:t>Zandstraatbuurt’s</w:t>
      </w:r>
      <w:proofErr w:type="spellEnd"/>
      <w:r w:rsidRPr="00C66272">
        <w:rPr>
          <w:rFonts w:ascii="Brill" w:eastAsia="Brill" w:hAnsi="Brill" w:cs="Brill"/>
        </w:rPr>
        <w:t xml:space="preserve"> corresponding demolition, which meant that </w:t>
      </w:r>
      <w:del w:id="2612" w:author="Autor">
        <w:r w:rsidRPr="00C66272" w:rsidDel="00E9419C">
          <w:rPr>
            <w:rFonts w:ascii="Brill" w:eastAsia="Brill" w:hAnsi="Brill" w:cs="Brill"/>
          </w:rPr>
          <w:delText>a lot of</w:delText>
        </w:r>
      </w:del>
      <w:ins w:id="2613" w:author="Autor">
        <w:r w:rsidR="00E9419C">
          <w:rPr>
            <w:rFonts w:ascii="Brill" w:eastAsia="Brill" w:hAnsi="Brill" w:cs="Brill"/>
          </w:rPr>
          <w:t>many</w:t>
        </w:r>
      </w:ins>
      <w:r w:rsidRPr="00C66272">
        <w:rPr>
          <w:rFonts w:ascii="Brill" w:eastAsia="Brill" w:hAnsi="Brill" w:cs="Brill"/>
        </w:rPr>
        <w:t xml:space="preserve"> small houses and business premises disappeared and around </w:t>
      </w:r>
      <w:del w:id="2614" w:author="Autor">
        <w:r w:rsidRPr="00C66272" w:rsidDel="00E9419C">
          <w:rPr>
            <w:rFonts w:ascii="Brill" w:eastAsia="Brill" w:hAnsi="Brill" w:cs="Brill"/>
          </w:rPr>
          <w:delText>two thousand</w:delText>
        </w:r>
      </w:del>
      <w:ins w:id="2615" w:author="Autor">
        <w:r w:rsidR="00E9419C">
          <w:rPr>
            <w:rFonts w:ascii="Brill" w:eastAsia="Brill" w:hAnsi="Brill" w:cs="Brill"/>
          </w:rPr>
          <w:t>2,000</w:t>
        </w:r>
      </w:ins>
      <w:r w:rsidRPr="00C66272">
        <w:rPr>
          <w:rFonts w:ascii="Brill" w:eastAsia="Brill" w:hAnsi="Brill" w:cs="Brill"/>
        </w:rPr>
        <w:t xml:space="preserve"> inhabitants had to look for accommodation elsewhere (</w:t>
      </w:r>
      <w:r w:rsidRPr="00692CD2">
        <w:rPr>
          <w:rFonts w:ascii="Brill" w:eastAsia="Brill" w:hAnsi="Brill" w:cs="Brill"/>
        </w:rPr>
        <w:t>Van de Laar, 2000</w:t>
      </w:r>
      <w:r w:rsidRPr="00C66272">
        <w:rPr>
          <w:rFonts w:ascii="Brill" w:eastAsia="Brill" w:hAnsi="Brill" w:cs="Brill"/>
        </w:rPr>
        <w:t xml:space="preserve">). With the cramped </w:t>
      </w:r>
      <w:r w:rsidR="00F62668">
        <w:rPr>
          <w:rFonts w:ascii="Brill" w:eastAsia="Brill" w:hAnsi="Brill" w:cs="Brill"/>
        </w:rPr>
        <w:t>neighbourhood</w:t>
      </w:r>
      <w:r w:rsidRPr="00C66272">
        <w:rPr>
          <w:rFonts w:ascii="Brill" w:eastAsia="Brill" w:hAnsi="Brill" w:cs="Brill"/>
        </w:rPr>
        <w:t xml:space="preserve"> dismantled, the </w:t>
      </w:r>
      <w:proofErr w:type="spellStart"/>
      <w:r w:rsidRPr="00C66272">
        <w:rPr>
          <w:rFonts w:ascii="Brill" w:eastAsia="Brill" w:hAnsi="Brill" w:cs="Brill"/>
        </w:rPr>
        <w:t>Coolvest</w:t>
      </w:r>
      <w:proofErr w:type="spellEnd"/>
      <w:r w:rsidRPr="00C66272">
        <w:rPr>
          <w:rFonts w:ascii="Brill" w:eastAsia="Brill" w:hAnsi="Brill" w:cs="Brill"/>
        </w:rPr>
        <w:t xml:space="preserve"> no longer maintained as a canal, and the adjacent recognizable flour mill ‘De Hoop’ ultimately also torn down, little remained of the rather romantic and small-town image that previously dominated Rotterdam’s </w:t>
      </w:r>
      <w:r w:rsidR="00F62668">
        <w:rPr>
          <w:rFonts w:ascii="Brill" w:eastAsia="Brill" w:hAnsi="Brill" w:cs="Brill"/>
        </w:rPr>
        <w:t>centre</w:t>
      </w:r>
      <w:r w:rsidRPr="00C66272">
        <w:rPr>
          <w:rFonts w:ascii="Brill" w:eastAsia="Brill" w:hAnsi="Brill" w:cs="Brill"/>
        </w:rPr>
        <w:t xml:space="preserve"> (Figure 5.2). It is important to note that the disappearance of the central canal solved the lingering problem of the water as a source of pollution and contamination, as well as a danger </w:t>
      </w:r>
      <w:del w:id="2616" w:author="Autor">
        <w:r w:rsidRPr="00C66272" w:rsidDel="00EC057D">
          <w:rPr>
            <w:rFonts w:ascii="Brill" w:eastAsia="Brill" w:hAnsi="Brill" w:cs="Brill"/>
          </w:rPr>
          <w:delText xml:space="preserve">of drowning </w:delText>
        </w:r>
      </w:del>
      <w:r w:rsidRPr="00C66272">
        <w:rPr>
          <w:rFonts w:ascii="Brill" w:eastAsia="Brill" w:hAnsi="Brill" w:cs="Brill"/>
        </w:rPr>
        <w:t>for unattended children and drunk partygoers, among others</w:t>
      </w:r>
      <w:ins w:id="2617" w:author="Autor">
        <w:r w:rsidR="00EC057D">
          <w:rPr>
            <w:rFonts w:ascii="Brill" w:eastAsia="Brill" w:hAnsi="Brill" w:cs="Brill"/>
          </w:rPr>
          <w:t>, who could drown</w:t>
        </w:r>
      </w:ins>
      <w:r w:rsidRPr="00C66272">
        <w:rPr>
          <w:rFonts w:ascii="Brill" w:eastAsia="Brill" w:hAnsi="Brill" w:cs="Brill"/>
        </w:rPr>
        <w:t xml:space="preserve"> (</w:t>
      </w:r>
      <w:r w:rsidRPr="0017503B">
        <w:rPr>
          <w:rFonts w:ascii="Brill" w:eastAsia="Brill" w:hAnsi="Brill" w:cs="Brill"/>
        </w:rPr>
        <w:t>Koomen, 1947</w:t>
      </w:r>
      <w:r w:rsidRPr="00C66272">
        <w:rPr>
          <w:rFonts w:ascii="Brill" w:eastAsia="Brill" w:hAnsi="Brill" w:cs="Brill"/>
        </w:rPr>
        <w:t xml:space="preserve">; </w:t>
      </w:r>
      <w:r w:rsidRPr="00692CD2">
        <w:rPr>
          <w:rFonts w:ascii="Brill" w:eastAsia="Brill" w:hAnsi="Brill" w:cs="Brill"/>
        </w:rPr>
        <w:t>Van de Laar, 2017</w:t>
      </w:r>
      <w:r w:rsidRPr="00C66272">
        <w:rPr>
          <w:rFonts w:ascii="Brill" w:eastAsia="Brill" w:hAnsi="Brill" w:cs="Brill"/>
        </w:rPr>
        <w:t>).</w:t>
      </w:r>
    </w:p>
    <w:p w14:paraId="35077AAA" w14:textId="77777777" w:rsidR="00CB3FC9" w:rsidRPr="00C66272" w:rsidRDefault="00CB3FC9">
      <w:pPr>
        <w:spacing w:line="360" w:lineRule="auto"/>
        <w:rPr>
          <w:rFonts w:ascii="Brill" w:eastAsia="Brill" w:hAnsi="Brill" w:cs="Brill"/>
        </w:rPr>
      </w:pPr>
    </w:p>
    <w:p w14:paraId="35077AAB" w14:textId="77777777" w:rsidR="00CB3FC9" w:rsidRPr="00C66272" w:rsidRDefault="00C55FA1">
      <w:pPr>
        <w:spacing w:line="360" w:lineRule="auto"/>
        <w:rPr>
          <w:rFonts w:ascii="Brill" w:eastAsia="Brill" w:hAnsi="Brill" w:cs="Brill"/>
          <w:color w:val="FF0000"/>
        </w:rPr>
      </w:pPr>
      <w:r w:rsidRPr="00C66272">
        <w:rPr>
          <w:rFonts w:ascii="Brill" w:eastAsia="Brill" w:hAnsi="Brill" w:cs="Brill"/>
          <w:b/>
          <w:color w:val="FF0000"/>
        </w:rPr>
        <w:t>[PLACE FIGURE 5.1 HERE</w:t>
      </w:r>
      <w:r w:rsidRPr="00C66272">
        <w:rPr>
          <w:rFonts w:ascii="Brill" w:eastAsia="Brill" w:hAnsi="Brill" w:cs="Brill"/>
          <w:color w:val="FF0000"/>
        </w:rPr>
        <w:t>]</w:t>
      </w:r>
    </w:p>
    <w:p w14:paraId="35077AAC" w14:textId="5A6C435F" w:rsidR="00CB3FC9" w:rsidRPr="00C66272" w:rsidRDefault="00C55FA1">
      <w:pPr>
        <w:rPr>
          <w:rFonts w:ascii="Brill" w:eastAsia="Brill" w:hAnsi="Brill" w:cs="Brill"/>
          <w:color w:val="000000"/>
          <w:sz w:val="20"/>
          <w:szCs w:val="20"/>
        </w:rPr>
      </w:pPr>
      <w:r w:rsidRPr="00C66272">
        <w:rPr>
          <w:rFonts w:ascii="Brill" w:eastAsia="Brill" w:hAnsi="Brill" w:cs="Brill"/>
          <w:color w:val="000000"/>
          <w:sz w:val="20"/>
          <w:szCs w:val="20"/>
        </w:rPr>
        <w:t xml:space="preserve">Fig. 5.1. Map (1913) indicating plans for the new </w:t>
      </w:r>
      <w:proofErr w:type="spellStart"/>
      <w:r w:rsidRPr="00C66272">
        <w:rPr>
          <w:rFonts w:ascii="Brill" w:eastAsia="Brill" w:hAnsi="Brill" w:cs="Brill"/>
          <w:color w:val="000000"/>
          <w:sz w:val="20"/>
          <w:szCs w:val="20"/>
        </w:rPr>
        <w:t>Coolsingel</w:t>
      </w:r>
      <w:proofErr w:type="spellEnd"/>
      <w:r w:rsidRPr="00C66272">
        <w:rPr>
          <w:rFonts w:ascii="Brill" w:eastAsia="Brill" w:hAnsi="Brill" w:cs="Brill"/>
          <w:color w:val="000000"/>
          <w:sz w:val="20"/>
          <w:szCs w:val="20"/>
        </w:rPr>
        <w:t xml:space="preserve"> boulevard running from north to south, and the Meent running from east to west as a connecting road between the </w:t>
      </w:r>
      <w:proofErr w:type="spellStart"/>
      <w:r w:rsidRPr="00C66272">
        <w:rPr>
          <w:rFonts w:ascii="Brill" w:eastAsia="Brill" w:hAnsi="Brill" w:cs="Brill"/>
          <w:color w:val="000000"/>
          <w:sz w:val="20"/>
          <w:szCs w:val="20"/>
        </w:rPr>
        <w:t>Goudsesingel</w:t>
      </w:r>
      <w:proofErr w:type="spellEnd"/>
      <w:r w:rsidRPr="00C66272">
        <w:rPr>
          <w:rFonts w:ascii="Brill" w:eastAsia="Brill" w:hAnsi="Brill" w:cs="Brill"/>
          <w:color w:val="000000"/>
          <w:sz w:val="20"/>
          <w:szCs w:val="20"/>
        </w:rPr>
        <w:t xml:space="preserve"> and </w:t>
      </w:r>
      <w:proofErr w:type="spellStart"/>
      <w:r w:rsidRPr="00C66272">
        <w:rPr>
          <w:rFonts w:ascii="Brill" w:eastAsia="Brill" w:hAnsi="Brill" w:cs="Brill"/>
          <w:color w:val="000000"/>
          <w:sz w:val="20"/>
          <w:szCs w:val="20"/>
        </w:rPr>
        <w:t>Coolsingel</w:t>
      </w:r>
      <w:proofErr w:type="spellEnd"/>
      <w:r w:rsidRPr="00C66272">
        <w:rPr>
          <w:rFonts w:ascii="Brill" w:eastAsia="Brill" w:hAnsi="Brill" w:cs="Brill"/>
          <w:color w:val="000000"/>
          <w:sz w:val="20"/>
          <w:szCs w:val="20"/>
        </w:rPr>
        <w:t xml:space="preserve">. The envisioned city hall and post office buildings are </w:t>
      </w:r>
      <w:proofErr w:type="spellStart"/>
      <w:r w:rsidRPr="00C66272">
        <w:rPr>
          <w:rFonts w:ascii="Brill" w:eastAsia="Brill" w:hAnsi="Brill" w:cs="Brill"/>
          <w:color w:val="000000"/>
          <w:sz w:val="20"/>
          <w:szCs w:val="20"/>
        </w:rPr>
        <w:t>labeled</w:t>
      </w:r>
      <w:proofErr w:type="spellEnd"/>
      <w:r w:rsidRPr="00C66272">
        <w:rPr>
          <w:rFonts w:ascii="Brill" w:eastAsia="Brill" w:hAnsi="Brill" w:cs="Brill"/>
          <w:color w:val="000000"/>
          <w:sz w:val="20"/>
          <w:szCs w:val="20"/>
        </w:rPr>
        <w:t xml:space="preserve"> and delineated, and part of the plots to be expropriated for the construction plans are </w:t>
      </w:r>
      <w:commentRangeStart w:id="2618"/>
      <w:commentRangeStart w:id="2619"/>
      <w:del w:id="2620" w:author="Autor">
        <w:r w:rsidRPr="00C66272" w:rsidDel="00C131B0">
          <w:rPr>
            <w:rFonts w:ascii="Brill" w:eastAsia="Brill" w:hAnsi="Brill" w:cs="Brill"/>
            <w:color w:val="000000"/>
            <w:sz w:val="20"/>
            <w:szCs w:val="20"/>
          </w:rPr>
          <w:delText>colored</w:delText>
        </w:r>
      </w:del>
      <w:ins w:id="2621" w:author="Autor">
        <w:r w:rsidR="00C131B0" w:rsidRPr="00C66272">
          <w:rPr>
            <w:rFonts w:ascii="Brill" w:eastAsia="Brill" w:hAnsi="Brill" w:cs="Brill"/>
            <w:color w:val="000000"/>
            <w:sz w:val="20"/>
            <w:szCs w:val="20"/>
          </w:rPr>
          <w:t>colour</w:t>
        </w:r>
        <w:r w:rsidR="00EC057D">
          <w:rPr>
            <w:rFonts w:ascii="Brill" w:eastAsia="Brill" w:hAnsi="Brill" w:cs="Brill"/>
            <w:color w:val="000000"/>
            <w:sz w:val="20"/>
            <w:szCs w:val="20"/>
          </w:rPr>
          <w:t>ed</w:t>
        </w:r>
        <w:commentRangeEnd w:id="2618"/>
        <w:r w:rsidR="00EC057D">
          <w:rPr>
            <w:rStyle w:val="Odwoaniedokomentarza"/>
            <w:lang w:val="en-AU"/>
          </w:rPr>
          <w:commentReference w:id="2618"/>
        </w:r>
      </w:ins>
      <w:commentRangeEnd w:id="2619"/>
      <w:r w:rsidR="000014AD">
        <w:rPr>
          <w:rStyle w:val="Odwoaniedokomentarza"/>
          <w:lang w:val="en-AU"/>
        </w:rPr>
        <w:commentReference w:id="2619"/>
      </w:r>
      <w:r w:rsidRPr="00C66272">
        <w:rPr>
          <w:rFonts w:ascii="Brill" w:eastAsia="Brill" w:hAnsi="Brill" w:cs="Brill"/>
          <w:color w:val="000000"/>
          <w:sz w:val="20"/>
          <w:szCs w:val="20"/>
        </w:rPr>
        <w:t>.</w:t>
      </w:r>
    </w:p>
    <w:p w14:paraId="35077AAD" w14:textId="77777777" w:rsidR="00CB3FC9" w:rsidRPr="00C66272" w:rsidRDefault="00CB3FC9">
      <w:pPr>
        <w:rPr>
          <w:rFonts w:ascii="Brill" w:eastAsia="Brill" w:hAnsi="Brill" w:cs="Brill"/>
          <w:color w:val="000000"/>
          <w:sz w:val="20"/>
          <w:szCs w:val="20"/>
        </w:rPr>
      </w:pPr>
    </w:p>
    <w:p w14:paraId="35077AAE" w14:textId="77777777" w:rsidR="00CB3FC9" w:rsidRPr="00C66272" w:rsidRDefault="00C55FA1">
      <w:pPr>
        <w:rPr>
          <w:rFonts w:ascii="Brill" w:eastAsia="Brill" w:hAnsi="Brill" w:cs="Brill"/>
          <w:color w:val="000000"/>
          <w:sz w:val="20"/>
          <w:szCs w:val="20"/>
        </w:rPr>
      </w:pPr>
      <w:r w:rsidRPr="00C66272">
        <w:rPr>
          <w:rFonts w:ascii="Brill" w:eastAsia="Brill" w:hAnsi="Brill" w:cs="Brill"/>
          <w:color w:val="000000"/>
          <w:sz w:val="20"/>
          <w:szCs w:val="20"/>
        </w:rPr>
        <w:t xml:space="preserve">Source: Rotterdam City Archives, signature number: 1980-353, </w:t>
      </w:r>
      <w:hyperlink r:id="rId21">
        <w:r w:rsidRPr="00C66272">
          <w:rPr>
            <w:rFonts w:ascii="Brill" w:eastAsia="Brill" w:hAnsi="Brill" w:cs="Brill"/>
            <w:color w:val="0563C1"/>
            <w:sz w:val="20"/>
            <w:szCs w:val="20"/>
            <w:u w:val="single"/>
          </w:rPr>
          <w:t>https://hdl.handle.net/21.12133/41FEE43C58DF4DC39C74A9D58654CC1B</w:t>
        </w:r>
      </w:hyperlink>
      <w:r w:rsidRPr="00C66272">
        <w:rPr>
          <w:rFonts w:ascii="Brill" w:eastAsia="Brill" w:hAnsi="Brill" w:cs="Brill"/>
          <w:color w:val="000000"/>
          <w:sz w:val="20"/>
          <w:szCs w:val="20"/>
        </w:rPr>
        <w:t>.</w:t>
      </w:r>
    </w:p>
    <w:p w14:paraId="35077AAF" w14:textId="77777777" w:rsidR="00CB3FC9" w:rsidRPr="00C66272" w:rsidRDefault="00C55FA1">
      <w:pPr>
        <w:rPr>
          <w:rFonts w:ascii="Brill" w:eastAsia="Brill" w:hAnsi="Brill" w:cs="Brill"/>
          <w:color w:val="FF0000"/>
        </w:rPr>
      </w:pPr>
      <w:r w:rsidRPr="00C66272">
        <w:rPr>
          <w:rFonts w:ascii="Brill" w:eastAsia="Brill" w:hAnsi="Brill" w:cs="Brill"/>
          <w:color w:val="FF0000"/>
        </w:rPr>
        <w:br/>
      </w:r>
      <w:r w:rsidRPr="00C66272">
        <w:rPr>
          <w:rFonts w:ascii="Brill" w:eastAsia="Brill" w:hAnsi="Brill" w:cs="Brill"/>
          <w:b/>
          <w:color w:val="FF0000"/>
        </w:rPr>
        <w:t>[PLACE FIGURE 5.2 HERE</w:t>
      </w:r>
      <w:r w:rsidRPr="00C66272">
        <w:rPr>
          <w:rFonts w:ascii="Brill" w:eastAsia="Brill" w:hAnsi="Brill" w:cs="Brill"/>
          <w:color w:val="FF0000"/>
        </w:rPr>
        <w:t>]</w:t>
      </w:r>
    </w:p>
    <w:p w14:paraId="35077AB0"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Figure 5.2: Left - view on flour mill ‘De Hoop’ and the </w:t>
      </w:r>
      <w:proofErr w:type="spellStart"/>
      <w:r w:rsidRPr="00C66272">
        <w:rPr>
          <w:rFonts w:ascii="Brill" w:eastAsia="Brill" w:hAnsi="Brill" w:cs="Brill"/>
          <w:sz w:val="20"/>
          <w:szCs w:val="20"/>
        </w:rPr>
        <w:t>Coolvest</w:t>
      </w:r>
      <w:proofErr w:type="spellEnd"/>
      <w:r w:rsidRPr="00C66272">
        <w:rPr>
          <w:rFonts w:ascii="Brill" w:eastAsia="Brill" w:hAnsi="Brill" w:cs="Brill"/>
          <w:sz w:val="20"/>
          <w:szCs w:val="20"/>
        </w:rPr>
        <w:t xml:space="preserve">, with the </w:t>
      </w:r>
      <w:proofErr w:type="spellStart"/>
      <w:r w:rsidRPr="00C66272">
        <w:rPr>
          <w:rFonts w:ascii="Brill" w:eastAsia="Brill" w:hAnsi="Brill" w:cs="Brill"/>
          <w:sz w:val="20"/>
          <w:szCs w:val="20"/>
        </w:rPr>
        <w:t>Zandstraatbuurt</w:t>
      </w:r>
      <w:proofErr w:type="spellEnd"/>
      <w:r w:rsidRPr="00C66272">
        <w:rPr>
          <w:rFonts w:ascii="Brill" w:eastAsia="Brill" w:hAnsi="Brill" w:cs="Brill"/>
          <w:sz w:val="20"/>
          <w:szCs w:val="20"/>
        </w:rPr>
        <w:t xml:space="preserve"> in the direct background (1900); right - view from the new city hall tower onto the </w:t>
      </w:r>
      <w:proofErr w:type="spellStart"/>
      <w:r w:rsidRPr="00C66272">
        <w:rPr>
          <w:rFonts w:ascii="Brill" w:eastAsia="Brill" w:hAnsi="Brill" w:cs="Brill"/>
          <w:sz w:val="20"/>
          <w:szCs w:val="20"/>
        </w:rPr>
        <w:t>Coolsingel</w:t>
      </w:r>
      <w:proofErr w:type="spellEnd"/>
      <w:r w:rsidRPr="00C66272">
        <w:rPr>
          <w:rFonts w:ascii="Brill" w:eastAsia="Brill" w:hAnsi="Brill" w:cs="Brill"/>
          <w:sz w:val="20"/>
          <w:szCs w:val="20"/>
        </w:rPr>
        <w:t xml:space="preserve">, with the soon to be demolished flour mill ‘De Hoop’ and the new post office under construction (1918), by H. </w:t>
      </w:r>
      <w:proofErr w:type="spellStart"/>
      <w:r w:rsidRPr="00C66272">
        <w:rPr>
          <w:rFonts w:ascii="Brill" w:eastAsia="Brill" w:hAnsi="Brill" w:cs="Brill"/>
          <w:sz w:val="20"/>
          <w:szCs w:val="20"/>
        </w:rPr>
        <w:t>Berssenbrugge</w:t>
      </w:r>
      <w:proofErr w:type="spellEnd"/>
      <w:r w:rsidRPr="00C66272">
        <w:rPr>
          <w:rFonts w:ascii="Brill" w:eastAsia="Brill" w:hAnsi="Brill" w:cs="Brill"/>
          <w:sz w:val="20"/>
          <w:szCs w:val="20"/>
        </w:rPr>
        <w:t>.</w:t>
      </w:r>
    </w:p>
    <w:p w14:paraId="35077AB1" w14:textId="77777777" w:rsidR="00CB3FC9" w:rsidRPr="00C66272" w:rsidRDefault="00CB3FC9">
      <w:pPr>
        <w:rPr>
          <w:rFonts w:ascii="Brill" w:eastAsia="Brill" w:hAnsi="Brill" w:cs="Brill"/>
          <w:sz w:val="20"/>
          <w:szCs w:val="20"/>
        </w:rPr>
      </w:pPr>
    </w:p>
    <w:p w14:paraId="35077AB2"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Source: Left - Rotterdam City Archives, signature number: VIII-130, https://hdl.handle.net/21.12133/E857D1B44A85466C8DDA362E4C5A3A17; right - Rotterdam City Archives, signature number: III-148-02-5, https://hdl.handle.net/21.12133/E2F9F6BA23964B1C85D6AC5E158D52AF.</w:t>
      </w:r>
    </w:p>
    <w:p w14:paraId="35077AB3" w14:textId="77777777" w:rsidR="00CB3FC9" w:rsidRPr="00C66272" w:rsidRDefault="00CB3FC9">
      <w:pPr>
        <w:spacing w:line="360" w:lineRule="auto"/>
        <w:rPr>
          <w:rFonts w:ascii="Brill" w:eastAsia="Brill" w:hAnsi="Brill" w:cs="Brill"/>
        </w:rPr>
      </w:pPr>
    </w:p>
    <w:p w14:paraId="35077AB4" w14:textId="6C40033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 city canal and its direct surroundings thus became the central battleground for an uneven tug-of-war between the opposing sides of a port city’s maritime mindset. The demolition of the </w:t>
      </w:r>
      <w:proofErr w:type="spellStart"/>
      <w:r w:rsidRPr="00C66272">
        <w:rPr>
          <w:rFonts w:ascii="Brill" w:eastAsia="Brill" w:hAnsi="Brill" w:cs="Brill"/>
        </w:rPr>
        <w:t>Zandstraatbuurt</w:t>
      </w:r>
      <w:proofErr w:type="spellEnd"/>
      <w:r w:rsidRPr="00C66272">
        <w:rPr>
          <w:rFonts w:ascii="Brill" w:eastAsia="Brill" w:hAnsi="Brill" w:cs="Brill"/>
        </w:rPr>
        <w:t xml:space="preserve"> certainly fit in an </w:t>
      </w:r>
      <w:r w:rsidR="00AD745D" w:rsidRPr="00C66272">
        <w:rPr>
          <w:rFonts w:ascii="Brill" w:eastAsia="Brill" w:hAnsi="Brill" w:cs="Brill"/>
        </w:rPr>
        <w:t>often-heated</w:t>
      </w:r>
      <w:r w:rsidRPr="00C66272">
        <w:rPr>
          <w:rFonts w:ascii="Brill" w:eastAsia="Brill" w:hAnsi="Brill" w:cs="Brill"/>
        </w:rPr>
        <w:t xml:space="preserve"> public debate on norms and values in Rotterdam at the time. Local confessional parties benefited from political reform </w:t>
      </w:r>
      <w:r w:rsidRPr="00C66272">
        <w:rPr>
          <w:rFonts w:ascii="Brill" w:eastAsia="Brill" w:hAnsi="Brill" w:cs="Brill"/>
        </w:rPr>
        <w:lastRenderedPageBreak/>
        <w:t xml:space="preserve">movements that led to an expansion of voting rights for male citizens. Their increased political strength subsequently opened new ways of controlling events in the city that potentially jeopardized public order and decency. Pressured by </w:t>
      </w:r>
      <w:r w:rsidR="00D27C23" w:rsidRPr="00C66272">
        <w:rPr>
          <w:rFonts w:ascii="Brill" w:eastAsia="Brill" w:hAnsi="Brill" w:cs="Brill"/>
        </w:rPr>
        <w:t>C</w:t>
      </w:r>
      <w:r w:rsidRPr="00C66272">
        <w:rPr>
          <w:rFonts w:ascii="Brill" w:eastAsia="Brill" w:hAnsi="Brill" w:cs="Brill"/>
        </w:rPr>
        <w:t xml:space="preserve">atholic and </w:t>
      </w:r>
      <w:r w:rsidR="00D27C23" w:rsidRPr="00C66272">
        <w:rPr>
          <w:rFonts w:ascii="Brill" w:eastAsia="Brill" w:hAnsi="Brill" w:cs="Brill"/>
        </w:rPr>
        <w:t>P</w:t>
      </w:r>
      <w:r w:rsidRPr="00C66272">
        <w:rPr>
          <w:rFonts w:ascii="Brill" w:eastAsia="Brill" w:hAnsi="Brill" w:cs="Brill"/>
        </w:rPr>
        <w:t>rotestant parties, the municipal council for instance decided in 1907 to abolish the city fair, the annual party of working-class Rotterdam (</w:t>
      </w:r>
      <w:r w:rsidRPr="00692CD2">
        <w:rPr>
          <w:rFonts w:ascii="Brill" w:eastAsia="Brill" w:hAnsi="Brill" w:cs="Brill"/>
        </w:rPr>
        <w:t>Van de Laar, 2000</w:t>
      </w:r>
      <w:r w:rsidRPr="00C66272">
        <w:rPr>
          <w:rFonts w:ascii="Brill" w:eastAsia="Brill" w:hAnsi="Brill" w:cs="Brill"/>
        </w:rPr>
        <w:t xml:space="preserve">). </w:t>
      </w:r>
      <w:r w:rsidR="00885206" w:rsidRPr="00C66272">
        <w:rPr>
          <w:rFonts w:ascii="Brill" w:eastAsia="Brill" w:hAnsi="Brill" w:cs="Brill"/>
        </w:rPr>
        <w:t>By the end of the 19</w:t>
      </w:r>
      <w:r w:rsidR="00885206" w:rsidRPr="00C66272">
        <w:rPr>
          <w:rFonts w:ascii="Brill" w:eastAsia="Brill" w:hAnsi="Brill" w:cs="Brill"/>
          <w:vertAlign w:val="superscript"/>
        </w:rPr>
        <w:t>th</w:t>
      </w:r>
      <w:r w:rsidR="00885206" w:rsidRPr="00C66272">
        <w:rPr>
          <w:rFonts w:ascii="Brill" w:eastAsia="Brill" w:hAnsi="Brill" w:cs="Brill"/>
        </w:rPr>
        <w:t xml:space="preserve"> century, s</w:t>
      </w:r>
      <w:r w:rsidRPr="00C66272">
        <w:rPr>
          <w:rFonts w:ascii="Brill" w:eastAsia="Brill" w:hAnsi="Brill" w:cs="Brill"/>
        </w:rPr>
        <w:t xml:space="preserve">uch ​​debates, </w:t>
      </w:r>
      <w:r w:rsidR="00885206" w:rsidRPr="00C66272">
        <w:rPr>
          <w:rFonts w:ascii="Brill" w:eastAsia="Brill" w:hAnsi="Brill" w:cs="Brill"/>
        </w:rPr>
        <w:t xml:space="preserve">along </w:t>
      </w:r>
      <w:r w:rsidRPr="00C66272">
        <w:rPr>
          <w:rFonts w:ascii="Brill" w:eastAsia="Brill" w:hAnsi="Brill" w:cs="Brill"/>
        </w:rPr>
        <w:t xml:space="preserve">with the expansion of civilization offensives and ‘norm entrepreneurship’ among varied local associations, institutions and community figures (Van de Laar, 2000; </w:t>
      </w:r>
      <w:r w:rsidRPr="00EC3408">
        <w:rPr>
          <w:rFonts w:ascii="Brill" w:eastAsia="Brill" w:hAnsi="Brill" w:cs="Brill"/>
        </w:rPr>
        <w:t>Couperus &amp; Wolffram, 2020</w:t>
      </w:r>
      <w:r w:rsidRPr="00C66272">
        <w:rPr>
          <w:rFonts w:ascii="Brill" w:eastAsia="Brill" w:hAnsi="Brill" w:cs="Brill"/>
        </w:rPr>
        <w:t>),</w:t>
      </w:r>
      <w:r w:rsidR="001A1E0C">
        <w:rPr>
          <w:rFonts w:ascii="Brill" w:eastAsia="Brill" w:hAnsi="Brill" w:cs="Brill"/>
        </w:rPr>
        <w:t xml:space="preserve"> </w:t>
      </w:r>
      <w:r w:rsidRPr="00C66272">
        <w:rPr>
          <w:rFonts w:ascii="Brill" w:eastAsia="Brill" w:hAnsi="Brill" w:cs="Brill"/>
        </w:rPr>
        <w:t xml:space="preserve">created a climate in which the </w:t>
      </w:r>
      <w:proofErr w:type="spellStart"/>
      <w:r w:rsidRPr="00C66272">
        <w:rPr>
          <w:rFonts w:ascii="Brill" w:eastAsia="Brill" w:hAnsi="Brill" w:cs="Brill"/>
        </w:rPr>
        <w:t>Zandstraatbuurt’s</w:t>
      </w:r>
      <w:proofErr w:type="spellEnd"/>
      <w:r w:rsidRPr="00C66272">
        <w:rPr>
          <w:rFonts w:ascii="Brill" w:eastAsia="Brill" w:hAnsi="Brill" w:cs="Brill"/>
        </w:rPr>
        <w:t xml:space="preserve"> existence in the </w:t>
      </w:r>
      <w:r w:rsidR="00F62668">
        <w:rPr>
          <w:rFonts w:ascii="Brill" w:eastAsia="Brill" w:hAnsi="Brill" w:cs="Brill"/>
        </w:rPr>
        <w:t>centre</w:t>
      </w:r>
      <w:r w:rsidRPr="00C66272">
        <w:rPr>
          <w:rFonts w:ascii="Brill" w:eastAsia="Brill" w:hAnsi="Brill" w:cs="Brill"/>
        </w:rPr>
        <w:t xml:space="preserve"> of the city was increasingly questioned. Plans for the new </w:t>
      </w:r>
      <w:proofErr w:type="spellStart"/>
      <w:r w:rsidRPr="00C66272">
        <w:rPr>
          <w:rFonts w:ascii="Brill" w:eastAsia="Brill" w:hAnsi="Brill" w:cs="Brill"/>
        </w:rPr>
        <w:t>Coolsingel</w:t>
      </w:r>
      <w:proofErr w:type="spellEnd"/>
      <w:r w:rsidRPr="00C66272">
        <w:rPr>
          <w:rFonts w:ascii="Brill" w:eastAsia="Brill" w:hAnsi="Brill" w:cs="Brill"/>
        </w:rPr>
        <w:t xml:space="preserve"> further sharpened the difference between civilized commercial entertainment in music halls and </w:t>
      </w:r>
      <w:del w:id="2622" w:author="Autor">
        <w:r w:rsidRPr="00C66272" w:rsidDel="00EC057D">
          <w:rPr>
            <w:rFonts w:ascii="Brill" w:eastAsia="Brill" w:hAnsi="Brill" w:cs="Brill"/>
          </w:rPr>
          <w:delText>theaters</w:delText>
        </w:r>
      </w:del>
      <w:ins w:id="2623" w:author="Autor">
        <w:r w:rsidR="00EC057D" w:rsidRPr="00C66272">
          <w:rPr>
            <w:rFonts w:ascii="Brill" w:eastAsia="Brill" w:hAnsi="Brill" w:cs="Brill"/>
          </w:rPr>
          <w:t>theatres</w:t>
        </w:r>
      </w:ins>
      <w:r w:rsidRPr="00C66272">
        <w:rPr>
          <w:rFonts w:ascii="Brill" w:eastAsia="Brill" w:hAnsi="Brill" w:cs="Brill"/>
        </w:rPr>
        <w:t xml:space="preserve"> and those smaller dance salons and </w:t>
      </w:r>
      <w:r w:rsidRPr="00EC057D">
        <w:rPr>
          <w:rFonts w:ascii="Brill" w:eastAsia="Brill" w:hAnsi="Brill" w:cs="Brill"/>
        </w:rPr>
        <w:t>café</w:t>
      </w:r>
      <w:r w:rsidRPr="00C66272">
        <w:rPr>
          <w:rFonts w:ascii="Brill" w:eastAsia="Brill" w:hAnsi="Brill" w:cs="Brill"/>
        </w:rPr>
        <w:t xml:space="preserve"> </w:t>
      </w:r>
      <w:proofErr w:type="spellStart"/>
      <w:r w:rsidRPr="00F34A6C">
        <w:rPr>
          <w:rFonts w:ascii="Brill" w:eastAsia="Brill" w:hAnsi="Brill" w:cs="Brill"/>
          <w:i/>
          <w:iCs/>
          <w:rPrChange w:id="2624" w:author="Autor">
            <w:rPr>
              <w:rFonts w:ascii="Brill" w:eastAsia="Brill" w:hAnsi="Brill" w:cs="Brill"/>
            </w:rPr>
          </w:rPrChange>
        </w:rPr>
        <w:t>chantants</w:t>
      </w:r>
      <w:proofErr w:type="spellEnd"/>
      <w:r w:rsidRPr="00C66272">
        <w:rPr>
          <w:rFonts w:ascii="Brill" w:eastAsia="Brill" w:hAnsi="Brill" w:cs="Brill"/>
        </w:rPr>
        <w:t xml:space="preserve"> </w:t>
      </w:r>
      <w:r w:rsidR="001A4C39" w:rsidRPr="00C66272">
        <w:rPr>
          <w:rFonts w:ascii="Brill" w:eastAsia="Brill" w:hAnsi="Brill" w:cs="Brill"/>
        </w:rPr>
        <w:t xml:space="preserve">(singing </w:t>
      </w:r>
      <w:r w:rsidR="00C2758E" w:rsidRPr="00C66272">
        <w:rPr>
          <w:rFonts w:ascii="Brill" w:eastAsia="Brill" w:hAnsi="Brill" w:cs="Brill"/>
        </w:rPr>
        <w:t xml:space="preserve">cafés) </w:t>
      </w:r>
      <w:r w:rsidRPr="00C66272">
        <w:rPr>
          <w:rFonts w:ascii="Brill" w:eastAsia="Brill" w:hAnsi="Brill" w:cs="Brill"/>
        </w:rPr>
        <w:t xml:space="preserve">that were increasingly seen as indecent. While Zimmerman’s more liberal opponents rightfully claimed that the port city of Rotterdam could not be imagined without nightlife, the mayor himself made no secret of his hopes that a new layout for the city </w:t>
      </w:r>
      <w:r w:rsidR="00F62668">
        <w:rPr>
          <w:rFonts w:ascii="Brill" w:eastAsia="Brill" w:hAnsi="Brill" w:cs="Brill"/>
        </w:rPr>
        <w:t>centre</w:t>
      </w:r>
      <w:r w:rsidRPr="00C66272">
        <w:rPr>
          <w:rFonts w:ascii="Brill" w:eastAsia="Brill" w:hAnsi="Brill" w:cs="Brill"/>
        </w:rPr>
        <w:t xml:space="preserve"> would thoroughly clean up its old and overpopulated streets, along with their </w:t>
      </w:r>
      <w:commentRangeStart w:id="2625"/>
      <w:commentRangeStart w:id="2626"/>
      <w:r w:rsidRPr="00C66272">
        <w:rPr>
          <w:rFonts w:ascii="Brill" w:eastAsia="Brill" w:hAnsi="Brill" w:cs="Brill"/>
        </w:rPr>
        <w:t>murky</w:t>
      </w:r>
      <w:commentRangeEnd w:id="2625"/>
      <w:r w:rsidR="00EC057D">
        <w:rPr>
          <w:rStyle w:val="Odwoaniedokomentarza"/>
          <w:lang w:val="en-AU"/>
        </w:rPr>
        <w:commentReference w:id="2625"/>
      </w:r>
      <w:commentRangeEnd w:id="2626"/>
      <w:r w:rsidR="000014AD">
        <w:rPr>
          <w:rStyle w:val="Odwoaniedokomentarza"/>
          <w:lang w:val="en-AU"/>
        </w:rPr>
        <w:commentReference w:id="2626"/>
      </w:r>
      <w:r w:rsidRPr="00C66272">
        <w:rPr>
          <w:rFonts w:ascii="Brill" w:eastAsia="Brill" w:hAnsi="Brill" w:cs="Brill"/>
        </w:rPr>
        <w:t xml:space="preserve"> memories (Van de Laar, 2017).</w:t>
      </w:r>
    </w:p>
    <w:p w14:paraId="35077AB5" w14:textId="5A89F620" w:rsidR="00CB3FC9" w:rsidRPr="00C66272" w:rsidRDefault="00044618">
      <w:pPr>
        <w:spacing w:line="360" w:lineRule="auto"/>
        <w:ind w:firstLine="720"/>
        <w:jc w:val="both"/>
        <w:rPr>
          <w:rFonts w:ascii="Brill" w:eastAsia="Brill" w:hAnsi="Brill" w:cs="Brill"/>
        </w:rPr>
      </w:pPr>
      <w:r w:rsidRPr="00C66272">
        <w:rPr>
          <w:rFonts w:ascii="Brill" w:eastAsia="Brill" w:hAnsi="Brill" w:cs="Brill"/>
        </w:rPr>
        <w:t>To</w:t>
      </w:r>
      <w:r w:rsidR="00C55FA1" w:rsidRPr="00C66272">
        <w:rPr>
          <w:rFonts w:ascii="Brill" w:eastAsia="Brill" w:hAnsi="Brill" w:cs="Brill"/>
        </w:rPr>
        <w:t xml:space="preserve"> facilitate the demolition works, numerous building plots were expropriated by the municipality. By letting local establishments’ music and dance licenses expire on the eve of the planned destruction, the </w:t>
      </w:r>
      <w:proofErr w:type="spellStart"/>
      <w:r w:rsidR="00C55FA1" w:rsidRPr="00C66272">
        <w:rPr>
          <w:rFonts w:ascii="Brill" w:eastAsia="Brill" w:hAnsi="Brill" w:cs="Brill"/>
        </w:rPr>
        <w:t>Zandstraatbuurt’s</w:t>
      </w:r>
      <w:proofErr w:type="spellEnd"/>
      <w:r w:rsidR="00C55FA1" w:rsidRPr="00C66272">
        <w:rPr>
          <w:rFonts w:ascii="Brill" w:eastAsia="Brill" w:hAnsi="Brill" w:cs="Brill"/>
        </w:rPr>
        <w:t xml:space="preserve"> hustle and bustle was quite literally silenced by the authorities in its final hour, thereby sidestepping </w:t>
      </w:r>
      <w:r w:rsidR="00160906" w:rsidRPr="00C66272">
        <w:rPr>
          <w:rFonts w:ascii="Brill" w:eastAsia="Brill" w:hAnsi="Brill" w:cs="Brill"/>
        </w:rPr>
        <w:t xml:space="preserve">the </w:t>
      </w:r>
      <w:r w:rsidR="00C55FA1" w:rsidRPr="00C66272">
        <w:rPr>
          <w:rFonts w:ascii="Brill" w:eastAsia="Brill" w:hAnsi="Brill" w:cs="Brill"/>
        </w:rPr>
        <w:t xml:space="preserve">potential confrontation between </w:t>
      </w:r>
      <w:r w:rsidRPr="00C66272">
        <w:rPr>
          <w:rFonts w:ascii="Brill" w:eastAsia="Brill" w:hAnsi="Brill" w:cs="Brill"/>
        </w:rPr>
        <w:t>residents</w:t>
      </w:r>
      <w:r w:rsidR="00C55FA1" w:rsidRPr="00C66272">
        <w:rPr>
          <w:rFonts w:ascii="Brill" w:eastAsia="Brill" w:hAnsi="Brill" w:cs="Brill"/>
        </w:rPr>
        <w:t xml:space="preserve"> and law enforcers that many had anticipated (</w:t>
      </w:r>
      <w:r w:rsidR="00C55FA1" w:rsidRPr="006824E6">
        <w:rPr>
          <w:rFonts w:ascii="Brill" w:eastAsia="Brill" w:hAnsi="Brill" w:cs="Brill"/>
        </w:rPr>
        <w:t>Brusse</w:t>
      </w:r>
      <w:ins w:id="2627" w:author="Autor">
        <w:r w:rsidR="00EC057D" w:rsidRPr="006824E6">
          <w:rPr>
            <w:rFonts w:ascii="Brill" w:eastAsia="Brill" w:hAnsi="Brill" w:cs="Brill"/>
          </w:rPr>
          <w:t>,</w:t>
        </w:r>
      </w:ins>
      <w:r w:rsidR="00C55FA1" w:rsidRPr="006824E6">
        <w:rPr>
          <w:rFonts w:ascii="Brill" w:eastAsia="Brill" w:hAnsi="Brill" w:cs="Brill"/>
        </w:rPr>
        <w:t xml:space="preserve"> 1917</w:t>
      </w:r>
      <w:r w:rsidR="00C55FA1" w:rsidRPr="00C66272">
        <w:rPr>
          <w:rFonts w:ascii="Brill" w:eastAsia="Brill" w:hAnsi="Brill" w:cs="Brill"/>
        </w:rPr>
        <w:t xml:space="preserve">). In his report of the </w:t>
      </w:r>
      <w:proofErr w:type="spellStart"/>
      <w:r w:rsidR="00C55FA1" w:rsidRPr="00C66272">
        <w:rPr>
          <w:rFonts w:ascii="Brill" w:eastAsia="Brill" w:hAnsi="Brill" w:cs="Brill"/>
        </w:rPr>
        <w:t>Zandstraatbuurt’s</w:t>
      </w:r>
      <w:proofErr w:type="spellEnd"/>
      <w:r w:rsidR="00C55FA1" w:rsidRPr="00C66272">
        <w:rPr>
          <w:rFonts w:ascii="Brill" w:eastAsia="Brill" w:hAnsi="Brill" w:cs="Brill"/>
        </w:rPr>
        <w:t xml:space="preserve"> last evening, Brusse </w:t>
      </w:r>
      <w:ins w:id="2628" w:author="Autor">
        <w:r w:rsidR="00EC057D">
          <w:rPr>
            <w:rFonts w:ascii="Brill" w:eastAsia="Brill" w:hAnsi="Brill" w:cs="Brill"/>
          </w:rPr>
          <w:t xml:space="preserve">(1917, 129) </w:t>
        </w:r>
      </w:ins>
      <w:r w:rsidR="00C55FA1" w:rsidRPr="00C66272">
        <w:rPr>
          <w:rFonts w:ascii="Brill" w:eastAsia="Brill" w:hAnsi="Brill" w:cs="Brill"/>
        </w:rPr>
        <w:t xml:space="preserve">also alludes to the fact that business owners in the district were given </w:t>
      </w:r>
      <w:r w:rsidR="00160906" w:rsidRPr="00C66272">
        <w:rPr>
          <w:rFonts w:ascii="Brill" w:eastAsia="Brill" w:hAnsi="Brill" w:cs="Brill"/>
        </w:rPr>
        <w:t>opportunities to</w:t>
      </w:r>
      <w:r w:rsidR="001A1E0C">
        <w:rPr>
          <w:rFonts w:ascii="Brill" w:eastAsia="Brill" w:hAnsi="Brill" w:cs="Brill"/>
        </w:rPr>
        <w:t xml:space="preserve"> </w:t>
      </w:r>
      <w:r w:rsidR="00C55FA1" w:rsidRPr="00C66272">
        <w:rPr>
          <w:rFonts w:ascii="Brill" w:eastAsia="Brill" w:hAnsi="Brill" w:cs="Brill"/>
        </w:rPr>
        <w:t>start new establishments elsewhere in the city, under stricter licensing</w:t>
      </w:r>
      <w:del w:id="2629" w:author="Autor">
        <w:r w:rsidR="00C55FA1" w:rsidRPr="00C66272" w:rsidDel="00EC057D">
          <w:rPr>
            <w:rFonts w:ascii="Brill" w:eastAsia="Brill" w:hAnsi="Brill" w:cs="Brill"/>
          </w:rPr>
          <w:delText xml:space="preserve"> (1917, 129)</w:delText>
        </w:r>
      </w:del>
      <w:r w:rsidR="00C55FA1" w:rsidRPr="00C66272">
        <w:rPr>
          <w:rFonts w:ascii="Brill" w:eastAsia="Brill" w:hAnsi="Brill" w:cs="Brill"/>
        </w:rPr>
        <w:t xml:space="preserve">. This serves as an indication that the </w:t>
      </w:r>
      <w:proofErr w:type="spellStart"/>
      <w:r w:rsidR="00C55FA1" w:rsidRPr="00C66272">
        <w:rPr>
          <w:rFonts w:ascii="Brill" w:eastAsia="Brill" w:hAnsi="Brill" w:cs="Brill"/>
        </w:rPr>
        <w:t>Zandstraatbuurt’s</w:t>
      </w:r>
      <w:proofErr w:type="spellEnd"/>
      <w:r w:rsidR="00C55FA1" w:rsidRPr="00C66272">
        <w:rPr>
          <w:rFonts w:ascii="Brill" w:eastAsia="Brill" w:hAnsi="Brill" w:cs="Brill"/>
        </w:rPr>
        <w:t xml:space="preserve"> demise may have been less radical or drastic than has since been recounted and presented, at least when it c</w:t>
      </w:r>
      <w:ins w:id="2630" w:author="Autor">
        <w:r w:rsidR="00EC057D">
          <w:rPr>
            <w:rFonts w:ascii="Brill" w:eastAsia="Brill" w:hAnsi="Brill" w:cs="Brill"/>
          </w:rPr>
          <w:t>a</w:t>
        </w:r>
      </w:ins>
      <w:del w:id="2631" w:author="Autor">
        <w:r w:rsidR="00C55FA1" w:rsidRPr="00C66272" w:rsidDel="00EC057D">
          <w:rPr>
            <w:rFonts w:ascii="Brill" w:eastAsia="Brill" w:hAnsi="Brill" w:cs="Brill"/>
          </w:rPr>
          <w:delText>o</w:delText>
        </w:r>
      </w:del>
      <w:r w:rsidR="00C55FA1" w:rsidRPr="00C66272">
        <w:rPr>
          <w:rFonts w:ascii="Brill" w:eastAsia="Brill" w:hAnsi="Brill" w:cs="Brill"/>
        </w:rPr>
        <w:t>me</w:t>
      </w:r>
      <w:del w:id="2632" w:author="Autor">
        <w:r w:rsidR="00C55FA1" w:rsidRPr="00C66272" w:rsidDel="00EC057D">
          <w:rPr>
            <w:rFonts w:ascii="Brill" w:eastAsia="Brill" w:hAnsi="Brill" w:cs="Brill"/>
          </w:rPr>
          <w:delText>s</w:delText>
        </w:r>
      </w:del>
      <w:r w:rsidR="00C55FA1" w:rsidRPr="00C66272">
        <w:rPr>
          <w:rFonts w:ascii="Brill" w:eastAsia="Brill" w:hAnsi="Brill" w:cs="Brill"/>
        </w:rPr>
        <w:t xml:space="preserve"> to the commercial entrepreneurship that formed the beating heart of the </w:t>
      </w:r>
      <w:r w:rsidR="00F62668">
        <w:rPr>
          <w:rFonts w:ascii="Brill" w:eastAsia="Brill" w:hAnsi="Brill" w:cs="Brill"/>
        </w:rPr>
        <w:t>neighbourhood</w:t>
      </w:r>
      <w:r w:rsidR="00C55FA1" w:rsidRPr="00C66272">
        <w:rPr>
          <w:rFonts w:ascii="Brill" w:eastAsia="Brill" w:hAnsi="Brill" w:cs="Brill"/>
        </w:rPr>
        <w:t xml:space="preserve"> and that was seemingly </w:t>
      </w:r>
      <w:proofErr w:type="spellStart"/>
      <w:r w:rsidR="00C55FA1" w:rsidRPr="00C66272">
        <w:rPr>
          <w:rFonts w:ascii="Brill" w:eastAsia="Brill" w:hAnsi="Brill" w:cs="Brill"/>
        </w:rPr>
        <w:t>re</w:t>
      </w:r>
      <w:del w:id="2633" w:author="Autor">
        <w:r w:rsidR="00C55FA1" w:rsidRPr="00C66272" w:rsidDel="00EC057D">
          <w:rPr>
            <w:rFonts w:ascii="Brill" w:eastAsia="Brill" w:hAnsi="Brill" w:cs="Brill"/>
          </w:rPr>
          <w:delText>-</w:delText>
        </w:r>
      </w:del>
      <w:r w:rsidR="00C55FA1" w:rsidRPr="00C66272">
        <w:rPr>
          <w:rFonts w:ascii="Brill" w:eastAsia="Brill" w:hAnsi="Brill" w:cs="Brill"/>
        </w:rPr>
        <w:t>educated</w:t>
      </w:r>
      <w:proofErr w:type="spellEnd"/>
      <w:r w:rsidR="00C55FA1" w:rsidRPr="00C66272">
        <w:rPr>
          <w:rFonts w:ascii="Brill" w:eastAsia="Brill" w:hAnsi="Brill" w:cs="Brill"/>
        </w:rPr>
        <w:t>, so to speak, by partially enabling its relocation, instead of prohibiting and eradicating it entirely.</w:t>
      </w:r>
      <w:r w:rsidR="00C55FA1" w:rsidRPr="00C66272">
        <w:rPr>
          <w:rFonts w:ascii="Brill" w:eastAsia="Brill" w:hAnsi="Brill" w:cs="Brill"/>
          <w:vertAlign w:val="superscript"/>
        </w:rPr>
        <w:footnoteReference w:id="31"/>
      </w:r>
      <w:r w:rsidR="00C55FA1" w:rsidRPr="00C66272">
        <w:rPr>
          <w:rFonts w:ascii="Brill" w:eastAsia="Brill" w:hAnsi="Brill" w:cs="Brill"/>
        </w:rPr>
        <w:t xml:space="preserve"> To which locations the pleasure </w:t>
      </w:r>
      <w:r w:rsidR="00C55FA1" w:rsidRPr="00C66272">
        <w:rPr>
          <w:rFonts w:ascii="Brill" w:eastAsia="Brill" w:hAnsi="Brill" w:cs="Brill"/>
        </w:rPr>
        <w:lastRenderedPageBreak/>
        <w:t xml:space="preserve">district’s expelled dwellers actually wanted to move is expressed in a poem by Brusse’s friend J. H. </w:t>
      </w:r>
      <w:proofErr w:type="spellStart"/>
      <w:r w:rsidR="00C55FA1" w:rsidRPr="00C66272">
        <w:rPr>
          <w:rFonts w:ascii="Brill" w:eastAsia="Brill" w:hAnsi="Brill" w:cs="Brill"/>
        </w:rPr>
        <w:t>Speenhoff</w:t>
      </w:r>
      <w:proofErr w:type="spellEnd"/>
      <w:r w:rsidR="00C55FA1" w:rsidRPr="00C66272">
        <w:rPr>
          <w:rFonts w:ascii="Brill" w:eastAsia="Brill" w:hAnsi="Brill" w:cs="Brill"/>
        </w:rPr>
        <w:t xml:space="preserve">: the epigraph above mentions </w:t>
      </w:r>
      <w:proofErr w:type="spellStart"/>
      <w:r w:rsidR="00C55FA1" w:rsidRPr="00C66272">
        <w:rPr>
          <w:rFonts w:ascii="Brill" w:eastAsia="Brill" w:hAnsi="Brill" w:cs="Brill"/>
        </w:rPr>
        <w:t>Charlois</w:t>
      </w:r>
      <w:proofErr w:type="spellEnd"/>
      <w:r w:rsidR="00C55FA1" w:rsidRPr="00C66272">
        <w:rPr>
          <w:rFonts w:ascii="Brill" w:eastAsia="Brill" w:hAnsi="Brill" w:cs="Brill"/>
        </w:rPr>
        <w:t xml:space="preserve">, a southern </w:t>
      </w:r>
      <w:r w:rsidR="00F62668">
        <w:rPr>
          <w:rFonts w:ascii="Brill" w:eastAsia="Brill" w:hAnsi="Brill" w:cs="Brill"/>
        </w:rPr>
        <w:t>neighbourhood</w:t>
      </w:r>
      <w:r w:rsidR="00C55FA1" w:rsidRPr="00C66272">
        <w:rPr>
          <w:rFonts w:ascii="Brill" w:eastAsia="Brill" w:hAnsi="Brill" w:cs="Brill"/>
        </w:rPr>
        <w:t xml:space="preserve"> close to </w:t>
      </w:r>
      <w:proofErr w:type="spellStart"/>
      <w:r w:rsidR="00C55FA1" w:rsidRPr="00C66272">
        <w:rPr>
          <w:rFonts w:ascii="Brill" w:eastAsia="Brill" w:hAnsi="Brill" w:cs="Brill"/>
        </w:rPr>
        <w:t>Katendrecht</w:t>
      </w:r>
      <w:proofErr w:type="spellEnd"/>
      <w:r w:rsidR="00C55FA1" w:rsidRPr="00C66272">
        <w:rPr>
          <w:rFonts w:ascii="Brill" w:eastAsia="Brill" w:hAnsi="Brill" w:cs="Brill"/>
        </w:rPr>
        <w:t xml:space="preserve"> and surrounded by the expanding port, but also Hook of Holland, a </w:t>
      </w:r>
      <w:r w:rsidR="00AA5C39" w:rsidRPr="00C66272">
        <w:rPr>
          <w:rFonts w:ascii="Brill" w:eastAsia="Brill" w:hAnsi="Brill" w:cs="Brill"/>
        </w:rPr>
        <w:t>sub municipality</w:t>
      </w:r>
      <w:r w:rsidR="00C55FA1" w:rsidRPr="00C66272">
        <w:rPr>
          <w:rFonts w:ascii="Brill" w:eastAsia="Brill" w:hAnsi="Brill" w:cs="Brill"/>
        </w:rPr>
        <w:t xml:space="preserve"> of Rotterdam located by the seashore. The poem thus suggests how, driven by their affinities for a fading </w:t>
      </w:r>
      <w:proofErr w:type="spellStart"/>
      <w:r w:rsidR="00C55FA1" w:rsidRPr="00C66272">
        <w:rPr>
          <w:rFonts w:ascii="Brill" w:eastAsia="Brill" w:hAnsi="Brill" w:cs="Brill"/>
        </w:rPr>
        <w:t>sailortown</w:t>
      </w:r>
      <w:proofErr w:type="spellEnd"/>
      <w:r w:rsidR="00C55FA1" w:rsidRPr="00C66272">
        <w:rPr>
          <w:rFonts w:ascii="Brill" w:eastAsia="Brill" w:hAnsi="Brill" w:cs="Brill"/>
        </w:rPr>
        <w:t xml:space="preserve"> culture and search for a close-knit working-class community, the </w:t>
      </w:r>
      <w:proofErr w:type="spellStart"/>
      <w:r w:rsidR="00C55FA1" w:rsidRPr="00C66272">
        <w:rPr>
          <w:rFonts w:ascii="Brill" w:eastAsia="Brill" w:hAnsi="Brill" w:cs="Brill"/>
        </w:rPr>
        <w:t>Zandstraatbuurt’s</w:t>
      </w:r>
      <w:proofErr w:type="spellEnd"/>
      <w:r w:rsidR="00C55FA1" w:rsidRPr="00C66272">
        <w:rPr>
          <w:rFonts w:ascii="Brill" w:eastAsia="Brill" w:hAnsi="Brill" w:cs="Brill"/>
        </w:rPr>
        <w:t xml:space="preserve"> populace could well find a desired destination near the estuary with the sea, some 25 k</w:t>
      </w:r>
      <w:ins w:id="2640" w:author="Autor">
        <w:r w:rsidR="00EC057D">
          <w:rPr>
            <w:rFonts w:ascii="Brill" w:eastAsia="Brill" w:hAnsi="Brill" w:cs="Brill"/>
          </w:rPr>
          <w:t>m</w:t>
        </w:r>
      </w:ins>
      <w:del w:id="2641" w:author="Autor">
        <w:r w:rsidR="00C55FA1" w:rsidRPr="00C66272" w:rsidDel="00EC057D">
          <w:rPr>
            <w:rFonts w:ascii="Brill" w:eastAsia="Brill" w:hAnsi="Brill" w:cs="Brill"/>
          </w:rPr>
          <w:delText>ilometers</w:delText>
        </w:r>
      </w:del>
      <w:r w:rsidR="00C55FA1" w:rsidRPr="00C66272">
        <w:rPr>
          <w:rFonts w:ascii="Brill" w:eastAsia="Brill" w:hAnsi="Brill" w:cs="Brill"/>
        </w:rPr>
        <w:t xml:space="preserve"> away from the actual port city. </w:t>
      </w:r>
    </w:p>
    <w:p w14:paraId="35077AB6" w14:textId="4677CB4F" w:rsidR="00CB3FC9" w:rsidRPr="00C66272" w:rsidRDefault="00C55FA1">
      <w:pPr>
        <w:spacing w:line="360" w:lineRule="auto"/>
        <w:ind w:firstLine="720"/>
        <w:jc w:val="both"/>
        <w:rPr>
          <w:rFonts w:ascii="Brill" w:eastAsia="Brill" w:hAnsi="Brill" w:cs="Brill"/>
          <w:b/>
        </w:rPr>
      </w:pPr>
      <w:r w:rsidRPr="00C66272">
        <w:rPr>
          <w:rFonts w:ascii="Brill" w:eastAsia="Brill" w:hAnsi="Brill" w:cs="Brill"/>
        </w:rPr>
        <w:br/>
      </w:r>
      <w:proofErr w:type="spellStart"/>
      <w:r w:rsidRPr="00C66272">
        <w:rPr>
          <w:rFonts w:ascii="Brill" w:eastAsia="Brill" w:hAnsi="Brill" w:cs="Brill"/>
          <w:b/>
        </w:rPr>
        <w:t>Schiedamsedijk</w:t>
      </w:r>
      <w:proofErr w:type="spellEnd"/>
      <w:r w:rsidRPr="00C66272">
        <w:rPr>
          <w:rFonts w:ascii="Brill" w:eastAsia="Brill" w:hAnsi="Brill" w:cs="Brill"/>
          <w:b/>
        </w:rPr>
        <w:t xml:space="preserve">: Filling the </w:t>
      </w:r>
      <w:ins w:id="2642" w:author="Autor">
        <w:r w:rsidR="00FC77F6">
          <w:rPr>
            <w:rFonts w:ascii="Brill" w:eastAsia="Brill" w:hAnsi="Brill" w:cs="Brill"/>
            <w:b/>
          </w:rPr>
          <w:t>v</w:t>
        </w:r>
      </w:ins>
      <w:del w:id="2643" w:author="Autor">
        <w:r w:rsidRPr="00C66272" w:rsidDel="00FC77F6">
          <w:rPr>
            <w:rFonts w:ascii="Brill" w:eastAsia="Brill" w:hAnsi="Brill" w:cs="Brill"/>
            <w:b/>
          </w:rPr>
          <w:delText>V</w:delText>
        </w:r>
      </w:del>
      <w:r w:rsidRPr="00C66272">
        <w:rPr>
          <w:rFonts w:ascii="Brill" w:eastAsia="Brill" w:hAnsi="Brill" w:cs="Brill"/>
          <w:b/>
        </w:rPr>
        <w:t xml:space="preserve">oid with </w:t>
      </w:r>
      <w:ins w:id="2644" w:author="Autor">
        <w:r w:rsidR="00FC77F6">
          <w:rPr>
            <w:rFonts w:ascii="Brill" w:eastAsia="Brill" w:hAnsi="Brill" w:cs="Brill"/>
            <w:b/>
          </w:rPr>
          <w:t>o</w:t>
        </w:r>
      </w:ins>
      <w:del w:id="2645" w:author="Autor">
        <w:r w:rsidRPr="00C66272" w:rsidDel="00FC77F6">
          <w:rPr>
            <w:rFonts w:ascii="Brill" w:eastAsia="Brill" w:hAnsi="Brill" w:cs="Brill"/>
            <w:b/>
          </w:rPr>
          <w:delText>O</w:delText>
        </w:r>
      </w:del>
      <w:r w:rsidRPr="00C66272">
        <w:rPr>
          <w:rFonts w:ascii="Brill" w:eastAsia="Brill" w:hAnsi="Brill" w:cs="Brill"/>
          <w:b/>
        </w:rPr>
        <w:t xml:space="preserve">ffice </w:t>
      </w:r>
      <w:ins w:id="2646" w:author="Autor">
        <w:r w:rsidR="00FC77F6">
          <w:rPr>
            <w:rFonts w:ascii="Brill" w:eastAsia="Brill" w:hAnsi="Brill" w:cs="Brill"/>
            <w:b/>
          </w:rPr>
          <w:t>s</w:t>
        </w:r>
      </w:ins>
      <w:del w:id="2647" w:author="Autor">
        <w:r w:rsidRPr="00C66272" w:rsidDel="00FC77F6">
          <w:rPr>
            <w:rFonts w:ascii="Brill" w:eastAsia="Brill" w:hAnsi="Brill" w:cs="Brill"/>
            <w:b/>
          </w:rPr>
          <w:delText>S</w:delText>
        </w:r>
      </w:del>
      <w:r w:rsidRPr="00C66272">
        <w:rPr>
          <w:rFonts w:ascii="Brill" w:eastAsia="Brill" w:hAnsi="Brill" w:cs="Brill"/>
          <w:b/>
        </w:rPr>
        <w:t xml:space="preserve">paces and </w:t>
      </w:r>
      <w:ins w:id="2648" w:author="Autor">
        <w:r w:rsidR="00FC77F6">
          <w:rPr>
            <w:rFonts w:ascii="Brill" w:eastAsia="Brill" w:hAnsi="Brill" w:cs="Brill"/>
            <w:b/>
          </w:rPr>
          <w:t>t</w:t>
        </w:r>
      </w:ins>
      <w:del w:id="2649" w:author="Autor">
        <w:r w:rsidRPr="00C66272" w:rsidDel="00FC77F6">
          <w:rPr>
            <w:rFonts w:ascii="Brill" w:eastAsia="Brill" w:hAnsi="Brill" w:cs="Brill"/>
            <w:b/>
          </w:rPr>
          <w:delText>T</w:delText>
        </w:r>
      </w:del>
      <w:r w:rsidRPr="00C66272">
        <w:rPr>
          <w:rFonts w:ascii="Brill" w:eastAsia="Brill" w:hAnsi="Brill" w:cs="Brill"/>
          <w:b/>
        </w:rPr>
        <w:t xml:space="preserve">heme </w:t>
      </w:r>
      <w:ins w:id="2650" w:author="Autor">
        <w:r w:rsidR="00FC77F6">
          <w:rPr>
            <w:rFonts w:ascii="Brill" w:eastAsia="Brill" w:hAnsi="Brill" w:cs="Brill"/>
            <w:b/>
          </w:rPr>
          <w:t>p</w:t>
        </w:r>
      </w:ins>
      <w:del w:id="2651" w:author="Autor">
        <w:r w:rsidRPr="00C66272" w:rsidDel="00FC77F6">
          <w:rPr>
            <w:rFonts w:ascii="Brill" w:eastAsia="Brill" w:hAnsi="Brill" w:cs="Brill"/>
            <w:b/>
          </w:rPr>
          <w:delText>P</w:delText>
        </w:r>
      </w:del>
      <w:r w:rsidRPr="00C66272">
        <w:rPr>
          <w:rFonts w:ascii="Brill" w:eastAsia="Brill" w:hAnsi="Brill" w:cs="Brill"/>
          <w:b/>
        </w:rPr>
        <w:t>arks</w:t>
      </w:r>
    </w:p>
    <w:p w14:paraId="35077AB7" w14:textId="77777777" w:rsidR="00CB3FC9" w:rsidRPr="00C66272" w:rsidRDefault="00CB3FC9">
      <w:pPr>
        <w:ind w:firstLine="720"/>
        <w:jc w:val="both"/>
        <w:rPr>
          <w:rFonts w:ascii="Brill" w:eastAsia="Brill" w:hAnsi="Brill" w:cs="Brill"/>
        </w:rPr>
      </w:pPr>
    </w:p>
    <w:p w14:paraId="35077AB8" w14:textId="77777777" w:rsidR="00CB3FC9" w:rsidRPr="00C66272" w:rsidRDefault="00C55FA1" w:rsidP="00F34A6C">
      <w:pPr>
        <w:rPr>
          <w:rFonts w:ascii="Brill" w:eastAsia="Brill" w:hAnsi="Brill" w:cs="Brill"/>
          <w:sz w:val="20"/>
          <w:szCs w:val="20"/>
          <w:vertAlign w:val="superscript"/>
        </w:rPr>
        <w:pPrChange w:id="2652" w:author="Autor">
          <w:pPr>
            <w:jc w:val="right"/>
          </w:pPr>
        </w:pPrChange>
      </w:pPr>
      <w:r w:rsidRPr="00BF26E0">
        <w:rPr>
          <w:rFonts w:ascii="Brill" w:eastAsia="Brill" w:hAnsi="Brill" w:cs="Brill"/>
          <w:sz w:val="20"/>
          <w:szCs w:val="20"/>
          <w:lang w:val="nl-BE"/>
        </w:rPr>
        <w:t>“Waar eens het bier en de jenever vloeiden / Wordt mijn oog geen druppel thans gewaar [...]</w:t>
      </w:r>
      <w:r w:rsidRPr="00BF26E0">
        <w:rPr>
          <w:rFonts w:ascii="Brill" w:eastAsia="Brill" w:hAnsi="Brill" w:cs="Brill"/>
          <w:sz w:val="20"/>
          <w:szCs w:val="20"/>
          <w:lang w:val="nl-BE"/>
        </w:rPr>
        <w:br/>
        <w:t>In mijn eenzaamheid loop ik te dromen / Komt hier ooit nog leven en muziek? [...]</w:t>
      </w:r>
      <w:r w:rsidRPr="00BF26E0">
        <w:rPr>
          <w:rFonts w:ascii="Brill" w:eastAsia="Brill" w:hAnsi="Brill" w:cs="Brill"/>
          <w:sz w:val="20"/>
          <w:szCs w:val="20"/>
          <w:lang w:val="nl-BE"/>
        </w:rPr>
        <w:br/>
        <w:t>Ook al word ik gammel en versleten / De Schiedamsedijk vergeet ik nooit.”</w:t>
      </w:r>
      <w:r w:rsidRPr="00BF26E0">
        <w:rPr>
          <w:rFonts w:ascii="Brill" w:eastAsia="Brill" w:hAnsi="Brill" w:cs="Brill"/>
          <w:sz w:val="20"/>
          <w:szCs w:val="20"/>
          <w:lang w:val="nl-BE"/>
        </w:rPr>
        <w:br/>
      </w:r>
      <w:r w:rsidRPr="00C66272">
        <w:rPr>
          <w:rFonts w:ascii="Brill" w:eastAsia="Brill" w:hAnsi="Brill" w:cs="Brill"/>
          <w:i/>
          <w:sz w:val="20"/>
          <w:szCs w:val="20"/>
        </w:rPr>
        <w:t>[“Where once the beer and the gin flowed / My eye now does not notice a drop [...]</w:t>
      </w:r>
      <w:r w:rsidRPr="00C66272">
        <w:rPr>
          <w:rFonts w:ascii="Brill" w:eastAsia="Brill" w:hAnsi="Brill" w:cs="Brill"/>
          <w:i/>
          <w:sz w:val="20"/>
          <w:szCs w:val="20"/>
        </w:rPr>
        <w:br/>
        <w:t>In my loneliness I am dreaming / Will life and music ever come here again? [...]</w:t>
      </w:r>
      <w:r w:rsidRPr="00C66272">
        <w:rPr>
          <w:rFonts w:ascii="Brill" w:eastAsia="Brill" w:hAnsi="Brill" w:cs="Brill"/>
          <w:i/>
          <w:sz w:val="20"/>
          <w:szCs w:val="20"/>
        </w:rPr>
        <w:br/>
        <w:t xml:space="preserve">Even though I am getting old and tired / I will never forget the </w:t>
      </w:r>
      <w:proofErr w:type="spellStart"/>
      <w:r w:rsidRPr="00C66272">
        <w:rPr>
          <w:rFonts w:ascii="Brill" w:eastAsia="Brill" w:hAnsi="Brill" w:cs="Brill"/>
          <w:i/>
          <w:sz w:val="20"/>
          <w:szCs w:val="20"/>
        </w:rPr>
        <w:t>Schiedamsedijk</w:t>
      </w:r>
      <w:proofErr w:type="spellEnd"/>
      <w:r w:rsidRPr="00C66272">
        <w:rPr>
          <w:rFonts w:ascii="Brill" w:eastAsia="Brill" w:hAnsi="Brill" w:cs="Brill"/>
          <w:i/>
          <w:sz w:val="20"/>
          <w:szCs w:val="20"/>
        </w:rPr>
        <w:t>.” (authors’ translation)]</w:t>
      </w:r>
    </w:p>
    <w:p w14:paraId="35077AB9" w14:textId="77777777" w:rsidR="00CB3FC9" w:rsidRPr="00C66272" w:rsidRDefault="00C55FA1" w:rsidP="00F34A6C">
      <w:pPr>
        <w:rPr>
          <w:rFonts w:ascii="Brill" w:eastAsia="Brill" w:hAnsi="Brill" w:cs="Brill"/>
          <w:sz w:val="20"/>
          <w:szCs w:val="20"/>
        </w:rPr>
        <w:pPrChange w:id="2653" w:author="Autor">
          <w:pPr>
            <w:jc w:val="right"/>
          </w:pPr>
        </w:pPrChange>
      </w:pPr>
      <w:r w:rsidRPr="00C66272">
        <w:rPr>
          <w:rFonts w:ascii="Brill" w:eastAsia="Brill" w:hAnsi="Brill" w:cs="Brill"/>
          <w:sz w:val="20"/>
          <w:szCs w:val="20"/>
        </w:rPr>
        <w:t>(Polzer, 1998, p. 58)</w:t>
      </w:r>
    </w:p>
    <w:p w14:paraId="35077ABA" w14:textId="77777777" w:rsidR="00CB3FC9" w:rsidRPr="00C66272" w:rsidRDefault="00CB3FC9">
      <w:pPr>
        <w:spacing w:line="360" w:lineRule="auto"/>
        <w:rPr>
          <w:rFonts w:ascii="Brill" w:eastAsia="Brill" w:hAnsi="Brill" w:cs="Brill"/>
        </w:rPr>
      </w:pPr>
    </w:p>
    <w:p w14:paraId="35077ABB" w14:textId="5171641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city itself, the </w:t>
      </w:r>
      <w:proofErr w:type="spellStart"/>
      <w:r w:rsidRPr="00C66272">
        <w:rPr>
          <w:rFonts w:ascii="Brill" w:eastAsia="Brill" w:hAnsi="Brill" w:cs="Brill"/>
        </w:rPr>
        <w:t>Schiedamsedijk</w:t>
      </w:r>
      <w:proofErr w:type="spellEnd"/>
      <w:r w:rsidRPr="00C66272">
        <w:rPr>
          <w:rFonts w:ascii="Brill" w:eastAsia="Brill" w:hAnsi="Brill" w:cs="Brill"/>
        </w:rPr>
        <w:t xml:space="preserve"> and </w:t>
      </w:r>
      <w:proofErr w:type="spellStart"/>
      <w:r w:rsidRPr="00C66272">
        <w:rPr>
          <w:rFonts w:ascii="Brill" w:eastAsia="Brill" w:hAnsi="Brill" w:cs="Brill"/>
        </w:rPr>
        <w:t>Katendrecht</w:t>
      </w:r>
      <w:proofErr w:type="spellEnd"/>
      <w:r w:rsidRPr="00C66272">
        <w:rPr>
          <w:rFonts w:ascii="Brill" w:eastAsia="Brill" w:hAnsi="Brill" w:cs="Brill"/>
        </w:rPr>
        <w:t xml:space="preserve"> </w:t>
      </w:r>
      <w:r w:rsidR="00450B16" w:rsidRPr="00C66272">
        <w:rPr>
          <w:rFonts w:ascii="Brill" w:eastAsia="Brill" w:hAnsi="Brill" w:cs="Brill"/>
        </w:rPr>
        <w:t>became</w:t>
      </w:r>
      <w:r w:rsidRPr="00C66272">
        <w:rPr>
          <w:rFonts w:ascii="Brill" w:eastAsia="Brill" w:hAnsi="Brill" w:cs="Brill"/>
        </w:rPr>
        <w:t xml:space="preserve"> the new hotspots for disreputable pleasures near the waterfronts. Before and after the </w:t>
      </w:r>
      <w:proofErr w:type="spellStart"/>
      <w:r w:rsidRPr="00C66272">
        <w:rPr>
          <w:rFonts w:ascii="Brill" w:eastAsia="Brill" w:hAnsi="Brill" w:cs="Brill"/>
        </w:rPr>
        <w:t>Zandstraatbuurt’s</w:t>
      </w:r>
      <w:proofErr w:type="spellEnd"/>
      <w:r w:rsidRPr="00C66272">
        <w:rPr>
          <w:rFonts w:ascii="Brill" w:eastAsia="Brill" w:hAnsi="Brill" w:cs="Brill"/>
        </w:rPr>
        <w:t xml:space="preserve"> disappearance, prostitution could still be found in other </w:t>
      </w:r>
      <w:r w:rsidR="000C3E90" w:rsidRPr="00C66272">
        <w:rPr>
          <w:rFonts w:ascii="Brill" w:eastAsia="Brill" w:hAnsi="Brill" w:cs="Brill"/>
        </w:rPr>
        <w:t>parts of</w:t>
      </w:r>
      <w:r w:rsidRPr="00C66272">
        <w:rPr>
          <w:rFonts w:ascii="Brill" w:eastAsia="Brill" w:hAnsi="Brill" w:cs="Brill"/>
        </w:rPr>
        <w:t xml:space="preserve"> the city, from more luxurious brothels near the inland </w:t>
      </w:r>
      <w:proofErr w:type="spellStart"/>
      <w:r w:rsidRPr="00C66272">
        <w:rPr>
          <w:rFonts w:ascii="Brill" w:eastAsia="Brill" w:hAnsi="Brill" w:cs="Brill"/>
        </w:rPr>
        <w:t>Haringvliet</w:t>
      </w:r>
      <w:proofErr w:type="spellEnd"/>
      <w:r w:rsidRPr="00C66272">
        <w:rPr>
          <w:rFonts w:ascii="Brill" w:eastAsia="Brill" w:hAnsi="Brill" w:cs="Brill"/>
        </w:rPr>
        <w:t xml:space="preserve"> port to rental houses controlled by criminal pimps around the nearby Tweede </w:t>
      </w:r>
      <w:proofErr w:type="spellStart"/>
      <w:r w:rsidRPr="00C66272">
        <w:rPr>
          <w:rFonts w:ascii="Brill" w:eastAsia="Brill" w:hAnsi="Brill" w:cs="Brill"/>
        </w:rPr>
        <w:t>Lombardstraat</w:t>
      </w:r>
      <w:proofErr w:type="spellEnd"/>
      <w:r w:rsidRPr="00C66272">
        <w:rPr>
          <w:rFonts w:ascii="Brill" w:eastAsia="Brill" w:hAnsi="Brill" w:cs="Brill"/>
        </w:rPr>
        <w:t>, for instance (</w:t>
      </w:r>
      <w:proofErr w:type="spellStart"/>
      <w:r w:rsidRPr="00692CD2">
        <w:rPr>
          <w:rFonts w:ascii="Brill" w:eastAsia="Brill" w:hAnsi="Brill" w:cs="Brill"/>
        </w:rPr>
        <w:t>Stemvers</w:t>
      </w:r>
      <w:proofErr w:type="spellEnd"/>
      <w:r w:rsidRPr="00692CD2">
        <w:rPr>
          <w:rFonts w:ascii="Brill" w:eastAsia="Brill" w:hAnsi="Brill" w:cs="Brill"/>
        </w:rPr>
        <w:t>, 1985</w:t>
      </w:r>
      <w:r w:rsidRPr="00C66272">
        <w:rPr>
          <w:rFonts w:ascii="Brill" w:eastAsia="Brill" w:hAnsi="Brill" w:cs="Brill"/>
        </w:rPr>
        <w:t xml:space="preserve">; </w:t>
      </w:r>
      <w:r w:rsidRPr="00F526E6">
        <w:rPr>
          <w:rFonts w:ascii="Brill" w:eastAsia="Brill" w:hAnsi="Brill" w:cs="Brill"/>
        </w:rPr>
        <w:t>Pluskota, 2017</w:t>
      </w:r>
      <w:r w:rsidRPr="00C66272">
        <w:rPr>
          <w:rFonts w:ascii="Brill" w:eastAsia="Brill" w:hAnsi="Brill" w:cs="Brill"/>
        </w:rPr>
        <w:t xml:space="preserve">, referencing </w:t>
      </w:r>
      <w:r w:rsidRPr="00692CD2">
        <w:rPr>
          <w:rFonts w:ascii="Brill" w:eastAsia="Brill" w:hAnsi="Brill" w:cs="Brill"/>
        </w:rPr>
        <w:t xml:space="preserve">Van </w:t>
      </w:r>
      <w:proofErr w:type="spellStart"/>
      <w:r w:rsidRPr="00692CD2">
        <w:rPr>
          <w:rFonts w:ascii="Brill" w:eastAsia="Brill" w:hAnsi="Brill" w:cs="Brill"/>
        </w:rPr>
        <w:t>Dijkhuizen</w:t>
      </w:r>
      <w:proofErr w:type="spellEnd"/>
      <w:ins w:id="2654" w:author="Autor">
        <w:r w:rsidR="00692CD2">
          <w:rPr>
            <w:rFonts w:ascii="Brill" w:eastAsia="Brill" w:hAnsi="Brill" w:cs="Brill"/>
          </w:rPr>
          <w:t>,</w:t>
        </w:r>
      </w:ins>
      <w:r w:rsidRPr="00692CD2">
        <w:rPr>
          <w:rFonts w:ascii="Brill" w:eastAsia="Brill" w:hAnsi="Brill" w:cs="Brill"/>
        </w:rPr>
        <w:t xml:space="preserve"> 1925</w:t>
      </w:r>
      <w:r w:rsidRPr="00C66272">
        <w:rPr>
          <w:rFonts w:ascii="Brill" w:eastAsia="Brill" w:hAnsi="Brill" w:cs="Brill"/>
        </w:rPr>
        <w:t xml:space="preserve">). Coinciding with the </w:t>
      </w:r>
      <w:proofErr w:type="spellStart"/>
      <w:r w:rsidRPr="00C66272">
        <w:rPr>
          <w:rFonts w:ascii="Brill" w:eastAsia="Brill" w:hAnsi="Brill" w:cs="Brill"/>
        </w:rPr>
        <w:t>Zandstraatbuurt’s</w:t>
      </w:r>
      <w:proofErr w:type="spellEnd"/>
      <w:r w:rsidRPr="00C66272">
        <w:rPr>
          <w:rFonts w:ascii="Brill" w:eastAsia="Brill" w:hAnsi="Brill" w:cs="Brill"/>
        </w:rPr>
        <w:t xml:space="preserve"> demolition, as well as the passing of a similar legal bill on </w:t>
      </w:r>
      <w:ins w:id="2655" w:author="Autor">
        <w:r w:rsidR="00FC77F6">
          <w:rPr>
            <w:rFonts w:ascii="Brill" w:eastAsia="Brill" w:hAnsi="Brill" w:cs="Brill"/>
          </w:rPr>
          <w:t xml:space="preserve">the </w:t>
        </w:r>
      </w:ins>
      <w:r w:rsidRPr="00C66272">
        <w:rPr>
          <w:rFonts w:ascii="Brill" w:eastAsia="Brill" w:hAnsi="Brill" w:cs="Brill"/>
        </w:rPr>
        <w:t>national level, a new municipal regulation to ban brothels was accepted in 1910, but the intended effect on prostitution in Rotterdam was certainly not entirely achieved (</w:t>
      </w:r>
      <w:proofErr w:type="spellStart"/>
      <w:r w:rsidRPr="00A024CC">
        <w:rPr>
          <w:rFonts w:ascii="Brill" w:eastAsia="Brill" w:hAnsi="Brill" w:cs="Brill"/>
        </w:rPr>
        <w:t>Hazewinkel</w:t>
      </w:r>
      <w:proofErr w:type="spellEnd"/>
      <w:ins w:id="2656" w:author="Autor">
        <w:r w:rsidR="00FC77F6" w:rsidRPr="00A024CC">
          <w:rPr>
            <w:rFonts w:ascii="Brill" w:eastAsia="Brill" w:hAnsi="Brill" w:cs="Brill"/>
          </w:rPr>
          <w:t>,</w:t>
        </w:r>
      </w:ins>
      <w:r w:rsidRPr="00A024CC">
        <w:rPr>
          <w:rFonts w:ascii="Brill" w:eastAsia="Brill" w:hAnsi="Brill" w:cs="Brill"/>
        </w:rPr>
        <w:t xml:space="preserve"> 1982</w:t>
      </w:r>
      <w:r w:rsidRPr="00C66272">
        <w:rPr>
          <w:rFonts w:ascii="Brill" w:eastAsia="Brill" w:hAnsi="Brill" w:cs="Brill"/>
        </w:rPr>
        <w:t xml:space="preserve">; </w:t>
      </w:r>
      <w:proofErr w:type="spellStart"/>
      <w:r w:rsidRPr="00692CD2">
        <w:rPr>
          <w:rFonts w:ascii="Brill" w:eastAsia="Brill" w:hAnsi="Brill" w:cs="Brill"/>
        </w:rPr>
        <w:t>Stemvers</w:t>
      </w:r>
      <w:proofErr w:type="spellEnd"/>
      <w:ins w:id="2657" w:author="Autor">
        <w:r w:rsidR="00FC77F6" w:rsidRPr="00692CD2">
          <w:rPr>
            <w:rFonts w:ascii="Brill" w:eastAsia="Brill" w:hAnsi="Brill" w:cs="Brill"/>
          </w:rPr>
          <w:t>,</w:t>
        </w:r>
      </w:ins>
      <w:r w:rsidRPr="00692CD2">
        <w:rPr>
          <w:rFonts w:ascii="Brill" w:eastAsia="Brill" w:hAnsi="Brill" w:cs="Brill"/>
        </w:rPr>
        <w:t xml:space="preserve"> 1985</w:t>
      </w:r>
      <w:r w:rsidRPr="00C66272">
        <w:rPr>
          <w:rFonts w:ascii="Brill" w:eastAsia="Brill" w:hAnsi="Brill" w:cs="Brill"/>
        </w:rPr>
        <w:t xml:space="preserve">). The local morality preachers, together with </w:t>
      </w:r>
      <w:r w:rsidR="000C3E90" w:rsidRPr="00C66272">
        <w:rPr>
          <w:rFonts w:ascii="Brill" w:eastAsia="Brill" w:hAnsi="Brill" w:cs="Brill"/>
        </w:rPr>
        <w:t>M</w:t>
      </w:r>
      <w:r w:rsidRPr="00C66272">
        <w:rPr>
          <w:rFonts w:ascii="Brill" w:eastAsia="Brill" w:hAnsi="Brill" w:cs="Brill"/>
        </w:rPr>
        <w:t xml:space="preserve">ayor Zimmerman, had not sufficiently realized that the port city’s sinful hustle and bustle would simply diversify and move to other areas. In the case of the </w:t>
      </w:r>
      <w:proofErr w:type="spellStart"/>
      <w:r w:rsidRPr="00C66272">
        <w:rPr>
          <w:rFonts w:ascii="Brill" w:eastAsia="Brill" w:hAnsi="Brill" w:cs="Brill"/>
        </w:rPr>
        <w:t>Schiedamsedijk</w:t>
      </w:r>
      <w:proofErr w:type="spellEnd"/>
      <w:r w:rsidRPr="00C66272">
        <w:rPr>
          <w:rFonts w:ascii="Brill" w:eastAsia="Brill" w:hAnsi="Brill" w:cs="Brill"/>
        </w:rPr>
        <w:t xml:space="preserve">, a long and narrow street that formed the spatial link between the </w:t>
      </w:r>
      <w:proofErr w:type="spellStart"/>
      <w:r w:rsidRPr="00C66272">
        <w:rPr>
          <w:rFonts w:ascii="Brill" w:eastAsia="Brill" w:hAnsi="Brill" w:cs="Brill"/>
        </w:rPr>
        <w:t>Coolsingel</w:t>
      </w:r>
      <w:proofErr w:type="spellEnd"/>
      <w:r w:rsidRPr="00C66272">
        <w:rPr>
          <w:rFonts w:ascii="Brill" w:eastAsia="Brill" w:hAnsi="Brill" w:cs="Brill"/>
        </w:rPr>
        <w:t xml:space="preserve"> and Rotterdam’s northern riverbanks, street prostitution eagerly mingled with the numerous sailor-oriented bars scattered along the pavement (</w:t>
      </w:r>
      <w:proofErr w:type="spellStart"/>
      <w:r w:rsidRPr="00C66272">
        <w:rPr>
          <w:rFonts w:ascii="Brill" w:eastAsia="Brill" w:hAnsi="Brill" w:cs="Brill"/>
        </w:rPr>
        <w:t>Stemvers</w:t>
      </w:r>
      <w:proofErr w:type="spellEnd"/>
      <w:r w:rsidRPr="00C66272">
        <w:rPr>
          <w:rFonts w:ascii="Brill" w:eastAsia="Brill" w:hAnsi="Brill" w:cs="Brill"/>
        </w:rPr>
        <w:t xml:space="preserve">, 1985; </w:t>
      </w:r>
      <w:r w:rsidRPr="006824E6">
        <w:rPr>
          <w:rFonts w:ascii="Brill" w:eastAsia="Brill" w:hAnsi="Brill" w:cs="Brill"/>
        </w:rPr>
        <w:t>Altink, 1983</w:t>
      </w:r>
      <w:r w:rsidRPr="00C66272">
        <w:rPr>
          <w:rFonts w:ascii="Brill" w:eastAsia="Brill" w:hAnsi="Brill" w:cs="Brill"/>
        </w:rPr>
        <w:t>). It is this more encompassing amalgamation of maritime culture, entertainment, vice</w:t>
      </w:r>
      <w:ins w:id="2658" w:author="Autor">
        <w:r w:rsidR="00FC77F6">
          <w:rPr>
            <w:rFonts w:ascii="Brill" w:eastAsia="Brill" w:hAnsi="Brill" w:cs="Brill"/>
          </w:rPr>
          <w:t>,</w:t>
        </w:r>
      </w:ins>
      <w:r w:rsidRPr="00C66272">
        <w:rPr>
          <w:rFonts w:ascii="Brill" w:eastAsia="Brill" w:hAnsi="Brill" w:cs="Brill"/>
        </w:rPr>
        <w:t xml:space="preserve"> and criminal tendencies, partially inherited from the </w:t>
      </w:r>
      <w:proofErr w:type="spellStart"/>
      <w:r w:rsidRPr="00C66272">
        <w:rPr>
          <w:rFonts w:ascii="Brill" w:eastAsia="Brill" w:hAnsi="Brill" w:cs="Brill"/>
        </w:rPr>
        <w:t>Zandstraatbuurt</w:t>
      </w:r>
      <w:proofErr w:type="spellEnd"/>
      <w:r w:rsidRPr="00C66272">
        <w:rPr>
          <w:rFonts w:ascii="Brill" w:eastAsia="Brill" w:hAnsi="Brill" w:cs="Brill"/>
        </w:rPr>
        <w:t xml:space="preserve">, that turned the </w:t>
      </w:r>
      <w:proofErr w:type="spellStart"/>
      <w:r w:rsidRPr="00C66272">
        <w:rPr>
          <w:rFonts w:ascii="Brill" w:eastAsia="Brill" w:hAnsi="Brill" w:cs="Brill"/>
        </w:rPr>
        <w:t>Schiedamsedijk</w:t>
      </w:r>
      <w:proofErr w:type="spellEnd"/>
      <w:r w:rsidRPr="00C66272">
        <w:rPr>
          <w:rFonts w:ascii="Brill" w:eastAsia="Brill" w:hAnsi="Brill" w:cs="Brill"/>
        </w:rPr>
        <w:t xml:space="preserve"> into a genuine ‘</w:t>
      </w:r>
      <w:proofErr w:type="spellStart"/>
      <w:r w:rsidRPr="00C66272">
        <w:rPr>
          <w:rFonts w:ascii="Brill" w:eastAsia="Brill" w:hAnsi="Brill" w:cs="Brill"/>
        </w:rPr>
        <w:t>pleasurescape</w:t>
      </w:r>
      <w:proofErr w:type="spellEnd"/>
      <w:r w:rsidRPr="00C66272">
        <w:rPr>
          <w:rFonts w:ascii="Brill" w:eastAsia="Brill" w:hAnsi="Brill" w:cs="Brill"/>
        </w:rPr>
        <w:t xml:space="preserve">’ during the interwar period, causing its distinct physical </w:t>
      </w:r>
      <w:r w:rsidRPr="00C66272">
        <w:rPr>
          <w:rFonts w:ascii="Brill" w:eastAsia="Brill" w:hAnsi="Brill" w:cs="Brill"/>
        </w:rPr>
        <w:lastRenderedPageBreak/>
        <w:t xml:space="preserve">environment to imbue visiting pleasure seekers with strong emotions and lasting memories </w:t>
      </w:r>
      <w:r w:rsidRPr="00EC3408">
        <w:rPr>
          <w:rFonts w:ascii="Brill" w:eastAsia="Brill" w:hAnsi="Brill" w:cs="Brill"/>
        </w:rPr>
        <w:t>(Van de Laar &amp; Baptist, 2022</w:t>
      </w:r>
      <w:r w:rsidRPr="00C66272">
        <w:rPr>
          <w:rFonts w:ascii="Brill" w:eastAsia="Brill" w:hAnsi="Brill" w:cs="Brill"/>
        </w:rPr>
        <w:t xml:space="preserve">; </w:t>
      </w:r>
      <w:proofErr w:type="spellStart"/>
      <w:r w:rsidRPr="0017503B">
        <w:rPr>
          <w:rFonts w:ascii="Brill" w:eastAsia="Brill" w:hAnsi="Brill" w:cs="Brill"/>
        </w:rPr>
        <w:t>Kosok</w:t>
      </w:r>
      <w:proofErr w:type="spellEnd"/>
      <w:r w:rsidRPr="0017503B">
        <w:rPr>
          <w:rFonts w:ascii="Brill" w:eastAsia="Brill" w:hAnsi="Brill" w:cs="Brill"/>
        </w:rPr>
        <w:t>, 2022</w:t>
      </w:r>
      <w:r w:rsidRPr="00C66272">
        <w:rPr>
          <w:rFonts w:ascii="Brill" w:eastAsia="Brill" w:hAnsi="Brill" w:cs="Brill"/>
        </w:rPr>
        <w:t xml:space="preserve">). The epigraph from the </w:t>
      </w:r>
      <w:proofErr w:type="spellStart"/>
      <w:r w:rsidRPr="00C66272">
        <w:rPr>
          <w:rFonts w:ascii="Brill" w:eastAsia="Brill" w:hAnsi="Brill" w:cs="Brill"/>
        </w:rPr>
        <w:t>Schiedamsedijk</w:t>
      </w:r>
      <w:proofErr w:type="spellEnd"/>
      <w:r w:rsidRPr="00C66272">
        <w:rPr>
          <w:rFonts w:ascii="Brill" w:eastAsia="Brill" w:hAnsi="Brill" w:cs="Brill"/>
        </w:rPr>
        <w:t xml:space="preserve"> song by Heinz Polzer, better known in the Netherlands by his artist name </w:t>
      </w:r>
      <w:proofErr w:type="spellStart"/>
      <w:r w:rsidRPr="00C66272">
        <w:rPr>
          <w:rFonts w:ascii="Brill" w:eastAsia="Brill" w:hAnsi="Brill" w:cs="Brill"/>
        </w:rPr>
        <w:t>Drs.</w:t>
      </w:r>
      <w:proofErr w:type="spellEnd"/>
      <w:r w:rsidRPr="00C66272">
        <w:rPr>
          <w:rFonts w:ascii="Brill" w:eastAsia="Brill" w:hAnsi="Brill" w:cs="Brill"/>
        </w:rPr>
        <w:t xml:space="preserve"> P, is an emblematic expression of this.</w:t>
      </w:r>
    </w:p>
    <w:p w14:paraId="35077ABC" w14:textId="31530984"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Polzer’s song particularly mourns the </w:t>
      </w:r>
      <w:proofErr w:type="spellStart"/>
      <w:r w:rsidRPr="00C66272">
        <w:rPr>
          <w:rFonts w:ascii="Brill" w:eastAsia="Brill" w:hAnsi="Brill" w:cs="Brill"/>
        </w:rPr>
        <w:t>Schiedamsedijk</w:t>
      </w:r>
      <w:proofErr w:type="spellEnd"/>
      <w:r w:rsidRPr="00C66272">
        <w:rPr>
          <w:rFonts w:ascii="Brill" w:eastAsia="Brill" w:hAnsi="Brill" w:cs="Brill"/>
        </w:rPr>
        <w:t xml:space="preserve"> after its destruction at the onset of </w:t>
      </w:r>
      <w:ins w:id="2659" w:author="Autor">
        <w:r w:rsidR="002C79C1">
          <w:rPr>
            <w:rFonts w:ascii="Brill" w:eastAsia="Brill" w:hAnsi="Brill" w:cs="Brill"/>
          </w:rPr>
          <w:t xml:space="preserve">the Second </w:t>
        </w:r>
      </w:ins>
      <w:r w:rsidRPr="00C66272">
        <w:rPr>
          <w:rFonts w:ascii="Brill" w:eastAsia="Brill" w:hAnsi="Brill" w:cs="Brill"/>
        </w:rPr>
        <w:t>World War</w:t>
      </w:r>
      <w:del w:id="2660" w:author="Autor">
        <w:r w:rsidRPr="00C66272" w:rsidDel="002C79C1">
          <w:rPr>
            <w:rFonts w:ascii="Brill" w:eastAsia="Brill" w:hAnsi="Brill" w:cs="Brill"/>
          </w:rPr>
          <w:delText xml:space="preserve"> II</w:delText>
        </w:r>
      </w:del>
      <w:r w:rsidRPr="00C66272">
        <w:rPr>
          <w:rFonts w:ascii="Brill" w:eastAsia="Brill" w:hAnsi="Brill" w:cs="Brill"/>
        </w:rPr>
        <w:t xml:space="preserve">. The staunchly nostalgic sentiments expressed in it are exactly the kind of feelings that local leaders steering Rotterdam’s post-war reconstruction initiatives explicitly opposed. A well-known comment of chief urban planner Cornelis van </w:t>
      </w:r>
      <w:proofErr w:type="spellStart"/>
      <w:r w:rsidRPr="00C66272">
        <w:rPr>
          <w:rFonts w:ascii="Brill" w:eastAsia="Brill" w:hAnsi="Brill" w:cs="Brill"/>
        </w:rPr>
        <w:t>Traa</w:t>
      </w:r>
      <w:proofErr w:type="spellEnd"/>
      <w:r w:rsidRPr="00C66272">
        <w:rPr>
          <w:rFonts w:ascii="Brill" w:eastAsia="Brill" w:hAnsi="Brill" w:cs="Brill"/>
        </w:rPr>
        <w:t xml:space="preserve"> from 1946 reads as follows: “Dost thou realize, Rotterdammer, that many of the most precious memories of what has been lost [...], were connected to what, looking soberly, were only shortcomings of our old city?” (qtd. in </w:t>
      </w:r>
      <w:proofErr w:type="spellStart"/>
      <w:r w:rsidRPr="00F526E6">
        <w:rPr>
          <w:rFonts w:ascii="Brill" w:eastAsia="Brill" w:hAnsi="Brill" w:cs="Brill"/>
        </w:rPr>
        <w:t>Rooijendijk</w:t>
      </w:r>
      <w:proofErr w:type="spellEnd"/>
      <w:r w:rsidRPr="00F526E6">
        <w:rPr>
          <w:rFonts w:ascii="Brill" w:eastAsia="Brill" w:hAnsi="Brill" w:cs="Brill"/>
        </w:rPr>
        <w:t>, 2005</w:t>
      </w:r>
      <w:r w:rsidRPr="00C66272">
        <w:rPr>
          <w:rFonts w:ascii="Brill" w:eastAsia="Brill" w:hAnsi="Brill" w:cs="Brill"/>
        </w:rPr>
        <w:t xml:space="preserve">, p. 81, </w:t>
      </w:r>
      <w:commentRangeStart w:id="2661"/>
      <w:commentRangeStart w:id="2662"/>
      <w:r w:rsidRPr="00C66272">
        <w:rPr>
          <w:rFonts w:ascii="Brill" w:eastAsia="Brill" w:hAnsi="Brill" w:cs="Brill"/>
        </w:rPr>
        <w:t>original translation</w:t>
      </w:r>
      <w:commentRangeEnd w:id="2661"/>
      <w:r w:rsidR="00CD1077">
        <w:rPr>
          <w:rStyle w:val="Odwoaniedokomentarza"/>
          <w:lang w:val="en-AU"/>
        </w:rPr>
        <w:commentReference w:id="2661"/>
      </w:r>
      <w:commentRangeEnd w:id="2662"/>
      <w:r w:rsidR="000014AD">
        <w:rPr>
          <w:rStyle w:val="Odwoaniedokomentarza"/>
          <w:lang w:val="en-AU"/>
        </w:rPr>
        <w:commentReference w:id="2662"/>
      </w:r>
      <w:r w:rsidRPr="00C66272">
        <w:rPr>
          <w:rFonts w:ascii="Brill" w:eastAsia="Brill" w:hAnsi="Brill" w:cs="Brill"/>
        </w:rPr>
        <w:t xml:space="preserve">). The future of Rotterdam was linked to images and promises of modernity, instead of the city’s past, a tendency that </w:t>
      </w:r>
      <w:r w:rsidR="00C75E5A" w:rsidRPr="00C66272">
        <w:rPr>
          <w:rFonts w:ascii="Brill" w:eastAsia="Brill" w:hAnsi="Brill" w:cs="Brill"/>
        </w:rPr>
        <w:t>began</w:t>
      </w:r>
      <w:r w:rsidRPr="00C66272">
        <w:rPr>
          <w:rFonts w:ascii="Brill" w:eastAsia="Brill" w:hAnsi="Brill" w:cs="Brill"/>
        </w:rPr>
        <w:t xml:space="preserve"> early</w:t>
      </w:r>
      <w:r w:rsidR="001A1E0C">
        <w:rPr>
          <w:rFonts w:ascii="Brill" w:eastAsia="Brill" w:hAnsi="Brill" w:cs="Brill"/>
        </w:rPr>
        <w:t xml:space="preserve"> </w:t>
      </w:r>
      <w:r w:rsidRPr="00C66272">
        <w:rPr>
          <w:rFonts w:ascii="Brill" w:eastAsia="Brill" w:hAnsi="Brill" w:cs="Brill"/>
        </w:rPr>
        <w:t>in the 20</w:t>
      </w:r>
      <w:ins w:id="2663" w:author="Autor">
        <w:r w:rsidR="00D82816">
          <w:rPr>
            <w:rFonts w:ascii="Brill" w:eastAsia="Brill" w:hAnsi="Brill" w:cs="Brill"/>
          </w:rPr>
          <w:t>th</w:t>
        </w:r>
      </w:ins>
      <w:del w:id="2664" w:author="Autor">
        <w:r w:rsidRPr="00C66272" w:rsidDel="00D82816">
          <w:rPr>
            <w:rFonts w:ascii="Brill" w:eastAsia="Brill" w:hAnsi="Brill" w:cs="Brill"/>
            <w:vertAlign w:val="superscript"/>
          </w:rPr>
          <w:delText>th</w:delText>
        </w:r>
      </w:del>
      <w:r w:rsidRPr="00C66272">
        <w:rPr>
          <w:rFonts w:ascii="Brill" w:eastAsia="Brill" w:hAnsi="Brill" w:cs="Brill"/>
        </w:rPr>
        <w:t xml:space="preserve"> century, as the </w:t>
      </w:r>
      <w:proofErr w:type="spellStart"/>
      <w:r w:rsidRPr="00C66272">
        <w:rPr>
          <w:rFonts w:ascii="Brill" w:eastAsia="Brill" w:hAnsi="Brill" w:cs="Brill"/>
        </w:rPr>
        <w:t>Zandstraatbuurt’s</w:t>
      </w:r>
      <w:proofErr w:type="spellEnd"/>
      <w:r w:rsidRPr="00C66272">
        <w:rPr>
          <w:rFonts w:ascii="Brill" w:eastAsia="Brill" w:hAnsi="Brill" w:cs="Brill"/>
        </w:rPr>
        <w:t xml:space="preserve"> fate showcased. With the German </w:t>
      </w:r>
      <w:r w:rsidRPr="00C66272">
        <w:rPr>
          <w:rFonts w:ascii="Brill" w:eastAsia="Brill" w:hAnsi="Brill" w:cs="Brill"/>
          <w:i/>
        </w:rPr>
        <w:t>Luftwaffe</w:t>
      </w:r>
      <w:r w:rsidRPr="00C66272">
        <w:rPr>
          <w:rFonts w:ascii="Brill" w:eastAsia="Brill" w:hAnsi="Brill" w:cs="Brill"/>
        </w:rPr>
        <w:t xml:space="preserve"> destroying Rotterdam’s inner city on 14 May 1940, local urban planners were offered an unprecedented opportunity to experiment with a new, decidedly modernist vision of the port city that had to be rebuilt, while further accelerating previously conceived ideas </w:t>
      </w:r>
      <w:r w:rsidR="00A254E2" w:rsidRPr="00C66272">
        <w:rPr>
          <w:rFonts w:ascii="Brill" w:eastAsia="Brill" w:hAnsi="Brill" w:cs="Brill"/>
        </w:rPr>
        <w:t>about</w:t>
      </w:r>
      <w:r w:rsidRPr="00C66272">
        <w:rPr>
          <w:rFonts w:ascii="Brill" w:eastAsia="Brill" w:hAnsi="Brill" w:cs="Brill"/>
        </w:rPr>
        <w:t xml:space="preserve"> the city </w:t>
      </w:r>
      <w:r w:rsidR="00F62668">
        <w:rPr>
          <w:rFonts w:ascii="Brill" w:eastAsia="Brill" w:hAnsi="Brill" w:cs="Brill"/>
        </w:rPr>
        <w:t>centre</w:t>
      </w:r>
      <w:r w:rsidRPr="00C66272">
        <w:rPr>
          <w:rFonts w:ascii="Brill" w:eastAsia="Brill" w:hAnsi="Brill" w:cs="Brill"/>
        </w:rPr>
        <w:t xml:space="preserve">’s drastic infrastructural reorganization. Such plans had been set up by Rotterdam’s main urban planner W. G. Witteveen before the war, who further adjusted </w:t>
      </w:r>
      <w:del w:id="2665" w:author="Autor">
        <w:r w:rsidRPr="00C66272" w:rsidDel="00CD1077">
          <w:rPr>
            <w:rFonts w:ascii="Brill" w:eastAsia="Brill" w:hAnsi="Brill" w:cs="Brill"/>
          </w:rPr>
          <w:delText xml:space="preserve">these </w:delText>
        </w:r>
      </w:del>
      <w:r w:rsidRPr="00C66272">
        <w:rPr>
          <w:rFonts w:ascii="Brill" w:eastAsia="Brill" w:hAnsi="Brill" w:cs="Brill"/>
        </w:rPr>
        <w:t xml:space="preserve">to the new situation after the </w:t>
      </w:r>
      <w:r w:rsidR="00A254E2" w:rsidRPr="00C66272">
        <w:rPr>
          <w:rFonts w:ascii="Brill" w:eastAsia="Brill" w:hAnsi="Brill" w:cs="Brill"/>
        </w:rPr>
        <w:t xml:space="preserve">bombardments </w:t>
      </w:r>
      <w:del w:id="2666" w:author="Autor">
        <w:r w:rsidR="00A254E2" w:rsidRPr="00C66272" w:rsidDel="00CD1077">
          <w:rPr>
            <w:rFonts w:ascii="Brill" w:eastAsia="Brill" w:hAnsi="Brill" w:cs="Brill"/>
          </w:rPr>
          <w:delText>but</w:delText>
        </w:r>
        <w:r w:rsidRPr="00C66272" w:rsidDel="00CD1077">
          <w:rPr>
            <w:rFonts w:ascii="Brill" w:eastAsia="Brill" w:hAnsi="Brill" w:cs="Brill"/>
          </w:rPr>
          <w:delText xml:space="preserve"> was</w:delText>
        </w:r>
      </w:del>
      <w:ins w:id="2667" w:author="Autor">
        <w:r w:rsidR="00CD1077">
          <w:rPr>
            <w:rFonts w:ascii="Brill" w:eastAsia="Brill" w:hAnsi="Brill" w:cs="Brill"/>
          </w:rPr>
          <w:t>and</w:t>
        </w:r>
      </w:ins>
      <w:r w:rsidRPr="00C66272">
        <w:rPr>
          <w:rFonts w:ascii="Brill" w:eastAsia="Brill" w:hAnsi="Brill" w:cs="Brill"/>
        </w:rPr>
        <w:t xml:space="preserve"> met with increasing backlash from other local elite figures on his supposedly too traditional and rigid way of working (</w:t>
      </w:r>
      <w:r w:rsidRPr="00692CD2">
        <w:rPr>
          <w:rFonts w:ascii="Brill" w:eastAsia="Brill" w:hAnsi="Brill" w:cs="Brill"/>
        </w:rPr>
        <w:t>Van de Laar, 2014</w:t>
      </w:r>
      <w:r w:rsidRPr="00C66272">
        <w:rPr>
          <w:rFonts w:ascii="Brill" w:eastAsia="Brill" w:hAnsi="Brill" w:cs="Brill"/>
        </w:rPr>
        <w:t xml:space="preserve">). Succumbing to this pressure, Witteveen was ultimately replaced by his assistant Van </w:t>
      </w:r>
      <w:proofErr w:type="spellStart"/>
      <w:r w:rsidRPr="00C66272">
        <w:rPr>
          <w:rFonts w:ascii="Brill" w:eastAsia="Brill" w:hAnsi="Brill" w:cs="Brill"/>
        </w:rPr>
        <w:t>Traa</w:t>
      </w:r>
      <w:proofErr w:type="spellEnd"/>
      <w:r w:rsidRPr="00C66272">
        <w:rPr>
          <w:rFonts w:ascii="Brill" w:eastAsia="Brill" w:hAnsi="Brill" w:cs="Brill"/>
        </w:rPr>
        <w:t xml:space="preserve"> who, as Rotterdam’s definitive reconstruction visionary, later declared that Witteveen’s initial plans had been subject to an all too sentimental view on the city’s lost past (</w:t>
      </w:r>
      <w:r w:rsidRPr="00692CD2">
        <w:rPr>
          <w:rFonts w:ascii="Brill" w:eastAsia="Brill" w:hAnsi="Brill" w:cs="Brill"/>
        </w:rPr>
        <w:t xml:space="preserve">Van </w:t>
      </w:r>
      <w:proofErr w:type="spellStart"/>
      <w:r w:rsidRPr="00692CD2">
        <w:rPr>
          <w:rFonts w:ascii="Brill" w:eastAsia="Brill" w:hAnsi="Brill" w:cs="Brill"/>
        </w:rPr>
        <w:t>Traa</w:t>
      </w:r>
      <w:proofErr w:type="spellEnd"/>
      <w:r w:rsidRPr="00692CD2">
        <w:rPr>
          <w:rFonts w:ascii="Brill" w:eastAsia="Brill" w:hAnsi="Brill" w:cs="Brill"/>
        </w:rPr>
        <w:t>, 1956</w:t>
      </w:r>
      <w:r w:rsidRPr="00C66272">
        <w:rPr>
          <w:rFonts w:ascii="Brill" w:eastAsia="Brill" w:hAnsi="Brill" w:cs="Brill"/>
        </w:rPr>
        <w:t>).</w:t>
      </w:r>
    </w:p>
    <w:p w14:paraId="35077ABD" w14:textId="0BDB56E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initial post-war reconstruction period may be characterized as an era boasting strong utopian tendencies regarding the articulation of new urban ideals, perhaps even more so than the period 1840-1880, when Rotterdam’s port experienced a breakthrough with the realization of the New Waterway connection to the North Sea and the city simultaneously underwent an aesthetic and infrastructural upgrade (</w:t>
      </w:r>
      <w:proofErr w:type="spellStart"/>
      <w:r w:rsidRPr="00A024CC">
        <w:rPr>
          <w:rFonts w:ascii="Brill" w:eastAsia="Brill" w:hAnsi="Brill" w:cs="Brill"/>
        </w:rPr>
        <w:t>Geurtsen</w:t>
      </w:r>
      <w:proofErr w:type="spellEnd"/>
      <w:r w:rsidRPr="00A024CC">
        <w:rPr>
          <w:rFonts w:ascii="Brill" w:eastAsia="Brill" w:hAnsi="Brill" w:cs="Brill"/>
        </w:rPr>
        <w:t xml:space="preserve"> et al., 1990</w:t>
      </w:r>
      <w:r w:rsidRPr="00C66272">
        <w:rPr>
          <w:rFonts w:ascii="Brill" w:eastAsia="Brill" w:hAnsi="Brill" w:cs="Brill"/>
        </w:rPr>
        <w:t xml:space="preserve">). As previous research has pointed out, urban ideal images do not necessarily mean fantastical or completely fictitious visions in a concrete city planning context, but rather utopias with realizable potential, presenting “a belief in a better world” </w:t>
      </w:r>
      <w:r w:rsidR="006055CB" w:rsidRPr="00C66272">
        <w:rPr>
          <w:rFonts w:ascii="Brill" w:eastAsia="Brill" w:hAnsi="Brill" w:cs="Brill"/>
        </w:rPr>
        <w:t>and</w:t>
      </w:r>
      <w:r w:rsidRPr="00C66272">
        <w:rPr>
          <w:rFonts w:ascii="Brill" w:eastAsia="Brill" w:hAnsi="Brill" w:cs="Brill"/>
        </w:rPr>
        <w:t xml:space="preserve"> “the compasses for action” to </w:t>
      </w:r>
      <w:r w:rsidRPr="00C66272">
        <w:rPr>
          <w:rFonts w:ascii="Brill" w:eastAsia="Brill" w:hAnsi="Brill" w:cs="Brill"/>
        </w:rPr>
        <w:lastRenderedPageBreak/>
        <w:t xml:space="preserve">achieve it </w:t>
      </w:r>
      <w:r w:rsidRPr="00692CD2">
        <w:rPr>
          <w:rFonts w:ascii="Brill" w:eastAsia="Brill" w:hAnsi="Brill" w:cs="Brill"/>
        </w:rPr>
        <w:t>(</w:t>
      </w:r>
      <w:proofErr w:type="spellStart"/>
      <w:r w:rsidRPr="00692CD2">
        <w:rPr>
          <w:rFonts w:ascii="Brill" w:eastAsia="Brill" w:hAnsi="Brill" w:cs="Brill"/>
        </w:rPr>
        <w:t>Rooijendijk</w:t>
      </w:r>
      <w:proofErr w:type="spellEnd"/>
      <w:r w:rsidRPr="00692CD2">
        <w:rPr>
          <w:rFonts w:ascii="Brill" w:eastAsia="Brill" w:hAnsi="Brill" w:cs="Brill"/>
        </w:rPr>
        <w:t>, 2005</w:t>
      </w:r>
      <w:r w:rsidRPr="00C66272">
        <w:rPr>
          <w:rFonts w:ascii="Brill" w:eastAsia="Brill" w:hAnsi="Brill" w:cs="Brill"/>
        </w:rPr>
        <w:t>, p.</w:t>
      </w:r>
      <w:del w:id="2668" w:author="Autor">
        <w:r w:rsidRPr="00C66272" w:rsidDel="00F526E6">
          <w:rPr>
            <w:rFonts w:ascii="Brill" w:eastAsia="Brill" w:hAnsi="Brill" w:cs="Brill"/>
          </w:rPr>
          <w:delText xml:space="preserve"> </w:delText>
        </w:r>
      </w:del>
      <w:r w:rsidRPr="00C66272">
        <w:rPr>
          <w:rFonts w:ascii="Brill" w:eastAsia="Brill" w:hAnsi="Brill" w:cs="Brill"/>
        </w:rPr>
        <w:t xml:space="preserve">4, referencing </w:t>
      </w:r>
      <w:r w:rsidRPr="00692CD2">
        <w:rPr>
          <w:rFonts w:ascii="Brill" w:eastAsia="Brill" w:hAnsi="Brill" w:cs="Brill"/>
        </w:rPr>
        <w:t xml:space="preserve">Van </w:t>
      </w:r>
      <w:proofErr w:type="spellStart"/>
      <w:r w:rsidRPr="00692CD2">
        <w:rPr>
          <w:rFonts w:ascii="Brill" w:eastAsia="Brill" w:hAnsi="Brill" w:cs="Brill"/>
        </w:rPr>
        <w:t>Middelaar</w:t>
      </w:r>
      <w:proofErr w:type="spellEnd"/>
      <w:ins w:id="2669" w:author="Autor">
        <w:r w:rsidR="00423F60" w:rsidRPr="00F34A6C">
          <w:rPr>
            <w:rFonts w:ascii="Brill" w:eastAsia="Brill" w:hAnsi="Brill" w:cs="Brill"/>
            <w:rPrChange w:id="2670" w:author="Autor">
              <w:rPr>
                <w:rFonts w:ascii="Brill" w:eastAsia="Brill" w:hAnsi="Brill" w:cs="Brill"/>
                <w:highlight w:val="green"/>
              </w:rPr>
            </w:rPrChange>
          </w:rPr>
          <w:t>,</w:t>
        </w:r>
      </w:ins>
      <w:r w:rsidRPr="00692CD2">
        <w:rPr>
          <w:rFonts w:ascii="Brill" w:eastAsia="Brill" w:hAnsi="Brill" w:cs="Brill"/>
        </w:rPr>
        <w:t xml:space="preserve"> 2002</w:t>
      </w:r>
      <w:r w:rsidRPr="00C66272">
        <w:rPr>
          <w:rFonts w:ascii="Brill" w:eastAsia="Brill" w:hAnsi="Brill" w:cs="Brill"/>
        </w:rPr>
        <w:t xml:space="preserve">). Van </w:t>
      </w:r>
      <w:proofErr w:type="spellStart"/>
      <w:r w:rsidRPr="00C66272">
        <w:rPr>
          <w:rFonts w:ascii="Brill" w:eastAsia="Brill" w:hAnsi="Brill" w:cs="Brill"/>
        </w:rPr>
        <w:t>Traa’s</w:t>
      </w:r>
      <w:proofErr w:type="spellEnd"/>
      <w:r w:rsidRPr="00C66272">
        <w:rPr>
          <w:rFonts w:ascii="Brill" w:eastAsia="Brill" w:hAnsi="Brill" w:cs="Brill"/>
        </w:rPr>
        <w:t xml:space="preserve"> ‘Basic Plan for the Reconstruction of Rotterdam’ was such a compass, intended to produce a new, socially committed city that would also form a basis for the European welfare state (</w:t>
      </w:r>
      <w:r w:rsidRPr="00EC3408">
        <w:rPr>
          <w:rFonts w:ascii="Brill" w:eastAsia="Brill" w:hAnsi="Brill" w:cs="Brill"/>
        </w:rPr>
        <w:t>Wagenaar, 1993</w:t>
      </w:r>
      <w:r w:rsidRPr="00C66272">
        <w:rPr>
          <w:rFonts w:ascii="Brill" w:eastAsia="Brill" w:hAnsi="Brill" w:cs="Brill"/>
        </w:rPr>
        <w:t xml:space="preserve">; </w:t>
      </w:r>
      <w:r w:rsidRPr="00692CD2">
        <w:rPr>
          <w:rFonts w:ascii="Brill" w:eastAsia="Brill" w:hAnsi="Brill" w:cs="Brill"/>
        </w:rPr>
        <w:t>Van de Laar, 2014</w:t>
      </w:r>
      <w:r w:rsidRPr="00C66272">
        <w:rPr>
          <w:rFonts w:ascii="Brill" w:eastAsia="Brill" w:hAnsi="Brill" w:cs="Brill"/>
        </w:rPr>
        <w:t xml:space="preserve">). Essentially a zoning scheme, the Basic Plan provided a continuously adjustable layout for the composition of housing, offices and shops in and around the city </w:t>
      </w:r>
      <w:r w:rsidR="00F62668">
        <w:rPr>
          <w:rFonts w:ascii="Brill" w:eastAsia="Brill" w:hAnsi="Brill" w:cs="Brill"/>
        </w:rPr>
        <w:t>centre</w:t>
      </w:r>
      <w:r w:rsidRPr="00C66272">
        <w:rPr>
          <w:rFonts w:ascii="Brill" w:eastAsia="Brill" w:hAnsi="Brill" w:cs="Brill"/>
        </w:rPr>
        <w:t xml:space="preserve">, held together by a modern traffic system (Figure 5.3). Because of its unprecedented car-free and </w:t>
      </w:r>
      <w:proofErr w:type="spellStart"/>
      <w:r w:rsidRPr="00C66272">
        <w:rPr>
          <w:rFonts w:ascii="Brill" w:eastAsia="Brill" w:hAnsi="Brill" w:cs="Brill"/>
        </w:rPr>
        <w:t>hyperfunctional</w:t>
      </w:r>
      <w:proofErr w:type="spellEnd"/>
      <w:r w:rsidRPr="00C66272">
        <w:rPr>
          <w:rFonts w:ascii="Brill" w:eastAsia="Brill" w:hAnsi="Brill" w:cs="Brill"/>
        </w:rPr>
        <w:t xml:space="preserve"> character, the central </w:t>
      </w:r>
      <w:proofErr w:type="spellStart"/>
      <w:r w:rsidRPr="00C66272">
        <w:rPr>
          <w:rFonts w:ascii="Brill" w:eastAsia="Brill" w:hAnsi="Brill" w:cs="Brill"/>
        </w:rPr>
        <w:t>Lijnbaan</w:t>
      </w:r>
      <w:proofErr w:type="spellEnd"/>
      <w:r w:rsidRPr="00C66272">
        <w:rPr>
          <w:rFonts w:ascii="Brill" w:eastAsia="Brill" w:hAnsi="Brill" w:cs="Brill"/>
        </w:rPr>
        <w:t xml:space="preserve"> shopping street became one of the utopian signboards of Rotterdam’s renewed inner city (</w:t>
      </w:r>
      <w:r w:rsidRPr="006824E6">
        <w:rPr>
          <w:rFonts w:ascii="Brill" w:eastAsia="Brill" w:hAnsi="Brill" w:cs="Brill"/>
        </w:rPr>
        <w:t>Bosma &amp; Wagenaar, 2002</w:t>
      </w:r>
      <w:r w:rsidRPr="00C66272">
        <w:rPr>
          <w:rFonts w:ascii="Brill" w:eastAsia="Brill" w:hAnsi="Brill" w:cs="Brill"/>
        </w:rPr>
        <w:t xml:space="preserve">), also praised by </w:t>
      </w:r>
      <w:r w:rsidRPr="00F526E6">
        <w:rPr>
          <w:rFonts w:ascii="Brill" w:eastAsia="Brill" w:hAnsi="Brill" w:cs="Brill"/>
        </w:rPr>
        <w:t>Mumford (1958).</w:t>
      </w:r>
      <w:r w:rsidRPr="00C66272">
        <w:rPr>
          <w:rFonts w:ascii="Brill" w:eastAsia="Brill" w:hAnsi="Brill" w:cs="Brill"/>
        </w:rPr>
        <w:t xml:space="preserve"> Elsewhere, Van </w:t>
      </w:r>
      <w:proofErr w:type="spellStart"/>
      <w:r w:rsidRPr="00C66272">
        <w:rPr>
          <w:rFonts w:ascii="Brill" w:eastAsia="Brill" w:hAnsi="Brill" w:cs="Brill"/>
        </w:rPr>
        <w:t>Traa’s</w:t>
      </w:r>
      <w:proofErr w:type="spellEnd"/>
      <w:r w:rsidRPr="00C66272">
        <w:rPr>
          <w:rFonts w:ascii="Brill" w:eastAsia="Brill" w:hAnsi="Brill" w:cs="Brill"/>
        </w:rPr>
        <w:t xml:space="preserve"> focus on motorized traffic dominated, and while his transport-oriented interventions at the city’s inner harbours arguably underlined his maritime mindset, the disrupted visual contact between the surviving </w:t>
      </w:r>
      <w:proofErr w:type="spellStart"/>
      <w:r w:rsidRPr="00C66272">
        <w:rPr>
          <w:rFonts w:ascii="Brill" w:eastAsia="Brill" w:hAnsi="Brill" w:cs="Brill"/>
        </w:rPr>
        <w:t>Coolsingel</w:t>
      </w:r>
      <w:proofErr w:type="spellEnd"/>
      <w:r w:rsidRPr="00C66272">
        <w:rPr>
          <w:rFonts w:ascii="Brill" w:eastAsia="Brill" w:hAnsi="Brill" w:cs="Brill"/>
        </w:rPr>
        <w:t xml:space="preserve"> area and the waterfronts was only properly restored </w:t>
      </w:r>
      <w:r w:rsidR="0079540F" w:rsidRPr="00C66272">
        <w:rPr>
          <w:rFonts w:ascii="Brill" w:eastAsia="Brill" w:hAnsi="Brill" w:cs="Brill"/>
        </w:rPr>
        <w:t>in</w:t>
      </w:r>
      <w:r w:rsidR="001A1E0C">
        <w:rPr>
          <w:rFonts w:ascii="Brill" w:eastAsia="Brill" w:hAnsi="Brill" w:cs="Brill"/>
        </w:rPr>
        <w:t xml:space="preserve"> </w:t>
      </w:r>
      <w:r w:rsidRPr="00C66272">
        <w:rPr>
          <w:rFonts w:ascii="Brill" w:eastAsia="Brill" w:hAnsi="Brill" w:cs="Brill"/>
        </w:rPr>
        <w:t xml:space="preserve">the 1960s (Van de Laar, 2014; </w:t>
      </w:r>
      <w:r w:rsidRPr="00EC3408">
        <w:rPr>
          <w:rFonts w:ascii="Brill" w:eastAsia="Brill" w:hAnsi="Brill" w:cs="Brill"/>
        </w:rPr>
        <w:t>Werkman, 1965</w:t>
      </w:r>
      <w:r w:rsidRPr="00C66272">
        <w:rPr>
          <w:rFonts w:ascii="Brill" w:eastAsia="Brill" w:hAnsi="Brill" w:cs="Brill"/>
        </w:rPr>
        <w:t>).</w:t>
      </w:r>
    </w:p>
    <w:p w14:paraId="35077ABE" w14:textId="77777777" w:rsidR="00CB3FC9" w:rsidRPr="00C66272" w:rsidRDefault="00CB3FC9">
      <w:pPr>
        <w:spacing w:line="360" w:lineRule="auto"/>
        <w:rPr>
          <w:rFonts w:ascii="Brill" w:eastAsia="Brill" w:hAnsi="Brill" w:cs="Brill"/>
        </w:rPr>
      </w:pPr>
    </w:p>
    <w:p w14:paraId="35077ABF" w14:textId="77777777" w:rsidR="00CB3FC9" w:rsidRPr="00C66272" w:rsidRDefault="00C55FA1">
      <w:pPr>
        <w:spacing w:line="360" w:lineRule="auto"/>
        <w:rPr>
          <w:rFonts w:ascii="Brill" w:eastAsia="Brill" w:hAnsi="Brill" w:cs="Brill"/>
        </w:rPr>
      </w:pPr>
      <w:r w:rsidRPr="00C66272">
        <w:rPr>
          <w:rFonts w:ascii="Brill" w:eastAsia="Brill" w:hAnsi="Brill" w:cs="Brill"/>
          <w:b/>
          <w:color w:val="FF0000"/>
        </w:rPr>
        <w:t>[PLACE FIGURE 5.3 HERE</w:t>
      </w:r>
      <w:r w:rsidRPr="00C66272">
        <w:rPr>
          <w:rFonts w:ascii="Brill" w:eastAsia="Brill" w:hAnsi="Brill" w:cs="Brill"/>
          <w:color w:val="FF0000"/>
        </w:rPr>
        <w:t>]</w:t>
      </w:r>
    </w:p>
    <w:p w14:paraId="35077AC0" w14:textId="77777777" w:rsidR="00CB3FC9" w:rsidRPr="00C66272" w:rsidRDefault="00C55FA1">
      <w:pPr>
        <w:spacing w:line="360" w:lineRule="auto"/>
        <w:rPr>
          <w:rFonts w:ascii="Brill" w:eastAsia="Brill" w:hAnsi="Brill" w:cs="Brill"/>
          <w:sz w:val="20"/>
          <w:szCs w:val="20"/>
        </w:rPr>
      </w:pPr>
      <w:r w:rsidRPr="00C66272">
        <w:rPr>
          <w:rFonts w:ascii="Brill" w:eastAsia="Brill" w:hAnsi="Brill" w:cs="Brill"/>
          <w:sz w:val="20"/>
          <w:szCs w:val="20"/>
        </w:rPr>
        <w:t>Figure 5.3: Map of the Basic Plan for the Reconstruction of Rotterdam’s inner city (1946).</w:t>
      </w:r>
    </w:p>
    <w:p w14:paraId="35077AC1" w14:textId="77777777" w:rsidR="00CB3FC9" w:rsidRPr="00C66272" w:rsidRDefault="00C55FA1">
      <w:pPr>
        <w:spacing w:line="360" w:lineRule="auto"/>
        <w:rPr>
          <w:rFonts w:ascii="Brill" w:eastAsia="Brill" w:hAnsi="Brill" w:cs="Brill"/>
          <w:sz w:val="20"/>
          <w:szCs w:val="20"/>
        </w:rPr>
      </w:pPr>
      <w:r w:rsidRPr="00C66272">
        <w:rPr>
          <w:rFonts w:ascii="Brill" w:eastAsia="Brill" w:hAnsi="Brill" w:cs="Brill"/>
          <w:sz w:val="20"/>
          <w:szCs w:val="20"/>
        </w:rPr>
        <w:br/>
        <w:t>Source: Rotterdam City Archives, signature number: I-215-15A, https://hdl.handle.net/21.12133/88AF2361A26140C99F0BD22181AF260E.</w:t>
      </w:r>
    </w:p>
    <w:p w14:paraId="35077AC2" w14:textId="77777777" w:rsidR="00CB3FC9" w:rsidRPr="00C66272" w:rsidRDefault="00CB3FC9">
      <w:pPr>
        <w:spacing w:line="360" w:lineRule="auto"/>
        <w:rPr>
          <w:rFonts w:ascii="Brill" w:eastAsia="Brill" w:hAnsi="Brill" w:cs="Brill"/>
        </w:rPr>
      </w:pPr>
    </w:p>
    <w:p w14:paraId="35077AC3" w14:textId="0DE0E7E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While department stores, restaurants, cafés and related facilities enhanced the leisure character of the central city district, the loss of the </w:t>
      </w:r>
      <w:proofErr w:type="spellStart"/>
      <w:r w:rsidRPr="00C66272">
        <w:rPr>
          <w:rFonts w:ascii="Brill" w:eastAsia="Brill" w:hAnsi="Brill" w:cs="Brill"/>
        </w:rPr>
        <w:t>Schiedamsedijk</w:t>
      </w:r>
      <w:proofErr w:type="spellEnd"/>
      <w:r w:rsidRPr="00C66272">
        <w:rPr>
          <w:rFonts w:ascii="Brill" w:eastAsia="Brill" w:hAnsi="Brill" w:cs="Brill"/>
        </w:rPr>
        <w:t xml:space="preserve"> created a moral dilemma. Many Rotterdammers and city visitors had enjoyed its lively pre-war pleasure and entertainment, which gave Rotterdam the allure of a real port city and </w:t>
      </w:r>
      <w:del w:id="2671" w:author="Autor">
        <w:r w:rsidRPr="00C66272" w:rsidDel="0076538B">
          <w:rPr>
            <w:rFonts w:ascii="Brill" w:eastAsia="Brill" w:hAnsi="Brill" w:cs="Brill"/>
          </w:rPr>
          <w:delText>helped compare it</w:delText>
        </w:r>
      </w:del>
      <w:ins w:id="2672" w:author="Autor">
        <w:r w:rsidR="0076538B">
          <w:rPr>
            <w:rFonts w:ascii="Brill" w:eastAsia="Brill" w:hAnsi="Brill" w:cs="Brill"/>
          </w:rPr>
          <w:t>comparable</w:t>
        </w:r>
      </w:ins>
      <w:r w:rsidRPr="00C66272">
        <w:rPr>
          <w:rFonts w:ascii="Brill" w:eastAsia="Brill" w:hAnsi="Brill" w:cs="Brill"/>
        </w:rPr>
        <w:t xml:space="preserve"> to other </w:t>
      </w:r>
      <w:proofErr w:type="spellStart"/>
      <w:r w:rsidRPr="00C66272">
        <w:rPr>
          <w:rFonts w:ascii="Brill" w:eastAsia="Brill" w:hAnsi="Brill" w:cs="Brill"/>
        </w:rPr>
        <w:t>pleasurescapes</w:t>
      </w:r>
      <w:proofErr w:type="spellEnd"/>
      <w:r w:rsidRPr="00C66272">
        <w:rPr>
          <w:rFonts w:ascii="Brill" w:eastAsia="Brill" w:hAnsi="Brill" w:cs="Brill"/>
        </w:rPr>
        <w:t xml:space="preserve"> in Hamburg,</w:t>
      </w:r>
      <w:r w:rsidRPr="00C66272">
        <w:rPr>
          <w:rFonts w:ascii="Brill" w:eastAsia="Brill" w:hAnsi="Brill" w:cs="Brill"/>
          <w:vertAlign w:val="superscript"/>
        </w:rPr>
        <w:footnoteReference w:id="32"/>
      </w:r>
      <w:r w:rsidRPr="00C66272">
        <w:rPr>
          <w:rFonts w:ascii="Brill" w:eastAsia="Brill" w:hAnsi="Brill" w:cs="Brill"/>
        </w:rPr>
        <w:t xml:space="preserve"> Liverpool</w:t>
      </w:r>
      <w:ins w:id="2676" w:author="Autor">
        <w:r w:rsidR="006A1A4D">
          <w:rPr>
            <w:rFonts w:ascii="Brill" w:eastAsia="Brill" w:hAnsi="Brill" w:cs="Brill"/>
          </w:rPr>
          <w:t>,</w:t>
        </w:r>
      </w:ins>
      <w:r w:rsidRPr="00C66272">
        <w:rPr>
          <w:rFonts w:ascii="Brill" w:eastAsia="Brill" w:hAnsi="Brill" w:cs="Brill"/>
        </w:rPr>
        <w:t xml:space="preserve"> or Marseille. However, the welfare city ideal, geared towards the emancipation of the working classes through civic urban culture, proved incompatible with indecent pleasures. In this respect, it is </w:t>
      </w:r>
      <w:del w:id="2677" w:author="Autor">
        <w:r w:rsidRPr="00C66272" w:rsidDel="006A1A4D">
          <w:rPr>
            <w:rFonts w:ascii="Brill" w:eastAsia="Brill" w:hAnsi="Brill" w:cs="Brill"/>
          </w:rPr>
          <w:delText xml:space="preserve">meaningful </w:delText>
        </w:r>
      </w:del>
      <w:ins w:id="2678" w:author="Autor">
        <w:r w:rsidR="006A1A4D">
          <w:rPr>
            <w:rFonts w:ascii="Brill" w:eastAsia="Brill" w:hAnsi="Brill" w:cs="Brill"/>
          </w:rPr>
          <w:t>worthwhile</w:t>
        </w:r>
        <w:r w:rsidR="006A1A4D" w:rsidRPr="00C66272">
          <w:rPr>
            <w:rFonts w:ascii="Brill" w:eastAsia="Brill" w:hAnsi="Brill" w:cs="Brill"/>
          </w:rPr>
          <w:t xml:space="preserve"> </w:t>
        </w:r>
      </w:ins>
      <w:r w:rsidRPr="00C66272">
        <w:rPr>
          <w:rFonts w:ascii="Brill" w:eastAsia="Brill" w:hAnsi="Brill" w:cs="Brill"/>
        </w:rPr>
        <w:t xml:space="preserve">to briefly highlight a text by port entrepreneur Jan </w:t>
      </w:r>
      <w:proofErr w:type="spellStart"/>
      <w:r w:rsidRPr="00C66272">
        <w:rPr>
          <w:rFonts w:ascii="Brill" w:eastAsia="Brill" w:hAnsi="Brill" w:cs="Brill"/>
        </w:rPr>
        <w:t>Backx</w:t>
      </w:r>
      <w:proofErr w:type="spellEnd"/>
      <w:r w:rsidRPr="00C66272">
        <w:rPr>
          <w:rFonts w:ascii="Brill" w:eastAsia="Brill" w:hAnsi="Brill" w:cs="Brill"/>
        </w:rPr>
        <w:t>, one of Rotterdam’s main civic culture proponents at the time (Meyer</w:t>
      </w:r>
      <w:ins w:id="2679" w:author="Autor">
        <w:r w:rsidR="006A1A4D">
          <w:rPr>
            <w:rFonts w:ascii="Brill" w:eastAsia="Brill" w:hAnsi="Brill" w:cs="Brill"/>
          </w:rPr>
          <w:t>,</w:t>
        </w:r>
      </w:ins>
      <w:r w:rsidRPr="00C66272">
        <w:rPr>
          <w:rFonts w:ascii="Brill" w:eastAsia="Brill" w:hAnsi="Brill" w:cs="Brill"/>
        </w:rPr>
        <w:t xml:space="preserve"> 1999), expressing his personal vision on the planned city reconstructions: </w:t>
      </w:r>
      <w:proofErr w:type="spellStart"/>
      <w:r w:rsidRPr="00C66272">
        <w:rPr>
          <w:rFonts w:ascii="Brill" w:eastAsia="Brill" w:hAnsi="Brill" w:cs="Brill"/>
        </w:rPr>
        <w:t>Backx</w:t>
      </w:r>
      <w:proofErr w:type="spellEnd"/>
      <w:r w:rsidRPr="00C66272">
        <w:rPr>
          <w:rFonts w:ascii="Brill" w:eastAsia="Brill" w:hAnsi="Brill" w:cs="Brill"/>
        </w:rPr>
        <w:t xml:space="preserve"> </w:t>
      </w:r>
      <w:ins w:id="2680" w:author="Autor">
        <w:r w:rsidR="00C91CB0">
          <w:rPr>
            <w:rFonts w:ascii="Brill" w:eastAsia="Brill" w:hAnsi="Brill" w:cs="Brill"/>
          </w:rPr>
          <w:t xml:space="preserve">(1944) </w:t>
        </w:r>
      </w:ins>
      <w:r w:rsidRPr="00C66272">
        <w:rPr>
          <w:rFonts w:ascii="Brill" w:eastAsia="Brill" w:hAnsi="Brill" w:cs="Brill"/>
        </w:rPr>
        <w:t>initially laments the prospect of seeing the old inland ports turned into an “open air museum,” due to the lack of proper connections between city and port</w:t>
      </w:r>
      <w:del w:id="2681" w:author="Autor">
        <w:r w:rsidRPr="00C66272" w:rsidDel="00C91CB0">
          <w:rPr>
            <w:rFonts w:ascii="Brill" w:eastAsia="Brill" w:hAnsi="Brill" w:cs="Brill"/>
          </w:rPr>
          <w:delText xml:space="preserve"> (1944)</w:delText>
        </w:r>
      </w:del>
      <w:r w:rsidRPr="00C66272">
        <w:rPr>
          <w:rFonts w:ascii="Brill" w:eastAsia="Brill" w:hAnsi="Brill" w:cs="Brill"/>
        </w:rPr>
        <w:t xml:space="preserve">, and adds to that the </w:t>
      </w:r>
      <w:r w:rsidRPr="00C66272">
        <w:rPr>
          <w:rFonts w:ascii="Brill" w:eastAsia="Brill" w:hAnsi="Brill" w:cs="Brill"/>
        </w:rPr>
        <w:lastRenderedPageBreak/>
        <w:t xml:space="preserve">necessity of planning a new “pleasure quarter” to fill the gap of the </w:t>
      </w:r>
      <w:proofErr w:type="spellStart"/>
      <w:r w:rsidRPr="00C66272">
        <w:rPr>
          <w:rFonts w:ascii="Brill" w:eastAsia="Brill" w:hAnsi="Brill" w:cs="Brill"/>
        </w:rPr>
        <w:t>Schiedamsedijk</w:t>
      </w:r>
      <w:proofErr w:type="spellEnd"/>
      <w:del w:id="2682" w:author="Autor">
        <w:r w:rsidRPr="00C66272" w:rsidDel="00C91CB0">
          <w:rPr>
            <w:rFonts w:ascii="Brill" w:eastAsia="Brill" w:hAnsi="Brill" w:cs="Brill"/>
          </w:rPr>
          <w:delText xml:space="preserve"> (1944)</w:delText>
        </w:r>
      </w:del>
      <w:r w:rsidRPr="00C66272">
        <w:rPr>
          <w:rFonts w:ascii="Brill" w:eastAsia="Brill" w:hAnsi="Brill" w:cs="Brill"/>
        </w:rPr>
        <w:t xml:space="preserve">. Remarkably enough, however, in a revised version of </w:t>
      </w:r>
      <w:proofErr w:type="spellStart"/>
      <w:r w:rsidRPr="006824E6">
        <w:rPr>
          <w:rFonts w:ascii="Brill" w:eastAsia="Brill" w:hAnsi="Brill" w:cs="Brill"/>
        </w:rPr>
        <w:t>Backx’s</w:t>
      </w:r>
      <w:proofErr w:type="spellEnd"/>
      <w:r w:rsidRPr="006824E6">
        <w:rPr>
          <w:rFonts w:ascii="Brill" w:eastAsia="Brill" w:hAnsi="Brill" w:cs="Brill"/>
        </w:rPr>
        <w:t xml:space="preserve"> text</w:t>
      </w:r>
      <w:ins w:id="2683" w:author="Autor">
        <w:r w:rsidR="00277733" w:rsidRPr="006824E6">
          <w:rPr>
            <w:rFonts w:ascii="Brill" w:eastAsia="Brill" w:hAnsi="Brill" w:cs="Brill"/>
          </w:rPr>
          <w:t xml:space="preserve"> (1945</w:t>
        </w:r>
        <w:r w:rsidR="00277733">
          <w:rPr>
            <w:rFonts w:ascii="Brill" w:eastAsia="Brill" w:hAnsi="Brill" w:cs="Brill"/>
          </w:rPr>
          <w:t>)</w:t>
        </w:r>
      </w:ins>
      <w:r w:rsidRPr="00C66272">
        <w:rPr>
          <w:rFonts w:ascii="Brill" w:eastAsia="Brill" w:hAnsi="Brill" w:cs="Brill"/>
        </w:rPr>
        <w:t>, officially published one year later, both these concerns are omitted</w:t>
      </w:r>
      <w:del w:id="2684" w:author="Autor">
        <w:r w:rsidRPr="00C66272" w:rsidDel="00277733">
          <w:rPr>
            <w:rFonts w:ascii="Brill" w:eastAsia="Brill" w:hAnsi="Brill" w:cs="Brill"/>
          </w:rPr>
          <w:delText xml:space="preserve"> (1945)</w:delText>
        </w:r>
      </w:del>
      <w:r w:rsidRPr="00C66272">
        <w:rPr>
          <w:rFonts w:ascii="Brill" w:eastAsia="Brill" w:hAnsi="Brill" w:cs="Brill"/>
        </w:rPr>
        <w:t xml:space="preserve">. Did </w:t>
      </w:r>
      <w:proofErr w:type="spellStart"/>
      <w:r w:rsidRPr="00C66272">
        <w:rPr>
          <w:rFonts w:ascii="Brill" w:eastAsia="Brill" w:hAnsi="Brill" w:cs="Brill"/>
        </w:rPr>
        <w:t>Backx</w:t>
      </w:r>
      <w:proofErr w:type="spellEnd"/>
      <w:r w:rsidRPr="00C66272">
        <w:rPr>
          <w:rFonts w:ascii="Brill" w:eastAsia="Brill" w:hAnsi="Brill" w:cs="Brill"/>
        </w:rPr>
        <w:t xml:space="preserve"> suddenly change his mind about the presence of sailors and maritime culture in post-war Rotterdam? In a later publication, he ass</w:t>
      </w:r>
      <w:ins w:id="2685" w:author="Autor">
        <w:r w:rsidR="00277733">
          <w:rPr>
            <w:rFonts w:ascii="Brill" w:eastAsia="Brill" w:hAnsi="Brill" w:cs="Brill"/>
          </w:rPr>
          <w:t>ures</w:t>
        </w:r>
      </w:ins>
      <w:del w:id="2686" w:author="Autor">
        <w:r w:rsidRPr="00C66272" w:rsidDel="00277733">
          <w:rPr>
            <w:rFonts w:ascii="Brill" w:eastAsia="Brill" w:hAnsi="Brill" w:cs="Brill"/>
          </w:rPr>
          <w:delText>erts</w:delText>
        </w:r>
      </w:del>
      <w:r w:rsidRPr="00C66272">
        <w:rPr>
          <w:rFonts w:ascii="Brill" w:eastAsia="Brill" w:hAnsi="Brill" w:cs="Brill"/>
        </w:rPr>
        <w:t xml:space="preserve"> readers that pub owners no longer exert control over maritime </w:t>
      </w:r>
      <w:del w:id="2687" w:author="Autor">
        <w:r w:rsidRPr="00C66272" w:rsidDel="00B1217F">
          <w:rPr>
            <w:rFonts w:ascii="Brill" w:eastAsia="Brill" w:hAnsi="Brill" w:cs="Brill"/>
          </w:rPr>
          <w:delText>laborers</w:delText>
        </w:r>
      </w:del>
      <w:ins w:id="2688" w:author="Autor">
        <w:r w:rsidR="00B1217F" w:rsidRPr="00C66272">
          <w:rPr>
            <w:rFonts w:ascii="Brill" w:eastAsia="Brill" w:hAnsi="Brill" w:cs="Brill"/>
          </w:rPr>
          <w:t>labourers</w:t>
        </w:r>
      </w:ins>
      <w:r w:rsidRPr="00C66272">
        <w:rPr>
          <w:rFonts w:ascii="Brill" w:eastAsia="Brill" w:hAnsi="Brill" w:cs="Brill"/>
        </w:rPr>
        <w:t>, who meanwhile have become well-educated workers (</w:t>
      </w:r>
      <w:proofErr w:type="spellStart"/>
      <w:r w:rsidRPr="006824E6">
        <w:rPr>
          <w:rFonts w:ascii="Brill" w:eastAsia="Brill" w:hAnsi="Brill" w:cs="Brill"/>
        </w:rPr>
        <w:t>Backx</w:t>
      </w:r>
      <w:proofErr w:type="spellEnd"/>
      <w:r w:rsidRPr="006824E6">
        <w:rPr>
          <w:rFonts w:ascii="Brill" w:eastAsia="Brill" w:hAnsi="Brill" w:cs="Brill"/>
        </w:rPr>
        <w:t>, 1951</w:t>
      </w:r>
      <w:r w:rsidRPr="00C66272">
        <w:rPr>
          <w:rFonts w:ascii="Brill" w:eastAsia="Brill" w:hAnsi="Brill" w:cs="Brill"/>
        </w:rPr>
        <w:t xml:space="preserve">). Offices ultimately came to replace former buildings along the </w:t>
      </w:r>
      <w:proofErr w:type="spellStart"/>
      <w:r w:rsidRPr="00C66272">
        <w:rPr>
          <w:rFonts w:ascii="Brill" w:eastAsia="Brill" w:hAnsi="Brill" w:cs="Brill"/>
        </w:rPr>
        <w:t>Schiedamsedijk</w:t>
      </w:r>
      <w:proofErr w:type="spellEnd"/>
      <w:r w:rsidRPr="00C66272">
        <w:rPr>
          <w:rFonts w:ascii="Brill" w:eastAsia="Brill" w:hAnsi="Brill" w:cs="Brill"/>
        </w:rPr>
        <w:t xml:space="preserve"> and adjacent waterfronts (Meyer, 1999), endorsing reconstruction architects’ ideas that watersides were calm and optimal spaces from a sensory perspective (</w:t>
      </w:r>
      <w:commentRangeStart w:id="2689"/>
      <w:commentRangeStart w:id="2690"/>
      <w:r w:rsidRPr="00692CD2">
        <w:rPr>
          <w:rFonts w:ascii="Brill" w:eastAsia="Brill" w:hAnsi="Brill" w:cs="Brill"/>
        </w:rPr>
        <w:t xml:space="preserve">Van den Broek, </w:t>
      </w:r>
      <w:proofErr w:type="spellStart"/>
      <w:r w:rsidRPr="00692CD2">
        <w:rPr>
          <w:rFonts w:ascii="Brill" w:eastAsia="Brill" w:hAnsi="Brill" w:cs="Brill"/>
        </w:rPr>
        <w:t>Kraaijvanger</w:t>
      </w:r>
      <w:proofErr w:type="spellEnd"/>
      <w:r w:rsidRPr="00692CD2">
        <w:rPr>
          <w:rFonts w:ascii="Brill" w:eastAsia="Brill" w:hAnsi="Brill" w:cs="Brill"/>
        </w:rPr>
        <w:t>, &amp; Van Tijen, 1945</w:t>
      </w:r>
      <w:commentRangeEnd w:id="2689"/>
      <w:r w:rsidR="00692CD2">
        <w:rPr>
          <w:rStyle w:val="Odwoaniedokomentarza"/>
          <w:lang w:val="en-AU"/>
        </w:rPr>
        <w:commentReference w:id="2689"/>
      </w:r>
      <w:commentRangeEnd w:id="2690"/>
      <w:r w:rsidR="000014AD">
        <w:rPr>
          <w:rStyle w:val="Odwoaniedokomentarza"/>
          <w:lang w:val="en-AU"/>
        </w:rPr>
        <w:commentReference w:id="2690"/>
      </w:r>
      <w:r w:rsidRPr="00C66272">
        <w:rPr>
          <w:rFonts w:ascii="Brill" w:eastAsia="Brill" w:hAnsi="Brill" w:cs="Brill"/>
        </w:rPr>
        <w:t>). Silence therefore starts to replace the traditional urban bustle, in a change of the modern port city’s appreciated stimuli.</w:t>
      </w:r>
    </w:p>
    <w:p w14:paraId="35077AC4" w14:textId="34CDF77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contrast to contemporary post- or de-industrial port city settings, where the natural and sensory aspects of water zones are increasingly sought out to escape bustling urban life (</w:t>
      </w:r>
      <w:r w:rsidRPr="0017503B">
        <w:rPr>
          <w:rFonts w:ascii="Brill" w:eastAsia="Brill" w:hAnsi="Brill" w:cs="Brill"/>
        </w:rPr>
        <w:t>Mazy</w:t>
      </w:r>
      <w:ins w:id="2691" w:author="Autor">
        <w:r w:rsidR="00277733" w:rsidRPr="0017503B">
          <w:rPr>
            <w:rFonts w:ascii="Brill" w:eastAsia="Brill" w:hAnsi="Brill" w:cs="Brill"/>
          </w:rPr>
          <w:t>,</w:t>
        </w:r>
      </w:ins>
      <w:r w:rsidRPr="0017503B">
        <w:rPr>
          <w:rFonts w:ascii="Brill" w:eastAsia="Brill" w:hAnsi="Brill" w:cs="Brill"/>
        </w:rPr>
        <w:t xml:space="preserve"> 2021</w:t>
      </w:r>
      <w:r w:rsidRPr="00C66272">
        <w:rPr>
          <w:rFonts w:ascii="Brill" w:eastAsia="Brill" w:hAnsi="Brill" w:cs="Brill"/>
        </w:rPr>
        <w:t>, 210-2), the reconfiguration of waterfronts in post-war Rotterdam especially accommodated desires for modern working and living conditions. Echoing the “comely palisade of office buildings” that Mumford</w:t>
      </w:r>
      <w:ins w:id="2692" w:author="Autor">
        <w:r w:rsidR="003871F7">
          <w:rPr>
            <w:rFonts w:ascii="Brill" w:eastAsia="Brill" w:hAnsi="Brill" w:cs="Brill"/>
          </w:rPr>
          <w:t xml:space="preserve"> (1964, p.68)</w:t>
        </w:r>
      </w:ins>
      <w:r w:rsidRPr="00C66272">
        <w:rPr>
          <w:rFonts w:ascii="Brill" w:eastAsia="Brill" w:hAnsi="Brill" w:cs="Brill"/>
        </w:rPr>
        <w:t xml:space="preserve"> encountered in Marseille’s reconstructed cityscape</w:t>
      </w:r>
      <w:del w:id="2693" w:author="Autor">
        <w:r w:rsidRPr="00C66272" w:rsidDel="003871F7">
          <w:rPr>
            <w:rFonts w:ascii="Brill" w:eastAsia="Brill" w:hAnsi="Brill" w:cs="Brill"/>
          </w:rPr>
          <w:delText xml:space="preserve"> (1964, p. 68)</w:delText>
        </w:r>
      </w:del>
      <w:r w:rsidRPr="00C66272">
        <w:rPr>
          <w:rFonts w:ascii="Brill" w:eastAsia="Brill" w:hAnsi="Brill" w:cs="Brill"/>
        </w:rPr>
        <w:t xml:space="preserve">, as previously highlighted, the </w:t>
      </w:r>
      <w:proofErr w:type="spellStart"/>
      <w:r w:rsidRPr="00C66272">
        <w:rPr>
          <w:rFonts w:ascii="Brill" w:eastAsia="Brill" w:hAnsi="Brill" w:cs="Brill"/>
        </w:rPr>
        <w:t>Schiedamsedijk</w:t>
      </w:r>
      <w:proofErr w:type="spellEnd"/>
      <w:r w:rsidRPr="00C66272">
        <w:rPr>
          <w:rFonts w:ascii="Brill" w:eastAsia="Brill" w:hAnsi="Brill" w:cs="Brill"/>
        </w:rPr>
        <w:t xml:space="preserve"> and its surrounding area became neatly polished (</w:t>
      </w:r>
      <w:r w:rsidRPr="0017503B">
        <w:rPr>
          <w:rFonts w:ascii="Brill" w:eastAsia="Brill" w:hAnsi="Brill" w:cs="Brill"/>
        </w:rPr>
        <w:t>Kalkman, 1956</w:t>
      </w:r>
      <w:r w:rsidRPr="00C66272">
        <w:rPr>
          <w:rFonts w:ascii="Brill" w:eastAsia="Brill" w:hAnsi="Brill" w:cs="Brill"/>
        </w:rPr>
        <w:t>), and with that</w:t>
      </w:r>
      <w:r w:rsidR="001A1E0C">
        <w:rPr>
          <w:rFonts w:ascii="Brill" w:eastAsia="Brill" w:hAnsi="Brill" w:cs="Brill"/>
        </w:rPr>
        <w:t xml:space="preserve"> </w:t>
      </w:r>
      <w:r w:rsidRPr="00C66272">
        <w:rPr>
          <w:rFonts w:ascii="Brill" w:eastAsia="Brill" w:hAnsi="Brill" w:cs="Brill"/>
        </w:rPr>
        <w:t xml:space="preserve">came a </w:t>
      </w:r>
      <w:proofErr w:type="spellStart"/>
      <w:r w:rsidRPr="00C66272">
        <w:rPr>
          <w:rFonts w:ascii="Brill" w:eastAsia="Brill" w:hAnsi="Brill" w:cs="Brill"/>
        </w:rPr>
        <w:t>remodeling</w:t>
      </w:r>
      <w:proofErr w:type="spellEnd"/>
      <w:r w:rsidRPr="00C66272">
        <w:rPr>
          <w:rFonts w:ascii="Brill" w:eastAsia="Brill" w:hAnsi="Brill" w:cs="Brill"/>
        </w:rPr>
        <w:t xml:space="preserve"> of sailor lodgings and their clientele (Figure 5.4). Had the port city’s stereotypical pleasure environments completely disappeared? Apart from an intensified concentration of activities in the southern </w:t>
      </w:r>
      <w:proofErr w:type="spellStart"/>
      <w:r w:rsidRPr="00C66272">
        <w:rPr>
          <w:rFonts w:ascii="Brill" w:eastAsia="Brill" w:hAnsi="Brill" w:cs="Brill"/>
        </w:rPr>
        <w:t>Katendrecht</w:t>
      </w:r>
      <w:proofErr w:type="spellEnd"/>
      <w:r w:rsidRPr="00C66272">
        <w:rPr>
          <w:rFonts w:ascii="Brill" w:eastAsia="Brill" w:hAnsi="Brill" w:cs="Brill"/>
        </w:rPr>
        <w:t xml:space="preserve"> district, </w:t>
      </w:r>
      <w:del w:id="2694" w:author="Autor">
        <w:r w:rsidRPr="00C66272" w:rsidDel="003871F7">
          <w:rPr>
            <w:rFonts w:ascii="Brill" w:eastAsia="Brill" w:hAnsi="Brill" w:cs="Brill"/>
          </w:rPr>
          <w:delText xml:space="preserve">which will be </w:delText>
        </w:r>
      </w:del>
      <w:r w:rsidRPr="00C66272">
        <w:rPr>
          <w:rFonts w:ascii="Brill" w:eastAsia="Brill" w:hAnsi="Brill" w:cs="Brill"/>
        </w:rPr>
        <w:t xml:space="preserve">discussed in the next section, the entertainment legacies of Rotterdam’s old </w:t>
      </w:r>
      <w:r w:rsidR="00F62668">
        <w:rPr>
          <w:rFonts w:ascii="Brill" w:eastAsia="Brill" w:hAnsi="Brill" w:cs="Brill"/>
        </w:rPr>
        <w:t>centre</w:t>
      </w:r>
      <w:r w:rsidRPr="00C66272">
        <w:rPr>
          <w:rFonts w:ascii="Brill" w:eastAsia="Brill" w:hAnsi="Brill" w:cs="Brill"/>
        </w:rPr>
        <w:t xml:space="preserve"> found striking temporary replacements during the occasion of large-scale city festivals and exhibitions. One-off events like Ahoy’ (1950) or E55 (1955) attracted mass audiences with showcases of future developments for port, city</w:t>
      </w:r>
      <w:ins w:id="2695" w:author="Autor">
        <w:r w:rsidR="003871F7">
          <w:rPr>
            <w:rFonts w:ascii="Brill" w:eastAsia="Brill" w:hAnsi="Brill" w:cs="Brill"/>
          </w:rPr>
          <w:t>,</w:t>
        </w:r>
      </w:ins>
      <w:r w:rsidRPr="00C66272">
        <w:rPr>
          <w:rFonts w:ascii="Brill" w:eastAsia="Brill" w:hAnsi="Brill" w:cs="Brill"/>
        </w:rPr>
        <w:t xml:space="preserve"> and the Netherlands as a whole. In addition to this effective ‘progress propaganda’, these concentrated festivities incorporated fairground-like reconstructions of Rotterdam’s old inner city, maritime atmosphere</w:t>
      </w:r>
      <w:ins w:id="2696" w:author="Autor">
        <w:r w:rsidR="003871F7">
          <w:rPr>
            <w:rFonts w:ascii="Brill" w:eastAsia="Brill" w:hAnsi="Brill" w:cs="Brill"/>
          </w:rPr>
          <w:t>,</w:t>
        </w:r>
      </w:ins>
      <w:r w:rsidRPr="00C66272">
        <w:rPr>
          <w:rFonts w:ascii="Brill" w:eastAsia="Brill" w:hAnsi="Brill" w:cs="Brill"/>
        </w:rPr>
        <w:t xml:space="preserve"> and cosmopolitan amusement facilities (</w:t>
      </w:r>
      <w:r w:rsidRPr="00A024CC">
        <w:rPr>
          <w:rFonts w:ascii="Brill" w:eastAsia="Brill" w:hAnsi="Brill" w:cs="Brill"/>
        </w:rPr>
        <w:t>De Winter, 1988</w:t>
      </w:r>
      <w:r w:rsidRPr="00C66272">
        <w:rPr>
          <w:rFonts w:ascii="Brill" w:eastAsia="Brill" w:hAnsi="Brill" w:cs="Brill"/>
        </w:rPr>
        <w:t xml:space="preserve">). </w:t>
      </w:r>
      <w:del w:id="2697" w:author="Autor">
        <w:r w:rsidRPr="00C66272" w:rsidDel="003871F7">
          <w:rPr>
            <w:rFonts w:ascii="Brill" w:eastAsia="Brill" w:hAnsi="Brill" w:cs="Brill"/>
          </w:rPr>
          <w:delText xml:space="preserve">While </w:delText>
        </w:r>
      </w:del>
      <w:ins w:id="2698" w:author="Autor">
        <w:r w:rsidR="003871F7">
          <w:rPr>
            <w:rFonts w:ascii="Brill" w:eastAsia="Brill" w:hAnsi="Brill" w:cs="Brill"/>
          </w:rPr>
          <w:t>As</w:t>
        </w:r>
        <w:r w:rsidR="003871F7" w:rsidRPr="00C66272">
          <w:rPr>
            <w:rFonts w:ascii="Brill" w:eastAsia="Brill" w:hAnsi="Brill" w:cs="Brill"/>
          </w:rPr>
          <w:t xml:space="preserve"> </w:t>
        </w:r>
        <w:r w:rsidR="003871F7">
          <w:rPr>
            <w:rFonts w:ascii="Brill" w:eastAsia="Brill" w:hAnsi="Brill" w:cs="Brill"/>
          </w:rPr>
          <w:t xml:space="preserve">they were </w:t>
        </w:r>
      </w:ins>
      <w:r w:rsidRPr="00C66272">
        <w:rPr>
          <w:rFonts w:ascii="Brill" w:eastAsia="Brill" w:hAnsi="Brill" w:cs="Brill"/>
        </w:rPr>
        <w:t xml:space="preserve">highly popular among visitors, the underlying purpose of these functional and artificial attractions was clear, </w:t>
      </w:r>
      <w:r w:rsidR="003D4419" w:rsidRPr="00C66272">
        <w:rPr>
          <w:rFonts w:ascii="Brill" w:eastAsia="Brill" w:hAnsi="Brill" w:cs="Brill"/>
        </w:rPr>
        <w:t>namely,</w:t>
      </w:r>
      <w:r w:rsidRPr="00C66272">
        <w:rPr>
          <w:rFonts w:ascii="Brill" w:eastAsia="Brill" w:hAnsi="Brill" w:cs="Brill"/>
        </w:rPr>
        <w:t xml:space="preserve"> to test idyllic entertainment sites for their further integration into the modern port city’s tourist image (De Winter, 1988; </w:t>
      </w:r>
      <w:r w:rsidRPr="0017503B">
        <w:rPr>
          <w:rFonts w:ascii="Brill" w:eastAsia="Brill" w:hAnsi="Brill" w:cs="Brill"/>
        </w:rPr>
        <w:t>Kowalewski, 2021</w:t>
      </w:r>
      <w:r w:rsidRPr="00C66272">
        <w:rPr>
          <w:rFonts w:ascii="Brill" w:eastAsia="Brill" w:hAnsi="Brill" w:cs="Brill"/>
        </w:rPr>
        <w:t>), rather than authentically resurrect Rotterdam’s past pleasures.</w:t>
      </w:r>
    </w:p>
    <w:p w14:paraId="35077AC5" w14:textId="77777777" w:rsidR="00CB3FC9" w:rsidRPr="00C66272" w:rsidRDefault="00CB3FC9">
      <w:pPr>
        <w:spacing w:line="360" w:lineRule="auto"/>
        <w:rPr>
          <w:rFonts w:ascii="Brill" w:eastAsia="Brill" w:hAnsi="Brill" w:cs="Brill"/>
        </w:rPr>
      </w:pPr>
    </w:p>
    <w:p w14:paraId="35077AC6" w14:textId="77777777" w:rsidR="00CB3FC9" w:rsidRPr="00C66272" w:rsidRDefault="00C55FA1">
      <w:pPr>
        <w:rPr>
          <w:rFonts w:ascii="Brill" w:eastAsia="Brill" w:hAnsi="Brill" w:cs="Brill"/>
          <w:sz w:val="20"/>
          <w:szCs w:val="20"/>
        </w:rPr>
      </w:pPr>
      <w:r w:rsidRPr="00C66272">
        <w:rPr>
          <w:rFonts w:ascii="Brill" w:eastAsia="Brill" w:hAnsi="Brill" w:cs="Brill"/>
          <w:b/>
          <w:color w:val="FF0000"/>
        </w:rPr>
        <w:lastRenderedPageBreak/>
        <w:t>[PLACE FIGURE 5.4 HERE</w:t>
      </w:r>
      <w:r w:rsidRPr="00C66272">
        <w:rPr>
          <w:rFonts w:ascii="Brill" w:eastAsia="Brill" w:hAnsi="Brill" w:cs="Brill"/>
          <w:color w:val="FF0000"/>
        </w:rPr>
        <w:t>]</w:t>
      </w:r>
      <w:r w:rsidRPr="00C66272">
        <w:rPr>
          <w:rFonts w:ascii="Brill" w:eastAsia="Brill" w:hAnsi="Brill" w:cs="Brill"/>
        </w:rPr>
        <w:br/>
      </w:r>
      <w:r w:rsidRPr="00C66272">
        <w:rPr>
          <w:rFonts w:ascii="Brill" w:eastAsia="Brill" w:hAnsi="Brill" w:cs="Brill"/>
          <w:sz w:val="20"/>
          <w:szCs w:val="20"/>
        </w:rPr>
        <w:t xml:space="preserve">Figure 5.4: Left - group of sailors in front of a reconstructed boarding house on the </w:t>
      </w:r>
      <w:proofErr w:type="spellStart"/>
      <w:r w:rsidRPr="00C66272">
        <w:rPr>
          <w:rFonts w:ascii="Brill" w:eastAsia="Brill" w:hAnsi="Brill" w:cs="Brill"/>
          <w:sz w:val="20"/>
          <w:szCs w:val="20"/>
        </w:rPr>
        <w:t>Willemskade</w:t>
      </w:r>
      <w:proofErr w:type="spellEnd"/>
      <w:r w:rsidRPr="00C66272">
        <w:rPr>
          <w:rFonts w:ascii="Brill" w:eastAsia="Brill" w:hAnsi="Brill" w:cs="Brill"/>
          <w:sz w:val="20"/>
          <w:szCs w:val="20"/>
        </w:rPr>
        <w:t xml:space="preserve">, around the corner of the </w:t>
      </w:r>
      <w:proofErr w:type="spellStart"/>
      <w:r w:rsidRPr="00C66272">
        <w:rPr>
          <w:rFonts w:ascii="Brill" w:eastAsia="Brill" w:hAnsi="Brill" w:cs="Brill"/>
          <w:sz w:val="20"/>
          <w:szCs w:val="20"/>
        </w:rPr>
        <w:t>Schiedamsedijk</w:t>
      </w:r>
      <w:proofErr w:type="spellEnd"/>
      <w:r w:rsidRPr="00C66272">
        <w:rPr>
          <w:rFonts w:ascii="Brill" w:eastAsia="Brill" w:hAnsi="Brill" w:cs="Brill"/>
          <w:sz w:val="20"/>
          <w:szCs w:val="20"/>
        </w:rPr>
        <w:t xml:space="preserve"> (1960-65), by A. Groeneveld; right - group of visitors in the ‘Old Rotterdam’ amusement park during the Ahoy’ exhibition (1950), by J.F.H. </w:t>
      </w:r>
      <w:proofErr w:type="spellStart"/>
      <w:r w:rsidRPr="00C66272">
        <w:rPr>
          <w:rFonts w:ascii="Brill" w:eastAsia="Brill" w:hAnsi="Brill" w:cs="Brill"/>
          <w:sz w:val="20"/>
          <w:szCs w:val="20"/>
        </w:rPr>
        <w:t>Roovers</w:t>
      </w:r>
      <w:proofErr w:type="spellEnd"/>
      <w:r w:rsidRPr="00C66272">
        <w:rPr>
          <w:rFonts w:ascii="Brill" w:eastAsia="Brill" w:hAnsi="Brill" w:cs="Brill"/>
          <w:sz w:val="20"/>
          <w:szCs w:val="20"/>
        </w:rPr>
        <w:t>.</w:t>
      </w:r>
    </w:p>
    <w:p w14:paraId="35077AC7" w14:textId="77777777" w:rsidR="00CB3FC9" w:rsidRPr="00C66272" w:rsidRDefault="00CB3FC9">
      <w:pPr>
        <w:rPr>
          <w:rFonts w:ascii="Brill" w:eastAsia="Brill" w:hAnsi="Brill" w:cs="Brill"/>
          <w:sz w:val="20"/>
          <w:szCs w:val="20"/>
        </w:rPr>
      </w:pPr>
    </w:p>
    <w:p w14:paraId="35077AC8"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Source: Left - Rotterdam City Archives, signature number: XXIV-103-04-01, https://hdl.handle.net/21.12133/82C4640166584E36956643673BC440A4; right - H.A. Voet / Rotterdam City Archives, signature number: XXXIII-780-03-3, https://hdl.handle.net/21.12133/34C7C3B585494DD8BFE188E356542259</w:t>
      </w:r>
    </w:p>
    <w:p w14:paraId="35077AC9" w14:textId="77777777" w:rsidR="00CB3FC9" w:rsidRPr="00C66272" w:rsidRDefault="00CB3FC9">
      <w:pPr>
        <w:rPr>
          <w:rFonts w:ascii="Brill" w:eastAsia="Brill" w:hAnsi="Brill" w:cs="Brill"/>
          <w:b/>
        </w:rPr>
      </w:pPr>
    </w:p>
    <w:p w14:paraId="35077ACA" w14:textId="77777777" w:rsidR="00CB3FC9" w:rsidRPr="00C66272" w:rsidRDefault="00CB3FC9">
      <w:pPr>
        <w:rPr>
          <w:rFonts w:ascii="Brill" w:eastAsia="Brill" w:hAnsi="Brill" w:cs="Brill"/>
          <w:b/>
        </w:rPr>
      </w:pPr>
    </w:p>
    <w:p w14:paraId="35077ACB" w14:textId="77777777" w:rsidR="00CB3FC9" w:rsidRPr="00C66272" w:rsidRDefault="00CB3FC9">
      <w:pPr>
        <w:rPr>
          <w:rFonts w:ascii="Brill" w:eastAsia="Brill" w:hAnsi="Brill" w:cs="Brill"/>
          <w:b/>
        </w:rPr>
      </w:pPr>
    </w:p>
    <w:p w14:paraId="35077ACC" w14:textId="7A4D0832" w:rsidR="00CB3FC9" w:rsidRPr="00C66272" w:rsidRDefault="00C55FA1">
      <w:pPr>
        <w:rPr>
          <w:rFonts w:ascii="Brill" w:eastAsia="Brill" w:hAnsi="Brill" w:cs="Brill"/>
        </w:rPr>
      </w:pPr>
      <w:proofErr w:type="spellStart"/>
      <w:r w:rsidRPr="00C66272">
        <w:rPr>
          <w:rFonts w:ascii="Brill" w:eastAsia="Brill" w:hAnsi="Brill" w:cs="Brill"/>
          <w:b/>
        </w:rPr>
        <w:t>Katendrecht</w:t>
      </w:r>
      <w:proofErr w:type="spellEnd"/>
      <w:r w:rsidRPr="00C66272">
        <w:rPr>
          <w:rFonts w:ascii="Brill" w:eastAsia="Brill" w:hAnsi="Brill" w:cs="Brill"/>
          <w:b/>
        </w:rPr>
        <w:t xml:space="preserve">: Trying to </w:t>
      </w:r>
      <w:ins w:id="2699" w:author="Autor">
        <w:r w:rsidR="003871F7">
          <w:rPr>
            <w:rFonts w:ascii="Brill" w:eastAsia="Brill" w:hAnsi="Brill" w:cs="Brill"/>
            <w:b/>
          </w:rPr>
          <w:t>c</w:t>
        </w:r>
      </w:ins>
      <w:del w:id="2700" w:author="Autor">
        <w:r w:rsidRPr="00C66272" w:rsidDel="003871F7">
          <w:rPr>
            <w:rFonts w:ascii="Brill" w:eastAsia="Brill" w:hAnsi="Brill" w:cs="Brill"/>
            <w:b/>
          </w:rPr>
          <w:delText>C</w:delText>
        </w:r>
      </w:del>
      <w:r w:rsidRPr="00C66272">
        <w:rPr>
          <w:rFonts w:ascii="Brill" w:eastAsia="Brill" w:hAnsi="Brill" w:cs="Brill"/>
          <w:b/>
        </w:rPr>
        <w:t xml:space="preserve">ontain </w:t>
      </w:r>
      <w:ins w:id="2701" w:author="Autor">
        <w:r w:rsidR="003871F7">
          <w:rPr>
            <w:rFonts w:ascii="Brill" w:eastAsia="Brill" w:hAnsi="Brill" w:cs="Brill"/>
            <w:b/>
          </w:rPr>
          <w:t>p</w:t>
        </w:r>
      </w:ins>
      <w:del w:id="2702" w:author="Autor">
        <w:r w:rsidRPr="00C66272" w:rsidDel="003871F7">
          <w:rPr>
            <w:rFonts w:ascii="Brill" w:eastAsia="Brill" w:hAnsi="Brill" w:cs="Brill"/>
            <w:b/>
          </w:rPr>
          <w:delText>P</w:delText>
        </w:r>
      </w:del>
      <w:r w:rsidRPr="00C66272">
        <w:rPr>
          <w:rFonts w:ascii="Brill" w:eastAsia="Brill" w:hAnsi="Brill" w:cs="Brill"/>
          <w:b/>
        </w:rPr>
        <w:t>rostitution</w:t>
      </w:r>
      <w:r w:rsidRPr="00C66272">
        <w:rPr>
          <w:rFonts w:ascii="Brill" w:eastAsia="Brill" w:hAnsi="Brill" w:cs="Brill"/>
          <w:b/>
        </w:rPr>
        <w:br/>
      </w:r>
    </w:p>
    <w:p w14:paraId="35077ACD" w14:textId="77777777" w:rsidR="00CB3FC9" w:rsidRPr="00C66272" w:rsidRDefault="00C55FA1" w:rsidP="00F34A6C">
      <w:pPr>
        <w:rPr>
          <w:rFonts w:ascii="Brill" w:eastAsia="Brill" w:hAnsi="Brill" w:cs="Brill"/>
          <w:sz w:val="20"/>
          <w:szCs w:val="20"/>
          <w:vertAlign w:val="superscript"/>
        </w:rPr>
        <w:pPrChange w:id="2703" w:author="Autor">
          <w:pPr>
            <w:jc w:val="right"/>
          </w:pPr>
        </w:pPrChange>
      </w:pPr>
      <w:r w:rsidRPr="00BF26E0">
        <w:rPr>
          <w:rFonts w:ascii="Brill" w:eastAsia="Brill" w:hAnsi="Brill" w:cs="Brill"/>
          <w:sz w:val="20"/>
          <w:szCs w:val="20"/>
          <w:lang w:val="nl-BE"/>
        </w:rPr>
        <w:t>“Op naar de Erosflat! [...]</w:t>
      </w:r>
      <w:r w:rsidRPr="00BF26E0">
        <w:rPr>
          <w:rFonts w:ascii="Brill" w:eastAsia="Brill" w:hAnsi="Brill" w:cs="Brill"/>
          <w:sz w:val="20"/>
          <w:szCs w:val="20"/>
          <w:lang w:val="nl-BE"/>
        </w:rPr>
        <w:br/>
        <w:t>Ik denkt dat Caland en dat Rose / In d’r graf legge te blozen [...]</w:t>
      </w:r>
      <w:r w:rsidRPr="00BF26E0">
        <w:rPr>
          <w:rFonts w:ascii="Brill" w:eastAsia="Brill" w:hAnsi="Brill" w:cs="Brill"/>
          <w:sz w:val="20"/>
          <w:szCs w:val="20"/>
          <w:lang w:val="nl-BE"/>
        </w:rPr>
        <w:br/>
        <w:t>Maar dat fijne onbevangen / anoniem de beest uithangen / nou dâssienik niet zo net [...]”</w:t>
      </w:r>
      <w:r w:rsidRPr="00BF26E0">
        <w:rPr>
          <w:rFonts w:ascii="Brill" w:eastAsia="Brill" w:hAnsi="Brill" w:cs="Brill"/>
          <w:sz w:val="20"/>
          <w:szCs w:val="20"/>
          <w:lang w:val="nl-BE"/>
        </w:rPr>
        <w:br/>
      </w:r>
      <w:r w:rsidRPr="00C66272">
        <w:rPr>
          <w:rFonts w:ascii="Brill" w:eastAsia="Brill" w:hAnsi="Brill" w:cs="Brill"/>
          <w:i/>
          <w:sz w:val="20"/>
          <w:szCs w:val="20"/>
        </w:rPr>
        <w:t>[“Off to the Eros flat! [...]</w:t>
      </w:r>
      <w:r w:rsidRPr="00C66272">
        <w:rPr>
          <w:rFonts w:ascii="Brill" w:eastAsia="Brill" w:hAnsi="Brill" w:cs="Brill"/>
          <w:i/>
          <w:sz w:val="20"/>
          <w:szCs w:val="20"/>
        </w:rPr>
        <w:br/>
        <w:t>I think that Caland and Rose / Are blushing in their graves [...]</w:t>
      </w:r>
      <w:r w:rsidRPr="00C66272">
        <w:rPr>
          <w:rFonts w:ascii="Brill" w:eastAsia="Brill" w:hAnsi="Brill" w:cs="Brill"/>
          <w:i/>
          <w:sz w:val="20"/>
          <w:szCs w:val="20"/>
        </w:rPr>
        <w:br/>
        <w:t>But that nice, uninhibited / anonymously fooling around / I don’t see that anymore.” (authors’ translation)]</w:t>
      </w:r>
    </w:p>
    <w:p w14:paraId="35077ACE" w14:textId="77777777" w:rsidR="00CB3FC9" w:rsidRPr="00C66272" w:rsidRDefault="00C55FA1" w:rsidP="00F34A6C">
      <w:pPr>
        <w:spacing w:line="360" w:lineRule="auto"/>
        <w:rPr>
          <w:rFonts w:ascii="Brill" w:eastAsia="Brill" w:hAnsi="Brill" w:cs="Brill"/>
          <w:sz w:val="20"/>
          <w:szCs w:val="20"/>
        </w:rPr>
        <w:pPrChange w:id="2704" w:author="Autor">
          <w:pPr>
            <w:spacing w:line="360" w:lineRule="auto"/>
            <w:jc w:val="right"/>
          </w:pPr>
        </w:pPrChange>
      </w:pPr>
      <w:r w:rsidRPr="00C66272">
        <w:rPr>
          <w:rFonts w:ascii="Brill" w:eastAsia="Brill" w:hAnsi="Brill" w:cs="Brill"/>
          <w:sz w:val="20"/>
          <w:szCs w:val="20"/>
        </w:rPr>
        <w:t>(</w:t>
      </w:r>
      <w:r w:rsidRPr="00692CD2">
        <w:rPr>
          <w:rFonts w:ascii="Brill" w:eastAsia="Brill" w:hAnsi="Brill" w:cs="Brill"/>
          <w:sz w:val="20"/>
          <w:szCs w:val="20"/>
        </w:rPr>
        <w:t xml:space="preserve">Van Bergen </w:t>
      </w:r>
      <w:proofErr w:type="spellStart"/>
      <w:r w:rsidRPr="00692CD2">
        <w:rPr>
          <w:rFonts w:ascii="Brill" w:eastAsia="Brill" w:hAnsi="Brill" w:cs="Brill"/>
          <w:sz w:val="20"/>
          <w:szCs w:val="20"/>
        </w:rPr>
        <w:t>en</w:t>
      </w:r>
      <w:proofErr w:type="spellEnd"/>
      <w:r w:rsidRPr="00692CD2">
        <w:rPr>
          <w:rFonts w:ascii="Brill" w:eastAsia="Brill" w:hAnsi="Brill" w:cs="Brill"/>
          <w:sz w:val="20"/>
          <w:szCs w:val="20"/>
        </w:rPr>
        <w:t xml:space="preserve"> </w:t>
      </w:r>
      <w:proofErr w:type="spellStart"/>
      <w:r w:rsidRPr="00692CD2">
        <w:rPr>
          <w:rFonts w:ascii="Brill" w:eastAsia="Brill" w:hAnsi="Brill" w:cs="Brill"/>
          <w:sz w:val="20"/>
          <w:szCs w:val="20"/>
        </w:rPr>
        <w:t>Henegouwen</w:t>
      </w:r>
      <w:proofErr w:type="spellEnd"/>
      <w:r w:rsidRPr="00692CD2">
        <w:rPr>
          <w:rFonts w:ascii="Brill" w:eastAsia="Brill" w:hAnsi="Brill" w:cs="Brill"/>
          <w:sz w:val="20"/>
          <w:szCs w:val="20"/>
        </w:rPr>
        <w:t>, 2000</w:t>
      </w:r>
      <w:r w:rsidRPr="00C66272">
        <w:rPr>
          <w:rFonts w:ascii="Brill" w:eastAsia="Brill" w:hAnsi="Brill" w:cs="Brill"/>
          <w:sz w:val="20"/>
          <w:szCs w:val="20"/>
        </w:rPr>
        <w:t>, p.</w:t>
      </w:r>
      <w:del w:id="2705" w:author="Autor">
        <w:r w:rsidRPr="00C66272" w:rsidDel="003871F7">
          <w:rPr>
            <w:rFonts w:ascii="Brill" w:eastAsia="Brill" w:hAnsi="Brill" w:cs="Brill"/>
            <w:sz w:val="20"/>
            <w:szCs w:val="20"/>
          </w:rPr>
          <w:delText xml:space="preserve"> </w:delText>
        </w:r>
      </w:del>
      <w:r w:rsidRPr="00C66272">
        <w:rPr>
          <w:rFonts w:ascii="Brill" w:eastAsia="Brill" w:hAnsi="Brill" w:cs="Brill"/>
          <w:sz w:val="20"/>
          <w:szCs w:val="20"/>
        </w:rPr>
        <w:t>78)</w:t>
      </w:r>
    </w:p>
    <w:p w14:paraId="35077ACF" w14:textId="799F8224" w:rsidR="00CB3FC9" w:rsidRPr="00C66272" w:rsidRDefault="00C55FA1" w:rsidP="00F34A6C">
      <w:pPr>
        <w:spacing w:line="360" w:lineRule="auto"/>
        <w:ind w:firstLine="567"/>
        <w:rPr>
          <w:rFonts w:ascii="Brill" w:eastAsia="Brill" w:hAnsi="Brill" w:cs="Brill"/>
        </w:rPr>
        <w:pPrChange w:id="2706" w:author="Autor">
          <w:pPr>
            <w:spacing w:line="360" w:lineRule="auto"/>
            <w:ind w:firstLine="567"/>
            <w:jc w:val="both"/>
          </w:pPr>
        </w:pPrChange>
      </w:pPr>
      <w:r w:rsidRPr="00C66272">
        <w:rPr>
          <w:rFonts w:ascii="Brill" w:eastAsia="Brill" w:hAnsi="Brill" w:cs="Brill"/>
        </w:rPr>
        <w:br/>
      </w:r>
      <w:r w:rsidRPr="00C66272">
        <w:rPr>
          <w:rFonts w:ascii="Brill" w:eastAsia="Brill" w:hAnsi="Brill" w:cs="Brill"/>
        </w:rPr>
        <w:tab/>
        <w:t xml:space="preserve">Once again, utopian planners and social reformers could not neglect the natural tendency of people, be it urban dwellers or itinerant sailors, to seek and be tempted by pleasure. Already during the Second World War, many had found a new escape route in the peninsula of </w:t>
      </w:r>
      <w:proofErr w:type="spellStart"/>
      <w:r w:rsidRPr="00C66272">
        <w:rPr>
          <w:rFonts w:ascii="Brill" w:eastAsia="Brill" w:hAnsi="Brill" w:cs="Brill"/>
        </w:rPr>
        <w:t>Katendrecht</w:t>
      </w:r>
      <w:proofErr w:type="spellEnd"/>
      <w:r w:rsidRPr="00C66272">
        <w:rPr>
          <w:rFonts w:ascii="Brill" w:eastAsia="Brill" w:hAnsi="Brill" w:cs="Brill"/>
        </w:rPr>
        <w:t>, a port area located in Rotterdam South that, especially due to its functioning as a Chinatown</w:t>
      </w:r>
      <w:r w:rsidR="001A1E0C">
        <w:rPr>
          <w:rFonts w:ascii="Brill" w:eastAsia="Brill" w:hAnsi="Brill" w:cs="Brill"/>
        </w:rPr>
        <w:t xml:space="preserve"> </w:t>
      </w:r>
      <w:r w:rsidRPr="00C66272">
        <w:rPr>
          <w:rFonts w:ascii="Brill" w:eastAsia="Brill" w:hAnsi="Brill" w:cs="Brill"/>
        </w:rPr>
        <w:t>earlier in the 20</w:t>
      </w:r>
      <w:ins w:id="2707" w:author="Autor">
        <w:r w:rsidR="00D82816">
          <w:rPr>
            <w:rFonts w:ascii="Brill" w:eastAsia="Brill" w:hAnsi="Brill" w:cs="Brill"/>
          </w:rPr>
          <w:t>th</w:t>
        </w:r>
      </w:ins>
      <w:del w:id="2708" w:author="Autor">
        <w:r w:rsidRPr="00C66272" w:rsidDel="00D82816">
          <w:rPr>
            <w:rFonts w:ascii="Brill" w:eastAsia="Brill" w:hAnsi="Brill" w:cs="Brill"/>
            <w:vertAlign w:val="superscript"/>
          </w:rPr>
          <w:delText>th</w:delText>
        </w:r>
      </w:del>
      <w:r w:rsidRPr="00C66272">
        <w:rPr>
          <w:rFonts w:ascii="Brill" w:eastAsia="Brill" w:hAnsi="Brill" w:cs="Brill"/>
        </w:rPr>
        <w:t xml:space="preserve"> century, was perceived as a ‘place of otherness’, isolated and stigmatized in comparison to the rest of Rotterdam and its population (</w:t>
      </w:r>
      <w:r w:rsidRPr="003861CD">
        <w:rPr>
          <w:rFonts w:ascii="Brill" w:eastAsia="Brill" w:hAnsi="Brill" w:cs="Brill"/>
        </w:rPr>
        <w:t>Meyer, 1983</w:t>
      </w:r>
      <w:r w:rsidRPr="00C66272">
        <w:rPr>
          <w:rFonts w:ascii="Brill" w:eastAsia="Brill" w:hAnsi="Brill" w:cs="Brill"/>
        </w:rPr>
        <w:t xml:space="preserve">; </w:t>
      </w:r>
      <w:r w:rsidRPr="006824E6">
        <w:rPr>
          <w:rFonts w:ascii="Brill" w:eastAsia="Brill" w:hAnsi="Brill" w:cs="Brill"/>
        </w:rPr>
        <w:t>Davids, 1987</w:t>
      </w:r>
      <w:r w:rsidRPr="00C66272">
        <w:rPr>
          <w:rFonts w:ascii="Brill" w:eastAsia="Brill" w:hAnsi="Brill" w:cs="Brill"/>
        </w:rPr>
        <w:t xml:space="preserve">). During the war itself, </w:t>
      </w:r>
      <w:proofErr w:type="spellStart"/>
      <w:r w:rsidRPr="00C66272">
        <w:rPr>
          <w:rFonts w:ascii="Brill" w:eastAsia="Brill" w:hAnsi="Brill" w:cs="Brill"/>
        </w:rPr>
        <w:t>Katendrecht’s</w:t>
      </w:r>
      <w:proofErr w:type="spellEnd"/>
      <w:r w:rsidRPr="00C66272">
        <w:rPr>
          <w:rFonts w:ascii="Brill" w:eastAsia="Brill" w:hAnsi="Brill" w:cs="Brill"/>
        </w:rPr>
        <w:t xml:space="preserve"> </w:t>
      </w:r>
      <w:r w:rsidR="00AC0634" w:rsidRPr="00C66272">
        <w:rPr>
          <w:rFonts w:ascii="Brill" w:eastAsia="Brill" w:hAnsi="Brill" w:cs="Brill"/>
        </w:rPr>
        <w:t>allure</w:t>
      </w:r>
      <w:r w:rsidRPr="00C66272">
        <w:rPr>
          <w:rFonts w:ascii="Brill" w:eastAsia="Brill" w:hAnsi="Brill" w:cs="Brill"/>
        </w:rPr>
        <w:t xml:space="preserve"> as a zone of liberation was indirectly promoted by the fact that German soldiers, and later on</w:t>
      </w:r>
      <w:r w:rsidR="00636FCE" w:rsidRPr="00C66272">
        <w:rPr>
          <w:rFonts w:ascii="Brill" w:eastAsia="Brill" w:hAnsi="Brill" w:cs="Brill"/>
        </w:rPr>
        <w:t xml:space="preserve">, </w:t>
      </w:r>
      <w:r w:rsidR="00E02EDE" w:rsidRPr="00C66272">
        <w:rPr>
          <w:rFonts w:ascii="Brill" w:eastAsia="Brill" w:hAnsi="Brill" w:cs="Brill"/>
        </w:rPr>
        <w:t>A</w:t>
      </w:r>
      <w:r w:rsidRPr="00C66272">
        <w:rPr>
          <w:rFonts w:ascii="Brill" w:eastAsia="Brill" w:hAnsi="Brill" w:cs="Brill"/>
        </w:rPr>
        <w:t xml:space="preserve">llied forces (Meyer, 1983), were not allowed to enter the area where bars, dance houses and sailor lodgings sheltered </w:t>
      </w:r>
      <w:proofErr w:type="spellStart"/>
      <w:r w:rsidRPr="00C66272">
        <w:rPr>
          <w:rFonts w:ascii="Brill" w:eastAsia="Brill" w:hAnsi="Brill" w:cs="Brill"/>
          <w:i/>
        </w:rPr>
        <w:t>entartete</w:t>
      </w:r>
      <w:proofErr w:type="spellEnd"/>
      <w:r w:rsidRPr="00C66272">
        <w:rPr>
          <w:rFonts w:ascii="Brill" w:eastAsia="Brill" w:hAnsi="Brill" w:cs="Brill"/>
          <w:i/>
        </w:rPr>
        <w:t xml:space="preserve"> </w:t>
      </w:r>
      <w:r w:rsidRPr="00C66272">
        <w:rPr>
          <w:rFonts w:ascii="Brill" w:eastAsia="Brill" w:hAnsi="Brill" w:cs="Brill"/>
        </w:rPr>
        <w:t xml:space="preserve">jazz and other forms of condemned entertainment. In post-war Rotterdam, </w:t>
      </w:r>
      <w:proofErr w:type="spellStart"/>
      <w:r w:rsidRPr="00C66272">
        <w:rPr>
          <w:rFonts w:ascii="Brill" w:eastAsia="Brill" w:hAnsi="Brill" w:cs="Brill"/>
        </w:rPr>
        <w:t>Katendrecht</w:t>
      </w:r>
      <w:proofErr w:type="spellEnd"/>
      <w:r w:rsidRPr="00C66272">
        <w:rPr>
          <w:rFonts w:ascii="Brill" w:eastAsia="Brill" w:hAnsi="Brill" w:cs="Brill"/>
        </w:rPr>
        <w:t xml:space="preserve"> became a quasi-natural place to concentrate the cultural hustle and bustle that would not fit in the schemes of civilized amusement as promoted by the port city elites.</w:t>
      </w:r>
      <w:r w:rsidRPr="00C66272">
        <w:rPr>
          <w:rFonts w:ascii="Brill" w:eastAsia="Brill" w:hAnsi="Brill" w:cs="Brill"/>
          <w:color w:val="FF0000"/>
        </w:rPr>
        <w:t xml:space="preserve"> </w:t>
      </w:r>
      <w:r w:rsidRPr="00C66272">
        <w:rPr>
          <w:rFonts w:ascii="Brill" w:eastAsia="Brill" w:hAnsi="Brill" w:cs="Brill"/>
        </w:rPr>
        <w:t xml:space="preserve">After 1945 the concentration of pleasure establishments took off on </w:t>
      </w:r>
      <w:proofErr w:type="spellStart"/>
      <w:r w:rsidRPr="00C66272">
        <w:rPr>
          <w:rFonts w:ascii="Brill" w:eastAsia="Brill" w:hAnsi="Brill" w:cs="Brill"/>
        </w:rPr>
        <w:t>Katendrecht</w:t>
      </w:r>
      <w:proofErr w:type="spellEnd"/>
      <w:r w:rsidRPr="00C66272">
        <w:rPr>
          <w:rFonts w:ascii="Brill" w:eastAsia="Brill" w:hAnsi="Brill" w:cs="Brill"/>
        </w:rPr>
        <w:t xml:space="preserve">, attracting bar owners and pimps in search of new spaces after the bombardment of the city </w:t>
      </w:r>
      <w:r w:rsidR="00F62668">
        <w:rPr>
          <w:rFonts w:ascii="Brill" w:eastAsia="Brill" w:hAnsi="Brill" w:cs="Brill"/>
        </w:rPr>
        <w:t>centre</w:t>
      </w:r>
      <w:r w:rsidRPr="00C66272">
        <w:rPr>
          <w:rFonts w:ascii="Brill" w:eastAsia="Brill" w:hAnsi="Brill" w:cs="Brill"/>
        </w:rPr>
        <w:t xml:space="preserve"> and the destruction of the </w:t>
      </w:r>
      <w:proofErr w:type="spellStart"/>
      <w:r w:rsidRPr="00C66272">
        <w:rPr>
          <w:rFonts w:ascii="Brill" w:eastAsia="Brill" w:hAnsi="Brill" w:cs="Brill"/>
        </w:rPr>
        <w:t>Schiedamsedijk</w:t>
      </w:r>
      <w:proofErr w:type="spellEnd"/>
      <w:r w:rsidRPr="00C66272">
        <w:rPr>
          <w:rFonts w:ascii="Brill" w:eastAsia="Brill" w:hAnsi="Brill" w:cs="Brill"/>
        </w:rPr>
        <w:t xml:space="preserve"> as former pleasure epi</w:t>
      </w:r>
      <w:r w:rsidR="00F62668">
        <w:rPr>
          <w:rFonts w:ascii="Brill" w:eastAsia="Brill" w:hAnsi="Brill" w:cs="Brill"/>
        </w:rPr>
        <w:t>centre</w:t>
      </w:r>
      <w:r w:rsidRPr="00C66272">
        <w:rPr>
          <w:rFonts w:ascii="Brill" w:eastAsia="Brill" w:hAnsi="Brill" w:cs="Brill"/>
        </w:rPr>
        <w:t xml:space="preserve"> </w:t>
      </w:r>
      <w:r w:rsidRPr="006824E6">
        <w:rPr>
          <w:rFonts w:ascii="Brill" w:eastAsia="Brill" w:hAnsi="Brill" w:cs="Brill"/>
        </w:rPr>
        <w:t>(Davids</w:t>
      </w:r>
      <w:ins w:id="2709" w:author="Autor">
        <w:r w:rsidR="0021717D" w:rsidRPr="006824E6">
          <w:rPr>
            <w:rFonts w:ascii="Brill" w:eastAsia="Brill" w:hAnsi="Brill" w:cs="Brill"/>
          </w:rPr>
          <w:t>,</w:t>
        </w:r>
      </w:ins>
      <w:r w:rsidRPr="006824E6">
        <w:rPr>
          <w:rFonts w:ascii="Brill" w:eastAsia="Brill" w:hAnsi="Brill" w:cs="Brill"/>
        </w:rPr>
        <w:t xml:space="preserve"> 1987</w:t>
      </w:r>
      <w:ins w:id="2710" w:author="Autor">
        <w:r w:rsidR="0021717D">
          <w:rPr>
            <w:rFonts w:ascii="Brill" w:eastAsia="Brill" w:hAnsi="Brill" w:cs="Brill"/>
          </w:rPr>
          <w:t xml:space="preserve">). </w:t>
        </w:r>
      </w:ins>
      <w:r w:rsidRPr="00C66272">
        <w:rPr>
          <w:rFonts w:ascii="Brill" w:eastAsia="Brill" w:hAnsi="Brill" w:cs="Brill"/>
        </w:rPr>
        <w:t>In addition, the waterfronts to the Rijn</w:t>
      </w:r>
      <w:del w:id="2711" w:author="Autor">
        <w:r w:rsidRPr="00C66272" w:rsidDel="00B1217F">
          <w:rPr>
            <w:rFonts w:ascii="Brill" w:eastAsia="Brill" w:hAnsi="Brill" w:cs="Brill"/>
          </w:rPr>
          <w:delText>-</w:delText>
        </w:r>
      </w:del>
      <w:r w:rsidRPr="00C66272">
        <w:rPr>
          <w:rFonts w:ascii="Brill" w:eastAsia="Brill" w:hAnsi="Brill" w:cs="Brill"/>
        </w:rPr>
        <w:t xml:space="preserve"> and </w:t>
      </w:r>
      <w:proofErr w:type="spellStart"/>
      <w:r w:rsidRPr="00C66272">
        <w:rPr>
          <w:rFonts w:ascii="Brill" w:eastAsia="Brill" w:hAnsi="Brill" w:cs="Brill"/>
        </w:rPr>
        <w:t>Maashaven</w:t>
      </w:r>
      <w:proofErr w:type="spellEnd"/>
      <w:r w:rsidRPr="00C66272">
        <w:rPr>
          <w:rFonts w:ascii="Brill" w:eastAsia="Brill" w:hAnsi="Brill" w:cs="Brill"/>
        </w:rPr>
        <w:t xml:space="preserve"> that surrounded </w:t>
      </w:r>
      <w:proofErr w:type="spellStart"/>
      <w:r w:rsidRPr="00C66272">
        <w:rPr>
          <w:rFonts w:ascii="Brill" w:eastAsia="Brill" w:hAnsi="Brill" w:cs="Brill"/>
        </w:rPr>
        <w:t>Katendrecht</w:t>
      </w:r>
      <w:proofErr w:type="spellEnd"/>
      <w:r w:rsidRPr="00C66272">
        <w:rPr>
          <w:rFonts w:ascii="Brill" w:eastAsia="Brill" w:hAnsi="Brill" w:cs="Brill"/>
        </w:rPr>
        <w:t xml:space="preserve"> were busy harbours and meeting places for international sailors who were for instance employed on tramp ships with bulk cargo, and whose irregular </w:t>
      </w:r>
      <w:r w:rsidRPr="00C66272">
        <w:rPr>
          <w:rFonts w:ascii="Brill" w:eastAsia="Brill" w:hAnsi="Brill" w:cs="Brill"/>
        </w:rPr>
        <w:lastRenderedPageBreak/>
        <w:t xml:space="preserve">work lives fed and merged with the image of </w:t>
      </w:r>
      <w:proofErr w:type="spellStart"/>
      <w:r w:rsidRPr="00C66272">
        <w:rPr>
          <w:rFonts w:ascii="Brill" w:eastAsia="Brill" w:hAnsi="Brill" w:cs="Brill"/>
        </w:rPr>
        <w:t>Katendrecht</w:t>
      </w:r>
      <w:proofErr w:type="spellEnd"/>
      <w:r w:rsidRPr="00C66272">
        <w:rPr>
          <w:rFonts w:ascii="Brill" w:eastAsia="Brill" w:hAnsi="Brill" w:cs="Brill"/>
        </w:rPr>
        <w:t xml:space="preserve"> as a socially abnormal </w:t>
      </w:r>
      <w:r w:rsidR="00F62668">
        <w:rPr>
          <w:rFonts w:ascii="Brill" w:eastAsia="Brill" w:hAnsi="Brill" w:cs="Brill"/>
        </w:rPr>
        <w:t>neighbourhood</w:t>
      </w:r>
      <w:r w:rsidRPr="00C66272">
        <w:rPr>
          <w:rFonts w:ascii="Brill" w:eastAsia="Brill" w:hAnsi="Brill" w:cs="Brill"/>
        </w:rPr>
        <w:t xml:space="preserve"> (Meyer, 1983).</w:t>
      </w:r>
    </w:p>
    <w:p w14:paraId="35077AD0" w14:textId="38ED9C49" w:rsidR="00CB3FC9" w:rsidRPr="00C66272" w:rsidRDefault="00C55FA1">
      <w:pPr>
        <w:spacing w:line="360" w:lineRule="auto"/>
        <w:ind w:firstLine="567"/>
        <w:jc w:val="both"/>
        <w:rPr>
          <w:rFonts w:ascii="Brill" w:eastAsia="Brill" w:hAnsi="Brill" w:cs="Brill"/>
        </w:rPr>
      </w:pPr>
      <w:r w:rsidRPr="00C66272">
        <w:rPr>
          <w:rFonts w:ascii="Brill" w:eastAsia="Brill" w:hAnsi="Brill" w:cs="Brill"/>
        </w:rPr>
        <w:t xml:space="preserve">It should be stressed that interactions between different social groups along the maritime urban shores stimulated the deviant characterization of </w:t>
      </w:r>
      <w:proofErr w:type="spellStart"/>
      <w:r w:rsidRPr="00C66272">
        <w:rPr>
          <w:rFonts w:ascii="Brill" w:eastAsia="Brill" w:hAnsi="Brill" w:cs="Brill"/>
        </w:rPr>
        <w:t>Katendrecht</w:t>
      </w:r>
      <w:proofErr w:type="spellEnd"/>
      <w:r w:rsidRPr="00C66272">
        <w:rPr>
          <w:rFonts w:ascii="Brill" w:eastAsia="Brill" w:hAnsi="Brill" w:cs="Brill"/>
        </w:rPr>
        <w:t xml:space="preserve">, in contrast to the waterfronts near the city </w:t>
      </w:r>
      <w:r w:rsidR="00F62668">
        <w:rPr>
          <w:rFonts w:ascii="Brill" w:eastAsia="Brill" w:hAnsi="Brill" w:cs="Brill"/>
        </w:rPr>
        <w:t>centre</w:t>
      </w:r>
      <w:r w:rsidRPr="00C66272">
        <w:rPr>
          <w:rFonts w:ascii="Brill" w:eastAsia="Brill" w:hAnsi="Brill" w:cs="Brill"/>
        </w:rPr>
        <w:t xml:space="preserve">, such as the </w:t>
      </w:r>
      <w:proofErr w:type="spellStart"/>
      <w:r w:rsidRPr="00C66272">
        <w:rPr>
          <w:rFonts w:ascii="Brill" w:eastAsia="Brill" w:hAnsi="Brill" w:cs="Brill"/>
        </w:rPr>
        <w:t>Schiedamsedijk</w:t>
      </w:r>
      <w:proofErr w:type="spellEnd"/>
      <w:r w:rsidRPr="00C66272">
        <w:rPr>
          <w:rFonts w:ascii="Brill" w:eastAsia="Brill" w:hAnsi="Brill" w:cs="Brill"/>
        </w:rPr>
        <w:t xml:space="preserve">, where actual port activities were only seen from a distance in the post-war era. Whereas the port functioned as a harbinger of modernity for the </w:t>
      </w:r>
      <w:proofErr w:type="spellStart"/>
      <w:r w:rsidRPr="00C66272">
        <w:rPr>
          <w:rFonts w:ascii="Brill" w:eastAsia="Brill" w:hAnsi="Brill" w:cs="Brill"/>
        </w:rPr>
        <w:t>remodeling</w:t>
      </w:r>
      <w:proofErr w:type="spellEnd"/>
      <w:r w:rsidRPr="00C66272">
        <w:rPr>
          <w:rFonts w:ascii="Brill" w:eastAsia="Brill" w:hAnsi="Brill" w:cs="Brill"/>
        </w:rPr>
        <w:t xml:space="preserve"> of Rotterdam’s former pleasure zones into upgraded city districts, the close interplay between </w:t>
      </w:r>
      <w:proofErr w:type="spellStart"/>
      <w:r w:rsidRPr="00C66272">
        <w:rPr>
          <w:rFonts w:ascii="Brill" w:eastAsia="Brill" w:hAnsi="Brill" w:cs="Brill"/>
        </w:rPr>
        <w:t>Katendrecht</w:t>
      </w:r>
      <w:proofErr w:type="spellEnd"/>
      <w:r w:rsidRPr="00C66272">
        <w:rPr>
          <w:rFonts w:ascii="Brill" w:eastAsia="Brill" w:hAnsi="Brill" w:cs="Brill"/>
        </w:rPr>
        <w:t xml:space="preserve"> and the maritime industry led to a more indecent impression of the area. In the late 1940s</w:t>
      </w:r>
      <w:r w:rsidR="001A1E0C">
        <w:rPr>
          <w:rFonts w:ascii="Brill" w:eastAsia="Brill" w:hAnsi="Brill" w:cs="Brill"/>
        </w:rPr>
        <w:t xml:space="preserve"> </w:t>
      </w:r>
      <w:r w:rsidRPr="00C66272">
        <w:rPr>
          <w:rFonts w:ascii="Brill" w:eastAsia="Brill" w:hAnsi="Brill" w:cs="Brill"/>
        </w:rPr>
        <w:t>officials reported on the increase in</w:t>
      </w:r>
      <w:r w:rsidR="006F0A9D" w:rsidRPr="00C66272">
        <w:rPr>
          <w:rFonts w:ascii="Brill" w:eastAsia="Brill" w:hAnsi="Brill" w:cs="Brill"/>
        </w:rPr>
        <w:t xml:space="preserve"> girls,</w:t>
      </w:r>
      <w:r w:rsidR="001A1E0C">
        <w:rPr>
          <w:rFonts w:ascii="Brill" w:eastAsia="Brill" w:hAnsi="Brill" w:cs="Brill"/>
        </w:rPr>
        <w:t xml:space="preserve"> </w:t>
      </w:r>
      <w:r w:rsidRPr="00C66272">
        <w:rPr>
          <w:rFonts w:ascii="Brill" w:eastAsia="Brill" w:hAnsi="Brill" w:cs="Brill"/>
        </w:rPr>
        <w:t xml:space="preserve">often young, boarding ships, with the river police not taking strict enough action against these alarming practices (Davids, 1987), itself a symptom of the informal power relations and policing standards that would traditionally govern </w:t>
      </w:r>
      <w:proofErr w:type="spellStart"/>
      <w:r w:rsidRPr="00C66272">
        <w:rPr>
          <w:rFonts w:ascii="Brill" w:eastAsia="Brill" w:hAnsi="Brill" w:cs="Brill"/>
        </w:rPr>
        <w:t>sailortown</w:t>
      </w:r>
      <w:proofErr w:type="spellEnd"/>
      <w:r w:rsidRPr="00C66272">
        <w:rPr>
          <w:rFonts w:ascii="Brill" w:eastAsia="Brill" w:hAnsi="Brill" w:cs="Brill"/>
        </w:rPr>
        <w:t xml:space="preserve"> environments. At the same time, prostitution and related pleasure activities began to spread further across </w:t>
      </w:r>
      <w:proofErr w:type="spellStart"/>
      <w:r w:rsidRPr="00C66272">
        <w:rPr>
          <w:rFonts w:ascii="Brill" w:eastAsia="Brill" w:hAnsi="Brill" w:cs="Brill"/>
        </w:rPr>
        <w:t>Katendrecht’s</w:t>
      </w:r>
      <w:proofErr w:type="spellEnd"/>
      <w:r w:rsidRPr="00C66272">
        <w:rPr>
          <w:rFonts w:ascii="Brill" w:eastAsia="Brill" w:hAnsi="Brill" w:cs="Brill"/>
        </w:rPr>
        <w:t xml:space="preserve"> residential areas. Generally regarded </w:t>
      </w:r>
      <w:ins w:id="2712" w:author="Autor">
        <w:r w:rsidR="00B1217F">
          <w:rPr>
            <w:rFonts w:ascii="Brill" w:eastAsia="Brill" w:hAnsi="Brill" w:cs="Brill"/>
          </w:rPr>
          <w:t xml:space="preserve">this </w:t>
        </w:r>
      </w:ins>
      <w:r w:rsidRPr="00C66272">
        <w:rPr>
          <w:rFonts w:ascii="Brill" w:eastAsia="Brill" w:hAnsi="Brill" w:cs="Brill"/>
        </w:rPr>
        <w:t xml:space="preserve">as a worrying development, the social-democratic newspaper </w:t>
      </w:r>
      <w:r w:rsidRPr="00C66272">
        <w:rPr>
          <w:rFonts w:ascii="Brill" w:eastAsia="Brill" w:hAnsi="Brill" w:cs="Brill"/>
          <w:i/>
        </w:rPr>
        <w:t>Het Vrije Volk</w:t>
      </w:r>
      <w:r w:rsidRPr="00C66272">
        <w:rPr>
          <w:rFonts w:ascii="Brill" w:eastAsia="Brill" w:hAnsi="Brill" w:cs="Brill"/>
        </w:rPr>
        <w:t xml:space="preserve"> reported that some local inhabitants had nevertheless started to rent out rooms for these purposes, hoping to somehow benefit from the rising demand for “</w:t>
      </w:r>
      <w:proofErr w:type="spellStart"/>
      <w:r w:rsidRPr="00C66272">
        <w:rPr>
          <w:rFonts w:ascii="Brill" w:eastAsia="Brill" w:hAnsi="Brill" w:cs="Brill"/>
        </w:rPr>
        <w:t>rendez-vous</w:t>
      </w:r>
      <w:proofErr w:type="spellEnd"/>
      <w:r w:rsidRPr="00C66272">
        <w:rPr>
          <w:rFonts w:ascii="Brill" w:eastAsia="Brill" w:hAnsi="Brill" w:cs="Brill"/>
        </w:rPr>
        <w:t xml:space="preserve">” spaces </w:t>
      </w:r>
      <w:r w:rsidRPr="0017503B">
        <w:rPr>
          <w:rFonts w:ascii="Brill" w:eastAsia="Brill" w:hAnsi="Brill" w:cs="Brill"/>
        </w:rPr>
        <w:t>(“</w:t>
      </w:r>
      <w:proofErr w:type="spellStart"/>
      <w:r w:rsidRPr="00F34A6C">
        <w:rPr>
          <w:rFonts w:ascii="Brill" w:eastAsia="Brill" w:hAnsi="Brill" w:cs="Brill"/>
          <w:i/>
          <w:iCs/>
          <w:rPrChange w:id="2713" w:author="Autor">
            <w:rPr>
              <w:rFonts w:ascii="Brill" w:eastAsia="Brill" w:hAnsi="Brill" w:cs="Brill"/>
            </w:rPr>
          </w:rPrChange>
        </w:rPr>
        <w:t>Katendrechters</w:t>
      </w:r>
      <w:proofErr w:type="spellEnd"/>
      <w:r w:rsidRPr="00F34A6C">
        <w:rPr>
          <w:rFonts w:ascii="Brill" w:eastAsia="Brill" w:hAnsi="Brill" w:cs="Brill"/>
          <w:i/>
          <w:iCs/>
          <w:rPrChange w:id="2714" w:author="Autor">
            <w:rPr>
              <w:rFonts w:ascii="Brill" w:eastAsia="Brill" w:hAnsi="Brill" w:cs="Brill"/>
            </w:rPr>
          </w:rPrChange>
        </w:rPr>
        <w:t xml:space="preserve"> </w:t>
      </w:r>
      <w:proofErr w:type="spellStart"/>
      <w:r w:rsidRPr="00F34A6C">
        <w:rPr>
          <w:rFonts w:ascii="Brill" w:eastAsia="Brill" w:hAnsi="Brill" w:cs="Brill"/>
          <w:i/>
          <w:iCs/>
          <w:rPrChange w:id="2715" w:author="Autor">
            <w:rPr>
              <w:rFonts w:ascii="Brill" w:eastAsia="Brill" w:hAnsi="Brill" w:cs="Brill"/>
            </w:rPr>
          </w:rPrChange>
        </w:rPr>
        <w:t>slaan</w:t>
      </w:r>
      <w:proofErr w:type="spellEnd"/>
      <w:r w:rsidRPr="00F34A6C">
        <w:rPr>
          <w:rFonts w:ascii="Brill" w:eastAsia="Brill" w:hAnsi="Brill" w:cs="Brill"/>
          <w:i/>
          <w:iCs/>
          <w:rPrChange w:id="2716" w:author="Autor">
            <w:rPr>
              <w:rFonts w:ascii="Brill" w:eastAsia="Brill" w:hAnsi="Brill" w:cs="Brill"/>
            </w:rPr>
          </w:rPrChange>
        </w:rPr>
        <w:t xml:space="preserve"> alarm</w:t>
      </w:r>
      <w:ins w:id="2717" w:author="Autor">
        <w:r w:rsidR="00B1217F" w:rsidRPr="0017503B">
          <w:rPr>
            <w:rFonts w:ascii="Brill" w:eastAsia="Brill" w:hAnsi="Brill" w:cs="Brill"/>
          </w:rPr>
          <w:t>,</w:t>
        </w:r>
      </w:ins>
      <w:r w:rsidRPr="0017503B">
        <w:rPr>
          <w:rFonts w:ascii="Brill" w:eastAsia="Brill" w:hAnsi="Brill" w:cs="Brill"/>
        </w:rPr>
        <w:t>” 1947</w:t>
      </w:r>
      <w:r w:rsidRPr="00C66272">
        <w:rPr>
          <w:rFonts w:ascii="Brill" w:eastAsia="Brill" w:hAnsi="Brill" w:cs="Brill"/>
        </w:rPr>
        <w:t>). Two days later, the same newspaper provocatively asked its readers to “[</w:t>
      </w:r>
      <w:proofErr w:type="spellStart"/>
      <w:r w:rsidRPr="00C66272">
        <w:rPr>
          <w:rFonts w:ascii="Brill" w:eastAsia="Brill" w:hAnsi="Brill" w:cs="Brill"/>
        </w:rPr>
        <w:t>i</w:t>
      </w:r>
      <w:proofErr w:type="spellEnd"/>
      <w:r w:rsidRPr="00C66272">
        <w:rPr>
          <w:rFonts w:ascii="Brill" w:eastAsia="Brill" w:hAnsi="Brill" w:cs="Brill"/>
        </w:rPr>
        <w:t>]</w:t>
      </w:r>
      <w:proofErr w:type="spellStart"/>
      <w:r w:rsidRPr="00C66272">
        <w:rPr>
          <w:rFonts w:ascii="Brill" w:eastAsia="Brill" w:hAnsi="Brill" w:cs="Brill"/>
        </w:rPr>
        <w:t>magine</w:t>
      </w:r>
      <w:proofErr w:type="spellEnd"/>
      <w:r w:rsidRPr="00C66272">
        <w:rPr>
          <w:rFonts w:ascii="Brill" w:eastAsia="Brill" w:hAnsi="Brill" w:cs="Brill"/>
        </w:rPr>
        <w:t xml:space="preserve"> (...) your upstairs or downstairs </w:t>
      </w:r>
      <w:del w:id="2718" w:author="Autor">
        <w:r w:rsidRPr="00C66272" w:rsidDel="00B1217F">
          <w:rPr>
            <w:rFonts w:ascii="Brill" w:eastAsia="Brill" w:hAnsi="Brill" w:cs="Brill"/>
          </w:rPr>
          <w:delText>neighbors</w:delText>
        </w:r>
      </w:del>
      <w:ins w:id="2719" w:author="Autor">
        <w:r w:rsidR="00B1217F" w:rsidRPr="00C66272">
          <w:rPr>
            <w:rFonts w:ascii="Brill" w:eastAsia="Brill" w:hAnsi="Brill" w:cs="Brill"/>
          </w:rPr>
          <w:t>neighbours</w:t>
        </w:r>
      </w:ins>
      <w:r w:rsidRPr="00C66272">
        <w:rPr>
          <w:rFonts w:ascii="Brill" w:eastAsia="Brill" w:hAnsi="Brill" w:cs="Brill"/>
        </w:rPr>
        <w:t xml:space="preserve"> renting out rooms by the hour or by night to girls and women, who stumble up and down the stairs with half or completely intoxicated white sailors, negroes, lascars and Arabs (...)” </w:t>
      </w:r>
      <w:r w:rsidRPr="003861CD">
        <w:rPr>
          <w:rFonts w:ascii="Brill" w:eastAsia="Brill" w:hAnsi="Brill" w:cs="Brill"/>
        </w:rPr>
        <w:t>(“</w:t>
      </w:r>
      <w:r w:rsidRPr="00F34A6C">
        <w:rPr>
          <w:rFonts w:ascii="Brill" w:eastAsia="Brill" w:hAnsi="Brill" w:cs="Brill"/>
          <w:i/>
          <w:iCs/>
          <w:rPrChange w:id="2720" w:author="Autor">
            <w:rPr>
              <w:rFonts w:ascii="Brill" w:eastAsia="Brill" w:hAnsi="Brill" w:cs="Brill"/>
            </w:rPr>
          </w:rPrChange>
        </w:rPr>
        <w:t xml:space="preserve">Op de </w:t>
      </w:r>
      <w:proofErr w:type="spellStart"/>
      <w:r w:rsidRPr="00F34A6C">
        <w:rPr>
          <w:rFonts w:ascii="Brill" w:eastAsia="Brill" w:hAnsi="Brill" w:cs="Brill"/>
          <w:i/>
          <w:iCs/>
          <w:rPrChange w:id="2721" w:author="Autor">
            <w:rPr>
              <w:rFonts w:ascii="Brill" w:eastAsia="Brill" w:hAnsi="Brill" w:cs="Brill"/>
            </w:rPr>
          </w:rPrChange>
        </w:rPr>
        <w:t>bres</w:t>
      </w:r>
      <w:proofErr w:type="spellEnd"/>
      <w:r w:rsidRPr="00F34A6C">
        <w:rPr>
          <w:rFonts w:ascii="Brill" w:eastAsia="Brill" w:hAnsi="Brill" w:cs="Brill"/>
          <w:i/>
          <w:iCs/>
          <w:rPrChange w:id="2722" w:author="Autor">
            <w:rPr>
              <w:rFonts w:ascii="Brill" w:eastAsia="Brill" w:hAnsi="Brill" w:cs="Brill"/>
            </w:rPr>
          </w:rPrChange>
        </w:rPr>
        <w:t xml:space="preserve"> </w:t>
      </w:r>
      <w:proofErr w:type="spellStart"/>
      <w:r w:rsidRPr="00F34A6C">
        <w:rPr>
          <w:rFonts w:ascii="Brill" w:eastAsia="Brill" w:hAnsi="Brill" w:cs="Brill"/>
          <w:i/>
          <w:iCs/>
          <w:rPrChange w:id="2723" w:author="Autor">
            <w:rPr>
              <w:rFonts w:ascii="Brill" w:eastAsia="Brill" w:hAnsi="Brill" w:cs="Brill"/>
            </w:rPr>
          </w:rPrChange>
        </w:rPr>
        <w:t>voor</w:t>
      </w:r>
      <w:proofErr w:type="spellEnd"/>
      <w:r w:rsidRPr="00F34A6C">
        <w:rPr>
          <w:rFonts w:ascii="Brill" w:eastAsia="Brill" w:hAnsi="Brill" w:cs="Brill"/>
          <w:i/>
          <w:iCs/>
          <w:rPrChange w:id="2724" w:author="Autor">
            <w:rPr>
              <w:rFonts w:ascii="Brill" w:eastAsia="Brill" w:hAnsi="Brill" w:cs="Brill"/>
            </w:rPr>
          </w:rPrChange>
        </w:rPr>
        <w:t xml:space="preserve"> </w:t>
      </w:r>
      <w:proofErr w:type="spellStart"/>
      <w:r w:rsidRPr="00F34A6C">
        <w:rPr>
          <w:rFonts w:ascii="Brill" w:eastAsia="Brill" w:hAnsi="Brill" w:cs="Brill"/>
          <w:i/>
          <w:iCs/>
          <w:rPrChange w:id="2725" w:author="Autor">
            <w:rPr>
              <w:rFonts w:ascii="Brill" w:eastAsia="Brill" w:hAnsi="Brill" w:cs="Brill"/>
            </w:rPr>
          </w:rPrChange>
        </w:rPr>
        <w:t>bedreigde</w:t>
      </w:r>
      <w:proofErr w:type="spellEnd"/>
      <w:r w:rsidRPr="00F34A6C">
        <w:rPr>
          <w:rFonts w:ascii="Brill" w:eastAsia="Brill" w:hAnsi="Brill" w:cs="Brill"/>
          <w:i/>
          <w:iCs/>
          <w:rPrChange w:id="2726" w:author="Autor">
            <w:rPr>
              <w:rFonts w:ascii="Brill" w:eastAsia="Brill" w:hAnsi="Brill" w:cs="Brill"/>
            </w:rPr>
          </w:rPrChange>
        </w:rPr>
        <w:t xml:space="preserve"> </w:t>
      </w:r>
      <w:proofErr w:type="spellStart"/>
      <w:r w:rsidRPr="00F34A6C">
        <w:rPr>
          <w:rFonts w:ascii="Brill" w:eastAsia="Brill" w:hAnsi="Brill" w:cs="Brill"/>
          <w:i/>
          <w:iCs/>
          <w:rPrChange w:id="2727" w:author="Autor">
            <w:rPr>
              <w:rFonts w:ascii="Brill" w:eastAsia="Brill" w:hAnsi="Brill" w:cs="Brill"/>
            </w:rPr>
          </w:rPrChange>
        </w:rPr>
        <w:t>kinderen</w:t>
      </w:r>
      <w:proofErr w:type="spellEnd"/>
      <w:ins w:id="2728" w:author="Autor">
        <w:r w:rsidR="00B1217F" w:rsidRPr="003861CD">
          <w:rPr>
            <w:rFonts w:ascii="Brill" w:eastAsia="Brill" w:hAnsi="Brill" w:cs="Brill"/>
          </w:rPr>
          <w:t>,</w:t>
        </w:r>
      </w:ins>
      <w:r w:rsidRPr="003861CD">
        <w:rPr>
          <w:rFonts w:ascii="Brill" w:eastAsia="Brill" w:hAnsi="Brill" w:cs="Brill"/>
        </w:rPr>
        <w:t>” 1947</w:t>
      </w:r>
      <w:r w:rsidRPr="00C66272">
        <w:rPr>
          <w:rFonts w:ascii="Brill" w:eastAsia="Brill" w:hAnsi="Brill" w:cs="Brill"/>
        </w:rPr>
        <w:t xml:space="preserve">, authors’ translation). Countering these publications, one of </w:t>
      </w:r>
      <w:proofErr w:type="spellStart"/>
      <w:r w:rsidRPr="00C66272">
        <w:rPr>
          <w:rFonts w:ascii="Brill" w:eastAsia="Brill" w:hAnsi="Brill" w:cs="Brill"/>
        </w:rPr>
        <w:t>Katendrecht’s</w:t>
      </w:r>
      <w:proofErr w:type="spellEnd"/>
      <w:r w:rsidRPr="00C66272">
        <w:rPr>
          <w:rFonts w:ascii="Brill" w:eastAsia="Brill" w:hAnsi="Brill" w:cs="Brill"/>
        </w:rPr>
        <w:t xml:space="preserve"> local bar owners replied to the news editors by stating that accusers should realize that the </w:t>
      </w:r>
      <w:r w:rsidR="00F62668">
        <w:rPr>
          <w:rFonts w:ascii="Brill" w:eastAsia="Brill" w:hAnsi="Brill" w:cs="Brill"/>
        </w:rPr>
        <w:t>neighbourhood</w:t>
      </w:r>
      <w:r w:rsidRPr="00C66272">
        <w:rPr>
          <w:rFonts w:ascii="Brill" w:eastAsia="Brill" w:hAnsi="Brill" w:cs="Brill"/>
        </w:rPr>
        <w:t xml:space="preserve"> simply offered much-needed services to sailors going ashore after long journeys (“</w:t>
      </w:r>
      <w:proofErr w:type="spellStart"/>
      <w:r w:rsidRPr="00F34A6C">
        <w:rPr>
          <w:rFonts w:ascii="Brill" w:eastAsia="Brill" w:hAnsi="Brill" w:cs="Brill"/>
          <w:i/>
          <w:iCs/>
          <w:rPrChange w:id="2729" w:author="Autor">
            <w:rPr>
              <w:rFonts w:ascii="Brill" w:eastAsia="Brill" w:hAnsi="Brill" w:cs="Brill"/>
            </w:rPr>
          </w:rPrChange>
        </w:rPr>
        <w:t>Caféhouder</w:t>
      </w:r>
      <w:proofErr w:type="spellEnd"/>
      <w:r w:rsidRPr="00F34A6C">
        <w:rPr>
          <w:rFonts w:ascii="Brill" w:eastAsia="Brill" w:hAnsi="Brill" w:cs="Brill"/>
          <w:i/>
          <w:iCs/>
          <w:rPrChange w:id="2730" w:author="Autor">
            <w:rPr>
              <w:rFonts w:ascii="Brill" w:eastAsia="Brill" w:hAnsi="Brill" w:cs="Brill"/>
            </w:rPr>
          </w:rPrChange>
        </w:rPr>
        <w:t xml:space="preserve"> </w:t>
      </w:r>
      <w:proofErr w:type="spellStart"/>
      <w:r w:rsidRPr="00F34A6C">
        <w:rPr>
          <w:rFonts w:ascii="Brill" w:eastAsia="Brill" w:hAnsi="Brill" w:cs="Brill"/>
          <w:i/>
          <w:iCs/>
          <w:rPrChange w:id="2731" w:author="Autor">
            <w:rPr>
              <w:rFonts w:ascii="Brill" w:eastAsia="Brill" w:hAnsi="Brill" w:cs="Brill"/>
            </w:rPr>
          </w:rPrChange>
        </w:rPr>
        <w:t>spreekt</w:t>
      </w:r>
      <w:proofErr w:type="spellEnd"/>
      <w:r w:rsidRPr="00F34A6C">
        <w:rPr>
          <w:rFonts w:ascii="Brill" w:eastAsia="Brill" w:hAnsi="Brill" w:cs="Brill"/>
          <w:i/>
          <w:iCs/>
          <w:rPrChange w:id="2732" w:author="Autor">
            <w:rPr>
              <w:rFonts w:ascii="Brill" w:eastAsia="Brill" w:hAnsi="Brill" w:cs="Brill"/>
            </w:rPr>
          </w:rPrChange>
        </w:rPr>
        <w:t xml:space="preserve"> </w:t>
      </w:r>
      <w:proofErr w:type="spellStart"/>
      <w:r w:rsidRPr="00F34A6C">
        <w:rPr>
          <w:rFonts w:ascii="Brill" w:eastAsia="Brill" w:hAnsi="Brill" w:cs="Brill"/>
          <w:i/>
          <w:iCs/>
          <w:rPrChange w:id="2733" w:author="Autor">
            <w:rPr>
              <w:rFonts w:ascii="Brill" w:eastAsia="Brill" w:hAnsi="Brill" w:cs="Brill"/>
            </w:rPr>
          </w:rPrChange>
        </w:rPr>
        <w:t>zich</w:t>
      </w:r>
      <w:proofErr w:type="spellEnd"/>
      <w:r w:rsidRPr="00F34A6C">
        <w:rPr>
          <w:rFonts w:ascii="Brill" w:eastAsia="Brill" w:hAnsi="Brill" w:cs="Brill"/>
          <w:i/>
          <w:iCs/>
          <w:rPrChange w:id="2734" w:author="Autor">
            <w:rPr>
              <w:rFonts w:ascii="Brill" w:eastAsia="Brill" w:hAnsi="Brill" w:cs="Brill"/>
            </w:rPr>
          </w:rPrChange>
        </w:rPr>
        <w:t xml:space="preserve"> </w:t>
      </w:r>
      <w:proofErr w:type="spellStart"/>
      <w:r w:rsidRPr="00F34A6C">
        <w:rPr>
          <w:rFonts w:ascii="Brill" w:eastAsia="Brill" w:hAnsi="Brill" w:cs="Brill"/>
          <w:i/>
          <w:iCs/>
          <w:rPrChange w:id="2735" w:author="Autor">
            <w:rPr>
              <w:rFonts w:ascii="Brill" w:eastAsia="Brill" w:hAnsi="Brill" w:cs="Brill"/>
            </w:rPr>
          </w:rPrChange>
        </w:rPr>
        <w:t>uit</w:t>
      </w:r>
      <w:proofErr w:type="spellEnd"/>
      <w:r w:rsidRPr="00F34A6C">
        <w:rPr>
          <w:rFonts w:ascii="Brill" w:eastAsia="Brill" w:hAnsi="Brill" w:cs="Brill"/>
          <w:i/>
          <w:iCs/>
          <w:rPrChange w:id="2736" w:author="Autor">
            <w:rPr>
              <w:rFonts w:ascii="Brill" w:eastAsia="Brill" w:hAnsi="Brill" w:cs="Brill"/>
            </w:rPr>
          </w:rPrChange>
        </w:rPr>
        <w:t xml:space="preserve"> over het </w:t>
      </w:r>
      <w:proofErr w:type="spellStart"/>
      <w:r w:rsidRPr="00F34A6C">
        <w:rPr>
          <w:rFonts w:ascii="Brill" w:eastAsia="Brill" w:hAnsi="Brill" w:cs="Brill"/>
          <w:i/>
          <w:iCs/>
          <w:rPrChange w:id="2737" w:author="Autor">
            <w:rPr>
              <w:rFonts w:ascii="Brill" w:eastAsia="Brill" w:hAnsi="Brill" w:cs="Brill"/>
            </w:rPr>
          </w:rPrChange>
        </w:rPr>
        <w:t>Katendrechtse</w:t>
      </w:r>
      <w:proofErr w:type="spellEnd"/>
      <w:r w:rsidRPr="00F34A6C">
        <w:rPr>
          <w:rFonts w:ascii="Brill" w:eastAsia="Brill" w:hAnsi="Brill" w:cs="Brill"/>
          <w:i/>
          <w:iCs/>
          <w:rPrChange w:id="2738" w:author="Autor">
            <w:rPr>
              <w:rFonts w:ascii="Brill" w:eastAsia="Brill" w:hAnsi="Brill" w:cs="Brill"/>
            </w:rPr>
          </w:rPrChange>
        </w:rPr>
        <w:t xml:space="preserve"> rapport</w:t>
      </w:r>
      <w:ins w:id="2739" w:author="Autor">
        <w:r w:rsidR="00B1217F" w:rsidRPr="00F34A6C">
          <w:rPr>
            <w:rFonts w:ascii="Brill" w:eastAsia="Brill" w:hAnsi="Brill" w:cs="Brill"/>
            <w:i/>
            <w:iCs/>
            <w:rPrChange w:id="2740" w:author="Autor">
              <w:rPr>
                <w:rFonts w:ascii="Brill" w:eastAsia="Brill" w:hAnsi="Brill" w:cs="Brill"/>
                <w:highlight w:val="green"/>
              </w:rPr>
            </w:rPrChange>
          </w:rPr>
          <w:t>,</w:t>
        </w:r>
      </w:ins>
      <w:r w:rsidRPr="00F34A6C">
        <w:rPr>
          <w:rFonts w:ascii="Brill" w:eastAsia="Brill" w:hAnsi="Brill" w:cs="Brill"/>
          <w:i/>
          <w:iCs/>
          <w:rPrChange w:id="2741" w:author="Autor">
            <w:rPr>
              <w:rFonts w:ascii="Brill" w:eastAsia="Brill" w:hAnsi="Brill" w:cs="Brill"/>
            </w:rPr>
          </w:rPrChange>
        </w:rPr>
        <w:t>”</w:t>
      </w:r>
      <w:del w:id="2742" w:author="Autor">
        <w:r w:rsidRPr="0017503B" w:rsidDel="00B1217F">
          <w:rPr>
            <w:rFonts w:ascii="Brill" w:eastAsia="Brill" w:hAnsi="Brill" w:cs="Brill"/>
          </w:rPr>
          <w:delText>,</w:delText>
        </w:r>
      </w:del>
      <w:r w:rsidRPr="0017503B">
        <w:rPr>
          <w:rFonts w:ascii="Brill" w:eastAsia="Brill" w:hAnsi="Brill" w:cs="Brill"/>
        </w:rPr>
        <w:t xml:space="preserve"> 1947</w:t>
      </w:r>
      <w:r w:rsidRPr="00C66272">
        <w:rPr>
          <w:rFonts w:ascii="Brill" w:eastAsia="Brill" w:hAnsi="Brill" w:cs="Brill"/>
        </w:rPr>
        <w:t>).</w:t>
      </w:r>
      <w:r w:rsidRPr="00C66272">
        <w:rPr>
          <w:rFonts w:ascii="Brill" w:eastAsia="Brill" w:hAnsi="Brill" w:cs="Brill"/>
        </w:rPr>
        <w:br/>
      </w:r>
      <w:r w:rsidRPr="00C66272">
        <w:rPr>
          <w:rFonts w:ascii="Brill" w:eastAsia="Brill" w:hAnsi="Brill" w:cs="Brill"/>
        </w:rPr>
        <w:tab/>
        <w:t xml:space="preserve">With </w:t>
      </w:r>
      <w:proofErr w:type="spellStart"/>
      <w:r w:rsidRPr="00C66272">
        <w:rPr>
          <w:rFonts w:ascii="Brill" w:eastAsia="Brill" w:hAnsi="Brill" w:cs="Brill"/>
        </w:rPr>
        <w:t>Katendrecht</w:t>
      </w:r>
      <w:proofErr w:type="spellEnd"/>
      <w:r w:rsidRPr="00C66272">
        <w:rPr>
          <w:rFonts w:ascii="Brill" w:eastAsia="Brill" w:hAnsi="Brill" w:cs="Brill"/>
        </w:rPr>
        <w:t xml:space="preserve"> further transforming into a full-fledged red-light district during the 1960s, sex businesses diversified and expanded across the entire peninsula, and the nuisance for residents increased </w:t>
      </w:r>
      <w:r w:rsidRPr="00A024CC">
        <w:rPr>
          <w:rFonts w:ascii="Brill" w:eastAsia="Brill" w:hAnsi="Brill" w:cs="Brill"/>
        </w:rPr>
        <w:t>(</w:t>
      </w:r>
      <w:proofErr w:type="spellStart"/>
      <w:r w:rsidRPr="00A024CC">
        <w:rPr>
          <w:rFonts w:ascii="Brill" w:eastAsia="Brill" w:hAnsi="Brill" w:cs="Brill"/>
        </w:rPr>
        <w:t>Hazewinkel</w:t>
      </w:r>
      <w:proofErr w:type="spellEnd"/>
      <w:r w:rsidRPr="00A024CC">
        <w:rPr>
          <w:rFonts w:ascii="Brill" w:eastAsia="Brill" w:hAnsi="Brill" w:cs="Brill"/>
        </w:rPr>
        <w:t>, 1982</w:t>
      </w:r>
      <w:r w:rsidRPr="00C66272">
        <w:rPr>
          <w:rFonts w:ascii="Brill" w:eastAsia="Brill" w:hAnsi="Brill" w:cs="Brill"/>
        </w:rPr>
        <w:t>; Davids, 1987). The changing nature of prostitution became a serious cause for local concern (</w:t>
      </w:r>
      <w:proofErr w:type="spellStart"/>
      <w:r w:rsidRPr="00692CD2">
        <w:rPr>
          <w:rFonts w:ascii="Brill" w:eastAsia="Brill" w:hAnsi="Brill" w:cs="Brill"/>
        </w:rPr>
        <w:t>Stemvers</w:t>
      </w:r>
      <w:proofErr w:type="spellEnd"/>
      <w:r w:rsidRPr="00692CD2">
        <w:rPr>
          <w:rFonts w:ascii="Brill" w:eastAsia="Brill" w:hAnsi="Brill" w:cs="Brill"/>
        </w:rPr>
        <w:t>, 1985</w:t>
      </w:r>
      <w:r w:rsidRPr="00C66272">
        <w:rPr>
          <w:rFonts w:ascii="Brill" w:eastAsia="Brill" w:hAnsi="Brill" w:cs="Brill"/>
        </w:rPr>
        <w:t xml:space="preserve">; Davids, 1987). At the same time, the traditional sailors were increasingly replaced </w:t>
      </w:r>
      <w:r w:rsidR="00023C1C" w:rsidRPr="00C66272">
        <w:rPr>
          <w:rFonts w:ascii="Brill" w:eastAsia="Brill" w:hAnsi="Brill" w:cs="Brill"/>
        </w:rPr>
        <w:t xml:space="preserve">as visitors of the amusement area </w:t>
      </w:r>
      <w:r w:rsidRPr="00C66272">
        <w:rPr>
          <w:rFonts w:ascii="Brill" w:eastAsia="Brill" w:hAnsi="Brill" w:cs="Brill"/>
        </w:rPr>
        <w:t xml:space="preserve">by migrant </w:t>
      </w:r>
      <w:del w:id="2743" w:author="Autor">
        <w:r w:rsidRPr="00C66272" w:rsidDel="00B1217F">
          <w:rPr>
            <w:rFonts w:ascii="Brill" w:eastAsia="Brill" w:hAnsi="Brill" w:cs="Brill"/>
          </w:rPr>
          <w:delText>laborers</w:delText>
        </w:r>
      </w:del>
      <w:ins w:id="2744" w:author="Autor">
        <w:r w:rsidR="00B1217F" w:rsidRPr="00C66272">
          <w:rPr>
            <w:rFonts w:ascii="Brill" w:eastAsia="Brill" w:hAnsi="Brill" w:cs="Brill"/>
          </w:rPr>
          <w:t>labourers</w:t>
        </w:r>
      </w:ins>
      <w:r w:rsidRPr="00C66272">
        <w:rPr>
          <w:rFonts w:ascii="Brill" w:eastAsia="Brill" w:hAnsi="Brill" w:cs="Brill"/>
        </w:rPr>
        <w:t xml:space="preserve">. Residents who did not leave or were forced to stay, suffered from the increasingly stigmatized image of </w:t>
      </w:r>
      <w:proofErr w:type="spellStart"/>
      <w:r w:rsidRPr="00C66272">
        <w:rPr>
          <w:rFonts w:ascii="Brill" w:eastAsia="Brill" w:hAnsi="Brill" w:cs="Brill"/>
        </w:rPr>
        <w:t>Katendrecht</w:t>
      </w:r>
      <w:proofErr w:type="spellEnd"/>
      <w:r w:rsidRPr="00C66272">
        <w:rPr>
          <w:rFonts w:ascii="Brill" w:eastAsia="Brill" w:hAnsi="Brill" w:cs="Brill"/>
        </w:rPr>
        <w:t xml:space="preserve">. Wanting to turn the tide in the 1970s, they started pushing </w:t>
      </w:r>
      <w:r w:rsidRPr="00C66272">
        <w:rPr>
          <w:rFonts w:ascii="Brill" w:eastAsia="Brill" w:hAnsi="Brill" w:cs="Brill"/>
        </w:rPr>
        <w:lastRenderedPageBreak/>
        <w:t xml:space="preserve">the ideal of </w:t>
      </w:r>
      <w:proofErr w:type="spellStart"/>
      <w:r w:rsidRPr="00C66272">
        <w:rPr>
          <w:rFonts w:ascii="Brill" w:eastAsia="Brill" w:hAnsi="Brill" w:cs="Brill"/>
        </w:rPr>
        <w:t>Katendrecht</w:t>
      </w:r>
      <w:proofErr w:type="spellEnd"/>
      <w:r w:rsidRPr="00C66272">
        <w:rPr>
          <w:rFonts w:ascii="Brill" w:eastAsia="Brill" w:hAnsi="Brill" w:cs="Brill"/>
        </w:rPr>
        <w:t xml:space="preserve"> as a residential area that should be devoid of prostitution (Davids, 1987). Around 1970, younger residents started a campaign focusing on the </w:t>
      </w:r>
      <w:r w:rsidR="00023C1C" w:rsidRPr="00C66272">
        <w:rPr>
          <w:rFonts w:ascii="Brill" w:eastAsia="Brill" w:hAnsi="Brill" w:cs="Brill"/>
        </w:rPr>
        <w:t>liveability</w:t>
      </w:r>
      <w:r w:rsidRPr="00C66272">
        <w:rPr>
          <w:rFonts w:ascii="Brill" w:eastAsia="Brill" w:hAnsi="Brill" w:cs="Brill"/>
        </w:rPr>
        <w:t xml:space="preserve"> for children and adolescents on </w:t>
      </w:r>
      <w:proofErr w:type="spellStart"/>
      <w:r w:rsidRPr="00C66272">
        <w:rPr>
          <w:rFonts w:ascii="Brill" w:eastAsia="Brill" w:hAnsi="Brill" w:cs="Brill"/>
        </w:rPr>
        <w:t>Katendrecht</w:t>
      </w:r>
      <w:proofErr w:type="spellEnd"/>
      <w:r w:rsidRPr="00C66272">
        <w:rPr>
          <w:rFonts w:ascii="Brill" w:eastAsia="Brill" w:hAnsi="Brill" w:cs="Brill"/>
        </w:rPr>
        <w:t>, and distributed posters that pointed to the untenable position of the prostitution industry and outright called it ‘environmental pollution’ (Figure 5.5).</w:t>
      </w:r>
      <w:commentRangeStart w:id="2745"/>
      <w:del w:id="2746" w:author="Autor">
        <w:r w:rsidRPr="00C66272" w:rsidDel="000014AD">
          <w:rPr>
            <w:rFonts w:ascii="Brill" w:eastAsia="Brill" w:hAnsi="Brill" w:cs="Brill"/>
            <w:vertAlign w:val="superscript"/>
          </w:rPr>
          <w:footnoteReference w:id="33"/>
        </w:r>
        <w:r w:rsidRPr="00C66272" w:rsidDel="000014AD">
          <w:rPr>
            <w:rFonts w:ascii="Brill" w:eastAsia="Brill" w:hAnsi="Brill" w:cs="Brill"/>
            <w:vertAlign w:val="superscript"/>
          </w:rPr>
          <w:delText>,</w:delText>
        </w:r>
      </w:del>
      <w:r w:rsidRPr="00C66272">
        <w:rPr>
          <w:rFonts w:ascii="Brill" w:eastAsia="Brill" w:hAnsi="Brill" w:cs="Brill"/>
          <w:vertAlign w:val="superscript"/>
        </w:rPr>
        <w:footnoteReference w:id="34"/>
      </w:r>
      <w:commentRangeEnd w:id="2745"/>
      <w:r w:rsidR="00B1217F">
        <w:rPr>
          <w:rStyle w:val="Odwoaniedokomentarza"/>
          <w:lang w:val="en-AU"/>
        </w:rPr>
        <w:commentReference w:id="2745"/>
      </w:r>
      <w:r w:rsidRPr="00C66272">
        <w:rPr>
          <w:rFonts w:ascii="Brill" w:eastAsia="Brill" w:hAnsi="Brill" w:cs="Brill"/>
        </w:rPr>
        <w:t xml:space="preserve"> In 1973-74, tensions peaked between </w:t>
      </w:r>
      <w:proofErr w:type="spellStart"/>
      <w:r w:rsidRPr="00C66272">
        <w:rPr>
          <w:rFonts w:ascii="Brill" w:eastAsia="Brill" w:hAnsi="Brill" w:cs="Brill"/>
        </w:rPr>
        <w:t>Katendrecht’s</w:t>
      </w:r>
      <w:proofErr w:type="spellEnd"/>
      <w:r w:rsidRPr="00C66272">
        <w:rPr>
          <w:rFonts w:ascii="Brill" w:eastAsia="Brill" w:hAnsi="Brill" w:cs="Brill"/>
        </w:rPr>
        <w:t xml:space="preserve"> local action group and the sex entrepreneurs, often with criminal record</w:t>
      </w:r>
      <w:r w:rsidR="00CA67F7" w:rsidRPr="00C66272">
        <w:rPr>
          <w:rFonts w:ascii="Brill" w:eastAsia="Brill" w:hAnsi="Brill" w:cs="Brill"/>
        </w:rPr>
        <w:t>s</w:t>
      </w:r>
      <w:r w:rsidRPr="00C66272">
        <w:rPr>
          <w:rFonts w:ascii="Brill" w:eastAsia="Brill" w:hAnsi="Brill" w:cs="Brill"/>
        </w:rPr>
        <w:t xml:space="preserve">, who sought to defend their </w:t>
      </w:r>
      <w:proofErr w:type="spellStart"/>
      <w:r w:rsidRPr="00C66272">
        <w:rPr>
          <w:rFonts w:ascii="Brill" w:eastAsia="Brill" w:hAnsi="Brill" w:cs="Brill"/>
        </w:rPr>
        <w:t>pleasurescape</w:t>
      </w:r>
      <w:proofErr w:type="spellEnd"/>
      <w:r w:rsidRPr="00C66272">
        <w:rPr>
          <w:rFonts w:ascii="Brill" w:eastAsia="Brill" w:hAnsi="Brill" w:cs="Brill"/>
        </w:rPr>
        <w:t xml:space="preserve"> (</w:t>
      </w:r>
      <w:proofErr w:type="spellStart"/>
      <w:r w:rsidRPr="00692CD2">
        <w:rPr>
          <w:rFonts w:ascii="Brill" w:eastAsia="Brill" w:hAnsi="Brill" w:cs="Brill"/>
        </w:rPr>
        <w:t>Stemvers</w:t>
      </w:r>
      <w:proofErr w:type="spellEnd"/>
      <w:r w:rsidRPr="00692CD2">
        <w:rPr>
          <w:rFonts w:ascii="Brill" w:eastAsia="Brill" w:hAnsi="Brill" w:cs="Brill"/>
        </w:rPr>
        <w:t>, 1985</w:t>
      </w:r>
      <w:r w:rsidRPr="00C66272">
        <w:rPr>
          <w:rFonts w:ascii="Brill" w:eastAsia="Brill" w:hAnsi="Brill" w:cs="Brill"/>
        </w:rPr>
        <w:t>, p.</w:t>
      </w:r>
      <w:del w:id="2765" w:author="Autor">
        <w:r w:rsidRPr="00C66272" w:rsidDel="00B1217F">
          <w:rPr>
            <w:rFonts w:ascii="Brill" w:eastAsia="Brill" w:hAnsi="Brill" w:cs="Brill"/>
          </w:rPr>
          <w:delText xml:space="preserve"> </w:delText>
        </w:r>
      </w:del>
      <w:r w:rsidRPr="00C66272">
        <w:rPr>
          <w:rFonts w:ascii="Brill" w:eastAsia="Brill" w:hAnsi="Brill" w:cs="Brill"/>
        </w:rPr>
        <w:t>154). Rotterdam’s municipal council was at first hesitant to act upon the increasingly violent clashes between local residents and pimps, because it had previously favo</w:t>
      </w:r>
      <w:ins w:id="2766" w:author="Autor">
        <w:r w:rsidR="005E18B4">
          <w:rPr>
            <w:rFonts w:ascii="Brill" w:eastAsia="Brill" w:hAnsi="Brill" w:cs="Brill"/>
          </w:rPr>
          <w:t>u</w:t>
        </w:r>
      </w:ins>
      <w:r w:rsidRPr="00C66272">
        <w:rPr>
          <w:rFonts w:ascii="Brill" w:eastAsia="Brill" w:hAnsi="Brill" w:cs="Brill"/>
        </w:rPr>
        <w:t xml:space="preserve">red the almost exclusive concentration of prostitution activities in this isolated </w:t>
      </w:r>
      <w:r w:rsidR="00F62668">
        <w:rPr>
          <w:rFonts w:ascii="Brill" w:eastAsia="Brill" w:hAnsi="Brill" w:cs="Brill"/>
        </w:rPr>
        <w:t>neighbourhood</w:t>
      </w:r>
      <w:r w:rsidRPr="00C66272">
        <w:rPr>
          <w:rFonts w:ascii="Brill" w:eastAsia="Brill" w:hAnsi="Brill" w:cs="Brill"/>
        </w:rPr>
        <w:t xml:space="preserve"> on the southern riverbanks away from the modern city </w:t>
      </w:r>
      <w:r w:rsidR="00F62668">
        <w:rPr>
          <w:rFonts w:ascii="Brill" w:eastAsia="Brill" w:hAnsi="Brill" w:cs="Brill"/>
        </w:rPr>
        <w:t>centre</w:t>
      </w:r>
      <w:r w:rsidRPr="00C66272">
        <w:rPr>
          <w:rFonts w:ascii="Brill" w:eastAsia="Brill" w:hAnsi="Brill" w:cs="Brill"/>
        </w:rPr>
        <w:t xml:space="preserve">, and because it was also not able to </w:t>
      </w:r>
      <w:ins w:id="2767" w:author="Autor">
        <w:r w:rsidR="00B1217F">
          <w:rPr>
            <w:rFonts w:ascii="Brill" w:eastAsia="Brill" w:hAnsi="Brill" w:cs="Brill"/>
          </w:rPr>
          <w:t>predict</w:t>
        </w:r>
      </w:ins>
      <w:del w:id="2768" w:author="Autor">
        <w:r w:rsidRPr="00C66272" w:rsidDel="00B1217F">
          <w:rPr>
            <w:rFonts w:ascii="Brill" w:eastAsia="Brill" w:hAnsi="Brill" w:cs="Brill"/>
          </w:rPr>
          <w:delText>estimate</w:delText>
        </w:r>
      </w:del>
      <w:r w:rsidRPr="00C66272">
        <w:rPr>
          <w:rFonts w:ascii="Brill" w:eastAsia="Brill" w:hAnsi="Brill" w:cs="Brill"/>
        </w:rPr>
        <w:t xml:space="preserve"> how a future dispersal of sex businesses outside of </w:t>
      </w:r>
      <w:proofErr w:type="spellStart"/>
      <w:r w:rsidRPr="00C66272">
        <w:rPr>
          <w:rFonts w:ascii="Brill" w:eastAsia="Brill" w:hAnsi="Brill" w:cs="Brill"/>
        </w:rPr>
        <w:t>Katendrecht</w:t>
      </w:r>
      <w:proofErr w:type="spellEnd"/>
      <w:r w:rsidRPr="00C66272">
        <w:rPr>
          <w:rFonts w:ascii="Brill" w:eastAsia="Brill" w:hAnsi="Brill" w:cs="Brill"/>
        </w:rPr>
        <w:t xml:space="preserve"> would pan out (</w:t>
      </w:r>
      <w:proofErr w:type="spellStart"/>
      <w:r w:rsidRPr="00C66272">
        <w:rPr>
          <w:rFonts w:ascii="Brill" w:eastAsia="Brill" w:hAnsi="Brill" w:cs="Brill"/>
        </w:rPr>
        <w:t>Stemvers</w:t>
      </w:r>
      <w:proofErr w:type="spellEnd"/>
      <w:r w:rsidRPr="00C66272">
        <w:rPr>
          <w:rFonts w:ascii="Brill" w:eastAsia="Brill" w:hAnsi="Brill" w:cs="Brill"/>
        </w:rPr>
        <w:t xml:space="preserve">, 1985; Meyer, 1999). </w:t>
      </w:r>
    </w:p>
    <w:p w14:paraId="35077AD1" w14:textId="77777777" w:rsidR="00CB3FC9" w:rsidRPr="00C66272" w:rsidRDefault="00CB3FC9">
      <w:pPr>
        <w:spacing w:line="360" w:lineRule="auto"/>
        <w:rPr>
          <w:rFonts w:ascii="Brill" w:eastAsia="Brill" w:hAnsi="Brill" w:cs="Brill"/>
        </w:rPr>
      </w:pPr>
    </w:p>
    <w:p w14:paraId="35077AD2" w14:textId="77777777" w:rsidR="00CB3FC9" w:rsidRPr="00C66272" w:rsidRDefault="00C55FA1">
      <w:pPr>
        <w:spacing w:line="360" w:lineRule="auto"/>
        <w:rPr>
          <w:rFonts w:ascii="Brill" w:eastAsia="Brill" w:hAnsi="Brill" w:cs="Brill"/>
        </w:rPr>
      </w:pPr>
      <w:r w:rsidRPr="00C66272">
        <w:rPr>
          <w:rFonts w:ascii="Brill" w:eastAsia="Brill" w:hAnsi="Brill" w:cs="Brill"/>
          <w:b/>
          <w:color w:val="FF0000"/>
        </w:rPr>
        <w:t>[PLACE FIGURE 5.5 HERE</w:t>
      </w:r>
      <w:r w:rsidRPr="00C66272">
        <w:rPr>
          <w:rFonts w:ascii="Brill" w:eastAsia="Brill" w:hAnsi="Brill" w:cs="Brill"/>
          <w:color w:val="FF0000"/>
        </w:rPr>
        <w:t>]</w:t>
      </w:r>
    </w:p>
    <w:p w14:paraId="35077AD3"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Figure 5.5: Left - protest poster of </w:t>
      </w:r>
      <w:proofErr w:type="spellStart"/>
      <w:r w:rsidRPr="00C66272">
        <w:rPr>
          <w:rFonts w:ascii="Brill" w:eastAsia="Brill" w:hAnsi="Brill" w:cs="Brill"/>
          <w:sz w:val="20"/>
          <w:szCs w:val="20"/>
        </w:rPr>
        <w:t>Katendrecht</w:t>
      </w:r>
      <w:proofErr w:type="spellEnd"/>
      <w:r w:rsidRPr="00C66272">
        <w:rPr>
          <w:rFonts w:ascii="Brill" w:eastAsia="Brill" w:hAnsi="Brill" w:cs="Brill"/>
          <w:sz w:val="20"/>
          <w:szCs w:val="20"/>
        </w:rPr>
        <w:t xml:space="preserve"> youth action group, framing prostitution as ‘environmental pollution’ and addressing the municipality to take action, by Dolf Henkes (1970-75); right - photograph of brothels and sex clubs on </w:t>
      </w:r>
      <w:proofErr w:type="spellStart"/>
      <w:r w:rsidRPr="00C66272">
        <w:rPr>
          <w:rFonts w:ascii="Brill" w:eastAsia="Brill" w:hAnsi="Brill" w:cs="Brill"/>
          <w:sz w:val="20"/>
          <w:szCs w:val="20"/>
        </w:rPr>
        <w:t>Katendrecht</w:t>
      </w:r>
      <w:proofErr w:type="spellEnd"/>
      <w:r w:rsidRPr="00C66272">
        <w:rPr>
          <w:rFonts w:ascii="Brill" w:eastAsia="Brill" w:hAnsi="Brill" w:cs="Brill"/>
          <w:sz w:val="20"/>
          <w:szCs w:val="20"/>
        </w:rPr>
        <w:t xml:space="preserve"> with show windows damaged by protesting local residents (1974), by H. Peters.</w:t>
      </w:r>
    </w:p>
    <w:p w14:paraId="35077AD4" w14:textId="77777777" w:rsidR="00CB3FC9" w:rsidRPr="00C66272" w:rsidRDefault="00CB3FC9">
      <w:pPr>
        <w:rPr>
          <w:rFonts w:ascii="Brill" w:eastAsia="Brill" w:hAnsi="Brill" w:cs="Brill"/>
          <w:sz w:val="20"/>
          <w:szCs w:val="20"/>
        </w:rPr>
      </w:pPr>
    </w:p>
    <w:p w14:paraId="35077AD5"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Source: Left - Cultural Heritage Agency of the Netherlands (RCE), signature number: AB15324-B; right - National Archives of the Netherlands, signature number: 927-5124, </w:t>
      </w:r>
      <w:hyperlink r:id="rId22">
        <w:r w:rsidRPr="00C66272">
          <w:rPr>
            <w:rFonts w:ascii="Brill" w:eastAsia="Brill" w:hAnsi="Brill" w:cs="Brill"/>
            <w:color w:val="0563C1"/>
            <w:sz w:val="20"/>
            <w:szCs w:val="20"/>
            <w:u w:val="single"/>
          </w:rPr>
          <w:t>http://hdl.handle.net/10648/ac57ab66-d0b4-102d-bcf8-003048976d84</w:t>
        </w:r>
      </w:hyperlink>
      <w:r w:rsidRPr="00C66272">
        <w:rPr>
          <w:rFonts w:ascii="Brill" w:eastAsia="Brill" w:hAnsi="Brill" w:cs="Brill"/>
          <w:sz w:val="20"/>
          <w:szCs w:val="20"/>
        </w:rPr>
        <w:t>.</w:t>
      </w:r>
    </w:p>
    <w:p w14:paraId="35077AD6" w14:textId="77777777" w:rsidR="00CB3FC9" w:rsidRPr="00C66272" w:rsidRDefault="00CB3FC9">
      <w:pPr>
        <w:rPr>
          <w:rFonts w:ascii="Brill" w:eastAsia="Brill" w:hAnsi="Brill" w:cs="Brill"/>
          <w:sz w:val="20"/>
          <w:szCs w:val="20"/>
        </w:rPr>
      </w:pPr>
    </w:p>
    <w:p w14:paraId="35077AD7" w14:textId="25F101F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Various sources document the ensuing debates and protests in the city during the 1970s, thereby focusing on the long-winded process of formulating new propositions and changes to the municipal prostitution policy (</w:t>
      </w:r>
      <w:proofErr w:type="spellStart"/>
      <w:r w:rsidRPr="00A024CC">
        <w:rPr>
          <w:rFonts w:ascii="Brill" w:eastAsia="Brill" w:hAnsi="Brill" w:cs="Brill"/>
        </w:rPr>
        <w:t>Hazewinkel</w:t>
      </w:r>
      <w:proofErr w:type="spellEnd"/>
      <w:r w:rsidRPr="00A024CC">
        <w:rPr>
          <w:rFonts w:ascii="Brill" w:eastAsia="Brill" w:hAnsi="Brill" w:cs="Brill"/>
        </w:rPr>
        <w:t>, 1982</w:t>
      </w:r>
      <w:r w:rsidRPr="00C66272">
        <w:rPr>
          <w:rFonts w:ascii="Brill" w:eastAsia="Brill" w:hAnsi="Brill" w:cs="Brill"/>
        </w:rPr>
        <w:t>), the many pitfalls in related urban planning and decision-making processes (</w:t>
      </w:r>
      <w:commentRangeStart w:id="2769"/>
      <w:r w:rsidRPr="006824E6">
        <w:rPr>
          <w:rFonts w:ascii="Brill" w:eastAsia="Brill" w:hAnsi="Brill" w:cs="Brill"/>
        </w:rPr>
        <w:t xml:space="preserve">De Wildt &amp; </w:t>
      </w:r>
      <w:del w:id="2770" w:author="Autor">
        <w:r w:rsidRPr="006824E6" w:rsidDel="00CA0A88">
          <w:rPr>
            <w:rFonts w:ascii="Brill" w:eastAsia="Brill" w:hAnsi="Brill" w:cs="Brill"/>
          </w:rPr>
          <w:delText>Hong Seng</w:delText>
        </w:r>
      </w:del>
      <w:ins w:id="2771" w:author="Autor">
        <w:r w:rsidR="00CA0A88">
          <w:rPr>
            <w:rFonts w:ascii="Brill" w:eastAsia="Brill" w:hAnsi="Brill" w:cs="Brill"/>
          </w:rPr>
          <w:t>Yap</w:t>
        </w:r>
      </w:ins>
      <w:r w:rsidRPr="006824E6">
        <w:rPr>
          <w:rFonts w:ascii="Brill" w:eastAsia="Brill" w:hAnsi="Brill" w:cs="Brill"/>
        </w:rPr>
        <w:t>, 1980</w:t>
      </w:r>
      <w:commentRangeEnd w:id="2769"/>
      <w:r w:rsidR="006824E6">
        <w:rPr>
          <w:rStyle w:val="Odwoaniedokomentarza"/>
          <w:lang w:val="en-AU"/>
        </w:rPr>
        <w:commentReference w:id="2769"/>
      </w:r>
      <w:r w:rsidRPr="00C66272">
        <w:rPr>
          <w:rFonts w:ascii="Brill" w:eastAsia="Brill" w:hAnsi="Brill" w:cs="Brill"/>
        </w:rPr>
        <w:t>), the increasing spread or ‘democratization’ of prostitution-related problems and monitoring across the port city’s social fabric (</w:t>
      </w:r>
      <w:r w:rsidRPr="0017503B">
        <w:rPr>
          <w:rFonts w:ascii="Brill" w:eastAsia="Brill" w:hAnsi="Brill" w:cs="Brill"/>
        </w:rPr>
        <w:t>Meyer, 1983</w:t>
      </w:r>
      <w:r w:rsidRPr="00C66272">
        <w:rPr>
          <w:rFonts w:ascii="Brill" w:eastAsia="Brill" w:hAnsi="Brill" w:cs="Brill"/>
        </w:rPr>
        <w:t xml:space="preserve">), and </w:t>
      </w:r>
      <w:r w:rsidR="00F62668">
        <w:rPr>
          <w:rFonts w:ascii="Brill" w:eastAsia="Brill" w:hAnsi="Brill" w:cs="Brill"/>
        </w:rPr>
        <w:t>neighbourhood</w:t>
      </w:r>
      <w:r w:rsidRPr="00C66272">
        <w:rPr>
          <w:rFonts w:ascii="Brill" w:eastAsia="Brill" w:hAnsi="Brill" w:cs="Brill"/>
        </w:rPr>
        <w:t>-specific actions and project groups trying to steer nuisance reduction and related urban renewal initiatives (</w:t>
      </w:r>
      <w:r w:rsidRPr="00692CD2">
        <w:rPr>
          <w:rFonts w:ascii="Brill" w:eastAsia="Brill" w:hAnsi="Brill" w:cs="Brill"/>
        </w:rPr>
        <w:t>Van Rossum &amp; Verhulst, 1981</w:t>
      </w:r>
      <w:r w:rsidRPr="00C66272">
        <w:rPr>
          <w:rFonts w:ascii="Brill" w:eastAsia="Brill" w:hAnsi="Brill" w:cs="Brill"/>
        </w:rPr>
        <w:t xml:space="preserve">). While the previous cases of the </w:t>
      </w:r>
      <w:proofErr w:type="spellStart"/>
      <w:r w:rsidRPr="00C66272">
        <w:rPr>
          <w:rFonts w:ascii="Brill" w:eastAsia="Brill" w:hAnsi="Brill" w:cs="Brill"/>
        </w:rPr>
        <w:t>Zandstraatbuurt</w:t>
      </w:r>
      <w:proofErr w:type="spellEnd"/>
      <w:r w:rsidRPr="00C66272">
        <w:rPr>
          <w:rFonts w:ascii="Brill" w:eastAsia="Brill" w:hAnsi="Brill" w:cs="Brill"/>
        </w:rPr>
        <w:t xml:space="preserve"> and </w:t>
      </w:r>
      <w:proofErr w:type="spellStart"/>
      <w:r w:rsidRPr="00C66272">
        <w:rPr>
          <w:rFonts w:ascii="Brill" w:eastAsia="Brill" w:hAnsi="Brill" w:cs="Brill"/>
        </w:rPr>
        <w:t>Schiedamsedijk</w:t>
      </w:r>
      <w:proofErr w:type="spellEnd"/>
      <w:r w:rsidRPr="00C66272">
        <w:rPr>
          <w:rFonts w:ascii="Brill" w:eastAsia="Brill" w:hAnsi="Brill" w:cs="Brill"/>
        </w:rPr>
        <w:t xml:space="preserve"> illustrated how civilization offensives of the city leaders enabled the elimination of the port city’s former </w:t>
      </w:r>
      <w:r w:rsidRPr="00C66272">
        <w:rPr>
          <w:rFonts w:ascii="Brill" w:eastAsia="Brill" w:hAnsi="Brill" w:cs="Brill"/>
        </w:rPr>
        <w:lastRenderedPageBreak/>
        <w:t xml:space="preserve">pleasure quarters, it is exactly the achieved emancipation of working-class citizens, in alignment with the image of a welfare city, that caused </w:t>
      </w:r>
      <w:proofErr w:type="spellStart"/>
      <w:r w:rsidRPr="00C66272">
        <w:rPr>
          <w:rFonts w:ascii="Brill" w:eastAsia="Brill" w:hAnsi="Brill" w:cs="Brill"/>
        </w:rPr>
        <w:t>Katendrecht</w:t>
      </w:r>
      <w:proofErr w:type="spellEnd"/>
      <w:r w:rsidRPr="00C66272">
        <w:rPr>
          <w:rFonts w:ascii="Brill" w:eastAsia="Brill" w:hAnsi="Brill" w:cs="Brill"/>
        </w:rPr>
        <w:t xml:space="preserve"> residents to speak up and fiercely address the municipality’s negligence and hesitation regarding the prostitution issue. Led by PvdA, the main Dutch socialist party, the new city administration that took office in 1974 became more sensitive to the local protests and resistance, but the solutions that were proposed by various </w:t>
      </w:r>
      <w:del w:id="2772" w:author="Autor">
        <w:r w:rsidRPr="00C66272" w:rsidDel="00B1774A">
          <w:rPr>
            <w:rFonts w:ascii="Brill" w:eastAsia="Brill" w:hAnsi="Brill" w:cs="Brill"/>
          </w:rPr>
          <w:delText>councilors</w:delText>
        </w:r>
      </w:del>
      <w:ins w:id="2773" w:author="Autor">
        <w:r w:rsidR="00B1774A" w:rsidRPr="00C66272">
          <w:rPr>
            <w:rFonts w:ascii="Brill" w:eastAsia="Brill" w:hAnsi="Brill" w:cs="Brill"/>
          </w:rPr>
          <w:t>councillors</w:t>
        </w:r>
      </w:ins>
      <w:r w:rsidRPr="00C66272">
        <w:rPr>
          <w:rFonts w:ascii="Brill" w:eastAsia="Brill" w:hAnsi="Brill" w:cs="Brill"/>
        </w:rPr>
        <w:t xml:space="preserve"> ultimately failed to materialize, thereby testifying to the fact that deep-rooted port </w:t>
      </w:r>
      <w:r w:rsidR="00F62668">
        <w:rPr>
          <w:rFonts w:ascii="Brill" w:eastAsia="Brill" w:hAnsi="Brill" w:cs="Brill"/>
        </w:rPr>
        <w:t>neighbourhood</w:t>
      </w:r>
      <w:r w:rsidRPr="00C66272">
        <w:rPr>
          <w:rFonts w:ascii="Brill" w:eastAsia="Brill" w:hAnsi="Brill" w:cs="Brill"/>
        </w:rPr>
        <w:t xml:space="preserve">s like </w:t>
      </w:r>
      <w:proofErr w:type="spellStart"/>
      <w:r w:rsidRPr="00C66272">
        <w:rPr>
          <w:rFonts w:ascii="Brill" w:eastAsia="Brill" w:hAnsi="Brill" w:cs="Brill"/>
        </w:rPr>
        <w:t>Katendrecht</w:t>
      </w:r>
      <w:proofErr w:type="spellEnd"/>
      <w:r w:rsidRPr="00C66272">
        <w:rPr>
          <w:rFonts w:ascii="Brill" w:eastAsia="Brill" w:hAnsi="Brill" w:cs="Brill"/>
        </w:rPr>
        <w:t xml:space="preserve"> had fundamentally changed in terms of their socio-cultural character</w:t>
      </w:r>
      <w:ins w:id="2774" w:author="Autor">
        <w:r w:rsidR="00B1774A">
          <w:rPr>
            <w:rFonts w:ascii="Brill" w:eastAsia="Brill" w:hAnsi="Brill" w:cs="Brill"/>
          </w:rPr>
          <w:t>.</w:t>
        </w:r>
      </w:ins>
      <w:r w:rsidRPr="00C66272">
        <w:rPr>
          <w:rFonts w:ascii="Brill" w:eastAsia="Brill" w:hAnsi="Brill" w:cs="Brill"/>
        </w:rPr>
        <w:t xml:space="preserve"> </w:t>
      </w:r>
      <w:ins w:id="2775" w:author="Autor">
        <w:r w:rsidR="00B1774A">
          <w:rPr>
            <w:rFonts w:ascii="Brill" w:eastAsia="Brill" w:hAnsi="Brill" w:cs="Brill"/>
          </w:rPr>
          <w:t>They</w:t>
        </w:r>
      </w:ins>
      <w:del w:id="2776" w:author="Autor">
        <w:r w:rsidRPr="00C66272" w:rsidDel="00B1774A">
          <w:rPr>
            <w:rFonts w:ascii="Brill" w:eastAsia="Brill" w:hAnsi="Brill" w:cs="Brill"/>
          </w:rPr>
          <w:delText>and</w:delText>
        </w:r>
      </w:del>
      <w:r w:rsidRPr="00C66272">
        <w:rPr>
          <w:rFonts w:ascii="Brill" w:eastAsia="Brill" w:hAnsi="Brill" w:cs="Brill"/>
        </w:rPr>
        <w:t xml:space="preserve"> no longer accepted the uncontrolled contingencies and disturbances that had shaped their past </w:t>
      </w:r>
      <w:proofErr w:type="spellStart"/>
      <w:r w:rsidRPr="00C66272">
        <w:rPr>
          <w:rFonts w:ascii="Brill" w:eastAsia="Brill" w:hAnsi="Brill" w:cs="Brill"/>
        </w:rPr>
        <w:t>sailortown</w:t>
      </w:r>
      <w:proofErr w:type="spellEnd"/>
      <w:r w:rsidRPr="00C66272">
        <w:rPr>
          <w:rFonts w:ascii="Brill" w:eastAsia="Brill" w:hAnsi="Brill" w:cs="Brill"/>
        </w:rPr>
        <w:t xml:space="preserve"> community feel. </w:t>
      </w:r>
    </w:p>
    <w:p w14:paraId="35077AD8" w14:textId="366805F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It proves insightful to further reflect on the types of solutions that were formulated for the prostitution issue, as they showcase the shifting aspirations attached to Rotterdam’s modern maritime mindset and waterfronts. Yearning for a continued concentration of prostitution activities, albeit no longer on a district-wide scale, the municipality at first planned to establish a so-called ‘eros </w:t>
      </w:r>
      <w:r w:rsidR="00F62668">
        <w:rPr>
          <w:rFonts w:ascii="Brill" w:eastAsia="Brill" w:hAnsi="Brill" w:cs="Brill"/>
        </w:rPr>
        <w:t>centre</w:t>
      </w:r>
      <w:r w:rsidRPr="00C66272">
        <w:rPr>
          <w:rFonts w:ascii="Brill" w:eastAsia="Brill" w:hAnsi="Brill" w:cs="Brill"/>
        </w:rPr>
        <w:t>’, a single building complex that would act as a one-stop mega-brothel for the entire city. This idea was initially inspired by police visits during the 1970s to assess the example of previously constructed ‘eros flats’ in Hamburg and Düsseldorf (</w:t>
      </w:r>
      <w:proofErr w:type="spellStart"/>
      <w:r w:rsidRPr="00C66272">
        <w:rPr>
          <w:rFonts w:ascii="Brill" w:eastAsia="Brill" w:hAnsi="Brill" w:cs="Brill"/>
        </w:rPr>
        <w:t>Hazewinkel</w:t>
      </w:r>
      <w:proofErr w:type="spellEnd"/>
      <w:r w:rsidRPr="00C66272">
        <w:rPr>
          <w:rFonts w:ascii="Brill" w:eastAsia="Brill" w:hAnsi="Brill" w:cs="Brill"/>
        </w:rPr>
        <w:t xml:space="preserve">, 1982, p. 67). Rotterdam </w:t>
      </w:r>
      <w:del w:id="2777" w:author="Autor">
        <w:r w:rsidRPr="00C66272" w:rsidDel="00B1774A">
          <w:rPr>
            <w:rFonts w:ascii="Brill" w:eastAsia="Brill" w:hAnsi="Brill" w:cs="Brill"/>
          </w:rPr>
          <w:delText>councilors</w:delText>
        </w:r>
      </w:del>
      <w:ins w:id="2778" w:author="Autor">
        <w:r w:rsidR="00B1774A" w:rsidRPr="00C66272">
          <w:rPr>
            <w:rFonts w:ascii="Brill" w:eastAsia="Brill" w:hAnsi="Brill" w:cs="Brill"/>
          </w:rPr>
          <w:t>councillors</w:t>
        </w:r>
      </w:ins>
      <w:r w:rsidRPr="00C66272">
        <w:rPr>
          <w:rFonts w:ascii="Brill" w:eastAsia="Brill" w:hAnsi="Brill" w:cs="Brill"/>
        </w:rPr>
        <w:t xml:space="preserve"> initially proposed repurpos</w:t>
      </w:r>
      <w:r w:rsidR="007446A8" w:rsidRPr="00C66272">
        <w:rPr>
          <w:rFonts w:ascii="Brill" w:eastAsia="Brill" w:hAnsi="Brill" w:cs="Brill"/>
        </w:rPr>
        <w:t>ing</w:t>
      </w:r>
      <w:r w:rsidRPr="00C66272">
        <w:rPr>
          <w:rFonts w:ascii="Brill" w:eastAsia="Brill" w:hAnsi="Brill" w:cs="Brill"/>
        </w:rPr>
        <w:t xml:space="preserve"> the </w:t>
      </w:r>
      <w:proofErr w:type="spellStart"/>
      <w:r w:rsidRPr="00C66272">
        <w:rPr>
          <w:rFonts w:ascii="Brill" w:eastAsia="Brill" w:hAnsi="Brill" w:cs="Brill"/>
        </w:rPr>
        <w:t>Poortgebouw</w:t>
      </w:r>
      <w:proofErr w:type="spellEnd"/>
      <w:r w:rsidRPr="00C66272">
        <w:rPr>
          <w:rFonts w:ascii="Brill" w:eastAsia="Brill" w:hAnsi="Brill" w:cs="Brill"/>
        </w:rPr>
        <w:t xml:space="preserve"> , a prominent building and former headquarters for harbour trade activities in a </w:t>
      </w:r>
      <w:r w:rsidR="00F62668">
        <w:rPr>
          <w:rFonts w:ascii="Brill" w:eastAsia="Brill" w:hAnsi="Brill" w:cs="Brill"/>
        </w:rPr>
        <w:t>neighbourhood</w:t>
      </w:r>
      <w:r w:rsidRPr="00C66272">
        <w:rPr>
          <w:rFonts w:ascii="Brill" w:eastAsia="Brill" w:hAnsi="Brill" w:cs="Brill"/>
        </w:rPr>
        <w:t xml:space="preserve"> adjacent to </w:t>
      </w:r>
      <w:proofErr w:type="spellStart"/>
      <w:r w:rsidRPr="00C66272">
        <w:rPr>
          <w:rFonts w:ascii="Brill" w:eastAsia="Brill" w:hAnsi="Brill" w:cs="Brill"/>
        </w:rPr>
        <w:t>Katendrecht</w:t>
      </w:r>
      <w:proofErr w:type="spellEnd"/>
      <w:r w:rsidRPr="00C66272">
        <w:rPr>
          <w:rFonts w:ascii="Brill" w:eastAsia="Brill" w:hAnsi="Brill" w:cs="Brill"/>
        </w:rPr>
        <w:t xml:space="preserve">, but this plan was subsequently changed </w:t>
      </w:r>
      <w:del w:id="2779" w:author="Autor">
        <w:r w:rsidRPr="00C66272" w:rsidDel="00B1774A">
          <w:rPr>
            <w:rFonts w:ascii="Brill" w:eastAsia="Brill" w:hAnsi="Brill" w:cs="Brill"/>
          </w:rPr>
          <w:delText xml:space="preserve">to </w:delText>
        </w:r>
        <w:r w:rsidR="005A39CA" w:rsidRPr="00C66272" w:rsidDel="00B1774A">
          <w:rPr>
            <w:rFonts w:ascii="Brill" w:eastAsia="Brill" w:hAnsi="Brill" w:cs="Brill"/>
          </w:rPr>
          <w:delText>one</w:delText>
        </w:r>
        <w:r w:rsidRPr="00C66272" w:rsidDel="00B1774A">
          <w:rPr>
            <w:rFonts w:ascii="Brill" w:eastAsia="Brill" w:hAnsi="Brill" w:cs="Brill"/>
          </w:rPr>
          <w:delText xml:space="preserve"> </w:delText>
        </w:r>
      </w:del>
      <w:r w:rsidR="005A39CA" w:rsidRPr="00C66272">
        <w:rPr>
          <w:rFonts w:ascii="Brill" w:eastAsia="Brill" w:hAnsi="Brill" w:cs="Brill"/>
        </w:rPr>
        <w:t xml:space="preserve">to create </w:t>
      </w:r>
      <w:r w:rsidRPr="00C66272">
        <w:rPr>
          <w:rFonts w:ascii="Brill" w:eastAsia="Brill" w:hAnsi="Brill" w:cs="Brill"/>
        </w:rPr>
        <w:t xml:space="preserve">an eros </w:t>
      </w:r>
      <w:r w:rsidR="00F62668">
        <w:rPr>
          <w:rFonts w:ascii="Brill" w:eastAsia="Brill" w:hAnsi="Brill" w:cs="Brill"/>
        </w:rPr>
        <w:t>centre</w:t>
      </w:r>
      <w:r w:rsidRPr="00C66272">
        <w:rPr>
          <w:rFonts w:ascii="Brill" w:eastAsia="Brill" w:hAnsi="Brill" w:cs="Brill"/>
        </w:rPr>
        <w:t xml:space="preserve"> in old boats </w:t>
      </w:r>
      <w:ins w:id="2780" w:author="Autor">
        <w:r w:rsidR="008C5DBB">
          <w:rPr>
            <w:rFonts w:ascii="ArialMT" w:eastAsia="ArialMT" w:cs="ArialMT" w:hint="eastAsia"/>
            <w:sz w:val="17"/>
            <w:szCs w:val="17"/>
            <w:lang w:val="en-AU"/>
          </w:rPr>
          <w:t>–</w:t>
        </w:r>
      </w:ins>
      <w:del w:id="2781" w:author="Autor">
        <w:r w:rsidRPr="00C66272" w:rsidDel="008C5DBB">
          <w:rPr>
            <w:rFonts w:ascii="Brill" w:eastAsia="Brill" w:hAnsi="Brill" w:cs="Brill"/>
          </w:rPr>
          <w:delText>-</w:delText>
        </w:r>
      </w:del>
      <w:r w:rsidRPr="00C66272">
        <w:rPr>
          <w:rFonts w:ascii="Brill" w:eastAsia="Brill" w:hAnsi="Brill" w:cs="Brill"/>
        </w:rPr>
        <w:t xml:space="preserve"> one of them even happened to be named after the aforementioned industrialist </w:t>
      </w:r>
      <w:proofErr w:type="spellStart"/>
      <w:r w:rsidRPr="00C66272">
        <w:rPr>
          <w:rFonts w:ascii="Brill" w:eastAsia="Brill" w:hAnsi="Brill" w:cs="Brill"/>
        </w:rPr>
        <w:t>Backx</w:t>
      </w:r>
      <w:proofErr w:type="spellEnd"/>
      <w:r w:rsidRPr="00C66272">
        <w:rPr>
          <w:rFonts w:ascii="Brill" w:eastAsia="Brill" w:hAnsi="Brill" w:cs="Brill"/>
        </w:rPr>
        <w:t xml:space="preserve"> </w:t>
      </w:r>
      <w:r w:rsidRPr="00A024CC">
        <w:rPr>
          <w:rFonts w:ascii="Brill" w:eastAsia="Brill" w:hAnsi="Brill" w:cs="Brill"/>
        </w:rPr>
        <w:t>(“</w:t>
      </w:r>
      <w:proofErr w:type="spellStart"/>
      <w:r w:rsidRPr="00A024CC">
        <w:rPr>
          <w:rFonts w:ascii="Brill" w:eastAsia="Brill" w:hAnsi="Brill" w:cs="Brill"/>
        </w:rPr>
        <w:t>Buurt</w:t>
      </w:r>
      <w:proofErr w:type="spellEnd"/>
      <w:r w:rsidRPr="00A024CC">
        <w:rPr>
          <w:rFonts w:ascii="Brill" w:eastAsia="Brill" w:hAnsi="Brill" w:cs="Brill"/>
        </w:rPr>
        <w:t>”, 1980</w:t>
      </w:r>
      <w:r w:rsidRPr="00C66272">
        <w:rPr>
          <w:rFonts w:ascii="Brill" w:eastAsia="Brill" w:hAnsi="Brill" w:cs="Brill"/>
        </w:rPr>
        <w:t xml:space="preserve">) </w:t>
      </w:r>
      <w:ins w:id="2782" w:author="Autor">
        <w:r w:rsidR="008C5DBB">
          <w:rPr>
            <w:rFonts w:ascii="ArialMT" w:eastAsia="ArialMT" w:cs="ArialMT" w:hint="eastAsia"/>
            <w:sz w:val="17"/>
            <w:szCs w:val="17"/>
            <w:lang w:val="en-AU"/>
          </w:rPr>
          <w:t>–</w:t>
        </w:r>
      </w:ins>
      <w:del w:id="2783" w:author="Autor">
        <w:r w:rsidRPr="00C66272" w:rsidDel="008C5DBB">
          <w:rPr>
            <w:rFonts w:ascii="Brill" w:eastAsia="Brill" w:hAnsi="Brill" w:cs="Brill"/>
          </w:rPr>
          <w:delText>-</w:delText>
        </w:r>
      </w:del>
      <w:r w:rsidRPr="00C66272">
        <w:rPr>
          <w:rFonts w:ascii="Brill" w:eastAsia="Brill" w:hAnsi="Brill" w:cs="Brill"/>
        </w:rPr>
        <w:t xml:space="preserve"> on the northern riverside around the </w:t>
      </w:r>
      <w:proofErr w:type="spellStart"/>
      <w:r w:rsidRPr="00C66272">
        <w:rPr>
          <w:rFonts w:ascii="Brill" w:eastAsia="Brill" w:hAnsi="Brill" w:cs="Brill"/>
        </w:rPr>
        <w:t>Euromast</w:t>
      </w:r>
      <w:proofErr w:type="spellEnd"/>
      <w:r w:rsidRPr="00C66272">
        <w:rPr>
          <w:rFonts w:ascii="Brill" w:eastAsia="Brill" w:hAnsi="Brill" w:cs="Brill"/>
        </w:rPr>
        <w:t>, a modern watchtower overlooking the water.</w:t>
      </w:r>
      <w:r w:rsidRPr="00C66272">
        <w:rPr>
          <w:rFonts w:ascii="Brill" w:eastAsia="Brill" w:hAnsi="Brill" w:cs="Brill"/>
          <w:vertAlign w:val="superscript"/>
        </w:rPr>
        <w:footnoteReference w:id="35"/>
      </w:r>
      <w:r w:rsidRPr="00C66272">
        <w:rPr>
          <w:rFonts w:ascii="Brill" w:eastAsia="Brill" w:hAnsi="Brill" w:cs="Brill"/>
          <w:color w:val="FF0000"/>
        </w:rPr>
        <w:t xml:space="preserve"> </w:t>
      </w:r>
      <w:r w:rsidRPr="00C66272">
        <w:rPr>
          <w:rFonts w:ascii="Brill" w:eastAsia="Brill" w:hAnsi="Brill" w:cs="Brill"/>
        </w:rPr>
        <w:t xml:space="preserve">Both ideas to repurpose characteristically maritime urban locations </w:t>
      </w:r>
      <w:del w:id="2802" w:author="Autor">
        <w:r w:rsidRPr="00C66272" w:rsidDel="008C5DBB">
          <w:rPr>
            <w:rFonts w:ascii="Brill" w:eastAsia="Brill" w:hAnsi="Brill" w:cs="Brill"/>
          </w:rPr>
          <w:delText>for the sake of</w:delText>
        </w:r>
      </w:del>
      <w:ins w:id="2803" w:author="Autor">
        <w:r w:rsidR="008C5DBB">
          <w:rPr>
            <w:rFonts w:ascii="Brill" w:eastAsia="Brill" w:hAnsi="Brill" w:cs="Brill"/>
          </w:rPr>
          <w:t>as</w:t>
        </w:r>
      </w:ins>
      <w:r w:rsidRPr="00C66272">
        <w:rPr>
          <w:rFonts w:ascii="Brill" w:eastAsia="Brill" w:hAnsi="Brill" w:cs="Brill"/>
        </w:rPr>
        <w:t xml:space="preserve"> newly concentrated prostitution complexes generated widespread protest from various local resident groups with often diverging motivations, and </w:t>
      </w:r>
      <w:r w:rsidR="00B93E27" w:rsidRPr="00C66272">
        <w:rPr>
          <w:rFonts w:ascii="Brill" w:eastAsia="Brill" w:hAnsi="Brill" w:cs="Brill"/>
        </w:rPr>
        <w:t>eventually</w:t>
      </w:r>
      <w:r w:rsidRPr="00C66272">
        <w:rPr>
          <w:rFonts w:ascii="Brill" w:eastAsia="Brill" w:hAnsi="Brill" w:cs="Brill"/>
        </w:rPr>
        <w:t xml:space="preserve"> </w:t>
      </w:r>
      <w:r w:rsidR="00B93E27" w:rsidRPr="00C66272">
        <w:rPr>
          <w:rFonts w:ascii="Brill" w:eastAsia="Brill" w:hAnsi="Brill" w:cs="Brill"/>
        </w:rPr>
        <w:t>led to</w:t>
      </w:r>
      <w:r w:rsidRPr="00C66272">
        <w:rPr>
          <w:rFonts w:ascii="Brill" w:eastAsia="Brill" w:hAnsi="Brill" w:cs="Brill"/>
        </w:rPr>
        <w:t xml:space="preserve"> the </w:t>
      </w:r>
      <w:r w:rsidR="00B93E27" w:rsidRPr="00C66272">
        <w:rPr>
          <w:rFonts w:ascii="Brill" w:eastAsia="Brill" w:hAnsi="Brill" w:cs="Brill"/>
        </w:rPr>
        <w:t xml:space="preserve">plans’ </w:t>
      </w:r>
      <w:r w:rsidRPr="00C66272">
        <w:rPr>
          <w:rFonts w:ascii="Brill" w:eastAsia="Brill" w:hAnsi="Brill" w:cs="Brill"/>
        </w:rPr>
        <w:t xml:space="preserve">abandonment. The entire situation showcases a kind of reversal when compared to the destinies of the </w:t>
      </w:r>
      <w:proofErr w:type="spellStart"/>
      <w:r w:rsidRPr="00C66272">
        <w:rPr>
          <w:rFonts w:ascii="Brill" w:eastAsia="Brill" w:hAnsi="Brill" w:cs="Brill"/>
        </w:rPr>
        <w:t>Zandstraatbuurt</w:t>
      </w:r>
      <w:proofErr w:type="spellEnd"/>
      <w:r w:rsidRPr="00C66272">
        <w:rPr>
          <w:rFonts w:ascii="Brill" w:eastAsia="Brill" w:hAnsi="Brill" w:cs="Brill"/>
        </w:rPr>
        <w:t xml:space="preserve"> and </w:t>
      </w:r>
      <w:proofErr w:type="spellStart"/>
      <w:r w:rsidRPr="00C66272">
        <w:rPr>
          <w:rFonts w:ascii="Brill" w:eastAsia="Brill" w:hAnsi="Brill" w:cs="Brill"/>
        </w:rPr>
        <w:t>Schiedamsedijk</w:t>
      </w:r>
      <w:proofErr w:type="spellEnd"/>
      <w:r w:rsidRPr="00C66272">
        <w:rPr>
          <w:rFonts w:ascii="Brill" w:eastAsia="Brill" w:hAnsi="Brill" w:cs="Brill"/>
        </w:rPr>
        <w:t xml:space="preserve">: the municipal council did try to draw up new plans for the future of notorious pleasure </w:t>
      </w:r>
      <w:r w:rsidRPr="00C66272">
        <w:rPr>
          <w:rFonts w:ascii="Brill" w:eastAsia="Brill" w:hAnsi="Brill" w:cs="Brill"/>
        </w:rPr>
        <w:lastRenderedPageBreak/>
        <w:t xml:space="preserve">practices in </w:t>
      </w:r>
      <w:proofErr w:type="spellStart"/>
      <w:r w:rsidRPr="00C66272">
        <w:rPr>
          <w:rFonts w:ascii="Brill" w:eastAsia="Brill" w:hAnsi="Brill" w:cs="Brill"/>
        </w:rPr>
        <w:t>Katendrecht</w:t>
      </w:r>
      <w:proofErr w:type="spellEnd"/>
      <w:r w:rsidRPr="00C66272">
        <w:rPr>
          <w:rFonts w:ascii="Brill" w:eastAsia="Brill" w:hAnsi="Brill" w:cs="Brill"/>
        </w:rPr>
        <w:t xml:space="preserve">, and even considered emblematic sites in the port city, but </w:t>
      </w:r>
      <w:r w:rsidR="000544CA" w:rsidRPr="00C66272">
        <w:rPr>
          <w:rFonts w:ascii="Brill" w:eastAsia="Brill" w:hAnsi="Brill" w:cs="Brill"/>
        </w:rPr>
        <w:t xml:space="preserve">in the end </w:t>
      </w:r>
      <w:r w:rsidRPr="00C66272">
        <w:rPr>
          <w:rFonts w:ascii="Brill" w:eastAsia="Brill" w:hAnsi="Brill" w:cs="Brill"/>
        </w:rPr>
        <w:t>was hindered by its own indecision and persistent civil unrest.</w:t>
      </w:r>
      <w:r w:rsidRPr="00C66272">
        <w:rPr>
          <w:rFonts w:ascii="Brill" w:eastAsia="Brill" w:hAnsi="Brill" w:cs="Brill"/>
          <w:vertAlign w:val="superscript"/>
        </w:rPr>
        <w:footnoteReference w:id="36"/>
      </w:r>
    </w:p>
    <w:p w14:paraId="35077AD9" w14:textId="42EC9706"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The proposal for an eros </w:t>
      </w:r>
      <w:r w:rsidR="00F62668">
        <w:rPr>
          <w:rFonts w:ascii="Brill" w:eastAsia="Brill" w:hAnsi="Brill" w:cs="Brill"/>
        </w:rPr>
        <w:t>centre</w:t>
      </w:r>
      <w:r w:rsidRPr="00C66272">
        <w:rPr>
          <w:rFonts w:ascii="Brill" w:eastAsia="Brill" w:hAnsi="Brill" w:cs="Brill"/>
        </w:rPr>
        <w:t xml:space="preserve"> generated mockery and divisive opinions among Rotterdam’s inhabitants. The epigraph above, from one of the several local songs on the topic at the time, suggests how past Rotterdam engineers like Pieter Caland and W. N. Rose, who had successfully transformed the 19</w:t>
      </w:r>
      <w:ins w:id="2809" w:author="Autor">
        <w:r w:rsidR="00F552C6">
          <w:rPr>
            <w:rFonts w:ascii="Brill" w:eastAsia="Brill" w:hAnsi="Brill" w:cs="Brill"/>
          </w:rPr>
          <w:t>th</w:t>
        </w:r>
      </w:ins>
      <w:del w:id="2810" w:author="Autor">
        <w:r w:rsidRPr="00C66272" w:rsidDel="00F552C6">
          <w:rPr>
            <w:rFonts w:ascii="Brill" w:eastAsia="Brill" w:hAnsi="Brill" w:cs="Brill"/>
            <w:vertAlign w:val="superscript"/>
          </w:rPr>
          <w:delText>th</w:delText>
        </w:r>
      </w:del>
      <w:r w:rsidRPr="00C66272">
        <w:rPr>
          <w:rFonts w:ascii="Brill" w:eastAsia="Brill" w:hAnsi="Brill" w:cs="Brill"/>
        </w:rPr>
        <w:t xml:space="preserve">-century port and city, would have been embarrassed hearing about municipal plans to install brothel boats and the like. On the other hand, the eros </w:t>
      </w:r>
      <w:r w:rsidR="00F62668">
        <w:rPr>
          <w:rFonts w:ascii="Brill" w:eastAsia="Brill" w:hAnsi="Brill" w:cs="Brill"/>
        </w:rPr>
        <w:t>centre</w:t>
      </w:r>
      <w:r w:rsidRPr="00C66272">
        <w:rPr>
          <w:rFonts w:ascii="Brill" w:eastAsia="Brill" w:hAnsi="Brill" w:cs="Brill"/>
        </w:rPr>
        <w:t xml:space="preserve"> idea was also negatively perceived as an initiative that too forcefully linked </w:t>
      </w:r>
      <w:del w:id="2811" w:author="Autor">
        <w:r w:rsidRPr="00C66272" w:rsidDel="00F552C6">
          <w:rPr>
            <w:rFonts w:ascii="Brill" w:eastAsia="Brill" w:hAnsi="Brill" w:cs="Brill"/>
          </w:rPr>
          <w:delText xml:space="preserve">concentrated </w:delText>
        </w:r>
      </w:del>
      <w:r w:rsidRPr="00C66272">
        <w:rPr>
          <w:rFonts w:ascii="Brill" w:eastAsia="Brill" w:hAnsi="Brill" w:cs="Brill"/>
        </w:rPr>
        <w:t>spatiality to strict control (</w:t>
      </w:r>
      <w:r w:rsidRPr="006824E6">
        <w:rPr>
          <w:rFonts w:ascii="Brill" w:eastAsia="Brill" w:hAnsi="Brill" w:cs="Brill"/>
        </w:rPr>
        <w:t>Altink</w:t>
      </w:r>
      <w:ins w:id="2812" w:author="Autor">
        <w:r w:rsidR="00F552C6" w:rsidRPr="006824E6">
          <w:rPr>
            <w:rFonts w:ascii="Brill" w:eastAsia="Brill" w:hAnsi="Brill" w:cs="Brill"/>
          </w:rPr>
          <w:t>,</w:t>
        </w:r>
      </w:ins>
      <w:r w:rsidRPr="006824E6">
        <w:rPr>
          <w:rFonts w:ascii="Brill" w:eastAsia="Brill" w:hAnsi="Brill" w:cs="Brill"/>
        </w:rPr>
        <w:t xml:space="preserve"> 1983</w:t>
      </w:r>
      <w:r w:rsidRPr="00C66272">
        <w:rPr>
          <w:rFonts w:ascii="Brill" w:eastAsia="Brill" w:hAnsi="Brill" w:cs="Brill"/>
        </w:rPr>
        <w:t xml:space="preserve">), at the expense of desires for anonymity. Perhaps the most concrete vision delivered to help solve the problematic culmination of </w:t>
      </w:r>
      <w:proofErr w:type="spellStart"/>
      <w:r w:rsidRPr="00C66272">
        <w:rPr>
          <w:rFonts w:ascii="Brill" w:eastAsia="Brill" w:hAnsi="Brill" w:cs="Brill"/>
        </w:rPr>
        <w:t>Katendrecht’s</w:t>
      </w:r>
      <w:proofErr w:type="spellEnd"/>
      <w:r w:rsidRPr="00C66272">
        <w:rPr>
          <w:rFonts w:ascii="Brill" w:eastAsia="Brill" w:hAnsi="Brill" w:cs="Brill"/>
        </w:rPr>
        <w:t xml:space="preserve"> pleasures was architect Carel Weeber’s plan for a phallus-shaped entertainment </w:t>
      </w:r>
      <w:r w:rsidR="00F62668">
        <w:rPr>
          <w:rFonts w:ascii="Brill" w:eastAsia="Brill" w:hAnsi="Brill" w:cs="Brill"/>
        </w:rPr>
        <w:t>centre</w:t>
      </w:r>
      <w:r w:rsidRPr="00C66272">
        <w:rPr>
          <w:rFonts w:ascii="Brill" w:eastAsia="Brill" w:hAnsi="Brill" w:cs="Brill"/>
        </w:rPr>
        <w:t xml:space="preserve"> that would occupy the </w:t>
      </w:r>
      <w:r w:rsidR="00F62668">
        <w:rPr>
          <w:rFonts w:ascii="Brill" w:eastAsia="Brill" w:hAnsi="Brill" w:cs="Brill"/>
        </w:rPr>
        <w:t>neighbourhood</w:t>
      </w:r>
      <w:r w:rsidRPr="00C66272">
        <w:rPr>
          <w:rFonts w:ascii="Brill" w:eastAsia="Brill" w:hAnsi="Brill" w:cs="Brill"/>
        </w:rPr>
        <w:t xml:space="preserve">’s central </w:t>
      </w:r>
      <w:proofErr w:type="spellStart"/>
      <w:r w:rsidRPr="00C66272">
        <w:rPr>
          <w:rFonts w:ascii="Brill" w:eastAsia="Brill" w:hAnsi="Brill" w:cs="Brill"/>
        </w:rPr>
        <w:t>Deliplein</w:t>
      </w:r>
      <w:proofErr w:type="spellEnd"/>
      <w:r w:rsidRPr="00C66272">
        <w:rPr>
          <w:rFonts w:ascii="Brill" w:eastAsia="Brill" w:hAnsi="Brill" w:cs="Brill"/>
        </w:rPr>
        <w:t xml:space="preserve"> square (Figure 5.6). Given the urgency in </w:t>
      </w:r>
      <w:proofErr w:type="spellStart"/>
      <w:r w:rsidRPr="00C66272">
        <w:rPr>
          <w:rFonts w:ascii="Brill" w:eastAsia="Brill" w:hAnsi="Brill" w:cs="Brill"/>
        </w:rPr>
        <w:t>Katendrecht</w:t>
      </w:r>
      <w:proofErr w:type="spellEnd"/>
      <w:r w:rsidRPr="00C66272">
        <w:rPr>
          <w:rFonts w:ascii="Brill" w:eastAsia="Brill" w:hAnsi="Brill" w:cs="Brill"/>
        </w:rPr>
        <w:t>, congruent with general tendencies in civil society (Altink, 1983), to hide prostitution from public sight again, the overall design and interconnected leisure facilities, intended to stimulate rather than restrict sexual encounters,</w:t>
      </w:r>
      <w:r w:rsidRPr="00C66272">
        <w:rPr>
          <w:rFonts w:ascii="Brill" w:eastAsia="Brill" w:hAnsi="Brill" w:cs="Brill"/>
          <w:vertAlign w:val="superscript"/>
        </w:rPr>
        <w:footnoteReference w:id="37"/>
      </w:r>
      <w:r w:rsidRPr="00C66272">
        <w:rPr>
          <w:rFonts w:ascii="Brill" w:eastAsia="Brill" w:hAnsi="Brill" w:cs="Brill"/>
        </w:rPr>
        <w:t xml:space="preserve"> likely proved too provocative to carry out. Nevertheless, Weeber apparently remained fascinated by the idea of creating functional infrastructure for erotic getaways by the water: he continued brainstorming about a floating eros </w:t>
      </w:r>
      <w:r w:rsidR="00F62668">
        <w:rPr>
          <w:rFonts w:ascii="Brill" w:eastAsia="Brill" w:hAnsi="Brill" w:cs="Brill"/>
        </w:rPr>
        <w:t>centre</w:t>
      </w:r>
      <w:r w:rsidRPr="00C66272">
        <w:rPr>
          <w:rFonts w:ascii="Brill" w:eastAsia="Brill" w:hAnsi="Brill" w:cs="Brill"/>
        </w:rPr>
        <w:t xml:space="preserve"> near the </w:t>
      </w:r>
      <w:proofErr w:type="spellStart"/>
      <w:r w:rsidRPr="00C66272">
        <w:rPr>
          <w:rFonts w:ascii="Brill" w:eastAsia="Brill" w:hAnsi="Brill" w:cs="Brill"/>
        </w:rPr>
        <w:t>Euromast</w:t>
      </w:r>
      <w:proofErr w:type="spellEnd"/>
      <w:r w:rsidRPr="00C66272">
        <w:rPr>
          <w:rFonts w:ascii="Brill" w:eastAsia="Brill" w:hAnsi="Brill" w:cs="Brill"/>
        </w:rPr>
        <w:t xml:space="preserve"> (</w:t>
      </w:r>
      <w:r w:rsidRPr="006824E6">
        <w:rPr>
          <w:rFonts w:ascii="Brill" w:eastAsia="Brill" w:hAnsi="Brill" w:cs="Brill"/>
        </w:rPr>
        <w:t xml:space="preserve">Altink &amp; </w:t>
      </w:r>
      <w:proofErr w:type="spellStart"/>
      <w:r w:rsidRPr="006824E6">
        <w:rPr>
          <w:rFonts w:ascii="Brill" w:eastAsia="Brill" w:hAnsi="Brill" w:cs="Brill"/>
        </w:rPr>
        <w:t>Schiffauer</w:t>
      </w:r>
      <w:proofErr w:type="spellEnd"/>
      <w:r w:rsidRPr="006824E6">
        <w:rPr>
          <w:rFonts w:ascii="Brill" w:eastAsia="Brill" w:hAnsi="Brill" w:cs="Brill"/>
        </w:rPr>
        <w:t>, 1982</w:t>
      </w:r>
      <w:r w:rsidRPr="00C66272">
        <w:rPr>
          <w:rFonts w:ascii="Brill" w:eastAsia="Brill" w:hAnsi="Brill" w:cs="Brill"/>
        </w:rPr>
        <w:t>, p.</w:t>
      </w:r>
      <w:del w:id="2813" w:author="Autor">
        <w:r w:rsidRPr="00C66272" w:rsidDel="00F552C6">
          <w:rPr>
            <w:rFonts w:ascii="Brill" w:eastAsia="Brill" w:hAnsi="Brill" w:cs="Brill"/>
          </w:rPr>
          <w:delText xml:space="preserve"> </w:delText>
        </w:r>
      </w:del>
      <w:r w:rsidRPr="00C66272">
        <w:rPr>
          <w:rFonts w:ascii="Brill" w:eastAsia="Brill" w:hAnsi="Brill" w:cs="Brill"/>
        </w:rPr>
        <w:t>2), and repurposed this idea in futuristic sketches of a mass ‘</w:t>
      </w:r>
      <w:proofErr w:type="spellStart"/>
      <w:r w:rsidRPr="00C66272">
        <w:rPr>
          <w:rFonts w:ascii="Brill" w:eastAsia="Brill" w:hAnsi="Brill" w:cs="Brill"/>
        </w:rPr>
        <w:t>Eropolis</w:t>
      </w:r>
      <w:proofErr w:type="spellEnd"/>
      <w:r w:rsidRPr="00C66272">
        <w:rPr>
          <w:rFonts w:ascii="Brill" w:eastAsia="Brill" w:hAnsi="Brill" w:cs="Brill"/>
        </w:rPr>
        <w:t>’ hotel for sexual encounters off the coast of Hook of Holland (</w:t>
      </w:r>
      <w:r w:rsidRPr="00692CD2">
        <w:rPr>
          <w:rFonts w:ascii="Brill" w:eastAsia="Brill" w:hAnsi="Brill" w:cs="Brill"/>
        </w:rPr>
        <w:t>Taverne, 1989</w:t>
      </w:r>
      <w:r w:rsidRPr="00C66272">
        <w:rPr>
          <w:rFonts w:ascii="Brill" w:eastAsia="Brill" w:hAnsi="Brill" w:cs="Brill"/>
        </w:rPr>
        <w:t>, p.</w:t>
      </w:r>
      <w:del w:id="2814" w:author="Autor">
        <w:r w:rsidRPr="00C66272" w:rsidDel="00F552C6">
          <w:rPr>
            <w:rFonts w:ascii="Brill" w:eastAsia="Brill" w:hAnsi="Brill" w:cs="Brill"/>
          </w:rPr>
          <w:delText xml:space="preserve"> </w:delText>
        </w:r>
      </w:del>
      <w:r w:rsidRPr="00C66272">
        <w:rPr>
          <w:rFonts w:ascii="Brill" w:eastAsia="Brill" w:hAnsi="Brill" w:cs="Brill"/>
        </w:rPr>
        <w:t>104), and later also Amsterdam (</w:t>
      </w:r>
      <w:r w:rsidRPr="0017503B">
        <w:rPr>
          <w:rFonts w:ascii="Brill" w:eastAsia="Brill" w:hAnsi="Brill" w:cs="Brill"/>
        </w:rPr>
        <w:t>Kuiper, 2007</w:t>
      </w:r>
      <w:r w:rsidRPr="00C66272">
        <w:rPr>
          <w:rFonts w:ascii="Brill" w:eastAsia="Brill" w:hAnsi="Brill" w:cs="Brill"/>
        </w:rPr>
        <w:t xml:space="preserve">). Waterfronts maintain a pivotal role in all these designs, as they interweave the heterotopic, fringe character of sex establishments, following from Foucault’s vision, with an imaginative and ultimately idealized appeal (Foucault &amp; Miskowiec, 1986). </w:t>
      </w:r>
    </w:p>
    <w:p w14:paraId="35077ADA" w14:textId="77777777" w:rsidR="00CB3FC9" w:rsidRPr="00C66272" w:rsidRDefault="00CB3FC9">
      <w:pPr>
        <w:spacing w:line="360" w:lineRule="auto"/>
        <w:rPr>
          <w:rFonts w:ascii="Brill" w:eastAsia="Brill" w:hAnsi="Brill" w:cs="Brill"/>
        </w:rPr>
      </w:pPr>
    </w:p>
    <w:p w14:paraId="35077ADB" w14:textId="723178C7" w:rsidR="00CB3FC9" w:rsidRPr="00C66272" w:rsidRDefault="00C55FA1">
      <w:pPr>
        <w:rPr>
          <w:rFonts w:ascii="Brill" w:eastAsia="Brill" w:hAnsi="Brill" w:cs="Brill"/>
          <w:sz w:val="20"/>
          <w:szCs w:val="20"/>
        </w:rPr>
      </w:pPr>
      <w:r w:rsidRPr="00C66272">
        <w:rPr>
          <w:rFonts w:ascii="Brill" w:eastAsia="Brill" w:hAnsi="Brill" w:cs="Brill"/>
          <w:b/>
          <w:color w:val="FF0000"/>
        </w:rPr>
        <w:t>[PLACE FIGURE 5.6 HERE</w:t>
      </w:r>
      <w:r w:rsidRPr="00C66272">
        <w:rPr>
          <w:rFonts w:ascii="Brill" w:eastAsia="Brill" w:hAnsi="Brill" w:cs="Brill"/>
          <w:color w:val="FF0000"/>
        </w:rPr>
        <w:t>]</w:t>
      </w:r>
      <w:r w:rsidRPr="00C66272">
        <w:rPr>
          <w:rFonts w:ascii="Brill" w:eastAsia="Brill" w:hAnsi="Brill" w:cs="Brill"/>
        </w:rPr>
        <w:br/>
      </w:r>
      <w:r w:rsidRPr="00C66272">
        <w:rPr>
          <w:rFonts w:ascii="Brill" w:eastAsia="Brill" w:hAnsi="Brill" w:cs="Brill"/>
          <w:sz w:val="20"/>
          <w:szCs w:val="20"/>
        </w:rPr>
        <w:t xml:space="preserve">Figure 5.6: Design plan of (unrealized) entertainment </w:t>
      </w:r>
      <w:r w:rsidR="00F62668">
        <w:rPr>
          <w:rFonts w:ascii="Brill" w:eastAsia="Brill" w:hAnsi="Brill" w:cs="Brill"/>
          <w:sz w:val="20"/>
          <w:szCs w:val="20"/>
        </w:rPr>
        <w:t>centre</w:t>
      </w:r>
      <w:r w:rsidRPr="00C66272">
        <w:rPr>
          <w:rFonts w:ascii="Brill" w:eastAsia="Brill" w:hAnsi="Brill" w:cs="Brill"/>
          <w:sz w:val="20"/>
          <w:szCs w:val="20"/>
        </w:rPr>
        <w:t xml:space="preserve"> on </w:t>
      </w:r>
      <w:proofErr w:type="spellStart"/>
      <w:r w:rsidRPr="00C66272">
        <w:rPr>
          <w:rFonts w:ascii="Brill" w:eastAsia="Brill" w:hAnsi="Brill" w:cs="Brill"/>
          <w:sz w:val="20"/>
          <w:szCs w:val="20"/>
        </w:rPr>
        <w:t>Katendrecht’s</w:t>
      </w:r>
      <w:proofErr w:type="spellEnd"/>
      <w:r w:rsidRPr="00C66272">
        <w:rPr>
          <w:rFonts w:ascii="Brill" w:eastAsia="Brill" w:hAnsi="Brill" w:cs="Brill"/>
          <w:sz w:val="20"/>
          <w:szCs w:val="20"/>
        </w:rPr>
        <w:t xml:space="preserve"> </w:t>
      </w:r>
      <w:proofErr w:type="spellStart"/>
      <w:r w:rsidRPr="00C66272">
        <w:rPr>
          <w:rFonts w:ascii="Brill" w:eastAsia="Brill" w:hAnsi="Brill" w:cs="Brill"/>
          <w:sz w:val="20"/>
          <w:szCs w:val="20"/>
        </w:rPr>
        <w:t>Deliplein</w:t>
      </w:r>
      <w:proofErr w:type="spellEnd"/>
      <w:r w:rsidRPr="00C66272">
        <w:rPr>
          <w:rFonts w:ascii="Brill" w:eastAsia="Brill" w:hAnsi="Brill" w:cs="Brill"/>
          <w:sz w:val="20"/>
          <w:szCs w:val="20"/>
        </w:rPr>
        <w:t>, showing cross-sections of the building’s intended facilities, by architect Carel Weeber (1978).</w:t>
      </w:r>
    </w:p>
    <w:p w14:paraId="35077ADC" w14:textId="77777777" w:rsidR="00CB3FC9" w:rsidRPr="00C66272" w:rsidRDefault="00CB3FC9">
      <w:pPr>
        <w:rPr>
          <w:rFonts w:ascii="Brill" w:eastAsia="Brill" w:hAnsi="Brill" w:cs="Brill"/>
          <w:sz w:val="20"/>
          <w:szCs w:val="20"/>
        </w:rPr>
      </w:pPr>
    </w:p>
    <w:p w14:paraId="35077ADD"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Source: Het </w:t>
      </w:r>
      <w:proofErr w:type="spellStart"/>
      <w:r w:rsidRPr="00C66272">
        <w:rPr>
          <w:rFonts w:ascii="Brill" w:eastAsia="Brill" w:hAnsi="Brill" w:cs="Brill"/>
          <w:sz w:val="20"/>
          <w:szCs w:val="20"/>
        </w:rPr>
        <w:t>Nieuwe</w:t>
      </w:r>
      <w:proofErr w:type="spellEnd"/>
      <w:r w:rsidRPr="00C66272">
        <w:rPr>
          <w:rFonts w:ascii="Brill" w:eastAsia="Brill" w:hAnsi="Brill" w:cs="Brill"/>
          <w:sz w:val="20"/>
          <w:szCs w:val="20"/>
        </w:rPr>
        <w:t xml:space="preserve"> </w:t>
      </w:r>
      <w:proofErr w:type="spellStart"/>
      <w:r w:rsidRPr="00C66272">
        <w:rPr>
          <w:rFonts w:ascii="Brill" w:eastAsia="Brill" w:hAnsi="Brill" w:cs="Brill"/>
          <w:sz w:val="20"/>
          <w:szCs w:val="20"/>
        </w:rPr>
        <w:t>Instituut</w:t>
      </w:r>
      <w:proofErr w:type="spellEnd"/>
      <w:r w:rsidRPr="00C66272">
        <w:rPr>
          <w:rFonts w:ascii="Brill" w:eastAsia="Brill" w:hAnsi="Brill" w:cs="Brill"/>
          <w:sz w:val="20"/>
          <w:szCs w:val="20"/>
        </w:rPr>
        <w:t xml:space="preserve">, Rotterdam, Weeber, C.J.M. (Carlos José Maria / Carel) / </w:t>
      </w:r>
      <w:proofErr w:type="spellStart"/>
      <w:r w:rsidRPr="00C66272">
        <w:rPr>
          <w:rFonts w:ascii="Brill" w:eastAsia="Brill" w:hAnsi="Brill" w:cs="Brill"/>
          <w:sz w:val="20"/>
          <w:szCs w:val="20"/>
        </w:rPr>
        <w:t>Archief</w:t>
      </w:r>
      <w:proofErr w:type="spellEnd"/>
      <w:r w:rsidRPr="00C66272">
        <w:rPr>
          <w:rFonts w:ascii="Brill" w:eastAsia="Brill" w:hAnsi="Brill" w:cs="Brill"/>
          <w:sz w:val="20"/>
          <w:szCs w:val="20"/>
        </w:rPr>
        <w:t>, access number WEEB, inventory number WEEB310, https://zoeken.hetnieuweinstituut.nl/nl/archieven/file/110274747.</w:t>
      </w:r>
    </w:p>
    <w:p w14:paraId="35077ADE" w14:textId="77777777" w:rsidR="00CB3FC9" w:rsidRPr="00C66272" w:rsidRDefault="00CB3FC9">
      <w:pPr>
        <w:spacing w:line="360" w:lineRule="auto"/>
        <w:rPr>
          <w:rFonts w:ascii="Brill" w:eastAsia="Brill" w:hAnsi="Brill" w:cs="Brill"/>
        </w:rPr>
      </w:pPr>
    </w:p>
    <w:p w14:paraId="35077ADF" w14:textId="77777777" w:rsidR="00CB3FC9" w:rsidRPr="00C66272" w:rsidRDefault="00C55FA1">
      <w:pPr>
        <w:spacing w:line="360" w:lineRule="auto"/>
        <w:rPr>
          <w:rFonts w:ascii="Brill" w:eastAsia="Brill" w:hAnsi="Brill" w:cs="Brill"/>
          <w:b/>
        </w:rPr>
      </w:pPr>
      <w:r w:rsidRPr="00C66272">
        <w:rPr>
          <w:rFonts w:ascii="Brill" w:eastAsia="Brill" w:hAnsi="Brill" w:cs="Brill"/>
          <w:b/>
          <w:color w:val="000000"/>
        </w:rPr>
        <w:t>Conclusion</w:t>
      </w:r>
    </w:p>
    <w:p w14:paraId="35077AE0" w14:textId="537CC41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aftermath of the </w:t>
      </w:r>
      <w:proofErr w:type="spellStart"/>
      <w:r w:rsidRPr="00C66272">
        <w:rPr>
          <w:rFonts w:ascii="Brill" w:eastAsia="Brill" w:hAnsi="Brill" w:cs="Brill"/>
        </w:rPr>
        <w:t>Katendrecht</w:t>
      </w:r>
      <w:proofErr w:type="spellEnd"/>
      <w:r w:rsidRPr="00C66272">
        <w:rPr>
          <w:rFonts w:ascii="Brill" w:eastAsia="Brill" w:hAnsi="Brill" w:cs="Brill"/>
        </w:rPr>
        <w:t xml:space="preserve"> turmoil, the </w:t>
      </w:r>
      <w:r w:rsidR="00F62668">
        <w:rPr>
          <w:rFonts w:ascii="Brill" w:eastAsia="Brill" w:hAnsi="Brill" w:cs="Brill"/>
        </w:rPr>
        <w:t>neighbourhood</w:t>
      </w:r>
      <w:r w:rsidRPr="00C66272">
        <w:rPr>
          <w:rFonts w:ascii="Brill" w:eastAsia="Brill" w:hAnsi="Brill" w:cs="Brill"/>
        </w:rPr>
        <w:t xml:space="preserve"> was officially recognized as a district in need of urban renewal. While the eros </w:t>
      </w:r>
      <w:r w:rsidR="00F62668">
        <w:rPr>
          <w:rFonts w:ascii="Brill" w:eastAsia="Brill" w:hAnsi="Brill" w:cs="Brill"/>
        </w:rPr>
        <w:t>centre</w:t>
      </w:r>
      <w:r w:rsidRPr="00C66272">
        <w:rPr>
          <w:rFonts w:ascii="Brill" w:eastAsia="Brill" w:hAnsi="Brill" w:cs="Brill"/>
        </w:rPr>
        <w:t xml:space="preserve"> idea lingered in Rotterdam’s public debates, prostitution activities in the meantime </w:t>
      </w:r>
      <w:r w:rsidR="0052075B" w:rsidRPr="00C66272">
        <w:rPr>
          <w:rFonts w:ascii="Brill" w:eastAsia="Brill" w:hAnsi="Brill" w:cs="Brill"/>
        </w:rPr>
        <w:t xml:space="preserve">had </w:t>
      </w:r>
      <w:r w:rsidRPr="00C66272">
        <w:rPr>
          <w:rFonts w:ascii="Brill" w:eastAsia="Brill" w:hAnsi="Brill" w:cs="Brill"/>
        </w:rPr>
        <w:t xml:space="preserve">dispersed across </w:t>
      </w:r>
      <w:r w:rsidR="0052075B" w:rsidRPr="00C66272">
        <w:rPr>
          <w:rFonts w:ascii="Brill" w:eastAsia="Brill" w:hAnsi="Brill" w:cs="Brill"/>
        </w:rPr>
        <w:t>various</w:t>
      </w:r>
      <w:r w:rsidRPr="00C66272">
        <w:rPr>
          <w:rFonts w:ascii="Brill" w:eastAsia="Brill" w:hAnsi="Brill" w:cs="Brill"/>
        </w:rPr>
        <w:t xml:space="preserve"> locations in the city, where they were also met with continuing complaints from residents. Meyer </w:t>
      </w:r>
      <w:ins w:id="2815" w:author="Autor">
        <w:r w:rsidR="00F552C6">
          <w:rPr>
            <w:rFonts w:ascii="Brill" w:eastAsia="Brill" w:hAnsi="Brill" w:cs="Brill"/>
          </w:rPr>
          <w:t xml:space="preserve">(1983) </w:t>
        </w:r>
      </w:ins>
      <w:r w:rsidRPr="00C66272">
        <w:rPr>
          <w:rFonts w:ascii="Brill" w:eastAsia="Brill" w:hAnsi="Brill" w:cs="Brill"/>
        </w:rPr>
        <w:t xml:space="preserve">has argued how the protesting </w:t>
      </w:r>
      <w:proofErr w:type="spellStart"/>
      <w:r w:rsidRPr="00C66272">
        <w:rPr>
          <w:rFonts w:ascii="Brill" w:eastAsia="Brill" w:hAnsi="Brill" w:cs="Brill"/>
        </w:rPr>
        <w:t>Katendrecht</w:t>
      </w:r>
      <w:proofErr w:type="spellEnd"/>
      <w:r w:rsidRPr="00C66272">
        <w:rPr>
          <w:rFonts w:ascii="Brill" w:eastAsia="Brill" w:hAnsi="Brill" w:cs="Brill"/>
        </w:rPr>
        <w:t xml:space="preserve"> community created a strong precedent for this</w:t>
      </w:r>
      <w:del w:id="2816" w:author="Autor">
        <w:r w:rsidRPr="00C66272" w:rsidDel="00F552C6">
          <w:rPr>
            <w:rFonts w:ascii="Brill" w:eastAsia="Brill" w:hAnsi="Brill" w:cs="Brill"/>
          </w:rPr>
          <w:delText xml:space="preserve"> (1983)</w:delText>
        </w:r>
      </w:del>
      <w:r w:rsidRPr="00C66272">
        <w:rPr>
          <w:rFonts w:ascii="Brill" w:eastAsia="Brill" w:hAnsi="Brill" w:cs="Brill"/>
        </w:rPr>
        <w:t xml:space="preserve">, and the district’s </w:t>
      </w:r>
      <w:del w:id="2817" w:author="Autor">
        <w:r w:rsidRPr="00C66272" w:rsidDel="00F552C6">
          <w:rPr>
            <w:rFonts w:ascii="Brill" w:eastAsia="Brill" w:hAnsi="Brill" w:cs="Brill"/>
          </w:rPr>
          <w:delText xml:space="preserve">ending </w:delText>
        </w:r>
      </w:del>
      <w:ins w:id="2818" w:author="Autor">
        <w:r w:rsidR="00F552C6">
          <w:rPr>
            <w:rFonts w:ascii="Brill" w:eastAsia="Brill" w:hAnsi="Brill" w:cs="Brill"/>
          </w:rPr>
          <w:t>shutdown</w:t>
        </w:r>
        <w:r w:rsidR="00F552C6" w:rsidRPr="00C66272">
          <w:rPr>
            <w:rFonts w:ascii="Brill" w:eastAsia="Brill" w:hAnsi="Brill" w:cs="Brill"/>
          </w:rPr>
          <w:t xml:space="preserve"> </w:t>
        </w:r>
      </w:ins>
      <w:r w:rsidRPr="00C66272">
        <w:rPr>
          <w:rFonts w:ascii="Brill" w:eastAsia="Brill" w:hAnsi="Brill" w:cs="Brill"/>
        </w:rPr>
        <w:t xml:space="preserve">as a notorious pleasure zone with strong maritime roots thus also notably differs from that of the </w:t>
      </w:r>
      <w:proofErr w:type="spellStart"/>
      <w:r w:rsidRPr="00C66272">
        <w:rPr>
          <w:rFonts w:ascii="Brill" w:eastAsia="Brill" w:hAnsi="Brill" w:cs="Brill"/>
        </w:rPr>
        <w:t>Zandstraatbuurt</w:t>
      </w:r>
      <w:proofErr w:type="spellEnd"/>
      <w:r w:rsidRPr="00C66272">
        <w:rPr>
          <w:rFonts w:ascii="Brill" w:eastAsia="Brill" w:hAnsi="Brill" w:cs="Brill"/>
        </w:rPr>
        <w:t xml:space="preserve"> and </w:t>
      </w:r>
      <w:proofErr w:type="spellStart"/>
      <w:r w:rsidRPr="00C66272">
        <w:rPr>
          <w:rFonts w:ascii="Brill" w:eastAsia="Brill" w:hAnsi="Brill" w:cs="Brill"/>
        </w:rPr>
        <w:t>Schiedamsedijk</w:t>
      </w:r>
      <w:proofErr w:type="spellEnd"/>
      <w:r w:rsidRPr="00C66272">
        <w:rPr>
          <w:rFonts w:ascii="Brill" w:eastAsia="Brill" w:hAnsi="Brill" w:cs="Brill"/>
        </w:rPr>
        <w:t xml:space="preserve"> before it. This is </w:t>
      </w:r>
      <w:r w:rsidR="0052075B" w:rsidRPr="00C66272">
        <w:rPr>
          <w:rFonts w:ascii="Brill" w:eastAsia="Brill" w:hAnsi="Brill" w:cs="Brill"/>
        </w:rPr>
        <w:t>because</w:t>
      </w:r>
      <w:r w:rsidRPr="00C66272">
        <w:rPr>
          <w:rFonts w:ascii="Brill" w:eastAsia="Brill" w:hAnsi="Brill" w:cs="Brill"/>
        </w:rPr>
        <w:t xml:space="preserve">, by the 1970s, </w:t>
      </w:r>
      <w:proofErr w:type="spellStart"/>
      <w:r w:rsidRPr="00C66272">
        <w:rPr>
          <w:rFonts w:ascii="Brill" w:eastAsia="Brill" w:hAnsi="Brill" w:cs="Brill"/>
        </w:rPr>
        <w:t>Katendrecht’s</w:t>
      </w:r>
      <w:proofErr w:type="spellEnd"/>
      <w:r w:rsidRPr="00C66272">
        <w:rPr>
          <w:rFonts w:ascii="Brill" w:eastAsia="Brill" w:hAnsi="Brill" w:cs="Brill"/>
        </w:rPr>
        <w:t xml:space="preserve"> visitor composition and entertainment functions were fundamentally altered: the traditional figure of the sailor had disappeared from sight, and professional sex businesses had taken the upper hand. The physical destruction of the </w:t>
      </w:r>
      <w:proofErr w:type="spellStart"/>
      <w:r w:rsidRPr="00C66272">
        <w:rPr>
          <w:rFonts w:ascii="Brill" w:eastAsia="Brill" w:hAnsi="Brill" w:cs="Brill"/>
        </w:rPr>
        <w:t>Zandstraatbuurt</w:t>
      </w:r>
      <w:proofErr w:type="spellEnd"/>
      <w:r w:rsidRPr="00C66272">
        <w:rPr>
          <w:rFonts w:ascii="Brill" w:eastAsia="Brill" w:hAnsi="Brill" w:cs="Brill"/>
        </w:rPr>
        <w:t xml:space="preserve"> and </w:t>
      </w:r>
      <w:proofErr w:type="spellStart"/>
      <w:r w:rsidRPr="00C66272">
        <w:rPr>
          <w:rFonts w:ascii="Brill" w:eastAsia="Brill" w:hAnsi="Brill" w:cs="Brill"/>
        </w:rPr>
        <w:t>Schiedamsedijk</w:t>
      </w:r>
      <w:proofErr w:type="spellEnd"/>
      <w:r w:rsidRPr="00C66272">
        <w:rPr>
          <w:rFonts w:ascii="Brill" w:eastAsia="Brill" w:hAnsi="Brill" w:cs="Brill"/>
        </w:rPr>
        <w:t xml:space="preserve"> was accompanied by more nostalgic undertones, although these were also discarded rather quickly by the drastic urban reconstruction initiatives that followed. Nostalgic lures about </w:t>
      </w:r>
      <w:proofErr w:type="spellStart"/>
      <w:r w:rsidRPr="00C66272">
        <w:rPr>
          <w:rFonts w:ascii="Brill" w:eastAsia="Brill" w:hAnsi="Brill" w:cs="Brill"/>
        </w:rPr>
        <w:t>Katendrecht’s</w:t>
      </w:r>
      <w:proofErr w:type="spellEnd"/>
      <w:r w:rsidRPr="00C66272">
        <w:rPr>
          <w:rFonts w:ascii="Brill" w:eastAsia="Brill" w:hAnsi="Brill" w:cs="Brill"/>
        </w:rPr>
        <w:t xml:space="preserve"> past only increasingly surfaced much </w:t>
      </w:r>
      <w:r w:rsidR="006F684F" w:rsidRPr="00C66272">
        <w:rPr>
          <w:rFonts w:ascii="Brill" w:eastAsia="Brill" w:hAnsi="Brill" w:cs="Brill"/>
        </w:rPr>
        <w:t>later</w:t>
      </w:r>
      <w:r w:rsidRPr="00C66272">
        <w:rPr>
          <w:rFonts w:ascii="Brill" w:eastAsia="Brill" w:hAnsi="Brill" w:cs="Brill"/>
        </w:rPr>
        <w:t xml:space="preserve">, particularly in light of recent declines in entertainment and nightlife facilities in the </w:t>
      </w:r>
      <w:r w:rsidR="00F62668">
        <w:rPr>
          <w:rFonts w:ascii="Brill" w:eastAsia="Brill" w:hAnsi="Brill" w:cs="Brill"/>
        </w:rPr>
        <w:t>neighbourhood</w:t>
      </w:r>
      <w:r w:rsidRPr="00C66272">
        <w:rPr>
          <w:rFonts w:ascii="Brill" w:eastAsia="Brill" w:hAnsi="Brill" w:cs="Brill"/>
        </w:rPr>
        <w:t xml:space="preserve"> and Rotterdam as a whole (“</w:t>
      </w:r>
      <w:r w:rsidRPr="00F34A6C">
        <w:rPr>
          <w:rFonts w:ascii="Brill" w:eastAsia="Brill" w:hAnsi="Brill" w:cs="Brill"/>
          <w:i/>
          <w:iCs/>
          <w:rPrChange w:id="2819" w:author="Autor">
            <w:rPr>
              <w:rFonts w:ascii="Brill" w:eastAsia="Brill" w:hAnsi="Brill" w:cs="Brill"/>
            </w:rPr>
          </w:rPrChange>
        </w:rPr>
        <w:t xml:space="preserve">Tattoo Bob </w:t>
      </w:r>
      <w:proofErr w:type="spellStart"/>
      <w:r w:rsidRPr="00F34A6C">
        <w:rPr>
          <w:rFonts w:ascii="Brill" w:eastAsia="Brill" w:hAnsi="Brill" w:cs="Brill"/>
          <w:i/>
          <w:iCs/>
          <w:rPrChange w:id="2820" w:author="Autor">
            <w:rPr>
              <w:rFonts w:ascii="Brill" w:eastAsia="Brill" w:hAnsi="Brill" w:cs="Brill"/>
            </w:rPr>
          </w:rPrChange>
        </w:rPr>
        <w:t>wil</w:t>
      </w:r>
      <w:proofErr w:type="spellEnd"/>
      <w:r w:rsidRPr="00F34A6C">
        <w:rPr>
          <w:rFonts w:ascii="Brill" w:eastAsia="Brill" w:hAnsi="Brill" w:cs="Brill"/>
          <w:i/>
          <w:iCs/>
          <w:rPrChange w:id="2821" w:author="Autor">
            <w:rPr>
              <w:rFonts w:ascii="Brill" w:eastAsia="Brill" w:hAnsi="Brill" w:cs="Brill"/>
            </w:rPr>
          </w:rPrChange>
        </w:rPr>
        <w:t xml:space="preserve"> </w:t>
      </w:r>
      <w:proofErr w:type="spellStart"/>
      <w:r w:rsidRPr="00F34A6C">
        <w:rPr>
          <w:rFonts w:ascii="Brill" w:eastAsia="Brill" w:hAnsi="Brill" w:cs="Brill"/>
          <w:i/>
          <w:iCs/>
          <w:rPrChange w:id="2822" w:author="Autor">
            <w:rPr>
              <w:rFonts w:ascii="Brill" w:eastAsia="Brill" w:hAnsi="Brill" w:cs="Brill"/>
            </w:rPr>
          </w:rPrChange>
        </w:rPr>
        <w:t>raamprostitutie</w:t>
      </w:r>
      <w:proofErr w:type="spellEnd"/>
      <w:r w:rsidRPr="00F34A6C">
        <w:rPr>
          <w:rFonts w:ascii="Brill" w:eastAsia="Brill" w:hAnsi="Brill" w:cs="Brill"/>
          <w:i/>
          <w:iCs/>
          <w:rPrChange w:id="2823" w:author="Autor">
            <w:rPr>
              <w:rFonts w:ascii="Brill" w:eastAsia="Brill" w:hAnsi="Brill" w:cs="Brill"/>
            </w:rPr>
          </w:rPrChange>
        </w:rPr>
        <w:t xml:space="preserve"> </w:t>
      </w:r>
      <w:proofErr w:type="spellStart"/>
      <w:r w:rsidRPr="00F34A6C">
        <w:rPr>
          <w:rFonts w:ascii="Brill" w:eastAsia="Brill" w:hAnsi="Brill" w:cs="Brill"/>
          <w:i/>
          <w:iCs/>
          <w:rPrChange w:id="2824" w:author="Autor">
            <w:rPr>
              <w:rFonts w:ascii="Brill" w:eastAsia="Brill" w:hAnsi="Brill" w:cs="Brill"/>
            </w:rPr>
          </w:rPrChange>
        </w:rPr>
        <w:t>terug</w:t>
      </w:r>
      <w:proofErr w:type="spellEnd"/>
      <w:r w:rsidRPr="00F34A6C">
        <w:rPr>
          <w:rFonts w:ascii="Brill" w:eastAsia="Brill" w:hAnsi="Brill" w:cs="Brill"/>
          <w:i/>
          <w:iCs/>
          <w:rPrChange w:id="2825" w:author="Autor">
            <w:rPr>
              <w:rFonts w:ascii="Brill" w:eastAsia="Brill" w:hAnsi="Brill" w:cs="Brill"/>
            </w:rPr>
          </w:rPrChange>
        </w:rPr>
        <w:t xml:space="preserve"> op </w:t>
      </w:r>
      <w:proofErr w:type="spellStart"/>
      <w:r w:rsidRPr="00F34A6C">
        <w:rPr>
          <w:rFonts w:ascii="Brill" w:eastAsia="Brill" w:hAnsi="Brill" w:cs="Brill"/>
          <w:i/>
          <w:iCs/>
          <w:rPrChange w:id="2826" w:author="Autor">
            <w:rPr>
              <w:rFonts w:ascii="Brill" w:eastAsia="Brill" w:hAnsi="Brill" w:cs="Brill"/>
            </w:rPr>
          </w:rPrChange>
        </w:rPr>
        <w:t>Katendrecht</w:t>
      </w:r>
      <w:proofErr w:type="spellEnd"/>
      <w:r w:rsidRPr="00F526E6">
        <w:rPr>
          <w:rFonts w:ascii="Brill" w:eastAsia="Brill" w:hAnsi="Brill" w:cs="Brill"/>
        </w:rPr>
        <w:t>”, 2014</w:t>
      </w:r>
      <w:r w:rsidRPr="00C66272">
        <w:rPr>
          <w:rFonts w:ascii="Brill" w:eastAsia="Brill" w:hAnsi="Brill" w:cs="Brill"/>
        </w:rPr>
        <w:t xml:space="preserve">; </w:t>
      </w:r>
      <w:r w:rsidRPr="00F526E6">
        <w:rPr>
          <w:rFonts w:ascii="Brill" w:eastAsia="Brill" w:hAnsi="Brill" w:cs="Brill"/>
        </w:rPr>
        <w:t xml:space="preserve">N8W8 </w:t>
      </w:r>
      <w:proofErr w:type="spellStart"/>
      <w:r w:rsidRPr="00F526E6">
        <w:rPr>
          <w:rFonts w:ascii="Brill" w:eastAsia="Brill" w:hAnsi="Brill" w:cs="Brill"/>
        </w:rPr>
        <w:t>R’dam</w:t>
      </w:r>
      <w:proofErr w:type="spellEnd"/>
      <w:r w:rsidRPr="00F526E6">
        <w:rPr>
          <w:rFonts w:ascii="Brill" w:eastAsia="Brill" w:hAnsi="Brill" w:cs="Brill"/>
        </w:rPr>
        <w:t>, 2020</w:t>
      </w:r>
      <w:r w:rsidRPr="00C66272">
        <w:rPr>
          <w:rFonts w:ascii="Brill" w:eastAsia="Brill" w:hAnsi="Brill" w:cs="Brill"/>
        </w:rPr>
        <w:t>, p.</w:t>
      </w:r>
      <w:del w:id="2827" w:author="Autor">
        <w:r w:rsidRPr="00C66272" w:rsidDel="00F552C6">
          <w:rPr>
            <w:rFonts w:ascii="Brill" w:eastAsia="Brill" w:hAnsi="Brill" w:cs="Brill"/>
          </w:rPr>
          <w:delText xml:space="preserve"> </w:delText>
        </w:r>
      </w:del>
      <w:r w:rsidRPr="00C66272">
        <w:rPr>
          <w:rFonts w:ascii="Brill" w:eastAsia="Brill" w:hAnsi="Brill" w:cs="Brill"/>
        </w:rPr>
        <w:t xml:space="preserve">17). </w:t>
      </w:r>
    </w:p>
    <w:p w14:paraId="35077AE1" w14:textId="1FA087A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To return to the hustle and bustle of port cities, as conceptualized in the introduction to this volume, it is possible to uncover dualities and changes in the sensory perception and appreciation of a port cityscape</w:t>
      </w:r>
      <w:r w:rsidR="005430B5" w:rsidRPr="00C66272">
        <w:rPr>
          <w:rFonts w:ascii="Brill" w:eastAsia="Brill" w:hAnsi="Brill" w:cs="Brill"/>
        </w:rPr>
        <w:t xml:space="preserve"> </w:t>
      </w:r>
      <w:r w:rsidRPr="00C66272">
        <w:rPr>
          <w:rFonts w:ascii="Brill" w:eastAsia="Brill" w:hAnsi="Brill" w:cs="Brill"/>
        </w:rPr>
        <w:t xml:space="preserve">through the relocation of particular facilities and practices. This chapter has investigated exactly that: the changing spaces and locations of notorious pleasures throughout Rotterdam’s modern history, and the local motivations and reactions </w:t>
      </w:r>
      <w:r w:rsidR="004434AE" w:rsidRPr="00C66272">
        <w:rPr>
          <w:rFonts w:ascii="Brill" w:eastAsia="Brill" w:hAnsi="Brill" w:cs="Brill"/>
        </w:rPr>
        <w:t>related to the changes</w:t>
      </w:r>
      <w:r w:rsidRPr="00C66272">
        <w:rPr>
          <w:rFonts w:ascii="Brill" w:eastAsia="Brill" w:hAnsi="Brill" w:cs="Brill"/>
        </w:rPr>
        <w:t xml:space="preserve">. As the successive moves from the </w:t>
      </w:r>
      <w:proofErr w:type="spellStart"/>
      <w:r w:rsidRPr="00C66272">
        <w:rPr>
          <w:rFonts w:ascii="Brill" w:eastAsia="Brill" w:hAnsi="Brill" w:cs="Brill"/>
        </w:rPr>
        <w:t>Zandstraatbuurt</w:t>
      </w:r>
      <w:proofErr w:type="spellEnd"/>
      <w:r w:rsidRPr="00C66272">
        <w:rPr>
          <w:rFonts w:ascii="Brill" w:eastAsia="Brill" w:hAnsi="Brill" w:cs="Brill"/>
        </w:rPr>
        <w:t xml:space="preserve"> to the </w:t>
      </w:r>
      <w:proofErr w:type="spellStart"/>
      <w:r w:rsidRPr="00C66272">
        <w:rPr>
          <w:rFonts w:ascii="Brill" w:eastAsia="Brill" w:hAnsi="Brill" w:cs="Brill"/>
        </w:rPr>
        <w:t>Schiedamsedijk</w:t>
      </w:r>
      <w:proofErr w:type="spellEnd"/>
      <w:r w:rsidRPr="00C66272">
        <w:rPr>
          <w:rFonts w:ascii="Brill" w:eastAsia="Brill" w:hAnsi="Brill" w:cs="Brill"/>
        </w:rPr>
        <w:t xml:space="preserve"> and </w:t>
      </w:r>
      <w:proofErr w:type="spellStart"/>
      <w:r w:rsidRPr="00C66272">
        <w:rPr>
          <w:rFonts w:ascii="Brill" w:eastAsia="Brill" w:hAnsi="Brill" w:cs="Brill"/>
        </w:rPr>
        <w:t>Katendrecht</w:t>
      </w:r>
      <w:proofErr w:type="spellEnd"/>
      <w:r w:rsidRPr="00C66272">
        <w:rPr>
          <w:rFonts w:ascii="Brill" w:eastAsia="Brill" w:hAnsi="Brill" w:cs="Brill"/>
        </w:rPr>
        <w:t xml:space="preserve"> lay bare both a fragmented maritime mindset and urban layout over time, this chapter’s overarching analysis of these </w:t>
      </w:r>
      <w:r w:rsidR="00F62668">
        <w:rPr>
          <w:rFonts w:ascii="Brill" w:eastAsia="Brill" w:hAnsi="Brill" w:cs="Brill"/>
        </w:rPr>
        <w:t>neighbourhood</w:t>
      </w:r>
      <w:r w:rsidRPr="00C66272">
        <w:rPr>
          <w:rFonts w:ascii="Brill" w:eastAsia="Brill" w:hAnsi="Brill" w:cs="Brill"/>
        </w:rPr>
        <w:t>s also highlights how urban planning initiatives can contain strong emotional dimensions and trigger similar responses</w:t>
      </w:r>
      <w:ins w:id="2828" w:author="Autor">
        <w:r w:rsidR="00174BCA">
          <w:rPr>
            <w:rFonts w:ascii="Brill" w:eastAsia="Brill" w:hAnsi="Brill" w:cs="Brill"/>
          </w:rPr>
          <w:t>.</w:t>
        </w:r>
      </w:ins>
      <w:del w:id="2829" w:author="Autor">
        <w:r w:rsidRPr="00C66272" w:rsidDel="00174BCA">
          <w:rPr>
            <w:rFonts w:ascii="Brill" w:eastAsia="Brill" w:hAnsi="Brill" w:cs="Brill"/>
          </w:rPr>
          <w:delText>:</w:delText>
        </w:r>
      </w:del>
      <w:r w:rsidRPr="00C66272">
        <w:rPr>
          <w:rFonts w:ascii="Brill" w:eastAsia="Brill" w:hAnsi="Brill" w:cs="Brill"/>
        </w:rPr>
        <w:t xml:space="preserve"> </w:t>
      </w:r>
      <w:ins w:id="2830" w:author="Autor">
        <w:r w:rsidR="00174BCA">
          <w:rPr>
            <w:rFonts w:ascii="Brill" w:eastAsia="Brill" w:hAnsi="Brill" w:cs="Brill"/>
          </w:rPr>
          <w:t>L</w:t>
        </w:r>
      </w:ins>
      <w:del w:id="2831" w:author="Autor">
        <w:r w:rsidRPr="00C66272" w:rsidDel="00174BCA">
          <w:rPr>
            <w:rFonts w:ascii="Brill" w:eastAsia="Brill" w:hAnsi="Brill" w:cs="Brill"/>
          </w:rPr>
          <w:delText>l</w:delText>
        </w:r>
      </w:del>
      <w:r w:rsidRPr="00C66272">
        <w:rPr>
          <w:rFonts w:ascii="Brill" w:eastAsia="Brill" w:hAnsi="Brill" w:cs="Brill"/>
        </w:rPr>
        <w:t>eading policy makers may grow annoyed or impatient with culturally significant hotspots in the port city, while residents and visitors are happy to indulge in such environments</w:t>
      </w:r>
      <w:r w:rsidR="00B27E62" w:rsidRPr="00C66272">
        <w:rPr>
          <w:rFonts w:ascii="Brill" w:eastAsia="Brill" w:hAnsi="Brill" w:cs="Brill"/>
        </w:rPr>
        <w:t xml:space="preserve"> </w:t>
      </w:r>
      <w:r w:rsidRPr="00C66272">
        <w:rPr>
          <w:rFonts w:ascii="Brill" w:eastAsia="Brill" w:hAnsi="Brill" w:cs="Brill"/>
        </w:rPr>
        <w:t xml:space="preserve">if they are not confronted with </w:t>
      </w:r>
      <w:del w:id="2832" w:author="Autor">
        <w:r w:rsidRPr="00C66272" w:rsidDel="006824E6">
          <w:rPr>
            <w:rFonts w:ascii="Brill" w:eastAsia="Brill" w:hAnsi="Brill" w:cs="Brill"/>
          </w:rPr>
          <w:delText>the inextricable</w:delText>
        </w:r>
      </w:del>
      <w:ins w:id="2833" w:author="Autor">
        <w:r w:rsidR="006824E6">
          <w:rPr>
            <w:rFonts w:ascii="Brill" w:eastAsia="Brill" w:hAnsi="Brill" w:cs="Brill"/>
          </w:rPr>
          <w:t>unavoidable</w:t>
        </w:r>
      </w:ins>
      <w:r w:rsidRPr="00C66272">
        <w:rPr>
          <w:rFonts w:ascii="Brill" w:eastAsia="Brill" w:hAnsi="Brill" w:cs="Brill"/>
        </w:rPr>
        <w:t xml:space="preserve"> nuisances on a daily basis. The stereotypical, almost mythologized hustle and bustle of port cities can therefore instigate not </w:t>
      </w:r>
      <w:r w:rsidRPr="00C66272">
        <w:rPr>
          <w:rFonts w:ascii="Brill" w:eastAsia="Brill" w:hAnsi="Brill" w:cs="Brill"/>
        </w:rPr>
        <w:lastRenderedPageBreak/>
        <w:t>only romanticizing but also conflicting emotional climates among different local groups and social actors.</w:t>
      </w:r>
    </w:p>
    <w:p w14:paraId="35077AE2" w14:textId="78382BE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the course of the 20</w:t>
      </w:r>
      <w:ins w:id="2834" w:author="Autor">
        <w:r w:rsidR="00D82816">
          <w:rPr>
            <w:rFonts w:ascii="Brill" w:eastAsia="Brill" w:hAnsi="Brill" w:cs="Brill"/>
          </w:rPr>
          <w:t>th</w:t>
        </w:r>
      </w:ins>
      <w:del w:id="2835" w:author="Autor">
        <w:r w:rsidRPr="00C66272" w:rsidDel="00D82816">
          <w:rPr>
            <w:rFonts w:ascii="Brill" w:eastAsia="Brill" w:hAnsi="Brill" w:cs="Brill"/>
            <w:vertAlign w:val="superscript"/>
          </w:rPr>
          <w:delText>th</w:delText>
        </w:r>
      </w:del>
      <w:r w:rsidRPr="00C66272">
        <w:rPr>
          <w:rFonts w:ascii="Brill" w:eastAsia="Brill" w:hAnsi="Brill" w:cs="Brill"/>
        </w:rPr>
        <w:t xml:space="preserve"> century, deviant pleasures near the waterfronts in the port city of Rotterdam came to be replaced by new markers of urban modernity: from impressive administrative buildings and big traffic roads to office facilities and touristic event parks. The urban visions that were put forward to replace Rotterdam’s most infamous amusement areas show how local authorities’ aspirations of progress desired to engulf the seedy cultural undertones that form the undeniable flipside of a maritime mindset. Plato in his time recognized, and personally denounced, the direct connection between the economic and cultural hustle and bustle of a port city. In the modern era, the deeper contradictions contained in this relationship </w:t>
      </w:r>
      <w:del w:id="2836" w:author="Autor">
        <w:r w:rsidR="001A499E" w:rsidRPr="00C66272" w:rsidDel="006824E6">
          <w:rPr>
            <w:rFonts w:ascii="Brill" w:eastAsia="Brill" w:hAnsi="Brill" w:cs="Brill"/>
          </w:rPr>
          <w:delText xml:space="preserve">increasingly </w:delText>
        </w:r>
      </w:del>
      <w:r w:rsidRPr="00C66272">
        <w:rPr>
          <w:rFonts w:ascii="Brill" w:eastAsia="Brill" w:hAnsi="Brill" w:cs="Brill"/>
        </w:rPr>
        <w:t xml:space="preserve">have been </w:t>
      </w:r>
      <w:ins w:id="2837" w:author="Autor">
        <w:r w:rsidR="006824E6">
          <w:rPr>
            <w:rFonts w:ascii="Brill" w:eastAsia="Brill" w:hAnsi="Brill" w:cs="Brill"/>
          </w:rPr>
          <w:t xml:space="preserve">increasingly </w:t>
        </w:r>
      </w:ins>
      <w:r w:rsidRPr="00C66272">
        <w:rPr>
          <w:rFonts w:ascii="Brill" w:eastAsia="Brill" w:hAnsi="Brill" w:cs="Brill"/>
        </w:rPr>
        <w:t>brought to the surface. The case of Rotterdam and its three notorious pleasure districts is indicative of this development. Finally, it</w:t>
      </w:r>
      <w:r w:rsidR="001A1E0C">
        <w:rPr>
          <w:rFonts w:ascii="Brill" w:eastAsia="Brill" w:hAnsi="Brill" w:cs="Brill"/>
        </w:rPr>
        <w:t xml:space="preserve"> </w:t>
      </w:r>
      <w:r w:rsidRPr="00C66272">
        <w:rPr>
          <w:rFonts w:ascii="Brill" w:eastAsia="Brill" w:hAnsi="Brill" w:cs="Brill"/>
        </w:rPr>
        <w:t xml:space="preserve">underlines the kind of dissatisfaction and resistance that can potentially arise when a city stubbornly </w:t>
      </w:r>
      <w:r w:rsidR="008C0897" w:rsidRPr="00C66272">
        <w:rPr>
          <w:rFonts w:ascii="Brill" w:eastAsia="Brill" w:hAnsi="Brill" w:cs="Brill"/>
        </w:rPr>
        <w:t>pursues</w:t>
      </w:r>
      <w:r w:rsidRPr="00C66272">
        <w:rPr>
          <w:rFonts w:ascii="Brill" w:eastAsia="Brill" w:hAnsi="Brill" w:cs="Brill"/>
        </w:rPr>
        <w:t xml:space="preserve"> its utopian ideals, while simultaneously trying to concentrate</w:t>
      </w:r>
      <w:r w:rsidR="001A1E0C">
        <w:rPr>
          <w:rFonts w:ascii="Brill" w:eastAsia="Brill" w:hAnsi="Brill" w:cs="Brill"/>
        </w:rPr>
        <w:t xml:space="preserve"> </w:t>
      </w:r>
      <w:r w:rsidRPr="00C66272">
        <w:rPr>
          <w:rFonts w:ascii="Brill" w:eastAsia="Brill" w:hAnsi="Brill" w:cs="Brill"/>
        </w:rPr>
        <w:t>undesired remnants of its past in specific local communities.</w:t>
      </w:r>
    </w:p>
    <w:p w14:paraId="35077AE3" w14:textId="77777777" w:rsidR="00CB3FC9" w:rsidRPr="00C66272" w:rsidRDefault="00CB3FC9">
      <w:pPr>
        <w:spacing w:line="360" w:lineRule="auto"/>
        <w:jc w:val="both"/>
        <w:rPr>
          <w:rFonts w:ascii="Brill" w:eastAsia="Brill" w:hAnsi="Brill" w:cs="Brill"/>
        </w:rPr>
      </w:pPr>
    </w:p>
    <w:p w14:paraId="35077AE4" w14:textId="77777777" w:rsidR="00CB3FC9" w:rsidRPr="00BF26E0" w:rsidRDefault="00C55FA1" w:rsidP="00F62668">
      <w:pPr>
        <w:spacing w:line="360" w:lineRule="auto"/>
        <w:jc w:val="both"/>
        <w:rPr>
          <w:rFonts w:ascii="Brill" w:eastAsia="Brill" w:hAnsi="Brill" w:cs="Brill"/>
          <w:b/>
          <w:lang w:val="nl-BE"/>
        </w:rPr>
      </w:pPr>
      <w:r w:rsidRPr="00BF26E0">
        <w:rPr>
          <w:rFonts w:ascii="Brill" w:eastAsia="Brill" w:hAnsi="Brill" w:cs="Brill"/>
          <w:b/>
          <w:lang w:val="nl-BE"/>
        </w:rPr>
        <w:t>References</w:t>
      </w:r>
    </w:p>
    <w:p w14:paraId="35077AE5"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Altink, S. (1983). </w:t>
      </w:r>
      <w:r w:rsidRPr="00BF26E0">
        <w:rPr>
          <w:rFonts w:ascii="Brill" w:eastAsia="Brill" w:hAnsi="Brill" w:cs="Brill"/>
          <w:i/>
          <w:color w:val="000000"/>
          <w:lang w:val="nl-BE"/>
        </w:rPr>
        <w:t>Huizen van illusies: Bordelen en prostitutie van middeleeuwen tot heden</w:t>
      </w:r>
      <w:r w:rsidRPr="00BF26E0">
        <w:rPr>
          <w:rFonts w:ascii="Brill" w:eastAsia="Brill" w:hAnsi="Brill" w:cs="Brill"/>
          <w:color w:val="000000"/>
          <w:lang w:val="nl-BE"/>
        </w:rPr>
        <w:t>. Antwerp and Utrecht: Uitgeverij Veen.</w:t>
      </w:r>
    </w:p>
    <w:p w14:paraId="35077AE6"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Altink, S., &amp; Schiffauer, M. (1982). </w:t>
      </w:r>
      <w:r w:rsidRPr="00BF26E0">
        <w:rPr>
          <w:rFonts w:ascii="Brill" w:eastAsia="Brill" w:hAnsi="Brill" w:cs="Brill"/>
          <w:i/>
          <w:color w:val="000000"/>
          <w:lang w:val="nl-BE"/>
        </w:rPr>
        <w:t>Het bordeel 1200 tot 1982: Over bordeelarchitectuur en prostitutie</w:t>
      </w:r>
      <w:r w:rsidRPr="00BF26E0">
        <w:rPr>
          <w:rFonts w:ascii="Brill" w:eastAsia="Brill" w:hAnsi="Brill" w:cs="Brill"/>
          <w:color w:val="000000"/>
          <w:lang w:val="nl-BE"/>
        </w:rPr>
        <w:t>. Rotterdam: Rotterdamse Kunststichting.</w:t>
      </w:r>
    </w:p>
    <w:p w14:paraId="35077AE7"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Backx, J. Ph. (1944). </w:t>
      </w:r>
      <w:r w:rsidRPr="00BF26E0">
        <w:rPr>
          <w:rFonts w:ascii="Brill" w:eastAsia="Brill" w:hAnsi="Brill" w:cs="Brill"/>
          <w:i/>
          <w:color w:val="000000"/>
          <w:lang w:val="nl-BE"/>
        </w:rPr>
        <w:t>De opbouw van Rotterdam</w:t>
      </w:r>
      <w:r w:rsidRPr="00BF26E0">
        <w:rPr>
          <w:rFonts w:ascii="Brill" w:eastAsia="Brill" w:hAnsi="Brill" w:cs="Brill"/>
          <w:color w:val="000000"/>
          <w:lang w:val="nl-BE"/>
        </w:rPr>
        <w:t xml:space="preserve">. </w:t>
      </w:r>
      <w:r w:rsidRPr="00C66272">
        <w:rPr>
          <w:rFonts w:ascii="Brill" w:eastAsia="Brill" w:hAnsi="Brill" w:cs="Brill"/>
          <w:color w:val="000000"/>
        </w:rPr>
        <w:t xml:space="preserve">Rotterdam City Archives. </w:t>
      </w:r>
      <w:hyperlink r:id="rId23">
        <w:r w:rsidRPr="00C66272">
          <w:rPr>
            <w:rFonts w:ascii="Brill" w:eastAsia="Brill" w:hAnsi="Brill" w:cs="Brill"/>
            <w:color w:val="000000"/>
          </w:rPr>
          <w:t>https://hdl.handle.net/21.12133/3EE7E37A7BE742E3BDC12FD0F89CC92C</w:t>
        </w:r>
      </w:hyperlink>
      <w:r w:rsidRPr="00C66272">
        <w:rPr>
          <w:rFonts w:ascii="Brill" w:eastAsia="Brill" w:hAnsi="Brill" w:cs="Brill"/>
          <w:color w:val="000000"/>
        </w:rPr>
        <w:t xml:space="preserve"> </w:t>
      </w:r>
    </w:p>
    <w:p w14:paraId="35077AE8"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Backx, J. Ph. (1945). </w:t>
      </w:r>
      <w:r w:rsidRPr="00BF26E0">
        <w:rPr>
          <w:rFonts w:ascii="Brill" w:eastAsia="Brill" w:hAnsi="Brill" w:cs="Brill"/>
          <w:i/>
          <w:color w:val="000000"/>
          <w:lang w:val="nl-BE"/>
        </w:rPr>
        <w:t>De opbouw van Rotterdam</w:t>
      </w:r>
      <w:r w:rsidRPr="00BF26E0">
        <w:rPr>
          <w:rFonts w:ascii="Brill" w:eastAsia="Brill" w:hAnsi="Brill" w:cs="Brill"/>
          <w:color w:val="000000"/>
          <w:lang w:val="nl-BE"/>
        </w:rPr>
        <w:t>. Rotterdam: De Rotterdamsche Gemeenschap.</w:t>
      </w:r>
    </w:p>
    <w:p w14:paraId="35077AE9"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Backx, J. Ph. (1951). Arbeid in de haven van Rotterdam. </w:t>
      </w:r>
      <w:r w:rsidRPr="00BF26E0">
        <w:rPr>
          <w:rFonts w:ascii="Brill" w:eastAsia="Brill" w:hAnsi="Brill" w:cs="Brill"/>
          <w:i/>
          <w:color w:val="000000"/>
          <w:lang w:val="nl-BE"/>
        </w:rPr>
        <w:t>Mens en onderneming</w:t>
      </w:r>
      <w:r w:rsidRPr="00BF26E0">
        <w:rPr>
          <w:rFonts w:ascii="Brill" w:eastAsia="Brill" w:hAnsi="Brill" w:cs="Brill"/>
          <w:color w:val="000000"/>
          <w:lang w:val="nl-BE"/>
        </w:rPr>
        <w:t xml:space="preserve">, </w:t>
      </w:r>
      <w:r w:rsidRPr="00BF26E0">
        <w:rPr>
          <w:rFonts w:ascii="Brill" w:eastAsia="Brill" w:hAnsi="Brill" w:cs="Brill"/>
          <w:i/>
          <w:color w:val="000000"/>
          <w:lang w:val="nl-BE"/>
        </w:rPr>
        <w:t>5</w:t>
      </w:r>
      <w:r w:rsidRPr="00BF26E0">
        <w:rPr>
          <w:rFonts w:ascii="Brill" w:eastAsia="Brill" w:hAnsi="Brill" w:cs="Brill"/>
          <w:color w:val="000000"/>
          <w:lang w:val="nl-BE"/>
        </w:rPr>
        <w:t xml:space="preserve">(November), 322-6. </w:t>
      </w:r>
      <w:r w:rsidR="00000000">
        <w:fldChar w:fldCharType="begin"/>
      </w:r>
      <w:r w:rsidR="00000000" w:rsidRPr="00F34A6C">
        <w:rPr>
          <w:lang w:val="nl-BE"/>
          <w:rPrChange w:id="2838" w:author="Autor">
            <w:rPr/>
          </w:rPrChange>
        </w:rPr>
        <w:instrText>HYPERLINK "https://hdl.handle.net/21.12133/8B1E89EFC2B049EEB3365E8EBDDE2908" \h</w:instrText>
      </w:r>
      <w:r w:rsidR="00000000">
        <w:fldChar w:fldCharType="separate"/>
      </w:r>
      <w:r w:rsidRPr="00BF26E0">
        <w:rPr>
          <w:rFonts w:ascii="Brill" w:eastAsia="Brill" w:hAnsi="Brill" w:cs="Brill"/>
          <w:color w:val="000000"/>
          <w:lang w:val="nl-BE"/>
        </w:rPr>
        <w:t>https://hdl.handle.net/21.12133/8B1E89EFC2B049EEB3365E8EBDDE2908</w:t>
      </w:r>
      <w:r w:rsidR="00000000">
        <w:rPr>
          <w:rFonts w:ascii="Brill" w:eastAsia="Brill" w:hAnsi="Brill" w:cs="Brill"/>
          <w:color w:val="000000"/>
          <w:lang w:val="nl-BE"/>
        </w:rPr>
        <w:fldChar w:fldCharType="end"/>
      </w:r>
    </w:p>
    <w:p w14:paraId="35077AEA" w14:textId="233CE72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Baptist, V. (2020). Of </w:t>
      </w:r>
      <w:ins w:id="2839" w:author="Autor">
        <w:r w:rsidR="006824E6">
          <w:rPr>
            <w:rFonts w:ascii="Brill" w:eastAsia="Brill" w:hAnsi="Brill" w:cs="Brill"/>
            <w:color w:val="000000"/>
          </w:rPr>
          <w:t>h</w:t>
        </w:r>
      </w:ins>
      <w:del w:id="2840" w:author="Autor">
        <w:r w:rsidRPr="00C66272" w:rsidDel="006824E6">
          <w:rPr>
            <w:rFonts w:ascii="Brill" w:eastAsia="Brill" w:hAnsi="Brill" w:cs="Brill"/>
            <w:color w:val="000000"/>
          </w:rPr>
          <w:delText>H</w:delText>
        </w:r>
      </w:del>
      <w:r w:rsidRPr="00C66272">
        <w:rPr>
          <w:rFonts w:ascii="Brill" w:eastAsia="Brill" w:hAnsi="Brill" w:cs="Brill"/>
          <w:color w:val="000000"/>
        </w:rPr>
        <w:t xml:space="preserve">edonism and </w:t>
      </w:r>
      <w:ins w:id="2841" w:author="Autor">
        <w:r w:rsidR="006824E6">
          <w:rPr>
            <w:rFonts w:ascii="Brill" w:eastAsia="Brill" w:hAnsi="Brill" w:cs="Brill"/>
            <w:color w:val="000000"/>
          </w:rPr>
          <w:t>h</w:t>
        </w:r>
      </w:ins>
      <w:del w:id="2842" w:author="Autor">
        <w:r w:rsidRPr="00C66272" w:rsidDel="006824E6">
          <w:rPr>
            <w:rFonts w:ascii="Brill" w:eastAsia="Brill" w:hAnsi="Brill" w:cs="Brill"/>
            <w:color w:val="000000"/>
          </w:rPr>
          <w:delText>H</w:delText>
        </w:r>
      </w:del>
      <w:r w:rsidRPr="00C66272">
        <w:rPr>
          <w:rFonts w:ascii="Brill" w:eastAsia="Brill" w:hAnsi="Brill" w:cs="Brill"/>
          <w:color w:val="000000"/>
        </w:rPr>
        <w:t xml:space="preserve">eterotopia: Pathways for </w:t>
      </w:r>
      <w:ins w:id="2843" w:author="Autor">
        <w:r w:rsidR="006824E6">
          <w:rPr>
            <w:rFonts w:ascii="Brill" w:eastAsia="Brill" w:hAnsi="Brill" w:cs="Brill"/>
            <w:color w:val="000000"/>
          </w:rPr>
          <w:t>r</w:t>
        </w:r>
      </w:ins>
      <w:del w:id="2844" w:author="Autor">
        <w:r w:rsidRPr="00C66272" w:rsidDel="006824E6">
          <w:rPr>
            <w:rFonts w:ascii="Brill" w:eastAsia="Brill" w:hAnsi="Brill" w:cs="Brill"/>
            <w:color w:val="000000"/>
          </w:rPr>
          <w:delText>R</w:delText>
        </w:r>
      </w:del>
      <w:r w:rsidRPr="00C66272">
        <w:rPr>
          <w:rFonts w:ascii="Brill" w:eastAsia="Brill" w:hAnsi="Brill" w:cs="Brill"/>
          <w:color w:val="000000"/>
        </w:rPr>
        <w:t xml:space="preserve">esearching </w:t>
      </w:r>
      <w:ins w:id="2845" w:author="Autor">
        <w:r w:rsidR="006824E6">
          <w:rPr>
            <w:rFonts w:ascii="Brill" w:eastAsia="Brill" w:hAnsi="Brill" w:cs="Brill"/>
            <w:color w:val="000000"/>
          </w:rPr>
          <w:t>l</w:t>
        </w:r>
      </w:ins>
      <w:del w:id="2846" w:author="Autor">
        <w:r w:rsidRPr="00C66272" w:rsidDel="006824E6">
          <w:rPr>
            <w:rFonts w:ascii="Brill" w:eastAsia="Brill" w:hAnsi="Brill" w:cs="Brill"/>
            <w:color w:val="000000"/>
          </w:rPr>
          <w:delText>L</w:delText>
        </w:r>
      </w:del>
      <w:r w:rsidRPr="00C66272">
        <w:rPr>
          <w:rFonts w:ascii="Brill" w:eastAsia="Brill" w:hAnsi="Brill" w:cs="Brill"/>
          <w:color w:val="000000"/>
        </w:rPr>
        <w:t xml:space="preserve">egacies of </w:t>
      </w:r>
      <w:ins w:id="2847" w:author="Autor">
        <w:r w:rsidR="006824E6">
          <w:rPr>
            <w:rFonts w:ascii="Brill" w:eastAsia="Brill" w:hAnsi="Brill" w:cs="Brill"/>
            <w:color w:val="000000"/>
          </w:rPr>
          <w:t>e</w:t>
        </w:r>
      </w:ins>
      <w:del w:id="2848" w:author="Autor">
        <w:r w:rsidRPr="00C66272" w:rsidDel="006824E6">
          <w:rPr>
            <w:rFonts w:ascii="Brill" w:eastAsia="Brill" w:hAnsi="Brill" w:cs="Brill"/>
            <w:color w:val="000000"/>
          </w:rPr>
          <w:delText>E</w:delText>
        </w:r>
      </w:del>
      <w:r w:rsidRPr="00C66272">
        <w:rPr>
          <w:rFonts w:ascii="Brill" w:eastAsia="Brill" w:hAnsi="Brill" w:cs="Brill"/>
          <w:color w:val="000000"/>
        </w:rPr>
        <w:t xml:space="preserve">ntertainment </w:t>
      </w:r>
      <w:ins w:id="2849" w:author="Autor">
        <w:r w:rsidR="006824E6">
          <w:rPr>
            <w:rFonts w:ascii="Brill" w:eastAsia="Brill" w:hAnsi="Brill" w:cs="Brill"/>
            <w:color w:val="000000"/>
          </w:rPr>
          <w:t>c</w:t>
        </w:r>
      </w:ins>
      <w:del w:id="2850" w:author="Autor">
        <w:r w:rsidRPr="00C66272" w:rsidDel="006824E6">
          <w:rPr>
            <w:rFonts w:ascii="Brill" w:eastAsia="Brill" w:hAnsi="Brill" w:cs="Brill"/>
            <w:color w:val="000000"/>
          </w:rPr>
          <w:delText>C</w:delText>
        </w:r>
      </w:del>
      <w:r w:rsidRPr="00C66272">
        <w:rPr>
          <w:rFonts w:ascii="Brill" w:eastAsia="Brill" w:hAnsi="Brill" w:cs="Brill"/>
          <w:color w:val="000000"/>
        </w:rPr>
        <w:t xml:space="preserve">ulture in </w:t>
      </w:r>
      <w:ins w:id="2851" w:author="Autor">
        <w:r w:rsidR="006824E6">
          <w:rPr>
            <w:rFonts w:ascii="Brill" w:eastAsia="Brill" w:hAnsi="Brill" w:cs="Brill"/>
            <w:color w:val="000000"/>
          </w:rPr>
          <w:t>p</w:t>
        </w:r>
      </w:ins>
      <w:del w:id="2852" w:author="Autor">
        <w:r w:rsidRPr="00C66272" w:rsidDel="006824E6">
          <w:rPr>
            <w:rFonts w:ascii="Brill" w:eastAsia="Brill" w:hAnsi="Brill" w:cs="Brill"/>
            <w:color w:val="000000"/>
          </w:rPr>
          <w:delText>P</w:delText>
        </w:r>
      </w:del>
      <w:r w:rsidRPr="00C66272">
        <w:rPr>
          <w:rFonts w:ascii="Brill" w:eastAsia="Brill" w:hAnsi="Brill" w:cs="Brill"/>
          <w:color w:val="000000"/>
        </w:rPr>
        <w:t xml:space="preserve">ort </w:t>
      </w:r>
      <w:ins w:id="2853" w:author="Autor">
        <w:r w:rsidR="006824E6">
          <w:rPr>
            <w:rFonts w:ascii="Brill" w:eastAsia="Brill" w:hAnsi="Brill" w:cs="Brill"/>
            <w:color w:val="000000"/>
          </w:rPr>
          <w:t>c</w:t>
        </w:r>
      </w:ins>
      <w:del w:id="2854" w:author="Autor">
        <w:r w:rsidRPr="00C66272" w:rsidDel="006824E6">
          <w:rPr>
            <w:rFonts w:ascii="Brill" w:eastAsia="Brill" w:hAnsi="Brill" w:cs="Brill"/>
            <w:color w:val="000000"/>
          </w:rPr>
          <w:delText>C</w:delText>
        </w:r>
      </w:del>
      <w:r w:rsidRPr="00C66272">
        <w:rPr>
          <w:rFonts w:ascii="Brill" w:eastAsia="Brill" w:hAnsi="Brill" w:cs="Brill"/>
          <w:color w:val="000000"/>
        </w:rPr>
        <w:t xml:space="preserve">ities. </w:t>
      </w:r>
      <w:r w:rsidRPr="00BF26E0">
        <w:rPr>
          <w:rFonts w:ascii="Brill" w:eastAsia="Brill" w:hAnsi="Brill" w:cs="Brill"/>
          <w:i/>
          <w:color w:val="000000"/>
          <w:lang w:val="nl-BE"/>
        </w:rPr>
        <w:t>PORTUSplus</w:t>
      </w:r>
      <w:r w:rsidRPr="00BF26E0">
        <w:rPr>
          <w:rFonts w:ascii="Brill" w:eastAsia="Brill" w:hAnsi="Brill" w:cs="Brill"/>
          <w:color w:val="000000"/>
          <w:lang w:val="nl-BE"/>
        </w:rPr>
        <w:t xml:space="preserve">, </w:t>
      </w:r>
      <w:commentRangeStart w:id="2855"/>
      <w:r w:rsidRPr="00BF26E0">
        <w:rPr>
          <w:rFonts w:ascii="Brill" w:eastAsia="Brill" w:hAnsi="Brill" w:cs="Brill"/>
          <w:i/>
          <w:color w:val="000000"/>
          <w:lang w:val="nl-BE"/>
        </w:rPr>
        <w:t>9</w:t>
      </w:r>
      <w:commentRangeEnd w:id="2855"/>
      <w:r w:rsidR="006824E6">
        <w:rPr>
          <w:rStyle w:val="Odwoaniedokomentarza"/>
          <w:lang w:val="en-AU"/>
        </w:rPr>
        <w:commentReference w:id="2855"/>
      </w:r>
      <w:r w:rsidRPr="00BF26E0">
        <w:rPr>
          <w:rFonts w:ascii="Brill" w:eastAsia="Brill" w:hAnsi="Brill" w:cs="Brill"/>
          <w:color w:val="000000"/>
          <w:lang w:val="nl-BE"/>
        </w:rPr>
        <w:t>, 1-16.</w:t>
      </w:r>
    </w:p>
    <w:p w14:paraId="35077AEB"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Bosma, K., &amp; Wagenaar, C. (2002). De macht van de makers: De planningseuforie bij de wederopbouw van Rotterdam en Warschau. In L. van Middelaar (Ed.), </w:t>
      </w:r>
      <w:r w:rsidRPr="00BF26E0">
        <w:rPr>
          <w:rFonts w:ascii="Brill" w:eastAsia="Brill" w:hAnsi="Brill" w:cs="Brill"/>
          <w:i/>
          <w:color w:val="000000"/>
          <w:lang w:val="nl-BE"/>
        </w:rPr>
        <w:t>Utopie: Utopisch denken, doen en bouwen in de twintigste eeuw</w:t>
      </w:r>
      <w:r w:rsidRPr="00BF26E0">
        <w:rPr>
          <w:rFonts w:ascii="Brill" w:eastAsia="Brill" w:hAnsi="Brill" w:cs="Brill"/>
          <w:color w:val="000000"/>
          <w:lang w:val="nl-BE"/>
        </w:rPr>
        <w:t xml:space="preserve"> (pp. 184-208). Zutphen: Walburg Pers.</w:t>
      </w:r>
    </w:p>
    <w:p w14:paraId="35077AEC"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lastRenderedPageBreak/>
        <w:t xml:space="preserve">Brusse, M. J. (1917). </w:t>
      </w:r>
      <w:r w:rsidRPr="00BF26E0">
        <w:rPr>
          <w:rFonts w:ascii="Brill" w:eastAsia="Brill" w:hAnsi="Brill" w:cs="Brill"/>
          <w:i/>
          <w:color w:val="000000"/>
          <w:lang w:val="nl-BE"/>
        </w:rPr>
        <w:t>Het rosse leven en sterven van de Zandstraat</w:t>
      </w:r>
      <w:r w:rsidRPr="00BF26E0">
        <w:rPr>
          <w:rFonts w:ascii="Brill" w:eastAsia="Brill" w:hAnsi="Brill" w:cs="Brill"/>
          <w:color w:val="000000"/>
          <w:lang w:val="nl-BE"/>
        </w:rPr>
        <w:t xml:space="preserve"> (2nd ed.). Rotterdam: W. L. &amp; J. Brusse’s Uitgevers-Maatschappij.</w:t>
      </w:r>
    </w:p>
    <w:p w14:paraId="35077AED"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Buurt: Acties als eroscentrumplan niet doorgaat. </w:t>
      </w:r>
      <w:r w:rsidRPr="00C66272">
        <w:rPr>
          <w:rFonts w:ascii="Brill" w:eastAsia="Brill" w:hAnsi="Brill" w:cs="Brill"/>
          <w:color w:val="000000"/>
        </w:rPr>
        <w:t xml:space="preserve">(1980, February 12). </w:t>
      </w:r>
      <w:r w:rsidRPr="00C66272">
        <w:rPr>
          <w:rFonts w:ascii="Brill" w:eastAsia="Brill" w:hAnsi="Brill" w:cs="Brill"/>
          <w:i/>
          <w:color w:val="000000"/>
        </w:rPr>
        <w:t xml:space="preserve">Het </w:t>
      </w:r>
      <w:proofErr w:type="spellStart"/>
      <w:r w:rsidRPr="00C66272">
        <w:rPr>
          <w:rFonts w:ascii="Brill" w:eastAsia="Brill" w:hAnsi="Brill" w:cs="Brill"/>
          <w:i/>
          <w:color w:val="000000"/>
        </w:rPr>
        <w:t>Parool</w:t>
      </w:r>
      <w:proofErr w:type="spellEnd"/>
      <w:r w:rsidRPr="00C66272">
        <w:rPr>
          <w:rFonts w:ascii="Brill" w:eastAsia="Brill" w:hAnsi="Brill" w:cs="Brill"/>
          <w:color w:val="000000"/>
        </w:rPr>
        <w:t xml:space="preserve">. </w:t>
      </w:r>
      <w:hyperlink r:id="rId24">
        <w:r w:rsidRPr="00C66272">
          <w:rPr>
            <w:rFonts w:ascii="Brill" w:eastAsia="Brill" w:hAnsi="Brill" w:cs="Brill"/>
            <w:color w:val="000000"/>
          </w:rPr>
          <w:t>https://resolver.kb.nl/resolve?urn=ABCDDD:010847459:mpeg21:a0112</w:t>
        </w:r>
      </w:hyperlink>
    </w:p>
    <w:p w14:paraId="35077AEE" w14:textId="77777777" w:rsidR="00CB3FC9" w:rsidRPr="00C66272" w:rsidRDefault="00C55FA1" w:rsidP="00F62668">
      <w:pPr>
        <w:spacing w:line="360" w:lineRule="auto"/>
        <w:ind w:left="426" w:hanging="426"/>
        <w:jc w:val="both"/>
        <w:rPr>
          <w:rFonts w:ascii="Brill" w:eastAsia="Brill" w:hAnsi="Brill" w:cs="Brill"/>
          <w:color w:val="000000"/>
          <w:lang w:val="pl-PL"/>
        </w:rPr>
      </w:pPr>
      <w:r w:rsidRPr="00BF26E0">
        <w:rPr>
          <w:rFonts w:ascii="Brill" w:eastAsia="Brill" w:hAnsi="Brill" w:cs="Brill"/>
          <w:color w:val="000000"/>
          <w:lang w:val="nl-BE"/>
        </w:rPr>
        <w:t xml:space="preserve">Caféhouder spreekt zich uit over het Katendrechtse rapport. (1947, October 29). </w:t>
      </w:r>
      <w:r w:rsidRPr="00BF26E0">
        <w:rPr>
          <w:rFonts w:ascii="Brill" w:eastAsia="Brill" w:hAnsi="Brill" w:cs="Brill"/>
          <w:i/>
          <w:color w:val="000000"/>
          <w:lang w:val="nl-BE"/>
        </w:rPr>
        <w:t>Het Vrije Volk: Democratisch-socialistisch dagblad</w:t>
      </w:r>
      <w:r w:rsidRPr="00BF26E0">
        <w:rPr>
          <w:rFonts w:ascii="Brill" w:eastAsia="Brill" w:hAnsi="Brill" w:cs="Brill"/>
          <w:color w:val="000000"/>
          <w:lang w:val="nl-BE"/>
        </w:rPr>
        <w:t xml:space="preserve">. </w:t>
      </w:r>
      <w:r w:rsidR="00000000">
        <w:fldChar w:fldCharType="begin"/>
      </w:r>
      <w:r w:rsidR="00000000" w:rsidRPr="00F34A6C">
        <w:rPr>
          <w:lang w:val="nl-BE"/>
          <w:rPrChange w:id="2856" w:author="Autor">
            <w:rPr/>
          </w:rPrChange>
        </w:rPr>
        <w:instrText>HYPERLINK "https://resolver.kb.nl/resolve?urn=ddd:010949823:mpeg21:a0073" \h</w:instrText>
      </w:r>
      <w:r w:rsidR="00000000">
        <w:fldChar w:fldCharType="separate"/>
      </w:r>
      <w:r w:rsidRPr="00C66272">
        <w:rPr>
          <w:rFonts w:ascii="Brill" w:eastAsia="Brill" w:hAnsi="Brill" w:cs="Brill"/>
          <w:color w:val="000000"/>
          <w:lang w:val="pl-PL"/>
        </w:rPr>
        <w:t>https://resolver.kb.nl/resolve?urn=ddd:010949823:mpeg21:a0073</w:t>
      </w:r>
      <w:r w:rsidR="00000000">
        <w:rPr>
          <w:rFonts w:ascii="Brill" w:eastAsia="Brill" w:hAnsi="Brill" w:cs="Brill"/>
          <w:color w:val="000000"/>
          <w:lang w:val="pl-PL"/>
        </w:rPr>
        <w:fldChar w:fldCharType="end"/>
      </w:r>
    </w:p>
    <w:p w14:paraId="35077AEF" w14:textId="23CA63ED" w:rsidR="00CB3FC9" w:rsidRPr="00BF26E0" w:rsidRDefault="00C55FA1" w:rsidP="00F62668">
      <w:pPr>
        <w:spacing w:line="360" w:lineRule="auto"/>
        <w:ind w:left="426" w:hanging="426"/>
        <w:jc w:val="both"/>
        <w:rPr>
          <w:rFonts w:ascii="Brill" w:eastAsia="Brill" w:hAnsi="Brill" w:cs="Brill"/>
          <w:color w:val="000000"/>
          <w:lang w:val="nl-BE"/>
        </w:rPr>
      </w:pPr>
      <w:proofErr w:type="spellStart"/>
      <w:r w:rsidRPr="00C66272">
        <w:rPr>
          <w:rFonts w:ascii="Brill" w:eastAsia="Brill" w:hAnsi="Brill" w:cs="Brill"/>
          <w:color w:val="000000"/>
          <w:lang w:val="pl-PL"/>
        </w:rPr>
        <w:t>Couperus</w:t>
      </w:r>
      <w:proofErr w:type="spellEnd"/>
      <w:r w:rsidRPr="00C66272">
        <w:rPr>
          <w:rFonts w:ascii="Brill" w:eastAsia="Brill" w:hAnsi="Brill" w:cs="Brill"/>
          <w:color w:val="000000"/>
          <w:lang w:val="pl-PL"/>
        </w:rPr>
        <w:t xml:space="preserve">, S., &amp; </w:t>
      </w:r>
      <w:proofErr w:type="spellStart"/>
      <w:r w:rsidRPr="00C66272">
        <w:rPr>
          <w:rFonts w:ascii="Brill" w:eastAsia="Brill" w:hAnsi="Brill" w:cs="Brill"/>
          <w:color w:val="000000"/>
          <w:lang w:val="pl-PL"/>
        </w:rPr>
        <w:t>Wolffram</w:t>
      </w:r>
      <w:proofErr w:type="spellEnd"/>
      <w:r w:rsidRPr="00C66272">
        <w:rPr>
          <w:rFonts w:ascii="Brill" w:eastAsia="Brill" w:hAnsi="Brill" w:cs="Brill"/>
          <w:color w:val="000000"/>
          <w:lang w:val="pl-PL"/>
        </w:rPr>
        <w:t xml:space="preserve">, D. J. (2020). </w:t>
      </w:r>
      <w:r w:rsidRPr="00C66272">
        <w:rPr>
          <w:rFonts w:ascii="Brill" w:eastAsia="Brill" w:hAnsi="Brill" w:cs="Brill"/>
          <w:color w:val="000000"/>
        </w:rPr>
        <w:t xml:space="preserve">Negotiating </w:t>
      </w:r>
      <w:ins w:id="2857" w:author="Autor">
        <w:r w:rsidR="00EC3408">
          <w:rPr>
            <w:rFonts w:ascii="Brill" w:eastAsia="Brill" w:hAnsi="Brill" w:cs="Brill"/>
            <w:color w:val="000000"/>
          </w:rPr>
          <w:t>u</w:t>
        </w:r>
      </w:ins>
      <w:del w:id="2858" w:author="Autor">
        <w:r w:rsidRPr="00C66272" w:rsidDel="00EC3408">
          <w:rPr>
            <w:rFonts w:ascii="Brill" w:eastAsia="Brill" w:hAnsi="Brill" w:cs="Brill"/>
            <w:color w:val="000000"/>
          </w:rPr>
          <w:delText>U</w:delText>
        </w:r>
      </w:del>
      <w:r w:rsidRPr="00C66272">
        <w:rPr>
          <w:rFonts w:ascii="Brill" w:eastAsia="Brill" w:hAnsi="Brill" w:cs="Brill"/>
          <w:color w:val="000000"/>
        </w:rPr>
        <w:t xml:space="preserve">rban </w:t>
      </w:r>
      <w:ins w:id="2859" w:author="Autor">
        <w:r w:rsidR="00EC3408">
          <w:rPr>
            <w:rFonts w:ascii="Brill" w:eastAsia="Brill" w:hAnsi="Brill" w:cs="Brill"/>
            <w:color w:val="000000"/>
          </w:rPr>
          <w:t>g</w:t>
        </w:r>
      </w:ins>
      <w:del w:id="2860" w:author="Autor">
        <w:r w:rsidRPr="00C66272" w:rsidDel="00EC3408">
          <w:rPr>
            <w:rFonts w:ascii="Brill" w:eastAsia="Brill" w:hAnsi="Brill" w:cs="Brill"/>
            <w:color w:val="000000"/>
          </w:rPr>
          <w:delText>G</w:delText>
        </w:r>
      </w:del>
      <w:r w:rsidRPr="00C66272">
        <w:rPr>
          <w:rFonts w:ascii="Brill" w:eastAsia="Brill" w:hAnsi="Brill" w:cs="Brill"/>
          <w:color w:val="000000"/>
        </w:rPr>
        <w:t xml:space="preserve">overnance: Norm </w:t>
      </w:r>
      <w:ins w:id="2861" w:author="Autor">
        <w:r w:rsidR="00EC3408">
          <w:rPr>
            <w:rFonts w:ascii="Brill" w:eastAsia="Brill" w:hAnsi="Brill" w:cs="Brill"/>
            <w:color w:val="000000"/>
          </w:rPr>
          <w:t>e</w:t>
        </w:r>
      </w:ins>
      <w:del w:id="2862" w:author="Autor">
        <w:r w:rsidRPr="00C66272" w:rsidDel="00EC3408">
          <w:rPr>
            <w:rFonts w:ascii="Brill" w:eastAsia="Brill" w:hAnsi="Brill" w:cs="Brill"/>
            <w:color w:val="000000"/>
          </w:rPr>
          <w:delText>E</w:delText>
        </w:r>
      </w:del>
      <w:r w:rsidRPr="00C66272">
        <w:rPr>
          <w:rFonts w:ascii="Brill" w:eastAsia="Brill" w:hAnsi="Brill" w:cs="Brill"/>
          <w:color w:val="000000"/>
        </w:rPr>
        <w:t xml:space="preserve">ntrepreneurs in Dutch Cities, 1850-1900. In S. Gunn &amp; T. Hulme (Eds.), </w:t>
      </w:r>
      <w:r w:rsidRPr="00C66272">
        <w:rPr>
          <w:rFonts w:ascii="Brill" w:eastAsia="Brill" w:hAnsi="Brill" w:cs="Brill"/>
          <w:i/>
          <w:color w:val="000000"/>
        </w:rPr>
        <w:t>New Approaches to Governance and Rule in Urban Europe Since 1500</w:t>
      </w:r>
      <w:r w:rsidRPr="00C66272">
        <w:rPr>
          <w:rFonts w:ascii="Brill" w:eastAsia="Brill" w:hAnsi="Brill" w:cs="Brill"/>
          <w:color w:val="000000"/>
        </w:rPr>
        <w:t xml:space="preserve"> (pp. 109-126). </w:t>
      </w:r>
      <w:r w:rsidRPr="00BF26E0">
        <w:rPr>
          <w:rFonts w:ascii="Brill" w:eastAsia="Brill" w:hAnsi="Brill" w:cs="Brill"/>
          <w:color w:val="000000"/>
          <w:lang w:val="nl-BE"/>
        </w:rPr>
        <w:t>Abingdon and New York: Routledge.</w:t>
      </w:r>
    </w:p>
    <w:p w14:paraId="35077AF0"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 Davids, K. (1987). De ‘rosse’ Kaap: Over het stigma van een Rotterdamse buurt, 1900-1985. In H. Diederiks &amp; C. Quispel (Eds.), </w:t>
      </w:r>
      <w:r w:rsidRPr="00BF26E0">
        <w:rPr>
          <w:rFonts w:ascii="Brill" w:eastAsia="Brill" w:hAnsi="Brill" w:cs="Brill"/>
          <w:i/>
          <w:color w:val="000000"/>
          <w:lang w:val="nl-BE"/>
        </w:rPr>
        <w:t>Onderscheid en minderheid: Sociaal-historische opstellen over discriminatie en vooroordeel</w:t>
      </w:r>
      <w:r w:rsidRPr="00BF26E0">
        <w:rPr>
          <w:rFonts w:ascii="Brill" w:eastAsia="Brill" w:hAnsi="Brill" w:cs="Brill"/>
          <w:color w:val="000000"/>
          <w:lang w:val="nl-BE"/>
        </w:rPr>
        <w:t xml:space="preserve"> (pp. 150-173). Hilversum: Uitgeverij Verloren.</w:t>
      </w:r>
    </w:p>
    <w:p w14:paraId="35077AF1"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De Wildt, R., &amp; Yap, H. S. (1980). </w:t>
      </w:r>
      <w:r w:rsidRPr="00BF26E0">
        <w:rPr>
          <w:rFonts w:ascii="Brill" w:eastAsia="Brill" w:hAnsi="Brill" w:cs="Brill"/>
          <w:i/>
          <w:color w:val="000000"/>
          <w:lang w:val="nl-BE"/>
        </w:rPr>
        <w:t>Eroscentrum en de erosie in de besluitvorming: Een toetsing van de structuurschets Binnenhaven/Spoorweghaven</w:t>
      </w:r>
      <w:r w:rsidRPr="00BF26E0">
        <w:rPr>
          <w:rFonts w:ascii="Brill" w:eastAsia="Brill" w:hAnsi="Brill" w:cs="Brill"/>
          <w:color w:val="000000"/>
          <w:lang w:val="nl-BE"/>
        </w:rPr>
        <w:t>. Amsterdam: Research Instituut Gebouwde Omgeving (Rigo).</w:t>
      </w:r>
    </w:p>
    <w:p w14:paraId="35077AF2"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De Winter, P. (1988). </w:t>
      </w:r>
      <w:r w:rsidRPr="00BF26E0">
        <w:rPr>
          <w:rFonts w:ascii="Brill" w:eastAsia="Brill" w:hAnsi="Brill" w:cs="Brill"/>
          <w:i/>
          <w:color w:val="000000"/>
          <w:lang w:val="nl-BE"/>
        </w:rPr>
        <w:t>Evenementen in Rotterdam: Ahoy’, E55, Floriade, C70</w:t>
      </w:r>
      <w:r w:rsidRPr="00BF26E0">
        <w:rPr>
          <w:rFonts w:ascii="Brill" w:eastAsia="Brill" w:hAnsi="Brill" w:cs="Brill"/>
          <w:color w:val="000000"/>
          <w:lang w:val="nl-BE"/>
        </w:rPr>
        <w:t>. Rotterdam: Uitgeverij 010.</w:t>
      </w:r>
    </w:p>
    <w:p w14:paraId="35077AF3" w14:textId="7B7AE87B"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Dutillieux, J. T., &amp; Van der Voo, G. W. (1844). </w:t>
      </w:r>
      <w:r w:rsidRPr="00BF26E0">
        <w:rPr>
          <w:rFonts w:ascii="Brill" w:eastAsia="Brill" w:hAnsi="Brill" w:cs="Brill"/>
          <w:i/>
          <w:color w:val="000000"/>
          <w:lang w:val="nl-BE"/>
        </w:rPr>
        <w:t>Physiologie van Rotterdam</w:t>
      </w:r>
      <w:r w:rsidRPr="00BF26E0">
        <w:rPr>
          <w:rFonts w:ascii="Brill" w:eastAsia="Brill" w:hAnsi="Brill" w:cs="Brill"/>
          <w:color w:val="000000"/>
          <w:lang w:val="nl-BE"/>
        </w:rPr>
        <w:t xml:space="preserve">. </w:t>
      </w:r>
      <w:del w:id="2863" w:author="Autor">
        <w:r w:rsidRPr="00BF26E0" w:rsidDel="00A024CC">
          <w:rPr>
            <w:rFonts w:ascii="Brill" w:eastAsia="Brill" w:hAnsi="Brill" w:cs="Brill"/>
            <w:color w:val="000000"/>
            <w:lang w:val="nl-BE"/>
          </w:rPr>
          <w:delText xml:space="preserve">‘s </w:delText>
        </w:r>
      </w:del>
      <w:r w:rsidRPr="00BF26E0">
        <w:rPr>
          <w:rFonts w:ascii="Brill" w:eastAsia="Brill" w:hAnsi="Brill" w:cs="Brill"/>
          <w:color w:val="000000"/>
          <w:lang w:val="nl-BE"/>
        </w:rPr>
        <w:t>Gravenhage: P. Mingelen.</w:t>
      </w:r>
    </w:p>
    <w:p w14:paraId="35077AF4"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Eroscentrum ook op de korrel tijdens Vrouwendag: ‘Als een meisje nee zegt, bedoelt ze nee’. (1979, March 9). </w:t>
      </w:r>
      <w:r w:rsidRPr="00BF26E0">
        <w:rPr>
          <w:rFonts w:ascii="Brill" w:eastAsia="Brill" w:hAnsi="Brill" w:cs="Brill"/>
          <w:i/>
          <w:color w:val="000000"/>
          <w:lang w:val="nl-BE"/>
        </w:rPr>
        <w:t>Het Vrije Volk: Democratisch-socialistisch dagblad</w:t>
      </w:r>
      <w:r w:rsidRPr="00BF26E0">
        <w:rPr>
          <w:rFonts w:ascii="Brill" w:eastAsia="Brill" w:hAnsi="Brill" w:cs="Brill"/>
          <w:color w:val="000000"/>
          <w:lang w:val="nl-BE"/>
        </w:rPr>
        <w:t xml:space="preserve">. </w:t>
      </w:r>
      <w:r w:rsidR="00000000">
        <w:fldChar w:fldCharType="begin"/>
      </w:r>
      <w:r w:rsidR="00000000" w:rsidRPr="00F34A6C">
        <w:rPr>
          <w:lang w:val="nl-BE"/>
          <w:rPrChange w:id="2864" w:author="Autor">
            <w:rPr/>
          </w:rPrChange>
        </w:rPr>
        <w:instrText>HYPERLINK "https://resolver.kb.nl/resolve?urn=ddd:010960105:mpeg21:a0201" \h</w:instrText>
      </w:r>
      <w:r w:rsidR="00000000">
        <w:fldChar w:fldCharType="separate"/>
      </w:r>
      <w:r w:rsidRPr="00BF26E0">
        <w:rPr>
          <w:rFonts w:ascii="Brill" w:eastAsia="Brill" w:hAnsi="Brill" w:cs="Brill"/>
          <w:color w:val="000000"/>
          <w:lang w:val="nl-BE"/>
        </w:rPr>
        <w:t>https://resolver.kb.nl/resolve?urn=ddd:010960105:mpeg21:a0201</w:t>
      </w:r>
      <w:r w:rsidR="00000000">
        <w:rPr>
          <w:rFonts w:ascii="Brill" w:eastAsia="Brill" w:hAnsi="Brill" w:cs="Brill"/>
          <w:color w:val="000000"/>
          <w:lang w:val="nl-BE"/>
        </w:rPr>
        <w:fldChar w:fldCharType="end"/>
      </w:r>
    </w:p>
    <w:p w14:paraId="35077AF5"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Eroscentrum van baan: Raad aanvaardt plan seksschepen, tegenstanders bezetten Euromast. (1980, March 7). </w:t>
      </w:r>
      <w:r w:rsidRPr="00BF26E0">
        <w:rPr>
          <w:rFonts w:ascii="Brill" w:eastAsia="Brill" w:hAnsi="Brill" w:cs="Brill"/>
          <w:i/>
          <w:color w:val="000000"/>
          <w:lang w:val="nl-BE"/>
        </w:rPr>
        <w:t>De Volkskrant</w:t>
      </w:r>
      <w:r w:rsidRPr="00BF26E0">
        <w:rPr>
          <w:rFonts w:ascii="Brill" w:eastAsia="Brill" w:hAnsi="Brill" w:cs="Brill"/>
          <w:color w:val="000000"/>
          <w:lang w:val="nl-BE"/>
        </w:rPr>
        <w:t xml:space="preserve">. </w:t>
      </w:r>
      <w:r w:rsidR="00000000">
        <w:fldChar w:fldCharType="begin"/>
      </w:r>
      <w:r w:rsidR="00000000" w:rsidRPr="00F34A6C">
        <w:rPr>
          <w:lang w:val="nl-BE"/>
          <w:rPrChange w:id="2865" w:author="Autor">
            <w:rPr/>
          </w:rPrChange>
        </w:rPr>
        <w:instrText>HYPERLINK "https://resolver.kb.nl/resolve?urn=ABCDDD:010879789:mpeg21:a0182" \h</w:instrText>
      </w:r>
      <w:r w:rsidR="00000000">
        <w:fldChar w:fldCharType="separate"/>
      </w:r>
      <w:r w:rsidRPr="00BF26E0">
        <w:rPr>
          <w:rFonts w:ascii="Brill" w:eastAsia="Brill" w:hAnsi="Brill" w:cs="Brill"/>
          <w:color w:val="000000"/>
          <w:lang w:val="nl-BE"/>
        </w:rPr>
        <w:t>https://resolver.kb.nl/resolve?urn=ABCDDD:010879789:mpeg21:a0182</w:t>
      </w:r>
      <w:r w:rsidR="00000000">
        <w:rPr>
          <w:rFonts w:ascii="Brill" w:eastAsia="Brill" w:hAnsi="Brill" w:cs="Brill"/>
          <w:color w:val="000000"/>
          <w:lang w:val="nl-BE"/>
        </w:rPr>
        <w:fldChar w:fldCharType="end"/>
      </w:r>
    </w:p>
    <w:p w14:paraId="35077AF6"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Foucault, M., &amp; Miskowiec, J. (1986). Of Other Spaces. </w:t>
      </w:r>
      <w:r w:rsidRPr="00BF26E0">
        <w:rPr>
          <w:rFonts w:ascii="Brill" w:eastAsia="Brill" w:hAnsi="Brill" w:cs="Brill"/>
          <w:i/>
          <w:color w:val="000000"/>
          <w:lang w:val="nl-BE"/>
        </w:rPr>
        <w:t>Diacritics, 16</w:t>
      </w:r>
      <w:r w:rsidRPr="00BF26E0">
        <w:rPr>
          <w:rFonts w:ascii="Brill" w:eastAsia="Brill" w:hAnsi="Brill" w:cs="Brill"/>
          <w:color w:val="000000"/>
          <w:lang w:val="nl-BE"/>
        </w:rPr>
        <w:t>(1), 22-27.</w:t>
      </w:r>
    </w:p>
    <w:p w14:paraId="35077AF7"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Geurtsen, R., Berens, H., Provoost, M., Büller, L., &amp; den Oudsten, F. (1990). Timmeren aan Rotterdam: Moderniteit als traditie. In D. Camp &amp; M. Provoost (Eds.), </w:t>
      </w:r>
      <w:r w:rsidRPr="00BF26E0">
        <w:rPr>
          <w:rFonts w:ascii="Brill" w:eastAsia="Brill" w:hAnsi="Brill" w:cs="Brill"/>
          <w:i/>
          <w:color w:val="000000"/>
          <w:lang w:val="nl-BE"/>
        </w:rPr>
        <w:t>Stadstimmeren: 650 jaar Rotterdam</w:t>
      </w:r>
      <w:r w:rsidRPr="00BF26E0">
        <w:rPr>
          <w:rFonts w:ascii="Brill" w:eastAsia="Brill" w:hAnsi="Brill" w:cs="Brill"/>
          <w:color w:val="000000"/>
          <w:lang w:val="nl-BE"/>
        </w:rPr>
        <w:t xml:space="preserve"> </w:t>
      </w:r>
      <w:r w:rsidRPr="00BF26E0">
        <w:rPr>
          <w:rFonts w:ascii="Brill" w:eastAsia="Brill" w:hAnsi="Brill" w:cs="Brill"/>
          <w:i/>
          <w:color w:val="000000"/>
          <w:lang w:val="nl-BE"/>
        </w:rPr>
        <w:t>stad</w:t>
      </w:r>
      <w:r w:rsidRPr="00BF26E0">
        <w:rPr>
          <w:rFonts w:ascii="Brill" w:eastAsia="Brill" w:hAnsi="Brill" w:cs="Brill"/>
          <w:color w:val="000000"/>
          <w:lang w:val="nl-BE"/>
        </w:rPr>
        <w:t xml:space="preserve"> (pp. 21-46). </w:t>
      </w:r>
      <w:r w:rsidRPr="00C66272">
        <w:rPr>
          <w:rFonts w:ascii="Brill" w:eastAsia="Brill" w:hAnsi="Brill" w:cs="Brill"/>
          <w:color w:val="000000"/>
        </w:rPr>
        <w:t xml:space="preserve">Rotterdam: Phoenix &amp; Den </w:t>
      </w:r>
      <w:proofErr w:type="spellStart"/>
      <w:r w:rsidRPr="00C66272">
        <w:rPr>
          <w:rFonts w:ascii="Brill" w:eastAsia="Brill" w:hAnsi="Brill" w:cs="Brill"/>
          <w:color w:val="000000"/>
        </w:rPr>
        <w:t>Oudsten</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Uitgevers</w:t>
      </w:r>
      <w:proofErr w:type="spellEnd"/>
      <w:r w:rsidRPr="00C66272">
        <w:rPr>
          <w:rFonts w:ascii="Brill" w:eastAsia="Brill" w:hAnsi="Brill" w:cs="Brill"/>
          <w:color w:val="000000"/>
        </w:rPr>
        <w:t>.</w:t>
      </w:r>
    </w:p>
    <w:p w14:paraId="35077AF8" w14:textId="720512A7" w:rsidR="00CB3FC9" w:rsidRPr="00BF26E0" w:rsidRDefault="00C55FA1" w:rsidP="00F62668">
      <w:pPr>
        <w:spacing w:line="360" w:lineRule="auto"/>
        <w:ind w:left="426" w:hanging="426"/>
        <w:jc w:val="both"/>
        <w:rPr>
          <w:rFonts w:ascii="Brill" w:eastAsia="Brill" w:hAnsi="Brill" w:cs="Brill"/>
          <w:color w:val="000000"/>
          <w:lang w:val="nl-BE"/>
        </w:rPr>
      </w:pPr>
      <w:proofErr w:type="spellStart"/>
      <w:r w:rsidRPr="00C66272">
        <w:rPr>
          <w:rFonts w:ascii="Brill" w:eastAsia="Brill" w:hAnsi="Brill" w:cs="Brill"/>
          <w:color w:val="000000"/>
        </w:rPr>
        <w:t>Harteveld</w:t>
      </w:r>
      <w:proofErr w:type="spellEnd"/>
      <w:r w:rsidRPr="00C66272">
        <w:rPr>
          <w:rFonts w:ascii="Brill" w:eastAsia="Brill" w:hAnsi="Brill" w:cs="Brill"/>
          <w:color w:val="000000"/>
        </w:rPr>
        <w:t xml:space="preserve">, M. (2021). The </w:t>
      </w:r>
      <w:ins w:id="2866" w:author="Autor">
        <w:r w:rsidR="00A024CC">
          <w:rPr>
            <w:rFonts w:ascii="Brill" w:eastAsia="Brill" w:hAnsi="Brill" w:cs="Brill"/>
            <w:color w:val="000000"/>
          </w:rPr>
          <w:t>p</w:t>
        </w:r>
      </w:ins>
      <w:del w:id="2867" w:author="Autor">
        <w:r w:rsidRPr="00C66272" w:rsidDel="00A024CC">
          <w:rPr>
            <w:rFonts w:ascii="Brill" w:eastAsia="Brill" w:hAnsi="Brill" w:cs="Brill"/>
            <w:color w:val="000000"/>
          </w:rPr>
          <w:delText>P</w:delText>
        </w:r>
      </w:del>
      <w:r w:rsidRPr="00C66272">
        <w:rPr>
          <w:rFonts w:ascii="Brill" w:eastAsia="Brill" w:hAnsi="Brill" w:cs="Brill"/>
          <w:color w:val="000000"/>
        </w:rPr>
        <w:t>ort-</w:t>
      </w:r>
      <w:ins w:id="2868" w:author="Autor">
        <w:r w:rsidR="00A024CC">
          <w:rPr>
            <w:rFonts w:ascii="Brill" w:eastAsia="Brill" w:hAnsi="Brill" w:cs="Brill"/>
            <w:color w:val="000000"/>
          </w:rPr>
          <w:t>c</w:t>
        </w:r>
      </w:ins>
      <w:del w:id="2869" w:author="Autor">
        <w:r w:rsidRPr="00C66272" w:rsidDel="00A024CC">
          <w:rPr>
            <w:rFonts w:ascii="Brill" w:eastAsia="Brill" w:hAnsi="Brill" w:cs="Brill"/>
            <w:color w:val="000000"/>
          </w:rPr>
          <w:delText>C</w:delText>
        </w:r>
      </w:del>
      <w:r w:rsidRPr="00C66272">
        <w:rPr>
          <w:rFonts w:ascii="Brill" w:eastAsia="Brill" w:hAnsi="Brill" w:cs="Brill"/>
          <w:color w:val="000000"/>
        </w:rPr>
        <w:t xml:space="preserve">ity </w:t>
      </w:r>
      <w:ins w:id="2870" w:author="Autor">
        <w:r w:rsidR="00A024CC">
          <w:rPr>
            <w:rFonts w:ascii="Brill" w:eastAsia="Brill" w:hAnsi="Brill" w:cs="Brill"/>
            <w:color w:val="000000"/>
          </w:rPr>
          <w:t>p</w:t>
        </w:r>
      </w:ins>
      <w:del w:id="2871" w:author="Autor">
        <w:r w:rsidRPr="00C66272" w:rsidDel="00A024CC">
          <w:rPr>
            <w:rFonts w:ascii="Brill" w:eastAsia="Brill" w:hAnsi="Brill" w:cs="Brill"/>
            <w:color w:val="000000"/>
          </w:rPr>
          <w:delText>P</w:delText>
        </w:r>
      </w:del>
      <w:r w:rsidRPr="00C66272">
        <w:rPr>
          <w:rFonts w:ascii="Brill" w:eastAsia="Brill" w:hAnsi="Brill" w:cs="Brill"/>
          <w:color w:val="000000"/>
        </w:rPr>
        <w:t xml:space="preserve">ortrayed in </w:t>
      </w:r>
      <w:ins w:id="2872" w:author="Autor">
        <w:r w:rsidR="00A024CC">
          <w:rPr>
            <w:rFonts w:ascii="Brill" w:eastAsia="Brill" w:hAnsi="Brill" w:cs="Brill"/>
            <w:color w:val="000000"/>
          </w:rPr>
          <w:t>i</w:t>
        </w:r>
      </w:ins>
      <w:del w:id="2873" w:author="Autor">
        <w:r w:rsidRPr="00C66272" w:rsidDel="00A024CC">
          <w:rPr>
            <w:rFonts w:ascii="Brill" w:eastAsia="Brill" w:hAnsi="Brill" w:cs="Brill"/>
            <w:color w:val="000000"/>
          </w:rPr>
          <w:delText>I</w:delText>
        </w:r>
      </w:del>
      <w:r w:rsidRPr="00C66272">
        <w:rPr>
          <w:rFonts w:ascii="Brill" w:eastAsia="Brill" w:hAnsi="Brill" w:cs="Brill"/>
          <w:color w:val="000000"/>
        </w:rPr>
        <w:t xml:space="preserve">ts </w:t>
      </w:r>
      <w:ins w:id="2874" w:author="Autor">
        <w:r w:rsidR="00A024CC">
          <w:rPr>
            <w:rFonts w:ascii="Brill" w:eastAsia="Brill" w:hAnsi="Brill" w:cs="Brill"/>
            <w:color w:val="000000"/>
          </w:rPr>
          <w:t>p</w:t>
        </w:r>
      </w:ins>
      <w:del w:id="2875" w:author="Autor">
        <w:r w:rsidRPr="00C66272" w:rsidDel="00A024CC">
          <w:rPr>
            <w:rFonts w:ascii="Brill" w:eastAsia="Brill" w:hAnsi="Brill" w:cs="Brill"/>
            <w:color w:val="000000"/>
          </w:rPr>
          <w:delText>P</w:delText>
        </w:r>
      </w:del>
      <w:r w:rsidRPr="00C66272">
        <w:rPr>
          <w:rFonts w:ascii="Brill" w:eastAsia="Brill" w:hAnsi="Brill" w:cs="Brill"/>
          <w:color w:val="000000"/>
        </w:rPr>
        <w:t xml:space="preserve">ublic </w:t>
      </w:r>
      <w:ins w:id="2876" w:author="Autor">
        <w:r w:rsidR="00A024CC">
          <w:rPr>
            <w:rFonts w:ascii="Brill" w:eastAsia="Brill" w:hAnsi="Brill" w:cs="Brill"/>
            <w:color w:val="000000"/>
          </w:rPr>
          <w:t>s</w:t>
        </w:r>
      </w:ins>
      <w:del w:id="2877" w:author="Autor">
        <w:r w:rsidRPr="00C66272" w:rsidDel="00A024CC">
          <w:rPr>
            <w:rFonts w:ascii="Brill" w:eastAsia="Brill" w:hAnsi="Brill" w:cs="Brill"/>
            <w:color w:val="000000"/>
          </w:rPr>
          <w:delText>S</w:delText>
        </w:r>
      </w:del>
      <w:r w:rsidRPr="00C66272">
        <w:rPr>
          <w:rFonts w:ascii="Brill" w:eastAsia="Brill" w:hAnsi="Brill" w:cs="Brill"/>
          <w:color w:val="000000"/>
        </w:rPr>
        <w:t xml:space="preserve">paces: Introducing </w:t>
      </w:r>
      <w:ins w:id="2878" w:author="Autor">
        <w:r w:rsidR="00A024CC">
          <w:rPr>
            <w:rFonts w:ascii="Brill" w:eastAsia="Brill" w:hAnsi="Brill" w:cs="Brill"/>
            <w:color w:val="000000"/>
          </w:rPr>
          <w:t>m</w:t>
        </w:r>
      </w:ins>
      <w:del w:id="2879" w:author="Autor">
        <w:r w:rsidRPr="00C66272" w:rsidDel="00A024CC">
          <w:rPr>
            <w:rFonts w:ascii="Brill" w:eastAsia="Brill" w:hAnsi="Brill" w:cs="Brill"/>
            <w:color w:val="000000"/>
          </w:rPr>
          <w:delText>M</w:delText>
        </w:r>
      </w:del>
      <w:r w:rsidRPr="00C66272">
        <w:rPr>
          <w:rFonts w:ascii="Brill" w:eastAsia="Brill" w:hAnsi="Brill" w:cs="Brill"/>
          <w:color w:val="000000"/>
        </w:rPr>
        <w:t xml:space="preserve">icro </w:t>
      </w:r>
      <w:ins w:id="2880" w:author="Autor">
        <w:r w:rsidR="00A024CC">
          <w:rPr>
            <w:rFonts w:ascii="Brill" w:eastAsia="Brill" w:hAnsi="Brill" w:cs="Brill"/>
            <w:color w:val="000000"/>
          </w:rPr>
          <w:t>b</w:t>
        </w:r>
      </w:ins>
      <w:del w:id="2881" w:author="Autor">
        <w:r w:rsidRPr="00C66272" w:rsidDel="00A024CC">
          <w:rPr>
            <w:rFonts w:ascii="Brill" w:eastAsia="Brill" w:hAnsi="Brill" w:cs="Brill"/>
            <w:color w:val="000000"/>
          </w:rPr>
          <w:delText>B</w:delText>
        </w:r>
      </w:del>
      <w:r w:rsidRPr="00C66272">
        <w:rPr>
          <w:rFonts w:ascii="Brill" w:eastAsia="Brill" w:hAnsi="Brill" w:cs="Brill"/>
          <w:color w:val="000000"/>
        </w:rPr>
        <w:t xml:space="preserve">iographies of </w:t>
      </w:r>
      <w:ins w:id="2882" w:author="Autor">
        <w:r w:rsidR="00A024CC">
          <w:rPr>
            <w:rFonts w:ascii="Brill" w:eastAsia="Brill" w:hAnsi="Brill" w:cs="Brill"/>
            <w:color w:val="000000"/>
          </w:rPr>
          <w:t>p</w:t>
        </w:r>
      </w:ins>
      <w:del w:id="2883" w:author="Autor">
        <w:r w:rsidRPr="00C66272" w:rsidDel="00A024CC">
          <w:rPr>
            <w:rFonts w:ascii="Brill" w:eastAsia="Brill" w:hAnsi="Brill" w:cs="Brill"/>
            <w:color w:val="000000"/>
          </w:rPr>
          <w:delText>P</w:delText>
        </w:r>
      </w:del>
      <w:r w:rsidRPr="00C66272">
        <w:rPr>
          <w:rFonts w:ascii="Brill" w:eastAsia="Brill" w:hAnsi="Brill" w:cs="Brill"/>
          <w:color w:val="000000"/>
        </w:rPr>
        <w:t xml:space="preserve">laces. </w:t>
      </w:r>
      <w:r w:rsidRPr="00BF26E0">
        <w:rPr>
          <w:rFonts w:ascii="Brill" w:eastAsia="Brill" w:hAnsi="Brill" w:cs="Brill"/>
          <w:i/>
          <w:color w:val="000000"/>
          <w:lang w:val="nl-BE"/>
        </w:rPr>
        <w:t xml:space="preserve">PORTUSplus, </w:t>
      </w:r>
      <w:commentRangeStart w:id="2884"/>
      <w:r w:rsidRPr="00BF26E0">
        <w:rPr>
          <w:rFonts w:ascii="Brill" w:eastAsia="Brill" w:hAnsi="Brill" w:cs="Brill"/>
          <w:i/>
          <w:color w:val="000000"/>
          <w:lang w:val="nl-BE"/>
        </w:rPr>
        <w:t>11</w:t>
      </w:r>
      <w:commentRangeEnd w:id="2884"/>
      <w:r w:rsidR="00A024CC">
        <w:rPr>
          <w:rStyle w:val="Odwoaniedokomentarza"/>
          <w:lang w:val="en-AU"/>
        </w:rPr>
        <w:commentReference w:id="2884"/>
      </w:r>
      <w:r w:rsidRPr="00BF26E0">
        <w:rPr>
          <w:rFonts w:ascii="Brill" w:eastAsia="Brill" w:hAnsi="Brill" w:cs="Brill"/>
          <w:color w:val="000000"/>
          <w:lang w:val="nl-BE"/>
        </w:rPr>
        <w:t>, 1-17.</w:t>
      </w:r>
    </w:p>
    <w:p w14:paraId="35077AF9"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lastRenderedPageBreak/>
        <w:t xml:space="preserve">Hazewinkel, F. (1982). </w:t>
      </w:r>
      <w:r w:rsidRPr="00BF26E0">
        <w:rPr>
          <w:rFonts w:ascii="Brill" w:eastAsia="Brill" w:hAnsi="Brill" w:cs="Brill"/>
          <w:i/>
          <w:color w:val="000000"/>
          <w:lang w:val="nl-BE"/>
        </w:rPr>
        <w:t>Prostitutiebeleid in Rotterdam (1828-1982): De naakte feiten over mislukte pogingen de prostitutie te concentreren en te kanaliseren</w:t>
      </w:r>
      <w:r w:rsidRPr="00BF26E0">
        <w:rPr>
          <w:rFonts w:ascii="Brill" w:eastAsia="Brill" w:hAnsi="Brill" w:cs="Brill"/>
          <w:color w:val="000000"/>
          <w:lang w:val="nl-BE"/>
        </w:rPr>
        <w:t>. Rotterdam: Gemeentelijke Archiefdienst Rotterdam.</w:t>
      </w:r>
    </w:p>
    <w:p w14:paraId="35077AFA"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Hein, C. (2020). Port City Resilience: (Re-)Connecting Spaces, Institutions and Culture. </w:t>
      </w:r>
      <w:r w:rsidRPr="00BF26E0">
        <w:rPr>
          <w:rFonts w:ascii="Brill" w:eastAsia="Brill" w:hAnsi="Brill" w:cs="Brill"/>
          <w:i/>
          <w:color w:val="000000"/>
          <w:lang w:val="nl-BE"/>
        </w:rPr>
        <w:t>PortCityFutures Blog</w:t>
      </w:r>
      <w:r w:rsidRPr="00BF26E0">
        <w:rPr>
          <w:rFonts w:ascii="Brill" w:eastAsia="Brill" w:hAnsi="Brill" w:cs="Brill"/>
          <w:color w:val="000000"/>
          <w:lang w:val="nl-BE"/>
        </w:rPr>
        <w:t>. https://www.portcityfutures.nl/news/port-city-resilience-re-connecting-spaces-institutions-and-culture</w:t>
      </w:r>
    </w:p>
    <w:p w14:paraId="35077AFB"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Hein, C., Luning, S., &amp; van de Laar, P. (2021). </w:t>
      </w:r>
      <w:r w:rsidRPr="00C66272">
        <w:rPr>
          <w:rFonts w:ascii="Brill" w:eastAsia="Brill" w:hAnsi="Brill" w:cs="Brill"/>
          <w:color w:val="000000"/>
        </w:rPr>
        <w:t xml:space="preserve">Port City Cultures, Values, and Maritime Mindsets: Defining What Makes Port Cities Special. </w:t>
      </w:r>
      <w:r w:rsidRPr="00C66272">
        <w:rPr>
          <w:rFonts w:ascii="Brill" w:eastAsia="Brill" w:hAnsi="Brill" w:cs="Brill"/>
          <w:i/>
          <w:color w:val="000000"/>
        </w:rPr>
        <w:t>European Journal of Creative Practices in Cities and Landscapes, 4</w:t>
      </w:r>
      <w:r w:rsidRPr="00C66272">
        <w:rPr>
          <w:rFonts w:ascii="Brill" w:eastAsia="Brill" w:hAnsi="Brill" w:cs="Brill"/>
          <w:color w:val="000000"/>
        </w:rPr>
        <w:t>(1), 7-20.</w:t>
      </w:r>
    </w:p>
    <w:p w14:paraId="35077AFC" w14:textId="469B4509" w:rsidR="00CB3FC9" w:rsidRPr="00C66272" w:rsidDel="00CA0A88" w:rsidRDefault="00C55FA1" w:rsidP="00F62668">
      <w:pPr>
        <w:spacing w:line="360" w:lineRule="auto"/>
        <w:ind w:left="426" w:hanging="426"/>
        <w:jc w:val="both"/>
        <w:rPr>
          <w:del w:id="2885" w:author="Autor"/>
          <w:rFonts w:ascii="Brill" w:eastAsia="Brill" w:hAnsi="Brill" w:cs="Brill"/>
          <w:color w:val="000000"/>
        </w:rPr>
      </w:pPr>
      <w:del w:id="2886" w:author="Autor">
        <w:r w:rsidRPr="00C66272" w:rsidDel="00CA0A88">
          <w:rPr>
            <w:rFonts w:ascii="Brill" w:eastAsia="Brill" w:hAnsi="Brill" w:cs="Brill"/>
            <w:color w:val="000000"/>
          </w:rPr>
          <w:delText xml:space="preserve"> </w:delText>
        </w:r>
        <w:commentRangeStart w:id="2887"/>
        <w:r w:rsidRPr="00C66272" w:rsidDel="00CA0A88">
          <w:rPr>
            <w:rFonts w:ascii="Brill" w:eastAsia="Brill" w:hAnsi="Brill" w:cs="Brill"/>
            <w:color w:val="000000"/>
          </w:rPr>
          <w:delText xml:space="preserve">Hugill, S. (1967). </w:delText>
        </w:r>
        <w:r w:rsidRPr="00C66272" w:rsidDel="00CA0A88">
          <w:rPr>
            <w:rFonts w:ascii="Brill" w:eastAsia="Brill" w:hAnsi="Brill" w:cs="Brill"/>
            <w:i/>
            <w:color w:val="000000"/>
          </w:rPr>
          <w:delText>Sailortown</w:delText>
        </w:r>
        <w:r w:rsidRPr="00C66272" w:rsidDel="00CA0A88">
          <w:rPr>
            <w:rFonts w:ascii="Brill" w:eastAsia="Brill" w:hAnsi="Brill" w:cs="Brill"/>
            <w:color w:val="000000"/>
          </w:rPr>
          <w:delText>. London and New York: Routledge &amp; Kegan Paul Ltd. and E. P. Dutton &amp; Co., Inc.</w:delText>
        </w:r>
        <w:commentRangeEnd w:id="2887"/>
        <w:r w:rsidR="0017503B" w:rsidDel="00CA0A88">
          <w:rPr>
            <w:rStyle w:val="Odwoaniedokomentarza"/>
            <w:lang w:val="en-AU"/>
          </w:rPr>
          <w:commentReference w:id="2887"/>
        </w:r>
      </w:del>
    </w:p>
    <w:p w14:paraId="35077AFD"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Kalkman, P. N. (1956). De Schiedamsedijk voorheen en thans: Volledige verandering van karakter. </w:t>
      </w:r>
      <w:r w:rsidRPr="00BF26E0">
        <w:rPr>
          <w:rFonts w:ascii="Brill" w:eastAsia="Brill" w:hAnsi="Brill" w:cs="Brill"/>
          <w:i/>
          <w:color w:val="000000"/>
          <w:lang w:val="nl-BE"/>
        </w:rPr>
        <w:t>De Maasstad, 3</w:t>
      </w:r>
      <w:r w:rsidRPr="00BF26E0">
        <w:rPr>
          <w:rFonts w:ascii="Brill" w:eastAsia="Brill" w:hAnsi="Brill" w:cs="Brill"/>
          <w:color w:val="000000"/>
          <w:lang w:val="nl-BE"/>
        </w:rPr>
        <w:t>(March), 49-53.</w:t>
      </w:r>
    </w:p>
    <w:p w14:paraId="35077AFE"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Kan dit kind werkelijk leven op Katendrecht? (1970, December 14). </w:t>
      </w:r>
      <w:r w:rsidRPr="00BF26E0">
        <w:rPr>
          <w:rFonts w:ascii="Brill" w:eastAsia="Brill" w:hAnsi="Brill" w:cs="Brill"/>
          <w:i/>
          <w:color w:val="000000"/>
          <w:lang w:val="nl-BE"/>
        </w:rPr>
        <w:t>NRC Handelsblad</w:t>
      </w:r>
      <w:r w:rsidRPr="00BF26E0">
        <w:rPr>
          <w:rFonts w:ascii="Brill" w:eastAsia="Brill" w:hAnsi="Brill" w:cs="Brill"/>
          <w:color w:val="000000"/>
          <w:lang w:val="nl-BE"/>
        </w:rPr>
        <w:t xml:space="preserve">. </w:t>
      </w:r>
      <w:r w:rsidR="00000000">
        <w:fldChar w:fldCharType="begin"/>
      </w:r>
      <w:r w:rsidR="00000000" w:rsidRPr="00F34A6C">
        <w:rPr>
          <w:lang w:val="nl-BE"/>
          <w:rPrChange w:id="2888" w:author="Autor">
            <w:rPr/>
          </w:rPrChange>
        </w:rPr>
        <w:instrText>HYPERLINK "https://resolver.kb.nl/resolve?urn=KBNRC01:000032408:mpeg21:a0108" \h</w:instrText>
      </w:r>
      <w:r w:rsidR="00000000">
        <w:fldChar w:fldCharType="separate"/>
      </w:r>
      <w:r w:rsidRPr="00BF26E0">
        <w:rPr>
          <w:rFonts w:ascii="Brill" w:eastAsia="Brill" w:hAnsi="Brill" w:cs="Brill"/>
          <w:color w:val="000000"/>
          <w:lang w:val="nl-BE"/>
        </w:rPr>
        <w:t>https://resolver.kb.nl/resolve?urn=KBNRC01:000032408:mpeg21:a0108</w:t>
      </w:r>
      <w:r w:rsidR="00000000">
        <w:rPr>
          <w:rFonts w:ascii="Brill" w:eastAsia="Brill" w:hAnsi="Brill" w:cs="Brill"/>
          <w:color w:val="000000"/>
          <w:lang w:val="nl-BE"/>
        </w:rPr>
        <w:fldChar w:fldCharType="end"/>
      </w:r>
    </w:p>
    <w:p w14:paraId="35077AFF"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Katendrechters slaan alarm. (1947, October 25). </w:t>
      </w:r>
      <w:r w:rsidRPr="00BF26E0">
        <w:rPr>
          <w:rFonts w:ascii="Brill" w:eastAsia="Brill" w:hAnsi="Brill" w:cs="Brill"/>
          <w:i/>
          <w:color w:val="000000"/>
          <w:lang w:val="nl-BE"/>
        </w:rPr>
        <w:t>Het Vrije Volk: Democratisch-socialistisch dagblad</w:t>
      </w:r>
      <w:r w:rsidRPr="00BF26E0">
        <w:rPr>
          <w:rFonts w:ascii="Brill" w:eastAsia="Brill" w:hAnsi="Brill" w:cs="Brill"/>
          <w:color w:val="000000"/>
          <w:lang w:val="nl-BE"/>
        </w:rPr>
        <w:t xml:space="preserve">. </w:t>
      </w:r>
      <w:r w:rsidR="00000000">
        <w:fldChar w:fldCharType="begin"/>
      </w:r>
      <w:r w:rsidR="00000000" w:rsidRPr="00F34A6C">
        <w:rPr>
          <w:lang w:val="nl-BE"/>
          <w:rPrChange w:id="2889" w:author="Autor">
            <w:rPr/>
          </w:rPrChange>
        </w:rPr>
        <w:instrText>HYPERLINK "https://resolver.kb.nl/resolve?urn=ddd:010949820:mpeg21:a0001" \h</w:instrText>
      </w:r>
      <w:r w:rsidR="00000000">
        <w:fldChar w:fldCharType="separate"/>
      </w:r>
      <w:r w:rsidRPr="00C66272">
        <w:rPr>
          <w:rFonts w:ascii="Brill" w:eastAsia="Brill" w:hAnsi="Brill" w:cs="Brill"/>
          <w:color w:val="000000"/>
        </w:rPr>
        <w:t>https://resolver.kb.nl/resolve?urn=ddd:010949820:mpeg21:a0001</w:t>
      </w:r>
      <w:r w:rsidR="00000000">
        <w:rPr>
          <w:rFonts w:ascii="Brill" w:eastAsia="Brill" w:hAnsi="Brill" w:cs="Brill"/>
          <w:color w:val="000000"/>
        </w:rPr>
        <w:fldChar w:fldCharType="end"/>
      </w:r>
    </w:p>
    <w:p w14:paraId="35077B00"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Kisch, E. E. (1927). </w:t>
      </w:r>
      <w:r w:rsidRPr="00BF26E0">
        <w:rPr>
          <w:rFonts w:ascii="Brill" w:eastAsia="Brill" w:hAnsi="Brill" w:cs="Brill"/>
          <w:color w:val="000000"/>
          <w:lang w:val="nl-BE"/>
        </w:rPr>
        <w:t xml:space="preserve">Auf der Reeperbahn von Rotterdam. In </w:t>
      </w:r>
      <w:r w:rsidRPr="00BF26E0">
        <w:rPr>
          <w:rFonts w:ascii="Brill" w:eastAsia="Brill" w:hAnsi="Brill" w:cs="Brill"/>
          <w:i/>
          <w:color w:val="000000"/>
          <w:lang w:val="nl-BE"/>
        </w:rPr>
        <w:t>Wagnisse in aller Welt</w:t>
      </w:r>
      <w:r w:rsidRPr="00BF26E0">
        <w:rPr>
          <w:rFonts w:ascii="Brill" w:eastAsia="Brill" w:hAnsi="Brill" w:cs="Brill"/>
          <w:color w:val="000000"/>
          <w:lang w:val="nl-BE"/>
        </w:rPr>
        <w:t xml:space="preserve"> (pp. 61-9). Berlin: Universum-Bücherei für alle.</w:t>
      </w:r>
    </w:p>
    <w:p w14:paraId="35077B01"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Koomen, P. (1947). Het gebied van den molen “De Hoop.” In C. A. Cocheret, W. F. Lichtenauer, &amp; J. Mees (Eds.), </w:t>
      </w:r>
      <w:r w:rsidRPr="00BF26E0">
        <w:rPr>
          <w:rFonts w:ascii="Brill" w:eastAsia="Brill" w:hAnsi="Brill" w:cs="Brill"/>
          <w:i/>
          <w:color w:val="000000"/>
          <w:lang w:val="nl-BE"/>
        </w:rPr>
        <w:t>Rotterdammers over Rotterdam: Herinneringen aan een verdwenen stad</w:t>
      </w:r>
      <w:r w:rsidRPr="00BF26E0">
        <w:rPr>
          <w:rFonts w:ascii="Brill" w:eastAsia="Brill" w:hAnsi="Brill" w:cs="Brill"/>
          <w:color w:val="000000"/>
          <w:lang w:val="nl-BE"/>
        </w:rPr>
        <w:t xml:space="preserve"> (2nd ed., pp. 127-39). </w:t>
      </w:r>
      <w:r w:rsidRPr="00C66272">
        <w:rPr>
          <w:rFonts w:ascii="Brill" w:eastAsia="Brill" w:hAnsi="Brill" w:cs="Brill"/>
          <w:color w:val="000000"/>
        </w:rPr>
        <w:t xml:space="preserve">Rotterdam: W. L. &amp; J. Brusse’s </w:t>
      </w:r>
      <w:proofErr w:type="spellStart"/>
      <w:r w:rsidRPr="00C66272">
        <w:rPr>
          <w:rFonts w:ascii="Brill" w:eastAsia="Brill" w:hAnsi="Brill" w:cs="Brill"/>
          <w:color w:val="000000"/>
        </w:rPr>
        <w:t>Uitgeversmaatschappij</w:t>
      </w:r>
      <w:proofErr w:type="spellEnd"/>
      <w:r w:rsidRPr="00C66272">
        <w:rPr>
          <w:rFonts w:ascii="Brill" w:eastAsia="Brill" w:hAnsi="Brill" w:cs="Brill"/>
          <w:color w:val="000000"/>
        </w:rPr>
        <w:t>.</w:t>
      </w:r>
    </w:p>
    <w:p w14:paraId="35077B02" w14:textId="0D90F449" w:rsidR="00CB3FC9" w:rsidRPr="00C66272" w:rsidRDefault="00C55FA1" w:rsidP="00F62668">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Kosok</w:t>
      </w:r>
      <w:proofErr w:type="spellEnd"/>
      <w:r w:rsidRPr="00C66272">
        <w:rPr>
          <w:rFonts w:ascii="Brill" w:eastAsia="Brill" w:hAnsi="Brill" w:cs="Brill"/>
          <w:color w:val="000000"/>
        </w:rPr>
        <w:t xml:space="preserve">, L. (2022). </w:t>
      </w:r>
      <w:proofErr w:type="spellStart"/>
      <w:r w:rsidRPr="00C66272">
        <w:rPr>
          <w:rFonts w:ascii="Brill" w:eastAsia="Brill" w:hAnsi="Brill" w:cs="Brill"/>
          <w:color w:val="000000"/>
        </w:rPr>
        <w:t>Pleasurescapes</w:t>
      </w:r>
      <w:proofErr w:type="spellEnd"/>
      <w:r w:rsidRPr="00C66272">
        <w:rPr>
          <w:rFonts w:ascii="Brill" w:eastAsia="Brill" w:hAnsi="Brill" w:cs="Brill"/>
          <w:color w:val="000000"/>
        </w:rPr>
        <w:t xml:space="preserve"> on the </w:t>
      </w:r>
      <w:ins w:id="2890" w:author="Autor">
        <w:r w:rsidR="0017503B">
          <w:rPr>
            <w:rFonts w:ascii="Brill" w:eastAsia="Brill" w:hAnsi="Brill" w:cs="Brill"/>
            <w:color w:val="000000"/>
          </w:rPr>
          <w:t>e</w:t>
        </w:r>
      </w:ins>
      <w:del w:id="2891" w:author="Autor">
        <w:r w:rsidRPr="00C66272" w:rsidDel="0017503B">
          <w:rPr>
            <w:rFonts w:ascii="Brill" w:eastAsia="Brill" w:hAnsi="Brill" w:cs="Brill"/>
            <w:color w:val="000000"/>
          </w:rPr>
          <w:delText>E</w:delText>
        </w:r>
      </w:del>
      <w:r w:rsidRPr="00C66272">
        <w:rPr>
          <w:rFonts w:ascii="Brill" w:eastAsia="Brill" w:hAnsi="Brill" w:cs="Brill"/>
          <w:color w:val="000000"/>
        </w:rPr>
        <w:t xml:space="preserve">dge: Performing </w:t>
      </w:r>
      <w:ins w:id="2892" w:author="Autor">
        <w:r w:rsidR="0017503B">
          <w:rPr>
            <w:rFonts w:ascii="Brill" w:eastAsia="Brill" w:hAnsi="Brill" w:cs="Brill"/>
            <w:color w:val="000000"/>
          </w:rPr>
          <w:t>m</w:t>
        </w:r>
      </w:ins>
      <w:del w:id="2893" w:author="Autor">
        <w:r w:rsidRPr="00C66272" w:rsidDel="0017503B">
          <w:rPr>
            <w:rFonts w:ascii="Brill" w:eastAsia="Brill" w:hAnsi="Brill" w:cs="Brill"/>
            <w:color w:val="000000"/>
          </w:rPr>
          <w:delText>M</w:delText>
        </w:r>
      </w:del>
      <w:r w:rsidRPr="00C66272">
        <w:rPr>
          <w:rFonts w:ascii="Brill" w:eastAsia="Brill" w:hAnsi="Brill" w:cs="Brill"/>
          <w:color w:val="000000"/>
        </w:rPr>
        <w:t xml:space="preserve">odernity on </w:t>
      </w:r>
      <w:ins w:id="2894" w:author="Autor">
        <w:r w:rsidR="0017503B">
          <w:rPr>
            <w:rFonts w:ascii="Brill" w:eastAsia="Brill" w:hAnsi="Brill" w:cs="Brill"/>
            <w:color w:val="000000"/>
          </w:rPr>
          <w:t>u</w:t>
        </w:r>
      </w:ins>
      <w:del w:id="2895" w:author="Autor">
        <w:r w:rsidRPr="00C66272" w:rsidDel="0017503B">
          <w:rPr>
            <w:rFonts w:ascii="Brill" w:eastAsia="Brill" w:hAnsi="Brill" w:cs="Brill"/>
            <w:color w:val="000000"/>
          </w:rPr>
          <w:delText>U</w:delText>
        </w:r>
      </w:del>
      <w:r w:rsidRPr="00C66272">
        <w:rPr>
          <w:rFonts w:ascii="Brill" w:eastAsia="Brill" w:hAnsi="Brill" w:cs="Brill"/>
          <w:color w:val="000000"/>
        </w:rPr>
        <w:t xml:space="preserve">rban </w:t>
      </w:r>
      <w:ins w:id="2896" w:author="Autor">
        <w:r w:rsidR="0017503B">
          <w:rPr>
            <w:rFonts w:ascii="Brill" w:eastAsia="Brill" w:hAnsi="Brill" w:cs="Brill"/>
            <w:color w:val="000000"/>
          </w:rPr>
          <w:t>w</w:t>
        </w:r>
      </w:ins>
      <w:del w:id="2897" w:author="Autor">
        <w:r w:rsidRPr="00C66272" w:rsidDel="0017503B">
          <w:rPr>
            <w:rFonts w:ascii="Brill" w:eastAsia="Brill" w:hAnsi="Brill" w:cs="Brill"/>
            <w:color w:val="000000"/>
          </w:rPr>
          <w:delText>W</w:delText>
        </w:r>
      </w:del>
      <w:r w:rsidRPr="00C66272">
        <w:rPr>
          <w:rFonts w:ascii="Brill" w:eastAsia="Brill" w:hAnsi="Brill" w:cs="Brill"/>
          <w:color w:val="000000"/>
        </w:rPr>
        <w:t xml:space="preserve">aterfronts (1880-1960). </w:t>
      </w:r>
      <w:r w:rsidRPr="00C66272">
        <w:rPr>
          <w:rFonts w:ascii="Brill" w:eastAsia="Brill" w:hAnsi="Brill" w:cs="Brill"/>
          <w:i/>
          <w:color w:val="000000"/>
        </w:rPr>
        <w:t>Journal of Urban History, 48</w:t>
      </w:r>
      <w:r w:rsidRPr="00C66272">
        <w:rPr>
          <w:rFonts w:ascii="Brill" w:eastAsia="Brill" w:hAnsi="Brill" w:cs="Brill"/>
          <w:color w:val="000000"/>
        </w:rPr>
        <w:t>(6), 1199-1210.</w:t>
      </w:r>
    </w:p>
    <w:p w14:paraId="35077B03"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Kowalewski, M. (2021). Images and Spaces of Port Cities in Transition. </w:t>
      </w:r>
      <w:r w:rsidRPr="00BF26E0">
        <w:rPr>
          <w:rFonts w:ascii="Brill" w:eastAsia="Brill" w:hAnsi="Brill" w:cs="Brill"/>
          <w:i/>
          <w:color w:val="000000"/>
          <w:lang w:val="nl-BE"/>
        </w:rPr>
        <w:t>Space and Culture, 24</w:t>
      </w:r>
      <w:r w:rsidRPr="00BF26E0">
        <w:rPr>
          <w:rFonts w:ascii="Brill" w:eastAsia="Brill" w:hAnsi="Brill" w:cs="Brill"/>
          <w:color w:val="000000"/>
          <w:lang w:val="nl-BE"/>
        </w:rPr>
        <w:t>(1), 53-65.</w:t>
      </w:r>
    </w:p>
    <w:p w14:paraId="35077B04"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Kuiper, R. (2007). Welke ideale stad moet in het Markermeer verrijzen? </w:t>
      </w:r>
      <w:proofErr w:type="spellStart"/>
      <w:r w:rsidRPr="00C66272">
        <w:rPr>
          <w:rFonts w:ascii="Brill" w:eastAsia="Brill" w:hAnsi="Brill" w:cs="Brill"/>
          <w:color w:val="000000"/>
        </w:rPr>
        <w:t>Schetsen</w:t>
      </w:r>
      <w:proofErr w:type="spellEnd"/>
      <w:r w:rsidRPr="00C66272">
        <w:rPr>
          <w:rFonts w:ascii="Brill" w:eastAsia="Brill" w:hAnsi="Brill" w:cs="Brill"/>
          <w:color w:val="000000"/>
        </w:rPr>
        <w:t xml:space="preserve"> van Utopia. </w:t>
      </w:r>
      <w:r w:rsidRPr="00C66272">
        <w:rPr>
          <w:rFonts w:ascii="Brill" w:eastAsia="Brill" w:hAnsi="Brill" w:cs="Brill"/>
          <w:i/>
          <w:color w:val="000000"/>
        </w:rPr>
        <w:t>Quest, 5</w:t>
      </w:r>
      <w:r w:rsidRPr="00C66272">
        <w:rPr>
          <w:rFonts w:ascii="Brill" w:eastAsia="Brill" w:hAnsi="Brill" w:cs="Brill"/>
          <w:color w:val="000000"/>
        </w:rPr>
        <w:t>, 22-31.</w:t>
      </w:r>
    </w:p>
    <w:p w14:paraId="35077B05"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Mah, A. (2014). </w:t>
      </w:r>
      <w:r w:rsidRPr="00C66272">
        <w:rPr>
          <w:rFonts w:ascii="Brill" w:eastAsia="Brill" w:hAnsi="Brill" w:cs="Brill"/>
          <w:i/>
          <w:color w:val="000000"/>
        </w:rPr>
        <w:t>Port Cities and Global Legacies: Urban Identity, Waterfront Work, and Radicalism</w:t>
      </w:r>
      <w:r w:rsidRPr="00C66272">
        <w:rPr>
          <w:rFonts w:ascii="Brill" w:eastAsia="Brill" w:hAnsi="Brill" w:cs="Brill"/>
          <w:color w:val="000000"/>
        </w:rPr>
        <w:t>. Basingstoke and New York: Palgrave Macmillan.</w:t>
      </w:r>
    </w:p>
    <w:p w14:paraId="35077B06" w14:textId="65DDB750"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Mazy, K. (2021). Wastelands at </w:t>
      </w:r>
      <w:ins w:id="2898" w:author="Autor">
        <w:r w:rsidR="0017503B">
          <w:rPr>
            <w:rFonts w:ascii="Brill" w:eastAsia="Brill" w:hAnsi="Brill" w:cs="Brill"/>
            <w:color w:val="000000"/>
          </w:rPr>
          <w:t>p</w:t>
        </w:r>
      </w:ins>
      <w:del w:id="2899" w:author="Autor">
        <w:r w:rsidRPr="00C66272" w:rsidDel="0017503B">
          <w:rPr>
            <w:rFonts w:ascii="Brill" w:eastAsia="Brill" w:hAnsi="Brill" w:cs="Brill"/>
            <w:color w:val="000000"/>
          </w:rPr>
          <w:delText>P</w:delText>
        </w:r>
      </w:del>
      <w:r w:rsidRPr="00C66272">
        <w:rPr>
          <w:rFonts w:ascii="Brill" w:eastAsia="Brill" w:hAnsi="Brill" w:cs="Brill"/>
          <w:color w:val="000000"/>
        </w:rPr>
        <w:t>ort-</w:t>
      </w:r>
      <w:ins w:id="2900" w:author="Autor">
        <w:r w:rsidR="0017503B">
          <w:rPr>
            <w:rFonts w:ascii="Brill" w:eastAsia="Brill" w:hAnsi="Brill" w:cs="Brill"/>
            <w:color w:val="000000"/>
          </w:rPr>
          <w:t>c</w:t>
        </w:r>
      </w:ins>
      <w:del w:id="2901" w:author="Autor">
        <w:r w:rsidRPr="00C66272" w:rsidDel="0017503B">
          <w:rPr>
            <w:rFonts w:ascii="Brill" w:eastAsia="Brill" w:hAnsi="Brill" w:cs="Brill"/>
            <w:color w:val="000000"/>
          </w:rPr>
          <w:delText>C</w:delText>
        </w:r>
      </w:del>
      <w:r w:rsidRPr="00C66272">
        <w:rPr>
          <w:rFonts w:ascii="Brill" w:eastAsia="Brill" w:hAnsi="Brill" w:cs="Brill"/>
          <w:color w:val="000000"/>
        </w:rPr>
        <w:t xml:space="preserve">ity </w:t>
      </w:r>
      <w:ins w:id="2902" w:author="Autor">
        <w:r w:rsidR="0017503B">
          <w:rPr>
            <w:rFonts w:ascii="Brill" w:eastAsia="Brill" w:hAnsi="Brill" w:cs="Brill"/>
            <w:color w:val="000000"/>
          </w:rPr>
          <w:t>i</w:t>
        </w:r>
      </w:ins>
      <w:del w:id="2903" w:author="Autor">
        <w:r w:rsidRPr="00C66272" w:rsidDel="0017503B">
          <w:rPr>
            <w:rFonts w:ascii="Brill" w:eastAsia="Brill" w:hAnsi="Brill" w:cs="Brill"/>
            <w:color w:val="000000"/>
          </w:rPr>
          <w:delText>I</w:delText>
        </w:r>
      </w:del>
      <w:r w:rsidRPr="00C66272">
        <w:rPr>
          <w:rFonts w:ascii="Brill" w:eastAsia="Brill" w:hAnsi="Brill" w:cs="Brill"/>
          <w:color w:val="000000"/>
        </w:rPr>
        <w:t xml:space="preserve">nterfaces: The </w:t>
      </w:r>
      <w:ins w:id="2904" w:author="Autor">
        <w:r w:rsidR="0017503B">
          <w:rPr>
            <w:rFonts w:ascii="Brill" w:eastAsia="Brill" w:hAnsi="Brill" w:cs="Brill"/>
            <w:color w:val="000000"/>
          </w:rPr>
          <w:t>s</w:t>
        </w:r>
      </w:ins>
      <w:del w:id="2905" w:author="Autor">
        <w:r w:rsidRPr="00C66272" w:rsidDel="0017503B">
          <w:rPr>
            <w:rFonts w:ascii="Brill" w:eastAsia="Brill" w:hAnsi="Brill" w:cs="Brill"/>
            <w:color w:val="000000"/>
          </w:rPr>
          <w:delText>S</w:delText>
        </w:r>
      </w:del>
      <w:r w:rsidRPr="00C66272">
        <w:rPr>
          <w:rFonts w:ascii="Brill" w:eastAsia="Brill" w:hAnsi="Brill" w:cs="Brill"/>
          <w:color w:val="000000"/>
        </w:rPr>
        <w:t xml:space="preserve">earch for </w:t>
      </w:r>
      <w:ins w:id="2906" w:author="Autor">
        <w:r w:rsidR="0017503B">
          <w:rPr>
            <w:rFonts w:ascii="Brill" w:eastAsia="Brill" w:hAnsi="Brill" w:cs="Brill"/>
            <w:color w:val="000000"/>
          </w:rPr>
          <w:t>w</w:t>
        </w:r>
      </w:ins>
      <w:del w:id="2907" w:author="Autor">
        <w:r w:rsidRPr="00C66272" w:rsidDel="0017503B">
          <w:rPr>
            <w:rFonts w:ascii="Brill" w:eastAsia="Brill" w:hAnsi="Brill" w:cs="Brill"/>
            <w:color w:val="000000"/>
          </w:rPr>
          <w:delText>W</w:delText>
        </w:r>
      </w:del>
      <w:r w:rsidRPr="00C66272">
        <w:rPr>
          <w:rFonts w:ascii="Brill" w:eastAsia="Brill" w:hAnsi="Brill" w:cs="Brill"/>
          <w:color w:val="000000"/>
        </w:rPr>
        <w:t xml:space="preserve">ater </w:t>
      </w:r>
      <w:ins w:id="2908" w:author="Autor">
        <w:r w:rsidR="0017503B">
          <w:rPr>
            <w:rFonts w:ascii="Brill" w:eastAsia="Brill" w:hAnsi="Brill" w:cs="Brill"/>
            <w:color w:val="000000"/>
          </w:rPr>
          <w:t>s</w:t>
        </w:r>
      </w:ins>
      <w:del w:id="2909" w:author="Autor">
        <w:r w:rsidRPr="00C66272" w:rsidDel="0017503B">
          <w:rPr>
            <w:rFonts w:ascii="Brill" w:eastAsia="Brill" w:hAnsi="Brill" w:cs="Brill"/>
            <w:color w:val="000000"/>
          </w:rPr>
          <w:delText>S</w:delText>
        </w:r>
      </w:del>
      <w:r w:rsidRPr="00C66272">
        <w:rPr>
          <w:rFonts w:ascii="Brill" w:eastAsia="Brill" w:hAnsi="Brill" w:cs="Brill"/>
          <w:color w:val="000000"/>
        </w:rPr>
        <w:t xml:space="preserve">paces to </w:t>
      </w:r>
      <w:ins w:id="2910" w:author="Autor">
        <w:r w:rsidR="0017503B">
          <w:rPr>
            <w:rFonts w:ascii="Brill" w:eastAsia="Brill" w:hAnsi="Brill" w:cs="Brill"/>
            <w:color w:val="000000"/>
          </w:rPr>
          <w:t>e</w:t>
        </w:r>
      </w:ins>
      <w:del w:id="2911" w:author="Autor">
        <w:r w:rsidRPr="00C66272" w:rsidDel="0017503B">
          <w:rPr>
            <w:rFonts w:ascii="Brill" w:eastAsia="Brill" w:hAnsi="Brill" w:cs="Brill"/>
            <w:color w:val="000000"/>
          </w:rPr>
          <w:delText>E</w:delText>
        </w:r>
      </w:del>
      <w:r w:rsidRPr="00C66272">
        <w:rPr>
          <w:rFonts w:ascii="Brill" w:eastAsia="Brill" w:hAnsi="Brill" w:cs="Brill"/>
          <w:color w:val="000000"/>
        </w:rPr>
        <w:t xml:space="preserve">vade the </w:t>
      </w:r>
      <w:ins w:id="2912" w:author="Autor">
        <w:r w:rsidR="0017503B">
          <w:rPr>
            <w:rFonts w:ascii="Brill" w:eastAsia="Brill" w:hAnsi="Brill" w:cs="Brill"/>
            <w:color w:val="000000"/>
          </w:rPr>
          <w:t>c</w:t>
        </w:r>
      </w:ins>
      <w:del w:id="2913" w:author="Autor">
        <w:r w:rsidRPr="00C66272" w:rsidDel="0017503B">
          <w:rPr>
            <w:rFonts w:ascii="Brill" w:eastAsia="Brill" w:hAnsi="Brill" w:cs="Brill"/>
            <w:color w:val="000000"/>
          </w:rPr>
          <w:delText>C</w:delText>
        </w:r>
      </w:del>
      <w:r w:rsidRPr="00C66272">
        <w:rPr>
          <w:rFonts w:ascii="Brill" w:eastAsia="Brill" w:hAnsi="Brill" w:cs="Brill"/>
          <w:color w:val="000000"/>
        </w:rPr>
        <w:t xml:space="preserve">onstant </w:t>
      </w:r>
      <w:ins w:id="2914" w:author="Autor">
        <w:r w:rsidR="0017503B">
          <w:rPr>
            <w:rFonts w:ascii="Brill" w:eastAsia="Brill" w:hAnsi="Brill" w:cs="Brill"/>
            <w:color w:val="000000"/>
          </w:rPr>
          <w:t>h</w:t>
        </w:r>
      </w:ins>
      <w:del w:id="2915" w:author="Autor">
        <w:r w:rsidRPr="00C66272" w:rsidDel="0017503B">
          <w:rPr>
            <w:rFonts w:ascii="Brill" w:eastAsia="Brill" w:hAnsi="Brill" w:cs="Brill"/>
            <w:color w:val="000000"/>
          </w:rPr>
          <w:delText>H</w:delText>
        </w:r>
      </w:del>
      <w:r w:rsidRPr="00C66272">
        <w:rPr>
          <w:rFonts w:ascii="Brill" w:eastAsia="Brill" w:hAnsi="Brill" w:cs="Brill"/>
          <w:color w:val="000000"/>
        </w:rPr>
        <w:t xml:space="preserve">ustle and </w:t>
      </w:r>
      <w:ins w:id="2916" w:author="Autor">
        <w:r w:rsidR="0017503B">
          <w:rPr>
            <w:rFonts w:ascii="Brill" w:eastAsia="Brill" w:hAnsi="Brill" w:cs="Brill"/>
            <w:color w:val="000000"/>
          </w:rPr>
          <w:t>b</w:t>
        </w:r>
      </w:ins>
      <w:del w:id="2917" w:author="Autor">
        <w:r w:rsidRPr="00C66272" w:rsidDel="0017503B">
          <w:rPr>
            <w:rFonts w:ascii="Brill" w:eastAsia="Brill" w:hAnsi="Brill" w:cs="Brill"/>
            <w:color w:val="000000"/>
          </w:rPr>
          <w:delText>B</w:delText>
        </w:r>
      </w:del>
      <w:r w:rsidRPr="00C66272">
        <w:rPr>
          <w:rFonts w:ascii="Brill" w:eastAsia="Brill" w:hAnsi="Brill" w:cs="Brill"/>
          <w:color w:val="000000"/>
        </w:rPr>
        <w:t xml:space="preserve">ustle of </w:t>
      </w:r>
      <w:ins w:id="2918" w:author="Autor">
        <w:r w:rsidR="0017503B">
          <w:rPr>
            <w:rFonts w:ascii="Brill" w:eastAsia="Brill" w:hAnsi="Brill" w:cs="Brill"/>
            <w:color w:val="000000"/>
          </w:rPr>
          <w:t>c</w:t>
        </w:r>
      </w:ins>
      <w:del w:id="2919" w:author="Autor">
        <w:r w:rsidRPr="00C66272" w:rsidDel="0017503B">
          <w:rPr>
            <w:rFonts w:ascii="Brill" w:eastAsia="Brill" w:hAnsi="Brill" w:cs="Brill"/>
            <w:color w:val="000000"/>
          </w:rPr>
          <w:delText>C</w:delText>
        </w:r>
      </w:del>
      <w:r w:rsidRPr="00C66272">
        <w:rPr>
          <w:rFonts w:ascii="Brill" w:eastAsia="Brill" w:hAnsi="Brill" w:cs="Brill"/>
          <w:color w:val="000000"/>
        </w:rPr>
        <w:t xml:space="preserve">ity </w:t>
      </w:r>
      <w:ins w:id="2920" w:author="Autor">
        <w:r w:rsidR="0017503B">
          <w:rPr>
            <w:rFonts w:ascii="Brill" w:eastAsia="Brill" w:hAnsi="Brill" w:cs="Brill"/>
            <w:color w:val="000000"/>
          </w:rPr>
          <w:t>l</w:t>
        </w:r>
      </w:ins>
      <w:del w:id="2921" w:author="Autor">
        <w:r w:rsidRPr="00C66272" w:rsidDel="0017503B">
          <w:rPr>
            <w:rFonts w:ascii="Brill" w:eastAsia="Brill" w:hAnsi="Brill" w:cs="Brill"/>
            <w:color w:val="000000"/>
          </w:rPr>
          <w:delText>L</w:delText>
        </w:r>
      </w:del>
      <w:r w:rsidRPr="00C66272">
        <w:rPr>
          <w:rFonts w:ascii="Brill" w:eastAsia="Brill" w:hAnsi="Brill" w:cs="Brill"/>
          <w:color w:val="000000"/>
        </w:rPr>
        <w:t xml:space="preserve">ife. In F. Di Pietro &amp; A. Robert (Eds.), </w:t>
      </w:r>
      <w:r w:rsidRPr="00C66272">
        <w:rPr>
          <w:rFonts w:ascii="Brill" w:eastAsia="Brill" w:hAnsi="Brill" w:cs="Brill"/>
          <w:i/>
          <w:color w:val="000000"/>
        </w:rPr>
        <w:t>Urban Wastelands: A Form of Urban Nature?</w:t>
      </w:r>
      <w:r w:rsidRPr="00C66272">
        <w:rPr>
          <w:rFonts w:ascii="Brill" w:eastAsia="Brill" w:hAnsi="Brill" w:cs="Brill"/>
          <w:color w:val="000000"/>
        </w:rPr>
        <w:t xml:space="preserve"> </w:t>
      </w:r>
      <w:r w:rsidRPr="00BF26E0">
        <w:rPr>
          <w:rFonts w:ascii="Brill" w:eastAsia="Brill" w:hAnsi="Brill" w:cs="Brill"/>
          <w:color w:val="000000"/>
          <w:lang w:val="nl-BE"/>
        </w:rPr>
        <w:t>(pp. 199-218). Cham: Springer.</w:t>
      </w:r>
    </w:p>
    <w:p w14:paraId="35077B07"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lastRenderedPageBreak/>
        <w:t xml:space="preserve">Meerum Terwogt, H. A. (1947). De Schiedamschedijk. In C. A. Cocheret, W. F. Lichtenauer, &amp; J. Mees (Eds.), </w:t>
      </w:r>
      <w:r w:rsidRPr="00BF26E0">
        <w:rPr>
          <w:rFonts w:ascii="Brill" w:eastAsia="Brill" w:hAnsi="Brill" w:cs="Brill"/>
          <w:i/>
          <w:color w:val="000000"/>
          <w:lang w:val="nl-BE"/>
        </w:rPr>
        <w:t>Rotterdammers over Rotterdam: Herinneringen aan een verdwenen stad</w:t>
      </w:r>
      <w:r w:rsidRPr="00BF26E0">
        <w:rPr>
          <w:rFonts w:ascii="Brill" w:eastAsia="Brill" w:hAnsi="Brill" w:cs="Brill"/>
          <w:color w:val="000000"/>
          <w:lang w:val="nl-BE"/>
        </w:rPr>
        <w:t xml:space="preserve"> (2nd ed., pp. 172-6). Rotterdam: W. L. &amp; J. Brusse’s Uitgeversmaatschappij.</w:t>
      </w:r>
    </w:p>
    <w:p w14:paraId="35077B08"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Meyer, H. (1983). </w:t>
      </w:r>
      <w:r w:rsidRPr="00BF26E0">
        <w:rPr>
          <w:rFonts w:ascii="Brill" w:eastAsia="Brill" w:hAnsi="Brill" w:cs="Brill"/>
          <w:i/>
          <w:color w:val="000000"/>
          <w:lang w:val="nl-BE"/>
        </w:rPr>
        <w:t>Operatie Katendrecht: ‘Demokratisering’ van het sociaal beheer van de grote stad</w:t>
      </w:r>
      <w:r w:rsidRPr="00BF26E0">
        <w:rPr>
          <w:rFonts w:ascii="Brill" w:eastAsia="Brill" w:hAnsi="Brill" w:cs="Brill"/>
          <w:color w:val="000000"/>
          <w:lang w:val="nl-BE"/>
        </w:rPr>
        <w:t xml:space="preserve">. </w:t>
      </w:r>
      <w:r w:rsidRPr="00C66272">
        <w:rPr>
          <w:rFonts w:ascii="Brill" w:eastAsia="Brill" w:hAnsi="Brill" w:cs="Brill"/>
          <w:color w:val="000000"/>
        </w:rPr>
        <w:t>Nijmegen: SUN.</w:t>
      </w:r>
    </w:p>
    <w:p w14:paraId="35077B09" w14:textId="0F847C74"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Meyer, H. (1999). </w:t>
      </w:r>
      <w:r w:rsidRPr="00C66272">
        <w:rPr>
          <w:rFonts w:ascii="Brill" w:eastAsia="Brill" w:hAnsi="Brill" w:cs="Brill"/>
          <w:i/>
          <w:color w:val="000000"/>
        </w:rPr>
        <w:t xml:space="preserve">City and </w:t>
      </w:r>
      <w:ins w:id="2922" w:author="Autor">
        <w:r w:rsidR="0017503B">
          <w:rPr>
            <w:rFonts w:ascii="Brill" w:eastAsia="Brill" w:hAnsi="Brill" w:cs="Brill"/>
            <w:i/>
            <w:color w:val="000000"/>
          </w:rPr>
          <w:t>p</w:t>
        </w:r>
      </w:ins>
      <w:del w:id="2923" w:author="Autor">
        <w:r w:rsidRPr="00C66272" w:rsidDel="0017503B">
          <w:rPr>
            <w:rFonts w:ascii="Brill" w:eastAsia="Brill" w:hAnsi="Brill" w:cs="Brill"/>
            <w:i/>
            <w:color w:val="000000"/>
          </w:rPr>
          <w:delText>P</w:delText>
        </w:r>
      </w:del>
      <w:r w:rsidRPr="00C66272">
        <w:rPr>
          <w:rFonts w:ascii="Brill" w:eastAsia="Brill" w:hAnsi="Brill" w:cs="Brill"/>
          <w:i/>
          <w:color w:val="000000"/>
        </w:rPr>
        <w:t>ort</w:t>
      </w:r>
      <w:ins w:id="2924" w:author="Autor">
        <w:r w:rsidR="0017503B">
          <w:rPr>
            <w:rFonts w:ascii="Brill" w:eastAsia="Brill" w:hAnsi="Brill" w:cs="Brill"/>
            <w:i/>
            <w:color w:val="000000"/>
          </w:rPr>
          <w:t>:</w:t>
        </w:r>
      </w:ins>
      <w:del w:id="2925" w:author="Autor">
        <w:r w:rsidRPr="00C66272" w:rsidDel="0017503B">
          <w:rPr>
            <w:rFonts w:ascii="Brill" w:eastAsia="Brill" w:hAnsi="Brill" w:cs="Brill"/>
            <w:i/>
            <w:color w:val="000000"/>
          </w:rPr>
          <w:delText>.</w:delText>
        </w:r>
      </w:del>
      <w:r w:rsidRPr="00C66272">
        <w:rPr>
          <w:rFonts w:ascii="Brill" w:eastAsia="Brill" w:hAnsi="Brill" w:cs="Brill"/>
          <w:i/>
          <w:color w:val="000000"/>
        </w:rPr>
        <w:t xml:space="preserve"> Urban </w:t>
      </w:r>
      <w:ins w:id="2926" w:author="Autor">
        <w:r w:rsidR="0017503B">
          <w:rPr>
            <w:rFonts w:ascii="Brill" w:eastAsia="Brill" w:hAnsi="Brill" w:cs="Brill"/>
            <w:i/>
            <w:color w:val="000000"/>
          </w:rPr>
          <w:t>p</w:t>
        </w:r>
      </w:ins>
      <w:del w:id="2927" w:author="Autor">
        <w:r w:rsidRPr="00C66272" w:rsidDel="0017503B">
          <w:rPr>
            <w:rFonts w:ascii="Brill" w:eastAsia="Brill" w:hAnsi="Brill" w:cs="Brill"/>
            <w:i/>
            <w:color w:val="000000"/>
          </w:rPr>
          <w:delText>P</w:delText>
        </w:r>
      </w:del>
      <w:r w:rsidRPr="00C66272">
        <w:rPr>
          <w:rFonts w:ascii="Brill" w:eastAsia="Brill" w:hAnsi="Brill" w:cs="Brill"/>
          <w:i/>
          <w:color w:val="000000"/>
        </w:rPr>
        <w:t xml:space="preserve">lanning as a </w:t>
      </w:r>
      <w:ins w:id="2928" w:author="Autor">
        <w:r w:rsidR="0017503B">
          <w:rPr>
            <w:rFonts w:ascii="Brill" w:eastAsia="Brill" w:hAnsi="Brill" w:cs="Brill"/>
            <w:i/>
            <w:color w:val="000000"/>
          </w:rPr>
          <w:t>c</w:t>
        </w:r>
      </w:ins>
      <w:del w:id="2929" w:author="Autor">
        <w:r w:rsidRPr="00C66272" w:rsidDel="0017503B">
          <w:rPr>
            <w:rFonts w:ascii="Brill" w:eastAsia="Brill" w:hAnsi="Brill" w:cs="Brill"/>
            <w:i/>
            <w:color w:val="000000"/>
          </w:rPr>
          <w:delText>C</w:delText>
        </w:r>
      </w:del>
      <w:r w:rsidRPr="00C66272">
        <w:rPr>
          <w:rFonts w:ascii="Brill" w:eastAsia="Brill" w:hAnsi="Brill" w:cs="Brill"/>
          <w:i/>
          <w:color w:val="000000"/>
        </w:rPr>
        <w:t xml:space="preserve">ultural </w:t>
      </w:r>
      <w:ins w:id="2930" w:author="Autor">
        <w:r w:rsidR="0017503B">
          <w:rPr>
            <w:rFonts w:ascii="Brill" w:eastAsia="Brill" w:hAnsi="Brill" w:cs="Brill"/>
            <w:i/>
            <w:color w:val="000000"/>
          </w:rPr>
          <w:t>v</w:t>
        </w:r>
      </w:ins>
      <w:del w:id="2931" w:author="Autor">
        <w:r w:rsidRPr="00C66272" w:rsidDel="0017503B">
          <w:rPr>
            <w:rFonts w:ascii="Brill" w:eastAsia="Brill" w:hAnsi="Brill" w:cs="Brill"/>
            <w:i/>
            <w:color w:val="000000"/>
          </w:rPr>
          <w:delText>V</w:delText>
        </w:r>
      </w:del>
      <w:r w:rsidRPr="00C66272">
        <w:rPr>
          <w:rFonts w:ascii="Brill" w:eastAsia="Brill" w:hAnsi="Brill" w:cs="Brill"/>
          <w:i/>
          <w:color w:val="000000"/>
        </w:rPr>
        <w:t xml:space="preserve">enture in London, Barcelona, New York, and Rotterdam: Changing </w:t>
      </w:r>
      <w:ins w:id="2932" w:author="Autor">
        <w:r w:rsidR="0017503B">
          <w:rPr>
            <w:rFonts w:ascii="Brill" w:eastAsia="Brill" w:hAnsi="Brill" w:cs="Brill"/>
            <w:i/>
            <w:color w:val="000000"/>
          </w:rPr>
          <w:t>r</w:t>
        </w:r>
      </w:ins>
      <w:del w:id="2933" w:author="Autor">
        <w:r w:rsidRPr="00C66272" w:rsidDel="0017503B">
          <w:rPr>
            <w:rFonts w:ascii="Brill" w:eastAsia="Brill" w:hAnsi="Brill" w:cs="Brill"/>
            <w:i/>
            <w:color w:val="000000"/>
          </w:rPr>
          <w:delText>R</w:delText>
        </w:r>
      </w:del>
      <w:r w:rsidRPr="00C66272">
        <w:rPr>
          <w:rFonts w:ascii="Brill" w:eastAsia="Brill" w:hAnsi="Brill" w:cs="Brill"/>
          <w:i/>
          <w:color w:val="000000"/>
        </w:rPr>
        <w:t xml:space="preserve">elations between </w:t>
      </w:r>
      <w:ins w:id="2934" w:author="Autor">
        <w:r w:rsidR="0017503B">
          <w:rPr>
            <w:rFonts w:ascii="Brill" w:eastAsia="Brill" w:hAnsi="Brill" w:cs="Brill"/>
            <w:i/>
            <w:color w:val="000000"/>
          </w:rPr>
          <w:t>p</w:t>
        </w:r>
      </w:ins>
      <w:del w:id="2935" w:author="Autor">
        <w:r w:rsidRPr="00C66272" w:rsidDel="0017503B">
          <w:rPr>
            <w:rFonts w:ascii="Brill" w:eastAsia="Brill" w:hAnsi="Brill" w:cs="Brill"/>
            <w:i/>
            <w:color w:val="000000"/>
          </w:rPr>
          <w:delText>P</w:delText>
        </w:r>
      </w:del>
      <w:r w:rsidRPr="00C66272">
        <w:rPr>
          <w:rFonts w:ascii="Brill" w:eastAsia="Brill" w:hAnsi="Brill" w:cs="Brill"/>
          <w:i/>
          <w:color w:val="000000"/>
        </w:rPr>
        <w:t xml:space="preserve">ublic </w:t>
      </w:r>
      <w:ins w:id="2936" w:author="Autor">
        <w:r w:rsidR="0017503B">
          <w:rPr>
            <w:rFonts w:ascii="Brill" w:eastAsia="Brill" w:hAnsi="Brill" w:cs="Brill"/>
            <w:i/>
            <w:color w:val="000000"/>
          </w:rPr>
          <w:t>u</w:t>
        </w:r>
      </w:ins>
      <w:del w:id="2937" w:author="Autor">
        <w:r w:rsidRPr="00C66272" w:rsidDel="0017503B">
          <w:rPr>
            <w:rFonts w:ascii="Brill" w:eastAsia="Brill" w:hAnsi="Brill" w:cs="Brill"/>
            <w:i/>
            <w:color w:val="000000"/>
          </w:rPr>
          <w:delText>U</w:delText>
        </w:r>
      </w:del>
      <w:r w:rsidRPr="00C66272">
        <w:rPr>
          <w:rFonts w:ascii="Brill" w:eastAsia="Brill" w:hAnsi="Brill" w:cs="Brill"/>
          <w:i/>
          <w:color w:val="000000"/>
        </w:rPr>
        <w:t xml:space="preserve">rban </w:t>
      </w:r>
      <w:ins w:id="2938" w:author="Autor">
        <w:r w:rsidR="0017503B">
          <w:rPr>
            <w:rFonts w:ascii="Brill" w:eastAsia="Brill" w:hAnsi="Brill" w:cs="Brill"/>
            <w:i/>
            <w:color w:val="000000"/>
          </w:rPr>
          <w:t>s</w:t>
        </w:r>
      </w:ins>
      <w:del w:id="2939" w:author="Autor">
        <w:r w:rsidRPr="00C66272" w:rsidDel="0017503B">
          <w:rPr>
            <w:rFonts w:ascii="Brill" w:eastAsia="Brill" w:hAnsi="Brill" w:cs="Brill"/>
            <w:i/>
            <w:color w:val="000000"/>
          </w:rPr>
          <w:delText>S</w:delText>
        </w:r>
      </w:del>
      <w:r w:rsidRPr="00C66272">
        <w:rPr>
          <w:rFonts w:ascii="Brill" w:eastAsia="Brill" w:hAnsi="Brill" w:cs="Brill"/>
          <w:i/>
          <w:color w:val="000000"/>
        </w:rPr>
        <w:t xml:space="preserve">pace and </w:t>
      </w:r>
      <w:ins w:id="2940" w:author="Autor">
        <w:r w:rsidR="0017503B">
          <w:rPr>
            <w:rFonts w:ascii="Brill" w:eastAsia="Brill" w:hAnsi="Brill" w:cs="Brill"/>
            <w:i/>
            <w:color w:val="000000"/>
          </w:rPr>
          <w:t>l</w:t>
        </w:r>
      </w:ins>
      <w:del w:id="2941" w:author="Autor">
        <w:r w:rsidRPr="00C66272" w:rsidDel="0017503B">
          <w:rPr>
            <w:rFonts w:ascii="Brill" w:eastAsia="Brill" w:hAnsi="Brill" w:cs="Brill"/>
            <w:i/>
            <w:color w:val="000000"/>
          </w:rPr>
          <w:delText>L</w:delText>
        </w:r>
      </w:del>
      <w:r w:rsidRPr="00C66272">
        <w:rPr>
          <w:rFonts w:ascii="Brill" w:eastAsia="Brill" w:hAnsi="Brill" w:cs="Brill"/>
          <w:i/>
          <w:color w:val="000000"/>
        </w:rPr>
        <w:t>arge-</w:t>
      </w:r>
      <w:ins w:id="2942" w:author="Autor">
        <w:r w:rsidR="0017503B">
          <w:rPr>
            <w:rFonts w:ascii="Brill" w:eastAsia="Brill" w:hAnsi="Brill" w:cs="Brill"/>
            <w:i/>
            <w:color w:val="000000"/>
          </w:rPr>
          <w:t>s</w:t>
        </w:r>
      </w:ins>
      <w:del w:id="2943" w:author="Autor">
        <w:r w:rsidRPr="00C66272" w:rsidDel="0017503B">
          <w:rPr>
            <w:rFonts w:ascii="Brill" w:eastAsia="Brill" w:hAnsi="Brill" w:cs="Brill"/>
            <w:i/>
            <w:color w:val="000000"/>
          </w:rPr>
          <w:delText>S</w:delText>
        </w:r>
      </w:del>
      <w:r w:rsidRPr="00C66272">
        <w:rPr>
          <w:rFonts w:ascii="Brill" w:eastAsia="Brill" w:hAnsi="Brill" w:cs="Brill"/>
          <w:i/>
          <w:color w:val="000000"/>
        </w:rPr>
        <w:t xml:space="preserve">cale </w:t>
      </w:r>
      <w:ins w:id="2944" w:author="Autor">
        <w:r w:rsidR="0017503B">
          <w:rPr>
            <w:rFonts w:ascii="Brill" w:eastAsia="Brill" w:hAnsi="Brill" w:cs="Brill"/>
            <w:i/>
            <w:color w:val="000000"/>
          </w:rPr>
          <w:t>i</w:t>
        </w:r>
      </w:ins>
      <w:del w:id="2945" w:author="Autor">
        <w:r w:rsidRPr="00C66272" w:rsidDel="0017503B">
          <w:rPr>
            <w:rFonts w:ascii="Brill" w:eastAsia="Brill" w:hAnsi="Brill" w:cs="Brill"/>
            <w:i/>
            <w:color w:val="000000"/>
          </w:rPr>
          <w:delText>I</w:delText>
        </w:r>
      </w:del>
      <w:r w:rsidRPr="00C66272">
        <w:rPr>
          <w:rFonts w:ascii="Brill" w:eastAsia="Brill" w:hAnsi="Brill" w:cs="Brill"/>
          <w:i/>
          <w:color w:val="000000"/>
        </w:rPr>
        <w:t>nfrastructure</w:t>
      </w:r>
      <w:r w:rsidRPr="00C66272">
        <w:rPr>
          <w:rFonts w:ascii="Brill" w:eastAsia="Brill" w:hAnsi="Brill" w:cs="Brill"/>
          <w:color w:val="000000"/>
        </w:rPr>
        <w:t xml:space="preserve">. </w:t>
      </w:r>
      <w:r w:rsidRPr="00BF26E0">
        <w:rPr>
          <w:rFonts w:ascii="Brill" w:eastAsia="Brill" w:hAnsi="Brill" w:cs="Brill"/>
          <w:color w:val="000000"/>
          <w:lang w:val="nl-BE"/>
        </w:rPr>
        <w:t>Utrecht: International Books.</w:t>
      </w:r>
    </w:p>
    <w:p w14:paraId="35077B0A"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Mumford, L. (1946). </w:t>
      </w:r>
      <w:r w:rsidRPr="00BF26E0">
        <w:rPr>
          <w:rFonts w:ascii="Brill" w:eastAsia="Brill" w:hAnsi="Brill" w:cs="Brill"/>
          <w:i/>
          <w:color w:val="000000"/>
          <w:lang w:val="nl-BE"/>
        </w:rPr>
        <w:t>De sociale grondslagen van het na-oorlogsche bouwen</w:t>
      </w:r>
      <w:r w:rsidRPr="00BF26E0">
        <w:rPr>
          <w:rFonts w:ascii="Brill" w:eastAsia="Brill" w:hAnsi="Brill" w:cs="Brill"/>
          <w:color w:val="000000"/>
          <w:lang w:val="nl-BE"/>
        </w:rPr>
        <w:t xml:space="preserve">. </w:t>
      </w:r>
      <w:r w:rsidRPr="00C66272">
        <w:rPr>
          <w:rFonts w:ascii="Brill" w:eastAsia="Brill" w:hAnsi="Brill" w:cs="Brill"/>
          <w:color w:val="000000"/>
        </w:rPr>
        <w:t xml:space="preserve">Den Haag: H. P. Leopolds </w:t>
      </w:r>
      <w:proofErr w:type="spellStart"/>
      <w:r w:rsidRPr="00C66272">
        <w:rPr>
          <w:rFonts w:ascii="Brill" w:eastAsia="Brill" w:hAnsi="Brill" w:cs="Brill"/>
          <w:color w:val="000000"/>
        </w:rPr>
        <w:t>Uitgeversmij</w:t>
      </w:r>
      <w:proofErr w:type="spellEnd"/>
      <w:r w:rsidRPr="00C66272">
        <w:rPr>
          <w:rFonts w:ascii="Brill" w:eastAsia="Brill" w:hAnsi="Brill" w:cs="Brill"/>
          <w:color w:val="000000"/>
        </w:rPr>
        <w:t>.</w:t>
      </w:r>
    </w:p>
    <w:p w14:paraId="35077B0B" w14:textId="6DEAF299"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Mumford, L. (1958). The </w:t>
      </w:r>
      <w:ins w:id="2946" w:author="Autor">
        <w:r w:rsidR="00F526E6">
          <w:rPr>
            <w:rFonts w:ascii="Brill" w:eastAsia="Brill" w:hAnsi="Brill" w:cs="Brill"/>
            <w:color w:val="000000"/>
          </w:rPr>
          <w:t>r</w:t>
        </w:r>
      </w:ins>
      <w:del w:id="2947" w:author="Autor">
        <w:r w:rsidRPr="00C66272" w:rsidDel="00F526E6">
          <w:rPr>
            <w:rFonts w:ascii="Brill" w:eastAsia="Brill" w:hAnsi="Brill" w:cs="Brill"/>
            <w:color w:val="000000"/>
          </w:rPr>
          <w:delText>R</w:delText>
        </w:r>
      </w:del>
      <w:r w:rsidRPr="00C66272">
        <w:rPr>
          <w:rFonts w:ascii="Brill" w:eastAsia="Brill" w:hAnsi="Brill" w:cs="Brill"/>
          <w:color w:val="000000"/>
        </w:rPr>
        <w:t xml:space="preserve">ebuilding of Rotterdam: The </w:t>
      </w:r>
      <w:ins w:id="2948" w:author="Autor">
        <w:r w:rsidR="00F526E6">
          <w:rPr>
            <w:rFonts w:ascii="Brill" w:eastAsia="Brill" w:hAnsi="Brill" w:cs="Brill"/>
            <w:color w:val="000000"/>
          </w:rPr>
          <w:t>m</w:t>
        </w:r>
      </w:ins>
      <w:del w:id="2949" w:author="Autor">
        <w:r w:rsidRPr="00C66272" w:rsidDel="00F526E6">
          <w:rPr>
            <w:rFonts w:ascii="Brill" w:eastAsia="Brill" w:hAnsi="Brill" w:cs="Brill"/>
            <w:color w:val="000000"/>
          </w:rPr>
          <w:delText>M</w:delText>
        </w:r>
      </w:del>
      <w:r w:rsidRPr="00C66272">
        <w:rPr>
          <w:rFonts w:ascii="Brill" w:eastAsia="Brill" w:hAnsi="Brill" w:cs="Brill"/>
          <w:color w:val="000000"/>
        </w:rPr>
        <w:t xml:space="preserve">all, the </w:t>
      </w:r>
      <w:ins w:id="2950" w:author="Autor">
        <w:r w:rsidR="00F526E6">
          <w:rPr>
            <w:rFonts w:ascii="Brill" w:eastAsia="Brill" w:hAnsi="Brill" w:cs="Brill"/>
            <w:color w:val="000000"/>
          </w:rPr>
          <w:t>m</w:t>
        </w:r>
      </w:ins>
      <w:del w:id="2951" w:author="Autor">
        <w:r w:rsidRPr="00C66272" w:rsidDel="00F526E6">
          <w:rPr>
            <w:rFonts w:ascii="Brill" w:eastAsia="Brill" w:hAnsi="Brill" w:cs="Brill"/>
            <w:color w:val="000000"/>
          </w:rPr>
          <w:delText>M</w:delText>
        </w:r>
      </w:del>
      <w:r w:rsidRPr="00C66272">
        <w:rPr>
          <w:rFonts w:ascii="Brill" w:eastAsia="Brill" w:hAnsi="Brill" w:cs="Brill"/>
          <w:color w:val="000000"/>
        </w:rPr>
        <w:t xml:space="preserve">emorial, the </w:t>
      </w:r>
      <w:ins w:id="2952" w:author="Autor">
        <w:r w:rsidR="00F526E6">
          <w:rPr>
            <w:rFonts w:ascii="Brill" w:eastAsia="Brill" w:hAnsi="Brill" w:cs="Brill"/>
            <w:color w:val="000000"/>
          </w:rPr>
          <w:t>b</w:t>
        </w:r>
      </w:ins>
      <w:del w:id="2953" w:author="Autor">
        <w:r w:rsidRPr="00C66272" w:rsidDel="00F526E6">
          <w:rPr>
            <w:rFonts w:ascii="Brill" w:eastAsia="Brill" w:hAnsi="Brill" w:cs="Brill"/>
            <w:color w:val="000000"/>
          </w:rPr>
          <w:delText>B</w:delText>
        </w:r>
      </w:del>
      <w:r w:rsidRPr="00C66272">
        <w:rPr>
          <w:rFonts w:ascii="Brill" w:eastAsia="Brill" w:hAnsi="Brill" w:cs="Brill"/>
          <w:color w:val="000000"/>
        </w:rPr>
        <w:t xml:space="preserve">eehive, and the </w:t>
      </w:r>
      <w:ins w:id="2954" w:author="Autor">
        <w:r w:rsidR="00F526E6">
          <w:rPr>
            <w:rFonts w:ascii="Brill" w:eastAsia="Brill" w:hAnsi="Brill" w:cs="Brill"/>
            <w:color w:val="000000"/>
          </w:rPr>
          <w:t>f</w:t>
        </w:r>
      </w:ins>
      <w:del w:id="2955" w:author="Autor">
        <w:r w:rsidRPr="00C66272" w:rsidDel="00F526E6">
          <w:rPr>
            <w:rFonts w:ascii="Brill" w:eastAsia="Brill" w:hAnsi="Brill" w:cs="Brill"/>
            <w:color w:val="000000"/>
          </w:rPr>
          <w:delText>F</w:delText>
        </w:r>
      </w:del>
      <w:r w:rsidRPr="00C66272">
        <w:rPr>
          <w:rFonts w:ascii="Brill" w:eastAsia="Brill" w:hAnsi="Brill" w:cs="Brill"/>
          <w:color w:val="000000"/>
        </w:rPr>
        <w:t xml:space="preserve">lower. </w:t>
      </w:r>
      <w:r w:rsidRPr="00C66272">
        <w:rPr>
          <w:rFonts w:ascii="Brill" w:eastAsia="Brill" w:hAnsi="Brill" w:cs="Brill"/>
          <w:i/>
          <w:color w:val="000000"/>
        </w:rPr>
        <w:t>Delta: A Review of Arts Life and Thought in the Netherlands, 1</w:t>
      </w:r>
      <w:r w:rsidRPr="00C66272">
        <w:rPr>
          <w:rFonts w:ascii="Brill" w:eastAsia="Brill" w:hAnsi="Brill" w:cs="Brill"/>
          <w:color w:val="000000"/>
        </w:rPr>
        <w:t xml:space="preserve">(2), 5-17. </w:t>
      </w:r>
      <w:hyperlink r:id="rId25">
        <w:r w:rsidRPr="00C66272">
          <w:rPr>
            <w:rFonts w:ascii="Brill" w:eastAsia="Brill" w:hAnsi="Brill" w:cs="Brill"/>
            <w:color w:val="000000"/>
          </w:rPr>
          <w:t>https://hdl.handle.net/21.12133/8EE73AC57050492E90A3A570BE3ACFDC</w:t>
        </w:r>
      </w:hyperlink>
      <w:r w:rsidRPr="00C66272">
        <w:rPr>
          <w:rFonts w:ascii="Brill" w:eastAsia="Brill" w:hAnsi="Brill" w:cs="Brill"/>
          <w:color w:val="000000"/>
        </w:rPr>
        <w:t>.</w:t>
      </w:r>
    </w:p>
    <w:p w14:paraId="35077B0C" w14:textId="0417D964"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Mumford, L. (1964). The Marseille ‘</w:t>
      </w:r>
      <w:ins w:id="2956" w:author="Autor">
        <w:r w:rsidR="00F526E6">
          <w:rPr>
            <w:rFonts w:ascii="Brill" w:eastAsia="Brill" w:hAnsi="Brill" w:cs="Brill"/>
            <w:color w:val="000000"/>
          </w:rPr>
          <w:t>f</w:t>
        </w:r>
      </w:ins>
      <w:del w:id="2957" w:author="Autor">
        <w:r w:rsidRPr="00C66272" w:rsidDel="00F526E6">
          <w:rPr>
            <w:rFonts w:ascii="Brill" w:eastAsia="Brill" w:hAnsi="Brill" w:cs="Brill"/>
            <w:color w:val="000000"/>
          </w:rPr>
          <w:delText>F</w:delText>
        </w:r>
      </w:del>
      <w:r w:rsidRPr="00C66272">
        <w:rPr>
          <w:rFonts w:ascii="Brill" w:eastAsia="Brill" w:hAnsi="Brill" w:cs="Brill"/>
          <w:color w:val="000000"/>
        </w:rPr>
        <w:t xml:space="preserve">olly’. In </w:t>
      </w:r>
      <w:r w:rsidRPr="00C66272">
        <w:rPr>
          <w:rFonts w:ascii="Brill" w:eastAsia="Brill" w:hAnsi="Brill" w:cs="Brill"/>
          <w:i/>
          <w:color w:val="000000"/>
        </w:rPr>
        <w:t>The Highway and the City</w:t>
      </w:r>
      <w:r w:rsidRPr="00C66272">
        <w:rPr>
          <w:rFonts w:ascii="Brill" w:eastAsia="Brill" w:hAnsi="Brill" w:cs="Brill"/>
          <w:color w:val="000000"/>
        </w:rPr>
        <w:t xml:space="preserve"> (pp. 68-81). </w:t>
      </w:r>
      <w:r w:rsidRPr="00BF26E0">
        <w:rPr>
          <w:rFonts w:ascii="Brill" w:eastAsia="Brill" w:hAnsi="Brill" w:cs="Brill"/>
          <w:color w:val="000000"/>
          <w:lang w:val="nl-BE"/>
        </w:rPr>
        <w:t>London: Secker &amp; Warburg.</w:t>
      </w:r>
    </w:p>
    <w:p w14:paraId="35077B0D"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N8W8 R’dam. (2020). </w:t>
      </w:r>
      <w:r w:rsidRPr="00BF26E0">
        <w:rPr>
          <w:rFonts w:ascii="Brill" w:eastAsia="Brill" w:hAnsi="Brill" w:cs="Brill"/>
          <w:i/>
          <w:color w:val="000000"/>
          <w:lang w:val="nl-BE"/>
        </w:rPr>
        <w:t>Een visie op de nacht: Visiedocument 2020</w:t>
      </w:r>
      <w:r w:rsidRPr="00BF26E0">
        <w:rPr>
          <w:rFonts w:ascii="Brill" w:eastAsia="Brill" w:hAnsi="Brill" w:cs="Brill"/>
          <w:color w:val="000000"/>
          <w:lang w:val="nl-BE"/>
        </w:rPr>
        <w:t>. Rotterdam: Stichting N8W8 R’dam.</w:t>
      </w:r>
    </w:p>
    <w:p w14:paraId="35077B0E"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Op de bres voor bedreigde kinderen. (1947, October 27). </w:t>
      </w:r>
      <w:r w:rsidRPr="00BF26E0">
        <w:rPr>
          <w:rFonts w:ascii="Brill" w:eastAsia="Brill" w:hAnsi="Brill" w:cs="Brill"/>
          <w:i/>
          <w:color w:val="000000"/>
          <w:lang w:val="nl-BE"/>
        </w:rPr>
        <w:t>Het Vrije Volk: Democratisch-socialistisch dagblad.</w:t>
      </w:r>
      <w:r w:rsidRPr="00BF26E0">
        <w:rPr>
          <w:rFonts w:ascii="Brill" w:eastAsia="Brill" w:hAnsi="Brill" w:cs="Brill"/>
          <w:color w:val="000000"/>
          <w:lang w:val="nl-BE"/>
        </w:rPr>
        <w:t xml:space="preserve"> </w:t>
      </w:r>
      <w:r w:rsidR="00000000">
        <w:fldChar w:fldCharType="begin"/>
      </w:r>
      <w:r w:rsidR="00000000" w:rsidRPr="00F34A6C">
        <w:rPr>
          <w:lang w:val="nl-BE"/>
          <w:rPrChange w:id="2958" w:author="Autor">
            <w:rPr/>
          </w:rPrChange>
        </w:rPr>
        <w:instrText>HYPERLINK "https://resolver.kb.nl/resolve?urn=ddd:010949821:mpeg21:a0001" \h</w:instrText>
      </w:r>
      <w:r w:rsidR="00000000">
        <w:fldChar w:fldCharType="separate"/>
      </w:r>
      <w:r w:rsidRPr="00C66272">
        <w:rPr>
          <w:rFonts w:ascii="Brill" w:eastAsia="Brill" w:hAnsi="Brill" w:cs="Brill"/>
          <w:color w:val="000000"/>
        </w:rPr>
        <w:t>https://resolver.kb.nl/resolve?urn=ddd:010949821:mpeg21:a0001</w:t>
      </w:r>
      <w:r w:rsidR="00000000">
        <w:rPr>
          <w:rFonts w:ascii="Brill" w:eastAsia="Brill" w:hAnsi="Brill" w:cs="Brill"/>
          <w:color w:val="000000"/>
        </w:rPr>
        <w:fldChar w:fldCharType="end"/>
      </w:r>
      <w:r w:rsidRPr="00C66272">
        <w:rPr>
          <w:rFonts w:ascii="Brill" w:eastAsia="Brill" w:hAnsi="Brill" w:cs="Brill"/>
          <w:color w:val="000000"/>
        </w:rPr>
        <w:t>.</w:t>
      </w:r>
    </w:p>
    <w:p w14:paraId="35077B0F"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Pluskota, M. (2017). Prostitution in the Netherlands: Amsterdam, Rotterdam and The Hague. In J.-M. Chaumont, M. Rodríguez García, &amp; P. Servais (Eds.), </w:t>
      </w:r>
      <w:r w:rsidRPr="00C66272">
        <w:rPr>
          <w:rFonts w:ascii="Brill" w:eastAsia="Brill" w:hAnsi="Brill" w:cs="Brill"/>
          <w:i/>
          <w:color w:val="000000"/>
        </w:rPr>
        <w:t>Trafficking in Women 1924-1926: The Paul Kinsie Reports for the League of Nations - Vol. II</w:t>
      </w:r>
      <w:r w:rsidRPr="00C66272">
        <w:rPr>
          <w:rFonts w:ascii="Brill" w:eastAsia="Brill" w:hAnsi="Brill" w:cs="Brill"/>
          <w:color w:val="000000"/>
        </w:rPr>
        <w:t xml:space="preserve"> (pp. 150-8). Geneva: United Nations Publications.</w:t>
      </w:r>
    </w:p>
    <w:p w14:paraId="35077B10"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Polzer, H. (1998). Het </w:t>
      </w:r>
      <w:proofErr w:type="spellStart"/>
      <w:r w:rsidRPr="00C66272">
        <w:rPr>
          <w:rFonts w:ascii="Brill" w:eastAsia="Brill" w:hAnsi="Brill" w:cs="Brill"/>
          <w:color w:val="000000"/>
        </w:rPr>
        <w:t>Dijklied</w:t>
      </w:r>
      <w:proofErr w:type="spellEnd"/>
      <w:r w:rsidRPr="00C66272">
        <w:rPr>
          <w:rFonts w:ascii="Brill" w:eastAsia="Brill" w:hAnsi="Brill" w:cs="Brill"/>
          <w:color w:val="000000"/>
        </w:rPr>
        <w:t xml:space="preserve">. </w:t>
      </w:r>
      <w:r w:rsidRPr="00BF26E0">
        <w:rPr>
          <w:rFonts w:ascii="Brill" w:eastAsia="Brill" w:hAnsi="Brill" w:cs="Brill"/>
          <w:color w:val="000000"/>
          <w:lang w:val="nl-BE"/>
        </w:rPr>
        <w:t xml:space="preserve">In P. Blanker (Ed.), </w:t>
      </w:r>
      <w:r w:rsidRPr="00BF26E0">
        <w:rPr>
          <w:rFonts w:ascii="Brill" w:eastAsia="Brill" w:hAnsi="Brill" w:cs="Brill"/>
          <w:i/>
          <w:color w:val="000000"/>
          <w:lang w:val="nl-BE"/>
        </w:rPr>
        <w:t>Breng mij naar Rotterdam terug: Een eeuw liedjes over de Maasstad en haar inwoners</w:t>
      </w:r>
      <w:r w:rsidRPr="00BF26E0">
        <w:rPr>
          <w:rFonts w:ascii="Brill" w:eastAsia="Brill" w:hAnsi="Brill" w:cs="Brill"/>
          <w:color w:val="000000"/>
          <w:lang w:val="nl-BE"/>
        </w:rPr>
        <w:t xml:space="preserve"> (p. 58). </w:t>
      </w:r>
      <w:r w:rsidRPr="00C66272">
        <w:rPr>
          <w:rFonts w:ascii="Brill" w:eastAsia="Brill" w:hAnsi="Brill" w:cs="Brill"/>
          <w:color w:val="000000"/>
        </w:rPr>
        <w:t>Rotterdam: Donner Boeken.</w:t>
      </w:r>
    </w:p>
    <w:p w14:paraId="35077B11" w14:textId="3903CE61" w:rsidR="00CB3FC9" w:rsidRPr="00BF26E0" w:rsidRDefault="00C55FA1" w:rsidP="00F62668">
      <w:pPr>
        <w:spacing w:line="360" w:lineRule="auto"/>
        <w:ind w:left="426" w:hanging="426"/>
        <w:jc w:val="both"/>
        <w:rPr>
          <w:rFonts w:ascii="Brill" w:eastAsia="Brill" w:hAnsi="Brill" w:cs="Brill"/>
          <w:color w:val="000000"/>
          <w:lang w:val="nl-BE"/>
        </w:rPr>
      </w:pPr>
      <w:proofErr w:type="spellStart"/>
      <w:r w:rsidRPr="00C66272">
        <w:rPr>
          <w:rFonts w:ascii="Brill" w:eastAsia="Brill" w:hAnsi="Brill" w:cs="Brill"/>
          <w:color w:val="000000"/>
        </w:rPr>
        <w:t>Rooijendijk</w:t>
      </w:r>
      <w:proofErr w:type="spellEnd"/>
      <w:r w:rsidRPr="00C66272">
        <w:rPr>
          <w:rFonts w:ascii="Brill" w:eastAsia="Brill" w:hAnsi="Brill" w:cs="Brill"/>
          <w:color w:val="000000"/>
        </w:rPr>
        <w:t xml:space="preserve">, C. (2005). </w:t>
      </w:r>
      <w:r w:rsidRPr="00C66272">
        <w:rPr>
          <w:rFonts w:ascii="Brill" w:eastAsia="Brill" w:hAnsi="Brill" w:cs="Brill"/>
          <w:i/>
          <w:color w:val="000000"/>
        </w:rPr>
        <w:t xml:space="preserve">That </w:t>
      </w:r>
      <w:ins w:id="2959" w:author="Autor">
        <w:r w:rsidR="00F526E6">
          <w:rPr>
            <w:rFonts w:ascii="Brill" w:eastAsia="Brill" w:hAnsi="Brill" w:cs="Brill"/>
            <w:i/>
            <w:color w:val="000000"/>
          </w:rPr>
          <w:t>c</w:t>
        </w:r>
      </w:ins>
      <w:del w:id="2960" w:author="Autor">
        <w:r w:rsidRPr="00C66272" w:rsidDel="00F526E6">
          <w:rPr>
            <w:rFonts w:ascii="Brill" w:eastAsia="Brill" w:hAnsi="Brill" w:cs="Brill"/>
            <w:i/>
            <w:color w:val="000000"/>
          </w:rPr>
          <w:delText>C</w:delText>
        </w:r>
      </w:del>
      <w:r w:rsidRPr="00C66272">
        <w:rPr>
          <w:rFonts w:ascii="Brill" w:eastAsia="Brill" w:hAnsi="Brill" w:cs="Brill"/>
          <w:i/>
          <w:color w:val="000000"/>
        </w:rPr>
        <w:t xml:space="preserve">ity Is </w:t>
      </w:r>
      <w:ins w:id="2961" w:author="Autor">
        <w:r w:rsidR="00F526E6">
          <w:rPr>
            <w:rFonts w:ascii="Brill" w:eastAsia="Brill" w:hAnsi="Brill" w:cs="Brill"/>
            <w:i/>
            <w:color w:val="000000"/>
          </w:rPr>
          <w:t>m</w:t>
        </w:r>
      </w:ins>
      <w:del w:id="2962" w:author="Autor">
        <w:r w:rsidRPr="00C66272" w:rsidDel="00F526E6">
          <w:rPr>
            <w:rFonts w:ascii="Brill" w:eastAsia="Brill" w:hAnsi="Brill" w:cs="Brill"/>
            <w:i/>
            <w:color w:val="000000"/>
          </w:rPr>
          <w:delText>M</w:delText>
        </w:r>
      </w:del>
      <w:r w:rsidRPr="00C66272">
        <w:rPr>
          <w:rFonts w:ascii="Brill" w:eastAsia="Brill" w:hAnsi="Brill" w:cs="Brill"/>
          <w:i/>
          <w:color w:val="000000"/>
        </w:rPr>
        <w:t xml:space="preserve">ine! Urban </w:t>
      </w:r>
      <w:ins w:id="2963" w:author="Autor">
        <w:r w:rsidR="00F526E6">
          <w:rPr>
            <w:rFonts w:ascii="Brill" w:eastAsia="Brill" w:hAnsi="Brill" w:cs="Brill"/>
            <w:i/>
            <w:color w:val="000000"/>
          </w:rPr>
          <w:t>i</w:t>
        </w:r>
      </w:ins>
      <w:del w:id="2964" w:author="Autor">
        <w:r w:rsidRPr="00C66272" w:rsidDel="00F526E6">
          <w:rPr>
            <w:rFonts w:ascii="Brill" w:eastAsia="Brill" w:hAnsi="Brill" w:cs="Brill"/>
            <w:i/>
            <w:color w:val="000000"/>
          </w:rPr>
          <w:delText>I</w:delText>
        </w:r>
      </w:del>
      <w:r w:rsidRPr="00C66272">
        <w:rPr>
          <w:rFonts w:ascii="Brill" w:eastAsia="Brill" w:hAnsi="Brill" w:cs="Brill"/>
          <w:i/>
          <w:color w:val="000000"/>
        </w:rPr>
        <w:t xml:space="preserve">deal </w:t>
      </w:r>
      <w:ins w:id="2965" w:author="Autor">
        <w:r w:rsidR="00F526E6">
          <w:rPr>
            <w:rFonts w:ascii="Brill" w:eastAsia="Brill" w:hAnsi="Brill" w:cs="Brill"/>
            <w:i/>
            <w:color w:val="000000"/>
          </w:rPr>
          <w:t>i</w:t>
        </w:r>
      </w:ins>
      <w:del w:id="2966" w:author="Autor">
        <w:r w:rsidRPr="00C66272" w:rsidDel="00F526E6">
          <w:rPr>
            <w:rFonts w:ascii="Brill" w:eastAsia="Brill" w:hAnsi="Brill" w:cs="Brill"/>
            <w:i/>
            <w:color w:val="000000"/>
          </w:rPr>
          <w:delText>I</w:delText>
        </w:r>
      </w:del>
      <w:r w:rsidRPr="00C66272">
        <w:rPr>
          <w:rFonts w:ascii="Brill" w:eastAsia="Brill" w:hAnsi="Brill" w:cs="Brill"/>
          <w:i/>
          <w:color w:val="000000"/>
        </w:rPr>
        <w:t xml:space="preserve">mages in </w:t>
      </w:r>
      <w:ins w:id="2967" w:author="Autor">
        <w:r w:rsidR="00F526E6">
          <w:rPr>
            <w:rFonts w:ascii="Brill" w:eastAsia="Brill" w:hAnsi="Brill" w:cs="Brill"/>
            <w:i/>
            <w:color w:val="000000"/>
          </w:rPr>
          <w:t>p</w:t>
        </w:r>
      </w:ins>
      <w:del w:id="2968" w:author="Autor">
        <w:r w:rsidRPr="00C66272" w:rsidDel="00F526E6">
          <w:rPr>
            <w:rFonts w:ascii="Brill" w:eastAsia="Brill" w:hAnsi="Brill" w:cs="Brill"/>
            <w:i/>
            <w:color w:val="000000"/>
          </w:rPr>
          <w:delText>P</w:delText>
        </w:r>
      </w:del>
      <w:r w:rsidRPr="00C66272">
        <w:rPr>
          <w:rFonts w:ascii="Brill" w:eastAsia="Brill" w:hAnsi="Brill" w:cs="Brill"/>
          <w:i/>
          <w:color w:val="000000"/>
        </w:rPr>
        <w:t xml:space="preserve">ublic </w:t>
      </w:r>
      <w:ins w:id="2969" w:author="Autor">
        <w:r w:rsidR="00F526E6">
          <w:rPr>
            <w:rFonts w:ascii="Brill" w:eastAsia="Brill" w:hAnsi="Brill" w:cs="Brill"/>
            <w:i/>
            <w:color w:val="000000"/>
          </w:rPr>
          <w:t>d</w:t>
        </w:r>
      </w:ins>
      <w:del w:id="2970" w:author="Autor">
        <w:r w:rsidRPr="00C66272" w:rsidDel="00F526E6">
          <w:rPr>
            <w:rFonts w:ascii="Brill" w:eastAsia="Brill" w:hAnsi="Brill" w:cs="Brill"/>
            <w:i/>
            <w:color w:val="000000"/>
          </w:rPr>
          <w:delText>D</w:delText>
        </w:r>
      </w:del>
      <w:r w:rsidRPr="00C66272">
        <w:rPr>
          <w:rFonts w:ascii="Brill" w:eastAsia="Brill" w:hAnsi="Brill" w:cs="Brill"/>
          <w:i/>
          <w:color w:val="000000"/>
        </w:rPr>
        <w:t xml:space="preserve">ebates and </w:t>
      </w:r>
      <w:ins w:id="2971" w:author="Autor">
        <w:r w:rsidR="00F526E6">
          <w:rPr>
            <w:rFonts w:ascii="Brill" w:eastAsia="Brill" w:hAnsi="Brill" w:cs="Brill"/>
            <w:i/>
            <w:color w:val="000000"/>
          </w:rPr>
          <w:t>c</w:t>
        </w:r>
      </w:ins>
      <w:del w:id="2972" w:author="Autor">
        <w:r w:rsidRPr="00C66272" w:rsidDel="00F526E6">
          <w:rPr>
            <w:rFonts w:ascii="Brill" w:eastAsia="Brill" w:hAnsi="Brill" w:cs="Brill"/>
            <w:i/>
            <w:color w:val="000000"/>
          </w:rPr>
          <w:delText>C</w:delText>
        </w:r>
      </w:del>
      <w:r w:rsidRPr="00C66272">
        <w:rPr>
          <w:rFonts w:ascii="Brill" w:eastAsia="Brill" w:hAnsi="Brill" w:cs="Brill"/>
          <w:i/>
          <w:color w:val="000000"/>
        </w:rPr>
        <w:t xml:space="preserve">ity </w:t>
      </w:r>
      <w:ins w:id="2973" w:author="Autor">
        <w:r w:rsidR="00F526E6">
          <w:rPr>
            <w:rFonts w:ascii="Brill" w:eastAsia="Brill" w:hAnsi="Brill" w:cs="Brill"/>
            <w:i/>
            <w:color w:val="000000"/>
          </w:rPr>
          <w:t>p</w:t>
        </w:r>
      </w:ins>
      <w:del w:id="2974" w:author="Autor">
        <w:r w:rsidRPr="00C66272" w:rsidDel="00F526E6">
          <w:rPr>
            <w:rFonts w:ascii="Brill" w:eastAsia="Brill" w:hAnsi="Brill" w:cs="Brill"/>
            <w:i/>
            <w:color w:val="000000"/>
          </w:rPr>
          <w:delText>P</w:delText>
        </w:r>
      </w:del>
      <w:r w:rsidRPr="00C66272">
        <w:rPr>
          <w:rFonts w:ascii="Brill" w:eastAsia="Brill" w:hAnsi="Brill" w:cs="Brill"/>
          <w:i/>
          <w:color w:val="000000"/>
        </w:rPr>
        <w:t>lans, Amsterdam &amp; Rotterdam 1945 - 1995</w:t>
      </w:r>
      <w:r w:rsidRPr="00C66272">
        <w:rPr>
          <w:rFonts w:ascii="Brill" w:eastAsia="Brill" w:hAnsi="Brill" w:cs="Brill"/>
          <w:color w:val="000000"/>
        </w:rPr>
        <w:t xml:space="preserve"> (PhD </w:t>
      </w:r>
      <w:ins w:id="2975" w:author="Autor">
        <w:r w:rsidR="00F526E6">
          <w:rPr>
            <w:rFonts w:ascii="Brill" w:eastAsia="Brill" w:hAnsi="Brill" w:cs="Brill"/>
            <w:color w:val="000000"/>
          </w:rPr>
          <w:t>D</w:t>
        </w:r>
      </w:ins>
      <w:del w:id="2976" w:author="Autor">
        <w:r w:rsidRPr="00C66272" w:rsidDel="00F526E6">
          <w:rPr>
            <w:rFonts w:ascii="Brill" w:eastAsia="Brill" w:hAnsi="Brill" w:cs="Brill"/>
            <w:color w:val="000000"/>
          </w:rPr>
          <w:delText>d</w:delText>
        </w:r>
      </w:del>
      <w:r w:rsidRPr="00C66272">
        <w:rPr>
          <w:rFonts w:ascii="Brill" w:eastAsia="Brill" w:hAnsi="Brill" w:cs="Brill"/>
          <w:color w:val="000000"/>
        </w:rPr>
        <w:t>iss</w:t>
      </w:r>
      <w:ins w:id="2977" w:author="Autor">
        <w:r w:rsidR="008D7F93">
          <w:rPr>
            <w:rFonts w:ascii="Brill" w:eastAsia="Brill" w:hAnsi="Brill" w:cs="Brill"/>
            <w:color w:val="000000"/>
          </w:rPr>
          <w:t>ertation</w:t>
        </w:r>
      </w:ins>
      <w:del w:id="2978" w:author="Autor">
        <w:r w:rsidRPr="00C66272" w:rsidDel="008D7F93">
          <w:rPr>
            <w:rFonts w:ascii="Brill" w:eastAsia="Brill" w:hAnsi="Brill" w:cs="Brill"/>
            <w:color w:val="000000"/>
          </w:rPr>
          <w:delText>.</w:delText>
        </w:r>
      </w:del>
      <w:r w:rsidRPr="00C66272">
        <w:rPr>
          <w:rFonts w:ascii="Brill" w:eastAsia="Brill" w:hAnsi="Brill" w:cs="Brill"/>
          <w:color w:val="000000"/>
        </w:rPr>
        <w:t xml:space="preserve">). </w:t>
      </w:r>
      <w:r w:rsidRPr="00BF26E0">
        <w:rPr>
          <w:rFonts w:ascii="Brill" w:eastAsia="Brill" w:hAnsi="Brill" w:cs="Brill"/>
          <w:color w:val="000000"/>
          <w:lang w:val="nl-BE"/>
        </w:rPr>
        <w:t>University of Amsterdam.</w:t>
      </w:r>
    </w:p>
    <w:p w14:paraId="35077B12" w14:textId="00DF91E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Sennema, H., Baptist, V., Dai, T., Gan, Y., van Mil, Y., van den Brink, T., &amp; Hein, C. (2021). </w:t>
      </w:r>
      <w:r w:rsidRPr="00C66272">
        <w:rPr>
          <w:rFonts w:ascii="Brill" w:eastAsia="Brill" w:hAnsi="Brill" w:cs="Brill"/>
          <w:color w:val="000000"/>
        </w:rPr>
        <w:t xml:space="preserve">The </w:t>
      </w:r>
      <w:ins w:id="2979" w:author="Autor">
        <w:r w:rsidR="00F526E6">
          <w:rPr>
            <w:rFonts w:ascii="Brill" w:eastAsia="Brill" w:hAnsi="Brill" w:cs="Brill"/>
            <w:color w:val="000000"/>
          </w:rPr>
          <w:t>m</w:t>
        </w:r>
      </w:ins>
      <w:del w:id="2980" w:author="Autor">
        <w:r w:rsidRPr="00C66272" w:rsidDel="00F526E6">
          <w:rPr>
            <w:rFonts w:ascii="Brill" w:eastAsia="Brill" w:hAnsi="Brill" w:cs="Brill"/>
            <w:color w:val="000000"/>
          </w:rPr>
          <w:delText>M</w:delText>
        </w:r>
      </w:del>
      <w:r w:rsidRPr="00C66272">
        <w:rPr>
          <w:rFonts w:ascii="Brill" w:eastAsia="Brill" w:hAnsi="Brill" w:cs="Brill"/>
          <w:color w:val="000000"/>
        </w:rPr>
        <w:t xml:space="preserve">aritime </w:t>
      </w:r>
      <w:ins w:id="2981" w:author="Autor">
        <w:r w:rsidR="00F526E6">
          <w:rPr>
            <w:rFonts w:ascii="Brill" w:eastAsia="Brill" w:hAnsi="Brill" w:cs="Brill"/>
            <w:color w:val="000000"/>
          </w:rPr>
          <w:t>m</w:t>
        </w:r>
      </w:ins>
      <w:del w:id="2982" w:author="Autor">
        <w:r w:rsidRPr="00C66272" w:rsidDel="00F526E6">
          <w:rPr>
            <w:rFonts w:ascii="Brill" w:eastAsia="Brill" w:hAnsi="Brill" w:cs="Brill"/>
            <w:color w:val="000000"/>
          </w:rPr>
          <w:delText>M</w:delText>
        </w:r>
      </w:del>
      <w:r w:rsidRPr="00C66272">
        <w:rPr>
          <w:rFonts w:ascii="Brill" w:eastAsia="Brill" w:hAnsi="Brill" w:cs="Brill"/>
          <w:color w:val="000000"/>
        </w:rPr>
        <w:t xml:space="preserve">indset: A </w:t>
      </w:r>
      <w:ins w:id="2983" w:author="Autor">
        <w:r w:rsidR="00F526E6">
          <w:rPr>
            <w:rFonts w:ascii="Brill" w:eastAsia="Brill" w:hAnsi="Brill" w:cs="Brill"/>
            <w:color w:val="000000"/>
          </w:rPr>
          <w:t>c</w:t>
        </w:r>
      </w:ins>
      <w:del w:id="2984" w:author="Autor">
        <w:r w:rsidRPr="00C66272" w:rsidDel="00F526E6">
          <w:rPr>
            <w:rFonts w:ascii="Brill" w:eastAsia="Brill" w:hAnsi="Brill" w:cs="Brill"/>
            <w:color w:val="000000"/>
          </w:rPr>
          <w:delText>C</w:delText>
        </w:r>
      </w:del>
      <w:r w:rsidRPr="00C66272">
        <w:rPr>
          <w:rFonts w:ascii="Brill" w:eastAsia="Brill" w:hAnsi="Brill" w:cs="Brill"/>
          <w:color w:val="000000"/>
        </w:rPr>
        <w:t xml:space="preserve">onceptual and </w:t>
      </w:r>
      <w:ins w:id="2985" w:author="Autor">
        <w:r w:rsidR="00F526E6">
          <w:rPr>
            <w:rFonts w:ascii="Brill" w:eastAsia="Brill" w:hAnsi="Brill" w:cs="Brill"/>
            <w:color w:val="000000"/>
          </w:rPr>
          <w:t>p</w:t>
        </w:r>
      </w:ins>
      <w:del w:id="2986" w:author="Autor">
        <w:r w:rsidRPr="00C66272" w:rsidDel="00F526E6">
          <w:rPr>
            <w:rFonts w:ascii="Brill" w:eastAsia="Brill" w:hAnsi="Brill" w:cs="Brill"/>
            <w:color w:val="000000"/>
          </w:rPr>
          <w:delText>P</w:delText>
        </w:r>
      </w:del>
      <w:r w:rsidRPr="00C66272">
        <w:rPr>
          <w:rFonts w:ascii="Brill" w:eastAsia="Brill" w:hAnsi="Brill" w:cs="Brill"/>
          <w:color w:val="000000"/>
        </w:rPr>
        <w:t xml:space="preserve">ractical </w:t>
      </w:r>
      <w:ins w:id="2987" w:author="Autor">
        <w:r w:rsidR="00F526E6">
          <w:rPr>
            <w:rFonts w:ascii="Brill" w:eastAsia="Brill" w:hAnsi="Brill" w:cs="Brill"/>
            <w:color w:val="000000"/>
          </w:rPr>
          <w:t>e</w:t>
        </w:r>
      </w:ins>
      <w:del w:id="2988" w:author="Autor">
        <w:r w:rsidRPr="00C66272" w:rsidDel="00F526E6">
          <w:rPr>
            <w:rFonts w:ascii="Brill" w:eastAsia="Brill" w:hAnsi="Brill" w:cs="Brill"/>
            <w:color w:val="000000"/>
          </w:rPr>
          <w:delText>E</w:delText>
        </w:r>
      </w:del>
      <w:r w:rsidRPr="00C66272">
        <w:rPr>
          <w:rFonts w:ascii="Brill" w:eastAsia="Brill" w:hAnsi="Brill" w:cs="Brill"/>
          <w:color w:val="000000"/>
        </w:rPr>
        <w:t xml:space="preserve">xploration of </w:t>
      </w:r>
      <w:ins w:id="2989" w:author="Autor">
        <w:r w:rsidR="00F526E6">
          <w:rPr>
            <w:rFonts w:ascii="Brill" w:eastAsia="Brill" w:hAnsi="Brill" w:cs="Brill"/>
            <w:color w:val="000000"/>
          </w:rPr>
          <w:t>m</w:t>
        </w:r>
      </w:ins>
      <w:del w:id="2990" w:author="Autor">
        <w:r w:rsidRPr="00C66272" w:rsidDel="00F526E6">
          <w:rPr>
            <w:rFonts w:ascii="Brill" w:eastAsia="Brill" w:hAnsi="Brill" w:cs="Brill"/>
            <w:color w:val="000000"/>
          </w:rPr>
          <w:delText>M</w:delText>
        </w:r>
      </w:del>
      <w:r w:rsidRPr="00C66272">
        <w:rPr>
          <w:rFonts w:ascii="Brill" w:eastAsia="Brill" w:hAnsi="Brill" w:cs="Brill"/>
          <w:color w:val="000000"/>
        </w:rPr>
        <w:t xml:space="preserve">apping </w:t>
      </w:r>
      <w:ins w:id="2991" w:author="Autor">
        <w:r w:rsidR="00F526E6">
          <w:rPr>
            <w:rFonts w:ascii="Brill" w:eastAsia="Brill" w:hAnsi="Brill" w:cs="Brill"/>
            <w:color w:val="000000"/>
          </w:rPr>
          <w:t>p</w:t>
        </w:r>
      </w:ins>
      <w:del w:id="2992" w:author="Autor">
        <w:r w:rsidRPr="00C66272" w:rsidDel="00F526E6">
          <w:rPr>
            <w:rFonts w:ascii="Brill" w:eastAsia="Brill" w:hAnsi="Brill" w:cs="Brill"/>
            <w:color w:val="000000"/>
          </w:rPr>
          <w:delText>P</w:delText>
        </w:r>
      </w:del>
      <w:r w:rsidRPr="00C66272">
        <w:rPr>
          <w:rFonts w:ascii="Brill" w:eastAsia="Brill" w:hAnsi="Brill" w:cs="Brill"/>
          <w:color w:val="000000"/>
        </w:rPr>
        <w:t xml:space="preserve">ort </w:t>
      </w:r>
      <w:ins w:id="2993" w:author="Autor">
        <w:r w:rsidR="00F526E6">
          <w:rPr>
            <w:rFonts w:ascii="Brill" w:eastAsia="Brill" w:hAnsi="Brill" w:cs="Brill"/>
            <w:color w:val="000000"/>
          </w:rPr>
          <w:t>c</w:t>
        </w:r>
      </w:ins>
      <w:del w:id="2994" w:author="Autor">
        <w:r w:rsidRPr="00C66272" w:rsidDel="00F526E6">
          <w:rPr>
            <w:rFonts w:ascii="Brill" w:eastAsia="Brill" w:hAnsi="Brill" w:cs="Brill"/>
            <w:color w:val="000000"/>
          </w:rPr>
          <w:delText>C</w:delText>
        </w:r>
      </w:del>
      <w:r w:rsidRPr="00C66272">
        <w:rPr>
          <w:rFonts w:ascii="Brill" w:eastAsia="Brill" w:hAnsi="Brill" w:cs="Brill"/>
          <w:color w:val="000000"/>
        </w:rPr>
        <w:t xml:space="preserve">ities. </w:t>
      </w:r>
      <w:r w:rsidRPr="00C66272">
        <w:rPr>
          <w:rFonts w:ascii="Brill" w:eastAsia="Brill" w:hAnsi="Brill" w:cs="Brill"/>
          <w:i/>
          <w:color w:val="000000"/>
        </w:rPr>
        <w:t>European Journal of Creative Practices in Cities and Landscapes, 4</w:t>
      </w:r>
      <w:r w:rsidRPr="00C66272">
        <w:rPr>
          <w:rFonts w:ascii="Brill" w:eastAsia="Brill" w:hAnsi="Brill" w:cs="Brill"/>
          <w:color w:val="000000"/>
        </w:rPr>
        <w:t>(2), 152-163.</w:t>
      </w:r>
    </w:p>
    <w:p w14:paraId="35077B13" w14:textId="77777777" w:rsidR="00CB3FC9" w:rsidRPr="00BF26E0" w:rsidRDefault="00C55FA1" w:rsidP="00F62668">
      <w:pPr>
        <w:spacing w:line="360" w:lineRule="auto"/>
        <w:ind w:left="426" w:hanging="426"/>
        <w:jc w:val="both"/>
        <w:rPr>
          <w:rFonts w:ascii="Brill" w:eastAsia="Brill" w:hAnsi="Brill" w:cs="Brill"/>
          <w:color w:val="000000"/>
          <w:lang w:val="nl-BE"/>
        </w:rPr>
      </w:pPr>
      <w:proofErr w:type="spellStart"/>
      <w:r w:rsidRPr="00C66272">
        <w:rPr>
          <w:rFonts w:ascii="Brill" w:eastAsia="Brill" w:hAnsi="Brill" w:cs="Brill"/>
          <w:color w:val="000000"/>
        </w:rPr>
        <w:lastRenderedPageBreak/>
        <w:t>Speenhoff</w:t>
      </w:r>
      <w:proofErr w:type="spellEnd"/>
      <w:r w:rsidRPr="00C66272">
        <w:rPr>
          <w:rFonts w:ascii="Brill" w:eastAsia="Brill" w:hAnsi="Brill" w:cs="Brill"/>
          <w:color w:val="000000"/>
        </w:rPr>
        <w:t xml:space="preserve">, J. H. (1962). </w:t>
      </w:r>
      <w:r w:rsidRPr="00BF26E0">
        <w:rPr>
          <w:rFonts w:ascii="Brill" w:eastAsia="Brill" w:hAnsi="Brill" w:cs="Brill"/>
          <w:color w:val="000000"/>
          <w:lang w:val="nl-BE"/>
        </w:rPr>
        <w:t xml:space="preserve">Polderlied: Brief van een slechte meid. In J. Greshoff (Ed.), </w:t>
      </w:r>
      <w:r w:rsidRPr="00BF26E0">
        <w:rPr>
          <w:rFonts w:ascii="Brill" w:eastAsia="Brill" w:hAnsi="Brill" w:cs="Brill"/>
          <w:i/>
          <w:color w:val="000000"/>
          <w:lang w:val="nl-BE"/>
        </w:rPr>
        <w:t>De beste gedichten van J. H. Speenhoff</w:t>
      </w:r>
      <w:r w:rsidRPr="00BF26E0">
        <w:rPr>
          <w:rFonts w:ascii="Brill" w:eastAsia="Brill" w:hAnsi="Brill" w:cs="Brill"/>
          <w:color w:val="000000"/>
          <w:lang w:val="nl-BE"/>
        </w:rPr>
        <w:t xml:space="preserve"> (pp. 93-4). ‘s-Gravenhage: Uitgeverij V. A. Kramers.</w:t>
      </w:r>
    </w:p>
    <w:p w14:paraId="35077B14"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Stemvers, F. A. (1985). </w:t>
      </w:r>
      <w:r w:rsidRPr="00BF26E0">
        <w:rPr>
          <w:rFonts w:ascii="Brill" w:eastAsia="Brill" w:hAnsi="Brill" w:cs="Brill"/>
          <w:i/>
          <w:color w:val="000000"/>
          <w:lang w:val="nl-BE"/>
        </w:rPr>
        <w:t>Meisjes van plezier: De geschiedenis van de prostitutie in Nederland</w:t>
      </w:r>
      <w:r w:rsidRPr="00BF26E0">
        <w:rPr>
          <w:rFonts w:ascii="Brill" w:eastAsia="Brill" w:hAnsi="Brill" w:cs="Brill"/>
          <w:color w:val="000000"/>
          <w:lang w:val="nl-BE"/>
        </w:rPr>
        <w:t>. Weesp: Fibula-Van Dishoeck.</w:t>
      </w:r>
    </w:p>
    <w:p w14:paraId="35077B15" w14:textId="65CC556E"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Tattoo Bob wil raamprostitutie terug op Katendrecht. </w:t>
      </w:r>
      <w:r w:rsidRPr="00C66272">
        <w:rPr>
          <w:rFonts w:ascii="Brill" w:eastAsia="Brill" w:hAnsi="Brill" w:cs="Brill"/>
          <w:color w:val="000000"/>
        </w:rPr>
        <w:t xml:space="preserve">(2014, April 22). </w:t>
      </w:r>
      <w:proofErr w:type="spellStart"/>
      <w:r w:rsidRPr="00C66272">
        <w:rPr>
          <w:rFonts w:ascii="Brill" w:eastAsia="Brill" w:hAnsi="Brill" w:cs="Brill"/>
          <w:i/>
          <w:color w:val="000000"/>
        </w:rPr>
        <w:t>Rijnmond</w:t>
      </w:r>
      <w:proofErr w:type="spellEnd"/>
      <w:r w:rsidRPr="00C66272">
        <w:rPr>
          <w:rFonts w:ascii="Brill" w:eastAsia="Brill" w:hAnsi="Brill" w:cs="Brill"/>
          <w:i/>
          <w:color w:val="000000"/>
        </w:rPr>
        <w:t>.</w:t>
      </w:r>
      <w:r w:rsidR="001A1E0C">
        <w:rPr>
          <w:rFonts w:ascii="Brill" w:eastAsia="Brill" w:hAnsi="Brill" w:cs="Brill"/>
          <w:color w:val="000000"/>
        </w:rPr>
        <w:t xml:space="preserve">  </w:t>
      </w:r>
      <w:hyperlink r:id="rId26">
        <w:r w:rsidRPr="00C66272">
          <w:rPr>
            <w:rFonts w:ascii="Brill" w:eastAsia="Brill" w:hAnsi="Brill" w:cs="Brill"/>
            <w:color w:val="000000"/>
            <w:u w:val="single"/>
          </w:rPr>
          <w:t>https://www.rijnmond.nl/nieuws/115093/tattoo-bob-wil-raamprostitutie-terug-op-katendrecht</w:t>
        </w:r>
      </w:hyperlink>
      <w:r w:rsidRPr="00C66272">
        <w:rPr>
          <w:rFonts w:ascii="Brill" w:eastAsia="Brill" w:hAnsi="Brill" w:cs="Brill"/>
          <w:color w:val="000000"/>
        </w:rPr>
        <w:t>.</w:t>
      </w:r>
    </w:p>
    <w:p w14:paraId="35077B16" w14:textId="31B6FE2B"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Taverne, E. (1989). </w:t>
      </w:r>
      <w:r w:rsidRPr="00C66272">
        <w:rPr>
          <w:rFonts w:ascii="Brill" w:eastAsia="Brill" w:hAnsi="Brill" w:cs="Brill"/>
          <w:i/>
          <w:color w:val="000000"/>
        </w:rPr>
        <w:t xml:space="preserve">Carel Weeber, </w:t>
      </w:r>
      <w:ins w:id="2995" w:author="Autor">
        <w:r w:rsidR="00692CD2">
          <w:rPr>
            <w:rFonts w:ascii="Brill" w:eastAsia="Brill" w:hAnsi="Brill" w:cs="Brill"/>
            <w:i/>
            <w:color w:val="000000"/>
          </w:rPr>
          <w:t>A</w:t>
        </w:r>
      </w:ins>
      <w:del w:id="2996" w:author="Autor">
        <w:r w:rsidRPr="00C66272" w:rsidDel="00692CD2">
          <w:rPr>
            <w:rFonts w:ascii="Brill" w:eastAsia="Brill" w:hAnsi="Brill" w:cs="Brill"/>
            <w:i/>
            <w:color w:val="000000"/>
          </w:rPr>
          <w:delText>a</w:delText>
        </w:r>
      </w:del>
      <w:r w:rsidRPr="00C66272">
        <w:rPr>
          <w:rFonts w:ascii="Brill" w:eastAsia="Brill" w:hAnsi="Brill" w:cs="Brill"/>
          <w:i/>
          <w:color w:val="000000"/>
        </w:rPr>
        <w:t>rchitect</w:t>
      </w:r>
      <w:r w:rsidRPr="00C66272">
        <w:rPr>
          <w:rFonts w:ascii="Brill" w:eastAsia="Brill" w:hAnsi="Brill" w:cs="Brill"/>
          <w:color w:val="000000"/>
        </w:rPr>
        <w:t xml:space="preserve">. </w:t>
      </w:r>
      <w:r w:rsidRPr="00BF26E0">
        <w:rPr>
          <w:rFonts w:ascii="Brill" w:eastAsia="Brill" w:hAnsi="Brill" w:cs="Brill"/>
          <w:color w:val="000000"/>
          <w:lang w:val="nl-BE"/>
        </w:rPr>
        <w:t>Rotterdam: Uitgeverij 010.</w:t>
      </w:r>
    </w:p>
    <w:p w14:paraId="35077B17"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Ten Bos, R. (2014). </w:t>
      </w:r>
      <w:r w:rsidRPr="00BF26E0">
        <w:rPr>
          <w:rFonts w:ascii="Brill" w:eastAsia="Brill" w:hAnsi="Brill" w:cs="Brill"/>
          <w:i/>
          <w:color w:val="000000"/>
          <w:lang w:val="nl-BE"/>
        </w:rPr>
        <w:t>Water: Een geofilosofische geschiedenis</w:t>
      </w:r>
      <w:r w:rsidRPr="00BF26E0">
        <w:rPr>
          <w:rFonts w:ascii="Brill" w:eastAsia="Brill" w:hAnsi="Brill" w:cs="Brill"/>
          <w:color w:val="000000"/>
          <w:lang w:val="nl-BE"/>
        </w:rPr>
        <w:t>. Amsterdam: Uitgeverij Boom.</w:t>
      </w:r>
    </w:p>
    <w:p w14:paraId="35077B18"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Bergen en Henegouwen, J. (2000). Op naar de Erosflat. In R. Vonk (Ed.), </w:t>
      </w:r>
      <w:r w:rsidRPr="00BF26E0">
        <w:rPr>
          <w:rFonts w:ascii="Brill" w:eastAsia="Brill" w:hAnsi="Brill" w:cs="Brill"/>
          <w:i/>
          <w:color w:val="000000"/>
          <w:lang w:val="nl-BE"/>
        </w:rPr>
        <w:t xml:space="preserve">Breng mij naar Rotterdam terug 2: Tweede bundel met liedjes over de Maasstad en haar inwoners </w:t>
      </w:r>
      <w:r w:rsidRPr="00BF26E0">
        <w:rPr>
          <w:rFonts w:ascii="Brill" w:eastAsia="Brill" w:hAnsi="Brill" w:cs="Brill"/>
          <w:color w:val="000000"/>
          <w:lang w:val="nl-BE"/>
        </w:rPr>
        <w:t>(pp. 78-79). Rotterdam: Donner Boeken.</w:t>
      </w:r>
    </w:p>
    <w:p w14:paraId="35077B19" w14:textId="77777777"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Van de Laar, P. (2000). </w:t>
      </w:r>
      <w:r w:rsidRPr="00BF26E0">
        <w:rPr>
          <w:rFonts w:ascii="Brill" w:eastAsia="Brill" w:hAnsi="Brill" w:cs="Brill"/>
          <w:i/>
          <w:color w:val="000000"/>
          <w:lang w:val="nl-BE"/>
        </w:rPr>
        <w:t>Stad van formaat: Geschiedenis van Rotterdam in de negentiende en twintigste eeuw</w:t>
      </w:r>
      <w:r w:rsidRPr="00BF26E0">
        <w:rPr>
          <w:rFonts w:ascii="Brill" w:eastAsia="Brill" w:hAnsi="Brill" w:cs="Brill"/>
          <w:color w:val="000000"/>
          <w:lang w:val="nl-BE"/>
        </w:rPr>
        <w:t xml:space="preserve">. </w:t>
      </w:r>
      <w:r w:rsidRPr="00C66272">
        <w:rPr>
          <w:rFonts w:ascii="Brill" w:eastAsia="Brill" w:hAnsi="Brill" w:cs="Brill"/>
          <w:color w:val="000000"/>
        </w:rPr>
        <w:t xml:space="preserve">Zwolle: Waanders </w:t>
      </w:r>
      <w:proofErr w:type="spellStart"/>
      <w:r w:rsidRPr="00C66272">
        <w:rPr>
          <w:rFonts w:ascii="Brill" w:eastAsia="Brill" w:hAnsi="Brill" w:cs="Brill"/>
          <w:color w:val="000000"/>
        </w:rPr>
        <w:t>Uitgevers</w:t>
      </w:r>
      <w:proofErr w:type="spellEnd"/>
      <w:r w:rsidRPr="00C66272">
        <w:rPr>
          <w:rFonts w:ascii="Brill" w:eastAsia="Brill" w:hAnsi="Brill" w:cs="Brill"/>
          <w:color w:val="000000"/>
        </w:rPr>
        <w:t>.</w:t>
      </w:r>
    </w:p>
    <w:p w14:paraId="35077B1A" w14:textId="0D0BD87F"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Van de Laar, P. (2014). Modernism in European </w:t>
      </w:r>
      <w:ins w:id="2997" w:author="Autor">
        <w:r w:rsidR="00692CD2">
          <w:rPr>
            <w:rFonts w:ascii="Brill" w:eastAsia="Brill" w:hAnsi="Brill" w:cs="Brill"/>
            <w:color w:val="000000"/>
          </w:rPr>
          <w:t>r</w:t>
        </w:r>
      </w:ins>
      <w:del w:id="2998" w:author="Autor">
        <w:r w:rsidRPr="00C66272" w:rsidDel="00692CD2">
          <w:rPr>
            <w:rFonts w:ascii="Brill" w:eastAsia="Brill" w:hAnsi="Brill" w:cs="Brill"/>
            <w:color w:val="000000"/>
          </w:rPr>
          <w:delText>R</w:delText>
        </w:r>
      </w:del>
      <w:r w:rsidRPr="00C66272">
        <w:rPr>
          <w:rFonts w:ascii="Brill" w:eastAsia="Brill" w:hAnsi="Brill" w:cs="Brill"/>
          <w:color w:val="000000"/>
        </w:rPr>
        <w:t>econstruction-</w:t>
      </w:r>
      <w:ins w:id="2999" w:author="Autor">
        <w:r w:rsidR="00692CD2">
          <w:rPr>
            <w:rFonts w:ascii="Brill" w:eastAsia="Brill" w:hAnsi="Brill" w:cs="Brill"/>
            <w:color w:val="000000"/>
          </w:rPr>
          <w:t>p</w:t>
        </w:r>
      </w:ins>
      <w:del w:id="3000" w:author="Autor">
        <w:r w:rsidRPr="00C66272" w:rsidDel="00692CD2">
          <w:rPr>
            <w:rFonts w:ascii="Brill" w:eastAsia="Brill" w:hAnsi="Brill" w:cs="Brill"/>
            <w:color w:val="000000"/>
          </w:rPr>
          <w:delText>P</w:delText>
        </w:r>
      </w:del>
      <w:r w:rsidRPr="00C66272">
        <w:rPr>
          <w:rFonts w:ascii="Brill" w:eastAsia="Brill" w:hAnsi="Brill" w:cs="Brill"/>
          <w:color w:val="000000"/>
        </w:rPr>
        <w:t xml:space="preserve">olicy and its </w:t>
      </w:r>
      <w:ins w:id="3001" w:author="Autor">
        <w:r w:rsidR="00692CD2">
          <w:rPr>
            <w:rFonts w:ascii="Brill" w:eastAsia="Brill" w:hAnsi="Brill" w:cs="Brill"/>
            <w:color w:val="000000"/>
          </w:rPr>
          <w:t>p</w:t>
        </w:r>
      </w:ins>
      <w:del w:id="3002" w:author="Autor">
        <w:r w:rsidRPr="00C66272" w:rsidDel="00692CD2">
          <w:rPr>
            <w:rFonts w:ascii="Brill" w:eastAsia="Brill" w:hAnsi="Brill" w:cs="Brill"/>
            <w:color w:val="000000"/>
          </w:rPr>
          <w:delText>P</w:delText>
        </w:r>
      </w:del>
      <w:r w:rsidRPr="00C66272">
        <w:rPr>
          <w:rFonts w:ascii="Brill" w:eastAsia="Brill" w:hAnsi="Brill" w:cs="Brill"/>
          <w:color w:val="000000"/>
        </w:rPr>
        <w:t xml:space="preserve">ublic </w:t>
      </w:r>
      <w:ins w:id="3003" w:author="Autor">
        <w:r w:rsidR="00692CD2">
          <w:rPr>
            <w:rFonts w:ascii="Brill" w:eastAsia="Brill" w:hAnsi="Brill" w:cs="Brill"/>
            <w:color w:val="000000"/>
          </w:rPr>
          <w:t>p</w:t>
        </w:r>
      </w:ins>
      <w:del w:id="3004" w:author="Autor">
        <w:r w:rsidRPr="00C66272" w:rsidDel="00692CD2">
          <w:rPr>
            <w:rFonts w:ascii="Brill" w:eastAsia="Brill" w:hAnsi="Brill" w:cs="Brill"/>
            <w:color w:val="000000"/>
          </w:rPr>
          <w:delText>P</w:delText>
        </w:r>
      </w:del>
      <w:r w:rsidRPr="00C66272">
        <w:rPr>
          <w:rFonts w:ascii="Brill" w:eastAsia="Brill" w:hAnsi="Brill" w:cs="Brill"/>
          <w:color w:val="000000"/>
        </w:rPr>
        <w:t xml:space="preserve">erception: The </w:t>
      </w:r>
      <w:ins w:id="3005" w:author="Autor">
        <w:r w:rsidR="00692CD2">
          <w:rPr>
            <w:rFonts w:ascii="Brill" w:eastAsia="Brill" w:hAnsi="Brill" w:cs="Brill"/>
            <w:color w:val="000000"/>
          </w:rPr>
          <w:t>i</w:t>
        </w:r>
      </w:ins>
      <w:del w:id="3006" w:author="Autor">
        <w:r w:rsidRPr="00C66272" w:rsidDel="00692CD2">
          <w:rPr>
            <w:rFonts w:ascii="Brill" w:eastAsia="Brill" w:hAnsi="Brill" w:cs="Brill"/>
            <w:color w:val="000000"/>
          </w:rPr>
          <w:delText>I</w:delText>
        </w:r>
      </w:del>
      <w:r w:rsidRPr="00C66272">
        <w:rPr>
          <w:rFonts w:ascii="Brill" w:eastAsia="Brill" w:hAnsi="Brill" w:cs="Brill"/>
          <w:color w:val="000000"/>
        </w:rPr>
        <w:t xml:space="preserve">mage of </w:t>
      </w:r>
      <w:ins w:id="3007" w:author="Autor">
        <w:r w:rsidR="00692CD2">
          <w:rPr>
            <w:rFonts w:ascii="Brill" w:eastAsia="Brill" w:hAnsi="Brill" w:cs="Brill"/>
            <w:color w:val="000000"/>
          </w:rPr>
          <w:t>r</w:t>
        </w:r>
      </w:ins>
      <w:del w:id="3008" w:author="Autor">
        <w:r w:rsidRPr="00C66272" w:rsidDel="00692CD2">
          <w:rPr>
            <w:rFonts w:ascii="Brill" w:eastAsia="Brill" w:hAnsi="Brill" w:cs="Brill"/>
            <w:color w:val="000000"/>
          </w:rPr>
          <w:delText>R</w:delText>
        </w:r>
      </w:del>
      <w:r w:rsidRPr="00C66272">
        <w:rPr>
          <w:rFonts w:ascii="Brill" w:eastAsia="Brill" w:hAnsi="Brill" w:cs="Brill"/>
          <w:color w:val="000000"/>
        </w:rPr>
        <w:t>ebuilding Rotterdam, 1945-2000. In G. Wagner-</w:t>
      </w:r>
      <w:proofErr w:type="spellStart"/>
      <w:r w:rsidRPr="00C66272">
        <w:rPr>
          <w:rFonts w:ascii="Brill" w:eastAsia="Brill" w:hAnsi="Brill" w:cs="Brill"/>
          <w:color w:val="000000"/>
        </w:rPr>
        <w:t>Kyora</w:t>
      </w:r>
      <w:proofErr w:type="spellEnd"/>
      <w:r w:rsidRPr="00C66272">
        <w:rPr>
          <w:rFonts w:ascii="Brill" w:eastAsia="Brill" w:hAnsi="Brill" w:cs="Brill"/>
          <w:color w:val="000000"/>
        </w:rPr>
        <w:t xml:space="preserve"> (Ed.), </w:t>
      </w:r>
      <w:r w:rsidRPr="00C66272">
        <w:rPr>
          <w:rFonts w:ascii="Brill" w:eastAsia="Brill" w:hAnsi="Brill" w:cs="Brill"/>
          <w:i/>
          <w:color w:val="000000"/>
        </w:rPr>
        <w:t>Rebuilding European Cities: Reconstructions, Modernity and the Local Politics of Identity Construction since 1945</w:t>
      </w:r>
      <w:r w:rsidRPr="00C66272">
        <w:rPr>
          <w:rFonts w:ascii="Brill" w:eastAsia="Brill" w:hAnsi="Brill" w:cs="Brill"/>
          <w:color w:val="000000"/>
        </w:rPr>
        <w:t xml:space="preserve"> (pp. 202-231). </w:t>
      </w:r>
      <w:r w:rsidRPr="00BF26E0">
        <w:rPr>
          <w:rFonts w:ascii="Brill" w:eastAsia="Brill" w:hAnsi="Brill" w:cs="Brill"/>
          <w:color w:val="000000"/>
          <w:lang w:val="nl-BE"/>
        </w:rPr>
        <w:t>Stuttgart: Franz Steiner Verlag.</w:t>
      </w:r>
    </w:p>
    <w:p w14:paraId="35077B1B"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de Laar, P. (2017). </w:t>
      </w:r>
      <w:r w:rsidRPr="00BF26E0">
        <w:rPr>
          <w:rFonts w:ascii="Brill" w:eastAsia="Brill" w:hAnsi="Brill" w:cs="Brill"/>
          <w:i/>
          <w:color w:val="000000"/>
          <w:lang w:val="nl-BE"/>
        </w:rPr>
        <w:t>Coolsingel: 700 jaar Rotterdammers en hun stad</w:t>
      </w:r>
      <w:r w:rsidRPr="00BF26E0">
        <w:rPr>
          <w:rFonts w:ascii="Brill" w:eastAsia="Brill" w:hAnsi="Brill" w:cs="Brill"/>
          <w:color w:val="000000"/>
          <w:lang w:val="nl-BE"/>
        </w:rPr>
        <w:t>. Amsterdam: Uitgeverij Bas Lubberhuizen.</w:t>
      </w:r>
    </w:p>
    <w:p w14:paraId="35077B1C"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de Laar, P. (2021). </w:t>
      </w:r>
      <w:r w:rsidRPr="00BF26E0">
        <w:rPr>
          <w:rFonts w:ascii="Brill" w:eastAsia="Brill" w:hAnsi="Brill" w:cs="Brill"/>
          <w:i/>
          <w:color w:val="000000"/>
          <w:lang w:val="nl-BE"/>
        </w:rPr>
        <w:t>De kleine geschiedenis van Rotterdam</w:t>
      </w:r>
      <w:r w:rsidRPr="00BF26E0">
        <w:rPr>
          <w:rFonts w:ascii="Brill" w:eastAsia="Brill" w:hAnsi="Brill" w:cs="Brill"/>
          <w:color w:val="000000"/>
          <w:lang w:val="nl-BE"/>
        </w:rPr>
        <w:t>. Bussum: Uitgeverij THOTH.</w:t>
      </w:r>
    </w:p>
    <w:p w14:paraId="35077B1D" w14:textId="5A01933D"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Van de Laar, P., &amp; Baptist, V. (2022). </w:t>
      </w:r>
      <w:proofErr w:type="spellStart"/>
      <w:r w:rsidRPr="00C66272">
        <w:rPr>
          <w:rFonts w:ascii="Brill" w:eastAsia="Brill" w:hAnsi="Brill" w:cs="Brill"/>
          <w:i/>
          <w:color w:val="000000"/>
        </w:rPr>
        <w:t>Pleasurescapes</w:t>
      </w:r>
      <w:proofErr w:type="spellEnd"/>
      <w:r w:rsidRPr="00C66272">
        <w:rPr>
          <w:rFonts w:ascii="Brill" w:eastAsia="Brill" w:hAnsi="Brill" w:cs="Brill"/>
          <w:i/>
          <w:color w:val="000000"/>
        </w:rPr>
        <w:t xml:space="preserve">. Bloomsbury </w:t>
      </w:r>
      <w:ins w:id="3009" w:author="Autor">
        <w:r w:rsidR="00692CD2">
          <w:rPr>
            <w:rFonts w:ascii="Brill" w:eastAsia="Brill" w:hAnsi="Brill" w:cs="Brill"/>
            <w:i/>
            <w:color w:val="000000"/>
          </w:rPr>
          <w:t>h</w:t>
        </w:r>
      </w:ins>
      <w:del w:id="3010" w:author="Autor">
        <w:r w:rsidRPr="00C66272" w:rsidDel="00692CD2">
          <w:rPr>
            <w:rFonts w:ascii="Brill" w:eastAsia="Brill" w:hAnsi="Brill" w:cs="Brill"/>
            <w:i/>
            <w:color w:val="000000"/>
          </w:rPr>
          <w:delText>H</w:delText>
        </w:r>
      </w:del>
      <w:r w:rsidRPr="00C66272">
        <w:rPr>
          <w:rFonts w:ascii="Brill" w:eastAsia="Brill" w:hAnsi="Brill" w:cs="Brill"/>
          <w:i/>
          <w:color w:val="000000"/>
        </w:rPr>
        <w:t xml:space="preserve">istory: Theory and </w:t>
      </w:r>
      <w:ins w:id="3011" w:author="Autor">
        <w:r w:rsidR="00692CD2">
          <w:rPr>
            <w:rFonts w:ascii="Brill" w:eastAsia="Brill" w:hAnsi="Brill" w:cs="Brill"/>
            <w:i/>
            <w:color w:val="000000"/>
          </w:rPr>
          <w:t>m</w:t>
        </w:r>
      </w:ins>
      <w:del w:id="3012" w:author="Autor">
        <w:r w:rsidRPr="00C66272" w:rsidDel="00692CD2">
          <w:rPr>
            <w:rFonts w:ascii="Brill" w:eastAsia="Brill" w:hAnsi="Brill" w:cs="Brill"/>
            <w:i/>
            <w:color w:val="000000"/>
          </w:rPr>
          <w:delText>M</w:delText>
        </w:r>
      </w:del>
      <w:r w:rsidRPr="00C66272">
        <w:rPr>
          <w:rFonts w:ascii="Brill" w:eastAsia="Brill" w:hAnsi="Brill" w:cs="Brill"/>
          <w:i/>
          <w:color w:val="000000"/>
        </w:rPr>
        <w:t>ethod</w:t>
      </w:r>
      <w:r w:rsidRPr="00C66272">
        <w:rPr>
          <w:rFonts w:ascii="Brill" w:eastAsia="Brill" w:hAnsi="Brill" w:cs="Brill"/>
          <w:color w:val="000000"/>
        </w:rPr>
        <w:t>. http://dx.doi.org/10.5040/9781350927933.120</w:t>
      </w:r>
    </w:p>
    <w:p w14:paraId="35077B1E"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den Broek, J. H., Kraaijvanger, H. M., &amp; van Tijen, W. (1945). </w:t>
      </w:r>
      <w:r w:rsidRPr="00BF26E0">
        <w:rPr>
          <w:rFonts w:ascii="Brill" w:eastAsia="Brill" w:hAnsi="Brill" w:cs="Brill"/>
          <w:i/>
          <w:color w:val="000000"/>
          <w:lang w:val="nl-BE"/>
        </w:rPr>
        <w:t>Rapport Bedrijfsvoorziening Binnenstad: Concept slothoofdstuk ‘Samenvatting en schets van het toekomstig stadsbeeld’</w:t>
      </w:r>
      <w:r w:rsidRPr="00BF26E0">
        <w:rPr>
          <w:rFonts w:ascii="Brill" w:eastAsia="Brill" w:hAnsi="Brill" w:cs="Brill"/>
          <w:color w:val="000000"/>
          <w:lang w:val="nl-BE"/>
        </w:rPr>
        <w:t>. Rotterdam City Archives. https://hdl.handle.net/21.12133/B53D25F69AD045578CF73B8843C7A9FC</w:t>
      </w:r>
    </w:p>
    <w:p w14:paraId="35077B1F"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der Velden, A. (2021). </w:t>
      </w:r>
      <w:r w:rsidRPr="00BF26E0">
        <w:rPr>
          <w:rFonts w:ascii="Brill" w:eastAsia="Brill" w:hAnsi="Brill" w:cs="Brill"/>
          <w:i/>
          <w:color w:val="000000"/>
          <w:lang w:val="nl-BE"/>
        </w:rPr>
        <w:t>110 jaar Tuschinski Rotterdam: De Coolvest. Stadsarchief Rotterdam</w:t>
      </w:r>
      <w:r w:rsidRPr="00BF26E0">
        <w:rPr>
          <w:rFonts w:ascii="Brill" w:eastAsia="Brill" w:hAnsi="Brill" w:cs="Brill"/>
          <w:color w:val="000000"/>
          <w:lang w:val="nl-BE"/>
        </w:rPr>
        <w:t>. https://stadsarchief.rotterdam.nl/apps/stadsarchief.nl/zoek-en-ontdek/themas/tuschinski/</w:t>
      </w:r>
    </w:p>
    <w:p w14:paraId="35077B20"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Dijkhuizen, H. (1925). </w:t>
      </w:r>
      <w:r w:rsidRPr="00BF26E0">
        <w:rPr>
          <w:rFonts w:ascii="Brill" w:eastAsia="Brill" w:hAnsi="Brill" w:cs="Brill"/>
          <w:i/>
          <w:color w:val="000000"/>
          <w:lang w:val="nl-BE"/>
        </w:rPr>
        <w:t>De Rotterdamsche roofholen en hun bevolking</w:t>
      </w:r>
      <w:r w:rsidRPr="00BF26E0">
        <w:rPr>
          <w:rFonts w:ascii="Brill" w:eastAsia="Brill" w:hAnsi="Brill" w:cs="Brill"/>
          <w:color w:val="000000"/>
          <w:lang w:val="nl-BE"/>
        </w:rPr>
        <w:t>. Rotterdam: Voorwaarts.</w:t>
      </w:r>
    </w:p>
    <w:p w14:paraId="35077B21"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lastRenderedPageBreak/>
        <w:t xml:space="preserve">Van Middelaar, L. (Ed.). (2002). </w:t>
      </w:r>
      <w:r w:rsidRPr="00BF26E0">
        <w:rPr>
          <w:rFonts w:ascii="Brill" w:eastAsia="Brill" w:hAnsi="Brill" w:cs="Brill"/>
          <w:i/>
          <w:color w:val="000000"/>
          <w:lang w:val="nl-BE"/>
        </w:rPr>
        <w:t>Utopie: Utopisch denken, doen en bouwen in de twintigste eeuw</w:t>
      </w:r>
      <w:r w:rsidRPr="00BF26E0">
        <w:rPr>
          <w:rFonts w:ascii="Brill" w:eastAsia="Brill" w:hAnsi="Brill" w:cs="Brill"/>
          <w:color w:val="000000"/>
          <w:lang w:val="nl-BE"/>
        </w:rPr>
        <w:t>. Zutphen: Walburg Pers.</w:t>
      </w:r>
    </w:p>
    <w:p w14:paraId="35077B22"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Rossum, H., &amp; Verhulst, J. (1981). </w:t>
      </w:r>
      <w:r w:rsidRPr="00BF26E0">
        <w:rPr>
          <w:rFonts w:ascii="Brill" w:eastAsia="Brill" w:hAnsi="Brill" w:cs="Brill"/>
          <w:i/>
          <w:color w:val="000000"/>
          <w:lang w:val="nl-BE"/>
        </w:rPr>
        <w:t>Feijenoord-Rotterdam: Projektgroep en bewoners</w:t>
      </w:r>
      <w:r w:rsidRPr="00BF26E0">
        <w:rPr>
          <w:rFonts w:ascii="Brill" w:eastAsia="Brill" w:hAnsi="Brill" w:cs="Brill"/>
          <w:color w:val="000000"/>
          <w:lang w:val="nl-BE"/>
        </w:rPr>
        <w:t>. Amsterdam: Stichting Wonen.</w:t>
      </w:r>
    </w:p>
    <w:p w14:paraId="35077B23"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Van Traa, C. (1956). De wederopbouw van Rotterdam. </w:t>
      </w:r>
      <w:r w:rsidRPr="00BF26E0">
        <w:rPr>
          <w:rFonts w:ascii="Brill" w:eastAsia="Brill" w:hAnsi="Brill" w:cs="Brill"/>
          <w:i/>
          <w:color w:val="000000"/>
          <w:lang w:val="nl-BE"/>
        </w:rPr>
        <w:t>Handelsoverzicht: Nederland - België - Luxemburg, 5</w:t>
      </w:r>
      <w:r w:rsidRPr="00BF26E0">
        <w:rPr>
          <w:rFonts w:ascii="Brill" w:eastAsia="Brill" w:hAnsi="Brill" w:cs="Brill"/>
          <w:color w:val="000000"/>
          <w:lang w:val="nl-BE"/>
        </w:rPr>
        <w:t>, 5-8. https://hdl.handle.net/21.12133/F2BF3E2B42684F0586278D7EB32F1E54</w:t>
      </w:r>
    </w:p>
    <w:p w14:paraId="35077B24"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Vigar, G., Graham, S., &amp; Healey, P. (2005). In Search of the City in Spatial Strategies: Past Legacies, Future Imaginings. </w:t>
      </w:r>
      <w:r w:rsidRPr="00BF26E0">
        <w:rPr>
          <w:rFonts w:ascii="Brill" w:eastAsia="Brill" w:hAnsi="Brill" w:cs="Brill"/>
          <w:i/>
          <w:color w:val="000000"/>
          <w:lang w:val="nl-BE"/>
        </w:rPr>
        <w:t>Urban Studies, 42</w:t>
      </w:r>
      <w:r w:rsidRPr="00BF26E0">
        <w:rPr>
          <w:rFonts w:ascii="Brill" w:eastAsia="Brill" w:hAnsi="Brill" w:cs="Brill"/>
          <w:color w:val="000000"/>
          <w:lang w:val="nl-BE"/>
        </w:rPr>
        <w:t>(8), 1391-1410.</w:t>
      </w:r>
    </w:p>
    <w:p w14:paraId="35077B25"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BF26E0">
        <w:rPr>
          <w:rFonts w:ascii="Brill" w:eastAsia="Brill" w:hAnsi="Brill" w:cs="Brill"/>
          <w:color w:val="000000"/>
          <w:lang w:val="nl-BE"/>
        </w:rPr>
        <w:t xml:space="preserve">Wagenaar, C. (1993). </w:t>
      </w:r>
      <w:r w:rsidRPr="00BF26E0">
        <w:rPr>
          <w:rFonts w:ascii="Brill" w:eastAsia="Brill" w:hAnsi="Brill" w:cs="Brill"/>
          <w:i/>
          <w:color w:val="000000"/>
          <w:lang w:val="nl-BE"/>
        </w:rPr>
        <w:t>Welvaartsstad in wording: De wederopbouw van Rotterdam 1940-1952</w:t>
      </w:r>
      <w:r w:rsidRPr="00BF26E0">
        <w:rPr>
          <w:rFonts w:ascii="Brill" w:eastAsia="Brill" w:hAnsi="Brill" w:cs="Brill"/>
          <w:color w:val="000000"/>
          <w:lang w:val="nl-BE"/>
        </w:rPr>
        <w:t>. Rotterdam: NAi Uitgevers.</w:t>
      </w:r>
    </w:p>
    <w:p w14:paraId="35077B26" w14:textId="61D937B4"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Werkman, G. (1965). De nieuwe Coolsingel: Van stadsvest tot boulevard. </w:t>
      </w:r>
      <w:r w:rsidRPr="00C66272">
        <w:rPr>
          <w:rFonts w:ascii="Brill" w:eastAsia="Brill" w:hAnsi="Brill" w:cs="Brill"/>
          <w:i/>
          <w:color w:val="000000"/>
        </w:rPr>
        <w:t xml:space="preserve">Bouw, </w:t>
      </w:r>
      <w:commentRangeStart w:id="3013"/>
      <w:r w:rsidRPr="00C66272">
        <w:rPr>
          <w:rFonts w:ascii="Brill" w:eastAsia="Brill" w:hAnsi="Brill" w:cs="Brill"/>
          <w:i/>
          <w:color w:val="000000"/>
        </w:rPr>
        <w:t>20</w:t>
      </w:r>
      <w:commentRangeEnd w:id="3013"/>
      <w:ins w:id="3014" w:author="Autor">
        <w:r w:rsidR="00CA0A88">
          <w:rPr>
            <w:rFonts w:ascii="Brill" w:eastAsia="Brill" w:hAnsi="Brill" w:cs="Brill"/>
            <w:iCs/>
            <w:color w:val="000000"/>
          </w:rPr>
          <w:t>(20)</w:t>
        </w:r>
      </w:ins>
      <w:r w:rsidR="00EC3408">
        <w:rPr>
          <w:rStyle w:val="Odwoaniedokomentarza"/>
          <w:lang w:val="en-AU"/>
        </w:rPr>
        <w:commentReference w:id="3013"/>
      </w:r>
      <w:r w:rsidRPr="00C66272">
        <w:rPr>
          <w:rFonts w:ascii="Brill" w:eastAsia="Brill" w:hAnsi="Brill" w:cs="Brill"/>
          <w:color w:val="000000"/>
        </w:rPr>
        <w:t>, 25-</w:t>
      </w:r>
      <w:ins w:id="3015" w:author="Autor">
        <w:r w:rsidR="00CA0A88">
          <w:rPr>
            <w:rFonts w:ascii="Brill" w:eastAsia="Brill" w:hAnsi="Brill" w:cs="Brill"/>
            <w:color w:val="000000"/>
          </w:rPr>
          <w:t>2</w:t>
        </w:r>
      </w:ins>
      <w:r w:rsidRPr="00C66272">
        <w:rPr>
          <w:rFonts w:ascii="Brill" w:eastAsia="Brill" w:hAnsi="Brill" w:cs="Brill"/>
          <w:color w:val="000000"/>
        </w:rPr>
        <w:t xml:space="preserve">7. </w:t>
      </w:r>
      <w:hyperlink r:id="rId27">
        <w:r w:rsidRPr="00C66272">
          <w:rPr>
            <w:rFonts w:ascii="Brill" w:eastAsia="Brill" w:hAnsi="Brill" w:cs="Brill"/>
            <w:color w:val="0563C1"/>
            <w:u w:val="single"/>
          </w:rPr>
          <w:t>https://hdl.handle.net/21.12133/66C2C3B40A9C46EBB8F759246B38DD84</w:t>
        </w:r>
      </w:hyperlink>
    </w:p>
    <w:p w14:paraId="35077B27" w14:textId="77777777" w:rsidR="00CB3FC9" w:rsidRPr="00C66272" w:rsidRDefault="00C55FA1" w:rsidP="00F62668">
      <w:pPr>
        <w:spacing w:line="360" w:lineRule="auto"/>
        <w:rPr>
          <w:rFonts w:ascii="Brill" w:eastAsia="Brill" w:hAnsi="Brill" w:cs="Brill"/>
          <w:color w:val="000000"/>
        </w:rPr>
      </w:pPr>
      <w:r w:rsidRPr="00C66272">
        <w:rPr>
          <w:rFonts w:ascii="Brill" w:hAnsi="Brill"/>
        </w:rPr>
        <w:br w:type="page"/>
      </w:r>
    </w:p>
    <w:p w14:paraId="35077B28" w14:textId="446D41A4" w:rsidR="00CB3FC9" w:rsidRPr="00C66272" w:rsidRDefault="00C55FA1">
      <w:pPr>
        <w:pBdr>
          <w:top w:val="nil"/>
          <w:left w:val="nil"/>
          <w:bottom w:val="nil"/>
          <w:right w:val="nil"/>
          <w:between w:val="nil"/>
        </w:pBdr>
        <w:rPr>
          <w:rFonts w:ascii="Brill" w:eastAsia="Brill" w:hAnsi="Brill" w:cs="Brill"/>
          <w:b/>
          <w:color w:val="000000"/>
          <w:sz w:val="28"/>
          <w:szCs w:val="28"/>
        </w:rPr>
      </w:pPr>
      <w:r w:rsidRPr="00C66272">
        <w:rPr>
          <w:rFonts w:ascii="Brill" w:eastAsia="Brill" w:hAnsi="Brill" w:cs="Brill"/>
          <w:b/>
          <w:color w:val="000000"/>
          <w:sz w:val="28"/>
          <w:szCs w:val="28"/>
        </w:rPr>
        <w:lastRenderedPageBreak/>
        <w:t xml:space="preserve">Chapter 6. Removing Liverpool and adding Quanzhou as World Heritage </w:t>
      </w:r>
      <w:r w:rsidR="00F62668">
        <w:rPr>
          <w:rFonts w:ascii="Brill" w:eastAsia="Brill" w:hAnsi="Brill" w:cs="Brill"/>
          <w:b/>
          <w:color w:val="000000"/>
          <w:sz w:val="28"/>
          <w:szCs w:val="28"/>
        </w:rPr>
        <w:t>Property</w:t>
      </w:r>
      <w:r w:rsidRPr="00C66272">
        <w:rPr>
          <w:rFonts w:ascii="Brill" w:eastAsia="Brill" w:hAnsi="Brill" w:cs="Brill"/>
          <w:b/>
          <w:color w:val="000000"/>
          <w:sz w:val="28"/>
          <w:szCs w:val="28"/>
        </w:rPr>
        <w:t xml:space="preserve"> – what can we learn? </w:t>
      </w:r>
    </w:p>
    <w:p w14:paraId="35077B29" w14:textId="77777777" w:rsidR="00CB3FC9" w:rsidRPr="00C66272" w:rsidRDefault="00CB3FC9">
      <w:pPr>
        <w:pBdr>
          <w:top w:val="nil"/>
          <w:left w:val="nil"/>
          <w:bottom w:val="nil"/>
          <w:right w:val="nil"/>
          <w:between w:val="nil"/>
        </w:pBdr>
        <w:rPr>
          <w:rFonts w:ascii="Brill" w:eastAsia="Brill" w:hAnsi="Brill" w:cs="Brill"/>
          <w:b/>
          <w:color w:val="000000"/>
          <w:sz w:val="28"/>
          <w:szCs w:val="28"/>
        </w:rPr>
      </w:pPr>
    </w:p>
    <w:p w14:paraId="35077B2A" w14:textId="77777777" w:rsidR="00CB3FC9" w:rsidRPr="00C66272" w:rsidRDefault="00C55FA1">
      <w:pPr>
        <w:rPr>
          <w:rFonts w:ascii="Brill" w:eastAsia="Brill" w:hAnsi="Brill" w:cs="Brill"/>
          <w:i/>
        </w:rPr>
      </w:pPr>
      <w:r w:rsidRPr="00C66272">
        <w:rPr>
          <w:rFonts w:ascii="Brill" w:eastAsia="Brill" w:hAnsi="Brill" w:cs="Brill"/>
          <w:i/>
        </w:rPr>
        <w:t>Tianchen Dai</w:t>
      </w:r>
    </w:p>
    <w:p w14:paraId="35077B2B" w14:textId="4A25AD2A" w:rsidR="00CB3FC9" w:rsidRPr="00C66272" w:rsidRDefault="00C55FA1">
      <w:pPr>
        <w:rPr>
          <w:rFonts w:ascii="Brill" w:eastAsia="Brill" w:hAnsi="Brill" w:cs="Brill"/>
        </w:rPr>
      </w:pPr>
      <w:r w:rsidRPr="00C66272">
        <w:rPr>
          <w:rFonts w:ascii="Brill" w:eastAsia="Brill" w:hAnsi="Brill" w:cs="Brill"/>
        </w:rPr>
        <w:t>(</w:t>
      </w:r>
      <w:r w:rsidR="00F62668">
        <w:rPr>
          <w:rFonts w:ascii="Brill" w:eastAsia="Brill" w:hAnsi="Brill" w:cs="Brill"/>
        </w:rPr>
        <w:t>Delft University of Technology</w:t>
      </w:r>
      <w:r w:rsidRPr="00C66272">
        <w:rPr>
          <w:rFonts w:ascii="Brill" w:eastAsia="Brill" w:hAnsi="Brill" w:cs="Brill"/>
        </w:rPr>
        <w:t>)</w:t>
      </w:r>
    </w:p>
    <w:p w14:paraId="35077B2C" w14:textId="77777777" w:rsidR="00CB3FC9" w:rsidRPr="00C66272" w:rsidRDefault="00CB3FC9">
      <w:pPr>
        <w:rPr>
          <w:rFonts w:ascii="Brill" w:eastAsia="Brill" w:hAnsi="Brill" w:cs="Brill"/>
          <w:i/>
        </w:rPr>
      </w:pPr>
    </w:p>
    <w:p w14:paraId="35077B2D" w14:textId="77777777" w:rsidR="00CB3FC9" w:rsidRPr="00C66272" w:rsidRDefault="00C55FA1">
      <w:pPr>
        <w:rPr>
          <w:rFonts w:ascii="Brill" w:eastAsia="Brill" w:hAnsi="Brill" w:cs="Brill"/>
          <w:i/>
        </w:rPr>
      </w:pPr>
      <w:r w:rsidRPr="00C66272">
        <w:rPr>
          <w:rFonts w:ascii="Brill" w:eastAsia="Brill" w:hAnsi="Brill" w:cs="Brill"/>
          <w:i/>
        </w:rPr>
        <w:t xml:space="preserve"> Carola Hein</w:t>
      </w:r>
    </w:p>
    <w:p w14:paraId="3FAA0047" w14:textId="77777777" w:rsidR="00F62668" w:rsidRPr="00C66272" w:rsidRDefault="00F62668" w:rsidP="00F62668">
      <w:pPr>
        <w:rPr>
          <w:rFonts w:ascii="Brill" w:eastAsia="Brill" w:hAnsi="Brill" w:cs="Brill"/>
        </w:rPr>
      </w:pPr>
      <w:r w:rsidRPr="00C66272">
        <w:rPr>
          <w:rFonts w:ascii="Brill" w:eastAsia="Brill" w:hAnsi="Brill" w:cs="Brill"/>
        </w:rPr>
        <w:t>(</w:t>
      </w:r>
      <w:r>
        <w:rPr>
          <w:rFonts w:ascii="Brill" w:eastAsia="Brill" w:hAnsi="Brill" w:cs="Brill"/>
        </w:rPr>
        <w:t>Delft University of Technology</w:t>
      </w:r>
      <w:r w:rsidRPr="00C66272">
        <w:rPr>
          <w:rFonts w:ascii="Brill" w:eastAsia="Brill" w:hAnsi="Brill" w:cs="Brill"/>
        </w:rPr>
        <w:t>)</w:t>
      </w:r>
    </w:p>
    <w:p w14:paraId="35077B2F" w14:textId="77777777" w:rsidR="00CB3FC9" w:rsidRPr="00C66272" w:rsidRDefault="00CB3FC9">
      <w:pPr>
        <w:rPr>
          <w:rFonts w:ascii="Brill" w:eastAsia="Brill" w:hAnsi="Brill" w:cs="Brill"/>
        </w:rPr>
      </w:pPr>
    </w:p>
    <w:p w14:paraId="35077B30" w14:textId="77777777" w:rsidR="00CB3FC9" w:rsidRPr="00C66272" w:rsidRDefault="00C55FA1">
      <w:pPr>
        <w:pStyle w:val="Nagwek1"/>
        <w:spacing w:after="0"/>
        <w:rPr>
          <w:rFonts w:ascii="Brill" w:eastAsia="Brill" w:hAnsi="Brill" w:cs="Brill"/>
        </w:rPr>
      </w:pPr>
      <w:r w:rsidRPr="00C66272">
        <w:rPr>
          <w:rFonts w:ascii="Brill" w:eastAsia="Brill" w:hAnsi="Brill" w:cs="Brill"/>
        </w:rPr>
        <w:t>Introduction</w:t>
      </w:r>
    </w:p>
    <w:p w14:paraId="35077B31" w14:textId="6969459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July 2021, a pivotal moment unfolded in the realm of </w:t>
      </w:r>
      <w:r w:rsidR="00F62668">
        <w:rPr>
          <w:rFonts w:ascii="Brill" w:eastAsia="Brill" w:hAnsi="Brill" w:cs="Brill"/>
        </w:rPr>
        <w:t>W</w:t>
      </w:r>
      <w:r w:rsidRPr="00C66272">
        <w:rPr>
          <w:rFonts w:ascii="Brill" w:eastAsia="Brill" w:hAnsi="Brill" w:cs="Brill"/>
        </w:rPr>
        <w:t xml:space="preserve">orld </w:t>
      </w:r>
      <w:r w:rsidR="00F62668">
        <w:rPr>
          <w:rFonts w:ascii="Brill" w:eastAsia="Brill" w:hAnsi="Brill" w:cs="Brill"/>
        </w:rPr>
        <w:t>H</w:t>
      </w:r>
      <w:r w:rsidRPr="00C66272">
        <w:rPr>
          <w:rFonts w:ascii="Brill" w:eastAsia="Brill" w:hAnsi="Brill" w:cs="Brill"/>
        </w:rPr>
        <w:t>eritage as the 44th session of the World Heritage Committee convened in Fuzhou, China. This gathering marked both the loss and acquisition of a heritage site intricately tied to a port city. The decision to expunge Liverpool's "Maritime Mercantile City" from UNESCO's World Heritage List and concurrently enshrine Quanzhou's "Emporium of the World in Song-Yuan China" underscored the dynamic challenges and opportunities confronting port-city heritage sites today. These challenges revolve around the delicate equilibrium required to navigate maritime heritage conservation amidst the multifaceted developments shaping ports and cities (</w:t>
      </w:r>
      <w:r w:rsidRPr="00414A9C">
        <w:rPr>
          <w:rFonts w:ascii="Brill" w:eastAsia="Brill" w:hAnsi="Brill" w:cs="Brill"/>
        </w:rPr>
        <w:t>Dai &amp; Hein, 2021</w:t>
      </w:r>
      <w:r w:rsidRPr="00C66272">
        <w:rPr>
          <w:rFonts w:ascii="Brill" w:eastAsia="Brill" w:hAnsi="Brill" w:cs="Brill"/>
        </w:rPr>
        <w:t>). </w:t>
      </w:r>
    </w:p>
    <w:p w14:paraId="35077B32" w14:textId="5BE1659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Port-city spaces, conceived for transshipment, storage, and </w:t>
      </w:r>
      <w:del w:id="3016" w:author="Autor">
        <w:r w:rsidRPr="00C66272" w:rsidDel="00B1217F">
          <w:rPr>
            <w:rFonts w:ascii="Brill" w:eastAsia="Brill" w:hAnsi="Brill" w:cs="Brill"/>
          </w:rPr>
          <w:delText>labor</w:delText>
        </w:r>
      </w:del>
      <w:ins w:id="3017" w:author="Autor">
        <w:r w:rsidR="00B1217F" w:rsidRPr="00C66272">
          <w:rPr>
            <w:rFonts w:ascii="Brill" w:eastAsia="Brill" w:hAnsi="Brill" w:cs="Brill"/>
          </w:rPr>
          <w:t>labour</w:t>
        </w:r>
      </w:ins>
      <w:r w:rsidRPr="00C66272">
        <w:rPr>
          <w:rFonts w:ascii="Brill" w:eastAsia="Brill" w:hAnsi="Brill" w:cs="Brill"/>
        </w:rPr>
        <w:t>, grapple with the complexities of revitalisation in the contemporary landscape. Given their distinct scale and function, breathing new life into these spaces presents formidable challenges. This prompts an inquiry into how port city communities can innovatively repurpose historical structures, leverage maritime culture, and uphold the identity of port cities</w:t>
      </w:r>
      <w:r w:rsidR="00F62668">
        <w:rPr>
          <w:rFonts w:ascii="Brill" w:eastAsia="Brill" w:hAnsi="Brill" w:cs="Brill"/>
        </w:rPr>
        <w:t xml:space="preserve"> </w:t>
      </w:r>
      <w:r w:rsidRPr="00C66272">
        <w:rPr>
          <w:rFonts w:ascii="Brill" w:eastAsia="Brill" w:hAnsi="Brill" w:cs="Brill"/>
        </w:rPr>
        <w:t>—</w:t>
      </w:r>
      <w:r w:rsidR="00F62668">
        <w:rPr>
          <w:rFonts w:ascii="Brill" w:eastAsia="Brill" w:hAnsi="Brill" w:cs="Brill"/>
        </w:rPr>
        <w:t xml:space="preserve"> </w:t>
      </w:r>
      <w:r w:rsidRPr="00C66272">
        <w:rPr>
          <w:rFonts w:ascii="Brill" w:eastAsia="Brill" w:hAnsi="Brill" w:cs="Brill"/>
        </w:rPr>
        <w:t xml:space="preserve">all while fostering sustainable regional development. </w:t>
      </w:r>
    </w:p>
    <w:p w14:paraId="35077B33" w14:textId="17394E9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This chapter delves into the intricacies of the (re)development of historic port areas, with Liverpool and Quanzhou (</w:t>
      </w:r>
      <w:proofErr w:type="spellStart"/>
      <w:r w:rsidRPr="00C66272">
        <w:rPr>
          <w:rFonts w:ascii="MS Gothic" w:eastAsia="MS Gothic" w:hAnsi="MS Gothic" w:cs="MS Gothic" w:hint="eastAsia"/>
        </w:rPr>
        <w:t>泉州</w:t>
      </w:r>
      <w:proofErr w:type="spellEnd"/>
      <w:r w:rsidRPr="00C66272">
        <w:rPr>
          <w:rFonts w:ascii="Brill" w:eastAsia="Brill" w:hAnsi="Brill" w:cs="Brill"/>
        </w:rPr>
        <w:t xml:space="preserve">) serving as emblematic cases employing distinct strategies within expansive urban and regional contexts. Drawing upon digital archives, publications by local governments and the UNESCO World Heritage </w:t>
      </w:r>
      <w:r w:rsidR="00F62668">
        <w:rPr>
          <w:rFonts w:ascii="Brill" w:eastAsia="Brill" w:hAnsi="Brill" w:cs="Brill"/>
        </w:rPr>
        <w:t>Centre</w:t>
      </w:r>
      <w:r w:rsidRPr="00C66272">
        <w:rPr>
          <w:rFonts w:ascii="Brill" w:eastAsia="Brill" w:hAnsi="Brill" w:cs="Brill"/>
        </w:rPr>
        <w:t>, as well as news reports, our exploration focuses on unrave</w:t>
      </w:r>
      <w:r w:rsidR="00F62668">
        <w:rPr>
          <w:rFonts w:ascii="Brill" w:eastAsia="Brill" w:hAnsi="Brill" w:cs="Brill"/>
        </w:rPr>
        <w:t>l</w:t>
      </w:r>
      <w:r w:rsidRPr="00C66272">
        <w:rPr>
          <w:rFonts w:ascii="Brill" w:eastAsia="Brill" w:hAnsi="Brill" w:cs="Brill"/>
        </w:rPr>
        <w:t xml:space="preserve">ling the developmental trajectories of these two historic port cities. The central objective is to elucidate the primary reasons behind their inclusion and exclusion from the prestigious roster of World Heritage </w:t>
      </w:r>
      <w:r w:rsidR="00F62668">
        <w:rPr>
          <w:rFonts w:ascii="Brill" w:eastAsia="Brill" w:hAnsi="Brill" w:cs="Brill"/>
        </w:rPr>
        <w:t>properties</w:t>
      </w:r>
      <w:r w:rsidRPr="00C66272">
        <w:rPr>
          <w:rFonts w:ascii="Brill" w:eastAsia="Brill" w:hAnsi="Brill" w:cs="Brill"/>
        </w:rPr>
        <w:t xml:space="preserve">. Specifically, the following questions guide our investigation: 1) How did maritime and urban development intricately intertwine in the narratives of Liverpool and Quanzhou? 2) What were the decisive </w:t>
      </w:r>
      <w:r w:rsidRPr="00C66272">
        <w:rPr>
          <w:rFonts w:ascii="Brill" w:eastAsia="Brill" w:hAnsi="Brill" w:cs="Brill"/>
        </w:rPr>
        <w:lastRenderedPageBreak/>
        <w:t>factors and forces propelling the regeneration of these two port cities? 3) How do the urban planning strategies of Liverpool and Quanzhou differ? 4) What insights can be gained from these cases to inform the future development of historic port cities?</w:t>
      </w:r>
    </w:p>
    <w:p w14:paraId="35077B34" w14:textId="77777777" w:rsidR="00CB3FC9" w:rsidRPr="00C66272" w:rsidRDefault="00CB3FC9">
      <w:pPr>
        <w:ind w:firstLine="360"/>
        <w:jc w:val="both"/>
        <w:rPr>
          <w:rFonts w:ascii="Brill" w:hAnsi="Brill"/>
        </w:rPr>
      </w:pPr>
    </w:p>
    <w:p w14:paraId="35077B35" w14:textId="77777777" w:rsidR="00CB3FC9" w:rsidRPr="00C66272" w:rsidRDefault="00C55FA1">
      <w:pPr>
        <w:pStyle w:val="Nagwek1"/>
        <w:rPr>
          <w:rFonts w:ascii="Brill" w:eastAsia="Brill" w:hAnsi="Brill" w:cs="Brill"/>
        </w:rPr>
      </w:pPr>
      <w:r w:rsidRPr="00C66272">
        <w:rPr>
          <w:rFonts w:ascii="Brill" w:eastAsia="Brill" w:hAnsi="Brill" w:cs="Brill"/>
        </w:rPr>
        <w:t>The development of two ports and its impact on the urbanization of two cities</w:t>
      </w:r>
    </w:p>
    <w:p w14:paraId="35077B36"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two port cities share an intimate connection to the sea and maritime trade, yet diverge significantly in terms of size, population, general domestic production, historical roles in maritime history, urban renewal goals, industrial development, and spatial evolution. Table 1 offers a comparative analysis of these dimensions, providing a concise overview of the shared attributes and distinctions between the two cities. </w:t>
      </w:r>
    </w:p>
    <w:p w14:paraId="35077B37" w14:textId="1408943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Upon closer examination, it becomes apparent that the historical zeniths of both cities were intricately tied to the prosperity of maritime industries. However, following the decline of their historical docklands, the subsequent industrial development diverged, with both cities shifting away from a singular focus on port industries. Notably, the spatial development trajectories of the two cities</w:t>
      </w:r>
      <w:r w:rsidR="001A1E0C">
        <w:rPr>
          <w:rFonts w:ascii="Brill" w:eastAsia="Brill" w:hAnsi="Brill" w:cs="Brill"/>
        </w:rPr>
        <w:t xml:space="preserve"> </w:t>
      </w:r>
      <w:r w:rsidRPr="00C66272">
        <w:rPr>
          <w:rFonts w:ascii="Brill" w:eastAsia="Brill" w:hAnsi="Brill" w:cs="Brill"/>
        </w:rPr>
        <w:t>took distinct paths.</w:t>
      </w:r>
    </w:p>
    <w:p w14:paraId="35077B38" w14:textId="4AE96EC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This brief comparative analysis sets the stage for a more in-depth exploration of the historical, industrial, and spatial dynamics that have shaped the developmental trajectories of these two port cities. By unrave</w:t>
      </w:r>
      <w:r w:rsidR="00F62668">
        <w:rPr>
          <w:rFonts w:ascii="Brill" w:eastAsia="Brill" w:hAnsi="Brill" w:cs="Brill"/>
        </w:rPr>
        <w:t>l</w:t>
      </w:r>
      <w:r w:rsidRPr="00C66272">
        <w:rPr>
          <w:rFonts w:ascii="Brill" w:eastAsia="Brill" w:hAnsi="Brill" w:cs="Brill"/>
        </w:rPr>
        <w:t>ling the intricacies of their shared</w:t>
      </w:r>
      <w:r w:rsidR="00466F60" w:rsidRPr="00C66272">
        <w:rPr>
          <w:rFonts w:ascii="Brill" w:eastAsia="Brill" w:hAnsi="Brill" w:cs="Brill"/>
        </w:rPr>
        <w:t xml:space="preserve"> and</w:t>
      </w:r>
      <w:r w:rsidRPr="00C66272">
        <w:rPr>
          <w:rFonts w:ascii="Brill" w:eastAsia="Brill" w:hAnsi="Brill" w:cs="Brill"/>
        </w:rPr>
        <w:t xml:space="preserve"> </w:t>
      </w:r>
      <w:r w:rsidR="00466F60" w:rsidRPr="00C66272">
        <w:rPr>
          <w:rFonts w:ascii="Brill" w:eastAsia="Brill" w:hAnsi="Brill" w:cs="Brill"/>
        </w:rPr>
        <w:t xml:space="preserve">divergent </w:t>
      </w:r>
      <w:r w:rsidRPr="00C66272">
        <w:rPr>
          <w:rFonts w:ascii="Brill" w:eastAsia="Brill" w:hAnsi="Brill" w:cs="Brill"/>
        </w:rPr>
        <w:t>histories, we gain valuable insights into the multifaceted dimensions that define the contemporary challenges and opportunities faced by port cities in their quest for sustainable development.</w:t>
      </w:r>
    </w:p>
    <w:p w14:paraId="35077B39" w14:textId="77777777" w:rsidR="00CB3FC9" w:rsidRPr="00C66272" w:rsidRDefault="00CB3FC9">
      <w:pPr>
        <w:rPr>
          <w:rFonts w:ascii="Brill" w:hAnsi="Brill"/>
        </w:rPr>
      </w:pPr>
    </w:p>
    <w:p w14:paraId="35077B3A" w14:textId="77777777" w:rsidR="00CB3FC9" w:rsidRPr="00C66272" w:rsidRDefault="00C55FA1">
      <w:pPr>
        <w:rPr>
          <w:rFonts w:ascii="Brill" w:eastAsia="Brill" w:hAnsi="Brill" w:cs="Brill"/>
        </w:rPr>
      </w:pPr>
      <w:r w:rsidRPr="00C66272">
        <w:rPr>
          <w:rFonts w:ascii="Brill" w:eastAsia="Brill" w:hAnsi="Brill" w:cs="Brill"/>
        </w:rPr>
        <w:t>Table 1. Comparison between the port city of Quanzhou and Liverpool</w:t>
      </w:r>
    </w:p>
    <w:tbl>
      <w:tblPr>
        <w:tblStyle w:val="a0"/>
        <w:tblW w:w="88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2"/>
        <w:gridCol w:w="3381"/>
        <w:gridCol w:w="3723"/>
      </w:tblGrid>
      <w:tr w:rsidR="00CB3FC9" w:rsidRPr="00C66272" w14:paraId="35077B3F" w14:textId="77777777" w:rsidTr="00F62668">
        <w:trPr>
          <w:trHeight w:val="634"/>
        </w:trPr>
        <w:tc>
          <w:tcPr>
            <w:tcW w:w="1722" w:type="dxa"/>
            <w:vAlign w:val="center"/>
          </w:tcPr>
          <w:p w14:paraId="35077B3B" w14:textId="4AE87CEC" w:rsidR="00CB3FC9" w:rsidRPr="00C66272" w:rsidRDefault="001A1E0C">
            <w:pPr>
              <w:rPr>
                <w:rFonts w:ascii="Brill" w:eastAsia="Brill" w:hAnsi="Brill" w:cs="Brill"/>
                <w:b/>
                <w:sz w:val="20"/>
                <w:szCs w:val="20"/>
              </w:rPr>
            </w:pPr>
            <w:r>
              <w:rPr>
                <w:rFonts w:ascii="Brill" w:eastAsia="Brill" w:hAnsi="Brill" w:cs="Brill"/>
                <w:b/>
                <w:sz w:val="20"/>
                <w:szCs w:val="20"/>
              </w:rPr>
              <w:t xml:space="preserve">     </w:t>
            </w:r>
            <w:r w:rsidR="00C55FA1" w:rsidRPr="00C66272">
              <w:rPr>
                <w:rFonts w:ascii="Brill" w:eastAsia="Brill" w:hAnsi="Brill" w:cs="Brill"/>
                <w:b/>
                <w:sz w:val="20"/>
                <w:szCs w:val="20"/>
              </w:rPr>
              <w:t xml:space="preserve">City </w:t>
            </w:r>
          </w:p>
          <w:p w14:paraId="35077B3C"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Profile</w:t>
            </w:r>
          </w:p>
        </w:tc>
        <w:tc>
          <w:tcPr>
            <w:tcW w:w="3381" w:type="dxa"/>
            <w:vAlign w:val="center"/>
          </w:tcPr>
          <w:p w14:paraId="35077B3D"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Liverpool</w:t>
            </w:r>
          </w:p>
        </w:tc>
        <w:tc>
          <w:tcPr>
            <w:tcW w:w="3723" w:type="dxa"/>
            <w:vAlign w:val="center"/>
          </w:tcPr>
          <w:p w14:paraId="35077B3E"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Quanzhou</w:t>
            </w:r>
          </w:p>
        </w:tc>
      </w:tr>
      <w:tr w:rsidR="00CB3FC9" w:rsidRPr="00C66272" w14:paraId="35077B43" w14:textId="77777777" w:rsidTr="00F62668">
        <w:tc>
          <w:tcPr>
            <w:tcW w:w="1722" w:type="dxa"/>
            <w:vAlign w:val="center"/>
          </w:tcPr>
          <w:p w14:paraId="35077B40"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Location</w:t>
            </w:r>
          </w:p>
        </w:tc>
        <w:tc>
          <w:tcPr>
            <w:tcW w:w="3381" w:type="dxa"/>
            <w:vAlign w:val="center"/>
          </w:tcPr>
          <w:p w14:paraId="35077B41"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North West England, UK</w:t>
            </w:r>
          </w:p>
        </w:tc>
        <w:tc>
          <w:tcPr>
            <w:tcW w:w="3723" w:type="dxa"/>
            <w:vAlign w:val="center"/>
          </w:tcPr>
          <w:p w14:paraId="35077B42"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South East Fujian, China</w:t>
            </w:r>
          </w:p>
        </w:tc>
      </w:tr>
      <w:tr w:rsidR="00CB3FC9" w:rsidRPr="00C66272" w14:paraId="35077B47" w14:textId="77777777" w:rsidTr="00F62668">
        <w:tc>
          <w:tcPr>
            <w:tcW w:w="1722" w:type="dxa"/>
            <w:vAlign w:val="center"/>
          </w:tcPr>
          <w:p w14:paraId="35077B44"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Area of the city</w:t>
            </w:r>
          </w:p>
        </w:tc>
        <w:tc>
          <w:tcPr>
            <w:tcW w:w="3381" w:type="dxa"/>
            <w:vAlign w:val="center"/>
          </w:tcPr>
          <w:p w14:paraId="35077B45"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111.84 km</w:t>
            </w:r>
            <w:r w:rsidRPr="00C66272">
              <w:rPr>
                <w:rFonts w:ascii="Brill" w:eastAsia="Brill" w:hAnsi="Brill" w:cs="Brill"/>
                <w:sz w:val="20"/>
                <w:szCs w:val="20"/>
                <w:vertAlign w:val="superscript"/>
              </w:rPr>
              <w:t>2</w:t>
            </w:r>
          </w:p>
        </w:tc>
        <w:tc>
          <w:tcPr>
            <w:tcW w:w="3723" w:type="dxa"/>
            <w:vAlign w:val="center"/>
          </w:tcPr>
          <w:p w14:paraId="35077B46"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11015 km</w:t>
            </w:r>
            <w:r w:rsidRPr="00C66272">
              <w:rPr>
                <w:rFonts w:ascii="Brill" w:eastAsia="Brill" w:hAnsi="Brill" w:cs="Brill"/>
                <w:sz w:val="20"/>
                <w:szCs w:val="20"/>
                <w:vertAlign w:val="superscript"/>
              </w:rPr>
              <w:t>2</w:t>
            </w:r>
          </w:p>
        </w:tc>
      </w:tr>
      <w:tr w:rsidR="00CB3FC9" w:rsidRPr="00C66272" w14:paraId="35077B4B" w14:textId="77777777" w:rsidTr="00F62668">
        <w:trPr>
          <w:trHeight w:val="416"/>
        </w:trPr>
        <w:tc>
          <w:tcPr>
            <w:tcW w:w="1722" w:type="dxa"/>
            <w:vAlign w:val="center"/>
          </w:tcPr>
          <w:p w14:paraId="35077B48"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Population of the city in 2021</w:t>
            </w:r>
          </w:p>
        </w:tc>
        <w:tc>
          <w:tcPr>
            <w:tcW w:w="3381" w:type="dxa"/>
            <w:vAlign w:val="center"/>
          </w:tcPr>
          <w:p w14:paraId="35077B49"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486,100</w:t>
            </w:r>
          </w:p>
        </w:tc>
        <w:tc>
          <w:tcPr>
            <w:tcW w:w="3723" w:type="dxa"/>
            <w:vAlign w:val="center"/>
          </w:tcPr>
          <w:p w14:paraId="35077B4A"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8,782,300</w:t>
            </w:r>
          </w:p>
        </w:tc>
      </w:tr>
      <w:tr w:rsidR="00CB3FC9" w:rsidRPr="00C66272" w14:paraId="35077B4F" w14:textId="77777777" w:rsidTr="00F62668">
        <w:tc>
          <w:tcPr>
            <w:tcW w:w="1722" w:type="dxa"/>
            <w:vAlign w:val="center"/>
          </w:tcPr>
          <w:p w14:paraId="35077B4C"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GDP in 2021</w:t>
            </w:r>
          </w:p>
        </w:tc>
        <w:tc>
          <w:tcPr>
            <w:tcW w:w="3381" w:type="dxa"/>
            <w:vAlign w:val="center"/>
          </w:tcPr>
          <w:p w14:paraId="35077B4D"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12965 million dollars</w:t>
            </w:r>
          </w:p>
        </w:tc>
        <w:tc>
          <w:tcPr>
            <w:tcW w:w="3723" w:type="dxa"/>
            <w:vAlign w:val="center"/>
          </w:tcPr>
          <w:p w14:paraId="35077B4E"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159029 million dollars</w:t>
            </w:r>
          </w:p>
        </w:tc>
      </w:tr>
      <w:tr w:rsidR="00CB3FC9" w:rsidRPr="00C66272" w14:paraId="35077B53" w14:textId="77777777" w:rsidTr="00F62668">
        <w:trPr>
          <w:trHeight w:val="1284"/>
        </w:trPr>
        <w:tc>
          <w:tcPr>
            <w:tcW w:w="1722" w:type="dxa"/>
            <w:vAlign w:val="center"/>
          </w:tcPr>
          <w:p w14:paraId="35077B50"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Historical origin</w:t>
            </w:r>
          </w:p>
        </w:tc>
        <w:tc>
          <w:tcPr>
            <w:tcW w:w="3381" w:type="dxa"/>
            <w:vAlign w:val="center"/>
          </w:tcPr>
          <w:p w14:paraId="35077B51"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King John's letters patent of 1207 announced the establishment of the borough of Liverpool</w:t>
            </w:r>
          </w:p>
        </w:tc>
        <w:tc>
          <w:tcPr>
            <w:tcW w:w="3723" w:type="dxa"/>
            <w:vAlign w:val="center"/>
          </w:tcPr>
          <w:p w14:paraId="35077B52" w14:textId="5A125FA4"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In the third year of </w:t>
            </w:r>
            <w:proofErr w:type="spellStart"/>
            <w:r w:rsidRPr="00C66272">
              <w:rPr>
                <w:rFonts w:ascii="Brill" w:eastAsia="Brill" w:hAnsi="Brill" w:cs="Brill"/>
                <w:sz w:val="20"/>
                <w:szCs w:val="20"/>
              </w:rPr>
              <w:t>Yong'an</w:t>
            </w:r>
            <w:proofErr w:type="spellEnd"/>
            <w:r w:rsidRPr="00C66272">
              <w:rPr>
                <w:rFonts w:ascii="Brill" w:eastAsia="Brill" w:hAnsi="Brill" w:cs="Brill"/>
                <w:sz w:val="20"/>
                <w:szCs w:val="20"/>
              </w:rPr>
              <w:t xml:space="preserve"> in the State of Wu during the Three Kingdoms Period (</w:t>
            </w:r>
            <w:commentRangeStart w:id="3018"/>
            <w:r w:rsidRPr="00C66272">
              <w:rPr>
                <w:rFonts w:ascii="Brill" w:eastAsia="Brill" w:hAnsi="Brill" w:cs="Brill"/>
                <w:sz w:val="20"/>
                <w:szCs w:val="20"/>
              </w:rPr>
              <w:t>260</w:t>
            </w:r>
            <w:commentRangeEnd w:id="3018"/>
            <w:r w:rsidR="00697417">
              <w:rPr>
                <w:rStyle w:val="Odwoaniedokomentarza"/>
                <w:lang w:val="en-AU"/>
              </w:rPr>
              <w:commentReference w:id="3018"/>
            </w:r>
            <w:ins w:id="3019" w:author="Autor">
              <w:r w:rsidR="00CA0A88">
                <w:rPr>
                  <w:rFonts w:ascii="Brill" w:eastAsia="Brill" w:hAnsi="Brill" w:cs="Brill"/>
                  <w:sz w:val="20"/>
                  <w:szCs w:val="20"/>
                </w:rPr>
                <w:t xml:space="preserve"> AD</w:t>
              </w:r>
            </w:ins>
            <w:r w:rsidRPr="00C66272">
              <w:rPr>
                <w:rFonts w:ascii="Brill" w:eastAsia="Brill" w:hAnsi="Brill" w:cs="Brill"/>
                <w:sz w:val="20"/>
                <w:szCs w:val="20"/>
              </w:rPr>
              <w:t xml:space="preserve">), </w:t>
            </w:r>
            <w:proofErr w:type="spellStart"/>
            <w:r w:rsidRPr="00C66272">
              <w:rPr>
                <w:rFonts w:ascii="Brill" w:eastAsia="Brill" w:hAnsi="Brill" w:cs="Brill"/>
                <w:sz w:val="20"/>
                <w:szCs w:val="20"/>
              </w:rPr>
              <w:t>Dong'an</w:t>
            </w:r>
            <w:proofErr w:type="spellEnd"/>
            <w:r w:rsidRPr="00C66272">
              <w:rPr>
                <w:rFonts w:ascii="Brill" w:eastAsia="Brill" w:hAnsi="Brill" w:cs="Brill"/>
                <w:sz w:val="20"/>
                <w:szCs w:val="20"/>
              </w:rPr>
              <w:t xml:space="preserve"> County (now part of </w:t>
            </w:r>
            <w:proofErr w:type="spellStart"/>
            <w:r w:rsidRPr="00C66272">
              <w:rPr>
                <w:rFonts w:ascii="Brill" w:eastAsia="Brill" w:hAnsi="Brill" w:cs="Brill"/>
                <w:sz w:val="20"/>
                <w:szCs w:val="20"/>
              </w:rPr>
              <w:t>Nan'an</w:t>
            </w:r>
            <w:proofErr w:type="spellEnd"/>
            <w:r w:rsidRPr="00C66272">
              <w:rPr>
                <w:rFonts w:ascii="Brill" w:eastAsia="Brill" w:hAnsi="Brill" w:cs="Brill"/>
                <w:sz w:val="20"/>
                <w:szCs w:val="20"/>
              </w:rPr>
              <w:t xml:space="preserve"> city, Quanzhou) was established.</w:t>
            </w:r>
          </w:p>
        </w:tc>
      </w:tr>
      <w:tr w:rsidR="00CB3FC9" w:rsidRPr="00C66272" w14:paraId="35077B57" w14:textId="77777777" w:rsidTr="00F62668">
        <w:tc>
          <w:tcPr>
            <w:tcW w:w="1722" w:type="dxa"/>
            <w:vAlign w:val="center"/>
          </w:tcPr>
          <w:p w14:paraId="35077B54"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Historical Status</w:t>
            </w:r>
          </w:p>
        </w:tc>
        <w:tc>
          <w:tcPr>
            <w:tcW w:w="3381" w:type="dxa"/>
            <w:vAlign w:val="center"/>
          </w:tcPr>
          <w:p w14:paraId="35077B55"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An important port city along the River Mersey</w:t>
            </w:r>
          </w:p>
        </w:tc>
        <w:tc>
          <w:tcPr>
            <w:tcW w:w="3723" w:type="dxa"/>
            <w:vAlign w:val="center"/>
          </w:tcPr>
          <w:p w14:paraId="35077B56"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An important node of the ancient "Maritime Silk Road" and the "First seaport of the East".</w:t>
            </w:r>
          </w:p>
        </w:tc>
      </w:tr>
      <w:tr w:rsidR="00CB3FC9" w:rsidRPr="00C66272" w14:paraId="35077B5B" w14:textId="77777777" w:rsidTr="00F62668">
        <w:tc>
          <w:tcPr>
            <w:tcW w:w="1722" w:type="dxa"/>
            <w:vAlign w:val="center"/>
          </w:tcPr>
          <w:p w14:paraId="35077B58"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Urban renewal goals</w:t>
            </w:r>
          </w:p>
        </w:tc>
        <w:tc>
          <w:tcPr>
            <w:tcW w:w="3381" w:type="dxa"/>
            <w:vAlign w:val="center"/>
          </w:tcPr>
          <w:p w14:paraId="35077B59"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To shape a thriving, sustainable, and inclusive city that attracts residents, </w:t>
            </w:r>
            <w:r w:rsidRPr="00C66272">
              <w:rPr>
                <w:rFonts w:ascii="Brill" w:eastAsia="Brill" w:hAnsi="Brill" w:cs="Brill"/>
                <w:sz w:val="20"/>
                <w:szCs w:val="20"/>
              </w:rPr>
              <w:lastRenderedPageBreak/>
              <w:t>workers, visitors, and investors through culture, sports, and creativity for everyone.</w:t>
            </w:r>
          </w:p>
        </w:tc>
        <w:tc>
          <w:tcPr>
            <w:tcW w:w="3723" w:type="dxa"/>
            <w:vAlign w:val="center"/>
          </w:tcPr>
          <w:p w14:paraId="35077B5A" w14:textId="7506DC37" w:rsidR="00CB3FC9" w:rsidRPr="00C66272" w:rsidRDefault="00C55FA1">
            <w:pPr>
              <w:rPr>
                <w:rFonts w:ascii="Brill" w:eastAsia="Brill" w:hAnsi="Brill" w:cs="Brill"/>
                <w:sz w:val="20"/>
                <w:szCs w:val="20"/>
              </w:rPr>
            </w:pPr>
            <w:r w:rsidRPr="00C66272">
              <w:rPr>
                <w:rFonts w:ascii="Brill" w:eastAsia="Brill" w:hAnsi="Brill" w:cs="Brill"/>
                <w:sz w:val="20"/>
                <w:szCs w:val="20"/>
              </w:rPr>
              <w:lastRenderedPageBreak/>
              <w:t xml:space="preserve">To implement three development visions: branding Quanzhou as “the city of </w:t>
            </w:r>
            <w:r w:rsidRPr="00C66272">
              <w:rPr>
                <w:rFonts w:ascii="Brill" w:eastAsia="Brill" w:hAnsi="Brill" w:cs="Brill"/>
                <w:sz w:val="20"/>
                <w:szCs w:val="20"/>
              </w:rPr>
              <w:lastRenderedPageBreak/>
              <w:t>Maritime Silk Road”, “the city famous for intelligent manufacturing”, and “the city of high living quality.</w:t>
            </w:r>
            <w:r w:rsidR="00C93B60" w:rsidRPr="00C66272">
              <w:rPr>
                <w:rFonts w:ascii="Brill" w:eastAsia="Brill" w:hAnsi="Brill" w:cs="Brill"/>
                <w:sz w:val="20"/>
                <w:szCs w:val="20"/>
              </w:rPr>
              <w:t>”</w:t>
            </w:r>
          </w:p>
        </w:tc>
      </w:tr>
      <w:tr w:rsidR="00CB3FC9" w:rsidRPr="00C66272" w14:paraId="35077B72" w14:textId="77777777" w:rsidTr="00F62668">
        <w:tc>
          <w:tcPr>
            <w:tcW w:w="1722" w:type="dxa"/>
            <w:vAlign w:val="center"/>
          </w:tcPr>
          <w:p w14:paraId="35077B5C"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lastRenderedPageBreak/>
              <w:t>Industry development</w:t>
            </w:r>
          </w:p>
        </w:tc>
        <w:tc>
          <w:tcPr>
            <w:tcW w:w="3381" w:type="dxa"/>
            <w:vAlign w:val="center"/>
          </w:tcPr>
          <w:p w14:paraId="35077B5D"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In the 17th century</w:t>
            </w:r>
            <w:r w:rsidRPr="00C66272">
              <w:rPr>
                <w:rFonts w:ascii="Brill" w:eastAsia="Brill" w:hAnsi="Brill" w:cs="Brill"/>
                <w:sz w:val="20"/>
                <w:szCs w:val="20"/>
              </w:rPr>
              <w:t>,</w:t>
            </w:r>
            <w:r w:rsidRPr="00C66272">
              <w:rPr>
                <w:rFonts w:ascii="Brill" w:eastAsia="Brill" w:hAnsi="Brill" w:cs="Brill"/>
                <w:b/>
                <w:sz w:val="20"/>
                <w:szCs w:val="20"/>
              </w:rPr>
              <w:t xml:space="preserve"> </w:t>
            </w:r>
            <w:r w:rsidRPr="00C66272">
              <w:rPr>
                <w:rFonts w:ascii="Brill" w:eastAsia="Brill" w:hAnsi="Brill" w:cs="Brill"/>
                <w:sz w:val="20"/>
                <w:szCs w:val="20"/>
              </w:rPr>
              <w:t>overseas colonization promoted the development of dock trade.</w:t>
            </w:r>
          </w:p>
          <w:p w14:paraId="35077B5E" w14:textId="77777777" w:rsidR="00CB3FC9" w:rsidRPr="00C66272" w:rsidRDefault="00CB3FC9">
            <w:pPr>
              <w:rPr>
                <w:rFonts w:ascii="Brill" w:eastAsia="Brill" w:hAnsi="Brill" w:cs="Brill"/>
                <w:b/>
                <w:sz w:val="20"/>
                <w:szCs w:val="20"/>
              </w:rPr>
            </w:pPr>
          </w:p>
          <w:p w14:paraId="35077B5F"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In the early 19th century</w:t>
            </w:r>
            <w:r w:rsidRPr="00C66272">
              <w:rPr>
                <w:rFonts w:ascii="Brill" w:eastAsia="Brill" w:hAnsi="Brill" w:cs="Brill"/>
                <w:sz w:val="20"/>
                <w:szCs w:val="20"/>
              </w:rPr>
              <w:t>, the development of the port-hinterland economy led Liverpool to become a gateway city in the region.</w:t>
            </w:r>
          </w:p>
          <w:p w14:paraId="35077B60" w14:textId="77777777" w:rsidR="00CB3FC9" w:rsidRPr="00C66272" w:rsidRDefault="00CB3FC9">
            <w:pPr>
              <w:rPr>
                <w:rFonts w:ascii="Brill" w:eastAsia="Brill" w:hAnsi="Brill" w:cs="Brill"/>
                <w:b/>
                <w:sz w:val="20"/>
                <w:szCs w:val="20"/>
              </w:rPr>
            </w:pPr>
          </w:p>
          <w:p w14:paraId="35077B61"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In the mid-20th century</w:t>
            </w:r>
            <w:r w:rsidRPr="00C66272">
              <w:rPr>
                <w:rFonts w:ascii="Brill" w:eastAsia="Brill" w:hAnsi="Brill" w:cs="Brill"/>
                <w:sz w:val="20"/>
                <w:szCs w:val="20"/>
              </w:rPr>
              <w:t>, there was a massive exodus of manufacturing, urban shrinkage, and population decline.</w:t>
            </w:r>
          </w:p>
          <w:p w14:paraId="35077B62" w14:textId="77777777" w:rsidR="00CB3FC9" w:rsidRPr="00C66272" w:rsidRDefault="00CB3FC9">
            <w:pPr>
              <w:rPr>
                <w:rFonts w:ascii="Brill" w:eastAsia="Brill" w:hAnsi="Brill" w:cs="Brill"/>
                <w:b/>
                <w:sz w:val="20"/>
                <w:szCs w:val="20"/>
              </w:rPr>
            </w:pPr>
          </w:p>
          <w:p w14:paraId="35077B63" w14:textId="67189543" w:rsidR="00CB3FC9" w:rsidRPr="00C66272" w:rsidRDefault="00C55FA1">
            <w:pPr>
              <w:rPr>
                <w:rFonts w:ascii="Brill" w:eastAsia="Brill" w:hAnsi="Brill" w:cs="Brill"/>
                <w:sz w:val="20"/>
                <w:szCs w:val="20"/>
              </w:rPr>
            </w:pPr>
            <w:r w:rsidRPr="00C66272">
              <w:rPr>
                <w:rFonts w:ascii="Brill" w:eastAsia="Brill" w:hAnsi="Brill" w:cs="Brill"/>
                <w:b/>
                <w:sz w:val="20"/>
                <w:szCs w:val="20"/>
              </w:rPr>
              <w:t>At the end of the 20th century</w:t>
            </w:r>
            <w:r w:rsidRPr="00C66272">
              <w:rPr>
                <w:rFonts w:ascii="Brill" w:eastAsia="Brill" w:hAnsi="Brill" w:cs="Brill"/>
                <w:sz w:val="20"/>
                <w:szCs w:val="20"/>
              </w:rPr>
              <w:t>, a culture-</w:t>
            </w:r>
            <w:r w:rsidR="00F62668">
              <w:rPr>
                <w:rFonts w:ascii="Brill" w:eastAsia="Brill" w:hAnsi="Brill" w:cs="Brill"/>
                <w:sz w:val="20"/>
                <w:szCs w:val="20"/>
              </w:rPr>
              <w:t>centre</w:t>
            </w:r>
            <w:del w:id="3020" w:author="Autor">
              <w:r w:rsidRPr="00C66272" w:rsidDel="00697417">
                <w:rPr>
                  <w:rFonts w:ascii="Brill" w:eastAsia="Brill" w:hAnsi="Brill" w:cs="Brill"/>
                  <w:sz w:val="20"/>
                  <w:szCs w:val="20"/>
                </w:rPr>
                <w:delText>e</w:delText>
              </w:r>
            </w:del>
            <w:r w:rsidRPr="00C66272">
              <w:rPr>
                <w:rFonts w:ascii="Brill" w:eastAsia="Brill" w:hAnsi="Brill" w:cs="Brill"/>
                <w:sz w:val="20"/>
                <w:szCs w:val="20"/>
              </w:rPr>
              <w:t xml:space="preserve">d service industry began to develop, with the sports industry taking </w:t>
            </w:r>
            <w:r w:rsidR="00F62668">
              <w:rPr>
                <w:rFonts w:ascii="Brill" w:eastAsia="Brill" w:hAnsi="Brill" w:cs="Brill"/>
                <w:sz w:val="20"/>
                <w:szCs w:val="20"/>
              </w:rPr>
              <w:t>centre</w:t>
            </w:r>
            <w:r w:rsidRPr="00C66272">
              <w:rPr>
                <w:rFonts w:ascii="Brill" w:eastAsia="Brill" w:hAnsi="Brill" w:cs="Brill"/>
                <w:sz w:val="20"/>
                <w:szCs w:val="20"/>
              </w:rPr>
              <w:t xml:space="preserve"> stage. Liverpool earned the title of the soccer city in the UK and the world, with its extraordinary sporting culture contributing to economic regeneration. Music became another cultural identity of Liverpool, driving the local economy with annual revenues exceeding £70 million.</w:t>
            </w:r>
          </w:p>
        </w:tc>
        <w:tc>
          <w:tcPr>
            <w:tcW w:w="3723" w:type="dxa"/>
            <w:vAlign w:val="center"/>
          </w:tcPr>
          <w:p w14:paraId="35077B64" w14:textId="45DCAF02" w:rsidR="00CB3FC9" w:rsidRPr="00C66272" w:rsidRDefault="00C55FA1">
            <w:pPr>
              <w:rPr>
                <w:rFonts w:ascii="Brill" w:eastAsia="Brill" w:hAnsi="Brill" w:cs="Brill"/>
                <w:b/>
                <w:sz w:val="20"/>
                <w:szCs w:val="20"/>
              </w:rPr>
            </w:pPr>
            <w:r w:rsidRPr="00C66272">
              <w:rPr>
                <w:rFonts w:ascii="Brill" w:eastAsia="Brill" w:hAnsi="Brill" w:cs="Brill"/>
                <w:b/>
                <w:sz w:val="20"/>
                <w:szCs w:val="20"/>
              </w:rPr>
              <w:t>Tang and Five Dynasties Periods (</w:t>
            </w:r>
            <w:commentRangeStart w:id="3021"/>
            <w:r w:rsidRPr="00C66272">
              <w:rPr>
                <w:rFonts w:ascii="Brill" w:eastAsia="Brill" w:hAnsi="Brill" w:cs="Brill"/>
                <w:b/>
                <w:sz w:val="20"/>
                <w:szCs w:val="20"/>
              </w:rPr>
              <w:t>618-960</w:t>
            </w:r>
            <w:commentRangeEnd w:id="3021"/>
            <w:r w:rsidR="00697417">
              <w:rPr>
                <w:rStyle w:val="Odwoaniedokomentarza"/>
                <w:lang w:val="en-AU"/>
              </w:rPr>
              <w:commentReference w:id="3021"/>
            </w:r>
            <w:ins w:id="3022" w:author="Autor">
              <w:r w:rsidR="00CA0A88">
                <w:rPr>
                  <w:rFonts w:ascii="Brill" w:eastAsia="Brill" w:hAnsi="Brill" w:cs="Brill"/>
                  <w:b/>
                  <w:sz w:val="20"/>
                  <w:szCs w:val="20"/>
                </w:rPr>
                <w:t xml:space="preserve"> AD</w:t>
              </w:r>
            </w:ins>
            <w:r w:rsidRPr="00C66272">
              <w:rPr>
                <w:rFonts w:ascii="Brill" w:eastAsia="Brill" w:hAnsi="Brill" w:cs="Brill"/>
                <w:b/>
                <w:sz w:val="20"/>
                <w:szCs w:val="20"/>
              </w:rPr>
              <w:t>):</w:t>
            </w:r>
          </w:p>
          <w:p w14:paraId="35077B65"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During the Tang and Five Dynasties Periods, the Maritime Silk Road experienced increasing prosperity. Quanzhou's overseas trade, domestic transport, and trade industries flourished. The Tang Dynasty saw the emergence of Quanzhou's shipbuilding industry, coupled with significant government attention on agricultural development. Overseas trade spurred the flourishing of silk and tea industries.</w:t>
            </w:r>
          </w:p>
          <w:p w14:paraId="35077B66" w14:textId="77777777" w:rsidR="00CB3FC9" w:rsidRPr="00C66272" w:rsidRDefault="00CB3FC9">
            <w:pPr>
              <w:rPr>
                <w:rFonts w:ascii="Brill" w:eastAsia="Brill" w:hAnsi="Brill" w:cs="Brill"/>
                <w:b/>
                <w:sz w:val="20"/>
                <w:szCs w:val="20"/>
              </w:rPr>
            </w:pPr>
          </w:p>
          <w:p w14:paraId="35077B67" w14:textId="49F7C7A2" w:rsidR="00CB3FC9" w:rsidRPr="00C66272" w:rsidRDefault="00C55FA1">
            <w:pPr>
              <w:rPr>
                <w:rFonts w:ascii="Brill" w:eastAsia="Brill" w:hAnsi="Brill" w:cs="Brill"/>
                <w:b/>
                <w:sz w:val="20"/>
                <w:szCs w:val="20"/>
              </w:rPr>
            </w:pPr>
            <w:r w:rsidRPr="00C66272">
              <w:rPr>
                <w:rFonts w:ascii="Brill" w:eastAsia="Brill" w:hAnsi="Brill" w:cs="Brill"/>
                <w:b/>
                <w:sz w:val="20"/>
                <w:szCs w:val="20"/>
              </w:rPr>
              <w:t>Song and Yuan Dynasties (</w:t>
            </w:r>
            <w:commentRangeStart w:id="3023"/>
            <w:r w:rsidRPr="00C66272">
              <w:rPr>
                <w:rFonts w:ascii="Brill" w:eastAsia="Brill" w:hAnsi="Brill" w:cs="Brill"/>
                <w:b/>
                <w:sz w:val="20"/>
                <w:szCs w:val="20"/>
              </w:rPr>
              <w:t>960-1368</w:t>
            </w:r>
            <w:commentRangeEnd w:id="3023"/>
            <w:r w:rsidR="00697417">
              <w:rPr>
                <w:rStyle w:val="Odwoaniedokomentarza"/>
                <w:lang w:val="en-AU"/>
              </w:rPr>
              <w:commentReference w:id="3023"/>
            </w:r>
            <w:ins w:id="3024" w:author="Autor">
              <w:r w:rsidR="00CA0A88">
                <w:rPr>
                  <w:rFonts w:ascii="Brill" w:eastAsia="Brill" w:hAnsi="Brill" w:cs="Brill"/>
                  <w:b/>
                  <w:sz w:val="20"/>
                  <w:szCs w:val="20"/>
                </w:rPr>
                <w:t xml:space="preserve"> </w:t>
              </w:r>
              <w:r w:rsidR="00CA0A88" w:rsidRPr="00F34A6C">
                <w:rPr>
                  <w:rFonts w:ascii="Brill" w:hAnsi="Brill"/>
                  <w:b/>
                  <w:bCs/>
                  <w:rPrChange w:id="3025" w:author="Autor">
                    <w:rPr>
                      <w:rFonts w:ascii="Brill" w:hAnsi="Brill"/>
                    </w:rPr>
                  </w:rPrChange>
                </w:rPr>
                <w:t>AD</w:t>
              </w:r>
              <w:del w:id="3026" w:author="Autor">
                <w:r w:rsidR="00697417" w:rsidDel="00CA0A88">
                  <w:delText xml:space="preserve"> </w:delText>
                </w:r>
                <w:r w:rsidR="00697417" w:rsidRPr="00697417" w:rsidDel="00CA0A88">
                  <w:rPr>
                    <w:rFonts w:ascii="Segoe UI" w:hAnsi="Segoe UI" w:cs="Segoe UI"/>
                    <w:sz w:val="18"/>
                    <w:szCs w:val="18"/>
                  </w:rPr>
                  <w:delText>Please specify whether this was 260 BCE or 260 CE</w:delText>
                </w:r>
              </w:del>
            </w:ins>
            <w:r w:rsidRPr="00C66272">
              <w:rPr>
                <w:rFonts w:ascii="Brill" w:eastAsia="Brill" w:hAnsi="Brill" w:cs="Brill"/>
                <w:b/>
                <w:sz w:val="20"/>
                <w:szCs w:val="20"/>
              </w:rPr>
              <w:t>):</w:t>
            </w:r>
          </w:p>
          <w:p w14:paraId="35077B68"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Quanzhou's port underwent rapid development during the Song and Yuan Dynasties. Some overseas trade from Jiangsu and Zhejiang Province shifted to Quanzhou. In Quanzhou's hinterland, agriculture, farming, handicrafts, silk, and other industries prospered. Both private and government shipbuilding industries thrived.</w:t>
            </w:r>
          </w:p>
          <w:p w14:paraId="35077B69" w14:textId="77777777" w:rsidR="00CB3FC9" w:rsidRPr="00C66272" w:rsidRDefault="00CB3FC9">
            <w:pPr>
              <w:rPr>
                <w:rFonts w:ascii="Brill" w:eastAsia="Brill" w:hAnsi="Brill" w:cs="Brill"/>
                <w:b/>
                <w:sz w:val="20"/>
                <w:szCs w:val="20"/>
              </w:rPr>
            </w:pPr>
          </w:p>
          <w:p w14:paraId="35077B6A"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Ming and Qing Dynasties (1368-1912):</w:t>
            </w:r>
          </w:p>
          <w:p w14:paraId="35077B6B" w14:textId="77615C79"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Continuous wars in Quanzhou severely damaged the city's development, leading to a drastic reduction in foreign trade. The government imposed the </w:t>
            </w:r>
            <w:ins w:id="3027" w:author="Autor">
              <w:r w:rsidR="00697417">
                <w:rPr>
                  <w:rFonts w:ascii="Brill" w:eastAsia="Brill" w:hAnsi="Brill" w:cs="Brill"/>
                  <w:sz w:val="20"/>
                  <w:szCs w:val="20"/>
                </w:rPr>
                <w:t>“</w:t>
              </w:r>
            </w:ins>
            <w:del w:id="3028" w:author="Autor">
              <w:r w:rsidRPr="00C66272" w:rsidDel="00697417">
                <w:rPr>
                  <w:rFonts w:ascii="Brill" w:eastAsia="Brill" w:hAnsi="Brill" w:cs="Brill"/>
                  <w:sz w:val="20"/>
                  <w:szCs w:val="20"/>
                </w:rPr>
                <w:delText>'</w:delText>
              </w:r>
            </w:del>
            <w:r w:rsidRPr="00C66272">
              <w:rPr>
                <w:rFonts w:ascii="Brill" w:eastAsia="Brill" w:hAnsi="Brill" w:cs="Brill"/>
                <w:sz w:val="20"/>
                <w:szCs w:val="20"/>
              </w:rPr>
              <w:t>ban on the sea,</w:t>
            </w:r>
            <w:ins w:id="3029" w:author="Autor">
              <w:r w:rsidR="00697417">
                <w:rPr>
                  <w:rFonts w:ascii="Brill" w:eastAsia="Brill" w:hAnsi="Brill" w:cs="Brill"/>
                  <w:sz w:val="20"/>
                  <w:szCs w:val="20"/>
                </w:rPr>
                <w:t>”</w:t>
              </w:r>
            </w:ins>
            <w:del w:id="3030" w:author="Autor">
              <w:r w:rsidRPr="00C66272" w:rsidDel="00697417">
                <w:rPr>
                  <w:rFonts w:ascii="Brill" w:eastAsia="Brill" w:hAnsi="Brill" w:cs="Brill"/>
                  <w:sz w:val="20"/>
                  <w:szCs w:val="20"/>
                </w:rPr>
                <w:delText>'</w:delText>
              </w:r>
            </w:del>
            <w:r w:rsidRPr="00C66272">
              <w:rPr>
                <w:rFonts w:ascii="Brill" w:eastAsia="Brill" w:hAnsi="Brill" w:cs="Brill"/>
                <w:sz w:val="20"/>
                <w:szCs w:val="20"/>
              </w:rPr>
              <w:t xml:space="preserve"> and after the port authority relocated to Fuzhou, Quanzhou's foreign trade declined significantly. However, private maritime trade flourished, and industries like agriculture, silk, and ceramics continued to develop alongside private trade.</w:t>
            </w:r>
          </w:p>
          <w:p w14:paraId="35077B6C" w14:textId="77777777" w:rsidR="00CB3FC9" w:rsidRPr="00C66272" w:rsidRDefault="00CB3FC9">
            <w:pPr>
              <w:rPr>
                <w:rFonts w:ascii="Brill" w:eastAsia="Brill" w:hAnsi="Brill" w:cs="Brill"/>
                <w:b/>
                <w:sz w:val="20"/>
                <w:szCs w:val="20"/>
              </w:rPr>
            </w:pPr>
          </w:p>
          <w:p w14:paraId="35077B6D"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The Republic of China (1912-1949):</w:t>
            </w:r>
          </w:p>
          <w:p w14:paraId="35077B6E"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The Second World War and internal conflicts among Chinese warlords caused a serious economic decline in Quanzhou. Foreign trade and other industries were severely damaged, despite active investments from overseas Chinese.</w:t>
            </w:r>
          </w:p>
          <w:p w14:paraId="35077B6F" w14:textId="77777777" w:rsidR="00CB3FC9" w:rsidRPr="00C66272" w:rsidRDefault="00CB3FC9">
            <w:pPr>
              <w:rPr>
                <w:rFonts w:ascii="Brill" w:eastAsia="Brill" w:hAnsi="Brill" w:cs="Brill"/>
                <w:b/>
                <w:sz w:val="20"/>
                <w:szCs w:val="20"/>
              </w:rPr>
            </w:pPr>
          </w:p>
          <w:p w14:paraId="35077B70"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Since Reform and Opening-up (1987-present):</w:t>
            </w:r>
          </w:p>
          <w:p w14:paraId="35077B71"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Currently, manufacturing and port trade lead the local economy, gradually forming a well-established manufacturing industry cluster. Quanzhou plans to build a modern industrial system, create a regional hub for </w:t>
            </w:r>
            <w:r w:rsidRPr="00C66272">
              <w:rPr>
                <w:rFonts w:ascii="Brill" w:eastAsia="Brill" w:hAnsi="Brill" w:cs="Brill"/>
                <w:sz w:val="20"/>
                <w:szCs w:val="20"/>
              </w:rPr>
              <w:lastRenderedPageBreak/>
              <w:t>scientific and technological innovation, accelerate the development of modern service industries, and transform industries into intelligent, digital, and low-carbon sectors. The city aims to cultivate and strengthen strategic emerging industries.</w:t>
            </w:r>
          </w:p>
        </w:tc>
      </w:tr>
      <w:tr w:rsidR="00CB3FC9" w:rsidRPr="00C66272" w14:paraId="35077B8D" w14:textId="77777777" w:rsidTr="00F62668">
        <w:tc>
          <w:tcPr>
            <w:tcW w:w="1722" w:type="dxa"/>
            <w:vAlign w:val="center"/>
          </w:tcPr>
          <w:p w14:paraId="35077B73"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lastRenderedPageBreak/>
              <w:t>Space development</w:t>
            </w:r>
          </w:p>
        </w:tc>
        <w:tc>
          <w:tcPr>
            <w:tcW w:w="3381" w:type="dxa"/>
            <w:vAlign w:val="center"/>
          </w:tcPr>
          <w:p w14:paraId="35077B74"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Between the mid-17th and early 18th centuries</w:t>
            </w:r>
            <w:r w:rsidRPr="00C66272">
              <w:rPr>
                <w:rFonts w:ascii="Brill" w:eastAsia="Brill" w:hAnsi="Brill" w:cs="Brill"/>
                <w:sz w:val="20"/>
                <w:szCs w:val="20"/>
              </w:rPr>
              <w:t>, Liverpool experienced rapid expansion, largely driven by dock trade.</w:t>
            </w:r>
          </w:p>
          <w:p w14:paraId="35077B75" w14:textId="77777777" w:rsidR="00CB3FC9" w:rsidRPr="00C66272" w:rsidRDefault="00CB3FC9">
            <w:pPr>
              <w:rPr>
                <w:rFonts w:ascii="Brill" w:eastAsia="Brill" w:hAnsi="Brill" w:cs="Brill"/>
                <w:b/>
                <w:sz w:val="20"/>
                <w:szCs w:val="20"/>
              </w:rPr>
            </w:pPr>
          </w:p>
          <w:p w14:paraId="35077B76"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In the early 19th century</w:t>
            </w:r>
            <w:r w:rsidRPr="00C66272">
              <w:rPr>
                <w:rFonts w:ascii="Brill" w:eastAsia="Brill" w:hAnsi="Brill" w:cs="Brill"/>
                <w:sz w:val="20"/>
                <w:szCs w:val="20"/>
              </w:rPr>
              <w:t>, with the development of regional transportation facilities and infrastructure, the city once again expanded rapidly to the north and south.</w:t>
            </w:r>
          </w:p>
          <w:p w14:paraId="35077B77" w14:textId="77777777" w:rsidR="00CB3FC9" w:rsidRPr="00C66272" w:rsidRDefault="00CB3FC9">
            <w:pPr>
              <w:rPr>
                <w:rFonts w:ascii="Brill" w:eastAsia="Brill" w:hAnsi="Brill" w:cs="Brill"/>
                <w:b/>
                <w:sz w:val="20"/>
                <w:szCs w:val="20"/>
              </w:rPr>
            </w:pPr>
          </w:p>
          <w:p w14:paraId="35077B78"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At the beginning of the 20th century</w:t>
            </w:r>
            <w:r w:rsidRPr="00C66272">
              <w:rPr>
                <w:rFonts w:ascii="Brill" w:eastAsia="Brill" w:hAnsi="Brill" w:cs="Brill"/>
                <w:sz w:val="20"/>
                <w:szCs w:val="20"/>
              </w:rPr>
              <w:t>, Liverpool's urban spatial layout catered to the needs of industrial production, featuring a significant circular pattern.</w:t>
            </w:r>
          </w:p>
          <w:p w14:paraId="35077B79" w14:textId="77777777" w:rsidR="00CB3FC9" w:rsidRPr="00C66272" w:rsidRDefault="00CB3FC9">
            <w:pPr>
              <w:rPr>
                <w:rFonts w:ascii="Brill" w:eastAsia="Brill" w:hAnsi="Brill" w:cs="Brill"/>
                <w:sz w:val="20"/>
                <w:szCs w:val="20"/>
              </w:rPr>
            </w:pPr>
          </w:p>
          <w:p w14:paraId="35077B7A" w14:textId="293EC360" w:rsidR="00CB3FC9" w:rsidRPr="00C66272" w:rsidRDefault="00C55FA1">
            <w:pPr>
              <w:rPr>
                <w:rFonts w:ascii="Brill" w:eastAsia="Brill" w:hAnsi="Brill" w:cs="Brill"/>
                <w:sz w:val="20"/>
                <w:szCs w:val="20"/>
              </w:rPr>
            </w:pPr>
            <w:r w:rsidRPr="00C66272">
              <w:rPr>
                <w:rFonts w:ascii="Brill" w:eastAsia="Brill" w:hAnsi="Brill" w:cs="Brill"/>
                <w:b/>
                <w:sz w:val="20"/>
                <w:szCs w:val="20"/>
              </w:rPr>
              <w:t xml:space="preserve">After </w:t>
            </w:r>
            <w:ins w:id="3031" w:author="Autor">
              <w:r w:rsidR="002C79C1">
                <w:rPr>
                  <w:rFonts w:ascii="Brill" w:eastAsia="Brill" w:hAnsi="Brill" w:cs="Brill"/>
                  <w:b/>
                  <w:sz w:val="20"/>
                  <w:szCs w:val="20"/>
                </w:rPr>
                <w:t xml:space="preserve">the Second </w:t>
              </w:r>
            </w:ins>
            <w:r w:rsidRPr="00C66272">
              <w:rPr>
                <w:rFonts w:ascii="Brill" w:eastAsia="Brill" w:hAnsi="Brill" w:cs="Brill"/>
                <w:b/>
                <w:sz w:val="20"/>
                <w:szCs w:val="20"/>
              </w:rPr>
              <w:t>World War</w:t>
            </w:r>
            <w:del w:id="3032" w:author="Autor">
              <w:r w:rsidRPr="00C66272" w:rsidDel="002C79C1">
                <w:rPr>
                  <w:rFonts w:ascii="Brill" w:eastAsia="Brill" w:hAnsi="Brill" w:cs="Brill"/>
                  <w:b/>
                  <w:sz w:val="20"/>
                  <w:szCs w:val="20"/>
                </w:rPr>
                <w:delText xml:space="preserve"> II</w:delText>
              </w:r>
            </w:del>
            <w:r w:rsidRPr="00C66272">
              <w:rPr>
                <w:rFonts w:ascii="Brill" w:eastAsia="Brill" w:hAnsi="Brill" w:cs="Brill"/>
                <w:sz w:val="20"/>
                <w:szCs w:val="20"/>
              </w:rPr>
              <w:t xml:space="preserve">, the city contracted. Much land remained unused, and </w:t>
            </w:r>
            <w:r w:rsidR="004C7EEF" w:rsidRPr="00C66272">
              <w:rPr>
                <w:rFonts w:ascii="Brill" w:eastAsia="Brill" w:hAnsi="Brill" w:cs="Brill"/>
                <w:sz w:val="20"/>
                <w:szCs w:val="20"/>
              </w:rPr>
              <w:t>many</w:t>
            </w:r>
            <w:r w:rsidRPr="00C66272">
              <w:rPr>
                <w:rFonts w:ascii="Brill" w:eastAsia="Brill" w:hAnsi="Brill" w:cs="Brill"/>
                <w:sz w:val="20"/>
                <w:szCs w:val="20"/>
              </w:rPr>
              <w:t xml:space="preserve"> destroyed houses needed reconstruction.</w:t>
            </w:r>
          </w:p>
          <w:p w14:paraId="35077B7B" w14:textId="77777777" w:rsidR="00CB3FC9" w:rsidRPr="00C66272" w:rsidRDefault="00CB3FC9">
            <w:pPr>
              <w:rPr>
                <w:rFonts w:ascii="Brill" w:eastAsia="Brill" w:hAnsi="Brill" w:cs="Brill"/>
                <w:b/>
                <w:sz w:val="20"/>
                <w:szCs w:val="20"/>
              </w:rPr>
            </w:pPr>
          </w:p>
          <w:p w14:paraId="35077B7C"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From the 1980s</w:t>
            </w:r>
            <w:r w:rsidRPr="00C66272">
              <w:rPr>
                <w:rFonts w:ascii="Brill" w:eastAsia="Brill" w:hAnsi="Brill" w:cs="Brill"/>
                <w:sz w:val="20"/>
                <w:szCs w:val="20"/>
              </w:rPr>
              <w:t>, Liverpool launched a de-industrialized urban regeneration initiative that retained a circular spatial character and enhanced the diversity of land uses within each circle.</w:t>
            </w:r>
          </w:p>
          <w:p w14:paraId="35077B7D" w14:textId="77777777" w:rsidR="00CB3FC9" w:rsidRPr="00C66272" w:rsidRDefault="00CB3FC9">
            <w:pPr>
              <w:rPr>
                <w:rFonts w:ascii="Brill" w:eastAsia="Brill" w:hAnsi="Brill" w:cs="Brill"/>
                <w:b/>
                <w:sz w:val="20"/>
                <w:szCs w:val="20"/>
              </w:rPr>
            </w:pPr>
          </w:p>
          <w:p w14:paraId="35077B7E" w14:textId="77777777" w:rsidR="00CB3FC9" w:rsidRPr="00C66272" w:rsidRDefault="00C55FA1">
            <w:pPr>
              <w:rPr>
                <w:rFonts w:ascii="Brill" w:eastAsia="Brill" w:hAnsi="Brill" w:cs="Brill"/>
                <w:sz w:val="20"/>
                <w:szCs w:val="20"/>
              </w:rPr>
            </w:pPr>
            <w:r w:rsidRPr="00C66272">
              <w:rPr>
                <w:rFonts w:ascii="Brill" w:eastAsia="Brill" w:hAnsi="Brill" w:cs="Brill"/>
                <w:b/>
                <w:sz w:val="20"/>
                <w:szCs w:val="20"/>
              </w:rPr>
              <w:t>Since the 2000s</w:t>
            </w:r>
            <w:r w:rsidRPr="00C66272">
              <w:rPr>
                <w:rFonts w:ascii="Brill" w:eastAsia="Brill" w:hAnsi="Brill" w:cs="Brill"/>
                <w:sz w:val="20"/>
                <w:szCs w:val="20"/>
              </w:rPr>
              <w:t>, Liverpool has witnessed significant regeneration. Major projects include Liverpool One, the Regeneration of the Albert Dock, Lime Street Regeneration, Liverpool Waters, and the Anfield Project, primarily situated within the waterfront area.</w:t>
            </w:r>
          </w:p>
        </w:tc>
        <w:tc>
          <w:tcPr>
            <w:tcW w:w="3723" w:type="dxa"/>
          </w:tcPr>
          <w:p w14:paraId="35077B7F" w14:textId="1883D3D0" w:rsidR="00CB3FC9" w:rsidRPr="00C66272" w:rsidRDefault="00C55FA1">
            <w:pPr>
              <w:rPr>
                <w:rFonts w:ascii="Brill" w:eastAsia="Brill" w:hAnsi="Brill" w:cs="Brill"/>
                <w:b/>
                <w:sz w:val="20"/>
                <w:szCs w:val="20"/>
              </w:rPr>
            </w:pPr>
            <w:r w:rsidRPr="00C66272">
              <w:rPr>
                <w:rFonts w:ascii="Brill" w:eastAsia="Brill" w:hAnsi="Brill" w:cs="Brill"/>
                <w:b/>
                <w:sz w:val="20"/>
                <w:szCs w:val="20"/>
              </w:rPr>
              <w:t>Tang and Five Dynasties Periods (</w:t>
            </w:r>
            <w:commentRangeStart w:id="3033"/>
            <w:commentRangeStart w:id="3034"/>
            <w:r w:rsidRPr="00C66272">
              <w:rPr>
                <w:rFonts w:ascii="Brill" w:eastAsia="Brill" w:hAnsi="Brill" w:cs="Brill"/>
                <w:b/>
                <w:sz w:val="20"/>
                <w:szCs w:val="20"/>
              </w:rPr>
              <w:t>618-960</w:t>
            </w:r>
            <w:commentRangeEnd w:id="3033"/>
            <w:r w:rsidR="00697417">
              <w:rPr>
                <w:rStyle w:val="Odwoaniedokomentarza"/>
                <w:lang w:val="en-AU"/>
              </w:rPr>
              <w:commentReference w:id="3033"/>
            </w:r>
            <w:commentRangeEnd w:id="3034"/>
            <w:r w:rsidR="00CA0A88">
              <w:rPr>
                <w:rStyle w:val="Odwoaniedokomentarza"/>
                <w:lang w:val="en-AU"/>
              </w:rPr>
              <w:commentReference w:id="3034"/>
            </w:r>
            <w:ins w:id="3035" w:author="Autor">
              <w:r w:rsidR="00CA0A88">
                <w:rPr>
                  <w:rFonts w:ascii="Brill" w:eastAsia="Brill" w:hAnsi="Brill" w:cs="Brill"/>
                  <w:b/>
                  <w:sz w:val="20"/>
                  <w:szCs w:val="20"/>
                </w:rPr>
                <w:t xml:space="preserve"> AD</w:t>
              </w:r>
            </w:ins>
            <w:r w:rsidRPr="00C66272">
              <w:rPr>
                <w:rFonts w:ascii="Brill" w:eastAsia="Brill" w:hAnsi="Brill" w:cs="Brill"/>
                <w:b/>
                <w:sz w:val="20"/>
                <w:szCs w:val="20"/>
              </w:rPr>
              <w:t>):</w:t>
            </w:r>
          </w:p>
          <w:p w14:paraId="35077B80"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 xml:space="preserve">During the Tang Dynasty, Zicheng and </w:t>
            </w:r>
            <w:proofErr w:type="spellStart"/>
            <w:r w:rsidRPr="00C66272">
              <w:rPr>
                <w:rFonts w:ascii="Brill" w:eastAsia="Brill" w:hAnsi="Brill" w:cs="Brill"/>
                <w:sz w:val="20"/>
                <w:szCs w:val="20"/>
              </w:rPr>
              <w:t>Yacheng</w:t>
            </w:r>
            <w:proofErr w:type="spellEnd"/>
            <w:r w:rsidRPr="00C66272">
              <w:rPr>
                <w:rFonts w:ascii="Brill" w:eastAsia="Brill" w:hAnsi="Brill" w:cs="Brill"/>
                <w:sz w:val="20"/>
                <w:szCs w:val="20"/>
              </w:rPr>
              <w:t xml:space="preserve"> were built, becoming two of the four renowned ports of commerce in China. Throughout the Five Dynasties, foreign trade continued to flourish, and </w:t>
            </w:r>
            <w:proofErr w:type="spellStart"/>
            <w:r w:rsidRPr="00C66272">
              <w:rPr>
                <w:rFonts w:ascii="Brill" w:eastAsia="Brill" w:hAnsi="Brill" w:cs="Brill"/>
                <w:sz w:val="20"/>
                <w:szCs w:val="20"/>
              </w:rPr>
              <w:t>Luocheng</w:t>
            </w:r>
            <w:proofErr w:type="spellEnd"/>
            <w:r w:rsidRPr="00C66272">
              <w:rPr>
                <w:rFonts w:ascii="Brill" w:eastAsia="Brill" w:hAnsi="Brill" w:cs="Brill"/>
                <w:sz w:val="20"/>
                <w:szCs w:val="20"/>
              </w:rPr>
              <w:t xml:space="preserve"> was established to further the economic development of the city.</w:t>
            </w:r>
          </w:p>
          <w:p w14:paraId="35077B81" w14:textId="77777777" w:rsidR="00CB3FC9" w:rsidRPr="00C66272" w:rsidRDefault="00CB3FC9">
            <w:pPr>
              <w:rPr>
                <w:rFonts w:ascii="Brill" w:eastAsia="Brill" w:hAnsi="Brill" w:cs="Brill"/>
                <w:b/>
                <w:sz w:val="20"/>
                <w:szCs w:val="20"/>
              </w:rPr>
            </w:pPr>
          </w:p>
          <w:p w14:paraId="35077B82"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Song and Yuan Dynasties (960-1368):</w:t>
            </w:r>
          </w:p>
          <w:p w14:paraId="35077B83"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The port of Quanzhou emerged as the largest in the East during the Song and Yuan Dynasties, marking a period of rapid expansion for the city. Responding to port development, the city expanded southward, adopting an unequal carp-like shape.</w:t>
            </w:r>
          </w:p>
          <w:p w14:paraId="35077B84" w14:textId="77777777" w:rsidR="00CB3FC9" w:rsidRPr="00C66272" w:rsidRDefault="00CB3FC9">
            <w:pPr>
              <w:rPr>
                <w:rFonts w:ascii="Brill" w:eastAsia="Brill" w:hAnsi="Brill" w:cs="Brill"/>
                <w:b/>
                <w:sz w:val="20"/>
                <w:szCs w:val="20"/>
              </w:rPr>
            </w:pPr>
          </w:p>
          <w:p w14:paraId="35077B85"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Ming and Qing Dynasties (1368-1912):</w:t>
            </w:r>
          </w:p>
          <w:p w14:paraId="35077B86"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The city experienced a decline in development during the Ming and Qing Dynasties as maritime trade dwindled due to trade monopolies and pirate infestations. The port gradually silted up.</w:t>
            </w:r>
          </w:p>
          <w:p w14:paraId="35077B87" w14:textId="77777777" w:rsidR="00CB3FC9" w:rsidRPr="00C66272" w:rsidRDefault="00CB3FC9">
            <w:pPr>
              <w:rPr>
                <w:rFonts w:ascii="Brill" w:eastAsia="Brill" w:hAnsi="Brill" w:cs="Brill"/>
                <w:sz w:val="20"/>
                <w:szCs w:val="20"/>
              </w:rPr>
            </w:pPr>
          </w:p>
          <w:p w14:paraId="35077B88"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The Republic of China (1912-1949):</w:t>
            </w:r>
          </w:p>
          <w:p w14:paraId="35077B89"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Frequent wars and political movements in this era led to slow urban development, evolving into a pattern of "one vertical and two horizontal structures" during the Republican era.</w:t>
            </w:r>
          </w:p>
          <w:p w14:paraId="35077B8A" w14:textId="77777777" w:rsidR="00CB3FC9" w:rsidRPr="00C66272" w:rsidRDefault="00CB3FC9">
            <w:pPr>
              <w:rPr>
                <w:rFonts w:ascii="Brill" w:eastAsia="Brill" w:hAnsi="Brill" w:cs="Brill"/>
                <w:sz w:val="20"/>
                <w:szCs w:val="20"/>
              </w:rPr>
            </w:pPr>
          </w:p>
          <w:p w14:paraId="35077B8B" w14:textId="77777777" w:rsidR="00CB3FC9" w:rsidRPr="00C66272" w:rsidRDefault="00C55FA1">
            <w:pPr>
              <w:rPr>
                <w:rFonts w:ascii="Brill" w:eastAsia="Brill" w:hAnsi="Brill" w:cs="Brill"/>
                <w:b/>
                <w:sz w:val="20"/>
                <w:szCs w:val="20"/>
              </w:rPr>
            </w:pPr>
            <w:r w:rsidRPr="00C66272">
              <w:rPr>
                <w:rFonts w:ascii="Brill" w:eastAsia="Brill" w:hAnsi="Brill" w:cs="Brill"/>
                <w:b/>
                <w:sz w:val="20"/>
                <w:szCs w:val="20"/>
              </w:rPr>
              <w:t>Since the Reform and Opening-up period (1987-present):</w:t>
            </w:r>
          </w:p>
          <w:p w14:paraId="35077B8C"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In the early period, manufacturing and industrial development served as pillars for urban growth. Spatial use primarily focused on urban and rural structures, infrastructure, industry, mining, transportation, and hydraulic needs. Following the renewal of the urban master plan, the protection of historical and cultural heritage, along with ecological conservation, were incorporated into the spatial development scheme.</w:t>
            </w:r>
          </w:p>
        </w:tc>
      </w:tr>
    </w:tbl>
    <w:p w14:paraId="35077B8E" w14:textId="77777777" w:rsidR="00CB3FC9" w:rsidRPr="00C66272" w:rsidRDefault="00CB3FC9">
      <w:pPr>
        <w:pStyle w:val="Nagwek2"/>
        <w:rPr>
          <w:rFonts w:ascii="Brill" w:hAnsi="Brill"/>
        </w:rPr>
      </w:pPr>
    </w:p>
    <w:p w14:paraId="35077B8F" w14:textId="77777777" w:rsidR="00CB3FC9" w:rsidRPr="00C66272" w:rsidRDefault="00CB3FC9">
      <w:pPr>
        <w:pBdr>
          <w:top w:val="nil"/>
          <w:left w:val="nil"/>
          <w:bottom w:val="nil"/>
          <w:right w:val="nil"/>
          <w:between w:val="nil"/>
        </w:pBdr>
        <w:spacing w:line="360" w:lineRule="auto"/>
        <w:jc w:val="both"/>
        <w:rPr>
          <w:rFonts w:ascii="Brill" w:eastAsia="Brill" w:hAnsi="Brill" w:cs="Brill"/>
          <w:b/>
          <w:color w:val="000000"/>
        </w:rPr>
      </w:pPr>
    </w:p>
    <w:p w14:paraId="35077B90" w14:textId="77777777" w:rsidR="00CB3FC9" w:rsidRPr="00C66272" w:rsidRDefault="00CB3FC9">
      <w:pPr>
        <w:pBdr>
          <w:top w:val="nil"/>
          <w:left w:val="nil"/>
          <w:bottom w:val="nil"/>
          <w:right w:val="nil"/>
          <w:between w:val="nil"/>
        </w:pBdr>
        <w:spacing w:line="360" w:lineRule="auto"/>
        <w:jc w:val="both"/>
        <w:rPr>
          <w:rFonts w:ascii="Brill" w:eastAsia="Brill" w:hAnsi="Brill" w:cs="Brill"/>
          <w:b/>
          <w:color w:val="000000"/>
        </w:rPr>
      </w:pPr>
    </w:p>
    <w:p w14:paraId="35077B91" w14:textId="6CD043F9"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The origin, rise</w:t>
      </w:r>
      <w:r w:rsidR="00AA5C97" w:rsidRPr="00C66272">
        <w:rPr>
          <w:rFonts w:ascii="Brill" w:eastAsia="Brill" w:hAnsi="Brill" w:cs="Brill"/>
          <w:b/>
          <w:color w:val="000000"/>
        </w:rPr>
        <w:t>,</w:t>
      </w:r>
      <w:r w:rsidRPr="00C66272">
        <w:rPr>
          <w:rFonts w:ascii="Brill" w:eastAsia="Brill" w:hAnsi="Brill" w:cs="Brill"/>
          <w:b/>
          <w:color w:val="000000"/>
        </w:rPr>
        <w:t xml:space="preserve"> and the fall of two historic ports</w:t>
      </w:r>
    </w:p>
    <w:p w14:paraId="35077B92" w14:textId="2AC3B4CC"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Liverpool's</w:t>
      </w:r>
      <w:r w:rsidR="001A1E0C">
        <w:rPr>
          <w:rFonts w:ascii="Brill" w:eastAsia="Brill" w:hAnsi="Brill" w:cs="Brill"/>
          <w:color w:val="000000"/>
        </w:rPr>
        <w:t xml:space="preserve"> </w:t>
      </w:r>
      <w:r w:rsidRPr="00C66272">
        <w:rPr>
          <w:rFonts w:ascii="Brill" w:eastAsia="Brill" w:hAnsi="Brill" w:cs="Brill"/>
          <w:color w:val="000000"/>
        </w:rPr>
        <w:t>roots trace back to the early 1200s, and its zenith spanned from the 18th century to the early 20th century. Bestowed with the status of a royal borough by King John in 1207, Liverpool remained a modest coastal port until the mid-17th century. The medieval character of the city is evident in the layout of its central grid, comprised of seven streets. In 1647, Liverpool attained independence as a port and rapidly evolved into a global trade hub, engaging in commerce involving salt, slaves, raw materials, and manufactures (</w:t>
      </w:r>
      <w:r w:rsidRPr="008D7F93">
        <w:rPr>
          <w:rFonts w:ascii="Brill" w:eastAsia="Brill" w:hAnsi="Brill" w:cs="Brill"/>
          <w:color w:val="000000"/>
        </w:rPr>
        <w:t>Hussein, 2015</w:t>
      </w:r>
      <w:r w:rsidRPr="00C66272">
        <w:rPr>
          <w:rFonts w:ascii="Brill" w:eastAsia="Brill" w:hAnsi="Brill" w:cs="Brill"/>
          <w:color w:val="000000"/>
        </w:rPr>
        <w:t xml:space="preserve">). The 18th century witnessed Liverpool's meteoric ascent to international significance, primarily </w:t>
      </w:r>
      <w:del w:id="3036" w:author="Autor">
        <w:r w:rsidRPr="00C66272" w:rsidDel="00475685">
          <w:rPr>
            <w:rFonts w:ascii="Brill" w:eastAsia="Brill" w:hAnsi="Brill" w:cs="Brill"/>
            <w:color w:val="000000"/>
          </w:rPr>
          <w:delText>fueled</w:delText>
        </w:r>
      </w:del>
      <w:ins w:id="3037" w:author="Autor">
        <w:r w:rsidR="00475685" w:rsidRPr="00C66272">
          <w:rPr>
            <w:rFonts w:ascii="Brill" w:eastAsia="Brill" w:hAnsi="Brill" w:cs="Brill"/>
            <w:color w:val="000000"/>
          </w:rPr>
          <w:t>fuelled</w:t>
        </w:r>
      </w:ins>
      <w:r w:rsidRPr="00C66272">
        <w:rPr>
          <w:rFonts w:ascii="Brill" w:eastAsia="Brill" w:hAnsi="Brill" w:cs="Brill"/>
          <w:color w:val="000000"/>
        </w:rPr>
        <w:t xml:space="preserve"> by burgeoning trade with the Americas. Simultaneously, the city became deeply entwined in the Atlantic Slave Trade, a pivotal factor in its escalating prosperity. The transformative changes that marked Liverpool's physical, demographic, and economic landscape reached their peak during the 19th and 20th centuries (</w:t>
      </w:r>
      <w:commentRangeStart w:id="3038"/>
      <w:r w:rsidRPr="008D7F93">
        <w:rPr>
          <w:rFonts w:ascii="Brill" w:eastAsia="Brill" w:hAnsi="Brill" w:cs="Brill"/>
          <w:color w:val="000000"/>
        </w:rPr>
        <w:t>Sykes</w:t>
      </w:r>
      <w:ins w:id="3039" w:author="Autor">
        <w:r w:rsidR="00CA0A88">
          <w:rPr>
            <w:rFonts w:ascii="Brill" w:eastAsia="Brill" w:hAnsi="Brill" w:cs="Brill"/>
            <w:color w:val="000000"/>
          </w:rPr>
          <w:t xml:space="preserve"> et al.</w:t>
        </w:r>
      </w:ins>
      <w:r w:rsidRPr="008D7F93">
        <w:rPr>
          <w:rFonts w:ascii="Brill" w:eastAsia="Brill" w:hAnsi="Brill" w:cs="Brill"/>
          <w:color w:val="000000"/>
        </w:rPr>
        <w:t>, 2013</w:t>
      </w:r>
      <w:commentRangeEnd w:id="3038"/>
      <w:r w:rsidR="008D7F93">
        <w:rPr>
          <w:rStyle w:val="Odwoaniedokomentarza"/>
          <w:lang w:val="en-AU"/>
        </w:rPr>
        <w:commentReference w:id="3038"/>
      </w:r>
      <w:r w:rsidRPr="00C66272">
        <w:rPr>
          <w:rFonts w:ascii="Brill" w:eastAsia="Brill" w:hAnsi="Brill" w:cs="Brill"/>
          <w:color w:val="000000"/>
        </w:rPr>
        <w:t xml:space="preserve">). </w:t>
      </w:r>
    </w:p>
    <w:p w14:paraId="35077B93" w14:textId="447C6671"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Liverpool assumed the role of the principal gateway for raw materials and finished goods during the industrial revolution, earning the status of the second port of the British Empire and a major global port (</w:t>
      </w:r>
      <w:proofErr w:type="spellStart"/>
      <w:r w:rsidRPr="00414A9C">
        <w:rPr>
          <w:rFonts w:ascii="Brill" w:eastAsia="Brill" w:hAnsi="Brill" w:cs="Brill"/>
          <w:color w:val="000000"/>
        </w:rPr>
        <w:t>Belchem</w:t>
      </w:r>
      <w:proofErr w:type="spellEnd"/>
      <w:r w:rsidRPr="00414A9C">
        <w:rPr>
          <w:rFonts w:ascii="Brill" w:eastAsia="Brill" w:hAnsi="Brill" w:cs="Brill"/>
          <w:color w:val="000000"/>
        </w:rPr>
        <w:t>, 2006</w:t>
      </w:r>
      <w:r w:rsidRPr="00C66272">
        <w:rPr>
          <w:rFonts w:ascii="Brill" w:eastAsia="Brill" w:hAnsi="Brill" w:cs="Brill"/>
          <w:color w:val="000000"/>
        </w:rPr>
        <w:t>) (see Figure 6.1). The Mersey Docks and Harbour Company, illustrated in Figure 6.2 and 6.3, oversaw and managed the dock facilities along the River Mersey. Positioned strategically facing the Irish Sea, Liverpool enjoyed direct access to Dublin, Glasgow, and the New World colonies across the Atlantic, while its hinterland connected to the rapidly industrializing English North and Midlands via newly constructed canals and railways (</w:t>
      </w:r>
      <w:commentRangeStart w:id="3040"/>
      <w:r w:rsidRPr="00C66272">
        <w:rPr>
          <w:rFonts w:ascii="Brill" w:eastAsia="Brill" w:hAnsi="Brill" w:cs="Brill"/>
          <w:color w:val="000000"/>
        </w:rPr>
        <w:t>Sykes</w:t>
      </w:r>
      <w:ins w:id="3041" w:author="Autor">
        <w:r w:rsidR="00CA0A88">
          <w:rPr>
            <w:rFonts w:ascii="Brill" w:eastAsia="Brill" w:hAnsi="Brill" w:cs="Brill"/>
            <w:color w:val="000000"/>
          </w:rPr>
          <w:t xml:space="preserve"> et al.</w:t>
        </w:r>
      </w:ins>
      <w:r w:rsidRPr="00C66272">
        <w:rPr>
          <w:rFonts w:ascii="Brill" w:eastAsia="Brill" w:hAnsi="Brill" w:cs="Brill"/>
          <w:color w:val="000000"/>
        </w:rPr>
        <w:t>, 2013</w:t>
      </w:r>
      <w:commentRangeEnd w:id="3040"/>
      <w:r w:rsidR="008D7F93">
        <w:rPr>
          <w:rStyle w:val="Odwoaniedokomentarza"/>
          <w:lang w:val="en-AU"/>
        </w:rPr>
        <w:commentReference w:id="3040"/>
      </w:r>
      <w:r w:rsidRPr="00C66272">
        <w:rPr>
          <w:rFonts w:ascii="Brill" w:eastAsia="Brill" w:hAnsi="Brill" w:cs="Brill"/>
          <w:color w:val="000000"/>
        </w:rPr>
        <w:t>). Liverpool played a pivotal role in both the First World War (1914-1918) and the Second World War (1939-1945) due to its critical strategic importance. Nevertheless, by the 1980s, the city found itself gradually surpassed by ports on the south and east coasts, notably Dover and Felixstowe. The primary catalyst for this shift was the revolutionary transformation in transport and cargo handling technologies since the mid-1960s. Rapid obsolescence of conventional port facilities in Liverpool ensued, compounded by a significant shift in Britain's trade orientation toward continental Europe. This transition disproportionately favo</w:t>
      </w:r>
      <w:r w:rsidR="00F62668">
        <w:rPr>
          <w:rFonts w:ascii="Brill" w:eastAsia="Brill" w:hAnsi="Brill" w:cs="Brill"/>
          <w:color w:val="000000"/>
        </w:rPr>
        <w:t>u</w:t>
      </w:r>
      <w:r w:rsidRPr="00C66272">
        <w:rPr>
          <w:rFonts w:ascii="Brill" w:eastAsia="Brill" w:hAnsi="Brill" w:cs="Brill"/>
          <w:color w:val="000000"/>
        </w:rPr>
        <w:t xml:space="preserve">red </w:t>
      </w:r>
      <w:r w:rsidR="00F62668">
        <w:rPr>
          <w:rFonts w:ascii="Brill" w:eastAsia="Brill" w:hAnsi="Brill" w:cs="Brill"/>
          <w:color w:val="000000"/>
        </w:rPr>
        <w:t>S</w:t>
      </w:r>
      <w:r w:rsidRPr="00C66272">
        <w:rPr>
          <w:rFonts w:ascii="Brill" w:eastAsia="Brill" w:hAnsi="Brill" w:cs="Brill"/>
          <w:color w:val="000000"/>
        </w:rPr>
        <w:t xml:space="preserve">outhern and </w:t>
      </w:r>
      <w:r w:rsidR="00F62668">
        <w:rPr>
          <w:rFonts w:ascii="Brill" w:eastAsia="Brill" w:hAnsi="Brill" w:cs="Brill"/>
          <w:color w:val="000000"/>
        </w:rPr>
        <w:t>E</w:t>
      </w:r>
      <w:r w:rsidRPr="00C66272">
        <w:rPr>
          <w:rFonts w:ascii="Brill" w:eastAsia="Brill" w:hAnsi="Brill" w:cs="Brill"/>
          <w:color w:val="000000"/>
        </w:rPr>
        <w:t xml:space="preserve">astern ports, relegating Liverpool's </w:t>
      </w:r>
      <w:r w:rsidR="00F62668">
        <w:rPr>
          <w:rFonts w:ascii="Brill" w:eastAsia="Brill" w:hAnsi="Brill" w:cs="Brill"/>
          <w:color w:val="000000"/>
        </w:rPr>
        <w:t>S</w:t>
      </w:r>
      <w:r w:rsidRPr="00C66272">
        <w:rPr>
          <w:rFonts w:ascii="Brill" w:eastAsia="Brill" w:hAnsi="Brill" w:cs="Brill"/>
          <w:color w:val="000000"/>
        </w:rPr>
        <w:t>outh dock system to closure for commercial traffic in 1972.</w:t>
      </w:r>
    </w:p>
    <w:p w14:paraId="35077B94" w14:textId="77777777" w:rsidR="00CB3FC9" w:rsidRPr="00C66272" w:rsidRDefault="00CB3FC9">
      <w:pPr>
        <w:pBdr>
          <w:top w:val="nil"/>
          <w:left w:val="nil"/>
          <w:bottom w:val="nil"/>
          <w:right w:val="nil"/>
          <w:between w:val="nil"/>
        </w:pBdr>
        <w:shd w:val="clear" w:color="auto" w:fill="FFFFFF"/>
        <w:rPr>
          <w:rFonts w:ascii="Brill" w:eastAsia="Arial" w:hAnsi="Brill" w:cs="Arial"/>
          <w:b/>
          <w:color w:val="000000"/>
        </w:rPr>
      </w:pPr>
    </w:p>
    <w:p w14:paraId="35077B95" w14:textId="77777777" w:rsidR="00CB3FC9" w:rsidRPr="00C66272" w:rsidRDefault="00CB3FC9">
      <w:pPr>
        <w:pBdr>
          <w:top w:val="nil"/>
          <w:left w:val="nil"/>
          <w:bottom w:val="nil"/>
          <w:right w:val="nil"/>
          <w:between w:val="nil"/>
        </w:pBdr>
        <w:shd w:val="clear" w:color="auto" w:fill="FFFFFF"/>
        <w:rPr>
          <w:rFonts w:ascii="Brill" w:eastAsia="Arial" w:hAnsi="Brill" w:cs="Arial"/>
          <w:b/>
          <w:color w:val="000000"/>
        </w:rPr>
      </w:pPr>
    </w:p>
    <w:p w14:paraId="35077B96"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 HERE]</w:t>
      </w:r>
    </w:p>
    <w:p w14:paraId="35077B97"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lastRenderedPageBreak/>
        <w:t xml:space="preserve">Figure 6.1. An engraved map sourced from "permission from Mc Gage's elaborate survey" in 1836. The top right inset features the plan of Liverpool in 1729, while the top left inset provides a view of Liverpool in the year 1650. Directly above, the inset view showcases the Black Rock Lighthouse. The bottom views depict the facades of 15 landmarks. </w:t>
      </w:r>
    </w:p>
    <w:p w14:paraId="35077B98" w14:textId="1FF154B0"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Source: David Rumsey Map Collection, David Rumsey Map </w:t>
      </w:r>
      <w:r w:rsidR="00F62668">
        <w:rPr>
          <w:rFonts w:ascii="Brill" w:eastAsia="Brill" w:hAnsi="Brill" w:cs="Brill"/>
          <w:color w:val="000000"/>
          <w:sz w:val="20"/>
          <w:szCs w:val="20"/>
        </w:rPr>
        <w:t>Centre</w:t>
      </w:r>
      <w:r w:rsidRPr="00C66272">
        <w:rPr>
          <w:rFonts w:ascii="Brill" w:eastAsia="Brill" w:hAnsi="Brill" w:cs="Brill"/>
          <w:color w:val="000000"/>
          <w:sz w:val="20"/>
          <w:szCs w:val="20"/>
        </w:rPr>
        <w:t>, Stanford Libraries</w:t>
      </w:r>
    </w:p>
    <w:p w14:paraId="35077B99"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6.2 HERE]</w:t>
      </w:r>
    </w:p>
    <w:p w14:paraId="35077B9A"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6.2. A map illustrating the port of Liverpool, England, in the year 1885. This detailed depiction encompasses railways, streets, bridges, drainage, and docks, complete with a bar scale and compass rose. </w:t>
      </w:r>
    </w:p>
    <w:p w14:paraId="35077B9B" w14:textId="35AD14FC"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Source: David Rumsey Map Collection, David Rumsey Map </w:t>
      </w:r>
      <w:r w:rsidR="00F62668">
        <w:rPr>
          <w:rFonts w:ascii="Brill" w:eastAsia="Brill" w:hAnsi="Brill" w:cs="Brill"/>
          <w:color w:val="000000"/>
          <w:sz w:val="20"/>
          <w:szCs w:val="20"/>
        </w:rPr>
        <w:t>Centre</w:t>
      </w:r>
      <w:r w:rsidRPr="00C66272">
        <w:rPr>
          <w:rFonts w:ascii="Brill" w:eastAsia="Brill" w:hAnsi="Brill" w:cs="Brill"/>
          <w:color w:val="000000"/>
          <w:sz w:val="20"/>
          <w:szCs w:val="20"/>
        </w:rPr>
        <w:t>, Stanford Libraries</w:t>
      </w:r>
    </w:p>
    <w:p w14:paraId="35077B9C"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6.3 HERE]</w:t>
      </w:r>
    </w:p>
    <w:p w14:paraId="35077B9D"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6.3. Two views depicting the docks of Liverpool and Birkenhead, England, in 1884, showcasing streets, bridges, buildings, and drainage. </w:t>
      </w:r>
    </w:p>
    <w:p w14:paraId="35077B9E" w14:textId="566FFBEA" w:rsidR="00CB3FC9"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Source: David Rumsey Map Collection, David Rumsey Map </w:t>
      </w:r>
      <w:r w:rsidR="00F62668">
        <w:rPr>
          <w:rFonts w:ascii="Brill" w:eastAsia="Brill" w:hAnsi="Brill" w:cs="Brill"/>
          <w:color w:val="000000"/>
          <w:sz w:val="20"/>
          <w:szCs w:val="20"/>
        </w:rPr>
        <w:t>Centre</w:t>
      </w:r>
      <w:r w:rsidRPr="00C66272">
        <w:rPr>
          <w:rFonts w:ascii="Brill" w:eastAsia="Brill" w:hAnsi="Brill" w:cs="Brill"/>
          <w:color w:val="000000"/>
          <w:sz w:val="20"/>
          <w:szCs w:val="20"/>
        </w:rPr>
        <w:t>, Stanford Libraries</w:t>
      </w:r>
    </w:p>
    <w:p w14:paraId="158A4D6C" w14:textId="77777777" w:rsidR="00F62668" w:rsidRPr="00C66272" w:rsidRDefault="00F62668">
      <w:pPr>
        <w:pBdr>
          <w:top w:val="nil"/>
          <w:left w:val="nil"/>
          <w:bottom w:val="nil"/>
          <w:right w:val="nil"/>
          <w:between w:val="nil"/>
        </w:pBdr>
        <w:shd w:val="clear" w:color="auto" w:fill="FFFFFF"/>
        <w:jc w:val="both"/>
        <w:rPr>
          <w:rFonts w:ascii="Brill" w:eastAsia="Brill" w:hAnsi="Brill" w:cs="Brill"/>
          <w:color w:val="000000"/>
          <w:sz w:val="20"/>
          <w:szCs w:val="20"/>
        </w:rPr>
      </w:pPr>
    </w:p>
    <w:p w14:paraId="35077B9F" w14:textId="3D4144E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wealth and demographic profile of Liverpool ha</w:t>
      </w:r>
      <w:r w:rsidR="001576DC" w:rsidRPr="00C66272">
        <w:rPr>
          <w:rFonts w:ascii="Brill" w:eastAsia="Brill" w:hAnsi="Brill" w:cs="Brill"/>
        </w:rPr>
        <w:t xml:space="preserve">s </w:t>
      </w:r>
      <w:r w:rsidRPr="00C66272">
        <w:rPr>
          <w:rFonts w:ascii="Brill" w:eastAsia="Brill" w:hAnsi="Brill" w:cs="Brill"/>
        </w:rPr>
        <w:t>intricately shaped its urban evolution, with the city's topography playing a pivotal role in influencing its broader urban growth and physical identity (Hussein, 2015). The robust physical character of the city is a product of the interplay between its topography and built environment, further mo</w:t>
      </w:r>
      <w:r w:rsidR="00F62668">
        <w:rPr>
          <w:rFonts w:ascii="Brill" w:eastAsia="Brill" w:hAnsi="Brill" w:cs="Brill"/>
        </w:rPr>
        <w:t>u</w:t>
      </w:r>
      <w:r w:rsidRPr="00C66272">
        <w:rPr>
          <w:rFonts w:ascii="Brill" w:eastAsia="Brill" w:hAnsi="Brill" w:cs="Brill"/>
        </w:rPr>
        <w:t>lded by technological advancements, planning strategies, and architectural trends (</w:t>
      </w:r>
      <w:r w:rsidRPr="00414A9C">
        <w:rPr>
          <w:rFonts w:ascii="Brill" w:eastAsia="Brill" w:hAnsi="Brill" w:cs="Brill"/>
        </w:rPr>
        <w:t>Biddulph, 2011</w:t>
      </w:r>
      <w:r w:rsidRPr="00C66272">
        <w:rPr>
          <w:rFonts w:ascii="Brill" w:eastAsia="Brill" w:hAnsi="Brill" w:cs="Brill"/>
        </w:rPr>
        <w:t>). This physical manifestation is evident in the scale and technological sophistication of the docks, as well as the opulence characterizing the commercial buildings that accommodated shipping companies, banking institutions, and insurance companies that flourished alongside the maritime trade. The city's affluence is also apparent in its allocation of resources to grand civic structures such as St. George’s Hall, parks, gardens, and infrastructure developments (</w:t>
      </w:r>
      <w:r w:rsidRPr="00414A9C">
        <w:rPr>
          <w:rFonts w:ascii="Brill" w:eastAsia="Brill" w:hAnsi="Brill" w:cs="Brill"/>
        </w:rPr>
        <w:t>Couch, 2003</w:t>
      </w:r>
      <w:r w:rsidRPr="00C66272">
        <w:rPr>
          <w:rFonts w:ascii="Brill" w:eastAsia="Brill" w:hAnsi="Brill" w:cs="Brill"/>
        </w:rPr>
        <w:t>). The 20th century marked the construction of Liverpool's most renowned architectural landmarks on the Pier Head waterfront: the Liver Building, Cunard Building, and the Port of Liverpool Building. Collectively referred to as the Three Graces, these structures stand as enduring symbols of the city's economic prowess and architectural significance.</w:t>
      </w:r>
    </w:p>
    <w:p w14:paraId="35077BA0" w14:textId="74D34BA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Compared to Liverpool, the city of Quanzhou has a longer historical trajectory. In the third year of </w:t>
      </w:r>
      <w:proofErr w:type="spellStart"/>
      <w:r w:rsidRPr="00C66272">
        <w:rPr>
          <w:rFonts w:ascii="Brill" w:eastAsia="Brill" w:hAnsi="Brill" w:cs="Brill"/>
        </w:rPr>
        <w:t>Yong'an</w:t>
      </w:r>
      <w:proofErr w:type="spellEnd"/>
      <w:r w:rsidRPr="00C66272">
        <w:rPr>
          <w:rFonts w:ascii="Brill" w:eastAsia="Brill" w:hAnsi="Brill" w:cs="Brill"/>
        </w:rPr>
        <w:t xml:space="preserve"> in the State of Wu during the Three Kingdoms Period (260 CE), </w:t>
      </w:r>
      <w:proofErr w:type="spellStart"/>
      <w:r w:rsidRPr="00C66272">
        <w:rPr>
          <w:rFonts w:ascii="Brill" w:eastAsia="Brill" w:hAnsi="Brill" w:cs="Brill"/>
        </w:rPr>
        <w:t>Dong'an</w:t>
      </w:r>
      <w:proofErr w:type="spellEnd"/>
      <w:r w:rsidRPr="00C66272">
        <w:rPr>
          <w:rFonts w:ascii="Brill" w:eastAsia="Brill" w:hAnsi="Brill" w:cs="Brill"/>
        </w:rPr>
        <w:t xml:space="preserve"> County (present-day </w:t>
      </w:r>
      <w:proofErr w:type="spellStart"/>
      <w:r w:rsidRPr="00C66272">
        <w:rPr>
          <w:rFonts w:ascii="Brill" w:eastAsia="Brill" w:hAnsi="Brill" w:cs="Brill"/>
        </w:rPr>
        <w:t>Nan’an</w:t>
      </w:r>
      <w:proofErr w:type="spellEnd"/>
      <w:r w:rsidRPr="00C66272">
        <w:rPr>
          <w:rFonts w:ascii="Brill" w:eastAsia="Brill" w:hAnsi="Brill" w:cs="Brill"/>
        </w:rPr>
        <w:t xml:space="preserve"> city, Quanzhou) was established. The original city wall of Quanzhou was erected in the year 906</w:t>
      </w:r>
      <w:ins w:id="3042" w:author="Autor">
        <w:r w:rsidR="00475685">
          <w:rPr>
            <w:rFonts w:ascii="Brill" w:eastAsia="Brill" w:hAnsi="Brill" w:cs="Brill"/>
          </w:rPr>
          <w:t xml:space="preserve"> CE</w:t>
        </w:r>
      </w:ins>
      <w:r w:rsidRPr="00C66272">
        <w:rPr>
          <w:rFonts w:ascii="Brill" w:eastAsia="Brill" w:hAnsi="Brill" w:cs="Brill"/>
        </w:rPr>
        <w:t>, marking its emergence as one of China's four major trade ports alongside Yangzhou (</w:t>
      </w:r>
      <w:proofErr w:type="spellStart"/>
      <w:r w:rsidRPr="00C66272">
        <w:rPr>
          <w:rFonts w:ascii="Microsoft JhengHei" w:eastAsia="Microsoft JhengHei" w:hAnsi="Microsoft JhengHei" w:cs="Microsoft JhengHei" w:hint="eastAsia"/>
        </w:rPr>
        <w:t>扬</w:t>
      </w:r>
      <w:r w:rsidRPr="00C66272">
        <w:rPr>
          <w:rFonts w:ascii="MS Gothic" w:eastAsia="MS Gothic" w:hAnsi="MS Gothic" w:cs="MS Gothic" w:hint="eastAsia"/>
        </w:rPr>
        <w:t>州</w:t>
      </w:r>
      <w:proofErr w:type="spellEnd"/>
      <w:r w:rsidRPr="00C66272">
        <w:rPr>
          <w:rFonts w:ascii="Brill" w:eastAsia="Brill" w:hAnsi="Brill" w:cs="Brill"/>
        </w:rPr>
        <w:t>), Guangzhou (</w:t>
      </w:r>
      <w:proofErr w:type="spellStart"/>
      <w:r w:rsidRPr="00C66272">
        <w:rPr>
          <w:rFonts w:ascii="MS Gothic" w:eastAsia="MS Gothic" w:hAnsi="MS Gothic" w:cs="MS Gothic" w:hint="eastAsia"/>
        </w:rPr>
        <w:t>广州</w:t>
      </w:r>
      <w:proofErr w:type="spellEnd"/>
      <w:r w:rsidRPr="00C66272">
        <w:rPr>
          <w:rFonts w:ascii="Brill" w:eastAsia="Brill" w:hAnsi="Brill" w:cs="Brill"/>
        </w:rPr>
        <w:t xml:space="preserve">), and </w:t>
      </w:r>
      <w:proofErr w:type="spellStart"/>
      <w:r w:rsidRPr="00C66272">
        <w:rPr>
          <w:rFonts w:ascii="Brill" w:eastAsia="Brill" w:hAnsi="Brill" w:cs="Brill"/>
        </w:rPr>
        <w:t>Jiaozhou</w:t>
      </w:r>
      <w:proofErr w:type="spellEnd"/>
      <w:r w:rsidRPr="00C66272">
        <w:rPr>
          <w:rFonts w:ascii="Brill" w:eastAsia="Brill" w:hAnsi="Brill" w:cs="Brill"/>
        </w:rPr>
        <w:t xml:space="preserve"> (</w:t>
      </w:r>
      <w:proofErr w:type="spellStart"/>
      <w:r w:rsidRPr="00C66272">
        <w:rPr>
          <w:rFonts w:ascii="MS Gothic" w:eastAsia="MS Gothic" w:hAnsi="MS Gothic" w:cs="MS Gothic" w:hint="eastAsia"/>
        </w:rPr>
        <w:t>胶州</w:t>
      </w:r>
      <w:proofErr w:type="spellEnd"/>
      <w:r w:rsidRPr="00C66272">
        <w:rPr>
          <w:rFonts w:ascii="Brill" w:eastAsia="Brill" w:hAnsi="Brill" w:cs="Brill"/>
        </w:rPr>
        <w:t xml:space="preserve">). By the 10th century, Quanzhou began breaking the confines of its original city wall, expanding into the surrounding areas. During the Song and Yuan dynasties (960-1368), Quanzhou evolved into the largest city in the East, </w:t>
      </w:r>
      <w:proofErr w:type="spellStart"/>
      <w:r w:rsidRPr="00C66272">
        <w:rPr>
          <w:rFonts w:ascii="Brill" w:eastAsia="Brill" w:hAnsi="Brill" w:cs="Brill"/>
        </w:rPr>
        <w:t>fueled</w:t>
      </w:r>
      <w:proofErr w:type="spellEnd"/>
      <w:r w:rsidRPr="00C66272">
        <w:rPr>
          <w:rFonts w:ascii="Brill" w:eastAsia="Brill" w:hAnsi="Brill" w:cs="Brill"/>
        </w:rPr>
        <w:t xml:space="preserve"> by the sustained prosperity of overseas traffic and trade. To accommodate increased transportation needs, the city closely aligned with the Jinjiang </w:t>
      </w:r>
      <w:r w:rsidRPr="00C66272">
        <w:rPr>
          <w:rFonts w:ascii="Brill" w:eastAsia="Brill" w:hAnsi="Brill" w:cs="Brill"/>
        </w:rPr>
        <w:lastRenderedPageBreak/>
        <w:t>River, resulting in a distinctive triangular shape due to the northern presence of Qingyuan Mountain</w:t>
      </w:r>
      <w:ins w:id="3043" w:author="Autor">
        <w:r w:rsidR="00475685">
          <w:rPr>
            <w:rFonts w:ascii="Brill" w:eastAsia="Brill" w:hAnsi="Brill" w:cs="Brill"/>
          </w:rPr>
          <w:t xml:space="preserve"> </w:t>
        </w:r>
        <w:r w:rsidR="00475685">
          <w:rPr>
            <w:rFonts w:ascii="ArialMT" w:eastAsia="ArialMT" w:cs="ArialMT" w:hint="eastAsia"/>
            <w:sz w:val="17"/>
            <w:szCs w:val="17"/>
            <w:lang w:val="en-AU"/>
          </w:rPr>
          <w:t>–</w:t>
        </w:r>
        <w:r w:rsidR="00475685" w:rsidRPr="00C66272" w:rsidDel="00475685">
          <w:rPr>
            <w:rFonts w:ascii="Brill" w:eastAsia="Brill" w:hAnsi="Brill" w:cs="Brill"/>
          </w:rPr>
          <w:t xml:space="preserve"> </w:t>
        </w:r>
        <w:r w:rsidR="00475685">
          <w:rPr>
            <w:rFonts w:ascii="Brill" w:eastAsia="Brill" w:hAnsi="Brill" w:cs="Brill"/>
          </w:rPr>
          <w:t xml:space="preserve"> </w:t>
        </w:r>
      </w:ins>
      <w:del w:id="3044" w:author="Autor">
        <w:r w:rsidRPr="00C66272" w:rsidDel="00475685">
          <w:rPr>
            <w:rFonts w:ascii="Brill" w:eastAsia="Brill" w:hAnsi="Brill" w:cs="Brill"/>
          </w:rPr>
          <w:delText>—</w:delText>
        </w:r>
      </w:del>
      <w:r w:rsidRPr="00C66272">
        <w:rPr>
          <w:rFonts w:ascii="Brill" w:eastAsia="Brill" w:hAnsi="Brill" w:cs="Brill"/>
        </w:rPr>
        <w:t xml:space="preserve">a departure from the square shape typical of feudal towns. Figure 6.4 delineates Quanzhou's urban expansion from the 6th to the early 20th century. </w:t>
      </w:r>
    </w:p>
    <w:p w14:paraId="35077BA1" w14:textId="001B4C7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Within the city, there existed a "Fan Fang" (</w:t>
      </w:r>
      <w:proofErr w:type="spellStart"/>
      <w:r w:rsidRPr="00C66272">
        <w:rPr>
          <w:rFonts w:ascii="MS Gothic" w:eastAsia="MS Gothic" w:hAnsi="MS Gothic" w:cs="MS Gothic" w:hint="eastAsia"/>
        </w:rPr>
        <w:t>蕃坊</w:t>
      </w:r>
      <w:proofErr w:type="spellEnd"/>
      <w:r w:rsidRPr="00C66272">
        <w:rPr>
          <w:rFonts w:ascii="Brill" w:eastAsia="Brill" w:hAnsi="Brill" w:cs="Brill"/>
        </w:rPr>
        <w:t>), a designated area where foreign merchants resided</w:t>
      </w:r>
      <w:ins w:id="3045" w:author="Autor">
        <w:r w:rsidR="00475685">
          <w:rPr>
            <w:rFonts w:ascii="Brill" w:eastAsia="Brill" w:hAnsi="Brill" w:cs="Brill"/>
          </w:rPr>
          <w:t xml:space="preserve"> </w:t>
        </w:r>
        <w:r w:rsidR="00475685">
          <w:rPr>
            <w:rFonts w:ascii="ArialMT" w:eastAsia="ArialMT" w:cs="ArialMT" w:hint="eastAsia"/>
            <w:sz w:val="17"/>
            <w:szCs w:val="17"/>
            <w:lang w:val="en-AU"/>
          </w:rPr>
          <w:t>–</w:t>
        </w:r>
        <w:r w:rsidR="00475685" w:rsidRPr="00C66272" w:rsidDel="00475685">
          <w:rPr>
            <w:rFonts w:ascii="Brill" w:eastAsia="Brill" w:hAnsi="Brill" w:cs="Brill"/>
          </w:rPr>
          <w:t xml:space="preserve"> </w:t>
        </w:r>
        <w:r w:rsidR="00475685">
          <w:rPr>
            <w:rFonts w:ascii="Brill" w:eastAsia="Brill" w:hAnsi="Brill" w:cs="Brill"/>
          </w:rPr>
          <w:t xml:space="preserve"> </w:t>
        </w:r>
      </w:ins>
      <w:del w:id="3046" w:author="Autor">
        <w:r w:rsidRPr="00C66272" w:rsidDel="00475685">
          <w:rPr>
            <w:rFonts w:ascii="Brill" w:eastAsia="Brill" w:hAnsi="Brill" w:cs="Brill"/>
          </w:rPr>
          <w:delText>—</w:delText>
        </w:r>
      </w:del>
      <w:r w:rsidRPr="00C66272">
        <w:rPr>
          <w:rFonts w:ascii="Brill" w:eastAsia="Brill" w:hAnsi="Brill" w:cs="Brill"/>
        </w:rPr>
        <w:t xml:space="preserve">an uncommon feature </w:t>
      </w:r>
      <w:r w:rsidR="00FB66E4" w:rsidRPr="00C66272">
        <w:rPr>
          <w:rFonts w:ascii="Brill" w:eastAsia="Brill" w:hAnsi="Brill" w:cs="Brill"/>
        </w:rPr>
        <w:t>of</w:t>
      </w:r>
      <w:r w:rsidRPr="00C66272">
        <w:rPr>
          <w:rFonts w:ascii="Brill" w:eastAsia="Brill" w:hAnsi="Brill" w:cs="Brill"/>
        </w:rPr>
        <w:t xml:space="preserve"> Chinese cities of that era. The presence of "Fan Fang" affirmed the ancient prosperity of overseas trade in Quanzhou (</w:t>
      </w:r>
      <w:r w:rsidRPr="00414A9C">
        <w:rPr>
          <w:rFonts w:ascii="Brill" w:eastAsia="Brill" w:hAnsi="Brill" w:cs="Brill"/>
        </w:rPr>
        <w:t>Fu, 2013</w:t>
      </w:r>
      <w:r w:rsidRPr="00C66272">
        <w:rPr>
          <w:rFonts w:ascii="Brill" w:eastAsia="Brill" w:hAnsi="Brill" w:cs="Brill"/>
        </w:rPr>
        <w:t>). However, Quanzhou's prominence in foreign trade gradually waned after the Ming Dynasty (1368</w:t>
      </w:r>
      <w:ins w:id="3047" w:author="Autor">
        <w:r w:rsidR="00475685" w:rsidRPr="00C66272">
          <w:rPr>
            <w:rFonts w:ascii="Brill" w:eastAsia="Brill" w:hAnsi="Brill" w:cs="Brill"/>
          </w:rPr>
          <w:t>-</w:t>
        </w:r>
      </w:ins>
      <w:del w:id="3048" w:author="Autor">
        <w:r w:rsidRPr="00C66272" w:rsidDel="00475685">
          <w:rPr>
            <w:rFonts w:ascii="Brill" w:eastAsia="Brill" w:hAnsi="Brill" w:cs="Brill"/>
          </w:rPr>
          <w:delText>–</w:delText>
        </w:r>
      </w:del>
      <w:r w:rsidRPr="00C66272">
        <w:rPr>
          <w:rFonts w:ascii="Brill" w:eastAsia="Brill" w:hAnsi="Brill" w:cs="Brill"/>
        </w:rPr>
        <w:t xml:space="preserve">1644) due to two primary factors: the implementation of a maritime trade ban around 1374-1384 to curb piracy during the Ming Dynasty, and the diminishing geographical advantage of Quanzhou with the ascendancy of ports like Xiamen and Fuzhou after </w:t>
      </w:r>
      <w:r w:rsidR="00876D93" w:rsidRPr="00C66272">
        <w:rPr>
          <w:rFonts w:ascii="Brill" w:eastAsia="Brill" w:hAnsi="Brill" w:cs="Brill"/>
        </w:rPr>
        <w:t>t</w:t>
      </w:r>
      <w:r w:rsidRPr="00C66272">
        <w:rPr>
          <w:rFonts w:ascii="Brill" w:eastAsia="Brill" w:hAnsi="Brill" w:cs="Brill"/>
        </w:rPr>
        <w:t xml:space="preserve">he Opium War (1840-1842). Over the past 500 years, Quanzhou's urban development </w:t>
      </w:r>
      <w:ins w:id="3049" w:author="Autor">
        <w:r w:rsidR="00475685">
          <w:rPr>
            <w:rFonts w:ascii="Brill" w:eastAsia="Brill" w:hAnsi="Brill" w:cs="Brill"/>
          </w:rPr>
          <w:t xml:space="preserve">has </w:t>
        </w:r>
      </w:ins>
      <w:r w:rsidRPr="00C66272">
        <w:rPr>
          <w:rFonts w:ascii="Brill" w:eastAsia="Brill" w:hAnsi="Brill" w:cs="Brill"/>
        </w:rPr>
        <w:t xml:space="preserve">remained essentially stagnant. As of 1949, the establishment year of the People’s Republic of China, the area of Quanzhou city persisted at a scale </w:t>
      </w:r>
      <w:r w:rsidR="007F68CD" w:rsidRPr="00C66272">
        <w:rPr>
          <w:rFonts w:ascii="Brill" w:eastAsia="Brill" w:hAnsi="Brill" w:cs="Brill"/>
        </w:rPr>
        <w:t>like</w:t>
      </w:r>
      <w:r w:rsidRPr="00C66272">
        <w:rPr>
          <w:rFonts w:ascii="Brill" w:eastAsia="Brill" w:hAnsi="Brill" w:cs="Brill"/>
        </w:rPr>
        <w:t xml:space="preserve"> that during the Song and Yuan dynasties.</w:t>
      </w:r>
    </w:p>
    <w:p w14:paraId="35077BA2"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6.4 HERE]</w:t>
      </w:r>
    </w:p>
    <w:p w14:paraId="35077BA3" w14:textId="77777777" w:rsidR="00CB3FC9" w:rsidRPr="00C66272" w:rsidRDefault="00C55FA1">
      <w:pPr>
        <w:pBdr>
          <w:top w:val="nil"/>
          <w:left w:val="nil"/>
          <w:bottom w:val="nil"/>
          <w:right w:val="nil"/>
          <w:between w:val="nil"/>
        </w:pBdr>
        <w:shd w:val="clear" w:color="auto" w:fill="FFFFFF"/>
        <w:rPr>
          <w:rFonts w:ascii="Brill" w:eastAsia="Brill" w:hAnsi="Brill" w:cs="Brill"/>
          <w:color w:val="000000"/>
          <w:sz w:val="20"/>
          <w:szCs w:val="20"/>
        </w:rPr>
      </w:pPr>
      <w:r w:rsidRPr="00C66272">
        <w:rPr>
          <w:rFonts w:ascii="Brill" w:eastAsia="Brill" w:hAnsi="Brill" w:cs="Brill"/>
          <w:color w:val="000000"/>
          <w:sz w:val="20"/>
          <w:szCs w:val="20"/>
        </w:rPr>
        <w:t xml:space="preserve">Figure 6.4. The process of urban expansion of Quanzhou from 6th to early 20th century </w:t>
      </w:r>
    </w:p>
    <w:p w14:paraId="35077BA4" w14:textId="77777777" w:rsidR="00CB3FC9" w:rsidRDefault="00C55FA1">
      <w:pPr>
        <w:pBdr>
          <w:top w:val="nil"/>
          <w:left w:val="nil"/>
          <w:bottom w:val="nil"/>
          <w:right w:val="nil"/>
          <w:between w:val="nil"/>
        </w:pBdr>
        <w:shd w:val="clear" w:color="auto" w:fill="FFFFFF"/>
        <w:rPr>
          <w:ins w:id="3050" w:author="Autor"/>
          <w:rFonts w:ascii="Brill" w:eastAsia="Brill" w:hAnsi="Brill" w:cs="Brill"/>
          <w:color w:val="000000"/>
          <w:sz w:val="20"/>
          <w:szCs w:val="20"/>
        </w:rPr>
      </w:pPr>
      <w:r w:rsidRPr="00C66272">
        <w:rPr>
          <w:rFonts w:ascii="Brill" w:eastAsia="Brill" w:hAnsi="Brill" w:cs="Brill"/>
          <w:color w:val="000000"/>
          <w:sz w:val="20"/>
          <w:szCs w:val="20"/>
        </w:rPr>
        <w:t>Source: Authors.</w:t>
      </w:r>
    </w:p>
    <w:p w14:paraId="010606A0" w14:textId="77777777" w:rsidR="00475685" w:rsidRPr="00C66272" w:rsidRDefault="00475685">
      <w:pPr>
        <w:pBdr>
          <w:top w:val="nil"/>
          <w:left w:val="nil"/>
          <w:bottom w:val="nil"/>
          <w:right w:val="nil"/>
          <w:between w:val="nil"/>
        </w:pBdr>
        <w:shd w:val="clear" w:color="auto" w:fill="FFFFFF"/>
        <w:rPr>
          <w:rFonts w:ascii="Brill" w:eastAsia="Brill" w:hAnsi="Brill" w:cs="Brill"/>
          <w:color w:val="000000"/>
          <w:sz w:val="20"/>
          <w:szCs w:val="20"/>
        </w:rPr>
      </w:pPr>
    </w:p>
    <w:p w14:paraId="35077BA5" w14:textId="6969960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Within the city of Quanzhou, 22 historically significant buildings, structures, religious edifices, and statues stand as witnesses to the maritime civilization that flourished during the city's illustrious past. These properties serve as tangible embodiments of the characteristics inherent in Quanzhou's overseas trade system and pluralistic social structure during the Song and Yuan Dynasties. Take, for instance, the Confucian Temple (Figure 6.5), symbolizing the social elite, including government officials and senior intellectuals. This group constituted a core force in propelling the prosperity of the Quanzhou World Marine Trade </w:t>
      </w:r>
      <w:r w:rsidR="00F62668">
        <w:rPr>
          <w:rFonts w:ascii="Brill" w:eastAsia="Brill" w:hAnsi="Brill" w:cs="Brill"/>
        </w:rPr>
        <w:t>Centre</w:t>
      </w:r>
      <w:r w:rsidRPr="00C66272">
        <w:rPr>
          <w:rFonts w:ascii="Brill" w:eastAsia="Brill" w:hAnsi="Brill" w:cs="Brill"/>
        </w:rPr>
        <w:t xml:space="preserve"> during the Song and Yuan Dynasties. Alongside the Confucian Temple, another noteworthy site is the Kaiyuan Temple (Figure 6.6) in the northern part of Quanzhou City. Together, these two temples represent the administrative urban areas that corresponded to the commercial urban expanses influenced by marine trade in the southern part of Quanzhou City during the same historical period. The </w:t>
      </w:r>
      <w:proofErr w:type="spellStart"/>
      <w:r w:rsidRPr="00C66272">
        <w:rPr>
          <w:rFonts w:ascii="Brill" w:eastAsia="Brill" w:hAnsi="Brill" w:cs="Brill"/>
        </w:rPr>
        <w:t>Tianhou</w:t>
      </w:r>
      <w:proofErr w:type="spellEnd"/>
      <w:r w:rsidRPr="00C66272">
        <w:rPr>
          <w:rFonts w:ascii="Brill" w:eastAsia="Brill" w:hAnsi="Brill" w:cs="Brill"/>
        </w:rPr>
        <w:t xml:space="preserve"> Temple (Figure 6.7), dedicated to the worship of </w:t>
      </w:r>
      <w:proofErr w:type="spellStart"/>
      <w:r w:rsidRPr="00C66272">
        <w:rPr>
          <w:rFonts w:ascii="Brill" w:eastAsia="Brill" w:hAnsi="Brill" w:cs="Brill"/>
        </w:rPr>
        <w:t>Mazu</w:t>
      </w:r>
      <w:proofErr w:type="spellEnd"/>
      <w:r w:rsidRPr="00C66272">
        <w:rPr>
          <w:rFonts w:ascii="Brill" w:eastAsia="Brill" w:hAnsi="Brill" w:cs="Brill"/>
        </w:rPr>
        <w:t xml:space="preserve">, the Chinese sea goddess, stands as a testament to the city's maritime ties. The Bureau of Ship of Quanzhou (Figure 6.8), established in 1087, served as an administrative body under the state government of the Song and Yuan Dynasties, managing marine trade affairs in Quanzhou. Its founding marked Quanzhou's official status as an open national foreign trade </w:t>
      </w:r>
      <w:r w:rsidRPr="00C66272">
        <w:rPr>
          <w:rFonts w:ascii="Brill" w:eastAsia="Brill" w:hAnsi="Brill" w:cs="Brill"/>
        </w:rPr>
        <w:lastRenderedPageBreak/>
        <w:t>port, profoundly influencing the economic prosperity, cultural exchanges, and collective development of all participants in the marine trade of the Song and Yuan Dynasties. This institution underscores the unique attribute of Quanzhou's port, intricately connected to a vast empire.</w:t>
      </w:r>
    </w:p>
    <w:p w14:paraId="35077BA6" w14:textId="77777777" w:rsidR="00CB3FC9" w:rsidRDefault="00C55FA1">
      <w:pPr>
        <w:spacing w:line="360" w:lineRule="auto"/>
        <w:ind w:firstLine="720"/>
        <w:jc w:val="both"/>
        <w:rPr>
          <w:rFonts w:ascii="Brill" w:eastAsia="Brill" w:hAnsi="Brill" w:cs="Brill"/>
        </w:rPr>
      </w:pPr>
      <w:r w:rsidRPr="00C66272">
        <w:rPr>
          <w:rFonts w:ascii="Brill" w:eastAsia="Brill" w:hAnsi="Brill" w:cs="Brill"/>
        </w:rPr>
        <w:t xml:space="preserve">Among the array of significant properties are the Site of Maritime Trade Office, Site of Deji Gate, Site of the Southern Clan Office, Confucius Temple and School, Kaiyuan Temple, Statue of Lao Tze, </w:t>
      </w:r>
      <w:proofErr w:type="spellStart"/>
      <w:r w:rsidRPr="00C66272">
        <w:rPr>
          <w:rFonts w:ascii="Brill" w:eastAsia="Brill" w:hAnsi="Brill" w:cs="Brill"/>
        </w:rPr>
        <w:t>Qingjing</w:t>
      </w:r>
      <w:proofErr w:type="spellEnd"/>
      <w:r w:rsidRPr="00C66272">
        <w:rPr>
          <w:rFonts w:ascii="Brill" w:eastAsia="Brill" w:hAnsi="Brill" w:cs="Brill"/>
        </w:rPr>
        <w:t xml:space="preserve"> Mosque, Islamic Tombs, Statue of Mani in </w:t>
      </w:r>
      <w:proofErr w:type="spellStart"/>
      <w:r w:rsidRPr="00C66272">
        <w:rPr>
          <w:rFonts w:ascii="Brill" w:eastAsia="Brill" w:hAnsi="Brill" w:cs="Brill"/>
        </w:rPr>
        <w:t>Cao’an</w:t>
      </w:r>
      <w:proofErr w:type="spellEnd"/>
      <w:r w:rsidRPr="00C66272">
        <w:rPr>
          <w:rFonts w:ascii="Brill" w:eastAsia="Brill" w:hAnsi="Brill" w:cs="Brill"/>
        </w:rPr>
        <w:t xml:space="preserve"> Temple, Sites of </w:t>
      </w:r>
      <w:proofErr w:type="spellStart"/>
      <w:r w:rsidRPr="00C66272">
        <w:rPr>
          <w:rFonts w:ascii="Brill" w:eastAsia="Brill" w:hAnsi="Brill" w:cs="Brill"/>
        </w:rPr>
        <w:t>Cizao</w:t>
      </w:r>
      <w:proofErr w:type="spellEnd"/>
      <w:r w:rsidRPr="00C66272">
        <w:rPr>
          <w:rFonts w:ascii="Brill" w:eastAsia="Brill" w:hAnsi="Brill" w:cs="Brill"/>
        </w:rPr>
        <w:t xml:space="preserve"> Kilns (</w:t>
      </w:r>
      <w:proofErr w:type="spellStart"/>
      <w:r w:rsidRPr="00C66272">
        <w:rPr>
          <w:rFonts w:ascii="Brill" w:eastAsia="Brill" w:hAnsi="Brill" w:cs="Brill"/>
        </w:rPr>
        <w:t>Jinjiaoyi</w:t>
      </w:r>
      <w:proofErr w:type="spellEnd"/>
      <w:r w:rsidRPr="00C66272">
        <w:rPr>
          <w:rFonts w:ascii="Brill" w:eastAsia="Brill" w:hAnsi="Brill" w:cs="Brill"/>
        </w:rPr>
        <w:t xml:space="preserve"> Hill Kilns), Sites of Dehua Kilns (Weilin-</w:t>
      </w:r>
      <w:proofErr w:type="spellStart"/>
      <w:r w:rsidRPr="00C66272">
        <w:rPr>
          <w:rFonts w:ascii="Brill" w:eastAsia="Brill" w:hAnsi="Brill" w:cs="Brill"/>
        </w:rPr>
        <w:t>Neiban</w:t>
      </w:r>
      <w:proofErr w:type="spellEnd"/>
      <w:r w:rsidRPr="00C66272">
        <w:rPr>
          <w:rFonts w:ascii="Brill" w:eastAsia="Brill" w:hAnsi="Brill" w:cs="Brill"/>
        </w:rPr>
        <w:t xml:space="preserve"> Kilns and </w:t>
      </w:r>
      <w:proofErr w:type="spellStart"/>
      <w:r w:rsidRPr="00C66272">
        <w:rPr>
          <w:rFonts w:ascii="Brill" w:eastAsia="Brill" w:hAnsi="Brill" w:cs="Brill"/>
        </w:rPr>
        <w:t>Qudougong</w:t>
      </w:r>
      <w:proofErr w:type="spellEnd"/>
      <w:r w:rsidRPr="00C66272">
        <w:rPr>
          <w:rFonts w:ascii="Brill" w:eastAsia="Brill" w:hAnsi="Brill" w:cs="Brill"/>
        </w:rPr>
        <w:t xml:space="preserve"> Kiln), Luoyang Bridge, </w:t>
      </w:r>
      <w:proofErr w:type="spellStart"/>
      <w:r w:rsidRPr="00C66272">
        <w:rPr>
          <w:rFonts w:ascii="Brill" w:eastAsia="Brill" w:hAnsi="Brill" w:cs="Brill"/>
        </w:rPr>
        <w:t>Anping</w:t>
      </w:r>
      <w:proofErr w:type="spellEnd"/>
      <w:r w:rsidRPr="00C66272">
        <w:rPr>
          <w:rFonts w:ascii="Brill" w:eastAsia="Brill" w:hAnsi="Brill" w:cs="Brill"/>
        </w:rPr>
        <w:t xml:space="preserve"> Bridge, Site of </w:t>
      </w:r>
      <w:proofErr w:type="spellStart"/>
      <w:r w:rsidRPr="00C66272">
        <w:rPr>
          <w:rFonts w:ascii="Brill" w:eastAsia="Brill" w:hAnsi="Brill" w:cs="Brill"/>
        </w:rPr>
        <w:t>Shunji</w:t>
      </w:r>
      <w:proofErr w:type="spellEnd"/>
      <w:r w:rsidRPr="00C66272">
        <w:rPr>
          <w:rFonts w:ascii="Brill" w:eastAsia="Brill" w:hAnsi="Brill" w:cs="Brill"/>
        </w:rPr>
        <w:t xml:space="preserve"> Bridge, Estuary Docks, </w:t>
      </w:r>
      <w:proofErr w:type="spellStart"/>
      <w:r w:rsidRPr="00C66272">
        <w:rPr>
          <w:rFonts w:ascii="Brill" w:eastAsia="Brill" w:hAnsi="Brill" w:cs="Brill"/>
        </w:rPr>
        <w:t>Shihu</w:t>
      </w:r>
      <w:proofErr w:type="spellEnd"/>
      <w:r w:rsidRPr="00C66272">
        <w:rPr>
          <w:rFonts w:ascii="Brill" w:eastAsia="Brill" w:hAnsi="Brill" w:cs="Brill"/>
        </w:rPr>
        <w:t xml:space="preserve"> Dock, </w:t>
      </w:r>
      <w:proofErr w:type="spellStart"/>
      <w:r w:rsidRPr="00C66272">
        <w:rPr>
          <w:rFonts w:ascii="Brill" w:eastAsia="Brill" w:hAnsi="Brill" w:cs="Brill"/>
        </w:rPr>
        <w:t>Liusheng</w:t>
      </w:r>
      <w:proofErr w:type="spellEnd"/>
      <w:r w:rsidRPr="00C66272">
        <w:rPr>
          <w:rFonts w:ascii="Brill" w:eastAsia="Brill" w:hAnsi="Brill" w:cs="Brill"/>
        </w:rPr>
        <w:t xml:space="preserve"> Pagoda, and </w:t>
      </w:r>
      <w:proofErr w:type="spellStart"/>
      <w:r w:rsidRPr="00C66272">
        <w:rPr>
          <w:rFonts w:ascii="Brill" w:eastAsia="Brill" w:hAnsi="Brill" w:cs="Brill"/>
        </w:rPr>
        <w:t>Wanshou</w:t>
      </w:r>
      <w:proofErr w:type="spellEnd"/>
      <w:r w:rsidRPr="00C66272">
        <w:rPr>
          <w:rFonts w:ascii="Brill" w:eastAsia="Brill" w:hAnsi="Brill" w:cs="Brill"/>
        </w:rPr>
        <w:t xml:space="preserve"> Pagoda.</w:t>
      </w:r>
    </w:p>
    <w:p w14:paraId="719A382E" w14:textId="77777777" w:rsidR="00F62668" w:rsidRPr="00C66272" w:rsidRDefault="00F62668">
      <w:pPr>
        <w:spacing w:line="360" w:lineRule="auto"/>
        <w:ind w:firstLine="720"/>
        <w:jc w:val="both"/>
        <w:rPr>
          <w:rFonts w:ascii="Brill" w:eastAsia="Brill" w:hAnsi="Brill" w:cs="Brill"/>
        </w:rPr>
      </w:pPr>
    </w:p>
    <w:p w14:paraId="35077BA7" w14:textId="77777777" w:rsidR="00CB3FC9" w:rsidRPr="00C66272" w:rsidRDefault="00C55FA1" w:rsidP="00F62668">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6.5 HERE]</w:t>
      </w:r>
    </w:p>
    <w:p w14:paraId="35077BA8"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Figure 6.5. The Confucian Temple.</w:t>
      </w:r>
    </w:p>
    <w:p w14:paraId="35077BA9"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AA" w14:textId="77777777" w:rsidR="00CB3FC9" w:rsidRPr="00C66272" w:rsidRDefault="00C55FA1" w:rsidP="00F62668">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6.6 HERE]</w:t>
      </w:r>
    </w:p>
    <w:p w14:paraId="35077BAB"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Figure 6.6. Kaiyuan Temple.</w:t>
      </w:r>
    </w:p>
    <w:p w14:paraId="35077BAC"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AD" w14:textId="77777777" w:rsidR="00CB3FC9" w:rsidRPr="00C66272" w:rsidRDefault="00C55FA1" w:rsidP="00F62668">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6.7 HERE]</w:t>
      </w:r>
    </w:p>
    <w:p w14:paraId="35077BAE"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6.7. </w:t>
      </w:r>
      <w:proofErr w:type="spellStart"/>
      <w:r w:rsidRPr="00C66272">
        <w:rPr>
          <w:rFonts w:ascii="Brill" w:eastAsia="Brill" w:hAnsi="Brill" w:cs="Brill"/>
          <w:color w:val="000000"/>
          <w:sz w:val="20"/>
          <w:szCs w:val="20"/>
        </w:rPr>
        <w:t>Tianhou</w:t>
      </w:r>
      <w:proofErr w:type="spellEnd"/>
      <w:r w:rsidRPr="00C66272">
        <w:rPr>
          <w:rFonts w:ascii="Brill" w:eastAsia="Brill" w:hAnsi="Brill" w:cs="Brill"/>
          <w:color w:val="000000"/>
          <w:sz w:val="20"/>
          <w:szCs w:val="20"/>
        </w:rPr>
        <w:t xml:space="preserve"> Temple.</w:t>
      </w:r>
    </w:p>
    <w:p w14:paraId="35077BAF"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B0" w14:textId="77777777" w:rsidR="00CB3FC9" w:rsidRPr="00C66272" w:rsidRDefault="00C55FA1" w:rsidP="00F62668">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6.8 HERE]</w:t>
      </w:r>
    </w:p>
    <w:p w14:paraId="35077BB1" w14:textId="77777777" w:rsidR="00CB3FC9" w:rsidRPr="00C66272"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Figure 6.8. The Bureau of Ship of Quanzhou in Song and Yuan Dynasties.</w:t>
      </w:r>
    </w:p>
    <w:p w14:paraId="35077BB2" w14:textId="77777777" w:rsidR="00CB3FC9" w:rsidRDefault="00C55FA1" w:rsidP="00F62668">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60F81328" w14:textId="77777777" w:rsidR="00F62668" w:rsidRPr="00C66272" w:rsidRDefault="00F62668" w:rsidP="00F62668">
      <w:pPr>
        <w:pBdr>
          <w:top w:val="nil"/>
          <w:left w:val="nil"/>
          <w:bottom w:val="nil"/>
          <w:right w:val="nil"/>
          <w:between w:val="nil"/>
        </w:pBdr>
        <w:shd w:val="clear" w:color="auto" w:fill="FFFFFF"/>
        <w:jc w:val="both"/>
        <w:rPr>
          <w:rFonts w:ascii="Brill" w:eastAsia="Brill" w:hAnsi="Brill" w:cs="Brill"/>
          <w:color w:val="000000"/>
          <w:sz w:val="20"/>
          <w:szCs w:val="20"/>
        </w:rPr>
      </w:pPr>
    </w:p>
    <w:p w14:paraId="35077BB3" w14:textId="77777777" w:rsidR="00CB3FC9" w:rsidRPr="00C66272" w:rsidRDefault="00C55FA1">
      <w:pPr>
        <w:pStyle w:val="Nagwek2"/>
        <w:spacing w:line="360" w:lineRule="auto"/>
        <w:rPr>
          <w:rFonts w:ascii="Brill" w:eastAsia="Brill" w:hAnsi="Brill" w:cs="Brill"/>
          <w:b/>
          <w:color w:val="000000"/>
          <w:sz w:val="24"/>
          <w:szCs w:val="24"/>
        </w:rPr>
      </w:pPr>
      <w:r w:rsidRPr="00C66272">
        <w:rPr>
          <w:rFonts w:ascii="Brill" w:eastAsia="Brill" w:hAnsi="Brill" w:cs="Brill"/>
          <w:b/>
          <w:color w:val="000000"/>
          <w:sz w:val="24"/>
          <w:szCs w:val="24"/>
        </w:rPr>
        <w:t>The urban re</w:t>
      </w:r>
      <w:del w:id="3051" w:author="Autor">
        <w:r w:rsidRPr="00C66272" w:rsidDel="004B7B7E">
          <w:rPr>
            <w:rFonts w:ascii="Brill" w:eastAsia="Brill" w:hAnsi="Brill" w:cs="Brill"/>
            <w:b/>
            <w:color w:val="000000"/>
            <w:sz w:val="24"/>
            <w:szCs w:val="24"/>
          </w:rPr>
          <w:delText>-</w:delText>
        </w:r>
      </w:del>
      <w:r w:rsidRPr="00C66272">
        <w:rPr>
          <w:rFonts w:ascii="Brill" w:eastAsia="Brill" w:hAnsi="Brill" w:cs="Brill"/>
          <w:b/>
          <w:color w:val="000000"/>
          <w:sz w:val="24"/>
          <w:szCs w:val="24"/>
        </w:rPr>
        <w:t xml:space="preserve">development after the decline of the ports </w:t>
      </w:r>
    </w:p>
    <w:p w14:paraId="35077BB4" w14:textId="7777777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period of urban re</w:t>
      </w:r>
      <w:del w:id="3052" w:author="Autor">
        <w:r w:rsidRPr="00C66272" w:rsidDel="004B7B7E">
          <w:rPr>
            <w:rFonts w:ascii="Brill" w:eastAsia="Brill" w:hAnsi="Brill" w:cs="Brill"/>
            <w:color w:val="000000"/>
          </w:rPr>
          <w:delText>-</w:delText>
        </w:r>
      </w:del>
      <w:r w:rsidRPr="00C66272">
        <w:rPr>
          <w:rFonts w:ascii="Brill" w:eastAsia="Brill" w:hAnsi="Brill" w:cs="Brill"/>
          <w:color w:val="000000"/>
        </w:rPr>
        <w:t>development in Liverpool following the decline of its port commenced in the early 2000s. In contrast, Quanzhou entered this phase in the late 20th century. While both cities underwent the emergence of new industries and the initiation of urban construction projects, disparities in their approaches to urban re-development manifest in their spatial strategies and the magnitude of spatial transformation.</w:t>
      </w:r>
    </w:p>
    <w:p w14:paraId="35077BB5" w14:textId="26C2365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As delineated in Table 1, Liverpool's re</w:t>
      </w:r>
      <w:del w:id="3053" w:author="Autor">
        <w:r w:rsidRPr="00C66272" w:rsidDel="004B7B7E">
          <w:rPr>
            <w:rFonts w:ascii="Brill" w:eastAsia="Brill" w:hAnsi="Brill" w:cs="Brill"/>
            <w:color w:val="000000"/>
          </w:rPr>
          <w:delText>-</w:delText>
        </w:r>
      </w:del>
      <w:r w:rsidRPr="00C66272">
        <w:rPr>
          <w:rFonts w:ascii="Brill" w:eastAsia="Brill" w:hAnsi="Brill" w:cs="Brill"/>
          <w:color w:val="000000"/>
        </w:rPr>
        <w:t>development primarily concentrated on the waterfront area, demarcated by three distinct periods and a series of significant projects (see Figure 6.9). The initial phase, known as "the MDC period" (1980-1997), witnessed substantial investments aimed at enhancing the physical and environmental qualities of the waterfront</w:t>
      </w:r>
      <w:ins w:id="3054" w:author="Autor">
        <w:r w:rsidR="004B7B7E">
          <w:rPr>
            <w:rFonts w:ascii="Brill" w:eastAsia="Brill" w:hAnsi="Brill" w:cs="Brill"/>
            <w:color w:val="000000"/>
          </w:rPr>
          <w:t xml:space="preserve"> </w:t>
        </w:r>
        <w:r w:rsidR="004B7B7E">
          <w:rPr>
            <w:rFonts w:ascii="Brill" w:eastAsia="Brill" w:hAnsi="Brill" w:cs="Brill"/>
          </w:rPr>
          <w:t xml:space="preserve"> </w:t>
        </w:r>
        <w:r w:rsidR="004B7B7E">
          <w:rPr>
            <w:rFonts w:ascii="ArialMT" w:eastAsia="ArialMT" w:cs="ArialMT" w:hint="eastAsia"/>
            <w:sz w:val="17"/>
            <w:szCs w:val="17"/>
            <w:lang w:val="en-AU"/>
          </w:rPr>
          <w:t>–</w:t>
        </w:r>
        <w:r w:rsidR="004B7B7E">
          <w:rPr>
            <w:rFonts w:ascii="ArialMT" w:eastAsia="ArialMT" w:cs="ArialMT"/>
            <w:sz w:val="17"/>
            <w:szCs w:val="17"/>
            <w:lang w:val="en-AU"/>
          </w:rPr>
          <w:t xml:space="preserve"> </w:t>
        </w:r>
      </w:ins>
      <w:del w:id="3055" w:author="Autor">
        <w:r w:rsidRPr="00C66272" w:rsidDel="004B7B7E">
          <w:rPr>
            <w:rFonts w:ascii="Brill" w:eastAsia="Brill" w:hAnsi="Brill" w:cs="Brill"/>
            <w:color w:val="000000"/>
          </w:rPr>
          <w:delText>—</w:delText>
        </w:r>
      </w:del>
      <w:r w:rsidRPr="00C66272">
        <w:rPr>
          <w:rFonts w:ascii="Brill" w:eastAsia="Brill" w:hAnsi="Brill" w:cs="Brill"/>
          <w:color w:val="000000"/>
        </w:rPr>
        <w:t xml:space="preserve">the most degraded locale in the city </w:t>
      </w:r>
      <w:r w:rsidR="00F62668">
        <w:rPr>
          <w:rFonts w:ascii="Brill" w:eastAsia="Brill" w:hAnsi="Brill" w:cs="Brill"/>
          <w:color w:val="000000"/>
        </w:rPr>
        <w:t>centre</w:t>
      </w:r>
      <w:r w:rsidRPr="00C66272">
        <w:rPr>
          <w:rFonts w:ascii="Brill" w:eastAsia="Brill" w:hAnsi="Brill" w:cs="Brill"/>
          <w:color w:val="000000"/>
        </w:rPr>
        <w:t xml:space="preserve">. The subsequent era (1997-2012) featured the development of </w:t>
      </w:r>
      <w:r w:rsidR="00540C3A" w:rsidRPr="00C66272">
        <w:rPr>
          <w:rFonts w:ascii="Brill" w:eastAsia="Brill" w:hAnsi="Brill" w:cs="Brill"/>
          <w:color w:val="000000"/>
        </w:rPr>
        <w:t>t</w:t>
      </w:r>
      <w:r w:rsidRPr="00C66272">
        <w:rPr>
          <w:rFonts w:ascii="Brill" w:eastAsia="Brill" w:hAnsi="Brill" w:cs="Brill"/>
          <w:color w:val="000000"/>
        </w:rPr>
        <w:t xml:space="preserve">he Pier Head waterfront, Kings Waterfront, and the "Liverpool One" project. </w:t>
      </w:r>
      <w:r w:rsidRPr="00C66272">
        <w:rPr>
          <w:rFonts w:ascii="Brill" w:eastAsia="Brill" w:hAnsi="Brill" w:cs="Brill"/>
          <w:color w:val="000000"/>
        </w:rPr>
        <w:lastRenderedPageBreak/>
        <w:t xml:space="preserve">These initiatives were designed to redefine the city's economic appeal and reshape its identity by manipulating both physical and soft infrastructure, ensuring sustained economic growth. </w:t>
      </w:r>
    </w:p>
    <w:p w14:paraId="35077BB6" w14:textId="348FF7A1" w:rsidR="00CB3FC9"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third era, post-2012, marked the implementation of the £5 billion "Liverpool Waters" regeneration scheme, recognized as a formidable challenge and opportunity for the city's future transformation. In 2012, the Liverpool City Council granted planning permission for this ambitious development at the World Heritage </w:t>
      </w:r>
      <w:r w:rsidR="00F62668">
        <w:rPr>
          <w:rFonts w:ascii="Brill" w:eastAsia="Brill" w:hAnsi="Brill" w:cs="Brill"/>
          <w:color w:val="000000"/>
        </w:rPr>
        <w:t>property</w:t>
      </w:r>
      <w:r w:rsidRPr="00C66272">
        <w:rPr>
          <w:rFonts w:ascii="Brill" w:eastAsia="Brill" w:hAnsi="Brill" w:cs="Brill"/>
          <w:color w:val="000000"/>
        </w:rPr>
        <w:t>. "Liverpool Waters" aspired to comprehensively rejuvenate the city's northern docks, establishing a mixed-use waterfront to revitali</w:t>
      </w:r>
      <w:ins w:id="3056" w:author="Autor">
        <w:r w:rsidR="00BB2FBF">
          <w:rPr>
            <w:rFonts w:ascii="Brill" w:eastAsia="Brill" w:hAnsi="Brill" w:cs="Brill"/>
            <w:color w:val="000000"/>
          </w:rPr>
          <w:t>s</w:t>
        </w:r>
      </w:ins>
      <w:del w:id="3057" w:author="Autor">
        <w:r w:rsidRPr="00C66272" w:rsidDel="00BB2FBF">
          <w:rPr>
            <w:rFonts w:ascii="Brill" w:eastAsia="Brill" w:hAnsi="Brill" w:cs="Brill"/>
            <w:color w:val="000000"/>
          </w:rPr>
          <w:delText>z</w:delText>
        </w:r>
      </w:del>
      <w:r w:rsidRPr="00C66272">
        <w:rPr>
          <w:rFonts w:ascii="Brill" w:eastAsia="Brill" w:hAnsi="Brill" w:cs="Brill"/>
          <w:color w:val="000000"/>
        </w:rPr>
        <w:t>e the historic docklands. Extending over 2 k</w:t>
      </w:r>
      <w:ins w:id="3058" w:author="Autor">
        <w:r w:rsidR="004B7B7E">
          <w:rPr>
            <w:rFonts w:ascii="Brill" w:eastAsia="Brill" w:hAnsi="Brill" w:cs="Brill"/>
            <w:color w:val="000000"/>
          </w:rPr>
          <w:t>m</w:t>
        </w:r>
      </w:ins>
      <w:del w:id="3059" w:author="Autor">
        <w:r w:rsidRPr="00C66272" w:rsidDel="004B7B7E">
          <w:rPr>
            <w:rFonts w:ascii="Brill" w:eastAsia="Brill" w:hAnsi="Brill" w:cs="Brill"/>
            <w:color w:val="000000"/>
          </w:rPr>
          <w:delText>ilometers</w:delText>
        </w:r>
      </w:del>
      <w:r w:rsidRPr="00C66272">
        <w:rPr>
          <w:rFonts w:ascii="Brill" w:eastAsia="Brill" w:hAnsi="Brill" w:cs="Brill"/>
          <w:color w:val="000000"/>
        </w:rPr>
        <w:t xml:space="preserve"> along the banks of the River Mersey, the scheme obtained planning permission for 20 million square feet of mixed-use development floor space across 60 hectares. This initiative signifies a pivotal phase in Liverpool's ongoing urban re</w:t>
      </w:r>
      <w:del w:id="3060" w:author="Autor">
        <w:r w:rsidRPr="00C66272" w:rsidDel="004B7B7E">
          <w:rPr>
            <w:rFonts w:ascii="Brill" w:eastAsia="Brill" w:hAnsi="Brill" w:cs="Brill"/>
            <w:color w:val="000000"/>
          </w:rPr>
          <w:delText>-</w:delText>
        </w:r>
      </w:del>
      <w:r w:rsidRPr="00C66272">
        <w:rPr>
          <w:rFonts w:ascii="Brill" w:eastAsia="Brill" w:hAnsi="Brill" w:cs="Brill"/>
          <w:color w:val="000000"/>
        </w:rPr>
        <w:t>development, encapsulating the city's resilience and commitment to evolving with the changing urban landscape (</w:t>
      </w:r>
      <w:r w:rsidRPr="008D7F93">
        <w:rPr>
          <w:rFonts w:ascii="Brill" w:eastAsia="Brill" w:hAnsi="Brill" w:cs="Brill"/>
          <w:color w:val="000000"/>
        </w:rPr>
        <w:t>Liverpool Waters, 2021</w:t>
      </w:r>
      <w:r w:rsidRPr="00C66272">
        <w:rPr>
          <w:rFonts w:ascii="Brill" w:eastAsia="Brill" w:hAnsi="Brill" w:cs="Brill"/>
          <w:color w:val="000000"/>
        </w:rPr>
        <w:t>).</w:t>
      </w:r>
    </w:p>
    <w:p w14:paraId="63AFD47A" w14:textId="77777777" w:rsidR="00F62668" w:rsidRPr="00C66272" w:rsidRDefault="00F62668">
      <w:pPr>
        <w:spacing w:line="360" w:lineRule="auto"/>
        <w:ind w:firstLine="720"/>
        <w:jc w:val="both"/>
        <w:rPr>
          <w:rFonts w:ascii="Brill" w:eastAsia="Brill" w:hAnsi="Brill" w:cs="Brill"/>
          <w:color w:val="000000"/>
        </w:rPr>
      </w:pPr>
    </w:p>
    <w:p w14:paraId="35077BB7"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6.9 HERE]</w:t>
      </w:r>
    </w:p>
    <w:p w14:paraId="35077BB8" w14:textId="5CF0EADB"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6.9. The primary waterfront renewal projects </w:t>
      </w:r>
      <w:ins w:id="3061" w:author="Autor">
        <w:r w:rsidR="004B7B7E">
          <w:rPr>
            <w:rFonts w:ascii="Brill" w:eastAsia="Brill" w:hAnsi="Brill" w:cs="Brill"/>
            <w:color w:val="000000"/>
            <w:sz w:val="20"/>
            <w:szCs w:val="20"/>
          </w:rPr>
          <w:t>during</w:t>
        </w:r>
      </w:ins>
      <w:del w:id="3062" w:author="Autor">
        <w:r w:rsidRPr="00C66272" w:rsidDel="004B7B7E">
          <w:rPr>
            <w:rFonts w:ascii="Brill" w:eastAsia="Brill" w:hAnsi="Brill" w:cs="Brill"/>
            <w:color w:val="000000"/>
            <w:sz w:val="20"/>
            <w:szCs w:val="20"/>
          </w:rPr>
          <w:delText>at</w:delText>
        </w:r>
      </w:del>
      <w:r w:rsidRPr="00C66272">
        <w:rPr>
          <w:rFonts w:ascii="Brill" w:eastAsia="Brill" w:hAnsi="Brill" w:cs="Brill"/>
          <w:color w:val="000000"/>
          <w:sz w:val="20"/>
          <w:szCs w:val="20"/>
        </w:rPr>
        <w:t xml:space="preserve"> three periods in Liverpool </w:t>
      </w:r>
    </w:p>
    <w:p w14:paraId="35077BB9"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BA" w14:textId="77777777" w:rsidR="00CB3FC9" w:rsidRPr="00C66272" w:rsidRDefault="00CB3FC9">
      <w:pPr>
        <w:pBdr>
          <w:top w:val="nil"/>
          <w:left w:val="nil"/>
          <w:bottom w:val="nil"/>
          <w:right w:val="nil"/>
          <w:between w:val="nil"/>
        </w:pBdr>
        <w:shd w:val="clear" w:color="auto" w:fill="FFFFFF"/>
        <w:jc w:val="both"/>
        <w:rPr>
          <w:rFonts w:ascii="Brill" w:eastAsia="Brill" w:hAnsi="Brill" w:cs="Brill"/>
          <w:color w:val="000000"/>
          <w:sz w:val="20"/>
          <w:szCs w:val="20"/>
        </w:rPr>
      </w:pPr>
    </w:p>
    <w:p w14:paraId="35077BBB" w14:textId="3DE7029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Since 1990 Liverpool has strategically embraced tourism as one of its cornerstone industries, leveraging cultural resources to propel urban economic transformation. The tourism sector, anchored in cultural assets, has emerged as a primary catalyst for Liverpool's economic evolution, with football and music standing out as two particularly flourishing cultural domains within the city. Liverpool's claim to fame as the birthplace of iconic football clubs, namely "Liverpool" and "Everton," along with being the hometown of the legendary music band The Beatles, draws a substantial influx of enthusiasts each year. In recognition of the pivotal role played by these cultural pillars, Liverpool has instituted official plans to ensure sustainable urban regeneration, emphasizing the promotion of the music and sports industries.</w:t>
      </w:r>
    </w:p>
    <w:p w14:paraId="35077BBC" w14:textId="7DC2804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An illustrative example is the "Culture Liverpool Action Plan 2014</w:t>
      </w:r>
      <w:del w:id="3063" w:author="Autor">
        <w:r w:rsidRPr="00C66272" w:rsidDel="004B7B7E">
          <w:rPr>
            <w:rFonts w:ascii="Brill" w:eastAsia="Brill" w:hAnsi="Brill" w:cs="Brill"/>
          </w:rPr>
          <w:delText xml:space="preserve"> </w:delText>
        </w:r>
      </w:del>
      <w:r w:rsidRPr="00C66272">
        <w:rPr>
          <w:rFonts w:ascii="Brill" w:eastAsia="Brill" w:hAnsi="Brill" w:cs="Brill"/>
        </w:rPr>
        <w:t>-</w:t>
      </w:r>
      <w:del w:id="3064" w:author="Autor">
        <w:r w:rsidRPr="00C66272" w:rsidDel="004B7B7E">
          <w:rPr>
            <w:rFonts w:ascii="Brill" w:eastAsia="Brill" w:hAnsi="Brill" w:cs="Brill"/>
          </w:rPr>
          <w:delText xml:space="preserve"> </w:delText>
        </w:r>
      </w:del>
      <w:r w:rsidRPr="00C66272">
        <w:rPr>
          <w:rFonts w:ascii="Brill" w:eastAsia="Brill" w:hAnsi="Brill" w:cs="Brill"/>
        </w:rPr>
        <w:t xml:space="preserve">2018" (2013) disseminated by the Culture Liverpool team at the Liverpool City Council. This plan delineates the city's commitment to supporting infrastructure and facility development, cultural preservation, </w:t>
      </w:r>
      <w:r w:rsidR="00DE1581" w:rsidRPr="00C66272">
        <w:rPr>
          <w:rFonts w:ascii="Brill" w:eastAsia="Brill" w:hAnsi="Brill" w:cs="Brill"/>
        </w:rPr>
        <w:t xml:space="preserve">the </w:t>
      </w:r>
      <w:r w:rsidRPr="00C66272">
        <w:rPr>
          <w:rFonts w:ascii="Brill" w:eastAsia="Brill" w:hAnsi="Brill" w:cs="Brill"/>
        </w:rPr>
        <w:t xml:space="preserve">global promotion of Liverpool, and the orchestration of world-class sports and cultural events. Additionally, it outlines initiatives such as the Culture Liverpool </w:t>
      </w:r>
      <w:r w:rsidRPr="00C66272">
        <w:rPr>
          <w:rFonts w:ascii="Brill" w:eastAsia="Brill" w:hAnsi="Brill" w:cs="Brill"/>
        </w:rPr>
        <w:lastRenderedPageBreak/>
        <w:t xml:space="preserve">Investment Programme, aimed at bolstering the activities of cultural organizations within the city. </w:t>
      </w:r>
    </w:p>
    <w:p w14:paraId="35077BBD"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adherence to this action plan, Everton Football Club, in collaboration with the Liverpool City Council and Liverpool Mutual Homes, articulated preliminary plans in September 2014 for a new stadium. The intention behind this venture was to invigorate the local economy, generate tens of thousands of jobs, and attract 1.4 million visitors to the city annually. Reflecting this commitment, from 2015 to 2016, Liverpool City Council invested £2,779,310 in 36 cultural organizations through the Culture Liverpool Investment Programme. This substantial financial support facilitated these arts organizations in attracting £27 million in investment from a diverse array of local, national, and international sources. During this period, the 36 funded organizations produced high-profile works that not only enriched the cultural landscape but also played a pivotal role in attracting millions of visitors to the city (</w:t>
      </w:r>
      <w:proofErr w:type="spellStart"/>
      <w:r w:rsidRPr="00414A9C">
        <w:rPr>
          <w:rFonts w:ascii="Brill" w:eastAsia="Brill" w:hAnsi="Brill" w:cs="Brill"/>
        </w:rPr>
        <w:t>Burghes</w:t>
      </w:r>
      <w:proofErr w:type="spellEnd"/>
      <w:r w:rsidRPr="00414A9C">
        <w:rPr>
          <w:rFonts w:ascii="Brill" w:eastAsia="Brill" w:hAnsi="Brill" w:cs="Brill"/>
        </w:rPr>
        <w:t xml:space="preserve"> &amp; Thornton, 2017</w:t>
      </w:r>
      <w:r w:rsidRPr="00C66272">
        <w:rPr>
          <w:rFonts w:ascii="Brill" w:eastAsia="Brill" w:hAnsi="Brill" w:cs="Brill"/>
        </w:rPr>
        <w:t>). This concerted effort underscores Liverpool's proactive approach to cultural and sports-driven urban regeneration, establishing a model for sustainable development in the contemporary urban context.</w:t>
      </w:r>
    </w:p>
    <w:p w14:paraId="35077BBE" w14:textId="50C8829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pivotal phases of urban redevelopment in Quanzhou are not characterized by a series of mega-projects, but rather by the city's initiatives in urban expansion. Following China's reform and </w:t>
      </w:r>
      <w:r w:rsidR="006D39E6" w:rsidRPr="00C66272">
        <w:rPr>
          <w:rFonts w:ascii="Brill" w:eastAsia="Brill" w:hAnsi="Brill" w:cs="Brill"/>
        </w:rPr>
        <w:t>opening</w:t>
      </w:r>
      <w:r w:rsidRPr="00C66272">
        <w:rPr>
          <w:rFonts w:ascii="Brill" w:eastAsia="Brill" w:hAnsi="Brill" w:cs="Brill"/>
        </w:rPr>
        <w:t xml:space="preserve"> in 1978, Quanzhou embarked on a new era of urban development, breaking free from a 500-year period of stagnation. In response, the local government formulated a development plan that unfolds across four primary stages. These stages encapsulate the city's successive endeavo</w:t>
      </w:r>
      <w:ins w:id="3065" w:author="Autor">
        <w:r w:rsidR="00E33CDB">
          <w:rPr>
            <w:rFonts w:ascii="Brill" w:eastAsia="Brill" w:hAnsi="Brill" w:cs="Brill"/>
          </w:rPr>
          <w:t>u</w:t>
        </w:r>
      </w:ins>
      <w:r w:rsidRPr="00C66272">
        <w:rPr>
          <w:rFonts w:ascii="Brill" w:eastAsia="Brill" w:hAnsi="Brill" w:cs="Brill"/>
        </w:rPr>
        <w:t xml:space="preserve">rs to navigate the intricate relationships among land use in the urban </w:t>
      </w:r>
      <w:r w:rsidR="00F62668">
        <w:rPr>
          <w:rFonts w:ascii="Brill" w:eastAsia="Brill" w:hAnsi="Brill" w:cs="Brill"/>
        </w:rPr>
        <w:t>centre</w:t>
      </w:r>
      <w:r w:rsidRPr="00C66272">
        <w:rPr>
          <w:rFonts w:ascii="Brill" w:eastAsia="Brill" w:hAnsi="Brill" w:cs="Brill"/>
        </w:rPr>
        <w:t xml:space="preserve">, the ancient town, and the peripheral areas. </w:t>
      </w:r>
    </w:p>
    <w:p w14:paraId="35077BBF" w14:textId="7ABD628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first initiative, originating in the 1980s, focused on expanding the urban area along major traffic routes and directing city development toward the seaside. Concurrently, suburban industrial zones and newly established industrial areas experienced rapid growth, signifying a spatial diffusion from the city </w:t>
      </w:r>
      <w:r w:rsidR="00F62668">
        <w:rPr>
          <w:rFonts w:ascii="Brill" w:eastAsia="Brill" w:hAnsi="Brill" w:cs="Brill"/>
        </w:rPr>
        <w:t>centre</w:t>
      </w:r>
      <w:r w:rsidRPr="00C66272">
        <w:rPr>
          <w:rFonts w:ascii="Brill" w:eastAsia="Brill" w:hAnsi="Brill" w:cs="Brill"/>
        </w:rPr>
        <w:t xml:space="preserve"> towards the periphery (see Figure 6.10). However, this expansion led to a diminished allure and influence of the Quanzhou urban area. In the early 1990s, Quanzhou embarked on its second attempt to elevate the level of urban agglomeration. The city's eastward expansion positively influenced Quanzhou's overall urban construction while safeguarding the ancient city from unnecessary redevelopment (see Figure 6.11)</w:t>
      </w:r>
      <w:r w:rsidRPr="00C66272">
        <w:rPr>
          <w:rFonts w:ascii="Brill" w:eastAsia="Brill" w:hAnsi="Brill" w:cs="Brill"/>
          <w:b/>
        </w:rPr>
        <w:t xml:space="preserve">. </w:t>
      </w:r>
      <w:r w:rsidRPr="00C66272">
        <w:rPr>
          <w:rFonts w:ascii="Brill" w:eastAsia="Brill" w:hAnsi="Brill" w:cs="Brill"/>
        </w:rPr>
        <w:t xml:space="preserve">The late 1990s introduced the "one </w:t>
      </w:r>
      <w:r w:rsidR="00F62668">
        <w:rPr>
          <w:rFonts w:ascii="Brill" w:eastAsia="Brill" w:hAnsi="Brill" w:cs="Brill"/>
        </w:rPr>
        <w:t>centre</w:t>
      </w:r>
      <w:r w:rsidRPr="00C66272">
        <w:rPr>
          <w:rFonts w:ascii="Brill" w:eastAsia="Brill" w:hAnsi="Brill" w:cs="Brill"/>
        </w:rPr>
        <w:t xml:space="preserve"> and eight groups" concept, aiming to foster </w:t>
      </w:r>
      <w:r w:rsidRPr="00C66272">
        <w:rPr>
          <w:rFonts w:ascii="Brill" w:eastAsia="Brill" w:hAnsi="Brill" w:cs="Brill"/>
        </w:rPr>
        <w:lastRenderedPageBreak/>
        <w:t>development across the Luoyang River and Jinjiang River, substantially expanding the urban space (see Figure 6.12)</w:t>
      </w:r>
      <w:r w:rsidRPr="00C66272">
        <w:rPr>
          <w:rFonts w:ascii="Brill" w:eastAsia="Brill" w:hAnsi="Brill" w:cs="Brill"/>
          <w:b/>
        </w:rPr>
        <w:t xml:space="preserve">. </w:t>
      </w:r>
    </w:p>
    <w:p w14:paraId="35077BC0" w14:textId="4FFA557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Since the turn of the millennium, Quanzhou has entered its most expansive urban expansion phase in history. Despite topographical constraints imposed by Qingyuan Mountain in the north, a new spatial layout has emerged, expanding towards the east, south, and west (see Figure 13). The objective of this stage of urban expansion is to establish a coastal metropolis situated at Quanzhou Bay. Simultaneously, strategic urban planning shifts have prompted the gradual relocation of the city </w:t>
      </w:r>
      <w:r w:rsidR="00F62668">
        <w:rPr>
          <w:rFonts w:ascii="Brill" w:eastAsia="Brill" w:hAnsi="Brill" w:cs="Brill"/>
        </w:rPr>
        <w:t>centre</w:t>
      </w:r>
      <w:r w:rsidRPr="00C66272">
        <w:rPr>
          <w:rFonts w:ascii="Brill" w:eastAsia="Brill" w:hAnsi="Brill" w:cs="Brill"/>
        </w:rPr>
        <w:t xml:space="preserve"> from the ancient city and historic port areas toward the southeast. This dynamic evolution underscores Quanzhou's commitment to adapting and transforming its urban landscape to meet contemporary demands and aspirations.</w:t>
      </w:r>
    </w:p>
    <w:p w14:paraId="35077BC1"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6.10 HERE]</w:t>
      </w:r>
    </w:p>
    <w:p w14:paraId="35077BC2"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6.10. The urban area of Quanzhou and the trend of expansion in the 1980s </w:t>
      </w:r>
    </w:p>
    <w:p w14:paraId="35077BC3"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C4"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6.11 HERE]</w:t>
      </w:r>
    </w:p>
    <w:p w14:paraId="35077BC5"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6.11. The urban area and the location of urban construction land in Quanzhou and the trend of expansion in the first half of 1990s </w:t>
      </w:r>
    </w:p>
    <w:p w14:paraId="35077BC6"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C7"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6.12 HERE]</w:t>
      </w:r>
    </w:p>
    <w:p w14:paraId="35077BC8"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6.12. The urban area, the location of urban construction land and the main clusters in Quanzhou and the trend of expansion in the second half of 1990s </w:t>
      </w:r>
    </w:p>
    <w:p w14:paraId="35077BC9"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Source: Authors.</w:t>
      </w:r>
    </w:p>
    <w:p w14:paraId="35077BCA"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6.13 HERE]</w:t>
      </w:r>
    </w:p>
    <w:p w14:paraId="35077BCB"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6.13. The urban area, the location of urban construction land and the main clusters in Quanzhou and the trend of expansion in the 2000s </w:t>
      </w:r>
    </w:p>
    <w:p w14:paraId="35077BCC" w14:textId="77777777" w:rsidR="00CB3FC9" w:rsidRDefault="00C55FA1">
      <w:pPr>
        <w:pBdr>
          <w:top w:val="nil"/>
          <w:left w:val="nil"/>
          <w:bottom w:val="nil"/>
          <w:right w:val="nil"/>
          <w:between w:val="nil"/>
        </w:pBdr>
        <w:shd w:val="clear" w:color="auto" w:fill="FFFFFF"/>
        <w:jc w:val="both"/>
        <w:rPr>
          <w:ins w:id="3066" w:author="Autor"/>
          <w:rFonts w:ascii="Brill" w:eastAsia="Brill" w:hAnsi="Brill" w:cs="Brill"/>
          <w:color w:val="000000"/>
          <w:sz w:val="20"/>
          <w:szCs w:val="20"/>
        </w:rPr>
      </w:pPr>
      <w:r w:rsidRPr="00C66272">
        <w:rPr>
          <w:rFonts w:ascii="Brill" w:eastAsia="Brill" w:hAnsi="Brill" w:cs="Brill"/>
          <w:color w:val="000000"/>
          <w:sz w:val="20"/>
          <w:szCs w:val="20"/>
        </w:rPr>
        <w:t>Source: Authors.</w:t>
      </w:r>
    </w:p>
    <w:p w14:paraId="7B3DDE68" w14:textId="77777777" w:rsidR="00294CAA" w:rsidRPr="00C66272" w:rsidRDefault="00294CAA">
      <w:pPr>
        <w:pBdr>
          <w:top w:val="nil"/>
          <w:left w:val="nil"/>
          <w:bottom w:val="nil"/>
          <w:right w:val="nil"/>
          <w:between w:val="nil"/>
        </w:pBdr>
        <w:shd w:val="clear" w:color="auto" w:fill="FFFFFF"/>
        <w:jc w:val="both"/>
        <w:rPr>
          <w:rFonts w:ascii="Brill" w:eastAsia="Brill" w:hAnsi="Brill" w:cs="Brill"/>
          <w:color w:val="000000"/>
          <w:sz w:val="20"/>
          <w:szCs w:val="20"/>
        </w:rPr>
      </w:pPr>
    </w:p>
    <w:p w14:paraId="35077BCD" w14:textId="7CA493A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tandem with the relocation of the urban </w:t>
      </w:r>
      <w:r w:rsidR="00F62668">
        <w:rPr>
          <w:rFonts w:ascii="Brill" w:eastAsia="Brill" w:hAnsi="Brill" w:cs="Brill"/>
        </w:rPr>
        <w:t>centre</w:t>
      </w:r>
      <w:r w:rsidRPr="00C66272">
        <w:rPr>
          <w:rFonts w:ascii="Brill" w:eastAsia="Brill" w:hAnsi="Brill" w:cs="Brill"/>
        </w:rPr>
        <w:t xml:space="preserve"> and the establishment of new clusters within the urban area, Quanzhou has witnessed a flourishing of new manufacturing and modern port industries. Over the past two decades, manufacturing has emerged as Quanzhou's primary industry, encompassing diverse sectors such as textiles, clothing, footwear, building materials, home furnishings, petrochemicals, mechanical equipment, food and beverages, craft products, paper, printing, and the electronic information industry. The local manufacturing sector has experienced rapid and prosperous development, propelling the city's industrial added value into the top 10 nationally. Another significant local industry is tourism, leveraging cultural resources such as Quanzhou Ancient City, </w:t>
      </w:r>
      <w:proofErr w:type="spellStart"/>
      <w:r w:rsidRPr="00C66272">
        <w:rPr>
          <w:rFonts w:ascii="Brill" w:eastAsia="Brill" w:hAnsi="Brill" w:cs="Brill"/>
        </w:rPr>
        <w:t>Chongwu</w:t>
      </w:r>
      <w:proofErr w:type="spellEnd"/>
      <w:r w:rsidRPr="00C66272">
        <w:rPr>
          <w:rFonts w:ascii="Brill" w:eastAsia="Brill" w:hAnsi="Brill" w:cs="Brill"/>
        </w:rPr>
        <w:t xml:space="preserve"> Ancient City, and the natural beauty of </w:t>
      </w:r>
      <w:proofErr w:type="spellStart"/>
      <w:r w:rsidRPr="00C66272">
        <w:rPr>
          <w:rFonts w:ascii="Brill" w:eastAsia="Brill" w:hAnsi="Brill" w:cs="Brill"/>
        </w:rPr>
        <w:t>Anyongde</w:t>
      </w:r>
      <w:proofErr w:type="spellEnd"/>
      <w:r w:rsidRPr="00C66272">
        <w:rPr>
          <w:rFonts w:ascii="Brill" w:eastAsia="Brill" w:hAnsi="Brill" w:cs="Brill"/>
        </w:rPr>
        <w:t xml:space="preserve"> Mountain. The development of tourism has become a key economic driver for the city, contributing to its overall economic diversity.</w:t>
      </w:r>
    </w:p>
    <w:p w14:paraId="35077BCE"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Furthermore, a series of modern ports, either built upon historical foundations or in new locations, has been operational since 1983 (see Figure 6.14). These ports play a pivotal role in Quanzhou's economic growth, facilitating import and export trade through sea transportation. This integration of maritime trade has become integral to Quanzhou's economic success, emphasizing its strategic positioning and connectivity in the global trade network.</w:t>
      </w:r>
    </w:p>
    <w:p w14:paraId="35077BCF"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6.14 HERE]</w:t>
      </w:r>
    </w:p>
    <w:p w14:paraId="35077BD0"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6.14. The locations of ancient ports and modern ports of Quanzhou </w:t>
      </w:r>
    </w:p>
    <w:p w14:paraId="35077BD1" w14:textId="77777777" w:rsidR="00CB3FC9" w:rsidRDefault="00C55FA1">
      <w:pPr>
        <w:pBdr>
          <w:top w:val="nil"/>
          <w:left w:val="nil"/>
          <w:bottom w:val="nil"/>
          <w:right w:val="nil"/>
          <w:between w:val="nil"/>
        </w:pBdr>
        <w:shd w:val="clear" w:color="auto" w:fill="FFFFFF"/>
        <w:jc w:val="both"/>
        <w:rPr>
          <w:ins w:id="3067" w:author="Autor"/>
          <w:rFonts w:ascii="Brill" w:eastAsia="Brill" w:hAnsi="Brill" w:cs="Brill"/>
          <w:color w:val="000000"/>
          <w:sz w:val="20"/>
          <w:szCs w:val="20"/>
        </w:rPr>
      </w:pPr>
      <w:r w:rsidRPr="00C66272">
        <w:rPr>
          <w:rFonts w:ascii="Brill" w:eastAsia="Brill" w:hAnsi="Brill" w:cs="Brill"/>
          <w:color w:val="000000"/>
          <w:sz w:val="20"/>
          <w:szCs w:val="20"/>
        </w:rPr>
        <w:t>Source: Authors</w:t>
      </w:r>
    </w:p>
    <w:p w14:paraId="7A95C694" w14:textId="77777777" w:rsidR="00294CAA" w:rsidRPr="00C66272" w:rsidRDefault="00294CAA">
      <w:pPr>
        <w:pBdr>
          <w:top w:val="nil"/>
          <w:left w:val="nil"/>
          <w:bottom w:val="nil"/>
          <w:right w:val="nil"/>
          <w:between w:val="nil"/>
        </w:pBdr>
        <w:shd w:val="clear" w:color="auto" w:fill="FFFFFF"/>
        <w:jc w:val="both"/>
        <w:rPr>
          <w:rFonts w:ascii="Brill" w:eastAsia="Brill" w:hAnsi="Brill" w:cs="Brill"/>
          <w:color w:val="000000"/>
          <w:sz w:val="20"/>
          <w:szCs w:val="20"/>
        </w:rPr>
      </w:pPr>
    </w:p>
    <w:p w14:paraId="35077BD2" w14:textId="77777777" w:rsidR="00CB3FC9" w:rsidRPr="00C66272" w:rsidRDefault="00C55FA1">
      <w:pPr>
        <w:pStyle w:val="Nagwek1"/>
        <w:rPr>
          <w:rFonts w:ascii="Brill" w:eastAsia="Brill" w:hAnsi="Brill" w:cs="Brill"/>
        </w:rPr>
      </w:pPr>
      <w:r w:rsidRPr="00C66272">
        <w:rPr>
          <w:rFonts w:ascii="Brill" w:eastAsia="Brill" w:hAnsi="Brill" w:cs="Brill"/>
        </w:rPr>
        <w:t>The role of port heritage in urban re</w:t>
      </w:r>
      <w:del w:id="3068" w:author="Autor">
        <w:r w:rsidRPr="00C66272" w:rsidDel="004B7B7E">
          <w:rPr>
            <w:rFonts w:ascii="Brill" w:eastAsia="Brill" w:hAnsi="Brill" w:cs="Brill"/>
          </w:rPr>
          <w:delText>-</w:delText>
        </w:r>
      </w:del>
      <w:r w:rsidRPr="00C66272">
        <w:rPr>
          <w:rFonts w:ascii="Brill" w:eastAsia="Brill" w:hAnsi="Brill" w:cs="Brill"/>
        </w:rPr>
        <w:t>development</w:t>
      </w:r>
    </w:p>
    <w:p w14:paraId="35077BD3" w14:textId="6B404D6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Liverpool and Quanzhou each harbour a considerable number of historic properties steeped in significant maritime heritage. The intrinsic value of these properties has garnered attention not only from local governments but also from heritage practitioners. However, the divergent decisions made by the two cities concerning the conservation and repurposing of their maritime heritage during urban redevelopment have yielded distinct evaluations from the UNESCO World Heritage Centre. This section aims to expound upon the heritage value inherent in the historic ports of both cities and elucidate the strategies employed in their respective urban redevelopment endeavo</w:t>
      </w:r>
      <w:ins w:id="3069" w:author="Autor">
        <w:r w:rsidR="00E33CDB">
          <w:rPr>
            <w:rFonts w:ascii="Brill" w:eastAsia="Brill" w:hAnsi="Brill" w:cs="Brill"/>
          </w:rPr>
          <w:t>u</w:t>
        </w:r>
      </w:ins>
      <w:r w:rsidRPr="00C66272">
        <w:rPr>
          <w:rFonts w:ascii="Brill" w:eastAsia="Brill" w:hAnsi="Brill" w:cs="Brill"/>
        </w:rPr>
        <w:t>rs</w:t>
      </w:r>
      <w:r w:rsidR="005744A9" w:rsidRPr="00C66272">
        <w:rPr>
          <w:rFonts w:ascii="Brill" w:eastAsia="Brill" w:hAnsi="Brill" w:cs="Brill"/>
        </w:rPr>
        <w:t>.</w:t>
      </w:r>
      <w:r w:rsidR="001A1E0C">
        <w:rPr>
          <w:rFonts w:ascii="Brill" w:eastAsia="Brill" w:hAnsi="Brill" w:cs="Brill"/>
        </w:rPr>
        <w:t xml:space="preserve"> </w:t>
      </w:r>
    </w:p>
    <w:p w14:paraId="35077BD4"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decline of Liverpool's dock system has presented heritage practitioners and municipal authorities with an opportunity to recognize the inherent heritage value of the city. The comprehensive and integral urban landscape serves as coherent evidence of Liverpool's historic character, bearing testament to its exceptional historical significance. Liverpool World Heritage Liaison Group, Core Steering Group, and </w:t>
      </w:r>
      <w:r w:rsidRPr="008D7F93">
        <w:rPr>
          <w:rFonts w:ascii="Brill" w:eastAsia="Brill" w:hAnsi="Brill" w:cs="Brill"/>
        </w:rPr>
        <w:t>Liverpool City Council (2004</w:t>
      </w:r>
      <w:r w:rsidRPr="00C66272">
        <w:rPr>
          <w:rFonts w:ascii="Brill" w:eastAsia="Brill" w:hAnsi="Brill" w:cs="Brill"/>
        </w:rPr>
        <w:t xml:space="preserve">) proposed the inclusion of the "Maritime Mercantile City of Liverpool" on the World Heritage List, heralding it as "the supreme example of a commercial port at the time of Britain's greatest global influence." The World Heritage Committee officially endorsed this nomination in 2004, acknowledging the Outstanding Universal Value of Liverpool and confirming that it met the criteria outlined in the "Operational Guidelines for the Implementation of the World Heritage Convention" under sections (ii), (iii), and (iv). The nomination document expounds on Liverpool's historical significance, stating that the city was a major hub for generating innovative technologies and methods in dock construction and port management during the 18th, 19th, and early 20th centuries. It further emphasizes Liverpool's contribution to the </w:t>
      </w:r>
      <w:r w:rsidRPr="00C66272">
        <w:rPr>
          <w:rFonts w:ascii="Brill" w:eastAsia="Brill" w:hAnsi="Brill" w:cs="Brill"/>
        </w:rPr>
        <w:lastRenderedPageBreak/>
        <w:t>establishment of international mercantile systems throughout the British Commonwealth. The city and its port are deemed an exceptional testimony to the development of maritime mercantile culture during the aforementioned historical periods, representing an outstanding example of a world mercantile port city that played a pivotal role in the early development of global trading and cultural connections throughout the British Empire.</w:t>
      </w:r>
    </w:p>
    <w:p w14:paraId="35077BD5" w14:textId="4A0FA30F" w:rsidR="00CB3FC9" w:rsidRPr="00C66272" w:rsidRDefault="00C55FA1" w:rsidP="00F34A6C">
      <w:pPr>
        <w:spacing w:line="360" w:lineRule="auto"/>
        <w:ind w:firstLine="720"/>
        <w:jc w:val="both"/>
        <w:rPr>
          <w:rFonts w:ascii="Brill" w:eastAsia="Brill" w:hAnsi="Brill" w:cs="Brill"/>
        </w:rPr>
        <w:pPrChange w:id="3070" w:author="Autor">
          <w:pPr>
            <w:spacing w:line="360" w:lineRule="auto"/>
            <w:jc w:val="both"/>
          </w:pPr>
        </w:pPrChange>
      </w:pPr>
      <w:r w:rsidRPr="00C66272">
        <w:rPr>
          <w:rFonts w:ascii="Brill" w:eastAsia="Brill" w:hAnsi="Brill" w:cs="Brill"/>
        </w:rPr>
        <w:t>The heritage value of the serial site in Quanzhou has garnered attention from the government and heritage practitioners since 2008 when it was recognized as a part of the Chinese Section of the Silk Road and subsequently included in the World Heritage Tentative List (</w:t>
      </w:r>
      <w:commentRangeStart w:id="3071"/>
      <w:del w:id="3072" w:author="Autor">
        <w:r w:rsidRPr="00C66272" w:rsidDel="00CA0A88">
          <w:rPr>
            <w:rFonts w:ascii="Brill" w:eastAsia="Brill" w:hAnsi="Brill" w:cs="Brill"/>
          </w:rPr>
          <w:delText>https://whc.unesco.org/en/tentativelists/5335/</w:delText>
        </w:r>
        <w:commentRangeEnd w:id="3071"/>
        <w:r w:rsidR="001D5196" w:rsidDel="00CA0A88">
          <w:rPr>
            <w:rStyle w:val="Odwoaniedokomentarza"/>
            <w:lang w:val="en-AU"/>
          </w:rPr>
          <w:commentReference w:id="3071"/>
        </w:r>
        <w:r w:rsidRPr="00C66272" w:rsidDel="00CA0A88">
          <w:rPr>
            <w:rFonts w:ascii="Brill" w:eastAsia="Brill" w:hAnsi="Brill" w:cs="Brill"/>
          </w:rPr>
          <w:delText>).</w:delText>
        </w:r>
      </w:del>
      <w:ins w:id="3073" w:author="Autor">
        <w:r w:rsidR="00CA0A88">
          <w:rPr>
            <w:rFonts w:ascii="Brill" w:eastAsia="Brill" w:hAnsi="Brill" w:cs="Brill"/>
          </w:rPr>
          <w:t>UNESCO, 2008)</w:t>
        </w:r>
      </w:ins>
      <w:r w:rsidRPr="00C66272">
        <w:rPr>
          <w:rFonts w:ascii="Brill" w:eastAsia="Brill" w:hAnsi="Brill" w:cs="Brill"/>
        </w:rPr>
        <w:t xml:space="preserve"> Quanzhou's successful designation as a World Heritage </w:t>
      </w:r>
      <w:r w:rsidR="00F62668">
        <w:rPr>
          <w:rFonts w:ascii="Brill" w:eastAsia="Brill" w:hAnsi="Brill" w:cs="Brill"/>
        </w:rPr>
        <w:t>property</w:t>
      </w:r>
      <w:r w:rsidRPr="00C66272">
        <w:rPr>
          <w:rFonts w:ascii="Brill" w:eastAsia="Brill" w:hAnsi="Brill" w:cs="Brill"/>
        </w:rPr>
        <w:t xml:space="preserve"> finally materialized in 2021, following an unsuccessful attempt in 2018.</w:t>
      </w:r>
    </w:p>
    <w:p w14:paraId="35077BD6" w14:textId="5D8A17C7" w:rsidR="00CB3FC9" w:rsidRPr="00C66272" w:rsidRDefault="00C55FA1" w:rsidP="00F34A6C">
      <w:pPr>
        <w:spacing w:line="360" w:lineRule="auto"/>
        <w:ind w:firstLine="720"/>
        <w:jc w:val="both"/>
        <w:rPr>
          <w:rFonts w:ascii="Brill" w:eastAsia="Brill" w:hAnsi="Brill" w:cs="Brill"/>
        </w:rPr>
        <w:pPrChange w:id="3074" w:author="Autor">
          <w:pPr>
            <w:spacing w:line="360" w:lineRule="auto"/>
            <w:jc w:val="both"/>
          </w:pPr>
        </w:pPrChange>
      </w:pPr>
      <w:r w:rsidRPr="00C66272">
        <w:rPr>
          <w:rFonts w:ascii="Brill" w:eastAsia="Brill" w:hAnsi="Brill" w:cs="Brill"/>
        </w:rPr>
        <w:t>The serial site of Quanzhou serves as a vivid testament to the city's dynamism as a maritime emporium during the Song and Yuan periods (10th</w:t>
      </w:r>
      <w:del w:id="3075" w:author="Autor">
        <w:r w:rsidRPr="00C66272" w:rsidDel="001D5196">
          <w:rPr>
            <w:rFonts w:ascii="Brill" w:eastAsia="Brill" w:hAnsi="Brill" w:cs="Brill"/>
          </w:rPr>
          <w:delText xml:space="preserve"> </w:delText>
        </w:r>
      </w:del>
      <w:r w:rsidRPr="00C66272">
        <w:rPr>
          <w:rFonts w:ascii="Brill" w:eastAsia="Brill" w:hAnsi="Brill" w:cs="Brill"/>
        </w:rPr>
        <w:t>-</w:t>
      </w:r>
      <w:del w:id="3076" w:author="Autor">
        <w:r w:rsidRPr="00C66272" w:rsidDel="001D5196">
          <w:rPr>
            <w:rFonts w:ascii="Brill" w:eastAsia="Brill" w:hAnsi="Brill" w:cs="Brill"/>
          </w:rPr>
          <w:delText xml:space="preserve"> </w:delText>
        </w:r>
      </w:del>
      <w:r w:rsidRPr="00C66272">
        <w:rPr>
          <w:rFonts w:ascii="Brill" w:eastAsia="Brill" w:hAnsi="Brill" w:cs="Brill"/>
        </w:rPr>
        <w:t xml:space="preserve">14th centuries </w:t>
      </w:r>
      <w:del w:id="3077" w:author="Autor">
        <w:r w:rsidRPr="00C66272" w:rsidDel="001D5196">
          <w:rPr>
            <w:rFonts w:ascii="Brill" w:eastAsia="Brill" w:hAnsi="Brill" w:cs="Brill"/>
          </w:rPr>
          <w:delText>AD</w:delText>
        </w:r>
      </w:del>
      <w:ins w:id="3078" w:author="Autor">
        <w:r w:rsidR="001D5196">
          <w:rPr>
            <w:rFonts w:ascii="Brill" w:eastAsia="Brill" w:hAnsi="Brill" w:cs="Brill"/>
          </w:rPr>
          <w:t>CE</w:t>
        </w:r>
      </w:ins>
      <w:r w:rsidRPr="00C66272">
        <w:rPr>
          <w:rFonts w:ascii="Brill" w:eastAsia="Brill" w:hAnsi="Brill" w:cs="Brill"/>
        </w:rPr>
        <w:t xml:space="preserve">) and its intricate connections with the Chinese hinterland. Encompassing a range of component parts and contributing elements, the property includes administrative buildings and structures, religious edifices and statues, cultural memorials and monuments, production sites for ceramics and iron, and an extensive transportation network comprising bridges, docks, and pagodas that guided voyagers. Collectively, these elements provide a comprehensive reflection of the distinctive maritime territorial, socio-cultural, and trade structures of Song-Yuan Quanzhou. The World Heritage Committee officially affirmed the property's alignment with criteria </w:t>
      </w:r>
      <w:ins w:id="3079" w:author="Autor">
        <w:r w:rsidR="001D5196">
          <w:rPr>
            <w:rFonts w:ascii="Brill" w:eastAsia="Brill" w:hAnsi="Brill" w:cs="Brill"/>
          </w:rPr>
          <w:t>iv</w:t>
        </w:r>
      </w:ins>
      <w:del w:id="3080" w:author="Autor">
        <w:r w:rsidRPr="00C66272" w:rsidDel="001D5196">
          <w:rPr>
            <w:rFonts w:ascii="Brill" w:eastAsia="Brill" w:hAnsi="Brill" w:cs="Brill"/>
          </w:rPr>
          <w:delText>IV</w:delText>
        </w:r>
      </w:del>
      <w:r w:rsidRPr="00C66272">
        <w:rPr>
          <w:rFonts w:ascii="Brill" w:eastAsia="Brill" w:hAnsi="Brill" w:cs="Brill"/>
        </w:rPr>
        <w:t>.</w:t>
      </w:r>
    </w:p>
    <w:p w14:paraId="35077BD7" w14:textId="77777777" w:rsidR="00CB3FC9" w:rsidRPr="00C66272" w:rsidRDefault="00CB3FC9">
      <w:pPr>
        <w:spacing w:line="360" w:lineRule="auto"/>
        <w:jc w:val="both"/>
        <w:rPr>
          <w:rFonts w:ascii="Brill" w:eastAsia="Brill" w:hAnsi="Brill" w:cs="Brill"/>
        </w:rPr>
      </w:pPr>
    </w:p>
    <w:p w14:paraId="35077BD8" w14:textId="77777777" w:rsidR="00CB3FC9" w:rsidRPr="00C66272" w:rsidRDefault="00C55FA1">
      <w:pPr>
        <w:pStyle w:val="Nagwek2"/>
        <w:rPr>
          <w:rFonts w:ascii="Brill" w:eastAsia="Brill" w:hAnsi="Brill" w:cs="Brill"/>
          <w:b/>
          <w:color w:val="000000"/>
        </w:rPr>
      </w:pPr>
      <w:r w:rsidRPr="00C66272">
        <w:rPr>
          <w:rFonts w:ascii="Brill" w:eastAsia="Brill" w:hAnsi="Brill" w:cs="Brill"/>
          <w:b/>
          <w:color w:val="000000"/>
        </w:rPr>
        <w:t xml:space="preserve">Strategies employed by the two cities in urban regeneration </w:t>
      </w:r>
    </w:p>
    <w:p w14:paraId="35077BD9" w14:textId="77777777" w:rsidR="00CB3FC9" w:rsidRPr="00C66272" w:rsidRDefault="00CB3FC9">
      <w:pPr>
        <w:rPr>
          <w:rFonts w:ascii="Brill" w:hAnsi="Brill"/>
        </w:rPr>
      </w:pPr>
    </w:p>
    <w:p w14:paraId="35077BDA" w14:textId="3B66D1F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key buildings and sites within the ancient city have been under strict protection from demolition or modification since 1999 (</w:t>
      </w:r>
      <w:r w:rsidRPr="008D7F93">
        <w:rPr>
          <w:rFonts w:ascii="Brill" w:eastAsia="Brill" w:hAnsi="Brill" w:cs="Brill"/>
          <w:color w:val="000000"/>
        </w:rPr>
        <w:t>Quanzhou Municipal People's Government, 2017</w:t>
      </w:r>
      <w:r w:rsidRPr="00C66272">
        <w:rPr>
          <w:rFonts w:ascii="Brill" w:eastAsia="Brill" w:hAnsi="Brill" w:cs="Brill"/>
          <w:color w:val="000000"/>
        </w:rPr>
        <w:t xml:space="preserve">). Consequently, the ancient city has </w:t>
      </w:r>
      <w:r w:rsidR="00947B64" w:rsidRPr="00C66272">
        <w:rPr>
          <w:rFonts w:ascii="Brill" w:eastAsia="Brill" w:hAnsi="Brill" w:cs="Brill"/>
          <w:color w:val="000000"/>
        </w:rPr>
        <w:t xml:space="preserve">gradually </w:t>
      </w:r>
      <w:r w:rsidRPr="00C66272">
        <w:rPr>
          <w:rFonts w:ascii="Brill" w:eastAsia="Brill" w:hAnsi="Brill" w:cs="Brill"/>
          <w:color w:val="000000"/>
        </w:rPr>
        <w:t xml:space="preserve">lost its historical functions. Administrative functions, which were once housed within the ancient city, have been transferred to the Donghai Administrative </w:t>
      </w:r>
      <w:r w:rsidR="00F62668">
        <w:rPr>
          <w:rFonts w:ascii="Brill" w:eastAsia="Brill" w:hAnsi="Brill" w:cs="Brill"/>
          <w:color w:val="000000"/>
        </w:rPr>
        <w:t>Centre</w:t>
      </w:r>
      <w:r w:rsidRPr="00C66272">
        <w:rPr>
          <w:rFonts w:ascii="Brill" w:eastAsia="Brill" w:hAnsi="Brill" w:cs="Brill"/>
          <w:color w:val="000000"/>
        </w:rPr>
        <w:t xml:space="preserve"> in the northern part of the city. This relocation was undertaken to shield the ancient city from extensive construction activities (</w:t>
      </w:r>
      <w:r w:rsidRPr="008D7F93">
        <w:rPr>
          <w:rFonts w:ascii="Brill" w:eastAsia="Brill" w:hAnsi="Brill" w:cs="Brill"/>
          <w:color w:val="000000"/>
        </w:rPr>
        <w:t>Quanzhou Evening News, 2010</w:t>
      </w:r>
      <w:r w:rsidRPr="00C66272">
        <w:rPr>
          <w:rFonts w:ascii="Brill" w:eastAsia="Brill" w:hAnsi="Brill" w:cs="Brill"/>
          <w:color w:val="000000"/>
        </w:rPr>
        <w:t xml:space="preserve">). </w:t>
      </w:r>
      <w:r w:rsidR="009F591C" w:rsidRPr="00C66272">
        <w:rPr>
          <w:rFonts w:ascii="Brill" w:eastAsia="Brill" w:hAnsi="Brill" w:cs="Brill"/>
          <w:color w:val="000000"/>
        </w:rPr>
        <w:t>In the 1980s a</w:t>
      </w:r>
      <w:r w:rsidRPr="00C66272">
        <w:rPr>
          <w:rFonts w:ascii="Brill" w:eastAsia="Brill" w:hAnsi="Brill" w:cs="Brill"/>
          <w:color w:val="000000"/>
        </w:rPr>
        <w:t xml:space="preserve"> significant urban expansion initiative was initiated to facilitate the development of modern industry and trade. </w:t>
      </w:r>
      <w:r w:rsidR="006A1131" w:rsidRPr="00C66272">
        <w:rPr>
          <w:rFonts w:ascii="Brill" w:eastAsia="Brill" w:hAnsi="Brill" w:cs="Brill"/>
          <w:color w:val="000000"/>
        </w:rPr>
        <w:t>At the same time</w:t>
      </w:r>
      <w:r w:rsidRPr="00C66272">
        <w:rPr>
          <w:rFonts w:ascii="Brill" w:eastAsia="Brill" w:hAnsi="Brill" w:cs="Brill"/>
          <w:color w:val="000000"/>
        </w:rPr>
        <w:t xml:space="preserve">, it aimed to guide the growing urban population towards the Quanzhou Bay area, effectively alleviating </w:t>
      </w:r>
      <w:r w:rsidRPr="00C66272">
        <w:rPr>
          <w:rFonts w:ascii="Brill" w:eastAsia="Brill" w:hAnsi="Brill" w:cs="Brill"/>
          <w:color w:val="000000"/>
        </w:rPr>
        <w:lastRenderedPageBreak/>
        <w:t>population pressures within the ancient city (</w:t>
      </w:r>
      <w:r w:rsidRPr="00414A9C">
        <w:rPr>
          <w:rFonts w:ascii="Brill" w:eastAsia="Brill" w:hAnsi="Brill" w:cs="Brill"/>
          <w:color w:val="000000"/>
        </w:rPr>
        <w:t>Fu, 2013</w:t>
      </w:r>
      <w:r w:rsidRPr="00C66272">
        <w:rPr>
          <w:rFonts w:ascii="Brill" w:eastAsia="Brill" w:hAnsi="Brill" w:cs="Brill"/>
          <w:color w:val="000000"/>
        </w:rPr>
        <w:t xml:space="preserve">). The ancient city, home to the majority of </w:t>
      </w:r>
      <w:r w:rsidR="00F66B99" w:rsidRPr="00C66272">
        <w:rPr>
          <w:rFonts w:ascii="Brill" w:eastAsia="Brill" w:hAnsi="Brill" w:cs="Brill"/>
          <w:color w:val="000000"/>
        </w:rPr>
        <w:t xml:space="preserve">the </w:t>
      </w:r>
      <w:r w:rsidRPr="00C66272">
        <w:rPr>
          <w:rFonts w:ascii="Brill" w:eastAsia="Brill" w:hAnsi="Brill" w:cs="Brill"/>
          <w:color w:val="000000"/>
        </w:rPr>
        <w:t>maritime heritage sites, has undergone redevelopment and repositioning. It is now presented as a cultural base, strategically aligned to bolster cultural tourism and the creative industry. This transformation reflects a conscious effort to preserve the historic fabric of the ancient city while aligning it with contemporary cultural and economic objectives.</w:t>
      </w:r>
    </w:p>
    <w:p w14:paraId="35077BDB" w14:textId="3A8B4E0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Port industries have experienced a resurgence concomitant with the construction of modern ports in Quanzhou. As part of the urban regeneration efforts, three bays, comprising nine modern ports (see Figure 6.15), have been newly constructed and operationalized, aligning with the coastal port layout planning of Fujian Province. Historically, ports in Fujian Province were characterized by their relatively small, scattered, and disorderly nature, with each city independently driving its development. Recognizing the need for a comprehensive and integrated cross-regional port management system, the provincial government decided to consolidate and optimize the resources of key ports, including Xiamen International Shipping </w:t>
      </w:r>
      <w:r w:rsidR="00F62668">
        <w:rPr>
          <w:rFonts w:ascii="Brill" w:eastAsia="Brill" w:hAnsi="Brill" w:cs="Brill"/>
          <w:color w:val="000000"/>
        </w:rPr>
        <w:t>Centre</w:t>
      </w:r>
      <w:r w:rsidRPr="00C66272">
        <w:rPr>
          <w:rFonts w:ascii="Brill" w:eastAsia="Brill" w:hAnsi="Brill" w:cs="Brill"/>
          <w:color w:val="000000"/>
        </w:rPr>
        <w:t>, Fuzhou International Deep-water Port, Meizhou Bay, and Quanzhou Port.</w:t>
      </w:r>
    </w:p>
    <w:p w14:paraId="35077BDC" w14:textId="2BBA09D4"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Quanzhou Port, in this integrated scheme, has been strategically positioned to primarily handle container transport for domestic trade, as well as the transportation of mineral construction materials, coal, and other bulk goods. Furthermore, there are plans for gradual expansion into foreign trade routes, </w:t>
      </w:r>
      <w:r w:rsidR="005F4F8D" w:rsidRPr="00C66272">
        <w:rPr>
          <w:rFonts w:ascii="Brill" w:eastAsia="Brill" w:hAnsi="Brill" w:cs="Brill"/>
          <w:color w:val="000000"/>
        </w:rPr>
        <w:t xml:space="preserve">in an attempt </w:t>
      </w:r>
      <w:r w:rsidRPr="00C66272">
        <w:rPr>
          <w:rFonts w:ascii="Brill" w:eastAsia="Brill" w:hAnsi="Brill" w:cs="Brill"/>
          <w:color w:val="000000"/>
        </w:rPr>
        <w:t xml:space="preserve">to enhance </w:t>
      </w:r>
      <w:ins w:id="3081" w:author="Autor">
        <w:r w:rsidR="0080736C">
          <w:rPr>
            <w:rFonts w:ascii="Brill" w:eastAsia="Brill" w:hAnsi="Brill" w:cs="Brill"/>
            <w:color w:val="000000"/>
          </w:rPr>
          <w:t>the port’s</w:t>
        </w:r>
      </w:ins>
      <w:del w:id="3082" w:author="Autor">
        <w:r w:rsidRPr="00C66272" w:rsidDel="0080736C">
          <w:rPr>
            <w:rFonts w:ascii="Brill" w:eastAsia="Brill" w:hAnsi="Brill" w:cs="Brill"/>
            <w:color w:val="000000"/>
          </w:rPr>
          <w:delText>its</w:delText>
        </w:r>
      </w:del>
      <w:r w:rsidRPr="00C66272">
        <w:rPr>
          <w:rFonts w:ascii="Brill" w:eastAsia="Brill" w:hAnsi="Brill" w:cs="Brill"/>
          <w:color w:val="000000"/>
        </w:rPr>
        <w:t xml:space="preserve"> competitive advantage as a pivotal port for passenger and freight transportation between mainland China and Taiwan. This strategic planning underscores Quanzhou's pivotal role in the broader regional and national maritime infrastructure, aligning with contemporary trends in port management and logistics optimization.</w:t>
      </w:r>
    </w:p>
    <w:p w14:paraId="35077BDD"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6.15 HERE]</w:t>
      </w:r>
    </w:p>
    <w:p w14:paraId="35077BDE" w14:textId="77777777"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6.15. The locations of newly constructed modern ports that compose 3 bays in Quanzhou since 1980s </w:t>
      </w:r>
    </w:p>
    <w:p w14:paraId="35077BDF" w14:textId="77777777" w:rsidR="00CB3FC9" w:rsidRDefault="00C55FA1">
      <w:pPr>
        <w:pBdr>
          <w:top w:val="nil"/>
          <w:left w:val="nil"/>
          <w:bottom w:val="nil"/>
          <w:right w:val="nil"/>
          <w:between w:val="nil"/>
        </w:pBdr>
        <w:shd w:val="clear" w:color="auto" w:fill="FFFFFF"/>
        <w:jc w:val="both"/>
        <w:rPr>
          <w:ins w:id="3083" w:author="Autor"/>
          <w:rFonts w:ascii="Brill" w:eastAsia="Brill" w:hAnsi="Brill" w:cs="Brill"/>
          <w:color w:val="000000"/>
          <w:sz w:val="20"/>
          <w:szCs w:val="20"/>
        </w:rPr>
      </w:pPr>
      <w:r w:rsidRPr="00C66272">
        <w:rPr>
          <w:rFonts w:ascii="Brill" w:eastAsia="Brill" w:hAnsi="Brill" w:cs="Brill"/>
          <w:color w:val="000000"/>
          <w:sz w:val="20"/>
          <w:szCs w:val="20"/>
        </w:rPr>
        <w:t>Source: Authors</w:t>
      </w:r>
    </w:p>
    <w:p w14:paraId="346FD0D1" w14:textId="77777777" w:rsidR="0080736C" w:rsidRPr="00C66272" w:rsidRDefault="0080736C">
      <w:pPr>
        <w:pBdr>
          <w:top w:val="nil"/>
          <w:left w:val="nil"/>
          <w:bottom w:val="nil"/>
          <w:right w:val="nil"/>
          <w:between w:val="nil"/>
        </w:pBdr>
        <w:shd w:val="clear" w:color="auto" w:fill="FFFFFF"/>
        <w:jc w:val="both"/>
        <w:rPr>
          <w:rFonts w:ascii="Brill" w:eastAsia="Brill" w:hAnsi="Brill" w:cs="Brill"/>
          <w:color w:val="000000"/>
          <w:sz w:val="20"/>
          <w:szCs w:val="20"/>
        </w:rPr>
      </w:pPr>
    </w:p>
    <w:p w14:paraId="35077BE0" w14:textId="77777777" w:rsidR="00CB3FC9" w:rsidRPr="00C66272" w:rsidRDefault="00C55FA1">
      <w:pPr>
        <w:spacing w:line="360" w:lineRule="auto"/>
        <w:ind w:firstLine="720"/>
        <w:jc w:val="both"/>
        <w:rPr>
          <w:rFonts w:ascii="Brill" w:hAnsi="Brill"/>
        </w:rPr>
      </w:pPr>
      <w:r w:rsidRPr="00C66272">
        <w:rPr>
          <w:rFonts w:ascii="Brill" w:eastAsia="Brill" w:hAnsi="Brill" w:cs="Brill"/>
        </w:rPr>
        <w:t>In addition to maritime transportation, Quanzhou is actively promoting several key industries, including the petrochemical industry, textile industry, footwear and clothing manufacturing, building materials and home furnishing industry, mechanical and electronic industry, and the service industry. The overarching goal is to position Quanzhou as an advanced manufacturing base, a city with historical significance along the Maritime Silk Road, a key constituent of the Guangdong-Fujian-Zhejiang coastal urban agglomeration, and a modern port city renowned for its prowess in industry and trade (</w:t>
      </w:r>
      <w:r w:rsidRPr="008D7F93">
        <w:rPr>
          <w:rFonts w:ascii="Brill" w:eastAsia="Brill" w:hAnsi="Brill" w:cs="Brill"/>
        </w:rPr>
        <w:t xml:space="preserve">Quanzhou Natural </w:t>
      </w:r>
      <w:r w:rsidRPr="008D7F93">
        <w:rPr>
          <w:rFonts w:ascii="Brill" w:eastAsia="Brill" w:hAnsi="Brill" w:cs="Brill"/>
        </w:rPr>
        <w:lastRenderedPageBreak/>
        <w:t>Resources and Planning Bureau, 2010</w:t>
      </w:r>
      <w:r w:rsidRPr="00C66272">
        <w:rPr>
          <w:rFonts w:ascii="Brill" w:eastAsia="Brill" w:hAnsi="Brill" w:cs="Brill"/>
        </w:rPr>
        <w:t>). These diverse industries in development are strategically situated beyond the confines of the ancient city and ports, as illustrated in Figure 6.16. This spatial distribution emphasizes a deliberate effort to balance urban development and preservation, ensuring that the economic and industrial progress aligns with the broader regional and historical context of Quanzhou.</w:t>
      </w:r>
    </w:p>
    <w:p w14:paraId="35077BE1" w14:textId="77777777" w:rsidR="00CB3FC9" w:rsidRPr="00C66272" w:rsidRDefault="00CB3FC9">
      <w:pPr>
        <w:ind w:firstLine="720"/>
        <w:jc w:val="both"/>
        <w:rPr>
          <w:rFonts w:ascii="Brill" w:hAnsi="Brill"/>
        </w:rPr>
      </w:pPr>
    </w:p>
    <w:p w14:paraId="35077BE2" w14:textId="77777777" w:rsidR="00CB3FC9" w:rsidRPr="00C66272" w:rsidRDefault="00C55FA1">
      <w:pPr>
        <w:pBdr>
          <w:top w:val="nil"/>
          <w:left w:val="nil"/>
          <w:bottom w:val="nil"/>
          <w:right w:val="nil"/>
          <w:between w:val="nil"/>
        </w:pBdr>
        <w:shd w:val="clear" w:color="auto" w:fill="FFFFFF"/>
        <w:rPr>
          <w:rFonts w:ascii="Brill" w:eastAsia="Arial" w:hAnsi="Brill" w:cs="Arial"/>
          <w:color w:val="FF0000"/>
        </w:rPr>
      </w:pPr>
      <w:r w:rsidRPr="00C66272">
        <w:rPr>
          <w:rFonts w:ascii="Brill" w:eastAsia="Arial" w:hAnsi="Brill" w:cs="Arial"/>
          <w:b/>
          <w:color w:val="FF0000"/>
        </w:rPr>
        <w:t>[PLACE ILLUSTRATION 6.16 HERE]</w:t>
      </w:r>
    </w:p>
    <w:p w14:paraId="35077BE3" w14:textId="7AEEC8D8" w:rsidR="00CB3FC9" w:rsidRPr="00C66272"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Figure 6.16. The locations of modern industrial zones and properties included in the World Heritage </w:t>
      </w:r>
      <w:r w:rsidR="00F62668">
        <w:rPr>
          <w:rFonts w:ascii="Brill" w:eastAsia="Brill" w:hAnsi="Brill" w:cs="Brill"/>
          <w:color w:val="000000"/>
          <w:sz w:val="20"/>
          <w:szCs w:val="20"/>
        </w:rPr>
        <w:t>property</w:t>
      </w:r>
      <w:r w:rsidRPr="00C66272">
        <w:rPr>
          <w:rFonts w:ascii="Brill" w:eastAsia="Brill" w:hAnsi="Brill" w:cs="Brill"/>
          <w:color w:val="000000"/>
          <w:sz w:val="20"/>
          <w:szCs w:val="20"/>
        </w:rPr>
        <w:t xml:space="preserve"> in Quanzhou </w:t>
      </w:r>
    </w:p>
    <w:p w14:paraId="35077BE4" w14:textId="2BE42B9D" w:rsidR="00CB3FC9" w:rsidRDefault="00C55FA1">
      <w:pPr>
        <w:pBdr>
          <w:top w:val="nil"/>
          <w:left w:val="nil"/>
          <w:bottom w:val="nil"/>
          <w:right w:val="nil"/>
          <w:between w:val="nil"/>
        </w:pBdr>
        <w:shd w:val="clear" w:color="auto" w:fill="FFFFFF"/>
        <w:jc w:val="both"/>
        <w:rPr>
          <w:rFonts w:ascii="Brill" w:eastAsia="Brill" w:hAnsi="Brill" w:cs="Brill"/>
          <w:color w:val="000000"/>
          <w:sz w:val="20"/>
          <w:szCs w:val="20"/>
        </w:rPr>
      </w:pPr>
      <w:r w:rsidRPr="00C66272">
        <w:rPr>
          <w:rFonts w:ascii="Brill" w:eastAsia="Brill" w:hAnsi="Brill" w:cs="Brill"/>
          <w:color w:val="000000"/>
          <w:sz w:val="20"/>
          <w:szCs w:val="20"/>
        </w:rPr>
        <w:t xml:space="preserve">Source: </w:t>
      </w:r>
      <w:ins w:id="3084" w:author="Autor">
        <w:r w:rsidR="0080736C">
          <w:rPr>
            <w:rFonts w:ascii="Brill" w:eastAsia="Brill" w:hAnsi="Brill" w:cs="Brill"/>
            <w:color w:val="000000"/>
            <w:sz w:val="20"/>
            <w:szCs w:val="20"/>
          </w:rPr>
          <w:t>T</w:t>
        </w:r>
      </w:ins>
      <w:del w:id="3085" w:author="Autor">
        <w:r w:rsidRPr="00C66272" w:rsidDel="0080736C">
          <w:rPr>
            <w:rFonts w:ascii="Brill" w:eastAsia="Brill" w:hAnsi="Brill" w:cs="Brill"/>
            <w:color w:val="000000"/>
            <w:sz w:val="20"/>
            <w:szCs w:val="20"/>
          </w:rPr>
          <w:delText>t</w:delText>
        </w:r>
      </w:del>
      <w:r w:rsidRPr="00C66272">
        <w:rPr>
          <w:rFonts w:ascii="Brill" w:eastAsia="Brill" w:hAnsi="Brill" w:cs="Brill"/>
          <w:color w:val="000000"/>
          <w:sz w:val="20"/>
          <w:szCs w:val="20"/>
        </w:rPr>
        <w:t>he map of nominated properties in Quanzhou modified by authors</w:t>
      </w:r>
    </w:p>
    <w:p w14:paraId="3D9CD8F4" w14:textId="77777777" w:rsidR="00F62668" w:rsidRPr="00C66272" w:rsidRDefault="00F62668">
      <w:pPr>
        <w:pBdr>
          <w:top w:val="nil"/>
          <w:left w:val="nil"/>
          <w:bottom w:val="nil"/>
          <w:right w:val="nil"/>
          <w:between w:val="nil"/>
        </w:pBdr>
        <w:shd w:val="clear" w:color="auto" w:fill="FFFFFF"/>
        <w:jc w:val="both"/>
        <w:rPr>
          <w:rFonts w:ascii="Brill" w:eastAsia="Brill" w:hAnsi="Brill" w:cs="Brill"/>
          <w:color w:val="000000"/>
          <w:sz w:val="20"/>
          <w:szCs w:val="20"/>
        </w:rPr>
      </w:pPr>
    </w:p>
    <w:p w14:paraId="35077BE5" w14:textId="7E5CD65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principle, the urban expansion of Quanzhou has unfolded in multiple directions </w:t>
      </w:r>
      <w:ins w:id="3086" w:author="Autor">
        <w:r w:rsidR="0080736C">
          <w:rPr>
            <w:rFonts w:ascii="ArialMT" w:eastAsia="ArialMT" w:cs="ArialMT" w:hint="eastAsia"/>
            <w:sz w:val="17"/>
            <w:szCs w:val="17"/>
            <w:lang w:val="en-AU"/>
          </w:rPr>
          <w:t>–</w:t>
        </w:r>
      </w:ins>
      <w:del w:id="3087" w:author="Autor">
        <w:r w:rsidRPr="00C66272" w:rsidDel="0080736C">
          <w:rPr>
            <w:rFonts w:ascii="Brill" w:eastAsia="Brill" w:hAnsi="Brill" w:cs="Brill"/>
          </w:rPr>
          <w:delText>—</w:delText>
        </w:r>
      </w:del>
      <w:r w:rsidRPr="00C66272">
        <w:rPr>
          <w:rFonts w:ascii="Brill" w:eastAsia="Brill" w:hAnsi="Brill" w:cs="Brill"/>
        </w:rPr>
        <w:t xml:space="preserve"> eastwards, southwards, northwards, and westwards </w:t>
      </w:r>
      <w:ins w:id="3088" w:author="Autor">
        <w:r w:rsidR="0080736C">
          <w:rPr>
            <w:rFonts w:ascii="ArialMT" w:eastAsia="ArialMT" w:cs="ArialMT" w:hint="eastAsia"/>
            <w:sz w:val="17"/>
            <w:szCs w:val="17"/>
            <w:lang w:val="en-AU"/>
          </w:rPr>
          <w:t>–</w:t>
        </w:r>
      </w:ins>
      <w:del w:id="3089" w:author="Autor">
        <w:r w:rsidRPr="00C66272" w:rsidDel="0080736C">
          <w:rPr>
            <w:rFonts w:ascii="Brill" w:eastAsia="Brill" w:hAnsi="Brill" w:cs="Brill"/>
          </w:rPr>
          <w:delText>—</w:delText>
        </w:r>
      </w:del>
      <w:r w:rsidRPr="00C66272">
        <w:rPr>
          <w:rFonts w:ascii="Brill" w:eastAsia="Brill" w:hAnsi="Brill" w:cs="Brill"/>
        </w:rPr>
        <w:t xml:space="preserve"> from the 1980s to the present. Notably, the ancient city has been prioritized for protection against new construction. To achieve this, industrial estates have been relocated away from the core functional area around Quanzhou Bay and strategically placed in peripheral industrial parks. As depicted in Figure 6.15, these industrial parks include </w:t>
      </w:r>
      <w:proofErr w:type="spellStart"/>
      <w:r w:rsidRPr="00C66272">
        <w:rPr>
          <w:rFonts w:ascii="Brill" w:eastAsia="Brill" w:hAnsi="Brill" w:cs="Brill"/>
        </w:rPr>
        <w:t>Luoxiu</w:t>
      </w:r>
      <w:proofErr w:type="spellEnd"/>
      <w:r w:rsidRPr="00C66272">
        <w:rPr>
          <w:rFonts w:ascii="Brill" w:eastAsia="Brill" w:hAnsi="Brill" w:cs="Brill"/>
        </w:rPr>
        <w:t xml:space="preserve"> Industrial Park, </w:t>
      </w:r>
      <w:proofErr w:type="spellStart"/>
      <w:r w:rsidRPr="00C66272">
        <w:rPr>
          <w:rFonts w:ascii="Brill" w:eastAsia="Brill" w:hAnsi="Brill" w:cs="Brill"/>
        </w:rPr>
        <w:t>Qingmeng</w:t>
      </w:r>
      <w:proofErr w:type="spellEnd"/>
      <w:r w:rsidRPr="00C66272">
        <w:rPr>
          <w:rFonts w:ascii="Brill" w:eastAsia="Brill" w:hAnsi="Brill" w:cs="Brill"/>
        </w:rPr>
        <w:t xml:space="preserve"> Industrial Park, Jiangnan Industrial Park, and </w:t>
      </w:r>
      <w:proofErr w:type="spellStart"/>
      <w:r w:rsidRPr="00C66272">
        <w:rPr>
          <w:rFonts w:ascii="Brill" w:eastAsia="Brill" w:hAnsi="Brill" w:cs="Brill"/>
        </w:rPr>
        <w:t>Shihu</w:t>
      </w:r>
      <w:proofErr w:type="spellEnd"/>
      <w:r w:rsidRPr="00C66272">
        <w:rPr>
          <w:rFonts w:ascii="Brill" w:eastAsia="Brill" w:hAnsi="Brill" w:cs="Brill"/>
        </w:rPr>
        <w:t xml:space="preserve"> Industrial Park.</w:t>
      </w:r>
    </w:p>
    <w:p w14:paraId="35077BE6"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Furthermore, the city has envisioned the establishment of four distinctive industrial zones: </w:t>
      </w:r>
      <w:proofErr w:type="spellStart"/>
      <w:r w:rsidRPr="00C66272">
        <w:rPr>
          <w:rFonts w:ascii="Brill" w:eastAsia="Brill" w:hAnsi="Brill" w:cs="Brill"/>
        </w:rPr>
        <w:t>Luojiang</w:t>
      </w:r>
      <w:proofErr w:type="spellEnd"/>
      <w:r w:rsidRPr="00C66272">
        <w:rPr>
          <w:rFonts w:ascii="Brill" w:eastAsia="Brill" w:hAnsi="Brill" w:cs="Brill"/>
        </w:rPr>
        <w:t xml:space="preserve"> Economic Development Zone, </w:t>
      </w:r>
      <w:proofErr w:type="spellStart"/>
      <w:r w:rsidRPr="00C66272">
        <w:rPr>
          <w:rFonts w:ascii="Brill" w:eastAsia="Brill" w:hAnsi="Brill" w:cs="Brill"/>
        </w:rPr>
        <w:t>Huangtang</w:t>
      </w:r>
      <w:proofErr w:type="spellEnd"/>
      <w:r w:rsidRPr="00C66272">
        <w:rPr>
          <w:rFonts w:ascii="Brill" w:eastAsia="Brill" w:hAnsi="Brill" w:cs="Brill"/>
        </w:rPr>
        <w:t xml:space="preserve"> Taiwan Business Venture Base, </w:t>
      </w:r>
      <w:proofErr w:type="spellStart"/>
      <w:r w:rsidRPr="00C66272">
        <w:rPr>
          <w:rFonts w:ascii="Brill" w:eastAsia="Brill" w:hAnsi="Brill" w:cs="Brill"/>
        </w:rPr>
        <w:t>Chongwu</w:t>
      </w:r>
      <w:proofErr w:type="spellEnd"/>
      <w:r w:rsidRPr="00C66272">
        <w:rPr>
          <w:rFonts w:ascii="Brill" w:eastAsia="Brill" w:hAnsi="Brill" w:cs="Brill"/>
        </w:rPr>
        <w:t xml:space="preserve"> Mountain Xia Stone Carving Industrial Park, and </w:t>
      </w:r>
      <w:proofErr w:type="spellStart"/>
      <w:r w:rsidRPr="00C66272">
        <w:rPr>
          <w:rFonts w:ascii="Brill" w:eastAsia="Brill" w:hAnsi="Brill" w:cs="Brill"/>
        </w:rPr>
        <w:t>Cizao</w:t>
      </w:r>
      <w:proofErr w:type="spellEnd"/>
      <w:r w:rsidRPr="00C66272">
        <w:rPr>
          <w:rFonts w:ascii="Brill" w:eastAsia="Brill" w:hAnsi="Brill" w:cs="Brill"/>
        </w:rPr>
        <w:t xml:space="preserve"> Ceramic Industrial Park. These characteristic industrial parks are integral components of the urban planning strategy and are poised to contribute to the diversified economic landscape of Quanzhou (</w:t>
      </w:r>
      <w:r w:rsidRPr="00F34A6C">
        <w:rPr>
          <w:rFonts w:ascii="Brill" w:eastAsia="Brill" w:hAnsi="Brill" w:cs="Brill"/>
          <w:highlight w:val="green"/>
          <w:rPrChange w:id="3090" w:author="Autor">
            <w:rPr>
              <w:rFonts w:ascii="Brill" w:eastAsia="Brill" w:hAnsi="Brill" w:cs="Brill"/>
            </w:rPr>
          </w:rPrChange>
        </w:rPr>
        <w:t>Quanzhou Natural Resources and Planning Bureau, 2010</w:t>
      </w:r>
      <w:r w:rsidRPr="00C66272">
        <w:rPr>
          <w:rFonts w:ascii="Brill" w:eastAsia="Brill" w:hAnsi="Brill" w:cs="Brill"/>
        </w:rPr>
        <w:t>). This deliberate spatial planning underscores a concerted effort to balance industrial development with the preservation of the ancient city and its cultural heritage.</w:t>
      </w:r>
    </w:p>
    <w:p w14:paraId="35077BE7" w14:textId="4CA4BCD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Unlike Quanzhou, Liverpool's strategies for urban waterfront regeneration have undergone distinct changes across three periods: 1980-1997, 1997-2012, and post-2012. In the initial era, regeneration predominantly adhered to a strict preservationist approach. During this phase, Liverpool aimed to conserve its heritage buildings and historic fabric with minimal alterations. The city perceived its built heritage as a critical asset for attracting investment and tourism (Hussein, 2015). The cultural heritage in Liverpool's waterfront area played a pivotal role in revitali</w:t>
      </w:r>
      <w:ins w:id="3091" w:author="Autor">
        <w:r w:rsidR="00BB2FBF">
          <w:rPr>
            <w:rFonts w:ascii="Brill" w:eastAsia="Brill" w:hAnsi="Brill" w:cs="Brill"/>
          </w:rPr>
          <w:t>s</w:t>
        </w:r>
      </w:ins>
      <w:del w:id="3092" w:author="Autor">
        <w:r w:rsidRPr="00C66272" w:rsidDel="00BB2FBF">
          <w:rPr>
            <w:rFonts w:ascii="Brill" w:eastAsia="Brill" w:hAnsi="Brill" w:cs="Brill"/>
          </w:rPr>
          <w:delText>z</w:delText>
        </w:r>
      </w:del>
      <w:r w:rsidRPr="00C66272">
        <w:rPr>
          <w:rFonts w:ascii="Brill" w:eastAsia="Brill" w:hAnsi="Brill" w:cs="Brill"/>
        </w:rPr>
        <w:t xml:space="preserve">ing derelict docks and warehouses, serving as a crucial tool for </w:t>
      </w:r>
      <w:r w:rsidRPr="00C66272">
        <w:rPr>
          <w:rFonts w:ascii="Brill" w:eastAsia="Brill" w:hAnsi="Brill" w:cs="Brill"/>
        </w:rPr>
        <w:lastRenderedPageBreak/>
        <w:t>rejuvenating the urban image and enhancing the city's competitiveness in attracting investments and residents (</w:t>
      </w:r>
      <w:r w:rsidRPr="008D7F93">
        <w:rPr>
          <w:rFonts w:ascii="Brill" w:eastAsia="Brill" w:hAnsi="Brill" w:cs="Brill"/>
        </w:rPr>
        <w:t>Hall, 2000</w:t>
      </w:r>
      <w:r w:rsidRPr="00C66272">
        <w:rPr>
          <w:rFonts w:ascii="Brill" w:eastAsia="Brill" w:hAnsi="Brill" w:cs="Brill"/>
        </w:rPr>
        <w:t xml:space="preserve">). </w:t>
      </w:r>
    </w:p>
    <w:p w14:paraId="35077BE8" w14:textId="491D0AC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second period marked a significant turning point with Liverpool's inscription to the UNESCO World Heritage List in 2004 and its designation as the European Capital of Culture ('</w:t>
      </w:r>
      <w:proofErr w:type="spellStart"/>
      <w:r w:rsidRPr="00C66272">
        <w:rPr>
          <w:rFonts w:ascii="Brill" w:eastAsia="Brill" w:hAnsi="Brill" w:cs="Brill"/>
        </w:rPr>
        <w:t>ECoC</w:t>
      </w:r>
      <w:proofErr w:type="spellEnd"/>
      <w:r w:rsidRPr="00C66272">
        <w:rPr>
          <w:rFonts w:ascii="Brill" w:eastAsia="Brill" w:hAnsi="Brill" w:cs="Brill"/>
        </w:rPr>
        <w:t xml:space="preserve">') in 2008. Leveraging the status of a World Heritage </w:t>
      </w:r>
      <w:r w:rsidR="00F62668">
        <w:rPr>
          <w:rFonts w:ascii="Brill" w:eastAsia="Brill" w:hAnsi="Brill" w:cs="Brill"/>
        </w:rPr>
        <w:t>property</w:t>
      </w:r>
      <w:r w:rsidRPr="00C66272">
        <w:rPr>
          <w:rFonts w:ascii="Brill" w:eastAsia="Brill" w:hAnsi="Brill" w:cs="Brill"/>
        </w:rPr>
        <w:t xml:space="preserve"> and '</w:t>
      </w:r>
      <w:proofErr w:type="spellStart"/>
      <w:r w:rsidRPr="00C66272">
        <w:rPr>
          <w:rFonts w:ascii="Brill" w:eastAsia="Brill" w:hAnsi="Brill" w:cs="Brill"/>
        </w:rPr>
        <w:t>ECoC</w:t>
      </w:r>
      <w:proofErr w:type="spellEnd"/>
      <w:r w:rsidRPr="00C66272">
        <w:rPr>
          <w:rFonts w:ascii="Brill" w:eastAsia="Brill" w:hAnsi="Brill" w:cs="Brill"/>
        </w:rPr>
        <w:t>,' Liverpool strategically pursued global recognition, facilitating the transformation of its waterfront. The primary objectives during this phase were twofold: 1) to enhance the city's economic appeal and 2) to reimagine the urban landscape through the manipulation of both physical and soft infrastructure. Consequently, Liverpool's approach to regeneration evolved beyond the strict preservationist stance, adopting a more conservationist perspective that acknowledges urban spatial change as an integral part of the transformation process.</w:t>
      </w:r>
    </w:p>
    <w:p w14:paraId="35077BE9" w14:textId="09FCC9F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Within this altered approach, urban design played a pivotal role across all levels, introducing contemporary architectural elements into the historic world heritage </w:t>
      </w:r>
      <w:r w:rsidR="00F62668">
        <w:rPr>
          <w:rFonts w:ascii="Brill" w:eastAsia="Brill" w:hAnsi="Brill" w:cs="Brill"/>
        </w:rPr>
        <w:t>property</w:t>
      </w:r>
      <w:r w:rsidRPr="00C66272">
        <w:rPr>
          <w:rFonts w:ascii="Brill" w:eastAsia="Brill" w:hAnsi="Brill" w:cs="Brill"/>
        </w:rPr>
        <w:t xml:space="preserve">. Examples include the Pier Head waterfront development, King's waterfront, and the 'Liverpool One' project. While these </w:t>
      </w:r>
      <w:r w:rsidR="00F62668" w:rsidRPr="00C66272">
        <w:rPr>
          <w:rFonts w:ascii="Brill" w:eastAsia="Brill" w:hAnsi="Brill" w:cs="Brill"/>
        </w:rPr>
        <w:t>endeavours</w:t>
      </w:r>
      <w:r w:rsidRPr="00C66272">
        <w:rPr>
          <w:rFonts w:ascii="Brill" w:eastAsia="Brill" w:hAnsi="Brill" w:cs="Brill"/>
        </w:rPr>
        <w:t xml:space="preserve"> aimed to balance modernity with historical preservation, the World Heritage Committee perceived the granting of planning permission as potentially detrimental to the site's authenticity and integrity. As a result, in 2012, the Committee decided to relocate the sites to the "List of World Heritage in Danger" (</w:t>
      </w:r>
      <w:r w:rsidRPr="008D7F93">
        <w:rPr>
          <w:rFonts w:ascii="Brill" w:eastAsia="Brill" w:hAnsi="Brill" w:cs="Brill"/>
        </w:rPr>
        <w:t>World Heritage Committee, 2012</w:t>
      </w:r>
      <w:r w:rsidRPr="00C66272">
        <w:rPr>
          <w:rFonts w:ascii="Brill" w:eastAsia="Brill" w:hAnsi="Brill" w:cs="Brill"/>
        </w:rPr>
        <w:t xml:space="preserve">). This decision reflects the challenges in navigating the delicate balance between urban regeneration and the preservation of cultural heritage, highlighting the complexities inherent in managing World Heritage </w:t>
      </w:r>
      <w:r w:rsidR="00F62668">
        <w:rPr>
          <w:rFonts w:ascii="Brill" w:eastAsia="Brill" w:hAnsi="Brill" w:cs="Brill"/>
        </w:rPr>
        <w:t>properties</w:t>
      </w:r>
      <w:r w:rsidRPr="00C66272">
        <w:rPr>
          <w:rFonts w:ascii="Brill" w:eastAsia="Brill" w:hAnsi="Brill" w:cs="Brill"/>
        </w:rPr>
        <w:t xml:space="preserve"> undergoing transformation.</w:t>
      </w:r>
    </w:p>
    <w:p w14:paraId="35077BEA"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the third period, Liverpool exhibited heightened determination to vie globally for increased transnational investment, seeking to elevate its status within the national and global urban hierarchy. This shift in focus had implications for urban planning priorities. Design quality, urban design, and place-making, which were prominent concerns in earlier phases, began to yield precedence to issues of investment attraction and job creation. During this period, private-led economic development took the reins of regeneration, with the economic agenda assuming primacy and a diminished emphasis on heritage conservation. The urban form increasingly succumbed to market preferences.</w:t>
      </w:r>
    </w:p>
    <w:p w14:paraId="35077BEB" w14:textId="77777777" w:rsidR="00CB3FC9" w:rsidRDefault="00C55FA1">
      <w:pPr>
        <w:spacing w:line="360" w:lineRule="auto"/>
        <w:ind w:firstLine="720"/>
        <w:jc w:val="both"/>
        <w:rPr>
          <w:rFonts w:ascii="Brill" w:eastAsia="Brill" w:hAnsi="Brill" w:cs="Brill"/>
        </w:rPr>
      </w:pPr>
      <w:r w:rsidRPr="00C66272">
        <w:rPr>
          <w:rFonts w:ascii="Brill" w:eastAsia="Brill" w:hAnsi="Brill" w:cs="Brill"/>
        </w:rPr>
        <w:t xml:space="preserve">A notable project in this era was the Liverpool Waters scheme, a sizable and long-term initiative owned by </w:t>
      </w:r>
      <w:del w:id="3093" w:author="Autor">
        <w:r w:rsidRPr="00C66272" w:rsidDel="0080736C">
          <w:rPr>
            <w:rFonts w:ascii="Brill" w:eastAsia="Brill" w:hAnsi="Brill" w:cs="Brill"/>
          </w:rPr>
          <w:delText>'</w:delText>
        </w:r>
      </w:del>
      <w:r w:rsidRPr="00C66272">
        <w:rPr>
          <w:rFonts w:ascii="Brill" w:eastAsia="Brill" w:hAnsi="Brill" w:cs="Brill"/>
        </w:rPr>
        <w:t>Peel Holding.</w:t>
      </w:r>
      <w:del w:id="3094" w:author="Autor">
        <w:r w:rsidRPr="00C66272" w:rsidDel="0080736C">
          <w:rPr>
            <w:rFonts w:ascii="Brill" w:eastAsia="Brill" w:hAnsi="Brill" w:cs="Brill"/>
          </w:rPr>
          <w:delText>'</w:delText>
        </w:r>
      </w:del>
      <w:r w:rsidRPr="00C66272">
        <w:rPr>
          <w:rFonts w:ascii="Brill" w:eastAsia="Brill" w:hAnsi="Brill" w:cs="Brill"/>
        </w:rPr>
        <w:t xml:space="preserve"> Acknowledged as both a significant challenge and opportunity for the city's future transformation, this scheme posed a serious threat to </w:t>
      </w:r>
      <w:proofErr w:type="spellStart"/>
      <w:r w:rsidRPr="00C66272">
        <w:rPr>
          <w:rFonts w:ascii="Brill" w:eastAsia="Brill" w:hAnsi="Brill" w:cs="Brill"/>
        </w:rPr>
        <w:t>built</w:t>
      </w:r>
      <w:proofErr w:type="spellEnd"/>
      <w:r w:rsidRPr="00C66272">
        <w:rPr>
          <w:rFonts w:ascii="Brill" w:eastAsia="Brill" w:hAnsi="Brill" w:cs="Brill"/>
        </w:rPr>
        <w:t xml:space="preserve"> </w:t>
      </w:r>
      <w:r w:rsidRPr="00C66272">
        <w:rPr>
          <w:rFonts w:ascii="Brill" w:eastAsia="Brill" w:hAnsi="Brill" w:cs="Brill"/>
        </w:rPr>
        <w:lastRenderedPageBreak/>
        <w:t>heritage, triggering a delicate struggle to strike a balance between development and heritage conservation. The culmination of these challenges manifested in the loss of Liverpool's World Heritage Status in July 2021, attributed to the "irreversible loss of attributes conveying the Outstanding Universal Value of the property." The final blow to the city's heritage standing was the proposed plan for the new Everton Football Club's stadium at Liverpool Waters. This sequence of events underscores the intricate dynamics and inherent tensions between development aspirations and the preservation of cultural heritage within the evolving urban landscape.</w:t>
      </w:r>
    </w:p>
    <w:p w14:paraId="48AB7EC2" w14:textId="77777777" w:rsidR="00F62668" w:rsidRPr="00C66272" w:rsidRDefault="00F62668">
      <w:pPr>
        <w:spacing w:line="360" w:lineRule="auto"/>
        <w:ind w:firstLine="720"/>
        <w:jc w:val="both"/>
        <w:rPr>
          <w:rFonts w:ascii="Brill" w:eastAsia="Brill" w:hAnsi="Brill" w:cs="Brill"/>
          <w:b/>
          <w:u w:val="single"/>
        </w:rPr>
      </w:pPr>
    </w:p>
    <w:p w14:paraId="35077BEC" w14:textId="635C1FFA" w:rsidR="00CB3FC9" w:rsidRPr="00C66272" w:rsidRDefault="00C55FA1">
      <w:pPr>
        <w:pStyle w:val="Nagwek1"/>
        <w:rPr>
          <w:rFonts w:ascii="Brill" w:eastAsia="Brill" w:hAnsi="Brill" w:cs="Brill"/>
        </w:rPr>
      </w:pPr>
      <w:r w:rsidRPr="00C66272">
        <w:rPr>
          <w:rFonts w:ascii="Brill" w:eastAsia="Brill" w:hAnsi="Brill" w:cs="Brill"/>
        </w:rPr>
        <w:t>Discussion</w:t>
      </w:r>
      <w:r w:rsidR="001A1E0C">
        <w:rPr>
          <w:rFonts w:ascii="Brill" w:eastAsia="Brill" w:hAnsi="Brill" w:cs="Brill"/>
        </w:rPr>
        <w:t xml:space="preserve"> </w:t>
      </w:r>
    </w:p>
    <w:p w14:paraId="35077BED" w14:textId="1BEDC041" w:rsidR="00CB3FC9" w:rsidRPr="00C66272" w:rsidRDefault="001E0B60" w:rsidP="00F34A6C">
      <w:pPr>
        <w:spacing w:line="360" w:lineRule="auto"/>
        <w:ind w:firstLine="720"/>
        <w:jc w:val="both"/>
        <w:rPr>
          <w:rFonts w:ascii="Brill" w:eastAsia="Brill" w:hAnsi="Brill" w:cs="Brill"/>
        </w:rPr>
        <w:pPrChange w:id="3095" w:author="Autor">
          <w:pPr>
            <w:spacing w:line="360" w:lineRule="auto"/>
            <w:jc w:val="both"/>
          </w:pPr>
        </w:pPrChange>
      </w:pPr>
      <w:r w:rsidRPr="00C66272">
        <w:rPr>
          <w:rFonts w:ascii="Brill" w:eastAsia="Brill" w:hAnsi="Brill" w:cs="Brill"/>
        </w:rPr>
        <w:t xml:space="preserve">As </w:t>
      </w:r>
      <w:r w:rsidR="00C55FA1" w:rsidRPr="00C66272">
        <w:rPr>
          <w:rFonts w:ascii="Brill" w:eastAsia="Brill" w:hAnsi="Brill" w:cs="Brill"/>
        </w:rPr>
        <w:t>two significant port cities with rich maritime histories, Liverpool and Quanzhou grapple with the challenge of reconciling the conservation of historic maritime sites with the imperative of city development. Following the heyday of their historic ports, both cities witnessed the construction of new docklands to meet the requirements of modern logistics and maritime trade. Despite their commonality in diversifying their economies with new industries</w:t>
      </w:r>
      <w:ins w:id="3096" w:author="Autor">
        <w:r w:rsidR="0080736C">
          <w:rPr>
            <w:rFonts w:ascii="Brill" w:eastAsia="Brill" w:hAnsi="Brill" w:cs="Brill"/>
          </w:rPr>
          <w:t xml:space="preserve"> </w:t>
        </w:r>
        <w:r w:rsidR="0080736C">
          <w:rPr>
            <w:rFonts w:ascii="ArialMT" w:eastAsia="ArialMT" w:cs="ArialMT" w:hint="eastAsia"/>
            <w:sz w:val="17"/>
            <w:szCs w:val="17"/>
            <w:lang w:val="en-AU"/>
          </w:rPr>
          <w:t>–</w:t>
        </w:r>
        <w:r w:rsidR="0080736C">
          <w:rPr>
            <w:rFonts w:ascii="ArialMT" w:eastAsia="ArialMT" w:cs="ArialMT"/>
            <w:sz w:val="17"/>
            <w:szCs w:val="17"/>
            <w:lang w:val="en-AU"/>
          </w:rPr>
          <w:t xml:space="preserve"> </w:t>
        </w:r>
      </w:ins>
      <w:del w:id="3097" w:author="Autor">
        <w:r w:rsidR="00C55FA1" w:rsidRPr="00C66272" w:rsidDel="0080736C">
          <w:rPr>
            <w:rFonts w:ascii="Brill" w:eastAsia="Brill" w:hAnsi="Brill" w:cs="Brill"/>
          </w:rPr>
          <w:delText>—</w:delText>
        </w:r>
      </w:del>
      <w:r w:rsidR="00C55FA1" w:rsidRPr="00C66272">
        <w:rPr>
          <w:rFonts w:ascii="Brill" w:eastAsia="Brill" w:hAnsi="Brill" w:cs="Brill"/>
        </w:rPr>
        <w:t>such as manufacturing in Quanzhou and tourism and cultural industries in Liverpool</w:t>
      </w:r>
      <w:ins w:id="3098" w:author="Autor">
        <w:r w:rsidR="0080736C">
          <w:rPr>
            <w:rFonts w:ascii="Brill" w:eastAsia="Brill" w:hAnsi="Brill" w:cs="Brill"/>
          </w:rPr>
          <w:t xml:space="preserve"> </w:t>
        </w:r>
        <w:r w:rsidR="0080736C">
          <w:rPr>
            <w:rFonts w:ascii="ArialMT" w:eastAsia="ArialMT" w:cs="ArialMT" w:hint="eastAsia"/>
            <w:sz w:val="17"/>
            <w:szCs w:val="17"/>
            <w:lang w:val="en-AU"/>
          </w:rPr>
          <w:t>–</w:t>
        </w:r>
        <w:r w:rsidR="0080736C">
          <w:rPr>
            <w:rFonts w:ascii="ArialMT" w:eastAsia="ArialMT" w:cs="ArialMT"/>
            <w:sz w:val="17"/>
            <w:szCs w:val="17"/>
            <w:lang w:val="en-AU"/>
          </w:rPr>
          <w:t xml:space="preserve"> </w:t>
        </w:r>
      </w:ins>
      <w:del w:id="3099" w:author="Autor">
        <w:r w:rsidR="00C55FA1" w:rsidRPr="00C66272" w:rsidDel="0080736C">
          <w:rPr>
            <w:rFonts w:ascii="Brill" w:eastAsia="Brill" w:hAnsi="Brill" w:cs="Brill"/>
          </w:rPr>
          <w:delText>—</w:delText>
        </w:r>
      </w:del>
      <w:r w:rsidR="00C55FA1" w:rsidRPr="00C66272">
        <w:rPr>
          <w:rFonts w:ascii="Brill" w:eastAsia="Brill" w:hAnsi="Brill" w:cs="Brill"/>
        </w:rPr>
        <w:t>distinct spatial strategies were employed to boost local industries and economies.</w:t>
      </w:r>
    </w:p>
    <w:p w14:paraId="35077BEE" w14:textId="23A2DFD6"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Liverpool strategically utilizes its historic sites as a backdrop for economic regeneration, with a focus on transforming the historical waterfront into the Commercial Business District of the city. In contrast, Quanzhou, since the late 15th century, </w:t>
      </w:r>
      <w:r w:rsidR="006104A3" w:rsidRPr="00C66272">
        <w:rPr>
          <w:rFonts w:ascii="Brill" w:eastAsia="Brill" w:hAnsi="Brill" w:cs="Brill"/>
        </w:rPr>
        <w:t xml:space="preserve">has </w:t>
      </w:r>
      <w:r w:rsidRPr="00C66272">
        <w:rPr>
          <w:rFonts w:ascii="Brill" w:eastAsia="Brill" w:hAnsi="Brill" w:cs="Brill"/>
        </w:rPr>
        <w:t>refrain</w:t>
      </w:r>
      <w:r w:rsidR="006104A3" w:rsidRPr="00C66272">
        <w:rPr>
          <w:rFonts w:ascii="Brill" w:eastAsia="Brill" w:hAnsi="Brill" w:cs="Brill"/>
        </w:rPr>
        <w:t>ed</w:t>
      </w:r>
      <w:r w:rsidRPr="00C66272">
        <w:rPr>
          <w:rFonts w:ascii="Brill" w:eastAsia="Brill" w:hAnsi="Brill" w:cs="Brill"/>
        </w:rPr>
        <w:t xml:space="preserve"> from physically altering the ancient town. Instead, the city opts to create new urban cent</w:t>
      </w:r>
      <w:r w:rsidR="00F62668">
        <w:rPr>
          <w:rFonts w:ascii="Brill" w:eastAsia="Brill" w:hAnsi="Brill" w:cs="Brill"/>
        </w:rPr>
        <w:t>re</w:t>
      </w:r>
      <w:r w:rsidRPr="00C66272">
        <w:rPr>
          <w:rFonts w:ascii="Brill" w:eastAsia="Brill" w:hAnsi="Brill" w:cs="Brill"/>
        </w:rPr>
        <w:t>s away from the historic core, aiming to preserve the authenticity and integrity of heritage properties, allowing the historic cent</w:t>
      </w:r>
      <w:r w:rsidR="00F62668">
        <w:rPr>
          <w:rFonts w:ascii="Brill" w:eastAsia="Brill" w:hAnsi="Brill" w:cs="Brill"/>
        </w:rPr>
        <w:t>re</w:t>
      </w:r>
      <w:r w:rsidRPr="00C66272">
        <w:rPr>
          <w:rFonts w:ascii="Brill" w:eastAsia="Brill" w:hAnsi="Brill" w:cs="Brill"/>
        </w:rPr>
        <w:t xml:space="preserve"> to be carefully preserved and open to tourists.</w:t>
      </w:r>
    </w:p>
    <w:p w14:paraId="35077BEF" w14:textId="45B6711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primary driver behind these differing spatial strategies lies in the variance in land availability. Quanzhou benefits from ample available land due to a 500-year stagnant urban development period after the Ming Dynasty (1368–1644). This abundance </w:t>
      </w:r>
      <w:r w:rsidR="00AF0AA9" w:rsidRPr="00C66272">
        <w:rPr>
          <w:rFonts w:ascii="Brill" w:eastAsia="Brill" w:hAnsi="Brill" w:cs="Brill"/>
        </w:rPr>
        <w:t xml:space="preserve">has </w:t>
      </w:r>
      <w:r w:rsidRPr="00C66272">
        <w:rPr>
          <w:rFonts w:ascii="Brill" w:eastAsia="Brill" w:hAnsi="Brill" w:cs="Brill"/>
        </w:rPr>
        <w:t>facilitate</w:t>
      </w:r>
      <w:r w:rsidR="00AF0AA9" w:rsidRPr="00C66272">
        <w:rPr>
          <w:rFonts w:ascii="Brill" w:eastAsia="Brill" w:hAnsi="Brill" w:cs="Brill"/>
        </w:rPr>
        <w:t>d</w:t>
      </w:r>
      <w:r w:rsidRPr="00C66272">
        <w:rPr>
          <w:rFonts w:ascii="Brill" w:eastAsia="Brill" w:hAnsi="Brill" w:cs="Brill"/>
        </w:rPr>
        <w:t xml:space="preserve"> significant urban expansion while protecting the ancient city from reconstruction. Conversely, Liverpool, lacking substantial undeveloped land and with the waterfront playing a vital role in urban regeneration due to its central location, faces the challenge of balancing heritage preservation with the need for rapid economic recovery (</w:t>
      </w:r>
      <w:proofErr w:type="spellStart"/>
      <w:r w:rsidRPr="008D7F93">
        <w:rPr>
          <w:rFonts w:ascii="Brill" w:eastAsia="Brill" w:hAnsi="Brill" w:cs="Brill"/>
        </w:rPr>
        <w:t>Rotheram</w:t>
      </w:r>
      <w:proofErr w:type="spellEnd"/>
      <w:r w:rsidRPr="008D7F93">
        <w:rPr>
          <w:rFonts w:ascii="Brill" w:eastAsia="Brill" w:hAnsi="Brill" w:cs="Brill"/>
        </w:rPr>
        <w:t>, 2021</w:t>
      </w:r>
      <w:r w:rsidRPr="00C66272">
        <w:rPr>
          <w:rFonts w:ascii="Brill" w:eastAsia="Brill" w:hAnsi="Brill" w:cs="Brill"/>
        </w:rPr>
        <w:t xml:space="preserve">). This dilemma is particularly evident in the spatial modification of historic docklands to accommodate new </w:t>
      </w:r>
      <w:r w:rsidRPr="00C66272">
        <w:rPr>
          <w:rFonts w:ascii="Brill" w:eastAsia="Brill" w:hAnsi="Brill" w:cs="Brill"/>
        </w:rPr>
        <w:lastRenderedPageBreak/>
        <w:t xml:space="preserve">functions and activities, challenging the initial UNESCO-approved management plan for the World Heritage </w:t>
      </w:r>
      <w:r w:rsidR="00F62668">
        <w:rPr>
          <w:rFonts w:ascii="Brill" w:eastAsia="Brill" w:hAnsi="Brill" w:cs="Brill"/>
        </w:rPr>
        <w:t>property</w:t>
      </w:r>
      <w:r w:rsidRPr="00C66272">
        <w:rPr>
          <w:rFonts w:ascii="Brill" w:eastAsia="Brill" w:hAnsi="Brill" w:cs="Brill"/>
        </w:rPr>
        <w:t>. While the spatial strategies of waterfront regeneration in Liverpool have generated local support for contributing to the city's renaissance, job creation, attracting visitors, and investing in heritage (</w:t>
      </w:r>
      <w:r w:rsidRPr="008D7F93">
        <w:rPr>
          <w:rFonts w:ascii="Brill" w:eastAsia="Brill" w:hAnsi="Brill" w:cs="Brill"/>
        </w:rPr>
        <w:t>Parkinson, 2021</w:t>
      </w:r>
      <w:r w:rsidRPr="00C66272">
        <w:rPr>
          <w:rFonts w:ascii="Brill" w:eastAsia="Brill" w:hAnsi="Brill" w:cs="Brill"/>
        </w:rPr>
        <w:t xml:space="preserve">), this approach contrasts with the UNESCO-approved plan. </w:t>
      </w:r>
    </w:p>
    <w:p w14:paraId="35077BF0" w14:textId="4E00FAA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diverging perspectives highlight the complexity of merging heritage preservation and sustainable development, posing challenges for heritage practitioners and port city planners. Each port city must devise strategies based on its local context and constraints. Some port cities are actively working towards integrating national and transnational heritage requirements with local innovations for sustainable development. For instance, Bordeaux's </w:t>
      </w:r>
      <w:r w:rsidR="00216B3A" w:rsidRPr="00C66272">
        <w:rPr>
          <w:rFonts w:ascii="Brill" w:eastAsia="Brill" w:hAnsi="Brill" w:cs="Brill"/>
        </w:rPr>
        <w:t>s</w:t>
      </w:r>
      <w:r w:rsidRPr="00C66272">
        <w:rPr>
          <w:rFonts w:ascii="Brill" w:eastAsia="Brill" w:hAnsi="Brill" w:cs="Brill"/>
        </w:rPr>
        <w:t>tate</w:t>
      </w:r>
      <w:r w:rsidR="00216B3A" w:rsidRPr="00C66272">
        <w:rPr>
          <w:rFonts w:ascii="Brill" w:eastAsia="Brill" w:hAnsi="Brill" w:cs="Brill"/>
        </w:rPr>
        <w:t xml:space="preserve"> and</w:t>
      </w:r>
      <w:r w:rsidRPr="00C66272">
        <w:rPr>
          <w:rFonts w:ascii="Brill" w:eastAsia="Brill" w:hAnsi="Brill" w:cs="Brill"/>
        </w:rPr>
        <w:t xml:space="preserve"> </w:t>
      </w:r>
      <w:r w:rsidR="00216B3A" w:rsidRPr="00C66272">
        <w:rPr>
          <w:rFonts w:ascii="Brill" w:eastAsia="Brill" w:hAnsi="Brill" w:cs="Brill"/>
        </w:rPr>
        <w:t>m</w:t>
      </w:r>
      <w:r w:rsidRPr="00C66272">
        <w:rPr>
          <w:rFonts w:ascii="Brill" w:eastAsia="Brill" w:hAnsi="Brill" w:cs="Brill"/>
        </w:rPr>
        <w:t>unicipal</w:t>
      </w:r>
      <w:r w:rsidR="00216B3A" w:rsidRPr="00C66272">
        <w:rPr>
          <w:rFonts w:ascii="Brill" w:eastAsia="Brill" w:hAnsi="Brill" w:cs="Brill"/>
        </w:rPr>
        <w:t xml:space="preserve"> governments along with the</w:t>
      </w:r>
      <w:r w:rsidRPr="00C66272">
        <w:rPr>
          <w:rFonts w:ascii="Brill" w:eastAsia="Brill" w:hAnsi="Brill" w:cs="Brill"/>
        </w:rPr>
        <w:t xml:space="preserve"> local community collectively revised the "Plan for Safeguarding and Development of Bordeaux" to highlight the city's capacity for innovation and adaptation of French heritage policies concerning sustainable development (</w:t>
      </w:r>
      <w:proofErr w:type="spellStart"/>
      <w:r w:rsidRPr="00414A9C">
        <w:rPr>
          <w:rFonts w:ascii="Brill" w:eastAsia="Brill" w:hAnsi="Brill" w:cs="Brill"/>
        </w:rPr>
        <w:t>Appendino</w:t>
      </w:r>
      <w:proofErr w:type="spellEnd"/>
      <w:r w:rsidRPr="00414A9C">
        <w:rPr>
          <w:rFonts w:ascii="Brill" w:eastAsia="Brill" w:hAnsi="Brill" w:cs="Brill"/>
        </w:rPr>
        <w:t>, 2017</w:t>
      </w:r>
      <w:r w:rsidRPr="00C66272">
        <w:rPr>
          <w:rFonts w:ascii="Brill" w:eastAsia="Brill" w:hAnsi="Brill" w:cs="Brill"/>
        </w:rPr>
        <w:t>). </w:t>
      </w:r>
    </w:p>
    <w:p w14:paraId="35077BF1" w14:textId="1A5868D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Another exemplary case is Minato Mirai 21 (MM21), </w:t>
      </w:r>
      <w:r w:rsidR="00FB1A33" w:rsidRPr="00C66272">
        <w:rPr>
          <w:rFonts w:ascii="Brill" w:eastAsia="Brill" w:hAnsi="Brill" w:cs="Brill"/>
        </w:rPr>
        <w:t xml:space="preserve">a central business district </w:t>
      </w:r>
      <w:r w:rsidRPr="00C66272">
        <w:rPr>
          <w:rFonts w:ascii="Brill" w:eastAsia="Brill" w:hAnsi="Brill" w:cs="Brill"/>
        </w:rPr>
        <w:t>developed from historical docklands in Yokohama</w:t>
      </w:r>
      <w:r w:rsidR="00FB1A33" w:rsidRPr="00C66272">
        <w:rPr>
          <w:rFonts w:ascii="Brill" w:eastAsia="Brill" w:hAnsi="Brill" w:cs="Brill"/>
        </w:rPr>
        <w:t xml:space="preserve"> that </w:t>
      </w:r>
      <w:r w:rsidRPr="00C66272">
        <w:rPr>
          <w:rFonts w:ascii="Brill" w:eastAsia="Brill" w:hAnsi="Brill" w:cs="Brill"/>
        </w:rPr>
        <w:t>successfully integrat</w:t>
      </w:r>
      <w:r w:rsidR="00FB1A33" w:rsidRPr="00C66272">
        <w:rPr>
          <w:rFonts w:ascii="Brill" w:eastAsia="Brill" w:hAnsi="Brill" w:cs="Brill"/>
        </w:rPr>
        <w:t>ed</w:t>
      </w:r>
      <w:r w:rsidRPr="00C66272">
        <w:rPr>
          <w:rFonts w:ascii="Brill" w:eastAsia="Brill" w:hAnsi="Brill" w:cs="Brill"/>
        </w:rPr>
        <w:t xml:space="preserve"> various strategies to meet diverse targets, including the development of hospitality, and creative industries</w:t>
      </w:r>
      <w:r w:rsidR="00F62668">
        <w:rPr>
          <w:rFonts w:ascii="Brill" w:eastAsia="Brill" w:hAnsi="Brill" w:cs="Brill"/>
        </w:rPr>
        <w:t>,</w:t>
      </w:r>
      <w:r w:rsidRPr="00C66272">
        <w:rPr>
          <w:rFonts w:ascii="Brill" w:eastAsia="Brill" w:hAnsi="Brill" w:cs="Brill"/>
        </w:rPr>
        <w:t xml:space="preserve"> overall landscape planning, pedestrian space planning, colo</w:t>
      </w:r>
      <w:r w:rsidR="00F62668">
        <w:rPr>
          <w:rFonts w:ascii="Brill" w:eastAsia="Brill" w:hAnsi="Brill" w:cs="Brill"/>
        </w:rPr>
        <w:t>u</w:t>
      </w:r>
      <w:r w:rsidRPr="00C66272">
        <w:rPr>
          <w:rFonts w:ascii="Brill" w:eastAsia="Brill" w:hAnsi="Brill" w:cs="Brill"/>
        </w:rPr>
        <w:t>r planning, building appearance and skyline planning, and the creation of parks and green spaces to preserve and showcase historical landmarks. Th</w:t>
      </w:r>
      <w:r w:rsidR="00F62668">
        <w:rPr>
          <w:rFonts w:ascii="Brill" w:eastAsia="Brill" w:hAnsi="Brill" w:cs="Brill"/>
        </w:rPr>
        <w:t>ese</w:t>
      </w:r>
      <w:r w:rsidRPr="00C66272">
        <w:rPr>
          <w:rFonts w:ascii="Brill" w:eastAsia="Brill" w:hAnsi="Brill" w:cs="Brill"/>
        </w:rPr>
        <w:t xml:space="preserve"> approach</w:t>
      </w:r>
      <w:r w:rsidR="00F62668">
        <w:rPr>
          <w:rFonts w:ascii="Brill" w:eastAsia="Brill" w:hAnsi="Brill" w:cs="Brill"/>
        </w:rPr>
        <w:t>es have</w:t>
      </w:r>
      <w:r w:rsidRPr="00C66272">
        <w:rPr>
          <w:rFonts w:ascii="Brill" w:eastAsia="Brill" w:hAnsi="Brill" w:cs="Brill"/>
        </w:rPr>
        <w:t xml:space="preserve"> involved various stakeholders, including neighbo</w:t>
      </w:r>
      <w:r w:rsidR="00F62668">
        <w:rPr>
          <w:rFonts w:ascii="Brill" w:eastAsia="Brill" w:hAnsi="Brill" w:cs="Brill"/>
        </w:rPr>
        <w:t>u</w:t>
      </w:r>
      <w:r w:rsidRPr="00C66272">
        <w:rPr>
          <w:rFonts w:ascii="Brill" w:eastAsia="Brill" w:hAnsi="Brill" w:cs="Brill"/>
        </w:rPr>
        <w:t xml:space="preserve">rhood committees, public welfare organizations, and enterprises in decision-making processes related to community activities and culture building. </w:t>
      </w:r>
      <w:r w:rsidR="00485770" w:rsidRPr="00C66272">
        <w:rPr>
          <w:rFonts w:ascii="Brill" w:eastAsia="Brill" w:hAnsi="Brill" w:cs="Brill"/>
        </w:rPr>
        <w:t>All t</w:t>
      </w:r>
      <w:r w:rsidRPr="00C66272">
        <w:rPr>
          <w:rFonts w:ascii="Brill" w:eastAsia="Brill" w:hAnsi="Brill" w:cs="Brill"/>
        </w:rPr>
        <w:t>hese examples underscore the need for nuanced, context-specific strategies that balance heritage preservation with the imperatives of sustainable development in port cities.</w:t>
      </w:r>
    </w:p>
    <w:p w14:paraId="35077BF2" w14:textId="77777777" w:rsidR="00CB3FC9" w:rsidRPr="00C66272" w:rsidRDefault="00CB3FC9">
      <w:pPr>
        <w:pStyle w:val="Nagwek1"/>
        <w:rPr>
          <w:rFonts w:ascii="Brill" w:eastAsia="Brill" w:hAnsi="Brill" w:cs="Brill"/>
        </w:rPr>
      </w:pPr>
    </w:p>
    <w:p w14:paraId="35077BF3" w14:textId="77777777" w:rsidR="00CB3FC9" w:rsidRPr="00C66272" w:rsidRDefault="00C55FA1">
      <w:pPr>
        <w:pStyle w:val="Nagwek1"/>
        <w:rPr>
          <w:rFonts w:ascii="Brill" w:eastAsia="Brill" w:hAnsi="Brill" w:cs="Brill"/>
        </w:rPr>
      </w:pPr>
      <w:r w:rsidRPr="00C66272">
        <w:rPr>
          <w:rFonts w:ascii="Brill" w:eastAsia="Brill" w:hAnsi="Brill" w:cs="Brill"/>
        </w:rPr>
        <w:t xml:space="preserve">Conclusion </w:t>
      </w:r>
    </w:p>
    <w:p w14:paraId="35077BF4" w14:textId="0710B258" w:rsidR="00CB3FC9" w:rsidRPr="00C66272" w:rsidRDefault="00485770">
      <w:pPr>
        <w:spacing w:line="360" w:lineRule="auto"/>
        <w:ind w:firstLine="720"/>
        <w:jc w:val="both"/>
        <w:rPr>
          <w:rFonts w:ascii="Brill" w:eastAsia="Brill" w:hAnsi="Brill" w:cs="Brill"/>
        </w:rPr>
      </w:pPr>
      <w:r w:rsidRPr="00C66272">
        <w:rPr>
          <w:rFonts w:ascii="Brill" w:eastAsia="Brill" w:hAnsi="Brill" w:cs="Brill"/>
        </w:rPr>
        <w:t>T</w:t>
      </w:r>
      <w:r w:rsidR="00C55FA1" w:rsidRPr="00C66272">
        <w:rPr>
          <w:rFonts w:ascii="Brill" w:eastAsia="Brill" w:hAnsi="Brill" w:cs="Brill"/>
        </w:rPr>
        <w:t xml:space="preserve">his chapter has </w:t>
      </w:r>
      <w:r w:rsidR="00BA32B0" w:rsidRPr="00C66272">
        <w:rPr>
          <w:rFonts w:ascii="Brill" w:eastAsia="Brill" w:hAnsi="Brill" w:cs="Brill"/>
        </w:rPr>
        <w:t>compared</w:t>
      </w:r>
      <w:r w:rsidR="00C55FA1" w:rsidRPr="00C66272">
        <w:rPr>
          <w:rFonts w:ascii="Brill" w:eastAsia="Brill" w:hAnsi="Brill" w:cs="Brill"/>
        </w:rPr>
        <w:t xml:space="preserve"> the port cities of Liverpool and Quanzhou, examining various dimensions including their historical origin, rise, and fall, urban re</w:t>
      </w:r>
      <w:del w:id="3100" w:author="Autor">
        <w:r w:rsidR="00C55FA1" w:rsidRPr="00C66272" w:rsidDel="004B7B7E">
          <w:rPr>
            <w:rFonts w:ascii="Brill" w:eastAsia="Brill" w:hAnsi="Brill" w:cs="Brill"/>
          </w:rPr>
          <w:delText>-</w:delText>
        </w:r>
      </w:del>
      <w:r w:rsidR="00C55FA1" w:rsidRPr="00C66272">
        <w:rPr>
          <w:rFonts w:ascii="Brill" w:eastAsia="Brill" w:hAnsi="Brill" w:cs="Brill"/>
        </w:rPr>
        <w:t xml:space="preserve">development post-port decline, the heritage value of their historic ports, and the strategies employed for urban regeneration. Through </w:t>
      </w:r>
      <w:r w:rsidR="00AD73D0" w:rsidRPr="00C66272">
        <w:rPr>
          <w:rFonts w:ascii="Brill" w:eastAsia="Brill" w:hAnsi="Brill" w:cs="Brill"/>
        </w:rPr>
        <w:t>a</w:t>
      </w:r>
      <w:r w:rsidR="00C55FA1" w:rsidRPr="00C66272">
        <w:rPr>
          <w:rFonts w:ascii="Brill" w:eastAsia="Brill" w:hAnsi="Brill" w:cs="Brill"/>
        </w:rPr>
        <w:t xml:space="preserve"> comparative analysis, we have discerned the rationale behind the </w:t>
      </w:r>
      <w:r w:rsidR="00C55FA1" w:rsidRPr="00C66272">
        <w:rPr>
          <w:rFonts w:ascii="Brill" w:eastAsia="Brill" w:hAnsi="Brill" w:cs="Brill"/>
        </w:rPr>
        <w:lastRenderedPageBreak/>
        <w:t>disparate spatial strategies adopted by the respective governments in the realm of urban redevelopment.</w:t>
      </w:r>
    </w:p>
    <w:p w14:paraId="35077BF5" w14:textId="5C52291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cases of Liverpool and Quanzhou exemplify the delicate balance between urban quality and the imperative to protect and enhance heritage. Effectively addressing the diverse objectives of heritage conservation, economic development, urban </w:t>
      </w:r>
      <w:del w:id="3101" w:author="Autor">
        <w:r w:rsidRPr="00C66272" w:rsidDel="0080736C">
          <w:rPr>
            <w:rFonts w:ascii="Brill" w:eastAsia="Brill" w:hAnsi="Brill" w:cs="Brill"/>
          </w:rPr>
          <w:delText>livability</w:delText>
        </w:r>
      </w:del>
      <w:ins w:id="3102" w:author="Autor">
        <w:r w:rsidR="0080736C" w:rsidRPr="00C66272">
          <w:rPr>
            <w:rFonts w:ascii="Brill" w:eastAsia="Brill" w:hAnsi="Brill" w:cs="Brill"/>
          </w:rPr>
          <w:t>liveability</w:t>
        </w:r>
      </w:ins>
      <w:r w:rsidRPr="00C66272">
        <w:rPr>
          <w:rFonts w:ascii="Brill" w:eastAsia="Brill" w:hAnsi="Brill" w:cs="Brill"/>
        </w:rPr>
        <w:t>, green mobility, social equity, and energetic revitalisation necessitates a nuanced understanding of local political, social, cultural, and economic contexts.</w:t>
      </w:r>
    </w:p>
    <w:p w14:paraId="35077BF6" w14:textId="005A6F9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w:t>
      </w:r>
      <w:r w:rsidR="00A3051B" w:rsidRPr="00C66272">
        <w:rPr>
          <w:rFonts w:ascii="Brill" w:eastAsia="Brill" w:hAnsi="Brill" w:cs="Brill"/>
        </w:rPr>
        <w:t xml:space="preserve">World Heritage Committee’s </w:t>
      </w:r>
      <w:r w:rsidRPr="00C66272">
        <w:rPr>
          <w:rFonts w:ascii="Brill" w:eastAsia="Brill" w:hAnsi="Brill" w:cs="Brill"/>
        </w:rPr>
        <w:t>pivotal 2021 decision underscores the imperative for cities to proactively foster communication among stakeholders in historical port cities. This collaborative effort is crucial for establishing coherent urban plans and schemes that smoothly integrate heritage conservation into broader urban planning and development initiatives. Drawing lessons from successful models, such as Bordeaux and Yokohama, it becomes evident that the benefits derived from effective communication among stakeholders significantly contribute to the successful regeneration of port cities. As port cities strive to navigate the intricate interplay of competing priorities, this study emphasizes the indispensable role of communication and collaboration in shaping sustainable and culturally resonant urban futures.</w:t>
      </w:r>
    </w:p>
    <w:p w14:paraId="35077BF7" w14:textId="77777777" w:rsidR="00CB3FC9" w:rsidRPr="00C66272" w:rsidRDefault="00CB3FC9">
      <w:pPr>
        <w:pStyle w:val="Nagwek1"/>
        <w:rPr>
          <w:rFonts w:ascii="Brill" w:hAnsi="Brill"/>
        </w:rPr>
      </w:pPr>
    </w:p>
    <w:p w14:paraId="35077BF8" w14:textId="77777777" w:rsidR="00CB3FC9" w:rsidRPr="00C66272" w:rsidRDefault="00C55FA1">
      <w:pPr>
        <w:pStyle w:val="Nagwek1"/>
        <w:rPr>
          <w:rFonts w:ascii="Brill" w:eastAsia="Brill" w:hAnsi="Brill" w:cs="Brill"/>
        </w:rPr>
      </w:pPr>
      <w:r w:rsidRPr="00C66272">
        <w:rPr>
          <w:rFonts w:ascii="Brill" w:eastAsia="Brill" w:hAnsi="Brill" w:cs="Brill"/>
        </w:rPr>
        <w:t>References</w:t>
      </w:r>
    </w:p>
    <w:p w14:paraId="35077BF9" w14:textId="6A1B41B1" w:rsidR="00CB3FC9" w:rsidRPr="00C66272" w:rsidRDefault="00C55FA1" w:rsidP="00F62668">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Appendino</w:t>
      </w:r>
      <w:proofErr w:type="spellEnd"/>
      <w:r w:rsidRPr="00C66272">
        <w:rPr>
          <w:rFonts w:ascii="Brill" w:eastAsia="Brill" w:hAnsi="Brill" w:cs="Brill"/>
          <w:color w:val="000000"/>
        </w:rPr>
        <w:t xml:space="preserve">, F. (2017). Balancing </w:t>
      </w:r>
      <w:ins w:id="3103" w:author="Autor">
        <w:r w:rsidR="00414A9C">
          <w:rPr>
            <w:rFonts w:ascii="Brill" w:eastAsia="Brill" w:hAnsi="Brill" w:cs="Brill"/>
            <w:color w:val="000000"/>
          </w:rPr>
          <w:t>h</w:t>
        </w:r>
      </w:ins>
      <w:del w:id="3104" w:author="Autor">
        <w:r w:rsidRPr="00C66272" w:rsidDel="00414A9C">
          <w:rPr>
            <w:rFonts w:ascii="Brill" w:eastAsia="Brill" w:hAnsi="Brill" w:cs="Brill"/>
            <w:color w:val="000000"/>
          </w:rPr>
          <w:delText>H</w:delText>
        </w:r>
      </w:del>
      <w:r w:rsidRPr="00C66272">
        <w:rPr>
          <w:rFonts w:ascii="Brill" w:eastAsia="Brill" w:hAnsi="Brill" w:cs="Brill"/>
          <w:color w:val="000000"/>
        </w:rPr>
        <w:t xml:space="preserve">eritage </w:t>
      </w:r>
      <w:ins w:id="3105" w:author="Autor">
        <w:r w:rsidR="00414A9C">
          <w:rPr>
            <w:rFonts w:ascii="Brill" w:eastAsia="Brill" w:hAnsi="Brill" w:cs="Brill"/>
            <w:color w:val="000000"/>
          </w:rPr>
          <w:t>c</w:t>
        </w:r>
      </w:ins>
      <w:del w:id="3106" w:author="Autor">
        <w:r w:rsidRPr="00C66272" w:rsidDel="00414A9C">
          <w:rPr>
            <w:rFonts w:ascii="Brill" w:eastAsia="Brill" w:hAnsi="Brill" w:cs="Brill"/>
            <w:color w:val="000000"/>
          </w:rPr>
          <w:delText>C</w:delText>
        </w:r>
      </w:del>
      <w:r w:rsidRPr="00C66272">
        <w:rPr>
          <w:rFonts w:ascii="Brill" w:eastAsia="Brill" w:hAnsi="Brill" w:cs="Brill"/>
          <w:color w:val="000000"/>
        </w:rPr>
        <w:t xml:space="preserve">onservation and </w:t>
      </w:r>
      <w:ins w:id="3107" w:author="Autor">
        <w:r w:rsidR="00414A9C">
          <w:rPr>
            <w:rFonts w:ascii="Brill" w:eastAsia="Brill" w:hAnsi="Brill" w:cs="Brill"/>
            <w:color w:val="000000"/>
          </w:rPr>
          <w:t>s</w:t>
        </w:r>
      </w:ins>
      <w:del w:id="3108" w:author="Autor">
        <w:r w:rsidRPr="00C66272" w:rsidDel="00414A9C">
          <w:rPr>
            <w:rFonts w:ascii="Brill" w:eastAsia="Brill" w:hAnsi="Brill" w:cs="Brill"/>
            <w:color w:val="000000"/>
          </w:rPr>
          <w:delText>S</w:delText>
        </w:r>
      </w:del>
      <w:r w:rsidRPr="00C66272">
        <w:rPr>
          <w:rFonts w:ascii="Brill" w:eastAsia="Brill" w:hAnsi="Brill" w:cs="Brill"/>
          <w:color w:val="000000"/>
        </w:rPr>
        <w:t xml:space="preserve">ustainable </w:t>
      </w:r>
      <w:ins w:id="3109" w:author="Autor">
        <w:r w:rsidR="00414A9C">
          <w:rPr>
            <w:rFonts w:ascii="Brill" w:eastAsia="Brill" w:hAnsi="Brill" w:cs="Brill"/>
            <w:color w:val="000000"/>
          </w:rPr>
          <w:t>d</w:t>
        </w:r>
      </w:ins>
      <w:del w:id="3110" w:author="Autor">
        <w:r w:rsidRPr="00C66272" w:rsidDel="00414A9C">
          <w:rPr>
            <w:rFonts w:ascii="Brill" w:eastAsia="Brill" w:hAnsi="Brill" w:cs="Brill"/>
            <w:color w:val="000000"/>
          </w:rPr>
          <w:delText>D</w:delText>
        </w:r>
      </w:del>
      <w:r w:rsidRPr="00C66272">
        <w:rPr>
          <w:rFonts w:ascii="Brill" w:eastAsia="Brill" w:hAnsi="Brill" w:cs="Brill"/>
          <w:color w:val="000000"/>
        </w:rPr>
        <w:t xml:space="preserve">evelopment – The </w:t>
      </w:r>
      <w:ins w:id="3111" w:author="Autor">
        <w:r w:rsidR="00414A9C">
          <w:rPr>
            <w:rFonts w:ascii="Brill" w:eastAsia="Brill" w:hAnsi="Brill" w:cs="Brill"/>
            <w:color w:val="000000"/>
          </w:rPr>
          <w:t>c</w:t>
        </w:r>
      </w:ins>
      <w:del w:id="3112" w:author="Autor">
        <w:r w:rsidRPr="00C66272" w:rsidDel="00414A9C">
          <w:rPr>
            <w:rFonts w:ascii="Brill" w:eastAsia="Brill" w:hAnsi="Brill" w:cs="Brill"/>
            <w:color w:val="000000"/>
          </w:rPr>
          <w:delText>C</w:delText>
        </w:r>
      </w:del>
      <w:r w:rsidRPr="00C66272">
        <w:rPr>
          <w:rFonts w:ascii="Brill" w:eastAsia="Brill" w:hAnsi="Brill" w:cs="Brill"/>
          <w:color w:val="000000"/>
        </w:rPr>
        <w:t xml:space="preserve">ase of Bordeaux. </w:t>
      </w:r>
      <w:r w:rsidRPr="00C66272">
        <w:rPr>
          <w:rFonts w:ascii="Brill" w:eastAsia="Brill" w:hAnsi="Brill" w:cs="Brill"/>
          <w:i/>
          <w:color w:val="000000"/>
        </w:rPr>
        <w:t>IOP Conference Series: Materials Science and Engineering, 245</w:t>
      </w:r>
      <w:r w:rsidRPr="00C66272">
        <w:rPr>
          <w:rFonts w:ascii="Brill" w:eastAsia="Brill" w:hAnsi="Brill" w:cs="Brill"/>
          <w:color w:val="000000"/>
        </w:rPr>
        <w:t>, 062002. doi:10.1088/1757-899x/245/6/062002</w:t>
      </w:r>
    </w:p>
    <w:p w14:paraId="35077BFA" w14:textId="77777777" w:rsidR="00CB3FC9" w:rsidRPr="00C66272" w:rsidRDefault="00C55FA1" w:rsidP="00F62668">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Belchem</w:t>
      </w:r>
      <w:proofErr w:type="spellEnd"/>
      <w:r w:rsidRPr="00C66272">
        <w:rPr>
          <w:rFonts w:ascii="Brill" w:eastAsia="Brill" w:hAnsi="Brill" w:cs="Brill"/>
          <w:color w:val="000000"/>
        </w:rPr>
        <w:t xml:space="preserve">, J. (2006). </w:t>
      </w:r>
      <w:r w:rsidRPr="00C66272">
        <w:rPr>
          <w:rFonts w:ascii="Brill" w:eastAsia="Brill" w:hAnsi="Brill" w:cs="Brill"/>
          <w:i/>
          <w:color w:val="000000"/>
        </w:rPr>
        <w:t>Liverpool 800: culture, character &amp; history</w:t>
      </w:r>
      <w:r w:rsidRPr="00C66272">
        <w:rPr>
          <w:rFonts w:ascii="Brill" w:eastAsia="Brill" w:hAnsi="Brill" w:cs="Brill"/>
          <w:color w:val="000000"/>
        </w:rPr>
        <w:t>. Liverpool: Liverpool University Press.</w:t>
      </w:r>
    </w:p>
    <w:p w14:paraId="35077BFB"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Biddulph, M. (2011). Urban design, regeneration and the entrepreneurial city. </w:t>
      </w:r>
      <w:r w:rsidRPr="00C66272">
        <w:rPr>
          <w:rFonts w:ascii="Brill" w:eastAsia="Brill" w:hAnsi="Brill" w:cs="Brill"/>
          <w:i/>
          <w:color w:val="000000"/>
        </w:rPr>
        <w:t>Progress in Planning, 76</w:t>
      </w:r>
      <w:r w:rsidRPr="00C66272">
        <w:rPr>
          <w:rFonts w:ascii="Brill" w:eastAsia="Brill" w:hAnsi="Brill" w:cs="Brill"/>
          <w:color w:val="000000"/>
        </w:rPr>
        <w:t xml:space="preserve">, 63-103. </w:t>
      </w:r>
    </w:p>
    <w:p w14:paraId="35077BFC" w14:textId="6D75E7CE" w:rsidR="00CB3FC9" w:rsidRPr="00C66272" w:rsidRDefault="00C55FA1" w:rsidP="00F62668">
      <w:pPr>
        <w:spacing w:line="360" w:lineRule="auto"/>
        <w:ind w:left="426" w:hanging="426"/>
        <w:rPr>
          <w:rFonts w:ascii="Brill" w:eastAsia="Brill" w:hAnsi="Brill" w:cs="Brill"/>
          <w:color w:val="000000"/>
        </w:rPr>
      </w:pPr>
      <w:proofErr w:type="spellStart"/>
      <w:r w:rsidRPr="00C66272">
        <w:rPr>
          <w:rFonts w:ascii="Brill" w:eastAsia="Brill" w:hAnsi="Brill" w:cs="Brill"/>
          <w:color w:val="000000"/>
        </w:rPr>
        <w:t>Burghes</w:t>
      </w:r>
      <w:proofErr w:type="spellEnd"/>
      <w:r w:rsidRPr="00C66272">
        <w:rPr>
          <w:rFonts w:ascii="Brill" w:eastAsia="Brill" w:hAnsi="Brill" w:cs="Brill"/>
          <w:color w:val="000000"/>
        </w:rPr>
        <w:t xml:space="preserve">, A., &amp; Thornton, S. (2017). </w:t>
      </w:r>
      <w:r w:rsidRPr="00C66272">
        <w:rPr>
          <w:rFonts w:ascii="Brill" w:eastAsia="Brill" w:hAnsi="Brill" w:cs="Brill"/>
          <w:i/>
          <w:color w:val="000000"/>
        </w:rPr>
        <w:t xml:space="preserve">The </w:t>
      </w:r>
      <w:ins w:id="3113" w:author="Autor">
        <w:r w:rsidR="00414A9C">
          <w:rPr>
            <w:rFonts w:ascii="Brill" w:eastAsia="Brill" w:hAnsi="Brill" w:cs="Brill"/>
            <w:i/>
            <w:color w:val="000000"/>
          </w:rPr>
          <w:t>s</w:t>
        </w:r>
      </w:ins>
      <w:del w:id="3114" w:author="Autor">
        <w:r w:rsidRPr="00C66272" w:rsidDel="00414A9C">
          <w:rPr>
            <w:rFonts w:ascii="Brill" w:eastAsia="Brill" w:hAnsi="Brill" w:cs="Brill"/>
            <w:i/>
            <w:color w:val="000000"/>
          </w:rPr>
          <w:delText>S</w:delText>
        </w:r>
      </w:del>
      <w:r w:rsidRPr="00C66272">
        <w:rPr>
          <w:rFonts w:ascii="Brill" w:eastAsia="Brill" w:hAnsi="Brill" w:cs="Brill"/>
          <w:i/>
          <w:color w:val="000000"/>
        </w:rPr>
        <w:t xml:space="preserve">ocial </w:t>
      </w:r>
      <w:ins w:id="3115" w:author="Autor">
        <w:r w:rsidR="00414A9C">
          <w:rPr>
            <w:rFonts w:ascii="Brill" w:eastAsia="Brill" w:hAnsi="Brill" w:cs="Brill"/>
            <w:i/>
            <w:color w:val="000000"/>
          </w:rPr>
          <w:t>i</w:t>
        </w:r>
      </w:ins>
      <w:del w:id="3116" w:author="Autor">
        <w:r w:rsidRPr="00C66272" w:rsidDel="00414A9C">
          <w:rPr>
            <w:rFonts w:ascii="Brill" w:eastAsia="Brill" w:hAnsi="Brill" w:cs="Brill"/>
            <w:i/>
            <w:color w:val="000000"/>
          </w:rPr>
          <w:delText>I</w:delText>
        </w:r>
      </w:del>
      <w:r w:rsidRPr="00C66272">
        <w:rPr>
          <w:rFonts w:ascii="Brill" w:eastAsia="Brill" w:hAnsi="Brill" w:cs="Brill"/>
          <w:i/>
          <w:color w:val="000000"/>
        </w:rPr>
        <w:t xml:space="preserve">mpact of the </w:t>
      </w:r>
      <w:ins w:id="3117" w:author="Autor">
        <w:r w:rsidR="00414A9C">
          <w:rPr>
            <w:rFonts w:ascii="Brill" w:eastAsia="Brill" w:hAnsi="Brill" w:cs="Brill"/>
            <w:i/>
            <w:color w:val="000000"/>
          </w:rPr>
          <w:t>a</w:t>
        </w:r>
      </w:ins>
      <w:del w:id="3118" w:author="Autor">
        <w:r w:rsidRPr="00C66272" w:rsidDel="00414A9C">
          <w:rPr>
            <w:rFonts w:ascii="Brill" w:eastAsia="Brill" w:hAnsi="Brill" w:cs="Brill"/>
            <w:i/>
            <w:color w:val="000000"/>
          </w:rPr>
          <w:delText>A</w:delText>
        </w:r>
      </w:del>
      <w:r w:rsidRPr="00C66272">
        <w:rPr>
          <w:rFonts w:ascii="Brill" w:eastAsia="Brill" w:hAnsi="Brill" w:cs="Brill"/>
          <w:i/>
          <w:color w:val="000000"/>
        </w:rPr>
        <w:t xml:space="preserve">rts in Liverpool 2015/16—A </w:t>
      </w:r>
      <w:ins w:id="3119" w:author="Autor">
        <w:r w:rsidR="00414A9C">
          <w:rPr>
            <w:rFonts w:ascii="Brill" w:eastAsia="Brill" w:hAnsi="Brill" w:cs="Brill"/>
            <w:i/>
            <w:color w:val="000000"/>
          </w:rPr>
          <w:t>r</w:t>
        </w:r>
      </w:ins>
      <w:del w:id="3120" w:author="Autor">
        <w:r w:rsidRPr="00C66272" w:rsidDel="00414A9C">
          <w:rPr>
            <w:rFonts w:ascii="Brill" w:eastAsia="Brill" w:hAnsi="Brill" w:cs="Brill"/>
            <w:i/>
            <w:color w:val="000000"/>
          </w:rPr>
          <w:delText>R</w:delText>
        </w:r>
      </w:del>
      <w:r w:rsidRPr="00C66272">
        <w:rPr>
          <w:rFonts w:ascii="Brill" w:eastAsia="Brill" w:hAnsi="Brill" w:cs="Brill"/>
          <w:i/>
          <w:color w:val="000000"/>
        </w:rPr>
        <w:t>eview of the Culture Liverpool Investment Programme</w:t>
      </w:r>
      <w:r w:rsidRPr="00C66272">
        <w:rPr>
          <w:rFonts w:ascii="Brill" w:eastAsia="Brill" w:hAnsi="Brill" w:cs="Brill"/>
          <w:color w:val="000000"/>
        </w:rPr>
        <w:t xml:space="preserve">. </w:t>
      </w:r>
      <w:r w:rsidRPr="00C66272">
        <w:rPr>
          <w:rFonts w:ascii="Brill" w:eastAsia="Brill" w:hAnsi="Brill" w:cs="Brill"/>
          <w:color w:val="000000"/>
        </w:rPr>
        <w:br/>
        <w:t xml:space="preserve">Retrieved from: </w:t>
      </w:r>
    </w:p>
    <w:p w14:paraId="35077BFD" w14:textId="77777777" w:rsidR="00CB3FC9" w:rsidRPr="00C66272" w:rsidRDefault="00C55FA1" w:rsidP="00F62668">
      <w:pPr>
        <w:spacing w:line="360" w:lineRule="auto"/>
        <w:ind w:left="426"/>
        <w:jc w:val="both"/>
        <w:rPr>
          <w:rFonts w:ascii="Brill" w:eastAsia="Brill" w:hAnsi="Brill" w:cs="Brill"/>
          <w:color w:val="000000"/>
        </w:rPr>
      </w:pPr>
      <w:r w:rsidRPr="00C66272">
        <w:rPr>
          <w:rFonts w:ascii="Brill" w:eastAsia="Brill" w:hAnsi="Brill" w:cs="Brill"/>
          <w:color w:val="000000"/>
        </w:rPr>
        <w:t>https://collective-encounters.org.uk/wp-content/uploads/2019/10/Social-Impact-of-Arts-in-Liverpool.pdf</w:t>
      </w:r>
    </w:p>
    <w:p w14:paraId="35077BFE" w14:textId="10731A3F"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lastRenderedPageBreak/>
        <w:t xml:space="preserve">Couch, C. (2003). </w:t>
      </w:r>
      <w:r w:rsidRPr="00C66272">
        <w:rPr>
          <w:rFonts w:ascii="Brill" w:eastAsia="Brill" w:hAnsi="Brill" w:cs="Brill"/>
          <w:i/>
          <w:color w:val="000000"/>
        </w:rPr>
        <w:t xml:space="preserve">City of </w:t>
      </w:r>
      <w:ins w:id="3121" w:author="Autor">
        <w:r w:rsidR="00414A9C">
          <w:rPr>
            <w:rFonts w:ascii="Brill" w:eastAsia="Brill" w:hAnsi="Brill" w:cs="Brill"/>
            <w:i/>
            <w:color w:val="000000"/>
          </w:rPr>
          <w:t>c</w:t>
        </w:r>
      </w:ins>
      <w:del w:id="3122" w:author="Autor">
        <w:r w:rsidRPr="00C66272" w:rsidDel="00414A9C">
          <w:rPr>
            <w:rFonts w:ascii="Brill" w:eastAsia="Brill" w:hAnsi="Brill" w:cs="Brill"/>
            <w:i/>
            <w:color w:val="000000"/>
          </w:rPr>
          <w:delText>C</w:delText>
        </w:r>
      </w:del>
      <w:r w:rsidRPr="00C66272">
        <w:rPr>
          <w:rFonts w:ascii="Brill" w:eastAsia="Brill" w:hAnsi="Brill" w:cs="Brill"/>
          <w:i/>
          <w:color w:val="000000"/>
        </w:rPr>
        <w:t xml:space="preserve">hange and </w:t>
      </w:r>
      <w:ins w:id="3123" w:author="Autor">
        <w:r w:rsidR="00414A9C">
          <w:rPr>
            <w:rFonts w:ascii="Brill" w:eastAsia="Brill" w:hAnsi="Brill" w:cs="Brill"/>
            <w:i/>
            <w:color w:val="000000"/>
          </w:rPr>
          <w:t>c</w:t>
        </w:r>
      </w:ins>
      <w:del w:id="3124" w:author="Autor">
        <w:r w:rsidRPr="00C66272" w:rsidDel="00414A9C">
          <w:rPr>
            <w:rFonts w:ascii="Brill" w:eastAsia="Brill" w:hAnsi="Brill" w:cs="Brill"/>
            <w:i/>
            <w:color w:val="000000"/>
          </w:rPr>
          <w:delText>C</w:delText>
        </w:r>
      </w:del>
      <w:r w:rsidRPr="00C66272">
        <w:rPr>
          <w:rFonts w:ascii="Brill" w:eastAsia="Brill" w:hAnsi="Brill" w:cs="Brill"/>
          <w:i/>
          <w:color w:val="000000"/>
        </w:rPr>
        <w:t xml:space="preserve">hallenge: Urban </w:t>
      </w:r>
      <w:ins w:id="3125" w:author="Autor">
        <w:r w:rsidR="00414A9C">
          <w:rPr>
            <w:rFonts w:ascii="Brill" w:eastAsia="Brill" w:hAnsi="Brill" w:cs="Brill"/>
            <w:i/>
            <w:color w:val="000000"/>
          </w:rPr>
          <w:t>p</w:t>
        </w:r>
      </w:ins>
      <w:del w:id="3126" w:author="Autor">
        <w:r w:rsidRPr="00C66272" w:rsidDel="00414A9C">
          <w:rPr>
            <w:rFonts w:ascii="Brill" w:eastAsia="Brill" w:hAnsi="Brill" w:cs="Brill"/>
            <w:i/>
            <w:color w:val="000000"/>
          </w:rPr>
          <w:delText>P</w:delText>
        </w:r>
      </w:del>
      <w:r w:rsidRPr="00C66272">
        <w:rPr>
          <w:rFonts w:ascii="Brill" w:eastAsia="Brill" w:hAnsi="Brill" w:cs="Brill"/>
          <w:i/>
          <w:color w:val="000000"/>
        </w:rPr>
        <w:t xml:space="preserve">lanning and </w:t>
      </w:r>
      <w:ins w:id="3127" w:author="Autor">
        <w:r w:rsidR="00414A9C">
          <w:rPr>
            <w:rFonts w:ascii="Brill" w:eastAsia="Brill" w:hAnsi="Brill" w:cs="Brill"/>
            <w:i/>
            <w:color w:val="000000"/>
          </w:rPr>
          <w:t>r</w:t>
        </w:r>
      </w:ins>
      <w:del w:id="3128" w:author="Autor">
        <w:r w:rsidRPr="00C66272" w:rsidDel="00414A9C">
          <w:rPr>
            <w:rFonts w:ascii="Brill" w:eastAsia="Brill" w:hAnsi="Brill" w:cs="Brill"/>
            <w:i/>
            <w:color w:val="000000"/>
          </w:rPr>
          <w:delText>R</w:delText>
        </w:r>
      </w:del>
      <w:r w:rsidRPr="00C66272">
        <w:rPr>
          <w:rFonts w:ascii="Brill" w:eastAsia="Brill" w:hAnsi="Brill" w:cs="Brill"/>
          <w:i/>
          <w:color w:val="000000"/>
        </w:rPr>
        <w:t>egeneration in Liverpool</w:t>
      </w:r>
      <w:r w:rsidRPr="00C66272">
        <w:rPr>
          <w:rFonts w:ascii="Brill" w:eastAsia="Brill" w:hAnsi="Brill" w:cs="Brill"/>
          <w:color w:val="000000"/>
        </w:rPr>
        <w:t>. Aldershot: Ashgate.</w:t>
      </w:r>
    </w:p>
    <w:p w14:paraId="35077BFF" w14:textId="2600377D"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Dai, T., &amp; Hein, C. (2021). Port </w:t>
      </w:r>
      <w:ins w:id="3129" w:author="Autor">
        <w:r w:rsidR="00414A9C">
          <w:rPr>
            <w:rFonts w:ascii="Brill" w:eastAsia="Brill" w:hAnsi="Brill" w:cs="Brill"/>
            <w:color w:val="000000"/>
          </w:rPr>
          <w:t>c</w:t>
        </w:r>
      </w:ins>
      <w:del w:id="3130" w:author="Autor">
        <w:r w:rsidRPr="00C66272" w:rsidDel="00414A9C">
          <w:rPr>
            <w:rFonts w:ascii="Brill" w:eastAsia="Brill" w:hAnsi="Brill" w:cs="Brill"/>
            <w:color w:val="000000"/>
          </w:rPr>
          <w:delText>C</w:delText>
        </w:r>
      </w:del>
      <w:r w:rsidRPr="00C66272">
        <w:rPr>
          <w:rFonts w:ascii="Brill" w:eastAsia="Brill" w:hAnsi="Brill" w:cs="Brill"/>
          <w:color w:val="000000"/>
        </w:rPr>
        <w:t xml:space="preserve">ities UNESCO World Heritage </w:t>
      </w:r>
      <w:ins w:id="3131" w:author="Autor">
        <w:r w:rsidR="00414A9C">
          <w:rPr>
            <w:rFonts w:ascii="Brill" w:eastAsia="Brill" w:hAnsi="Brill" w:cs="Brill"/>
            <w:color w:val="000000"/>
          </w:rPr>
          <w:t>n</w:t>
        </w:r>
      </w:ins>
      <w:del w:id="3132" w:author="Autor">
        <w:r w:rsidRPr="00C66272" w:rsidDel="00414A9C">
          <w:rPr>
            <w:rFonts w:ascii="Brill" w:eastAsia="Brill" w:hAnsi="Brill" w:cs="Brill"/>
            <w:color w:val="000000"/>
          </w:rPr>
          <w:delText>N</w:delText>
        </w:r>
      </w:del>
      <w:r w:rsidRPr="00C66272">
        <w:rPr>
          <w:rFonts w:ascii="Brill" w:eastAsia="Brill" w:hAnsi="Brill" w:cs="Brill"/>
          <w:color w:val="000000"/>
        </w:rPr>
        <w:t>ews: removing Liverpool and adding Quanzhou.</w:t>
      </w:r>
      <w:r w:rsidR="001A1E0C">
        <w:rPr>
          <w:rFonts w:ascii="Brill" w:eastAsia="Brill" w:hAnsi="Brill" w:cs="Brill"/>
          <w:color w:val="000000"/>
        </w:rPr>
        <w:t xml:space="preserve"> </w:t>
      </w:r>
      <w:r w:rsidRPr="00C66272">
        <w:rPr>
          <w:rFonts w:ascii="Brill" w:eastAsia="Brill" w:hAnsi="Brill" w:cs="Brill"/>
          <w:color w:val="000000"/>
        </w:rPr>
        <w:br/>
        <w:t xml:space="preserve">Retrieved from </w:t>
      </w:r>
      <w:hyperlink r:id="rId28">
        <w:r w:rsidRPr="00C66272">
          <w:rPr>
            <w:rFonts w:ascii="Brill" w:eastAsia="Brill" w:hAnsi="Brill" w:cs="Brill"/>
            <w:color w:val="000000"/>
          </w:rPr>
          <w:t>https://www.portcityfutures.nl/news/port-cities-unesco-world-heritage-news-removing-liverpool-and-adding-quanzhou</w:t>
        </w:r>
      </w:hyperlink>
    </w:p>
    <w:p w14:paraId="35077C00" w14:textId="0079683A"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Fu, S. (2013). An empirical study on urban spatial evolution and development of historical and cultural cities —</w:t>
      </w:r>
      <w:del w:id="3133" w:author="Autor">
        <w:r w:rsidRPr="00C66272" w:rsidDel="00414A9C">
          <w:rPr>
            <w:rFonts w:ascii="Brill" w:eastAsia="Brill" w:hAnsi="Brill" w:cs="Brill"/>
            <w:color w:val="000000"/>
          </w:rPr>
          <w:delText>—</w:delText>
        </w:r>
      </w:del>
      <w:r w:rsidRPr="00C66272">
        <w:rPr>
          <w:rFonts w:ascii="Brill" w:eastAsia="Brill" w:hAnsi="Brill" w:cs="Brill"/>
          <w:color w:val="000000"/>
        </w:rPr>
        <w:t xml:space="preserve"> a case of </w:t>
      </w:r>
      <w:ins w:id="3134" w:author="Autor">
        <w:r w:rsidR="008D7F93">
          <w:rPr>
            <w:rFonts w:ascii="Brill" w:eastAsia="Brill" w:hAnsi="Brill" w:cs="Brill"/>
            <w:color w:val="000000"/>
          </w:rPr>
          <w:t>Q</w:t>
        </w:r>
      </w:ins>
      <w:del w:id="3135" w:author="Autor">
        <w:r w:rsidRPr="00C66272" w:rsidDel="008D7F93">
          <w:rPr>
            <w:rFonts w:ascii="Brill" w:eastAsia="Brill" w:hAnsi="Brill" w:cs="Brill"/>
            <w:color w:val="000000"/>
          </w:rPr>
          <w:delText>q</w:delText>
        </w:r>
      </w:del>
      <w:r w:rsidRPr="00C66272">
        <w:rPr>
          <w:rFonts w:ascii="Brill" w:eastAsia="Brill" w:hAnsi="Brill" w:cs="Brill"/>
          <w:color w:val="000000"/>
        </w:rPr>
        <w:t xml:space="preserve">uanzhou. </w:t>
      </w:r>
      <w:r w:rsidRPr="00C66272">
        <w:rPr>
          <w:rFonts w:ascii="Brill" w:eastAsia="Brill" w:hAnsi="Brill" w:cs="Brill"/>
          <w:i/>
          <w:color w:val="000000"/>
        </w:rPr>
        <w:t xml:space="preserve">China Ancient City, </w:t>
      </w:r>
      <w:commentRangeStart w:id="3136"/>
      <w:r w:rsidRPr="00C66272">
        <w:rPr>
          <w:rFonts w:ascii="Brill" w:eastAsia="Brill" w:hAnsi="Brill" w:cs="Brill"/>
          <w:i/>
          <w:color w:val="000000"/>
        </w:rPr>
        <w:t>3</w:t>
      </w:r>
      <w:commentRangeEnd w:id="3136"/>
      <w:r w:rsidR="00414A9C">
        <w:rPr>
          <w:rStyle w:val="Odwoaniedokomentarza"/>
          <w:lang w:val="en-AU"/>
        </w:rPr>
        <w:commentReference w:id="3136"/>
      </w:r>
      <w:r w:rsidRPr="00C66272">
        <w:rPr>
          <w:rFonts w:ascii="Brill" w:eastAsia="Brill" w:hAnsi="Brill" w:cs="Brill"/>
          <w:color w:val="000000"/>
        </w:rPr>
        <w:t xml:space="preserve">, 59-64. </w:t>
      </w:r>
    </w:p>
    <w:p w14:paraId="35077C01" w14:textId="77777777" w:rsidR="00CB3FC9" w:rsidRPr="00BF26E0" w:rsidRDefault="00C55FA1" w:rsidP="00F62668">
      <w:pPr>
        <w:spacing w:line="360" w:lineRule="auto"/>
        <w:ind w:left="426" w:hanging="426"/>
        <w:jc w:val="both"/>
        <w:rPr>
          <w:rFonts w:ascii="Brill" w:eastAsia="Brill" w:hAnsi="Brill" w:cs="Brill"/>
          <w:color w:val="000000"/>
          <w:lang w:val="nl-BE"/>
        </w:rPr>
      </w:pPr>
      <w:r w:rsidRPr="00C66272">
        <w:rPr>
          <w:rFonts w:ascii="Brill" w:eastAsia="Brill" w:hAnsi="Brill" w:cs="Brill"/>
          <w:color w:val="000000"/>
        </w:rPr>
        <w:t xml:space="preserve">Hall, P. (2000). Creative Cities and Economic Development. </w:t>
      </w:r>
      <w:r w:rsidRPr="00BF26E0">
        <w:rPr>
          <w:rFonts w:ascii="Brill" w:eastAsia="Brill" w:hAnsi="Brill" w:cs="Brill"/>
          <w:i/>
          <w:color w:val="000000"/>
          <w:lang w:val="nl-BE"/>
        </w:rPr>
        <w:t>Urban Studies, 37</w:t>
      </w:r>
      <w:r w:rsidRPr="00BF26E0">
        <w:rPr>
          <w:rFonts w:ascii="Brill" w:eastAsia="Brill" w:hAnsi="Brill" w:cs="Brill"/>
          <w:color w:val="000000"/>
          <w:lang w:val="nl-BE"/>
        </w:rPr>
        <w:t xml:space="preserve">(4), 639-649. </w:t>
      </w:r>
    </w:p>
    <w:p w14:paraId="35077C02" w14:textId="030919E2" w:rsidR="00CB3FC9" w:rsidRPr="00C66272" w:rsidRDefault="00C55FA1" w:rsidP="00F62668">
      <w:pPr>
        <w:spacing w:line="360" w:lineRule="auto"/>
        <w:ind w:left="426" w:hanging="426"/>
        <w:jc w:val="both"/>
        <w:rPr>
          <w:rFonts w:ascii="Brill" w:eastAsia="Brill" w:hAnsi="Brill" w:cs="Brill"/>
          <w:color w:val="000000"/>
        </w:rPr>
      </w:pPr>
      <w:r w:rsidRPr="00BF26E0">
        <w:rPr>
          <w:rFonts w:ascii="Brill" w:eastAsia="Brill" w:hAnsi="Brill" w:cs="Brill"/>
          <w:color w:val="000000"/>
          <w:lang w:val="nl-BE"/>
        </w:rPr>
        <w:t xml:space="preserve">Hussein, M. M. F. (2015). </w:t>
      </w:r>
      <w:r w:rsidRPr="00C66272">
        <w:rPr>
          <w:rFonts w:ascii="Brill" w:eastAsia="Brill" w:hAnsi="Brill" w:cs="Brill"/>
          <w:i/>
          <w:color w:val="000000"/>
        </w:rPr>
        <w:t>Urban regeneration and the transformation of the urban waterfront: a case study of Liverpool waterfront regeneration.</w:t>
      </w:r>
      <w:r w:rsidRPr="00C66272">
        <w:rPr>
          <w:rFonts w:ascii="Brill" w:eastAsia="Brill" w:hAnsi="Brill" w:cs="Brill"/>
          <w:color w:val="000000"/>
        </w:rPr>
        <w:t xml:space="preserve"> (</w:t>
      </w:r>
      <w:proofErr w:type="spellStart"/>
      <w:r w:rsidRPr="00C66272">
        <w:rPr>
          <w:rFonts w:ascii="Brill" w:eastAsia="Brill" w:hAnsi="Brill" w:cs="Brill"/>
          <w:color w:val="000000"/>
        </w:rPr>
        <w:t>Ph.D</w:t>
      </w:r>
      <w:proofErr w:type="spellEnd"/>
      <w:r w:rsidRPr="00C66272">
        <w:rPr>
          <w:rFonts w:ascii="Brill" w:eastAsia="Brill" w:hAnsi="Brill" w:cs="Brill"/>
          <w:color w:val="000000"/>
        </w:rPr>
        <w:t xml:space="preserve"> </w:t>
      </w:r>
      <w:ins w:id="3137" w:author="Autor">
        <w:r w:rsidR="008D7F93">
          <w:rPr>
            <w:rFonts w:ascii="Brill" w:eastAsia="Brill" w:hAnsi="Brill" w:cs="Brill"/>
            <w:color w:val="000000"/>
          </w:rPr>
          <w:t>Dissertation</w:t>
        </w:r>
      </w:ins>
      <w:del w:id="3138" w:author="Autor">
        <w:r w:rsidRPr="00C66272" w:rsidDel="008D7F93">
          <w:rPr>
            <w:rFonts w:ascii="Brill" w:eastAsia="Brill" w:hAnsi="Brill" w:cs="Brill"/>
            <w:color w:val="000000"/>
          </w:rPr>
          <w:delText>Thesis</w:delText>
        </w:r>
      </w:del>
      <w:r w:rsidRPr="00C66272">
        <w:rPr>
          <w:rFonts w:ascii="Brill" w:eastAsia="Brill" w:hAnsi="Brill" w:cs="Brill"/>
          <w:color w:val="000000"/>
        </w:rPr>
        <w:t xml:space="preserve">), University of Nottingham, </w:t>
      </w:r>
    </w:p>
    <w:p w14:paraId="35077C03" w14:textId="0D0F4F43" w:rsidR="00CB3FC9" w:rsidRPr="00C66272" w:rsidDel="00CA0A88" w:rsidRDefault="00C55FA1" w:rsidP="00F62668">
      <w:pPr>
        <w:spacing w:line="360" w:lineRule="auto"/>
        <w:ind w:left="426" w:hanging="426"/>
        <w:jc w:val="both"/>
        <w:rPr>
          <w:del w:id="3139" w:author="Autor"/>
          <w:rFonts w:ascii="Brill" w:eastAsia="Brill" w:hAnsi="Brill" w:cs="Brill"/>
          <w:color w:val="000000"/>
        </w:rPr>
      </w:pPr>
      <w:commentRangeStart w:id="3140"/>
      <w:del w:id="3141" w:author="Autor">
        <w:r w:rsidRPr="00C66272" w:rsidDel="00CA0A88">
          <w:rPr>
            <w:rFonts w:ascii="Brill" w:eastAsia="Brill" w:hAnsi="Brill" w:cs="Brill"/>
            <w:color w:val="000000"/>
          </w:rPr>
          <w:delText xml:space="preserve">Liverpool City Council. (2013). </w:delText>
        </w:r>
        <w:r w:rsidRPr="00C66272" w:rsidDel="00CA0A88">
          <w:rPr>
            <w:rFonts w:ascii="Brill" w:eastAsia="Brill" w:hAnsi="Brill" w:cs="Brill"/>
            <w:i/>
            <w:color w:val="000000"/>
          </w:rPr>
          <w:delText xml:space="preserve">Liverpool, A </w:delText>
        </w:r>
      </w:del>
      <w:ins w:id="3142" w:author="Autor">
        <w:del w:id="3143" w:author="Autor">
          <w:r w:rsidR="008D7F93" w:rsidDel="00CA0A88">
            <w:rPr>
              <w:rFonts w:ascii="Brill" w:eastAsia="Brill" w:hAnsi="Brill" w:cs="Brill"/>
              <w:i/>
              <w:color w:val="000000"/>
            </w:rPr>
            <w:delText>c</w:delText>
          </w:r>
        </w:del>
      </w:ins>
      <w:del w:id="3144" w:author="Autor">
        <w:r w:rsidRPr="00C66272" w:rsidDel="00CA0A88">
          <w:rPr>
            <w:rFonts w:ascii="Brill" w:eastAsia="Brill" w:hAnsi="Brill" w:cs="Brill"/>
            <w:i/>
            <w:color w:val="000000"/>
          </w:rPr>
          <w:delText xml:space="preserve">Cultural </w:delText>
        </w:r>
      </w:del>
      <w:ins w:id="3145" w:author="Autor">
        <w:del w:id="3146" w:author="Autor">
          <w:r w:rsidR="008D7F93" w:rsidDel="00CA0A88">
            <w:rPr>
              <w:rFonts w:ascii="Brill" w:eastAsia="Brill" w:hAnsi="Brill" w:cs="Brill"/>
              <w:i/>
              <w:color w:val="000000"/>
            </w:rPr>
            <w:delText>c</w:delText>
          </w:r>
        </w:del>
      </w:ins>
      <w:del w:id="3147" w:author="Autor">
        <w:r w:rsidRPr="00C66272" w:rsidDel="00CA0A88">
          <w:rPr>
            <w:rFonts w:ascii="Brill" w:eastAsia="Brill" w:hAnsi="Brill" w:cs="Brill"/>
            <w:i/>
            <w:color w:val="000000"/>
          </w:rPr>
          <w:delText>Capital —— Culture Liverpool Action Plan 2014 - 2018</w:delText>
        </w:r>
        <w:r w:rsidRPr="00C66272" w:rsidDel="00CA0A88">
          <w:rPr>
            <w:rFonts w:ascii="Brill" w:eastAsia="Brill" w:hAnsi="Brill" w:cs="Brill"/>
            <w:color w:val="000000"/>
          </w:rPr>
          <w:delText xml:space="preserve">. </w:delText>
        </w:r>
        <w:r w:rsidRPr="00C66272" w:rsidDel="00CA0A88">
          <w:rPr>
            <w:rFonts w:ascii="Brill" w:eastAsia="Brill" w:hAnsi="Brill" w:cs="Brill"/>
            <w:color w:val="000000"/>
          </w:rPr>
          <w:br/>
          <w:delText xml:space="preserve">Retrieved from: </w:delText>
        </w:r>
        <w:r w:rsidDel="00CA0A88">
          <w:fldChar w:fldCharType="begin"/>
        </w:r>
        <w:r w:rsidDel="00CA0A88">
          <w:delInstrText>HYPERLINK "https://issuu.com/cultureliverpool/docs/culture_liverpool_web_file_signle_p" \h</w:delInstrText>
        </w:r>
        <w:r w:rsidDel="00CA0A88">
          <w:fldChar w:fldCharType="separate"/>
        </w:r>
        <w:r w:rsidRPr="00C66272" w:rsidDel="00CA0A88">
          <w:rPr>
            <w:rFonts w:ascii="Brill" w:eastAsia="Brill" w:hAnsi="Brill" w:cs="Brill"/>
            <w:color w:val="000000"/>
          </w:rPr>
          <w:delText>https://issuu.com/cultureliverpool/docs/culture_liverpool_web_file_signle_p</w:delText>
        </w:r>
        <w:r w:rsidDel="00CA0A88">
          <w:rPr>
            <w:rFonts w:ascii="Brill" w:eastAsia="Brill" w:hAnsi="Brill" w:cs="Brill"/>
            <w:color w:val="000000"/>
          </w:rPr>
          <w:fldChar w:fldCharType="end"/>
        </w:r>
        <w:commentRangeEnd w:id="3140"/>
        <w:r w:rsidR="008D7F93" w:rsidDel="00CA0A88">
          <w:rPr>
            <w:rStyle w:val="Odwoaniedokomentarza"/>
            <w:lang w:val="en-AU"/>
          </w:rPr>
          <w:commentReference w:id="3140"/>
        </w:r>
      </w:del>
    </w:p>
    <w:p w14:paraId="35077C04"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Liverpool Waters. (2021). THIS IS LIVERPOOL WATERS. Retrieved from </w:t>
      </w:r>
      <w:hyperlink r:id="rId29">
        <w:r w:rsidRPr="00C66272">
          <w:rPr>
            <w:rFonts w:ascii="Brill" w:eastAsia="Brill" w:hAnsi="Brill" w:cs="Brill"/>
            <w:color w:val="000000"/>
          </w:rPr>
          <w:t>https://liverpoolwaters.co.uk/</w:t>
        </w:r>
      </w:hyperlink>
    </w:p>
    <w:p w14:paraId="35077C05"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Liverpool World Heritage Liaison Group, Core Steering Group, &amp; Liverpool City Council. (2004). </w:t>
      </w:r>
      <w:r w:rsidRPr="00C66272">
        <w:rPr>
          <w:rFonts w:ascii="Brill" w:eastAsia="Brill" w:hAnsi="Brill" w:cs="Brill"/>
          <w:i/>
          <w:color w:val="000000"/>
        </w:rPr>
        <w:t>Nomination of Liverpool - Maritime Mercantile City for Inscription on the World Heritage List</w:t>
      </w:r>
      <w:r w:rsidRPr="00C66272">
        <w:rPr>
          <w:rFonts w:ascii="Brill" w:eastAsia="Brill" w:hAnsi="Brill" w:cs="Brill"/>
          <w:color w:val="000000"/>
        </w:rPr>
        <w:t xml:space="preserve">. Liverpool: Liverpool University Press. </w:t>
      </w:r>
    </w:p>
    <w:p w14:paraId="35077C06"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Parkinson, M. (2021). I’ve been chronicling Liverpool’s renaissance for 40 years – here’s why the city’s </w:t>
      </w:r>
      <w:proofErr w:type="spellStart"/>
      <w:r w:rsidRPr="00C66272">
        <w:rPr>
          <w:rFonts w:ascii="Brill" w:eastAsia="Brill" w:hAnsi="Brill" w:cs="Brill"/>
          <w:color w:val="000000"/>
        </w:rPr>
        <w:t>Unesco</w:t>
      </w:r>
      <w:proofErr w:type="spellEnd"/>
      <w:r w:rsidRPr="00C66272">
        <w:rPr>
          <w:rFonts w:ascii="Brill" w:eastAsia="Brill" w:hAnsi="Brill" w:cs="Brill"/>
          <w:color w:val="000000"/>
        </w:rPr>
        <w:t xml:space="preserve"> status should not have been removed.</w:t>
      </w:r>
      <w:r w:rsidRPr="00C66272">
        <w:rPr>
          <w:rFonts w:ascii="Brill" w:eastAsia="Brill" w:hAnsi="Brill" w:cs="Brill"/>
          <w:i/>
          <w:color w:val="000000"/>
        </w:rPr>
        <w:t xml:space="preserve"> University of Liverpool</w:t>
      </w:r>
      <w:r w:rsidRPr="00C66272">
        <w:rPr>
          <w:rFonts w:ascii="Brill" w:eastAsia="Brill" w:hAnsi="Brill" w:cs="Brill"/>
          <w:color w:val="000000"/>
        </w:rPr>
        <w:t xml:space="preserve">. Retrieved from </w:t>
      </w:r>
      <w:hyperlink r:id="rId30">
        <w:r w:rsidRPr="00C66272">
          <w:rPr>
            <w:rFonts w:ascii="Brill" w:eastAsia="Brill" w:hAnsi="Brill" w:cs="Brill"/>
            <w:color w:val="000000"/>
          </w:rPr>
          <w:t>https://news.liverpool.ac.uk/2021/07/22/ive-been-chronicling-liverpools-renaissance-for-40-years-heres-why-the-citys-unesco-status-should-not-have-been-removed/</w:t>
        </w:r>
      </w:hyperlink>
    </w:p>
    <w:p w14:paraId="35077C07" w14:textId="77777777" w:rsidR="00CB3FC9" w:rsidRPr="00C66272" w:rsidRDefault="00C55FA1" w:rsidP="00F62668">
      <w:pPr>
        <w:spacing w:line="360" w:lineRule="auto"/>
        <w:ind w:left="426" w:hanging="426"/>
        <w:rPr>
          <w:rFonts w:ascii="Brill" w:eastAsia="Brill" w:hAnsi="Brill" w:cs="Brill"/>
          <w:color w:val="000000"/>
        </w:rPr>
      </w:pPr>
      <w:r w:rsidRPr="00C66272">
        <w:rPr>
          <w:rFonts w:ascii="Brill" w:eastAsia="Brill" w:hAnsi="Brill" w:cs="Brill"/>
          <w:color w:val="000000"/>
        </w:rPr>
        <w:t>Quanzhou Evening News. (</w:t>
      </w:r>
      <w:commentRangeStart w:id="3148"/>
      <w:commentRangeStart w:id="3149"/>
      <w:r w:rsidRPr="00C66272">
        <w:rPr>
          <w:rFonts w:ascii="Brill" w:eastAsia="Brill" w:hAnsi="Brill" w:cs="Brill"/>
          <w:color w:val="000000"/>
        </w:rPr>
        <w:t>2010</w:t>
      </w:r>
      <w:commentRangeEnd w:id="3148"/>
      <w:r w:rsidR="008D7F93">
        <w:rPr>
          <w:rStyle w:val="Odwoaniedokomentarza"/>
          <w:lang w:val="en-AU"/>
        </w:rPr>
        <w:commentReference w:id="3148"/>
      </w:r>
      <w:commentRangeEnd w:id="3149"/>
      <w:r w:rsidR="00CF319F">
        <w:rPr>
          <w:rStyle w:val="Odwoaniedokomentarza"/>
          <w:lang w:val="en-AU"/>
        </w:rPr>
        <w:commentReference w:id="3149"/>
      </w:r>
      <w:r w:rsidRPr="00C66272">
        <w:rPr>
          <w:rFonts w:ascii="Brill" w:eastAsia="Brill" w:hAnsi="Brill" w:cs="Brill"/>
          <w:color w:val="000000"/>
        </w:rPr>
        <w:t xml:space="preserve">). </w:t>
      </w:r>
      <w:r w:rsidRPr="00C66272">
        <w:rPr>
          <w:rFonts w:ascii="Brill" w:eastAsia="Brill" w:hAnsi="Brill" w:cs="Brill"/>
          <w:i/>
          <w:color w:val="000000"/>
        </w:rPr>
        <w:t>Interpretation of Quanzhou City Master Plan (2008 - 2030).</w:t>
      </w:r>
      <w:r w:rsidRPr="00C66272">
        <w:rPr>
          <w:rFonts w:ascii="Brill" w:eastAsia="Brill" w:hAnsi="Brill" w:cs="Brill"/>
          <w:i/>
          <w:color w:val="000000"/>
        </w:rPr>
        <w:br/>
      </w:r>
      <w:r w:rsidRPr="00C66272">
        <w:rPr>
          <w:rFonts w:ascii="Brill" w:eastAsia="Brill" w:hAnsi="Brill" w:cs="Brill"/>
          <w:color w:val="000000"/>
        </w:rPr>
        <w:t xml:space="preserve">Retrieved from: </w:t>
      </w:r>
      <w:r w:rsidRPr="00C66272">
        <w:rPr>
          <w:rFonts w:ascii="Brill" w:eastAsia="Brill" w:hAnsi="Brill" w:cs="Brill"/>
          <w:color w:val="000000"/>
        </w:rPr>
        <w:br/>
      </w:r>
      <w:hyperlink r:id="rId31">
        <w:r w:rsidRPr="00C66272">
          <w:rPr>
            <w:rFonts w:ascii="Brill" w:eastAsia="Brill" w:hAnsi="Brill" w:cs="Brill"/>
            <w:color w:val="000000"/>
          </w:rPr>
          <w:t>http://zyghj.quanzhou.gov.cn/ztzl/qzztgh2030jd/201004/t20100421_1893734.htm</w:t>
        </w:r>
      </w:hyperlink>
    </w:p>
    <w:p w14:paraId="35077C08" w14:textId="77777777" w:rsidR="00CB3FC9" w:rsidRPr="00C66272" w:rsidRDefault="00C55FA1" w:rsidP="00F62668">
      <w:pPr>
        <w:spacing w:line="360" w:lineRule="auto"/>
        <w:ind w:left="426" w:hanging="426"/>
        <w:jc w:val="both"/>
        <w:rPr>
          <w:rFonts w:ascii="Brill" w:eastAsia="Brill" w:hAnsi="Brill" w:cs="Brill"/>
          <w:color w:val="000000"/>
        </w:rPr>
      </w:pPr>
      <w:r w:rsidRPr="00C66272">
        <w:rPr>
          <w:rFonts w:ascii="Brill" w:eastAsia="Brill" w:hAnsi="Brill" w:cs="Brill"/>
          <w:color w:val="000000"/>
        </w:rPr>
        <w:t>Quanzhou Municipal People's Government. (</w:t>
      </w:r>
      <w:commentRangeStart w:id="3150"/>
      <w:commentRangeStart w:id="3151"/>
      <w:r w:rsidRPr="00C66272">
        <w:rPr>
          <w:rFonts w:ascii="Brill" w:eastAsia="Brill" w:hAnsi="Brill" w:cs="Brill"/>
          <w:color w:val="000000"/>
        </w:rPr>
        <w:t>2017</w:t>
      </w:r>
      <w:commentRangeEnd w:id="3150"/>
      <w:r w:rsidR="008D7F93">
        <w:rPr>
          <w:rStyle w:val="Odwoaniedokomentarza"/>
          <w:lang w:val="en-AU"/>
        </w:rPr>
        <w:commentReference w:id="3150"/>
      </w:r>
      <w:commentRangeEnd w:id="3151"/>
      <w:r w:rsidR="00CF319F">
        <w:rPr>
          <w:rStyle w:val="Odwoaniedokomentarza"/>
          <w:lang w:val="en-AU"/>
        </w:rPr>
        <w:commentReference w:id="3151"/>
      </w:r>
      <w:r w:rsidRPr="00C66272">
        <w:rPr>
          <w:rFonts w:ascii="Brill" w:eastAsia="Brill" w:hAnsi="Brill" w:cs="Brill"/>
          <w:color w:val="000000"/>
        </w:rPr>
        <w:t xml:space="preserve">). The technical review of Quanzhou National Historic and Cultural City Protection Planning (Revision) [Press release]. Retrieved from </w:t>
      </w:r>
      <w:hyperlink r:id="rId32">
        <w:r w:rsidRPr="00C66272">
          <w:rPr>
            <w:rFonts w:ascii="Brill" w:eastAsia="Brill" w:hAnsi="Brill" w:cs="Brill"/>
            <w:color w:val="000000"/>
          </w:rPr>
          <w:t>http://www.quanzhou.gov.cn/zfb/xxgk/zfxxgkzl/qzdt/qzyw/201705/t20170519_442680.htm</w:t>
        </w:r>
      </w:hyperlink>
    </w:p>
    <w:p w14:paraId="35077C09" w14:textId="2F0103E7" w:rsidR="00CB3FC9" w:rsidRPr="00CF319F" w:rsidRDefault="00C55FA1" w:rsidP="00F62668">
      <w:pPr>
        <w:spacing w:line="360" w:lineRule="auto"/>
        <w:ind w:left="426" w:hanging="426"/>
        <w:jc w:val="both"/>
        <w:rPr>
          <w:rFonts w:ascii="Brill" w:eastAsia="Brill" w:hAnsi="Brill" w:cs="Brill"/>
          <w:iCs/>
          <w:color w:val="000000"/>
        </w:rPr>
      </w:pPr>
      <w:commentRangeStart w:id="3152"/>
      <w:r w:rsidRPr="00C66272">
        <w:rPr>
          <w:rFonts w:ascii="Brill" w:eastAsia="Brill" w:hAnsi="Brill" w:cs="Brill"/>
          <w:color w:val="000000"/>
        </w:rPr>
        <w:t xml:space="preserve">Quanzhou Natural Resources and Planning Bureau. (2010). </w:t>
      </w:r>
      <w:r w:rsidRPr="00C66272">
        <w:rPr>
          <w:rFonts w:ascii="Brill" w:eastAsia="Brill" w:hAnsi="Brill" w:cs="Brill"/>
          <w:i/>
          <w:color w:val="000000"/>
        </w:rPr>
        <w:t>Interpretation of "Quanzhou City Overall Planning (2008-2030)".</w:t>
      </w:r>
      <w:commentRangeEnd w:id="3152"/>
      <w:r w:rsidR="008D7F93">
        <w:rPr>
          <w:rStyle w:val="Odwoaniedokomentarza"/>
          <w:lang w:val="en-AU"/>
        </w:rPr>
        <w:commentReference w:id="3152"/>
      </w:r>
      <w:ins w:id="3153" w:author="Autor">
        <w:r w:rsidR="00CF319F">
          <w:rPr>
            <w:rFonts w:ascii="Brill" w:eastAsia="Brill" w:hAnsi="Brill" w:cs="Brill"/>
            <w:i/>
            <w:color w:val="000000"/>
          </w:rPr>
          <w:t xml:space="preserve"> </w:t>
        </w:r>
        <w:r w:rsidR="00CF319F">
          <w:rPr>
            <w:rFonts w:ascii="Brill" w:eastAsia="Brill" w:hAnsi="Brill" w:cs="Brill"/>
            <w:iCs/>
            <w:color w:val="000000"/>
          </w:rPr>
          <w:t xml:space="preserve">Retrieved from </w:t>
        </w:r>
        <w:r w:rsidR="00CF319F" w:rsidRPr="00CF319F">
          <w:rPr>
            <w:rFonts w:ascii="Brill" w:eastAsia="Brill" w:hAnsi="Brill" w:cs="Brill"/>
            <w:iCs/>
            <w:color w:val="000000"/>
          </w:rPr>
          <w:t>https://szb.qzwb.com/dnzb/pc/col</w:t>
        </w:r>
      </w:ins>
    </w:p>
    <w:p w14:paraId="35077C0A" w14:textId="1F8FC902" w:rsidR="00CB3FC9" w:rsidRPr="00C66272" w:rsidDel="00CF319F" w:rsidRDefault="00C55FA1" w:rsidP="00F62668">
      <w:pPr>
        <w:spacing w:line="360" w:lineRule="auto"/>
        <w:ind w:left="426" w:hanging="426"/>
        <w:jc w:val="both"/>
        <w:rPr>
          <w:del w:id="3154" w:author="Autor"/>
          <w:rFonts w:ascii="Brill" w:eastAsia="Brill" w:hAnsi="Brill" w:cs="Brill"/>
          <w:color w:val="000000"/>
        </w:rPr>
      </w:pPr>
      <w:commentRangeStart w:id="3155"/>
      <w:del w:id="3156" w:author="Autor">
        <w:r w:rsidRPr="00C66272" w:rsidDel="00CF319F">
          <w:rPr>
            <w:rFonts w:ascii="Brill" w:eastAsia="Brill" w:hAnsi="Brill" w:cs="Brill"/>
            <w:color w:val="000000"/>
          </w:rPr>
          <w:lastRenderedPageBreak/>
          <w:delText xml:space="preserve">Quanzhou Natural Resources and Planning Bureau. (2021). </w:delText>
        </w:r>
        <w:r w:rsidRPr="00C66272" w:rsidDel="00CF319F">
          <w:rPr>
            <w:rFonts w:ascii="Brill" w:eastAsia="Brill" w:hAnsi="Brill" w:cs="Brill"/>
            <w:i/>
            <w:color w:val="000000"/>
          </w:rPr>
          <w:delText>Quanzhou city territorial space overall planning (2021-2035)</w:delText>
        </w:r>
        <w:r w:rsidRPr="00C66272" w:rsidDel="00CF319F">
          <w:rPr>
            <w:rFonts w:ascii="Brill" w:eastAsia="Brill" w:hAnsi="Brill" w:cs="Brill"/>
            <w:color w:val="000000"/>
          </w:rPr>
          <w:delText xml:space="preserve">. </w:delText>
        </w:r>
        <w:commentRangeEnd w:id="3155"/>
        <w:r w:rsidR="008D7F93" w:rsidDel="00CF319F">
          <w:rPr>
            <w:rStyle w:val="Odwoaniedokomentarza"/>
            <w:lang w:val="en-AU"/>
          </w:rPr>
          <w:commentReference w:id="3155"/>
        </w:r>
      </w:del>
    </w:p>
    <w:p w14:paraId="35077C0B" w14:textId="77777777" w:rsidR="00CB3FC9" w:rsidRPr="00C66272" w:rsidRDefault="00C55FA1" w:rsidP="00F62668">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Rotheram</w:t>
      </w:r>
      <w:proofErr w:type="spellEnd"/>
      <w:r w:rsidRPr="00C66272">
        <w:rPr>
          <w:rFonts w:ascii="Brill" w:eastAsia="Brill" w:hAnsi="Brill" w:cs="Brill"/>
          <w:color w:val="000000"/>
        </w:rPr>
        <w:t>, S. (2021, Jul 23, 2021). Liverpool removed from UNESCO world heritage list; know why?</w:t>
      </w:r>
      <w:r w:rsidRPr="00C66272">
        <w:rPr>
          <w:rFonts w:ascii="Brill" w:eastAsia="Brill" w:hAnsi="Brill" w:cs="Brill"/>
          <w:i/>
          <w:color w:val="000000"/>
        </w:rPr>
        <w:t xml:space="preserve"> TIMESOFINDIA.COM</w:t>
      </w:r>
      <w:r w:rsidRPr="00C66272">
        <w:rPr>
          <w:rFonts w:ascii="Brill" w:eastAsia="Brill" w:hAnsi="Brill" w:cs="Brill"/>
          <w:color w:val="000000"/>
        </w:rPr>
        <w:t xml:space="preserve">. Retrieved from </w:t>
      </w:r>
      <w:hyperlink r:id="rId33">
        <w:r w:rsidRPr="00C66272">
          <w:rPr>
            <w:rFonts w:ascii="Brill" w:eastAsia="Brill" w:hAnsi="Brill" w:cs="Brill"/>
            <w:color w:val="000000"/>
          </w:rPr>
          <w:t>https://timesofindia.indiatimes.com/travel/travel-news/liverpool-removed-from-unesco-world-heritage-list-know-why/as84667020.cms</w:t>
        </w:r>
      </w:hyperlink>
    </w:p>
    <w:p w14:paraId="35077C0C" w14:textId="77777777" w:rsidR="00CB3FC9" w:rsidRPr="00C66272" w:rsidRDefault="00C55FA1" w:rsidP="00F62668">
      <w:pPr>
        <w:spacing w:line="360" w:lineRule="auto"/>
        <w:ind w:left="426" w:hanging="426"/>
        <w:rPr>
          <w:rFonts w:ascii="Brill" w:eastAsia="Brill" w:hAnsi="Brill" w:cs="Brill"/>
          <w:color w:val="000000"/>
          <w:highlight w:val="white"/>
        </w:rPr>
      </w:pPr>
      <w:r w:rsidRPr="00C66272">
        <w:rPr>
          <w:rFonts w:ascii="Brill" w:eastAsia="Brill" w:hAnsi="Brill" w:cs="Brill"/>
          <w:color w:val="000000"/>
          <w:highlight w:val="white"/>
        </w:rPr>
        <w:t>Sykes, O., Brown, J., Cocks, M., Shaw, D., &amp; Couch, C. (2013). A city profile of Liverpool. </w:t>
      </w:r>
      <w:r w:rsidRPr="00C66272">
        <w:rPr>
          <w:rFonts w:ascii="Brill" w:eastAsia="Brill" w:hAnsi="Brill" w:cs="Brill"/>
          <w:i/>
          <w:color w:val="000000"/>
        </w:rPr>
        <w:t>Cities</w:t>
      </w:r>
      <w:r w:rsidRPr="00C66272">
        <w:rPr>
          <w:rFonts w:ascii="Brill" w:eastAsia="Brill" w:hAnsi="Brill" w:cs="Brill"/>
          <w:color w:val="000000"/>
          <w:highlight w:val="white"/>
        </w:rPr>
        <w:t>, </w:t>
      </w:r>
      <w:commentRangeStart w:id="3157"/>
      <w:r w:rsidRPr="00C66272">
        <w:rPr>
          <w:rFonts w:ascii="Brill" w:eastAsia="Brill" w:hAnsi="Brill" w:cs="Brill"/>
          <w:i/>
          <w:color w:val="000000"/>
        </w:rPr>
        <w:t>35</w:t>
      </w:r>
      <w:r w:rsidRPr="00C66272">
        <w:rPr>
          <w:rFonts w:ascii="Brill" w:eastAsia="Brill" w:hAnsi="Brill" w:cs="Brill"/>
          <w:color w:val="000000"/>
          <w:highlight w:val="white"/>
        </w:rPr>
        <w:t>,</w:t>
      </w:r>
      <w:commentRangeEnd w:id="3157"/>
      <w:r w:rsidR="008D7F93">
        <w:rPr>
          <w:rStyle w:val="Odwoaniedokomentarza"/>
          <w:lang w:val="en-AU"/>
        </w:rPr>
        <w:commentReference w:id="3157"/>
      </w:r>
      <w:r w:rsidRPr="00C66272">
        <w:rPr>
          <w:rFonts w:ascii="Brill" w:eastAsia="Brill" w:hAnsi="Brill" w:cs="Brill"/>
          <w:color w:val="000000"/>
          <w:highlight w:val="white"/>
        </w:rPr>
        <w:t xml:space="preserve"> 299-318.</w:t>
      </w:r>
    </w:p>
    <w:p w14:paraId="35077C0D" w14:textId="683993B0" w:rsidR="00CB3FC9" w:rsidRPr="00C66272" w:rsidRDefault="00C55FA1" w:rsidP="00F62668">
      <w:pPr>
        <w:spacing w:line="360" w:lineRule="auto"/>
        <w:ind w:left="426" w:hanging="426"/>
        <w:rPr>
          <w:rFonts w:ascii="Brill" w:eastAsia="Brill" w:hAnsi="Brill" w:cs="Brill"/>
          <w:color w:val="000000"/>
        </w:rPr>
        <w:sectPr w:rsidR="00CB3FC9" w:rsidRPr="00C66272" w:rsidSect="0046291F">
          <w:pgSz w:w="11906" w:h="16838"/>
          <w:pgMar w:top="1440" w:right="1440" w:bottom="1440" w:left="1440" w:header="708" w:footer="708" w:gutter="0"/>
          <w:cols w:space="720"/>
        </w:sectPr>
      </w:pPr>
      <w:r w:rsidRPr="00C66272">
        <w:rPr>
          <w:rFonts w:ascii="Brill" w:eastAsia="Brill" w:hAnsi="Brill" w:cs="Brill"/>
          <w:color w:val="000000"/>
        </w:rPr>
        <w:t xml:space="preserve">World Heritage Committee. (2012). </w:t>
      </w:r>
      <w:r w:rsidRPr="00C66272">
        <w:rPr>
          <w:rFonts w:ascii="Brill" w:eastAsia="Brill" w:hAnsi="Brill" w:cs="Brill"/>
          <w:i/>
          <w:color w:val="000000"/>
        </w:rPr>
        <w:t>Convention Concerning the Protection of The World Cultural and Natural Heritage, Thirty-sixth session</w:t>
      </w:r>
      <w:ins w:id="3158" w:author="Autor">
        <w:r w:rsidR="008D7F93">
          <w:rPr>
            <w:rFonts w:ascii="Brill" w:eastAsia="Brill" w:hAnsi="Brill" w:cs="Brill"/>
            <w:i/>
            <w:color w:val="000000"/>
          </w:rPr>
          <w:t>.</w:t>
        </w:r>
      </w:ins>
      <w:r w:rsidRPr="00C66272">
        <w:rPr>
          <w:rFonts w:ascii="Brill" w:eastAsia="Brill" w:hAnsi="Brill" w:cs="Brill"/>
          <w:i/>
          <w:color w:val="000000"/>
        </w:rPr>
        <w:t xml:space="preserve"> </w:t>
      </w:r>
      <w:r w:rsidRPr="00C66272">
        <w:rPr>
          <w:rFonts w:ascii="Brill" w:eastAsia="Brill" w:hAnsi="Brill" w:cs="Brill"/>
          <w:color w:val="000000"/>
        </w:rPr>
        <w:t xml:space="preserve">Retrieved from: </w:t>
      </w:r>
      <w:hyperlink r:id="rId34">
        <w:r w:rsidRPr="00C66272">
          <w:rPr>
            <w:rFonts w:ascii="Brill" w:eastAsia="Brill" w:hAnsi="Brill" w:cs="Brill"/>
            <w:color w:val="000000"/>
          </w:rPr>
          <w:t>https://whc.unesco.org/archive/2012/whc12-36com-19e.pdf</w:t>
        </w:r>
      </w:hyperlink>
    </w:p>
    <w:p w14:paraId="35077C0E" w14:textId="05460032" w:rsidR="00CB3FC9" w:rsidRPr="00C66272" w:rsidRDefault="00C55FA1">
      <w:pPr>
        <w:spacing w:line="276" w:lineRule="auto"/>
        <w:jc w:val="both"/>
        <w:rPr>
          <w:rFonts w:ascii="Brill" w:eastAsia="Brill" w:hAnsi="Brill" w:cs="Brill"/>
          <w:b/>
          <w:sz w:val="28"/>
          <w:szCs w:val="28"/>
        </w:rPr>
      </w:pPr>
      <w:r w:rsidRPr="00C66272">
        <w:rPr>
          <w:rFonts w:ascii="Brill" w:eastAsia="Brill" w:hAnsi="Brill" w:cs="Brill"/>
          <w:b/>
          <w:color w:val="000000"/>
          <w:sz w:val="28"/>
          <w:szCs w:val="28"/>
        </w:rPr>
        <w:lastRenderedPageBreak/>
        <w:t xml:space="preserve">Chapter 7. Celebrating the port city’s hustle and bustle: </w:t>
      </w:r>
      <w:ins w:id="3159" w:author="Autor">
        <w:r w:rsidR="00081EC1">
          <w:rPr>
            <w:rFonts w:ascii="Brill" w:eastAsia="Brill" w:hAnsi="Brill" w:cs="Brill"/>
            <w:b/>
            <w:color w:val="000000"/>
            <w:sz w:val="28"/>
            <w:szCs w:val="28"/>
          </w:rPr>
          <w:t>T</w:t>
        </w:r>
      </w:ins>
      <w:del w:id="3160" w:author="Autor">
        <w:r w:rsidRPr="00C66272" w:rsidDel="00081EC1">
          <w:rPr>
            <w:rFonts w:ascii="Brill" w:eastAsia="Brill" w:hAnsi="Brill" w:cs="Brill"/>
            <w:b/>
            <w:color w:val="000000"/>
            <w:sz w:val="28"/>
            <w:szCs w:val="28"/>
          </w:rPr>
          <w:delText>t</w:delText>
        </w:r>
      </w:del>
      <w:r w:rsidRPr="00C66272">
        <w:rPr>
          <w:rFonts w:ascii="Brill" w:eastAsia="Brill" w:hAnsi="Brill" w:cs="Brill"/>
          <w:b/>
          <w:color w:val="000000"/>
          <w:sz w:val="28"/>
          <w:szCs w:val="28"/>
        </w:rPr>
        <w:t xml:space="preserve">he </w:t>
      </w:r>
      <w:r w:rsidRPr="00C66272">
        <w:rPr>
          <w:rFonts w:ascii="Brill" w:eastAsia="Brill" w:hAnsi="Brill" w:cs="Brill"/>
          <w:b/>
          <w:sz w:val="28"/>
          <w:szCs w:val="28"/>
        </w:rPr>
        <w:t>Days of the Sea Festival in Szczecin</w:t>
      </w:r>
    </w:p>
    <w:p w14:paraId="612D5E51" w14:textId="77777777" w:rsidR="00F62668" w:rsidRPr="00BF26E0" w:rsidRDefault="00F62668">
      <w:pPr>
        <w:spacing w:line="276" w:lineRule="auto"/>
        <w:jc w:val="both"/>
        <w:rPr>
          <w:rFonts w:ascii="Brill" w:eastAsia="Brill" w:hAnsi="Brill" w:cs="Brill"/>
          <w:i/>
          <w:lang w:val="en-US"/>
        </w:rPr>
      </w:pPr>
    </w:p>
    <w:p w14:paraId="35077C0F" w14:textId="4DF8E9C7" w:rsidR="00CB3FC9" w:rsidRPr="00C66272" w:rsidRDefault="00C55FA1">
      <w:pPr>
        <w:spacing w:line="276" w:lineRule="auto"/>
        <w:jc w:val="both"/>
        <w:rPr>
          <w:rFonts w:ascii="Brill" w:eastAsia="Brill" w:hAnsi="Brill" w:cs="Brill"/>
          <w:i/>
          <w:lang w:val="pl-PL"/>
        </w:rPr>
      </w:pPr>
      <w:r w:rsidRPr="00C66272">
        <w:rPr>
          <w:rFonts w:ascii="Brill" w:eastAsia="Brill" w:hAnsi="Brill" w:cs="Brill"/>
          <w:i/>
          <w:lang w:val="pl-PL"/>
        </w:rPr>
        <w:t>Robert Bartłomiejski, Maciej Kowalewski</w:t>
      </w:r>
    </w:p>
    <w:p w14:paraId="35077C10" w14:textId="77777777" w:rsidR="00CB3FC9" w:rsidRPr="00C66272" w:rsidRDefault="00C55FA1">
      <w:pPr>
        <w:spacing w:line="276" w:lineRule="auto"/>
        <w:jc w:val="both"/>
        <w:rPr>
          <w:rFonts w:ascii="Brill" w:eastAsia="Brill" w:hAnsi="Brill" w:cs="Brill"/>
          <w:lang w:val="pl-PL"/>
        </w:rPr>
      </w:pPr>
      <w:r w:rsidRPr="00C66272">
        <w:rPr>
          <w:rFonts w:ascii="Brill" w:eastAsia="Brill" w:hAnsi="Brill" w:cs="Brill"/>
          <w:lang w:val="pl-PL"/>
        </w:rPr>
        <w:t>(University of Szczecin)</w:t>
      </w:r>
    </w:p>
    <w:p w14:paraId="35077C11" w14:textId="77777777" w:rsidR="00CB3FC9" w:rsidRPr="00C66272" w:rsidRDefault="00CB3FC9">
      <w:pPr>
        <w:spacing w:line="276" w:lineRule="auto"/>
        <w:jc w:val="both"/>
        <w:rPr>
          <w:rFonts w:ascii="Brill" w:eastAsia="Brill" w:hAnsi="Brill" w:cs="Brill"/>
          <w:lang w:val="pl-PL"/>
        </w:rPr>
      </w:pPr>
    </w:p>
    <w:p w14:paraId="35077C12" w14:textId="77777777" w:rsidR="00CB3FC9" w:rsidRPr="00C66272" w:rsidRDefault="00CB3FC9">
      <w:pPr>
        <w:pBdr>
          <w:top w:val="nil"/>
          <w:left w:val="nil"/>
          <w:bottom w:val="nil"/>
          <w:right w:val="nil"/>
          <w:between w:val="nil"/>
        </w:pBdr>
        <w:spacing w:line="276" w:lineRule="auto"/>
        <w:rPr>
          <w:rFonts w:ascii="Brill" w:eastAsia="Brill" w:hAnsi="Brill" w:cs="Brill"/>
          <w:color w:val="000000"/>
          <w:lang w:val="pl-PL"/>
        </w:rPr>
      </w:pPr>
    </w:p>
    <w:p w14:paraId="35077C13" w14:textId="77777777" w:rsidR="00CB3FC9" w:rsidRPr="00C66272" w:rsidRDefault="00C55FA1">
      <w:pPr>
        <w:spacing w:line="276" w:lineRule="auto"/>
        <w:jc w:val="both"/>
        <w:rPr>
          <w:rFonts w:ascii="Brill" w:eastAsia="Brill" w:hAnsi="Brill" w:cs="Brill"/>
          <w:b/>
        </w:rPr>
      </w:pPr>
      <w:r w:rsidRPr="00C66272">
        <w:rPr>
          <w:rFonts w:ascii="Brill" w:eastAsia="Brill" w:hAnsi="Brill" w:cs="Brill"/>
          <w:b/>
        </w:rPr>
        <w:t>Introduction</w:t>
      </w:r>
    </w:p>
    <w:p w14:paraId="35077C14" w14:textId="77777777" w:rsidR="00CB3FC9" w:rsidRPr="00C66272" w:rsidRDefault="00CB3FC9">
      <w:pPr>
        <w:pBdr>
          <w:top w:val="nil"/>
          <w:left w:val="nil"/>
          <w:bottom w:val="nil"/>
          <w:right w:val="nil"/>
          <w:between w:val="nil"/>
        </w:pBdr>
        <w:spacing w:line="276" w:lineRule="auto"/>
        <w:rPr>
          <w:rFonts w:ascii="Brill" w:eastAsia="Brill" w:hAnsi="Brill" w:cs="Brill"/>
          <w:color w:val="000000"/>
        </w:rPr>
      </w:pPr>
    </w:p>
    <w:p w14:paraId="35077C15" w14:textId="67CD0333" w:rsidR="00CB3FC9" w:rsidRPr="00C66272" w:rsidRDefault="00F62668">
      <w:pPr>
        <w:pBdr>
          <w:top w:val="nil"/>
          <w:left w:val="nil"/>
          <w:bottom w:val="nil"/>
          <w:right w:val="nil"/>
          <w:between w:val="nil"/>
        </w:pBdr>
        <w:spacing w:line="360" w:lineRule="auto"/>
        <w:ind w:firstLine="426"/>
        <w:jc w:val="both"/>
        <w:rPr>
          <w:rFonts w:ascii="Brill" w:eastAsia="Brill" w:hAnsi="Brill" w:cs="Brill"/>
          <w:color w:val="000000"/>
        </w:rPr>
      </w:pPr>
      <w:r>
        <w:rPr>
          <w:rFonts w:ascii="Brill" w:eastAsia="Brill" w:hAnsi="Brill" w:cs="Brill"/>
          <w:color w:val="000000"/>
        </w:rPr>
        <w:t>T</w:t>
      </w:r>
      <w:r w:rsidR="00B067FA" w:rsidRPr="00C66272">
        <w:rPr>
          <w:rFonts w:ascii="Brill" w:eastAsia="Brill" w:hAnsi="Brill" w:cs="Brill"/>
          <w:color w:val="000000"/>
        </w:rPr>
        <w:t>he dynami</w:t>
      </w:r>
      <w:r w:rsidR="00573D73" w:rsidRPr="00C66272">
        <w:rPr>
          <w:rFonts w:ascii="Brill" w:eastAsia="Brill" w:hAnsi="Brill" w:cs="Brill"/>
          <w:color w:val="000000"/>
        </w:rPr>
        <w:t>c nature</w:t>
      </w:r>
      <w:r w:rsidR="00B067FA" w:rsidRPr="00C66272">
        <w:rPr>
          <w:rFonts w:ascii="Brill" w:eastAsia="Brill" w:hAnsi="Brill" w:cs="Brill"/>
          <w:color w:val="000000"/>
        </w:rPr>
        <w:t xml:space="preserve"> of a port city ensures that its hustle and bustle are ever-changing, never static. This vibrancy resonates through personal memories, historical accounts, art, tangible and intangible cultural aspects, and social practices. In the era of social media, however, the image of a port city has become increasingly vague, with individuals shaping their own</w:t>
      </w:r>
      <w:r w:rsidR="001A1E0C">
        <w:rPr>
          <w:rFonts w:ascii="Brill" w:eastAsia="Brill" w:hAnsi="Brill" w:cs="Brill"/>
          <w:color w:val="000000"/>
        </w:rPr>
        <w:t xml:space="preserve"> </w:t>
      </w:r>
      <w:r w:rsidR="00C55FA1" w:rsidRPr="00C66272">
        <w:rPr>
          <w:rFonts w:ascii="Brill" w:eastAsia="Brill" w:hAnsi="Brill" w:cs="Brill"/>
          <w:color w:val="000000"/>
        </w:rPr>
        <w:t>mental representations based only on information that supports their preferred narratives. This imagined or experienced assemblage of a port city (</w:t>
      </w:r>
      <w:commentRangeStart w:id="3161"/>
      <w:proofErr w:type="spellStart"/>
      <w:r w:rsidR="00C55FA1" w:rsidRPr="004E5AE5">
        <w:rPr>
          <w:rFonts w:ascii="Brill" w:eastAsia="Brill" w:hAnsi="Brill" w:cs="Brill"/>
          <w:color w:val="000000"/>
        </w:rPr>
        <w:t>Bartomiejski</w:t>
      </w:r>
      <w:proofErr w:type="spellEnd"/>
      <w:r w:rsidR="00C55FA1" w:rsidRPr="004E5AE5">
        <w:rPr>
          <w:rFonts w:ascii="Brill" w:eastAsia="Brill" w:hAnsi="Brill" w:cs="Brill"/>
          <w:color w:val="000000"/>
        </w:rPr>
        <w:t xml:space="preserve"> &amp; Kowalewski, 2022</w:t>
      </w:r>
      <w:commentRangeEnd w:id="3161"/>
      <w:r w:rsidR="004E5AE5">
        <w:rPr>
          <w:rStyle w:val="Odwoaniedokomentarza"/>
          <w:lang w:val="en-AU"/>
        </w:rPr>
        <w:commentReference w:id="3161"/>
      </w:r>
      <w:r w:rsidR="00C55FA1" w:rsidRPr="00C66272">
        <w:rPr>
          <w:rFonts w:ascii="Brill" w:eastAsia="Brill" w:hAnsi="Brill" w:cs="Brill"/>
          <w:color w:val="000000"/>
        </w:rPr>
        <w:t xml:space="preserve">) is managed, planned, designed, and represented by multiple actors and is rarely part of a shared vision. However, there are moments, such as mass festivals, that can be seen as attempts to build a shared port-city culture, using folklore reenactments and celebrating local professions, historical events, and heritage </w:t>
      </w:r>
      <w:r w:rsidR="00C55FA1" w:rsidRPr="004E5AE5">
        <w:rPr>
          <w:rFonts w:ascii="Brill" w:eastAsia="Brill" w:hAnsi="Brill" w:cs="Brill"/>
          <w:color w:val="000000"/>
        </w:rPr>
        <w:t>(</w:t>
      </w:r>
      <w:commentRangeStart w:id="3162"/>
      <w:proofErr w:type="spellStart"/>
      <w:r w:rsidR="00C55FA1" w:rsidRPr="004E5AE5">
        <w:rPr>
          <w:rFonts w:ascii="Brill" w:eastAsia="Brill" w:hAnsi="Brill" w:cs="Brill"/>
          <w:color w:val="000000"/>
        </w:rPr>
        <w:t>Tommarchi</w:t>
      </w:r>
      <w:proofErr w:type="spellEnd"/>
      <w:r w:rsidR="00C55FA1" w:rsidRPr="004E5AE5">
        <w:rPr>
          <w:rFonts w:ascii="Brill" w:eastAsia="Brill" w:hAnsi="Brill" w:cs="Brill"/>
          <w:color w:val="000000"/>
        </w:rPr>
        <w:t>, 2022</w:t>
      </w:r>
      <w:commentRangeEnd w:id="3162"/>
      <w:r w:rsidR="004E5AE5">
        <w:rPr>
          <w:rStyle w:val="Odwoaniedokomentarza"/>
          <w:lang w:val="en-AU"/>
        </w:rPr>
        <w:commentReference w:id="3162"/>
      </w:r>
      <w:r w:rsidR="00C55FA1" w:rsidRPr="00C66272">
        <w:rPr>
          <w:rFonts w:ascii="Brill" w:eastAsia="Brill" w:hAnsi="Brill" w:cs="Brill"/>
          <w:color w:val="000000"/>
        </w:rPr>
        <w:t>). These festivals, usually more concerned with the glorious past than the mundane present of the port, allow different groups to share a collective image of an imagined port city (</w:t>
      </w:r>
      <w:commentRangeStart w:id="3163"/>
      <w:proofErr w:type="spellStart"/>
      <w:del w:id="3164" w:author="Autor">
        <w:r w:rsidR="00C55FA1" w:rsidRPr="004E5AE5" w:rsidDel="00CD721A">
          <w:rPr>
            <w:rFonts w:ascii="Brill" w:eastAsia="Brill" w:hAnsi="Brill" w:cs="Brill"/>
            <w:color w:val="000000"/>
          </w:rPr>
          <w:delText>Häussermann, 199</w:delText>
        </w:r>
        <w:r w:rsidR="00C55FA1" w:rsidRPr="00C66272" w:rsidDel="00CD721A">
          <w:rPr>
            <w:rFonts w:ascii="Brill" w:eastAsia="Brill" w:hAnsi="Brill" w:cs="Brill"/>
            <w:color w:val="000000"/>
          </w:rPr>
          <w:delText>3</w:delText>
        </w:r>
        <w:commentRangeEnd w:id="3163"/>
        <w:r w:rsidR="004E5AE5" w:rsidDel="00CD721A">
          <w:rPr>
            <w:rStyle w:val="Odwoaniedokomentarza"/>
            <w:lang w:val="en-AU"/>
          </w:rPr>
          <w:commentReference w:id="3163"/>
        </w:r>
        <w:r w:rsidR="00C55FA1" w:rsidRPr="00C66272" w:rsidDel="00CD721A">
          <w:rPr>
            <w:rFonts w:ascii="Brill" w:eastAsia="Brill" w:hAnsi="Brill" w:cs="Brill"/>
            <w:color w:val="000000"/>
          </w:rPr>
          <w:delText xml:space="preserve">; </w:delText>
        </w:r>
        <w:commentRangeStart w:id="3165"/>
        <w:r w:rsidR="00C55FA1" w:rsidRPr="0063545F" w:rsidDel="006C6AAD">
          <w:rPr>
            <w:rFonts w:ascii="Brill" w:eastAsia="Brill" w:hAnsi="Brill" w:cs="Brill"/>
            <w:color w:val="000000"/>
          </w:rPr>
          <w:delText>Hein</w:delText>
        </w:r>
      </w:del>
      <w:ins w:id="3166" w:author="Autor">
        <w:r w:rsidR="006C6AAD">
          <w:rPr>
            <w:rFonts w:ascii="Brill" w:eastAsia="Brill" w:hAnsi="Brill" w:cs="Brill"/>
            <w:color w:val="000000"/>
          </w:rPr>
          <w:t>Sennema</w:t>
        </w:r>
      </w:ins>
      <w:proofErr w:type="spellEnd"/>
      <w:r w:rsidR="00C55FA1" w:rsidRPr="0063545F">
        <w:rPr>
          <w:rFonts w:ascii="Brill" w:eastAsia="Brill" w:hAnsi="Brill" w:cs="Brill"/>
          <w:color w:val="000000"/>
        </w:rPr>
        <w:t xml:space="preserve"> et al., 2021</w:t>
      </w:r>
      <w:commentRangeEnd w:id="3165"/>
      <w:r w:rsidR="0063545F">
        <w:rPr>
          <w:rStyle w:val="Odwoaniedokomentarza"/>
          <w:lang w:val="en-AU"/>
        </w:rPr>
        <w:commentReference w:id="3165"/>
      </w:r>
      <w:r w:rsidR="00C55FA1" w:rsidRPr="0063545F">
        <w:rPr>
          <w:rFonts w:ascii="Brill" w:eastAsia="Brill" w:hAnsi="Brill" w:cs="Brill"/>
          <w:color w:val="000000"/>
        </w:rPr>
        <w:t>).</w:t>
      </w:r>
      <w:r w:rsidR="00C55FA1" w:rsidRPr="00C66272">
        <w:rPr>
          <w:rFonts w:ascii="Brill" w:eastAsia="Brill" w:hAnsi="Brill" w:cs="Brill"/>
          <w:color w:val="000000"/>
        </w:rPr>
        <w:t xml:space="preserve"> </w:t>
      </w:r>
    </w:p>
    <w:p w14:paraId="35077C16" w14:textId="77777777" w:rsidR="00CB3FC9" w:rsidRPr="00C66272" w:rsidRDefault="00C55FA1">
      <w:pPr>
        <w:pBdr>
          <w:top w:val="nil"/>
          <w:left w:val="nil"/>
          <w:bottom w:val="nil"/>
          <w:right w:val="nil"/>
          <w:between w:val="nil"/>
        </w:pBdr>
        <w:spacing w:line="360" w:lineRule="auto"/>
        <w:ind w:firstLine="426"/>
        <w:jc w:val="both"/>
        <w:rPr>
          <w:rFonts w:ascii="Brill" w:eastAsia="Brill" w:hAnsi="Brill" w:cs="Brill"/>
          <w:color w:val="000000"/>
        </w:rPr>
      </w:pPr>
      <w:r w:rsidRPr="00C66272">
        <w:rPr>
          <w:rFonts w:ascii="Brill" w:eastAsia="Brill" w:hAnsi="Brill" w:cs="Brill"/>
          <w:color w:val="000000"/>
        </w:rPr>
        <w:t xml:space="preserve">Brad Beaven, in a paper on </w:t>
      </w:r>
      <w:proofErr w:type="spellStart"/>
      <w:r w:rsidRPr="00C66272">
        <w:rPr>
          <w:rFonts w:ascii="Brill" w:eastAsia="Brill" w:hAnsi="Brill" w:cs="Brill"/>
          <w:color w:val="000000"/>
        </w:rPr>
        <w:t>sailortown</w:t>
      </w:r>
      <w:proofErr w:type="spellEnd"/>
      <w:r w:rsidRPr="00C66272">
        <w:rPr>
          <w:rFonts w:ascii="Brill" w:eastAsia="Brill" w:hAnsi="Brill" w:cs="Brill"/>
          <w:color w:val="000000"/>
        </w:rPr>
        <w:t xml:space="preserve"> maritime culture in 19th century England, wrote: </w:t>
      </w:r>
    </w:p>
    <w:p w14:paraId="35077C17" w14:textId="77777777" w:rsidR="00CB3FC9" w:rsidRPr="00C66272" w:rsidRDefault="00CB3FC9">
      <w:pPr>
        <w:pBdr>
          <w:top w:val="nil"/>
          <w:left w:val="nil"/>
          <w:bottom w:val="nil"/>
          <w:right w:val="nil"/>
          <w:between w:val="nil"/>
        </w:pBdr>
        <w:spacing w:line="276" w:lineRule="auto"/>
        <w:ind w:firstLine="426"/>
        <w:jc w:val="both"/>
        <w:rPr>
          <w:rFonts w:ascii="Brill" w:eastAsia="Brill" w:hAnsi="Brill" w:cs="Brill"/>
          <w:color w:val="000000"/>
        </w:rPr>
      </w:pPr>
    </w:p>
    <w:p w14:paraId="35077C18" w14:textId="77777777" w:rsidR="00CB3FC9" w:rsidRPr="00C66272" w:rsidRDefault="00C55FA1">
      <w:pPr>
        <w:spacing w:after="240"/>
        <w:ind w:left="426" w:right="419"/>
        <w:jc w:val="both"/>
        <w:rPr>
          <w:rFonts w:ascii="Brill" w:eastAsia="Brill" w:hAnsi="Brill" w:cs="Brill"/>
          <w:sz w:val="22"/>
          <w:szCs w:val="22"/>
        </w:rPr>
      </w:pPr>
      <w:r w:rsidRPr="00C66272">
        <w:rPr>
          <w:rFonts w:ascii="Brill" w:eastAsia="Brill" w:hAnsi="Brill" w:cs="Brill"/>
          <w:color w:val="000000"/>
          <w:sz w:val="22"/>
          <w:szCs w:val="22"/>
        </w:rPr>
        <w:t xml:space="preserve">The docking of a naval ship and the subsequent mass of sailors ashore ensured that the streets of </w:t>
      </w:r>
      <w:proofErr w:type="spellStart"/>
      <w:r w:rsidRPr="00C66272">
        <w:rPr>
          <w:rFonts w:ascii="Brill" w:eastAsia="Brill" w:hAnsi="Brill" w:cs="Brill"/>
          <w:color w:val="000000"/>
          <w:sz w:val="22"/>
          <w:szCs w:val="22"/>
        </w:rPr>
        <w:t>sailortown</w:t>
      </w:r>
      <w:proofErr w:type="spellEnd"/>
      <w:r w:rsidRPr="00C66272">
        <w:rPr>
          <w:rFonts w:ascii="Brill" w:eastAsia="Brill" w:hAnsi="Brill" w:cs="Brill"/>
          <w:color w:val="000000"/>
          <w:sz w:val="22"/>
          <w:szCs w:val="22"/>
        </w:rPr>
        <w:t xml:space="preserve"> were transformed into raucous carnivalesque scenes in a distinct urban space and time. Georgian and early Victorian </w:t>
      </w:r>
      <w:proofErr w:type="spellStart"/>
      <w:r w:rsidRPr="00C66272">
        <w:rPr>
          <w:rFonts w:ascii="Brill" w:eastAsia="Brill" w:hAnsi="Brill" w:cs="Brill"/>
          <w:color w:val="000000"/>
          <w:sz w:val="22"/>
          <w:szCs w:val="22"/>
        </w:rPr>
        <w:t>sailortown</w:t>
      </w:r>
      <w:proofErr w:type="spellEnd"/>
      <w:r w:rsidRPr="00C66272">
        <w:rPr>
          <w:rFonts w:ascii="Brill" w:eastAsia="Brill" w:hAnsi="Brill" w:cs="Brill"/>
          <w:color w:val="000000"/>
          <w:sz w:val="22"/>
          <w:szCs w:val="22"/>
        </w:rPr>
        <w:t>, then, hosted festivities that encouraged an unrestrained mixing of social orders, from the plebeian ranks to aristocratic libertines (</w:t>
      </w:r>
      <w:r w:rsidRPr="00DA62B6">
        <w:rPr>
          <w:rFonts w:ascii="Brill" w:eastAsia="Brill" w:hAnsi="Brill" w:cs="Brill"/>
          <w:color w:val="000000"/>
          <w:sz w:val="22"/>
          <w:szCs w:val="22"/>
        </w:rPr>
        <w:t>Beaven, 2016</w:t>
      </w:r>
      <w:r w:rsidRPr="00C66272">
        <w:rPr>
          <w:rFonts w:ascii="Brill" w:eastAsia="Brill" w:hAnsi="Brill" w:cs="Brill"/>
          <w:color w:val="000000"/>
          <w:sz w:val="22"/>
          <w:szCs w:val="22"/>
        </w:rPr>
        <w:t>, p.</w:t>
      </w:r>
      <w:del w:id="3167" w:author="Autor">
        <w:r w:rsidRPr="00C66272" w:rsidDel="00731F30">
          <w:rPr>
            <w:rFonts w:ascii="Brill" w:eastAsia="Brill" w:hAnsi="Brill" w:cs="Brill"/>
            <w:color w:val="000000"/>
            <w:sz w:val="22"/>
            <w:szCs w:val="22"/>
          </w:rPr>
          <w:delText xml:space="preserve"> </w:delText>
        </w:r>
      </w:del>
      <w:r w:rsidRPr="00C66272">
        <w:rPr>
          <w:rFonts w:ascii="Brill" w:eastAsia="Brill" w:hAnsi="Brill" w:cs="Brill"/>
          <w:color w:val="000000"/>
          <w:sz w:val="22"/>
          <w:szCs w:val="22"/>
        </w:rPr>
        <w:t xml:space="preserve">76). </w:t>
      </w:r>
    </w:p>
    <w:p w14:paraId="35077C19" w14:textId="3F9303A2" w:rsidR="00CB3FC9" w:rsidRPr="00C66272" w:rsidRDefault="00C55FA1">
      <w:pPr>
        <w:pBdr>
          <w:top w:val="nil"/>
          <w:left w:val="nil"/>
          <w:bottom w:val="nil"/>
          <w:right w:val="nil"/>
          <w:between w:val="nil"/>
        </w:pBdr>
        <w:tabs>
          <w:tab w:val="left" w:pos="454"/>
        </w:tabs>
        <w:spacing w:line="360" w:lineRule="auto"/>
        <w:jc w:val="both"/>
        <w:rPr>
          <w:rFonts w:ascii="Brill" w:eastAsia="Brill" w:hAnsi="Brill" w:cs="Brill"/>
          <w:color w:val="000000"/>
        </w:rPr>
      </w:pPr>
      <w:r w:rsidRPr="00C66272">
        <w:rPr>
          <w:rFonts w:ascii="Brill" w:eastAsia="Brill" w:hAnsi="Brill" w:cs="Brill"/>
          <w:color w:val="000000"/>
        </w:rPr>
        <w:tab/>
        <w:t xml:space="preserve">Beaven’s </w:t>
      </w:r>
      <w:r w:rsidR="006F330F" w:rsidRPr="00C66272">
        <w:rPr>
          <w:rFonts w:ascii="Brill" w:eastAsia="Brill" w:hAnsi="Brill" w:cs="Brill"/>
          <w:color w:val="000000"/>
        </w:rPr>
        <w:t xml:space="preserve">mention of </w:t>
      </w:r>
      <w:r w:rsidRPr="00C66272">
        <w:rPr>
          <w:rFonts w:ascii="Brill" w:eastAsia="Brill" w:hAnsi="Brill" w:cs="Brill"/>
          <w:color w:val="000000"/>
        </w:rPr>
        <w:t xml:space="preserve">carnival is </w:t>
      </w:r>
      <w:r w:rsidR="006F330F" w:rsidRPr="00C66272">
        <w:rPr>
          <w:rFonts w:ascii="Brill" w:eastAsia="Brill" w:hAnsi="Brill" w:cs="Brill"/>
          <w:color w:val="000000"/>
        </w:rPr>
        <w:t>intriguing</w:t>
      </w:r>
      <w:r w:rsidRPr="00C66272">
        <w:rPr>
          <w:rFonts w:ascii="Brill" w:eastAsia="Brill" w:hAnsi="Brill" w:cs="Brill"/>
          <w:color w:val="000000"/>
        </w:rPr>
        <w:t xml:space="preserve"> </w:t>
      </w:r>
      <w:r w:rsidR="000D1529" w:rsidRPr="00C66272">
        <w:rPr>
          <w:rFonts w:ascii="Brill" w:eastAsia="Brill" w:hAnsi="Brill" w:cs="Brill"/>
          <w:color w:val="000000"/>
        </w:rPr>
        <w:t>because</w:t>
      </w:r>
      <w:r w:rsidRPr="00C66272">
        <w:rPr>
          <w:rFonts w:ascii="Brill" w:eastAsia="Brill" w:hAnsi="Brill" w:cs="Brill"/>
          <w:color w:val="000000"/>
        </w:rPr>
        <w:t xml:space="preserve"> it suggests that a festival could reenact the functions of a port city and reproduce its image. </w:t>
      </w:r>
      <w:r w:rsidR="00ED5C48" w:rsidRPr="00C66272">
        <w:rPr>
          <w:rFonts w:ascii="Brill" w:eastAsia="Brill" w:hAnsi="Brill" w:cs="Brill"/>
          <w:color w:val="000000"/>
        </w:rPr>
        <w:t>Scholars have</w:t>
      </w:r>
      <w:r w:rsidRPr="00C66272">
        <w:rPr>
          <w:rFonts w:ascii="Brill" w:eastAsia="Brill" w:hAnsi="Brill" w:cs="Brill"/>
          <w:color w:val="000000"/>
        </w:rPr>
        <w:t xml:space="preserve"> </w:t>
      </w:r>
      <w:r w:rsidR="00ED5C48" w:rsidRPr="00C66272">
        <w:rPr>
          <w:rFonts w:ascii="Brill" w:eastAsia="Brill" w:hAnsi="Brill" w:cs="Brill"/>
          <w:color w:val="000000"/>
        </w:rPr>
        <w:t xml:space="preserve">often </w:t>
      </w:r>
      <w:r w:rsidRPr="00C66272">
        <w:rPr>
          <w:rFonts w:ascii="Brill" w:eastAsia="Brill" w:hAnsi="Brill" w:cs="Brill"/>
          <w:color w:val="000000"/>
        </w:rPr>
        <w:t xml:space="preserve">pointed to a carnival as an event </w:t>
      </w:r>
      <w:r w:rsidR="00ED5C48" w:rsidRPr="00C66272">
        <w:rPr>
          <w:rFonts w:ascii="Brill" w:eastAsia="Brill" w:hAnsi="Brill" w:cs="Brill"/>
          <w:color w:val="000000"/>
        </w:rPr>
        <w:t xml:space="preserve">that </w:t>
      </w:r>
      <w:r w:rsidRPr="00C66272">
        <w:rPr>
          <w:rFonts w:ascii="Brill" w:eastAsia="Brill" w:hAnsi="Brill" w:cs="Brill"/>
          <w:color w:val="000000"/>
        </w:rPr>
        <w:t>reinforc</w:t>
      </w:r>
      <w:r w:rsidR="00ED5C48" w:rsidRPr="00C66272">
        <w:rPr>
          <w:rFonts w:ascii="Brill" w:eastAsia="Brill" w:hAnsi="Brill" w:cs="Brill"/>
          <w:color w:val="000000"/>
        </w:rPr>
        <w:t>es</w:t>
      </w:r>
      <w:r w:rsidRPr="00C66272">
        <w:rPr>
          <w:rFonts w:ascii="Brill" w:eastAsia="Brill" w:hAnsi="Brill" w:cs="Brill"/>
          <w:color w:val="000000"/>
        </w:rPr>
        <w:t xml:space="preserve"> the importance of community, </w:t>
      </w:r>
      <w:r w:rsidR="00ED5C48" w:rsidRPr="00C66272">
        <w:rPr>
          <w:rFonts w:ascii="Brill" w:eastAsia="Brill" w:hAnsi="Brill" w:cs="Brill"/>
          <w:color w:val="000000"/>
        </w:rPr>
        <w:t xml:space="preserve">promotes a </w:t>
      </w:r>
      <w:r w:rsidRPr="00C66272">
        <w:rPr>
          <w:rFonts w:ascii="Brill" w:eastAsia="Brill" w:hAnsi="Brill" w:cs="Brill"/>
          <w:color w:val="000000"/>
        </w:rPr>
        <w:t>sense of belonging, perpetuat</w:t>
      </w:r>
      <w:r w:rsidR="00ED5C48" w:rsidRPr="00C66272">
        <w:rPr>
          <w:rFonts w:ascii="Brill" w:eastAsia="Brill" w:hAnsi="Brill" w:cs="Brill"/>
          <w:color w:val="000000"/>
        </w:rPr>
        <w:t>es the</w:t>
      </w:r>
      <w:r w:rsidRPr="00C66272">
        <w:rPr>
          <w:rFonts w:ascii="Brill" w:eastAsia="Brill" w:hAnsi="Brill" w:cs="Brill"/>
          <w:color w:val="000000"/>
        </w:rPr>
        <w:t xml:space="preserve"> social order, and </w:t>
      </w:r>
      <w:r w:rsidR="00ED5C48" w:rsidRPr="00C66272">
        <w:rPr>
          <w:rFonts w:ascii="Brill" w:eastAsia="Brill" w:hAnsi="Brill" w:cs="Brill"/>
          <w:color w:val="000000"/>
        </w:rPr>
        <w:t>reflects</w:t>
      </w:r>
      <w:r w:rsidR="001A1E0C">
        <w:rPr>
          <w:rFonts w:ascii="Brill" w:eastAsia="Brill" w:hAnsi="Brill" w:cs="Brill"/>
          <w:color w:val="000000"/>
        </w:rPr>
        <w:t xml:space="preserve"> </w:t>
      </w:r>
      <w:r w:rsidR="00ED5C48" w:rsidRPr="00C66272">
        <w:rPr>
          <w:rFonts w:ascii="Brill" w:eastAsia="Brill" w:hAnsi="Brill" w:cs="Brill"/>
          <w:color w:val="000000"/>
        </w:rPr>
        <w:t>important</w:t>
      </w:r>
      <w:r w:rsidR="001A1E0C">
        <w:rPr>
          <w:rFonts w:ascii="Brill" w:eastAsia="Brill" w:hAnsi="Brill" w:cs="Brill"/>
          <w:color w:val="000000"/>
        </w:rPr>
        <w:t xml:space="preserve"> </w:t>
      </w:r>
      <w:r w:rsidRPr="00C66272">
        <w:rPr>
          <w:rFonts w:ascii="Brill" w:eastAsia="Brill" w:hAnsi="Brill" w:cs="Brill"/>
          <w:color w:val="000000"/>
        </w:rPr>
        <w:t>values (</w:t>
      </w:r>
      <w:r w:rsidRPr="00765449">
        <w:rPr>
          <w:rFonts w:ascii="Brill" w:eastAsia="Brill" w:hAnsi="Brill" w:cs="Brill"/>
          <w:color w:val="000000"/>
        </w:rPr>
        <w:t>Humphrey, 2001</w:t>
      </w:r>
      <w:r w:rsidRPr="00C66272">
        <w:rPr>
          <w:rFonts w:ascii="Brill" w:eastAsia="Brill" w:hAnsi="Brill" w:cs="Brill"/>
          <w:color w:val="000000"/>
        </w:rPr>
        <w:t xml:space="preserve">). </w:t>
      </w:r>
      <w:commentRangeStart w:id="3168"/>
      <w:r w:rsidRPr="00C66272">
        <w:rPr>
          <w:rFonts w:ascii="Brill" w:eastAsia="Brill" w:hAnsi="Brill" w:cs="Brill"/>
          <w:color w:val="000000"/>
        </w:rPr>
        <w:t xml:space="preserve">Milla </w:t>
      </w:r>
      <w:r w:rsidRPr="004E5AE5">
        <w:rPr>
          <w:rFonts w:ascii="Brill" w:eastAsia="Brill" w:hAnsi="Brill" w:cs="Brill"/>
          <w:color w:val="000000"/>
        </w:rPr>
        <w:t>Riggio (2014</w:t>
      </w:r>
      <w:r w:rsidRPr="00C66272">
        <w:rPr>
          <w:rFonts w:ascii="Brill" w:eastAsia="Brill" w:hAnsi="Brill" w:cs="Brill"/>
          <w:color w:val="000000"/>
        </w:rPr>
        <w:t>)</w:t>
      </w:r>
      <w:commentRangeEnd w:id="3168"/>
      <w:r w:rsidR="004E5AE5">
        <w:rPr>
          <w:rStyle w:val="Odwoaniedokomentarza"/>
          <w:lang w:val="en-AU"/>
        </w:rPr>
        <w:commentReference w:id="3168"/>
      </w:r>
      <w:r w:rsidRPr="00C66272">
        <w:rPr>
          <w:rFonts w:ascii="Brill" w:eastAsia="Brill" w:hAnsi="Brill" w:cs="Brill"/>
          <w:color w:val="000000"/>
        </w:rPr>
        <w:t xml:space="preserve"> points out that a carnival is not so much a ritual of reversal as it is the very essence of true urbanity that is otherwise controlled and repressed – its fierce competition, complexity, </w:t>
      </w:r>
      <w:r w:rsidRPr="00C66272">
        <w:rPr>
          <w:rFonts w:ascii="Brill" w:eastAsia="Brill" w:hAnsi="Brill" w:cs="Brill"/>
          <w:color w:val="000000"/>
        </w:rPr>
        <w:lastRenderedPageBreak/>
        <w:t xml:space="preserve">bustle and noise. In this sense, the carnival is a reinforcement of an existing reality (including the political community), restoring the sense of urban community that is otherwise dispersed across various social circles. A modern port city seems to need this temporary ‘carnivalesque’ reinforcement in the form of a festival, based on the temporary adaptation of sites, where usually calm and uneventful waterfronts become a ‘port district’. </w:t>
      </w:r>
    </w:p>
    <w:p w14:paraId="35077C1A" w14:textId="1EDAE51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 In today's world, the development of port cities is often accompanied by references to maritime cultural heritage </w:t>
      </w:r>
      <w:r w:rsidRPr="00C01C53">
        <w:rPr>
          <w:rFonts w:ascii="Brill" w:eastAsia="Brill" w:hAnsi="Brill" w:cs="Brill"/>
        </w:rPr>
        <w:t>(</w:t>
      </w:r>
      <w:ins w:id="3169" w:author="Autor">
        <w:r w:rsidR="00731F30" w:rsidRPr="00F34A6C">
          <w:rPr>
            <w:rFonts w:ascii="Brill" w:eastAsia="Brill" w:hAnsi="Brill" w:cs="Brill"/>
            <w:rPrChange w:id="3170" w:author="Autor">
              <w:rPr>
                <w:rFonts w:ascii="Brill" w:eastAsia="Brill" w:hAnsi="Brill" w:cs="Brill"/>
                <w:highlight w:val="white"/>
              </w:rPr>
            </w:rPrChange>
          </w:rPr>
          <w:t>Sánchez</w:t>
        </w:r>
      </w:ins>
      <w:del w:id="3171" w:author="Autor">
        <w:r w:rsidRPr="00C01C53" w:rsidDel="00731F30">
          <w:rPr>
            <w:rFonts w:ascii="Brill" w:eastAsia="Brill" w:hAnsi="Brill" w:cs="Brill"/>
          </w:rPr>
          <w:delText>Sanches</w:delText>
        </w:r>
      </w:del>
      <w:r w:rsidRPr="00C01C53">
        <w:rPr>
          <w:rFonts w:ascii="Brill" w:eastAsia="Brill" w:hAnsi="Brill" w:cs="Brill"/>
        </w:rPr>
        <w:t xml:space="preserve"> &amp; Daemen, 2020</w:t>
      </w:r>
      <w:r w:rsidRPr="00C66272">
        <w:rPr>
          <w:rFonts w:ascii="Brill" w:eastAsia="Brill" w:hAnsi="Brill" w:cs="Brill"/>
        </w:rPr>
        <w:t>) or the maritime cultural landscape (</w:t>
      </w:r>
      <w:r w:rsidRPr="00C01C53">
        <w:rPr>
          <w:rFonts w:ascii="Brill" w:eastAsia="Brill" w:hAnsi="Brill" w:cs="Brill"/>
        </w:rPr>
        <w:t>Westerdahl, 2011</w:t>
      </w:r>
      <w:r w:rsidRPr="00C66272">
        <w:rPr>
          <w:rFonts w:ascii="Brill" w:eastAsia="Brill" w:hAnsi="Brill" w:cs="Brill"/>
        </w:rPr>
        <w:t xml:space="preserve">; </w:t>
      </w:r>
      <w:r w:rsidRPr="00C01C53">
        <w:rPr>
          <w:rFonts w:ascii="Brill" w:eastAsia="Brill" w:hAnsi="Brill" w:cs="Brill"/>
        </w:rPr>
        <w:t>Vladimirova, 2016</w:t>
      </w:r>
      <w:r w:rsidRPr="00C66272">
        <w:rPr>
          <w:rFonts w:ascii="Brill" w:eastAsia="Brill" w:hAnsi="Brill" w:cs="Brill"/>
        </w:rPr>
        <w:t>). Maritime culture is an ideological setting and justification for economic and urbanization processes (</w:t>
      </w:r>
      <w:r w:rsidRPr="00C01C53">
        <w:rPr>
          <w:rFonts w:ascii="Brill" w:eastAsia="Brill" w:hAnsi="Brill" w:cs="Brill"/>
        </w:rPr>
        <w:t>Weinhold, 2008</w:t>
      </w:r>
      <w:r w:rsidRPr="00C66272">
        <w:rPr>
          <w:rFonts w:ascii="Brill" w:eastAsia="Brill" w:hAnsi="Brill" w:cs="Brill"/>
        </w:rPr>
        <w:t>). Some authors dealing with maritime sociology (</w:t>
      </w:r>
      <w:r w:rsidRPr="00C01C53">
        <w:rPr>
          <w:rFonts w:ascii="Brill" w:eastAsia="Brill" w:hAnsi="Brill" w:cs="Brill"/>
        </w:rPr>
        <w:t>Sowa &amp; Kołodziej-Durnaś</w:t>
      </w:r>
      <w:ins w:id="3172" w:author="Autor">
        <w:r w:rsidR="00731F30" w:rsidRPr="00F34A6C">
          <w:rPr>
            <w:rFonts w:ascii="Brill" w:eastAsia="Brill" w:hAnsi="Brill" w:cs="Brill"/>
            <w:rPrChange w:id="3173" w:author="Autor">
              <w:rPr>
                <w:rFonts w:ascii="Brill" w:eastAsia="Brill" w:hAnsi="Brill" w:cs="Brill"/>
                <w:highlight w:val="green"/>
              </w:rPr>
            </w:rPrChange>
          </w:rPr>
          <w:t>,</w:t>
        </w:r>
      </w:ins>
      <w:r w:rsidRPr="00C01C53">
        <w:rPr>
          <w:rFonts w:ascii="Brill" w:eastAsia="Brill" w:hAnsi="Brill" w:cs="Brill"/>
        </w:rPr>
        <w:t xml:space="preserve"> 2015</w:t>
      </w:r>
      <w:r w:rsidRPr="00C66272">
        <w:rPr>
          <w:rFonts w:ascii="Brill" w:eastAsia="Brill" w:hAnsi="Brill" w:cs="Brill"/>
        </w:rPr>
        <w:t>), the sociology of oceans (</w:t>
      </w:r>
      <w:r w:rsidRPr="00765449">
        <w:rPr>
          <w:rFonts w:ascii="Brill" w:eastAsia="Brill" w:hAnsi="Brill" w:cs="Brill"/>
        </w:rPr>
        <w:t>Hannigan</w:t>
      </w:r>
      <w:ins w:id="3174" w:author="Autor">
        <w:r w:rsidR="00731F30" w:rsidRPr="00765449">
          <w:rPr>
            <w:rFonts w:ascii="Brill" w:eastAsia="Brill" w:hAnsi="Brill" w:cs="Brill"/>
          </w:rPr>
          <w:t>,</w:t>
        </w:r>
      </w:ins>
      <w:r w:rsidRPr="00765449">
        <w:rPr>
          <w:rFonts w:ascii="Brill" w:eastAsia="Brill" w:hAnsi="Brill" w:cs="Brill"/>
        </w:rPr>
        <w:t xml:space="preserve"> 2017</w:t>
      </w:r>
      <w:r w:rsidRPr="00C66272">
        <w:rPr>
          <w:rFonts w:ascii="Brill" w:eastAsia="Brill" w:hAnsi="Brill" w:cs="Brill"/>
        </w:rPr>
        <w:t>) or the sociology of the coast (</w:t>
      </w:r>
      <w:commentRangeStart w:id="3175"/>
      <w:proofErr w:type="spellStart"/>
      <w:r w:rsidRPr="004E5AE5">
        <w:rPr>
          <w:rFonts w:ascii="Brill" w:eastAsia="Brill" w:hAnsi="Brill" w:cs="Brill"/>
        </w:rPr>
        <w:t>Osbaldiston</w:t>
      </w:r>
      <w:proofErr w:type="spellEnd"/>
      <w:ins w:id="3176" w:author="Autor">
        <w:r w:rsidR="00731F30" w:rsidRPr="004E5AE5">
          <w:rPr>
            <w:rFonts w:ascii="Brill" w:eastAsia="Brill" w:hAnsi="Brill" w:cs="Brill"/>
          </w:rPr>
          <w:t>,</w:t>
        </w:r>
      </w:ins>
      <w:r w:rsidRPr="004E5AE5">
        <w:rPr>
          <w:rFonts w:ascii="Brill" w:eastAsia="Brill" w:hAnsi="Brill" w:cs="Brill"/>
        </w:rPr>
        <w:t xml:space="preserve"> 2018</w:t>
      </w:r>
      <w:commentRangeEnd w:id="3175"/>
      <w:r w:rsidR="004E5AE5">
        <w:rPr>
          <w:rStyle w:val="Odwoaniedokomentarza"/>
          <w:lang w:val="en-AU"/>
        </w:rPr>
        <w:commentReference w:id="3175"/>
      </w:r>
      <w:r w:rsidRPr="00C66272">
        <w:rPr>
          <w:rFonts w:ascii="Brill" w:eastAsia="Brill" w:hAnsi="Brill" w:cs="Brill"/>
        </w:rPr>
        <w:t xml:space="preserve">) use the concept of </w:t>
      </w:r>
      <w:r w:rsidRPr="00C66272">
        <w:rPr>
          <w:rFonts w:ascii="Brill" w:eastAsia="Brill" w:hAnsi="Brill" w:cs="Brill"/>
          <w:i/>
        </w:rPr>
        <w:t>maritimi</w:t>
      </w:r>
      <w:ins w:id="3177" w:author="Autor">
        <w:r w:rsidR="003D3BB4">
          <w:rPr>
            <w:rFonts w:ascii="Brill" w:eastAsia="Brill" w:hAnsi="Brill" w:cs="Brill"/>
            <w:i/>
          </w:rPr>
          <w:t>s</w:t>
        </w:r>
      </w:ins>
      <w:del w:id="3178" w:author="Autor">
        <w:r w:rsidRPr="00C66272" w:rsidDel="003D3BB4">
          <w:rPr>
            <w:rFonts w:ascii="Brill" w:eastAsia="Brill" w:hAnsi="Brill" w:cs="Brill"/>
            <w:i/>
          </w:rPr>
          <w:delText>z</w:delText>
        </w:r>
      </w:del>
      <w:r w:rsidRPr="00C66272">
        <w:rPr>
          <w:rFonts w:ascii="Brill" w:eastAsia="Brill" w:hAnsi="Brill" w:cs="Brill"/>
          <w:i/>
        </w:rPr>
        <w:t>ation</w:t>
      </w:r>
      <w:r w:rsidRPr="00C66272">
        <w:rPr>
          <w:rFonts w:ascii="Brill" w:eastAsia="Brill" w:hAnsi="Brill" w:cs="Brill"/>
        </w:rPr>
        <w:t xml:space="preserve"> to explain how local culture depends on the influence of the maritime economy and environment </w:t>
      </w:r>
      <w:r w:rsidRPr="00765449">
        <w:rPr>
          <w:rFonts w:ascii="Brill" w:eastAsia="Brill" w:hAnsi="Brill" w:cs="Brill"/>
        </w:rPr>
        <w:t>(Janiszewski</w:t>
      </w:r>
      <w:ins w:id="3179" w:author="Autor">
        <w:r w:rsidR="00731F30" w:rsidRPr="00765449">
          <w:rPr>
            <w:rFonts w:ascii="Brill" w:eastAsia="Brill" w:hAnsi="Brill" w:cs="Brill"/>
          </w:rPr>
          <w:t>,</w:t>
        </w:r>
      </w:ins>
      <w:del w:id="3180" w:author="Autor">
        <w:r w:rsidRPr="00765449" w:rsidDel="00731F30">
          <w:rPr>
            <w:rFonts w:ascii="Brill" w:eastAsia="Brill" w:hAnsi="Brill" w:cs="Brill"/>
          </w:rPr>
          <w:delText>.</w:delText>
        </w:r>
      </w:del>
      <w:r w:rsidRPr="00765449">
        <w:rPr>
          <w:rFonts w:ascii="Brill" w:eastAsia="Brill" w:hAnsi="Brill" w:cs="Brill"/>
        </w:rPr>
        <w:t xml:space="preserve"> 1989</w:t>
      </w:r>
      <w:r w:rsidRPr="00C66272">
        <w:rPr>
          <w:rFonts w:ascii="Brill" w:eastAsia="Brill" w:hAnsi="Brill" w:cs="Brill"/>
        </w:rPr>
        <w:t xml:space="preserve">; </w:t>
      </w:r>
      <w:r w:rsidRPr="00765449">
        <w:rPr>
          <w:rFonts w:ascii="Brill" w:eastAsia="Brill" w:hAnsi="Brill" w:cs="Brill"/>
        </w:rPr>
        <w:t>Kołodziej, 2019</w:t>
      </w:r>
      <w:r w:rsidRPr="00C66272">
        <w:rPr>
          <w:rFonts w:ascii="Brill" w:eastAsia="Brill" w:hAnsi="Brill" w:cs="Brill"/>
        </w:rPr>
        <w:t xml:space="preserve">). A reduction in the economic and cultural impact of the port on the city, known as </w:t>
      </w:r>
      <w:proofErr w:type="spellStart"/>
      <w:r w:rsidRPr="00C66272">
        <w:rPr>
          <w:rFonts w:ascii="Brill" w:eastAsia="Brill" w:hAnsi="Brill" w:cs="Brill"/>
          <w:i/>
        </w:rPr>
        <w:t>demaritimisation</w:t>
      </w:r>
      <w:proofErr w:type="spellEnd"/>
      <w:r w:rsidRPr="00C66272">
        <w:rPr>
          <w:rFonts w:ascii="Brill" w:eastAsia="Brill" w:hAnsi="Brill" w:cs="Brill"/>
        </w:rPr>
        <w:t xml:space="preserve"> (</w:t>
      </w:r>
      <w:r w:rsidRPr="00C01C53">
        <w:rPr>
          <w:rFonts w:ascii="Brill" w:eastAsia="Brill" w:hAnsi="Brill" w:cs="Brill"/>
        </w:rPr>
        <w:t>Schubert, 2017</w:t>
      </w:r>
      <w:r w:rsidRPr="00C66272">
        <w:rPr>
          <w:rFonts w:ascii="Brill" w:eastAsia="Brill" w:hAnsi="Brill" w:cs="Brill"/>
        </w:rPr>
        <w:t xml:space="preserve">) can be followed by </w:t>
      </w:r>
      <w:proofErr w:type="spellStart"/>
      <w:r w:rsidRPr="00C66272">
        <w:rPr>
          <w:rFonts w:ascii="Brill" w:eastAsia="Brill" w:hAnsi="Brill" w:cs="Brill"/>
          <w:i/>
        </w:rPr>
        <w:t>remaritimisation</w:t>
      </w:r>
      <w:proofErr w:type="spellEnd"/>
      <w:r w:rsidRPr="00C66272">
        <w:rPr>
          <w:rFonts w:ascii="Brill" w:eastAsia="Brill" w:hAnsi="Brill" w:cs="Brill"/>
        </w:rPr>
        <w:t xml:space="preserve"> – restoring the functions and identity of the port city (</w:t>
      </w:r>
      <w:r w:rsidRPr="00F34A6C">
        <w:rPr>
          <w:rFonts w:ascii="Brill" w:eastAsia="Brill" w:hAnsi="Brill" w:cs="Brill"/>
          <w:rPrChange w:id="3181" w:author="Autor">
            <w:rPr>
              <w:rFonts w:ascii="Brill" w:eastAsia="Brill" w:hAnsi="Brill" w:cs="Brill"/>
              <w:highlight w:val="white"/>
            </w:rPr>
          </w:rPrChange>
        </w:rPr>
        <w:t xml:space="preserve">Sánchez &amp; </w:t>
      </w:r>
      <w:proofErr w:type="spellStart"/>
      <w:r w:rsidRPr="00F34A6C">
        <w:rPr>
          <w:rFonts w:ascii="Brill" w:eastAsia="Brill" w:hAnsi="Brill" w:cs="Brill"/>
          <w:rPrChange w:id="3182" w:author="Autor">
            <w:rPr>
              <w:rFonts w:ascii="Brill" w:eastAsia="Brill" w:hAnsi="Brill" w:cs="Brill"/>
              <w:highlight w:val="white"/>
            </w:rPr>
          </w:rPrChange>
        </w:rPr>
        <w:t>Daamen</w:t>
      </w:r>
      <w:proofErr w:type="spellEnd"/>
      <w:r w:rsidRPr="00F34A6C">
        <w:rPr>
          <w:rFonts w:ascii="Brill" w:eastAsia="Brill" w:hAnsi="Brill" w:cs="Brill"/>
          <w:rPrChange w:id="3183" w:author="Autor">
            <w:rPr>
              <w:rFonts w:ascii="Brill" w:eastAsia="Brill" w:hAnsi="Brill" w:cs="Brill"/>
              <w:highlight w:val="white"/>
            </w:rPr>
          </w:rPrChange>
        </w:rPr>
        <w:t>, 2020</w:t>
      </w:r>
      <w:r w:rsidRPr="00C66272">
        <w:rPr>
          <w:rFonts w:ascii="Brill" w:eastAsia="Brill" w:hAnsi="Brill" w:cs="Brill"/>
          <w:highlight w:val="white"/>
        </w:rPr>
        <w:t>). In our study, we want to draw attention to the independence of maritime culture from the economic situation of the port and the port city. Th</w:t>
      </w:r>
      <w:r w:rsidRPr="00C66272">
        <w:rPr>
          <w:rFonts w:ascii="Brill" w:eastAsia="Brill" w:hAnsi="Brill" w:cs="Brill"/>
          <w:color w:val="222222"/>
          <w:highlight w:val="white"/>
        </w:rPr>
        <w:t xml:space="preserve">e </w:t>
      </w:r>
      <w:r w:rsidRPr="00C66272">
        <w:rPr>
          <w:rFonts w:ascii="Brill" w:eastAsia="Brill" w:hAnsi="Brill" w:cs="Brill"/>
        </w:rPr>
        <w:t>city-port relationship is multifaceted, dense and complex (</w:t>
      </w:r>
      <w:r w:rsidRPr="00765449">
        <w:rPr>
          <w:rFonts w:ascii="Brill" w:eastAsia="Brill" w:hAnsi="Brill" w:cs="Brill"/>
        </w:rPr>
        <w:t xml:space="preserve">Hein </w:t>
      </w:r>
      <w:r w:rsidRPr="00F34A6C">
        <w:rPr>
          <w:rFonts w:ascii="Brill" w:eastAsia="Brill" w:hAnsi="Brill" w:cs="Brill"/>
          <w:color w:val="222222"/>
          <w:rPrChange w:id="3184" w:author="Autor">
            <w:rPr>
              <w:rFonts w:ascii="Brill" w:eastAsia="Brill" w:hAnsi="Brill" w:cs="Brill"/>
              <w:color w:val="222222"/>
              <w:highlight w:val="white"/>
            </w:rPr>
          </w:rPrChange>
        </w:rPr>
        <w:t>&amp; van de Laar, 2020</w:t>
      </w:r>
      <w:r w:rsidRPr="00C66272">
        <w:rPr>
          <w:rFonts w:ascii="Brill" w:eastAsia="Brill" w:hAnsi="Brill" w:cs="Brill"/>
          <w:color w:val="222222"/>
          <w:highlight w:val="white"/>
        </w:rPr>
        <w:t>)</w:t>
      </w:r>
      <w:r w:rsidRPr="00C66272">
        <w:rPr>
          <w:rFonts w:ascii="Brill" w:eastAsia="Brill" w:hAnsi="Brill" w:cs="Brill"/>
        </w:rPr>
        <w:t>, which means that the impact of the port as a functional area can remain somewhat separate from the world of maritime culture</w:t>
      </w:r>
      <w:r w:rsidR="009039EF" w:rsidRPr="00C66272">
        <w:rPr>
          <w:rFonts w:ascii="Brill" w:eastAsia="Brill" w:hAnsi="Brill" w:cs="Brill"/>
        </w:rPr>
        <w:t>,</w:t>
      </w:r>
      <w:r w:rsidRPr="00C66272">
        <w:rPr>
          <w:rFonts w:ascii="Brill" w:eastAsia="Brill" w:hAnsi="Brill" w:cs="Brill"/>
        </w:rPr>
        <w:t xml:space="preserve"> which is able to retain its autonomy. </w:t>
      </w:r>
    </w:p>
    <w:p w14:paraId="35077C1B" w14:textId="361E2FEE"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our research we </w:t>
      </w:r>
      <w:r w:rsidR="009039EF" w:rsidRPr="00C66272">
        <w:rPr>
          <w:rFonts w:ascii="Brill" w:eastAsia="Brill" w:hAnsi="Brill" w:cs="Brill"/>
          <w:color w:val="000000"/>
        </w:rPr>
        <w:t>analyse</w:t>
      </w:r>
      <w:r w:rsidRPr="00C66272">
        <w:rPr>
          <w:rFonts w:ascii="Brill" w:eastAsia="Brill" w:hAnsi="Brill" w:cs="Brill"/>
          <w:color w:val="000000"/>
        </w:rPr>
        <w:t xml:space="preserve"> the Days of the Sea festival, the largest outdoor event in the port city of Szczecin</w:t>
      </w:r>
      <w:r w:rsidR="00830645" w:rsidRPr="00C66272">
        <w:rPr>
          <w:rFonts w:ascii="Brill" w:eastAsia="Brill" w:hAnsi="Brill" w:cs="Brill"/>
          <w:color w:val="000000"/>
        </w:rPr>
        <w:t xml:space="preserve"> in northwestern Poland</w:t>
      </w:r>
      <w:r w:rsidRPr="00C66272">
        <w:rPr>
          <w:rFonts w:ascii="Brill" w:eastAsia="Brill" w:hAnsi="Brill" w:cs="Brill"/>
          <w:color w:val="000000"/>
        </w:rPr>
        <w:t xml:space="preserve">, </w:t>
      </w:r>
      <w:r w:rsidR="00743A1D" w:rsidRPr="00C66272">
        <w:rPr>
          <w:rFonts w:ascii="Brill" w:eastAsia="Brill" w:hAnsi="Brill" w:cs="Brill"/>
          <w:color w:val="000000"/>
        </w:rPr>
        <w:t xml:space="preserve">which is </w:t>
      </w:r>
      <w:r w:rsidRPr="00C66272">
        <w:rPr>
          <w:rFonts w:ascii="Brill" w:eastAsia="Brill" w:hAnsi="Brill" w:cs="Brill"/>
          <w:color w:val="000000"/>
        </w:rPr>
        <w:t>usually held on a weekend in June. In urban studies, festivals are often considered a tool to attract tourists through event marketing (</w:t>
      </w:r>
      <w:ins w:id="3185" w:author="Autor">
        <w:r w:rsidR="00FC6B67">
          <w:rPr>
            <w:rFonts w:ascii="Brill" w:eastAsia="Brill" w:hAnsi="Brill" w:cs="Brill"/>
            <w:color w:val="000000"/>
          </w:rPr>
          <w:t xml:space="preserve">Stevens &amp; Shin 2014; </w:t>
        </w:r>
      </w:ins>
      <w:r w:rsidRPr="00C01C53">
        <w:rPr>
          <w:rFonts w:ascii="Brill" w:eastAsia="Brill" w:hAnsi="Brill" w:cs="Brill"/>
          <w:color w:val="000000"/>
        </w:rPr>
        <w:t>Przybylska, 2019</w:t>
      </w:r>
      <w:r w:rsidRPr="00C66272">
        <w:rPr>
          <w:rFonts w:ascii="Brill" w:eastAsia="Brill" w:hAnsi="Brill" w:cs="Brill"/>
          <w:color w:val="000000"/>
        </w:rPr>
        <w:t xml:space="preserve">; </w:t>
      </w:r>
      <w:proofErr w:type="spellStart"/>
      <w:r w:rsidRPr="004E5AE5">
        <w:rPr>
          <w:rFonts w:ascii="Brill" w:eastAsia="Brill" w:hAnsi="Brill" w:cs="Brill"/>
          <w:color w:val="000000"/>
        </w:rPr>
        <w:t>Cudny</w:t>
      </w:r>
      <w:proofErr w:type="spellEnd"/>
      <w:r w:rsidRPr="004E5AE5">
        <w:rPr>
          <w:rFonts w:ascii="Brill" w:eastAsia="Brill" w:hAnsi="Brill" w:cs="Brill"/>
          <w:color w:val="000000"/>
        </w:rPr>
        <w:t>, 2020</w:t>
      </w:r>
      <w:r w:rsidRPr="00C66272">
        <w:rPr>
          <w:rFonts w:ascii="Brill" w:eastAsia="Brill" w:hAnsi="Brill" w:cs="Brill"/>
          <w:color w:val="000000"/>
        </w:rPr>
        <w:t>). Port cit</w:t>
      </w:r>
      <w:ins w:id="3186" w:author="Autor">
        <w:r w:rsidR="00C12DE6">
          <w:rPr>
            <w:rFonts w:ascii="Brill" w:eastAsia="Brill" w:hAnsi="Brill" w:cs="Brill"/>
            <w:color w:val="000000"/>
          </w:rPr>
          <w:t>y</w:t>
        </w:r>
      </w:ins>
      <w:del w:id="3187" w:author="Autor">
        <w:r w:rsidRPr="00C66272" w:rsidDel="00C12DE6">
          <w:rPr>
            <w:rFonts w:ascii="Brill" w:eastAsia="Brill" w:hAnsi="Brill" w:cs="Brill"/>
            <w:color w:val="000000"/>
          </w:rPr>
          <w:delText>ies’</w:delText>
        </w:r>
      </w:del>
      <w:r w:rsidRPr="00C66272">
        <w:rPr>
          <w:rFonts w:ascii="Brill" w:eastAsia="Brill" w:hAnsi="Brill" w:cs="Brill"/>
          <w:color w:val="000000"/>
        </w:rPr>
        <w:t xml:space="preserve"> festivals of this kind are not only commercially or politically important, but they help save maritime culture and its heritage (</w:t>
      </w:r>
      <w:r w:rsidRPr="00DA62B6">
        <w:rPr>
          <w:rFonts w:ascii="Brill" w:eastAsia="Brill" w:hAnsi="Brill" w:cs="Brill"/>
          <w:color w:val="000000"/>
        </w:rPr>
        <w:t>Eide Johnsen, 2009</w:t>
      </w:r>
      <w:r w:rsidRPr="00C66272">
        <w:rPr>
          <w:rFonts w:ascii="Brill" w:eastAsia="Brill" w:hAnsi="Brill" w:cs="Brill"/>
          <w:color w:val="000000"/>
        </w:rPr>
        <w:t xml:space="preserve">). We hypothesized that the Days of the Sea festival would act as a mediator between maritime culture and the port city. We assumed, therefore, that the participants’ opinions about the festival would be associated with maritime culture </w:t>
      </w:r>
      <w:del w:id="3188" w:author="Autor">
        <w:r w:rsidRPr="00C66272" w:rsidDel="00C12DE6">
          <w:rPr>
            <w:rFonts w:ascii="Brill" w:eastAsia="Brill" w:hAnsi="Brill" w:cs="Brill"/>
            <w:color w:val="000000"/>
          </w:rPr>
          <w:delText>and with</w:delText>
        </w:r>
      </w:del>
      <w:ins w:id="3189" w:author="Autor">
        <w:r w:rsidR="00C12DE6">
          <w:rPr>
            <w:rFonts w:ascii="Brill" w:eastAsia="Brill" w:hAnsi="Brill" w:cs="Brill"/>
            <w:color w:val="000000"/>
          </w:rPr>
          <w:t>as</w:t>
        </w:r>
      </w:ins>
      <w:r w:rsidRPr="00C66272">
        <w:rPr>
          <w:rFonts w:ascii="Brill" w:eastAsia="Brill" w:hAnsi="Brill" w:cs="Brill"/>
          <w:color w:val="000000"/>
        </w:rPr>
        <w:t xml:space="preserve"> </w:t>
      </w:r>
      <w:del w:id="3190" w:author="Autor">
        <w:r w:rsidRPr="00C66272" w:rsidDel="00C12DE6">
          <w:rPr>
            <w:rFonts w:ascii="Brill" w:eastAsia="Brill" w:hAnsi="Brill" w:cs="Brill"/>
            <w:color w:val="000000"/>
          </w:rPr>
          <w:delText xml:space="preserve">how </w:delText>
        </w:r>
      </w:del>
      <w:ins w:id="3191" w:author="Autor">
        <w:r w:rsidR="00C12DE6">
          <w:rPr>
            <w:rFonts w:ascii="Brill" w:eastAsia="Brill" w:hAnsi="Brill" w:cs="Brill"/>
            <w:color w:val="000000"/>
          </w:rPr>
          <w:t>they</w:t>
        </w:r>
        <w:r w:rsidR="00C12DE6" w:rsidRPr="00C66272">
          <w:rPr>
            <w:rFonts w:ascii="Brill" w:eastAsia="Brill" w:hAnsi="Brill" w:cs="Brill"/>
            <w:color w:val="000000"/>
          </w:rPr>
          <w:t xml:space="preserve"> </w:t>
        </w:r>
      </w:ins>
      <w:r w:rsidRPr="00C66272">
        <w:rPr>
          <w:rFonts w:ascii="Brill" w:eastAsia="Brill" w:hAnsi="Brill" w:cs="Brill"/>
          <w:color w:val="000000"/>
        </w:rPr>
        <w:t xml:space="preserve">closely </w:t>
      </w:r>
      <w:del w:id="3192" w:author="Autor">
        <w:r w:rsidRPr="00C66272" w:rsidDel="00C12DE6">
          <w:rPr>
            <w:rFonts w:ascii="Brill" w:eastAsia="Brill" w:hAnsi="Brill" w:cs="Brill"/>
            <w:color w:val="000000"/>
          </w:rPr>
          <w:delText xml:space="preserve">they </w:delText>
        </w:r>
      </w:del>
      <w:r w:rsidRPr="00C66272">
        <w:rPr>
          <w:rFonts w:ascii="Brill" w:eastAsia="Brill" w:hAnsi="Brill" w:cs="Brill"/>
          <w:color w:val="000000"/>
        </w:rPr>
        <w:t xml:space="preserve">associate the Days of the Sea with their mental image of a port city. </w:t>
      </w:r>
      <w:r w:rsidR="000D3541" w:rsidRPr="00C66272">
        <w:rPr>
          <w:rFonts w:ascii="Brill" w:eastAsia="Brill" w:hAnsi="Brill" w:cs="Brill"/>
          <w:color w:val="000000"/>
        </w:rPr>
        <w:t>To</w:t>
      </w:r>
      <w:r w:rsidRPr="00C66272">
        <w:rPr>
          <w:rFonts w:ascii="Brill" w:eastAsia="Brill" w:hAnsi="Brill" w:cs="Brill"/>
          <w:color w:val="000000"/>
        </w:rPr>
        <w:t xml:space="preserve"> validate the hypothesis, we measured how the opinions of the participants about the festival were linked to their opinions about the port city and elements of maritime culture. In th</w:t>
      </w:r>
      <w:ins w:id="3193" w:author="Autor">
        <w:r w:rsidR="00C12DE6">
          <w:rPr>
            <w:rFonts w:ascii="Brill" w:eastAsia="Brill" w:hAnsi="Brill" w:cs="Brill"/>
            <w:color w:val="000000"/>
          </w:rPr>
          <w:t>is</w:t>
        </w:r>
      </w:ins>
      <w:del w:id="3194" w:author="Autor">
        <w:r w:rsidRPr="00C66272" w:rsidDel="00C12DE6">
          <w:rPr>
            <w:rFonts w:ascii="Brill" w:eastAsia="Brill" w:hAnsi="Brill" w:cs="Brill"/>
            <w:color w:val="000000"/>
          </w:rPr>
          <w:delText>e</w:delText>
        </w:r>
      </w:del>
      <w:r w:rsidRPr="00C66272">
        <w:rPr>
          <w:rFonts w:ascii="Brill" w:eastAsia="Brill" w:hAnsi="Brill" w:cs="Brill"/>
          <w:color w:val="000000"/>
        </w:rPr>
        <w:t xml:space="preserve"> research, we referred to the body of research on the influence of tourist events on the </w:t>
      </w:r>
      <w:del w:id="3195" w:author="Autor">
        <w:r w:rsidRPr="00C66272" w:rsidDel="00BB2FBF">
          <w:rPr>
            <w:rFonts w:ascii="Brill" w:eastAsia="Brill" w:hAnsi="Brill" w:cs="Brill"/>
            <w:color w:val="000000"/>
          </w:rPr>
          <w:delText>behaviors</w:delText>
        </w:r>
      </w:del>
      <w:ins w:id="3196" w:author="Autor">
        <w:r w:rsidR="00BB2FBF" w:rsidRPr="00C66272">
          <w:rPr>
            <w:rFonts w:ascii="Brill" w:eastAsia="Brill" w:hAnsi="Brill" w:cs="Brill"/>
            <w:color w:val="000000"/>
          </w:rPr>
          <w:t>behaviours</w:t>
        </w:r>
      </w:ins>
      <w:r w:rsidRPr="00C66272">
        <w:rPr>
          <w:rFonts w:ascii="Brill" w:eastAsia="Brill" w:hAnsi="Brill" w:cs="Brill"/>
          <w:color w:val="000000"/>
        </w:rPr>
        <w:t xml:space="preserve"> and </w:t>
      </w:r>
      <w:r w:rsidRPr="00C66272">
        <w:rPr>
          <w:rFonts w:ascii="Brill" w:eastAsia="Brill" w:hAnsi="Brill" w:cs="Brill"/>
          <w:color w:val="000000"/>
        </w:rPr>
        <w:lastRenderedPageBreak/>
        <w:t>attitudes of individuals (</w:t>
      </w:r>
      <w:r w:rsidRPr="008A46C9">
        <w:rPr>
          <w:rFonts w:ascii="Brill" w:eastAsia="Brill" w:hAnsi="Brill" w:cs="Brill"/>
          <w:color w:val="000000"/>
        </w:rPr>
        <w:t>Getz &amp; Page, 2016</w:t>
      </w:r>
      <w:r w:rsidRPr="00C66272">
        <w:rPr>
          <w:rFonts w:ascii="Brill" w:eastAsia="Brill" w:hAnsi="Brill" w:cs="Brill"/>
          <w:color w:val="000000"/>
        </w:rPr>
        <w:t xml:space="preserve">), measuring expectations, satisfaction levels, emotions, and perceptions. </w:t>
      </w:r>
    </w:p>
    <w:p w14:paraId="35077C1C" w14:textId="77777777" w:rsidR="00CB3FC9" w:rsidRPr="00C66272" w:rsidRDefault="00C55FA1">
      <w:pPr>
        <w:spacing w:line="276" w:lineRule="auto"/>
        <w:jc w:val="both"/>
        <w:rPr>
          <w:rFonts w:ascii="Brill" w:eastAsia="Brill" w:hAnsi="Brill" w:cs="Brill"/>
          <w:b/>
        </w:rPr>
      </w:pPr>
      <w:r w:rsidRPr="00C66272">
        <w:rPr>
          <w:rFonts w:ascii="Brill" w:eastAsia="Brill" w:hAnsi="Brill" w:cs="Brill"/>
          <w:b/>
        </w:rPr>
        <w:t>The Days of the Sea as a festival of maritime culture</w:t>
      </w:r>
    </w:p>
    <w:p w14:paraId="35077C1D" w14:textId="77777777" w:rsidR="00CB3FC9" w:rsidRPr="00C66272" w:rsidRDefault="00CB3FC9">
      <w:pPr>
        <w:spacing w:line="276" w:lineRule="auto"/>
        <w:ind w:firstLine="720"/>
        <w:jc w:val="both"/>
        <w:rPr>
          <w:rFonts w:ascii="Brill" w:eastAsia="Brill" w:hAnsi="Brill" w:cs="Brill"/>
        </w:rPr>
      </w:pPr>
    </w:p>
    <w:p w14:paraId="35077C1E" w14:textId="77F44E8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Poland, Days of the Sea began before </w:t>
      </w:r>
      <w:ins w:id="3197" w:author="Autor">
        <w:r w:rsidR="002C79C1">
          <w:rPr>
            <w:rFonts w:ascii="Brill" w:eastAsia="Brill" w:hAnsi="Brill" w:cs="Brill"/>
          </w:rPr>
          <w:t xml:space="preserve">the Second </w:t>
        </w:r>
      </w:ins>
      <w:r w:rsidRPr="00C66272">
        <w:rPr>
          <w:rFonts w:ascii="Brill" w:eastAsia="Brill" w:hAnsi="Brill" w:cs="Brill"/>
        </w:rPr>
        <w:t>World War</w:t>
      </w:r>
      <w:del w:id="3198" w:author="Autor">
        <w:r w:rsidRPr="00C66272" w:rsidDel="002C79C1">
          <w:rPr>
            <w:rFonts w:ascii="Brill" w:eastAsia="Brill" w:hAnsi="Brill" w:cs="Brill"/>
          </w:rPr>
          <w:delText xml:space="preserve"> II</w:delText>
        </w:r>
      </w:del>
      <w:r w:rsidRPr="00C66272">
        <w:rPr>
          <w:rFonts w:ascii="Brill" w:eastAsia="Brill" w:hAnsi="Brill" w:cs="Brill"/>
        </w:rPr>
        <w:t xml:space="preserve"> and its place of celebration was Gdynia, the</w:t>
      </w:r>
      <w:r w:rsidR="00694F87" w:rsidRPr="00C66272">
        <w:rPr>
          <w:rFonts w:ascii="Brill" w:eastAsia="Brill" w:hAnsi="Brill" w:cs="Brill"/>
        </w:rPr>
        <w:t xml:space="preserve">n </w:t>
      </w:r>
      <w:r w:rsidRPr="00C66272">
        <w:rPr>
          <w:rFonts w:ascii="Brill" w:eastAsia="Brill" w:hAnsi="Brill" w:cs="Brill"/>
        </w:rPr>
        <w:t xml:space="preserve">newly built and </w:t>
      </w:r>
      <w:r w:rsidR="00694F87" w:rsidRPr="00C66272">
        <w:rPr>
          <w:rFonts w:ascii="Brill" w:eastAsia="Brill" w:hAnsi="Brill" w:cs="Brill"/>
        </w:rPr>
        <w:t xml:space="preserve">the </w:t>
      </w:r>
      <w:r w:rsidRPr="00C66272">
        <w:rPr>
          <w:rFonts w:ascii="Brill" w:eastAsia="Brill" w:hAnsi="Brill" w:cs="Brill"/>
        </w:rPr>
        <w:t>only major port in Poland: “in the 1930s, the government supported the League [Marine and Colonial League – RB/MK] in organizing the Festival of the Sea (…), later renamed Days of the Sea. The festival combined elements of national, religious and folk celebrations, and included masses, speeches, rallies, parades and fairs. It was an occasion to create temporary architecture, banners and models” (</w:t>
      </w:r>
      <w:r w:rsidRPr="00DA62B6">
        <w:rPr>
          <w:rFonts w:ascii="Brill" w:eastAsia="Brill" w:hAnsi="Brill" w:cs="Brill"/>
        </w:rPr>
        <w:t>Burno, 2015</w:t>
      </w:r>
      <w:ins w:id="3199" w:author="Autor">
        <w:r w:rsidR="00C12DE6">
          <w:rPr>
            <w:rFonts w:ascii="Brill" w:eastAsia="Brill" w:hAnsi="Brill" w:cs="Brill"/>
          </w:rPr>
          <w:t>,</w:t>
        </w:r>
      </w:ins>
      <w:del w:id="3200" w:author="Autor">
        <w:r w:rsidRPr="00C66272" w:rsidDel="00C12DE6">
          <w:rPr>
            <w:rFonts w:ascii="Brill" w:eastAsia="Brill" w:hAnsi="Brill" w:cs="Brill"/>
          </w:rPr>
          <w:delText>.</w:delText>
        </w:r>
      </w:del>
      <w:r w:rsidRPr="00C66272">
        <w:rPr>
          <w:rFonts w:ascii="Brill" w:eastAsia="Brill" w:hAnsi="Brill" w:cs="Brill"/>
        </w:rPr>
        <w:t xml:space="preserve"> </w:t>
      </w:r>
      <w:ins w:id="3201" w:author="Autor">
        <w:r w:rsidR="00C12DE6">
          <w:rPr>
            <w:rFonts w:ascii="Brill" w:eastAsia="Brill" w:hAnsi="Brill" w:cs="Brill"/>
          </w:rPr>
          <w:t>p</w:t>
        </w:r>
      </w:ins>
      <w:del w:id="3202" w:author="Autor">
        <w:r w:rsidRPr="00C66272" w:rsidDel="00C12DE6">
          <w:rPr>
            <w:rFonts w:ascii="Brill" w:eastAsia="Brill" w:hAnsi="Brill" w:cs="Brill"/>
          </w:rPr>
          <w:delText>P</w:delText>
        </w:r>
      </w:del>
      <w:r w:rsidRPr="00C66272">
        <w:rPr>
          <w:rFonts w:ascii="Brill" w:eastAsia="Brill" w:hAnsi="Brill" w:cs="Brill"/>
        </w:rPr>
        <w:t>.</w:t>
      </w:r>
      <w:del w:id="3203" w:author="Autor">
        <w:r w:rsidRPr="00C66272" w:rsidDel="00C12DE6">
          <w:rPr>
            <w:rFonts w:ascii="Brill" w:eastAsia="Brill" w:hAnsi="Brill" w:cs="Brill"/>
          </w:rPr>
          <w:delText xml:space="preserve"> </w:delText>
        </w:r>
      </w:del>
      <w:r w:rsidRPr="00C66272">
        <w:rPr>
          <w:rFonts w:ascii="Brill" w:eastAsia="Brill" w:hAnsi="Brill" w:cs="Brill"/>
        </w:rPr>
        <w:t xml:space="preserve">61). At the time, </w:t>
      </w:r>
      <w:r w:rsidR="00CB39A1" w:rsidRPr="00C66272">
        <w:rPr>
          <w:rFonts w:ascii="Brill" w:eastAsia="Brill" w:hAnsi="Brill" w:cs="Brill"/>
        </w:rPr>
        <w:t xml:space="preserve">the </w:t>
      </w:r>
      <w:r w:rsidRPr="00C66272">
        <w:rPr>
          <w:rFonts w:ascii="Brill" w:eastAsia="Brill" w:hAnsi="Brill" w:cs="Brill"/>
        </w:rPr>
        <w:t xml:space="preserve">Days of the Sea </w:t>
      </w:r>
      <w:r w:rsidR="00CB39A1" w:rsidRPr="00C66272">
        <w:rPr>
          <w:rFonts w:ascii="Brill" w:eastAsia="Brill" w:hAnsi="Brill" w:cs="Brill"/>
        </w:rPr>
        <w:t>festival was</w:t>
      </w:r>
      <w:r w:rsidRPr="00C66272">
        <w:rPr>
          <w:rFonts w:ascii="Brill" w:eastAsia="Brill" w:hAnsi="Brill" w:cs="Brill"/>
        </w:rPr>
        <w:t xml:space="preserve"> meant to emphasize the return of the Polish state to the Baltic Sea</w:t>
      </w:r>
      <w:ins w:id="3204" w:author="Autor">
        <w:r w:rsidR="00C12DE6">
          <w:rPr>
            <w:rFonts w:ascii="Brill" w:eastAsia="Brill" w:hAnsi="Brill" w:cs="Brill"/>
          </w:rPr>
          <w:t>, reflecting</w:t>
        </w:r>
      </w:ins>
      <w:del w:id="3205" w:author="Autor">
        <w:r w:rsidRPr="00C66272" w:rsidDel="00C12DE6">
          <w:rPr>
            <w:rFonts w:ascii="Brill" w:eastAsia="Brill" w:hAnsi="Brill" w:cs="Brill"/>
          </w:rPr>
          <w:delText xml:space="preserve"> and</w:delText>
        </w:r>
      </w:del>
      <w:r w:rsidRPr="00C66272">
        <w:rPr>
          <w:rFonts w:ascii="Brill" w:eastAsia="Brill" w:hAnsi="Brill" w:cs="Brill"/>
        </w:rPr>
        <w:t xml:space="preserve"> its large ambitions with regard to maritime trade. </w:t>
      </w:r>
    </w:p>
    <w:p w14:paraId="35077C1F" w14:textId="09F12CBA" w:rsidR="00CB3FC9" w:rsidRPr="00C66272" w:rsidRDefault="00C55FA1">
      <w:pPr>
        <w:spacing w:line="360" w:lineRule="auto"/>
        <w:ind w:firstLine="720"/>
        <w:jc w:val="both"/>
        <w:rPr>
          <w:rFonts w:ascii="Brill" w:eastAsia="Brill" w:hAnsi="Brill" w:cs="Brill"/>
        </w:rPr>
      </w:pPr>
      <w:r w:rsidRPr="00C66272">
        <w:rPr>
          <w:rFonts w:ascii="Brill" w:eastAsia="Brill" w:hAnsi="Brill" w:cs="Brill"/>
          <w:color w:val="000000"/>
        </w:rPr>
        <w:t xml:space="preserve">After </w:t>
      </w:r>
      <w:ins w:id="3206" w:author="Autor">
        <w:r w:rsidR="002C79C1">
          <w:rPr>
            <w:rFonts w:ascii="Brill" w:eastAsia="Brill" w:hAnsi="Brill" w:cs="Brill"/>
            <w:color w:val="000000"/>
          </w:rPr>
          <w:t xml:space="preserve">the Second </w:t>
        </w:r>
      </w:ins>
      <w:r w:rsidRPr="00C66272">
        <w:rPr>
          <w:rFonts w:ascii="Brill" w:eastAsia="Brill" w:hAnsi="Brill" w:cs="Brill"/>
          <w:color w:val="000000"/>
        </w:rPr>
        <w:t>World War</w:t>
      </w:r>
      <w:del w:id="3207" w:author="Autor">
        <w:r w:rsidRPr="00C66272" w:rsidDel="002C79C1">
          <w:rPr>
            <w:rFonts w:ascii="Brill" w:eastAsia="Brill" w:hAnsi="Brill" w:cs="Brill"/>
            <w:color w:val="000000"/>
          </w:rPr>
          <w:delText xml:space="preserve"> II</w:delText>
        </w:r>
      </w:del>
      <w:r w:rsidR="001A1E0C">
        <w:rPr>
          <w:rFonts w:ascii="Brill" w:eastAsia="Brill" w:hAnsi="Brill" w:cs="Brill"/>
          <w:color w:val="000000"/>
        </w:rPr>
        <w:t xml:space="preserve"> </w:t>
      </w:r>
      <w:r w:rsidRPr="00C66272">
        <w:rPr>
          <w:rFonts w:ascii="Brill" w:eastAsia="Brill" w:hAnsi="Brill" w:cs="Brill"/>
          <w:color w:val="000000"/>
        </w:rPr>
        <w:t xml:space="preserve">the “Celebration of the Sea” in Szczecin took place for the first time in 1947 on the </w:t>
      </w:r>
      <w:proofErr w:type="spellStart"/>
      <w:r w:rsidRPr="00C66272">
        <w:rPr>
          <w:rFonts w:ascii="Brill" w:eastAsia="Brill" w:hAnsi="Brill" w:cs="Brill"/>
          <w:color w:val="000000"/>
        </w:rPr>
        <w:t>Chrobry</w:t>
      </w:r>
      <w:proofErr w:type="spellEnd"/>
      <w:r w:rsidRPr="00C66272">
        <w:rPr>
          <w:rFonts w:ascii="Brill" w:eastAsia="Brill" w:hAnsi="Brill" w:cs="Brill"/>
          <w:color w:val="000000"/>
        </w:rPr>
        <w:t xml:space="preserve"> Embankment – </w:t>
      </w:r>
      <w:r w:rsidRPr="00C66272">
        <w:rPr>
          <w:rFonts w:ascii="Brill" w:eastAsia="Brill" w:hAnsi="Brill" w:cs="Brill"/>
          <w:color w:val="18191A"/>
        </w:rPr>
        <w:t>a</w:t>
      </w:r>
      <w:r w:rsidRPr="00C66272">
        <w:rPr>
          <w:rFonts w:ascii="Brill" w:eastAsia="Brill" w:hAnsi="Brill" w:cs="Brill"/>
        </w:rPr>
        <w:t>n observation deck in Szczecin</w:t>
      </w:r>
      <w:r w:rsidR="0038765F" w:rsidRPr="00C66272">
        <w:rPr>
          <w:rFonts w:ascii="Brill" w:eastAsia="Brill" w:hAnsi="Brill" w:cs="Brill"/>
        </w:rPr>
        <w:t xml:space="preserve"> </w:t>
      </w:r>
      <w:r w:rsidRPr="00C66272">
        <w:rPr>
          <w:rFonts w:ascii="Brill" w:eastAsia="Brill" w:hAnsi="Brill" w:cs="Brill"/>
        </w:rPr>
        <w:t xml:space="preserve">on an escarpment along the Oder River. From the beginning, </w:t>
      </w:r>
      <w:r w:rsidR="00983860" w:rsidRPr="00C66272">
        <w:rPr>
          <w:rFonts w:ascii="Brill" w:eastAsia="Brill" w:hAnsi="Brill" w:cs="Brill"/>
        </w:rPr>
        <w:t>this</w:t>
      </w:r>
      <w:r w:rsidRPr="00C66272">
        <w:rPr>
          <w:rFonts w:ascii="Brill" w:eastAsia="Brill" w:hAnsi="Brill" w:cs="Brill"/>
        </w:rPr>
        <w:t xml:space="preserve"> was an event that was very strongly associated with maritime culture and celebrat</w:t>
      </w:r>
      <w:ins w:id="3208" w:author="Autor">
        <w:r w:rsidR="00C12DE6">
          <w:rPr>
            <w:rFonts w:ascii="Brill" w:eastAsia="Brill" w:hAnsi="Brill" w:cs="Brill"/>
          </w:rPr>
          <w:t>ed</w:t>
        </w:r>
      </w:ins>
      <w:del w:id="3209" w:author="Autor">
        <w:r w:rsidRPr="00C66272" w:rsidDel="00C12DE6">
          <w:rPr>
            <w:rFonts w:ascii="Brill" w:eastAsia="Brill" w:hAnsi="Brill" w:cs="Brill"/>
          </w:rPr>
          <w:delText>ing</w:delText>
        </w:r>
      </w:del>
      <w:r w:rsidRPr="00C66272">
        <w:rPr>
          <w:rFonts w:ascii="Brill" w:eastAsia="Brill" w:hAnsi="Brill" w:cs="Brill"/>
        </w:rPr>
        <w:t xml:space="preserve"> maritime professions, but</w:t>
      </w:r>
      <w:r w:rsidRPr="00C66272">
        <w:rPr>
          <w:rFonts w:ascii="Brill" w:eastAsia="Brill" w:hAnsi="Brill" w:cs="Brill"/>
          <w:color w:val="000000"/>
        </w:rPr>
        <w:t xml:space="preserve"> its first editions strongly emphasized the theme of the so-called </w:t>
      </w:r>
      <w:ins w:id="3210" w:author="Autor">
        <w:r w:rsidR="00C12DE6">
          <w:rPr>
            <w:rFonts w:ascii="Brill" w:eastAsia="Brill" w:hAnsi="Brill" w:cs="Brill"/>
            <w:color w:val="000000"/>
          </w:rPr>
          <w:t>“</w:t>
        </w:r>
      </w:ins>
      <w:del w:id="3211" w:author="Autor">
        <w:r w:rsidRPr="00C66272" w:rsidDel="00C12DE6">
          <w:rPr>
            <w:rFonts w:ascii="Brill" w:eastAsia="Brill" w:hAnsi="Brill" w:cs="Brill"/>
            <w:color w:val="000000"/>
          </w:rPr>
          <w:delText>‘</w:delText>
        </w:r>
      </w:del>
      <w:r w:rsidRPr="00C66272">
        <w:rPr>
          <w:rFonts w:ascii="Brill" w:eastAsia="Brill" w:hAnsi="Brill" w:cs="Brill"/>
          <w:color w:val="000000"/>
        </w:rPr>
        <w:t>regained lands</w:t>
      </w:r>
      <w:ins w:id="3212" w:author="Autor">
        <w:r w:rsidR="00C12DE6">
          <w:rPr>
            <w:rFonts w:ascii="Brill" w:eastAsia="Brill" w:hAnsi="Brill" w:cs="Brill"/>
            <w:color w:val="000000"/>
          </w:rPr>
          <w:t>”</w:t>
        </w:r>
      </w:ins>
      <w:del w:id="3213" w:author="Autor">
        <w:r w:rsidRPr="00C66272" w:rsidDel="00C12DE6">
          <w:rPr>
            <w:rFonts w:ascii="Brill" w:eastAsia="Brill" w:hAnsi="Brill" w:cs="Brill"/>
            <w:color w:val="000000"/>
          </w:rPr>
          <w:delText>’</w:delText>
        </w:r>
      </w:del>
      <w:r w:rsidRPr="00C66272">
        <w:rPr>
          <w:rFonts w:ascii="Brill" w:eastAsia="Brill" w:hAnsi="Brill" w:cs="Brill"/>
          <w:color w:val="000000"/>
        </w:rPr>
        <w:t xml:space="preserve"> (</w:t>
      </w:r>
      <w:proofErr w:type="spellStart"/>
      <w:r w:rsidRPr="00C01C53">
        <w:rPr>
          <w:rFonts w:ascii="Brill" w:eastAsia="Brill" w:hAnsi="Brill" w:cs="Brill"/>
          <w:color w:val="000000"/>
        </w:rPr>
        <w:t>Ptaszyński</w:t>
      </w:r>
      <w:proofErr w:type="spellEnd"/>
      <w:r w:rsidRPr="00C01C53">
        <w:rPr>
          <w:rFonts w:ascii="Brill" w:eastAsia="Brill" w:hAnsi="Brill" w:cs="Brill"/>
          <w:color w:val="000000"/>
        </w:rPr>
        <w:t>, 2007</w:t>
      </w:r>
      <w:r w:rsidRPr="00C66272">
        <w:rPr>
          <w:rFonts w:ascii="Brill" w:eastAsia="Brill" w:hAnsi="Brill" w:cs="Brill"/>
          <w:color w:val="000000"/>
        </w:rPr>
        <w:t xml:space="preserve">), i.e., a huge chunk of </w:t>
      </w:r>
      <w:r w:rsidR="00726076" w:rsidRPr="00C66272">
        <w:rPr>
          <w:rFonts w:ascii="Brill" w:eastAsia="Brill" w:hAnsi="Brill" w:cs="Brill"/>
          <w:color w:val="000000"/>
        </w:rPr>
        <w:t xml:space="preserve">what had been </w:t>
      </w:r>
      <w:r w:rsidRPr="00C66272">
        <w:rPr>
          <w:rFonts w:ascii="Brill" w:eastAsia="Brill" w:hAnsi="Brill" w:cs="Brill"/>
          <w:color w:val="000000"/>
        </w:rPr>
        <w:t xml:space="preserve">German </w:t>
      </w:r>
      <w:r w:rsidRPr="00C66272">
        <w:rPr>
          <w:rFonts w:ascii="Brill" w:eastAsia="Brill" w:hAnsi="Brill" w:cs="Brill"/>
        </w:rPr>
        <w:t>territory</w:t>
      </w:r>
      <w:r w:rsidR="00726076" w:rsidRPr="00C66272">
        <w:rPr>
          <w:rFonts w:ascii="Brill" w:eastAsia="Brill" w:hAnsi="Brill" w:cs="Brill"/>
        </w:rPr>
        <w:t xml:space="preserve"> that was</w:t>
      </w:r>
      <w:r w:rsidRPr="00C66272">
        <w:rPr>
          <w:rFonts w:ascii="Brill" w:eastAsia="Brill" w:hAnsi="Brill" w:cs="Brill"/>
        </w:rPr>
        <w:t xml:space="preserve"> incorporated into Poland as a result of the Potsdam Conference in 1945.</w:t>
      </w:r>
    </w:p>
    <w:p w14:paraId="35077C20" w14:textId="04E94039" w:rsidR="00CB3FC9" w:rsidRPr="00C66272" w:rsidRDefault="00C55FA1">
      <w:pPr>
        <w:spacing w:line="360" w:lineRule="auto"/>
        <w:ind w:firstLine="720"/>
        <w:jc w:val="both"/>
        <w:rPr>
          <w:rFonts w:ascii="Brill" w:eastAsia="Brill" w:hAnsi="Brill" w:cs="Brill"/>
        </w:rPr>
      </w:pPr>
      <w:r w:rsidRPr="00C66272">
        <w:rPr>
          <w:rFonts w:ascii="Brill" w:eastAsia="Brill" w:hAnsi="Brill" w:cs="Brill"/>
          <w:color w:val="000000"/>
        </w:rPr>
        <w:t xml:space="preserve">From the time of the “Celebration of the Sea” in 1947, the </w:t>
      </w:r>
      <w:proofErr w:type="spellStart"/>
      <w:r w:rsidRPr="00C66272">
        <w:rPr>
          <w:rFonts w:ascii="Brill" w:eastAsia="Brill" w:hAnsi="Brill" w:cs="Brill"/>
          <w:color w:val="000000"/>
        </w:rPr>
        <w:t>Chrobry</w:t>
      </w:r>
      <w:proofErr w:type="spellEnd"/>
      <w:r w:rsidRPr="00C66272">
        <w:rPr>
          <w:rFonts w:ascii="Brill" w:eastAsia="Brill" w:hAnsi="Brill" w:cs="Brill"/>
          <w:color w:val="000000"/>
        </w:rPr>
        <w:t xml:space="preserve"> Embankment ceased to be merely a representative viewing terrace, the function it had in the previously German Stettin. For Polish settlers in Szczecin, it was the site of political rallies, such as the </w:t>
      </w:r>
      <w:r w:rsidRPr="00C66272">
        <w:rPr>
          <w:rFonts w:ascii="Brill" w:eastAsia="Brill" w:hAnsi="Brill" w:cs="Brill"/>
          <w:i/>
          <w:color w:val="000000"/>
        </w:rPr>
        <w:t>We keep watch over the Oder</w:t>
      </w:r>
      <w:r w:rsidRPr="00C66272">
        <w:rPr>
          <w:rFonts w:ascii="Brill" w:eastAsia="Brill" w:hAnsi="Brill" w:cs="Brill"/>
          <w:color w:val="000000"/>
        </w:rPr>
        <w:t xml:space="preserve"> rally by communist youth organizations, and</w:t>
      </w:r>
      <w:del w:id="3214" w:author="Autor">
        <w:r w:rsidRPr="00C66272" w:rsidDel="00C12DE6">
          <w:rPr>
            <w:rFonts w:ascii="Brill" w:eastAsia="Brill" w:hAnsi="Brill" w:cs="Brill"/>
            <w:color w:val="000000"/>
          </w:rPr>
          <w:delText xml:space="preserve"> the</w:delText>
        </w:r>
      </w:del>
      <w:r w:rsidRPr="00C66272">
        <w:rPr>
          <w:rFonts w:ascii="Brill" w:eastAsia="Brill" w:hAnsi="Brill" w:cs="Brill"/>
          <w:color w:val="000000"/>
        </w:rPr>
        <w:t xml:space="preserve"> new festivals </w:t>
      </w:r>
      <w:ins w:id="3215" w:author="Autor">
        <w:r w:rsidR="00C12DE6">
          <w:rPr>
            <w:rFonts w:ascii="Brill" w:eastAsia="Brill" w:hAnsi="Brill" w:cs="Brill"/>
            <w:color w:val="000000"/>
          </w:rPr>
          <w:t>including t</w:t>
        </w:r>
      </w:ins>
      <w:r w:rsidRPr="00C66272">
        <w:rPr>
          <w:rFonts w:ascii="Brill" w:eastAsia="Brill" w:hAnsi="Brill" w:cs="Brill"/>
          <w:color w:val="000000"/>
        </w:rPr>
        <w:t xml:space="preserve">he Days of Szczecin and the Celebration of the Sea. The fact that this was </w:t>
      </w:r>
      <w:r w:rsidR="00DE09DF" w:rsidRPr="00C66272">
        <w:rPr>
          <w:rFonts w:ascii="Brill" w:eastAsia="Brill" w:hAnsi="Brill" w:cs="Brill"/>
          <w:color w:val="000000"/>
        </w:rPr>
        <w:t>the</w:t>
      </w:r>
      <w:r w:rsidRPr="00C66272">
        <w:rPr>
          <w:rFonts w:ascii="Brill" w:eastAsia="Brill" w:hAnsi="Brill" w:cs="Brill"/>
          <w:color w:val="000000"/>
        </w:rPr>
        <w:t xml:space="preserve"> only place </w:t>
      </w:r>
      <w:r w:rsidR="00DE09DF" w:rsidRPr="00C66272">
        <w:rPr>
          <w:rFonts w:ascii="Brill" w:eastAsia="Brill" w:hAnsi="Brill" w:cs="Brill"/>
          <w:color w:val="000000"/>
        </w:rPr>
        <w:t>where</w:t>
      </w:r>
      <w:r w:rsidRPr="00C66272">
        <w:rPr>
          <w:rFonts w:ascii="Brill" w:eastAsia="Brill" w:hAnsi="Brill" w:cs="Brill"/>
          <w:color w:val="000000"/>
        </w:rPr>
        <w:t xml:space="preserve"> the city’s inhabitants could observe the port was not without significance. </w:t>
      </w:r>
    </w:p>
    <w:p w14:paraId="35077C21" w14:textId="216638DB"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subsequent years, </w:t>
      </w:r>
      <w:r w:rsidR="00644754" w:rsidRPr="00C66272">
        <w:rPr>
          <w:rFonts w:ascii="Brill" w:eastAsia="Brill" w:hAnsi="Brill" w:cs="Brill"/>
          <w:color w:val="000000"/>
        </w:rPr>
        <w:t>t</w:t>
      </w:r>
      <w:r w:rsidRPr="00C66272">
        <w:rPr>
          <w:rFonts w:ascii="Brill" w:eastAsia="Brill" w:hAnsi="Brill" w:cs="Brill"/>
          <w:color w:val="000000"/>
        </w:rPr>
        <w:t xml:space="preserve">he Days of the Sea </w:t>
      </w:r>
      <w:r w:rsidR="00644754" w:rsidRPr="00C66272">
        <w:rPr>
          <w:rFonts w:ascii="Brill" w:eastAsia="Brill" w:hAnsi="Brill" w:cs="Brill"/>
          <w:color w:val="000000"/>
        </w:rPr>
        <w:t>festival was</w:t>
      </w:r>
      <w:r w:rsidR="001A1E0C">
        <w:rPr>
          <w:rFonts w:ascii="Brill" w:eastAsia="Brill" w:hAnsi="Brill" w:cs="Brill"/>
          <w:color w:val="000000"/>
        </w:rPr>
        <w:t xml:space="preserve"> </w:t>
      </w:r>
      <w:r w:rsidRPr="00C66272">
        <w:rPr>
          <w:rFonts w:ascii="Brill" w:eastAsia="Brill" w:hAnsi="Brill" w:cs="Brill"/>
          <w:color w:val="000000"/>
        </w:rPr>
        <w:t xml:space="preserve">supposed to promote socialism, </w:t>
      </w:r>
      <w:del w:id="3216" w:author="Autor">
        <w:r w:rsidRPr="00C66272" w:rsidDel="00C12DE6">
          <w:rPr>
            <w:rFonts w:ascii="Brill" w:eastAsia="Brill" w:hAnsi="Brill" w:cs="Brill"/>
            <w:color w:val="000000"/>
          </w:rPr>
          <w:delText>honoring</w:delText>
        </w:r>
      </w:del>
      <w:ins w:id="3217" w:author="Autor">
        <w:r w:rsidR="00C12DE6" w:rsidRPr="00C66272">
          <w:rPr>
            <w:rFonts w:ascii="Brill" w:eastAsia="Brill" w:hAnsi="Brill" w:cs="Brill"/>
            <w:color w:val="000000"/>
          </w:rPr>
          <w:t>honouring</w:t>
        </w:r>
      </w:ins>
      <w:r w:rsidRPr="00C66272">
        <w:rPr>
          <w:rFonts w:ascii="Brill" w:eastAsia="Brill" w:hAnsi="Brill" w:cs="Brill"/>
          <w:color w:val="000000"/>
        </w:rPr>
        <w:t xml:space="preserve"> </w:t>
      </w:r>
      <w:del w:id="3218" w:author="Autor">
        <w:r w:rsidRPr="00C66272" w:rsidDel="00C12DE6">
          <w:rPr>
            <w:rFonts w:ascii="Brill" w:eastAsia="Brill" w:hAnsi="Brill" w:cs="Brill"/>
            <w:color w:val="000000"/>
          </w:rPr>
          <w:delText>laborers</w:delText>
        </w:r>
      </w:del>
      <w:ins w:id="3219" w:author="Autor">
        <w:r w:rsidR="00C12DE6" w:rsidRPr="00C66272">
          <w:rPr>
            <w:rFonts w:ascii="Brill" w:eastAsia="Brill" w:hAnsi="Brill" w:cs="Brill"/>
            <w:color w:val="000000"/>
          </w:rPr>
          <w:t>labourers</w:t>
        </w:r>
      </w:ins>
      <w:r w:rsidRPr="00C66272">
        <w:rPr>
          <w:rFonts w:ascii="Brill" w:eastAsia="Brill" w:hAnsi="Brill" w:cs="Brill"/>
          <w:color w:val="000000"/>
        </w:rPr>
        <w:t xml:space="preserve"> and the maritime economy as a tool for development, and</w:t>
      </w:r>
      <w:ins w:id="3220" w:author="Autor">
        <w:r w:rsidR="00C12DE6">
          <w:rPr>
            <w:rFonts w:ascii="Brill" w:eastAsia="Brill" w:hAnsi="Brill" w:cs="Brill"/>
            <w:color w:val="000000"/>
          </w:rPr>
          <w:t xml:space="preserve"> Polish</w:t>
        </w:r>
      </w:ins>
      <w:r w:rsidRPr="00C66272">
        <w:rPr>
          <w:rFonts w:ascii="Brill" w:eastAsia="Brill" w:hAnsi="Brill" w:cs="Brill"/>
          <w:color w:val="000000"/>
        </w:rPr>
        <w:t xml:space="preserve"> superpower aspirations. Indeed, thanks to the maritime economy, it was possible to “stay in the game” on the international stage – benefiting the sailors of the transport fleet and deep-sea fishermen, who achieved significant prestige and income (</w:t>
      </w:r>
      <w:r w:rsidRPr="00765449">
        <w:rPr>
          <w:rFonts w:ascii="Brill" w:eastAsia="Brill" w:hAnsi="Brill" w:cs="Brill"/>
          <w:color w:val="000000"/>
        </w:rPr>
        <w:t xml:space="preserve">Kołodziej </w:t>
      </w:r>
      <w:proofErr w:type="spellStart"/>
      <w:r w:rsidRPr="00765449">
        <w:rPr>
          <w:rFonts w:ascii="Brill" w:eastAsia="Brill" w:hAnsi="Brill" w:cs="Brill"/>
          <w:color w:val="000000"/>
        </w:rPr>
        <w:t>Durnaś</w:t>
      </w:r>
      <w:proofErr w:type="spellEnd"/>
      <w:r w:rsidRPr="00765449">
        <w:rPr>
          <w:rFonts w:ascii="Brill" w:eastAsia="Brill" w:hAnsi="Brill" w:cs="Brill"/>
          <w:color w:val="000000"/>
        </w:rPr>
        <w:t xml:space="preserve"> &amp; Kołodziej,</w:t>
      </w:r>
      <w:r w:rsidRPr="00F34A6C">
        <w:rPr>
          <w:rFonts w:ascii="Brill" w:eastAsia="Brill" w:hAnsi="Brill" w:cs="Brill"/>
          <w:color w:val="000000"/>
          <w:highlight w:val="green"/>
          <w:rPrChange w:id="3221" w:author="Autor">
            <w:rPr>
              <w:rFonts w:ascii="Brill" w:eastAsia="Brill" w:hAnsi="Brill" w:cs="Brill"/>
              <w:color w:val="000000"/>
            </w:rPr>
          </w:rPrChange>
        </w:rPr>
        <w:t xml:space="preserve"> </w:t>
      </w:r>
      <w:r w:rsidRPr="00765449">
        <w:rPr>
          <w:rFonts w:ascii="Brill" w:eastAsia="Brill" w:hAnsi="Brill" w:cs="Brill"/>
          <w:color w:val="000000"/>
        </w:rPr>
        <w:t>2017</w:t>
      </w:r>
      <w:r w:rsidRPr="00C66272">
        <w:rPr>
          <w:rFonts w:ascii="Brill" w:eastAsia="Brill" w:hAnsi="Brill" w:cs="Brill"/>
          <w:color w:val="000000"/>
        </w:rPr>
        <w:t xml:space="preserve">; </w:t>
      </w:r>
      <w:r w:rsidRPr="00765449">
        <w:rPr>
          <w:rFonts w:ascii="Brill" w:eastAsia="Brill" w:hAnsi="Brill" w:cs="Brill"/>
          <w:color w:val="000000"/>
        </w:rPr>
        <w:t>Kołodziej-Durnaś, 2019</w:t>
      </w:r>
      <w:r w:rsidRPr="00C66272">
        <w:rPr>
          <w:rFonts w:ascii="Brill" w:eastAsia="Brill" w:hAnsi="Brill" w:cs="Brill"/>
          <w:color w:val="000000"/>
        </w:rPr>
        <w:t xml:space="preserve">). </w:t>
      </w:r>
    </w:p>
    <w:p w14:paraId="35077C22" w14:textId="0930C8F0"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 xml:space="preserve">The myth of the maritime economy and the port city was created on various levels, including in the cultural sphere. Maritime literature received </w:t>
      </w:r>
      <w:commentRangeStart w:id="3222"/>
      <w:commentRangeStart w:id="3223"/>
      <w:r w:rsidRPr="00C66272">
        <w:rPr>
          <w:rFonts w:ascii="Brill" w:eastAsia="Brill" w:hAnsi="Brill" w:cs="Brill"/>
          <w:color w:val="000000"/>
        </w:rPr>
        <w:t xml:space="preserve">very strong support </w:t>
      </w:r>
      <w:commentRangeEnd w:id="3222"/>
      <w:r w:rsidR="00556667">
        <w:rPr>
          <w:rStyle w:val="Odwoaniedokomentarza"/>
          <w:lang w:val="en-AU"/>
        </w:rPr>
        <w:commentReference w:id="3222"/>
      </w:r>
      <w:commentRangeEnd w:id="3223"/>
      <w:r w:rsidR="001A0485">
        <w:rPr>
          <w:rStyle w:val="Odwoaniedokomentarza"/>
          <w:lang w:val="en-AU"/>
        </w:rPr>
        <w:commentReference w:id="3223"/>
      </w:r>
      <w:r w:rsidRPr="00C66272">
        <w:rPr>
          <w:rFonts w:ascii="Brill" w:eastAsia="Brill" w:hAnsi="Brill" w:cs="Brill"/>
          <w:color w:val="000000"/>
        </w:rPr>
        <w:t>(</w:t>
      </w:r>
      <w:proofErr w:type="spellStart"/>
      <w:r w:rsidRPr="00765449">
        <w:rPr>
          <w:rFonts w:ascii="Brill" w:eastAsia="Brill" w:hAnsi="Brill" w:cs="Brill"/>
          <w:color w:val="000000"/>
        </w:rPr>
        <w:t>Maliński</w:t>
      </w:r>
      <w:proofErr w:type="spellEnd"/>
      <w:r w:rsidRPr="00765449">
        <w:rPr>
          <w:rFonts w:ascii="Brill" w:eastAsia="Brill" w:hAnsi="Brill" w:cs="Brill"/>
          <w:color w:val="000000"/>
        </w:rPr>
        <w:t>, 2015</w:t>
      </w:r>
      <w:r w:rsidRPr="00C66272">
        <w:rPr>
          <w:rFonts w:ascii="Brill" w:eastAsia="Brill" w:hAnsi="Brill" w:cs="Brill"/>
          <w:color w:val="000000"/>
        </w:rPr>
        <w:t xml:space="preserve">), with photo albums portraying “maritime Szczecin” </w:t>
      </w:r>
      <w:r w:rsidRPr="00765449">
        <w:rPr>
          <w:rFonts w:ascii="Brill" w:eastAsia="Brill" w:hAnsi="Brill" w:cs="Brill"/>
          <w:color w:val="000000"/>
        </w:rPr>
        <w:t>(Kołodziej-Durnaś, 2014</w:t>
      </w:r>
      <w:r w:rsidRPr="00C66272">
        <w:rPr>
          <w:rFonts w:ascii="Brill" w:eastAsia="Brill" w:hAnsi="Brill" w:cs="Brill"/>
          <w:color w:val="000000"/>
        </w:rPr>
        <w:t>)</w:t>
      </w:r>
      <w:r w:rsidR="003C6FBE" w:rsidRPr="00C66272">
        <w:rPr>
          <w:rFonts w:ascii="Brill" w:eastAsia="Brill" w:hAnsi="Brill" w:cs="Brill"/>
          <w:color w:val="000000"/>
        </w:rPr>
        <w:t xml:space="preserve">, in which </w:t>
      </w:r>
      <w:r w:rsidRPr="00C66272">
        <w:rPr>
          <w:rFonts w:ascii="Brill" w:eastAsia="Brill" w:hAnsi="Brill" w:cs="Brill"/>
          <w:color w:val="000000"/>
        </w:rPr>
        <w:t>modern technology is intertwined with nostalgic notes and romantic myth. In addition, anchors, bolts, chains, and other ship parts were placed in various haphazard locations in the city space as kinds of monuments (</w:t>
      </w:r>
      <w:del w:id="3224" w:author="Autor">
        <w:r w:rsidRPr="00765449" w:rsidDel="00765449">
          <w:rPr>
            <w:rFonts w:ascii="Brill" w:eastAsia="Brill" w:hAnsi="Brill" w:cs="Brill"/>
            <w:color w:val="000000"/>
          </w:rPr>
          <w:delText xml:space="preserve">Kozłowska &amp; </w:delText>
        </w:r>
      </w:del>
      <w:r w:rsidRPr="00765449">
        <w:rPr>
          <w:rFonts w:ascii="Brill" w:eastAsia="Brill" w:hAnsi="Brill" w:cs="Brill"/>
          <w:color w:val="000000"/>
        </w:rPr>
        <w:t>Izdebska</w:t>
      </w:r>
      <w:ins w:id="3225" w:author="Autor">
        <w:r w:rsidR="00765449" w:rsidRPr="00F34A6C">
          <w:rPr>
            <w:rFonts w:ascii="Brill" w:eastAsia="Brill" w:hAnsi="Brill" w:cs="Brill"/>
            <w:color w:val="000000"/>
            <w:rPrChange w:id="3226" w:author="Autor">
              <w:rPr>
                <w:rFonts w:ascii="Brill" w:eastAsia="Brill" w:hAnsi="Brill" w:cs="Brill"/>
                <w:color w:val="000000"/>
                <w:highlight w:val="green"/>
              </w:rPr>
            </w:rPrChange>
          </w:rPr>
          <w:t xml:space="preserve"> &amp; Kozłowska</w:t>
        </w:r>
      </w:ins>
      <w:r w:rsidRPr="00765449">
        <w:rPr>
          <w:rFonts w:ascii="Brill" w:eastAsia="Brill" w:hAnsi="Brill" w:cs="Brill"/>
          <w:color w:val="000000"/>
        </w:rPr>
        <w:t>, 2022</w:t>
      </w:r>
      <w:r w:rsidRPr="00C66272">
        <w:rPr>
          <w:rFonts w:ascii="Brill" w:eastAsia="Brill" w:hAnsi="Brill" w:cs="Brill"/>
          <w:color w:val="000000"/>
        </w:rPr>
        <w:t xml:space="preserve">). However, although there were attempts to bring the port closer </w:t>
      </w:r>
      <w:ins w:id="3227" w:author="Autor">
        <w:r w:rsidR="00556667">
          <w:rPr>
            <w:rFonts w:ascii="Brill" w:eastAsia="Brill" w:hAnsi="Brill" w:cs="Brill"/>
            <w:color w:val="000000"/>
          </w:rPr>
          <w:t>through</w:t>
        </w:r>
      </w:ins>
      <w:del w:id="3228" w:author="Autor">
        <w:r w:rsidRPr="00C66272" w:rsidDel="00556667">
          <w:rPr>
            <w:rFonts w:ascii="Brill" w:eastAsia="Brill" w:hAnsi="Brill" w:cs="Brill"/>
            <w:color w:val="000000"/>
          </w:rPr>
          <w:delText>in</w:delText>
        </w:r>
      </w:del>
      <w:r w:rsidRPr="00C66272">
        <w:rPr>
          <w:rFonts w:ascii="Brill" w:eastAsia="Brill" w:hAnsi="Brill" w:cs="Brill"/>
          <w:color w:val="000000"/>
        </w:rPr>
        <w:t xml:space="preserve"> the symbolic sphere, the port itself was increasingly inaccessible </w:t>
      </w:r>
      <w:r w:rsidR="008559F3" w:rsidRPr="00C66272">
        <w:rPr>
          <w:rFonts w:ascii="Brill" w:eastAsia="Brill" w:hAnsi="Brill" w:cs="Brill"/>
          <w:color w:val="000000"/>
        </w:rPr>
        <w:t xml:space="preserve">to </w:t>
      </w:r>
      <w:r w:rsidRPr="00C66272">
        <w:rPr>
          <w:rFonts w:ascii="Brill" w:eastAsia="Brill" w:hAnsi="Brill" w:cs="Brill"/>
          <w:color w:val="000000"/>
        </w:rPr>
        <w:t xml:space="preserve">and distant </w:t>
      </w:r>
      <w:r w:rsidR="008559F3" w:rsidRPr="00C66272">
        <w:rPr>
          <w:rFonts w:ascii="Brill" w:eastAsia="Brill" w:hAnsi="Brill" w:cs="Brill"/>
          <w:color w:val="000000"/>
        </w:rPr>
        <w:t>from</w:t>
      </w:r>
      <w:r w:rsidRPr="00C66272">
        <w:rPr>
          <w:rFonts w:ascii="Brill" w:eastAsia="Brill" w:hAnsi="Brill" w:cs="Brill"/>
          <w:color w:val="000000"/>
        </w:rPr>
        <w:t xml:space="preserve"> the inhabitants.</w:t>
      </w:r>
    </w:p>
    <w:p w14:paraId="35077C23" w14:textId="508CED4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political transformation of Poland after 1989</w:t>
      </w:r>
      <w:r w:rsidR="008559F3" w:rsidRPr="00C66272">
        <w:rPr>
          <w:rFonts w:ascii="Brill" w:eastAsia="Brill" w:hAnsi="Brill" w:cs="Brill"/>
        </w:rPr>
        <w:t>,</w:t>
      </w:r>
      <w:r w:rsidRPr="00C66272">
        <w:rPr>
          <w:rFonts w:ascii="Brill" w:eastAsia="Brill" w:hAnsi="Brill" w:cs="Brill"/>
        </w:rPr>
        <w:t xml:space="preserve"> from a communist regime into a democracy</w:t>
      </w:r>
      <w:r w:rsidR="008559F3" w:rsidRPr="00C66272">
        <w:rPr>
          <w:rFonts w:ascii="Brill" w:eastAsia="Brill" w:hAnsi="Brill" w:cs="Brill"/>
        </w:rPr>
        <w:t>,</w:t>
      </w:r>
      <w:r w:rsidRPr="00C66272">
        <w:rPr>
          <w:rFonts w:ascii="Brill" w:eastAsia="Brill" w:hAnsi="Brill" w:cs="Brill"/>
        </w:rPr>
        <w:t xml:space="preserve"> resulted in the disappearance of the marches of youth organizations and other mass political rallies. The gradual deindustrialization of Szczecin due to global competition eroded the importance of institutions and workplaces connected with the sea, such as the port and shipyards. New forms of festivities appeared during the festival: pop concerts, stalls with organic </w:t>
      </w:r>
      <w:r w:rsidR="003560CA" w:rsidRPr="00C66272">
        <w:rPr>
          <w:rFonts w:ascii="Brill" w:eastAsia="Brill" w:hAnsi="Brill" w:cs="Brill"/>
        </w:rPr>
        <w:t>and</w:t>
      </w:r>
      <w:r w:rsidRPr="00C66272">
        <w:rPr>
          <w:rFonts w:ascii="Brill" w:eastAsia="Brill" w:hAnsi="Brill" w:cs="Brill"/>
        </w:rPr>
        <w:t xml:space="preserve"> traditional food, stands with regional products and handicrafts, beer gardens, food trucks, merry-go-rounds and fairground rides, as well as outdoor exhibitions on maritime themes,</w:t>
      </w:r>
      <w:r w:rsidR="003560CA" w:rsidRPr="00C66272">
        <w:rPr>
          <w:rFonts w:ascii="Brill" w:eastAsia="Brill" w:hAnsi="Brill" w:cs="Brill"/>
        </w:rPr>
        <w:t xml:space="preserve"> and</w:t>
      </w:r>
      <w:r w:rsidRPr="00C66272">
        <w:rPr>
          <w:rFonts w:ascii="Brill" w:eastAsia="Brill" w:hAnsi="Brill" w:cs="Brill"/>
        </w:rPr>
        <w:t xml:space="preserve"> information stands of local institutions and organizations. In 2007, as an exception for one year, the festival was replaced by a rally of sailing ships combined with races and special events, organized by an external entity the Sail Training Association. However, in the minds of residents </w:t>
      </w:r>
      <w:commentRangeStart w:id="3229"/>
      <w:commentRangeStart w:id="3230"/>
      <w:r w:rsidRPr="00C66272">
        <w:rPr>
          <w:rFonts w:ascii="Brill" w:eastAsia="Brill" w:hAnsi="Brill" w:cs="Brill"/>
        </w:rPr>
        <w:t>it</w:t>
      </w:r>
      <w:commentRangeEnd w:id="3229"/>
      <w:r w:rsidR="00556667">
        <w:rPr>
          <w:rStyle w:val="Odwoaniedokomentarza"/>
          <w:lang w:val="en-AU"/>
        </w:rPr>
        <w:commentReference w:id="3229"/>
      </w:r>
      <w:commentRangeEnd w:id="3230"/>
      <w:r w:rsidR="001A0485">
        <w:rPr>
          <w:rStyle w:val="Odwoaniedokomentarza"/>
          <w:lang w:val="en-AU"/>
        </w:rPr>
        <w:commentReference w:id="3230"/>
      </w:r>
      <w:r w:rsidRPr="00C66272">
        <w:rPr>
          <w:rFonts w:ascii="Brill" w:eastAsia="Brill" w:hAnsi="Brill" w:cs="Brill"/>
        </w:rPr>
        <w:t xml:space="preserve"> set new standards and expectations for the event</w:t>
      </w:r>
      <w:r w:rsidR="00773020" w:rsidRPr="00C66272">
        <w:rPr>
          <w:rFonts w:ascii="Brill" w:eastAsia="Brill" w:hAnsi="Brill" w:cs="Brill"/>
        </w:rPr>
        <w:t xml:space="preserve">. </w:t>
      </w:r>
      <w:r w:rsidRPr="00C66272">
        <w:rPr>
          <w:rFonts w:ascii="Brill" w:eastAsia="Brill" w:hAnsi="Brill" w:cs="Brill"/>
        </w:rPr>
        <w:t xml:space="preserve">The subsequent editions of </w:t>
      </w:r>
      <w:r w:rsidR="00773020" w:rsidRPr="00C66272">
        <w:rPr>
          <w:rFonts w:ascii="Brill" w:eastAsia="Brill" w:hAnsi="Brill" w:cs="Brill"/>
        </w:rPr>
        <w:t>t</w:t>
      </w:r>
      <w:r w:rsidRPr="00C66272">
        <w:rPr>
          <w:rFonts w:ascii="Brill" w:eastAsia="Brill" w:hAnsi="Brill" w:cs="Brill"/>
        </w:rPr>
        <w:t xml:space="preserve">he Tall Ships' Races in 2013 and 2017 and the Baltic Tall Ships Regatta in 2015 became events that attracted foreign and inland Polish tourists. In </w:t>
      </w:r>
      <w:commentRangeStart w:id="3231"/>
      <w:commentRangeStart w:id="3232"/>
      <w:r w:rsidRPr="00C66272">
        <w:rPr>
          <w:rFonts w:ascii="Brill" w:eastAsia="Brill" w:hAnsi="Brill" w:cs="Brill"/>
        </w:rPr>
        <w:t>the minds of the city's residents</w:t>
      </w:r>
      <w:commentRangeEnd w:id="3231"/>
      <w:r w:rsidR="00556667">
        <w:rPr>
          <w:rStyle w:val="Odwoaniedokomentarza"/>
          <w:lang w:val="en-AU"/>
        </w:rPr>
        <w:commentReference w:id="3231"/>
      </w:r>
      <w:commentRangeEnd w:id="3232"/>
      <w:r w:rsidR="001A0485">
        <w:rPr>
          <w:rStyle w:val="Odwoaniedokomentarza"/>
          <w:lang w:val="en-AU"/>
        </w:rPr>
        <w:commentReference w:id="3232"/>
      </w:r>
      <w:r w:rsidRPr="00C66272">
        <w:rPr>
          <w:rFonts w:ascii="Brill" w:eastAsia="Brill" w:hAnsi="Brill" w:cs="Brill"/>
        </w:rPr>
        <w:t xml:space="preserve">, these events were still the Days of the Sea, but with elevated popularity and international range. The Tall Ships’ Races introduced new elements involving the city's residents in the event. They were fans supporting the city's representation in the races, joining other crews of Szczecin yachts in the celebrations, as well as enlisting the city's residents in maritime education projects </w:t>
      </w:r>
      <w:r w:rsidR="000E7DC3" w:rsidRPr="00C66272">
        <w:rPr>
          <w:rFonts w:ascii="Brill" w:eastAsia="Brill" w:hAnsi="Brill" w:cs="Brill"/>
        </w:rPr>
        <w:t>and</w:t>
      </w:r>
      <w:r w:rsidRPr="00C66272">
        <w:rPr>
          <w:rFonts w:ascii="Brill" w:eastAsia="Brill" w:hAnsi="Brill" w:cs="Brill"/>
        </w:rPr>
        <w:t xml:space="preserve"> supporting the organization of the event as liaison officers.</w:t>
      </w:r>
      <w:r w:rsidR="001A1E0C">
        <w:rPr>
          <w:rFonts w:ascii="Brill" w:eastAsia="Brill" w:hAnsi="Brill" w:cs="Brill"/>
        </w:rPr>
        <w:t xml:space="preserve"> </w:t>
      </w:r>
    </w:p>
    <w:p w14:paraId="35077C24" w14:textId="654ACD9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principle, for over 70 years, the main attractions of the Days of the Sea in Szczecin have not changed significantly. The permanent elements of the event include a parade of vessels, visiting the moored naval vessels and sailing ships, outdoor concerts, and fireworks. The roll call of those who died in </w:t>
      </w:r>
      <w:ins w:id="3233" w:author="Autor">
        <w:r w:rsidR="002C79C1">
          <w:rPr>
            <w:rFonts w:ascii="Brill" w:eastAsia="Brill" w:hAnsi="Brill" w:cs="Brill"/>
          </w:rPr>
          <w:t xml:space="preserve">the Second </w:t>
        </w:r>
      </w:ins>
      <w:r w:rsidRPr="00C66272">
        <w:rPr>
          <w:rFonts w:ascii="Brill" w:eastAsia="Brill" w:hAnsi="Brill" w:cs="Brill"/>
        </w:rPr>
        <w:t>World War</w:t>
      </w:r>
      <w:del w:id="3234" w:author="Autor">
        <w:r w:rsidRPr="00C66272" w:rsidDel="002C79C1">
          <w:rPr>
            <w:rFonts w:ascii="Brill" w:eastAsia="Brill" w:hAnsi="Brill" w:cs="Brill"/>
          </w:rPr>
          <w:delText xml:space="preserve"> II</w:delText>
        </w:r>
      </w:del>
      <w:r w:rsidRPr="00C66272">
        <w:rPr>
          <w:rFonts w:ascii="Brill" w:eastAsia="Brill" w:hAnsi="Brill" w:cs="Brill"/>
        </w:rPr>
        <w:t xml:space="preserve"> </w:t>
      </w:r>
      <w:r w:rsidR="00804A81" w:rsidRPr="00C66272">
        <w:rPr>
          <w:rFonts w:ascii="Brill" w:eastAsia="Brill" w:hAnsi="Brill" w:cs="Brill"/>
        </w:rPr>
        <w:t xml:space="preserve">has been </w:t>
      </w:r>
      <w:r w:rsidRPr="00C66272">
        <w:rPr>
          <w:rFonts w:ascii="Brill" w:eastAsia="Brill" w:hAnsi="Brill" w:cs="Brill"/>
        </w:rPr>
        <w:t xml:space="preserve">replaced by an evening outdoor concert at the Central Cemetery dedicated to the memory of those who did not </w:t>
      </w:r>
      <w:r w:rsidRPr="00C66272">
        <w:rPr>
          <w:rFonts w:ascii="Brill" w:eastAsia="Brill" w:hAnsi="Brill" w:cs="Brill"/>
        </w:rPr>
        <w:lastRenderedPageBreak/>
        <w:t>return from the sea and various ecumenical religious ceremonies. Today, it is the largest outdoor event in the city, the flagship tourist attraction (official name: Sail Szczecin) with around 200-300</w:t>
      </w:r>
      <w:ins w:id="3235" w:author="Autor">
        <w:r w:rsidR="00556667">
          <w:rPr>
            <w:rFonts w:ascii="Brill" w:eastAsia="Brill" w:hAnsi="Brill" w:cs="Brill"/>
          </w:rPr>
          <w:t>,000</w:t>
        </w:r>
      </w:ins>
      <w:r w:rsidRPr="00C66272">
        <w:rPr>
          <w:rFonts w:ascii="Brill" w:eastAsia="Brill" w:hAnsi="Brill" w:cs="Brill"/>
        </w:rPr>
        <w:t xml:space="preserve"> </w:t>
      </w:r>
      <w:del w:id="3236" w:author="Autor">
        <w:r w:rsidRPr="00C66272" w:rsidDel="00556667">
          <w:rPr>
            <w:rFonts w:ascii="Brill" w:eastAsia="Brill" w:hAnsi="Brill" w:cs="Brill"/>
          </w:rPr>
          <w:delText xml:space="preserve">thousand </w:delText>
        </w:r>
      </w:del>
      <w:r w:rsidRPr="00C66272">
        <w:rPr>
          <w:rFonts w:ascii="Brill" w:eastAsia="Brill" w:hAnsi="Brill" w:cs="Brill"/>
        </w:rPr>
        <w:t xml:space="preserve">spectators every year. The transformation of Days of the Sea is also an interesting topic for maritime sociology. Berit </w:t>
      </w:r>
      <w:r w:rsidRPr="00DA62B6">
        <w:rPr>
          <w:rFonts w:ascii="Brill" w:eastAsia="Brill" w:hAnsi="Brill" w:cs="Brill"/>
        </w:rPr>
        <w:t>Eide Johnsen's (2009</w:t>
      </w:r>
      <w:r w:rsidRPr="00C66272">
        <w:rPr>
          <w:rFonts w:ascii="Brill" w:eastAsia="Brill" w:hAnsi="Brill" w:cs="Brill"/>
        </w:rPr>
        <w:t xml:space="preserve">) </w:t>
      </w:r>
      <w:r w:rsidR="00933E8D" w:rsidRPr="00C66272">
        <w:rPr>
          <w:rFonts w:ascii="Brill" w:eastAsia="Brill" w:hAnsi="Brill" w:cs="Brill"/>
        </w:rPr>
        <w:t>argument</w:t>
      </w:r>
      <w:r w:rsidRPr="00C66272">
        <w:rPr>
          <w:rFonts w:ascii="Brill" w:eastAsia="Brill" w:hAnsi="Brill" w:cs="Brill"/>
        </w:rPr>
        <w:t>, that maritime heritage tourism is a response to economic deprivation, population decrease</w:t>
      </w:r>
      <w:ins w:id="3237" w:author="Autor">
        <w:r w:rsidR="00556667">
          <w:rPr>
            <w:rFonts w:ascii="Brill" w:eastAsia="Brill" w:hAnsi="Brill" w:cs="Brill"/>
          </w:rPr>
          <w:t>,</w:t>
        </w:r>
      </w:ins>
      <w:r w:rsidRPr="00C66272">
        <w:rPr>
          <w:rFonts w:ascii="Brill" w:eastAsia="Brill" w:hAnsi="Brill" w:cs="Brill"/>
        </w:rPr>
        <w:t xml:space="preserve"> and industrial decline, does not quite hold true here, as the Days of the Sea festival became established in times of a booming maritime economy in Poland. </w:t>
      </w:r>
    </w:p>
    <w:p w14:paraId="35077C25" w14:textId="77777777" w:rsidR="00CB3FC9" w:rsidRPr="00C66272" w:rsidRDefault="00CB3FC9">
      <w:pPr>
        <w:spacing w:line="360" w:lineRule="auto"/>
        <w:jc w:val="both"/>
        <w:rPr>
          <w:rFonts w:ascii="Brill" w:eastAsia="Brill" w:hAnsi="Brill" w:cs="Brill"/>
          <w:u w:val="single"/>
        </w:rPr>
      </w:pPr>
    </w:p>
    <w:p w14:paraId="35077C26"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Methods</w:t>
      </w:r>
    </w:p>
    <w:p w14:paraId="35077C27" w14:textId="4346CD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June 2019, we conducted a total of 514 pencil-and-paper-interviews (PAPI) with the participants of the </w:t>
      </w:r>
      <w:r w:rsidR="00EE54D1" w:rsidRPr="00C66272">
        <w:rPr>
          <w:rFonts w:ascii="Brill" w:eastAsia="Brill" w:hAnsi="Brill" w:cs="Brill"/>
        </w:rPr>
        <w:t>festival</w:t>
      </w:r>
      <w:r w:rsidRPr="00C66272">
        <w:rPr>
          <w:rFonts w:ascii="Brill" w:eastAsia="Brill" w:hAnsi="Brill" w:cs="Brill"/>
        </w:rPr>
        <w:t xml:space="preserve"> at six separate entry points to the event (this allowed us to capture different groups of participants in different zones of the event). We used the </w:t>
      </w:r>
      <w:r w:rsidRPr="00C66272">
        <w:rPr>
          <w:rFonts w:ascii="Brill" w:eastAsia="Brill" w:hAnsi="Brill" w:cs="Brill"/>
          <w:i/>
        </w:rPr>
        <w:t xml:space="preserve">next-to-pass </w:t>
      </w:r>
      <w:r w:rsidRPr="00C66272">
        <w:rPr>
          <w:rFonts w:ascii="Brill" w:eastAsia="Brill" w:hAnsi="Brill" w:cs="Brill"/>
        </w:rPr>
        <w:t>respondent selection –</w:t>
      </w:r>
      <w:r w:rsidRPr="00C66272">
        <w:rPr>
          <w:rFonts w:ascii="Brill" w:eastAsia="Brill" w:hAnsi="Brill" w:cs="Brill"/>
          <w:i/>
          <w:vertAlign w:val="superscript"/>
        </w:rPr>
        <w:t xml:space="preserve"> </w:t>
      </w:r>
      <w:r w:rsidRPr="00C66272">
        <w:rPr>
          <w:rFonts w:ascii="Brill" w:eastAsia="Brill" w:hAnsi="Brill" w:cs="Brill"/>
        </w:rPr>
        <w:t xml:space="preserve">this sampling technique is most often implemented at mass events and involves the interviewer working in such a way that just after completing the interview, he or she approaches the next person passing by. This avoids selection bias and eliminates the interviewers' tendency to make contact with people who are similar in age, </w:t>
      </w:r>
      <w:commentRangeStart w:id="3238"/>
      <w:commentRangeStart w:id="3239"/>
      <w:r w:rsidRPr="00C66272">
        <w:rPr>
          <w:rFonts w:ascii="Brill" w:eastAsia="Brill" w:hAnsi="Brill" w:cs="Brill"/>
        </w:rPr>
        <w:t>nice</w:t>
      </w:r>
      <w:commentRangeEnd w:id="3238"/>
      <w:r w:rsidR="000A2D0A">
        <w:rPr>
          <w:rStyle w:val="Odwoaniedokomentarza"/>
          <w:lang w:val="en-AU"/>
        </w:rPr>
        <w:commentReference w:id="3238"/>
      </w:r>
      <w:commentRangeEnd w:id="3239"/>
      <w:r w:rsidR="001A0485">
        <w:rPr>
          <w:rStyle w:val="Odwoaniedokomentarza"/>
          <w:lang w:val="en-AU"/>
        </w:rPr>
        <w:commentReference w:id="3239"/>
      </w:r>
      <w:r w:rsidRPr="00C66272">
        <w:rPr>
          <w:rFonts w:ascii="Brill" w:eastAsia="Brill" w:hAnsi="Brill" w:cs="Brill"/>
        </w:rPr>
        <w:t>, attractive, etc. (</w:t>
      </w:r>
      <w:r w:rsidRPr="00F34A6C">
        <w:rPr>
          <w:rFonts w:ascii="Brill" w:eastAsia="Brill" w:hAnsi="Brill" w:cs="Brill"/>
          <w:color w:val="222222"/>
          <w:rPrChange w:id="3240" w:author="Autor">
            <w:rPr>
              <w:rFonts w:ascii="Brill" w:eastAsia="Brill" w:hAnsi="Brill" w:cs="Brill"/>
              <w:color w:val="222222"/>
              <w:highlight w:val="white"/>
            </w:rPr>
          </w:rPrChange>
        </w:rPr>
        <w:t>Cheng</w:t>
      </w:r>
      <w:ins w:id="3241" w:author="Autor">
        <w:r w:rsidR="00DA62B6" w:rsidRPr="00F34A6C">
          <w:rPr>
            <w:rFonts w:ascii="Brill" w:eastAsia="Brill" w:hAnsi="Brill" w:cs="Brill"/>
            <w:color w:val="222222"/>
            <w:rPrChange w:id="3242" w:author="Autor">
              <w:rPr>
                <w:rFonts w:ascii="Brill" w:eastAsia="Brill" w:hAnsi="Brill" w:cs="Brill"/>
                <w:color w:val="222222"/>
                <w:highlight w:val="green"/>
              </w:rPr>
            </w:rPrChange>
          </w:rPr>
          <w:t xml:space="preserve"> et al.</w:t>
        </w:r>
      </w:ins>
      <w:del w:id="3243" w:author="Autor">
        <w:r w:rsidRPr="00F34A6C" w:rsidDel="00DA62B6">
          <w:rPr>
            <w:rFonts w:ascii="Brill" w:eastAsia="Brill" w:hAnsi="Brill" w:cs="Brill"/>
            <w:color w:val="222222"/>
            <w:highlight w:val="green"/>
            <w:rPrChange w:id="3244" w:author="Autor">
              <w:rPr>
                <w:rFonts w:ascii="Brill" w:eastAsia="Brill" w:hAnsi="Brill" w:cs="Brill"/>
                <w:color w:val="222222"/>
                <w:highlight w:val="white"/>
              </w:rPr>
            </w:rPrChange>
          </w:rPr>
          <w:delText>, Hung &amp; Chen</w:delText>
        </w:r>
      </w:del>
      <w:r w:rsidRPr="00C66272">
        <w:rPr>
          <w:rFonts w:ascii="Brill" w:eastAsia="Brill" w:hAnsi="Brill" w:cs="Brill"/>
          <w:color w:val="222222"/>
          <w:highlight w:val="white"/>
        </w:rPr>
        <w:t xml:space="preserve">, 2016). </w:t>
      </w:r>
    </w:p>
    <w:p w14:paraId="35077C28" w14:textId="197CE5F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Most questionnaires (61.1%) were completed on the middle day of the event (Saturday, June 15, 2019); the sample also included questionnaires completed on Friday (26.3%) and Sunday (12.6%). 50.6% of the respondents were men and 49.4% were women. The sample was dominated by young people (nearly 60% of our respondents were under 40 years of age</w:t>
      </w:r>
      <w:ins w:id="3245" w:author="Autor">
        <w:r w:rsidR="000A2D0A">
          <w:rPr>
            <w:rFonts w:ascii="Brill" w:eastAsia="Brill" w:hAnsi="Brill" w:cs="Brill"/>
          </w:rPr>
          <w:t xml:space="preserve">; </w:t>
        </w:r>
      </w:ins>
      <w:del w:id="3246" w:author="Autor">
        <w:r w:rsidRPr="00C66272" w:rsidDel="000A2D0A">
          <w:rPr>
            <w:rFonts w:ascii="Brill" w:eastAsia="Brill" w:hAnsi="Brill" w:cs="Brill"/>
          </w:rPr>
          <w:delText xml:space="preserve">, </w:delText>
        </w:r>
      </w:del>
      <w:r w:rsidRPr="00C66272">
        <w:rPr>
          <w:rFonts w:ascii="Brill" w:eastAsia="Brill" w:hAnsi="Brill" w:cs="Brill"/>
        </w:rPr>
        <w:t xml:space="preserve">median=35 years), but due to the nature of the research conducted, it is difficult to judge the structure of the entire population of visitors to the </w:t>
      </w:r>
      <w:r w:rsidR="0020425C" w:rsidRPr="00C66272">
        <w:rPr>
          <w:rFonts w:ascii="Brill" w:eastAsia="Brill" w:hAnsi="Brill" w:cs="Brill"/>
        </w:rPr>
        <w:t>festival</w:t>
      </w:r>
      <w:r w:rsidRPr="00C66272">
        <w:rPr>
          <w:rFonts w:ascii="Brill" w:eastAsia="Brill" w:hAnsi="Brill" w:cs="Brill"/>
        </w:rPr>
        <w:t xml:space="preserve"> on the basis of the responses. </w:t>
      </w:r>
    </w:p>
    <w:p w14:paraId="35077C29" w14:textId="27B2C15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largest part of the sample consisted of the inhabitants of the left</w:t>
      </w:r>
      <w:r w:rsidR="0020425C" w:rsidRPr="00C66272">
        <w:rPr>
          <w:rFonts w:ascii="Brill" w:eastAsia="Brill" w:hAnsi="Brill" w:cs="Brill"/>
        </w:rPr>
        <w:t xml:space="preserve"> </w:t>
      </w:r>
      <w:r w:rsidRPr="00C66272">
        <w:rPr>
          <w:rFonts w:ascii="Brill" w:eastAsia="Brill" w:hAnsi="Brill" w:cs="Brill"/>
        </w:rPr>
        <w:t>bank of Szczecin (47.7%), followed by the inhabitants of the right</w:t>
      </w:r>
      <w:r w:rsidR="0020425C" w:rsidRPr="00C66272">
        <w:rPr>
          <w:rFonts w:ascii="Brill" w:eastAsia="Brill" w:hAnsi="Brill" w:cs="Brill"/>
        </w:rPr>
        <w:t xml:space="preserve"> </w:t>
      </w:r>
      <w:r w:rsidRPr="00C66272">
        <w:rPr>
          <w:rFonts w:ascii="Brill" w:eastAsia="Brill" w:hAnsi="Brill" w:cs="Brill"/>
        </w:rPr>
        <w:t>bank</w:t>
      </w:r>
      <w:r w:rsidR="001A1E0C">
        <w:rPr>
          <w:rFonts w:ascii="Brill" w:eastAsia="Brill" w:hAnsi="Brill" w:cs="Brill"/>
        </w:rPr>
        <w:t xml:space="preserve"> </w:t>
      </w:r>
      <w:r w:rsidRPr="00C66272">
        <w:rPr>
          <w:rFonts w:ascii="Brill" w:eastAsia="Brill" w:hAnsi="Brill" w:cs="Brill"/>
        </w:rPr>
        <w:t xml:space="preserve">(nearly </w:t>
      </w:r>
      <w:del w:id="3247" w:author="Autor">
        <w:r w:rsidRPr="00C66272" w:rsidDel="000A2D0A">
          <w:rPr>
            <w:rFonts w:ascii="Brill" w:eastAsia="Brill" w:hAnsi="Brill" w:cs="Brill"/>
          </w:rPr>
          <w:delText>1/5</w:delText>
        </w:r>
      </w:del>
      <w:ins w:id="3248" w:author="Autor">
        <w:r w:rsidR="000A2D0A">
          <w:rPr>
            <w:rFonts w:ascii="Brill" w:eastAsia="Brill" w:hAnsi="Brill" w:cs="Brill"/>
          </w:rPr>
          <w:t>20%</w:t>
        </w:r>
      </w:ins>
      <w:r w:rsidRPr="00C66272">
        <w:rPr>
          <w:rFonts w:ascii="Brill" w:eastAsia="Brill" w:hAnsi="Brill" w:cs="Brill"/>
        </w:rPr>
        <w:t xml:space="preserve">), inhabitants of counties and districts near Szczecin (12.1%), inhabitants of other areas of the voivodship (8.7%), and inhabitants of other regions of Poland (11.5%) – mainly from the </w:t>
      </w:r>
      <w:del w:id="3249" w:author="Autor">
        <w:r w:rsidRPr="00C66272" w:rsidDel="003D3BB4">
          <w:rPr>
            <w:rFonts w:ascii="Brill" w:eastAsia="Brill" w:hAnsi="Brill" w:cs="Brill"/>
          </w:rPr>
          <w:delText>neighboring</w:delText>
        </w:r>
      </w:del>
      <w:ins w:id="3250" w:author="Autor">
        <w:r w:rsidR="003D3BB4" w:rsidRPr="00C66272">
          <w:rPr>
            <w:rFonts w:ascii="Brill" w:eastAsia="Brill" w:hAnsi="Brill" w:cs="Brill"/>
          </w:rPr>
          <w:t>neighbouring</w:t>
        </w:r>
      </w:ins>
      <w:r w:rsidRPr="00C66272">
        <w:rPr>
          <w:rFonts w:ascii="Brill" w:eastAsia="Brill" w:hAnsi="Brill" w:cs="Brill"/>
        </w:rPr>
        <w:t xml:space="preserve"> </w:t>
      </w:r>
      <w:proofErr w:type="spellStart"/>
      <w:r w:rsidRPr="00C66272">
        <w:rPr>
          <w:rFonts w:ascii="Brill" w:eastAsia="Brill" w:hAnsi="Brill" w:cs="Brill"/>
        </w:rPr>
        <w:t>Lubuskie</w:t>
      </w:r>
      <w:proofErr w:type="spellEnd"/>
      <w:r w:rsidRPr="00C66272">
        <w:rPr>
          <w:rFonts w:ascii="Brill" w:eastAsia="Brill" w:hAnsi="Brill" w:cs="Brill"/>
        </w:rPr>
        <w:t xml:space="preserve"> and </w:t>
      </w:r>
      <w:proofErr w:type="spellStart"/>
      <w:r w:rsidRPr="00C66272">
        <w:rPr>
          <w:rFonts w:ascii="Brill" w:eastAsia="Brill" w:hAnsi="Brill" w:cs="Brill"/>
        </w:rPr>
        <w:t>Wielkopolskie</w:t>
      </w:r>
      <w:proofErr w:type="spellEnd"/>
      <w:r w:rsidRPr="00C66272">
        <w:rPr>
          <w:rFonts w:ascii="Brill" w:eastAsia="Brill" w:hAnsi="Brill" w:cs="Brill"/>
        </w:rPr>
        <w:t xml:space="preserve"> regions. There were seven people from outside Poland in the sample but </w:t>
      </w:r>
      <w:r w:rsidR="00DE3C1E" w:rsidRPr="00C66272">
        <w:rPr>
          <w:rFonts w:ascii="Brill" w:eastAsia="Brill" w:hAnsi="Brill" w:cs="Brill"/>
        </w:rPr>
        <w:t>because</w:t>
      </w:r>
      <w:r w:rsidRPr="00C66272">
        <w:rPr>
          <w:rFonts w:ascii="Brill" w:eastAsia="Brill" w:hAnsi="Brill" w:cs="Brill"/>
        </w:rPr>
        <w:t xml:space="preserve"> the interviewers only used a Polish</w:t>
      </w:r>
      <w:r w:rsidR="00DE3C1E" w:rsidRPr="00C66272">
        <w:rPr>
          <w:rFonts w:ascii="Brill" w:eastAsia="Brill" w:hAnsi="Brill" w:cs="Brill"/>
        </w:rPr>
        <w:t>-</w:t>
      </w:r>
      <w:r w:rsidRPr="00C66272">
        <w:rPr>
          <w:rFonts w:ascii="Brill" w:eastAsia="Brill" w:hAnsi="Brill" w:cs="Brill"/>
        </w:rPr>
        <w:t>language questionnaire and targeted Polish</w:t>
      </w:r>
      <w:r w:rsidR="00DE3C1E" w:rsidRPr="00C66272">
        <w:rPr>
          <w:rFonts w:ascii="Brill" w:eastAsia="Brill" w:hAnsi="Brill" w:cs="Brill"/>
        </w:rPr>
        <w:t>-</w:t>
      </w:r>
      <w:r w:rsidRPr="00C66272">
        <w:rPr>
          <w:rFonts w:ascii="Brill" w:eastAsia="Brill" w:hAnsi="Brill" w:cs="Brill"/>
        </w:rPr>
        <w:t xml:space="preserve">speaking respondents, we are unable to assess the </w:t>
      </w:r>
      <w:del w:id="3251" w:author="Autor">
        <w:r w:rsidRPr="00C66272" w:rsidDel="00BF3168">
          <w:rPr>
            <w:rFonts w:ascii="Brill" w:eastAsia="Brill" w:hAnsi="Brill" w:cs="Brill"/>
          </w:rPr>
          <w:delText>percent</w:delText>
        </w:r>
      </w:del>
      <w:ins w:id="3252" w:author="Autor">
        <w:r w:rsidR="00BF3168">
          <w:rPr>
            <w:rFonts w:ascii="Brill" w:eastAsia="Brill" w:hAnsi="Brill" w:cs="Brill"/>
          </w:rPr>
          <w:t>per cent</w:t>
        </w:r>
      </w:ins>
      <w:r w:rsidRPr="00C66272">
        <w:rPr>
          <w:rFonts w:ascii="Brill" w:eastAsia="Brill" w:hAnsi="Brill" w:cs="Brill"/>
        </w:rPr>
        <w:t xml:space="preserve">age share of visitors from other </w:t>
      </w:r>
      <w:r w:rsidRPr="00C66272">
        <w:rPr>
          <w:rFonts w:ascii="Brill" w:eastAsia="Brill" w:hAnsi="Brill" w:cs="Brill"/>
        </w:rPr>
        <w:lastRenderedPageBreak/>
        <w:t xml:space="preserve">countries. All in all, the Days of the Sea Festival is primarily </w:t>
      </w:r>
      <w:del w:id="3253" w:author="Autor">
        <w:r w:rsidRPr="00C66272" w:rsidDel="000A2D0A">
          <w:rPr>
            <w:rFonts w:ascii="Brill" w:eastAsia="Brill" w:hAnsi="Brill" w:cs="Brill"/>
          </w:rPr>
          <w:delText xml:space="preserve">for </w:delText>
        </w:r>
      </w:del>
      <w:ins w:id="3254" w:author="Autor">
        <w:r w:rsidR="000A2D0A">
          <w:rPr>
            <w:rFonts w:ascii="Brill" w:eastAsia="Brill" w:hAnsi="Brill" w:cs="Brill"/>
          </w:rPr>
          <w:t>attended by</w:t>
        </w:r>
        <w:r w:rsidR="000A2D0A" w:rsidRPr="00C66272">
          <w:rPr>
            <w:rFonts w:ascii="Brill" w:eastAsia="Brill" w:hAnsi="Brill" w:cs="Brill"/>
          </w:rPr>
          <w:t xml:space="preserve"> </w:t>
        </w:r>
      </w:ins>
      <w:r w:rsidRPr="00C66272">
        <w:rPr>
          <w:rFonts w:ascii="Brill" w:eastAsia="Brill" w:hAnsi="Brill" w:cs="Brill"/>
        </w:rPr>
        <w:t xml:space="preserve">the residents of Szczecin. </w:t>
      </w:r>
    </w:p>
    <w:p w14:paraId="35077C2A" w14:textId="610DE29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Our surveyed participants can be described as ‘experienced regulars’. In the sample, only 14.2% of respondents declared that they were attending Szczecin’s</w:t>
      </w:r>
      <w:r w:rsidR="001A1E0C">
        <w:rPr>
          <w:rFonts w:ascii="Brill" w:eastAsia="Brill" w:hAnsi="Brill" w:cs="Brill"/>
        </w:rPr>
        <w:t xml:space="preserve"> </w:t>
      </w:r>
      <w:r w:rsidRPr="00C66272">
        <w:rPr>
          <w:rFonts w:ascii="Brill" w:eastAsia="Brill" w:hAnsi="Brill" w:cs="Brill"/>
        </w:rPr>
        <w:t xml:space="preserve">Days of the Sea for the first time. Those who declared their participation in the previous editions of the event were asked to specify the number of previous visits to </w:t>
      </w:r>
      <w:r w:rsidR="00234DBA" w:rsidRPr="00C66272">
        <w:rPr>
          <w:rFonts w:ascii="Brill" w:eastAsia="Brill" w:hAnsi="Brill" w:cs="Brill"/>
        </w:rPr>
        <w:t>t</w:t>
      </w:r>
      <w:r w:rsidRPr="00C66272">
        <w:rPr>
          <w:rFonts w:ascii="Brill" w:eastAsia="Brill" w:hAnsi="Brill" w:cs="Brill"/>
        </w:rPr>
        <w:t xml:space="preserve">he Days of the Sea. 14.5% indicated that to date (except for the survey year) they had attended the event once or twice, 50.9% mentioned 3-10 times, and the answer ‘more than 10 times’ was declared by 28.2% of respondents. </w:t>
      </w:r>
    </w:p>
    <w:p w14:paraId="35077C2B" w14:textId="77777777" w:rsidR="00CB3FC9" w:rsidRPr="00C66272" w:rsidRDefault="00CB3FC9">
      <w:pPr>
        <w:spacing w:line="360" w:lineRule="auto"/>
        <w:ind w:firstLine="720"/>
        <w:jc w:val="both"/>
        <w:rPr>
          <w:rFonts w:ascii="Brill" w:eastAsia="Brill" w:hAnsi="Brill" w:cs="Brill"/>
        </w:rPr>
      </w:pPr>
    </w:p>
    <w:p w14:paraId="35077C2C"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How much sea in the Days of the Sea?</w:t>
      </w:r>
    </w:p>
    <w:p w14:paraId="35077C2D" w14:textId="7BC6890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statement “The Days of the Sea are a showcase of Szczecin” was agreed to by 81.5% of respondents (after adding up the answers ‘I tend to agree’ and ‘I strongly agree’), and the </w:t>
      </w:r>
      <w:del w:id="3255" w:author="Autor">
        <w:r w:rsidRPr="00C66272" w:rsidDel="00BF3168">
          <w:rPr>
            <w:rFonts w:ascii="Brill" w:eastAsia="Brill" w:hAnsi="Brill" w:cs="Brill"/>
          </w:rPr>
          <w:delText>percent</w:delText>
        </w:r>
      </w:del>
      <w:ins w:id="3256" w:author="Autor">
        <w:r w:rsidR="00BF3168">
          <w:rPr>
            <w:rFonts w:ascii="Brill" w:eastAsia="Brill" w:hAnsi="Brill" w:cs="Brill"/>
          </w:rPr>
          <w:t>per cent</w:t>
        </w:r>
      </w:ins>
      <w:r w:rsidRPr="00C66272">
        <w:rPr>
          <w:rFonts w:ascii="Brill" w:eastAsia="Brill" w:hAnsi="Brill" w:cs="Brill"/>
        </w:rPr>
        <w:t xml:space="preserve">age of undecided respondents was also the lowest in the survey (8.4%). A high </w:t>
      </w:r>
      <w:del w:id="3257" w:author="Autor">
        <w:r w:rsidRPr="00C66272" w:rsidDel="00BF3168">
          <w:rPr>
            <w:rFonts w:ascii="Brill" w:eastAsia="Brill" w:hAnsi="Brill" w:cs="Brill"/>
          </w:rPr>
          <w:delText>percent</w:delText>
        </w:r>
      </w:del>
      <w:ins w:id="3258" w:author="Autor">
        <w:r w:rsidR="00BF3168">
          <w:rPr>
            <w:rFonts w:ascii="Brill" w:eastAsia="Brill" w:hAnsi="Brill" w:cs="Brill"/>
          </w:rPr>
          <w:t>per cent</w:t>
        </w:r>
      </w:ins>
      <w:r w:rsidRPr="00C66272">
        <w:rPr>
          <w:rFonts w:ascii="Brill" w:eastAsia="Brill" w:hAnsi="Brill" w:cs="Brill"/>
        </w:rPr>
        <w:t xml:space="preserve">age of respondents (70.3%) also agreed with the statement that “The Days of the Sea is the most important event in Szczecin.” The vast majority (62.5%) disagreed with the statement that </w:t>
      </w:r>
      <w:r w:rsidR="00CB6CD2" w:rsidRPr="00C66272">
        <w:rPr>
          <w:rFonts w:ascii="Brill" w:eastAsia="Brill" w:hAnsi="Brill" w:cs="Brill"/>
        </w:rPr>
        <w:t>t</w:t>
      </w:r>
      <w:r w:rsidRPr="00C66272">
        <w:rPr>
          <w:rFonts w:ascii="Brill" w:eastAsia="Brill" w:hAnsi="Brill" w:cs="Brill"/>
        </w:rPr>
        <w:t xml:space="preserve">he Days of the Sea could take place elsewhere in Szczecin, i.e., not at the </w:t>
      </w:r>
      <w:proofErr w:type="spellStart"/>
      <w:r w:rsidRPr="00C66272">
        <w:rPr>
          <w:rFonts w:ascii="Brill" w:eastAsia="Brill" w:hAnsi="Brill" w:cs="Brill"/>
        </w:rPr>
        <w:t>Chrobry</w:t>
      </w:r>
      <w:proofErr w:type="spellEnd"/>
      <w:r w:rsidRPr="00C66272">
        <w:rPr>
          <w:rFonts w:ascii="Brill" w:eastAsia="Brill" w:hAnsi="Brill" w:cs="Brill"/>
        </w:rPr>
        <w:t xml:space="preserve"> Embankment. This strong response was probably associated with the unclear situation surrounding the quay at the </w:t>
      </w:r>
      <w:proofErr w:type="spellStart"/>
      <w:r w:rsidRPr="00C66272">
        <w:rPr>
          <w:rFonts w:ascii="Brill" w:eastAsia="Brill" w:hAnsi="Brill" w:cs="Brill"/>
        </w:rPr>
        <w:t>Chrobry</w:t>
      </w:r>
      <w:proofErr w:type="spellEnd"/>
      <w:r w:rsidRPr="00C66272">
        <w:rPr>
          <w:rFonts w:ascii="Brill" w:eastAsia="Brill" w:hAnsi="Brill" w:cs="Brill"/>
        </w:rPr>
        <w:t xml:space="preserve"> Embankment and the need to moor the most representative ships in </w:t>
      </w:r>
      <w:proofErr w:type="spellStart"/>
      <w:r w:rsidRPr="00C66272">
        <w:rPr>
          <w:rFonts w:ascii="Brill" w:eastAsia="Brill" w:hAnsi="Brill" w:cs="Brill"/>
        </w:rPr>
        <w:t>Łasztownia</w:t>
      </w:r>
      <w:proofErr w:type="spellEnd"/>
      <w:r w:rsidRPr="00C66272">
        <w:rPr>
          <w:rFonts w:ascii="Brill" w:eastAsia="Brill" w:hAnsi="Brill" w:cs="Brill"/>
        </w:rPr>
        <w:t xml:space="preserve"> island on the opposite bank of the river. The feeling of association of </w:t>
      </w:r>
      <w:r w:rsidR="000368D0" w:rsidRPr="00C66272">
        <w:rPr>
          <w:rFonts w:ascii="Brill" w:eastAsia="Brill" w:hAnsi="Brill" w:cs="Brill"/>
        </w:rPr>
        <w:t>t</w:t>
      </w:r>
      <w:r w:rsidRPr="00C66272">
        <w:rPr>
          <w:rFonts w:ascii="Brill" w:eastAsia="Brill" w:hAnsi="Brill" w:cs="Brill"/>
        </w:rPr>
        <w:t xml:space="preserve">he Days of the Sea with the </w:t>
      </w:r>
      <w:proofErr w:type="spellStart"/>
      <w:r w:rsidRPr="00C66272">
        <w:rPr>
          <w:rFonts w:ascii="Brill" w:eastAsia="Brill" w:hAnsi="Brill" w:cs="Brill"/>
        </w:rPr>
        <w:t>Chrobry</w:t>
      </w:r>
      <w:proofErr w:type="spellEnd"/>
      <w:r w:rsidRPr="00C66272">
        <w:rPr>
          <w:rFonts w:ascii="Brill" w:eastAsia="Brill" w:hAnsi="Brill" w:cs="Brill"/>
        </w:rPr>
        <w:t xml:space="preserve"> Embankment was shared mo</w:t>
      </w:r>
      <w:r w:rsidR="000368D0" w:rsidRPr="00C66272">
        <w:rPr>
          <w:rFonts w:ascii="Brill" w:eastAsia="Brill" w:hAnsi="Brill" w:cs="Brill"/>
        </w:rPr>
        <w:t>st</w:t>
      </w:r>
      <w:r w:rsidRPr="00C66272">
        <w:rPr>
          <w:rFonts w:ascii="Brill" w:eastAsia="Brill" w:hAnsi="Brill" w:cs="Brill"/>
        </w:rPr>
        <w:t xml:space="preserve"> often by those with a longer experience of participating in the event.</w:t>
      </w:r>
    </w:p>
    <w:p w14:paraId="35077C2E" w14:textId="1823604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Szczecin residents have participated in </w:t>
      </w:r>
      <w:r w:rsidR="000368D0" w:rsidRPr="00C66272">
        <w:rPr>
          <w:rFonts w:ascii="Brill" w:eastAsia="Brill" w:hAnsi="Brill" w:cs="Brill"/>
        </w:rPr>
        <w:t>t</w:t>
      </w:r>
      <w:r w:rsidRPr="00C66272">
        <w:rPr>
          <w:rFonts w:ascii="Brill" w:eastAsia="Brill" w:hAnsi="Brill" w:cs="Brill"/>
        </w:rPr>
        <w:t xml:space="preserve">he Days of the Sea for generations. Repeated participation over a long time influences the formation of the belief in its importance. In our survey, the oldest respondents (70 years and older) most often considered </w:t>
      </w:r>
      <w:r w:rsidR="002C7C86" w:rsidRPr="00C66272">
        <w:rPr>
          <w:rFonts w:ascii="Brill" w:eastAsia="Brill" w:hAnsi="Brill" w:cs="Brill"/>
        </w:rPr>
        <w:t>t</w:t>
      </w:r>
      <w:r w:rsidRPr="00C66272">
        <w:rPr>
          <w:rFonts w:ascii="Brill" w:eastAsia="Brill" w:hAnsi="Brill" w:cs="Brill"/>
        </w:rPr>
        <w:t xml:space="preserve">he Days of the Sea to be the most important event in the city, in contrast to the youngest participants (19 years and younger). Similar correlations were found in relation to the statement “The Days of the Sea are a showcase of Szczecin.” In the younger generation we are therefore dealing with a ‘disenchantment’ with the image of the event, for decades based on the narrative of the ‘maritime city’ </w:t>
      </w:r>
      <w:r w:rsidRPr="00F34A6C">
        <w:rPr>
          <w:rFonts w:ascii="Brill" w:eastAsia="Brill" w:hAnsi="Brill" w:cs="Brill"/>
          <w:rPrChange w:id="3259" w:author="Autor">
            <w:rPr>
              <w:rFonts w:ascii="Brill" w:eastAsia="Brill" w:hAnsi="Brill" w:cs="Brill"/>
              <w:u w:val="single"/>
            </w:rPr>
          </w:rPrChange>
        </w:rPr>
        <w:t>and</w:t>
      </w:r>
      <w:r w:rsidRPr="00C66272">
        <w:rPr>
          <w:rFonts w:ascii="Brill" w:eastAsia="Brill" w:hAnsi="Brill" w:cs="Brill"/>
        </w:rPr>
        <w:t xml:space="preserve"> a prosperous port. Younger people and those attending for the first time have a sense that there are other events promoting the city. The narrative about the maritime nature of the event, in a city that is not located directly by the sea (but with a port connected </w:t>
      </w:r>
      <w:r w:rsidRPr="00C66272">
        <w:rPr>
          <w:rFonts w:ascii="Brill" w:eastAsia="Brill" w:hAnsi="Brill" w:cs="Brill"/>
        </w:rPr>
        <w:lastRenderedPageBreak/>
        <w:t>to the sea and shipyards), is most often questioned by thirty</w:t>
      </w:r>
      <w:ins w:id="3260" w:author="Autor">
        <w:r w:rsidR="000A2D0A">
          <w:rPr>
            <w:rFonts w:ascii="Brill" w:eastAsia="Brill" w:hAnsi="Brill" w:cs="Brill"/>
          </w:rPr>
          <w:t>-</w:t>
        </w:r>
      </w:ins>
      <w:r w:rsidRPr="00C66272">
        <w:rPr>
          <w:rFonts w:ascii="Brill" w:eastAsia="Brill" w:hAnsi="Brill" w:cs="Brill"/>
        </w:rPr>
        <w:t xml:space="preserve">somethings and those under the age of 19. It should be mentioned that the negative opinions of the participants could have been influenced by the accompanying circumstances, </w:t>
      </w:r>
      <w:r w:rsidR="00B175D7" w:rsidRPr="00C66272">
        <w:rPr>
          <w:rFonts w:ascii="Brill" w:eastAsia="Brill" w:hAnsi="Brill" w:cs="Brill"/>
        </w:rPr>
        <w:t>specifically</w:t>
      </w:r>
      <w:r w:rsidRPr="00C66272">
        <w:rPr>
          <w:rFonts w:ascii="Brill" w:eastAsia="Brill" w:hAnsi="Brill" w:cs="Brill"/>
        </w:rPr>
        <w:t xml:space="preserve"> the change of a convenient location from the </w:t>
      </w:r>
      <w:proofErr w:type="spellStart"/>
      <w:r w:rsidRPr="00C66272">
        <w:rPr>
          <w:rFonts w:ascii="Brill" w:eastAsia="Brill" w:hAnsi="Brill" w:cs="Brill"/>
        </w:rPr>
        <w:t>Chrobry</w:t>
      </w:r>
      <w:proofErr w:type="spellEnd"/>
      <w:r w:rsidRPr="00C66272">
        <w:rPr>
          <w:rFonts w:ascii="Brill" w:eastAsia="Brill" w:hAnsi="Brill" w:cs="Brill"/>
        </w:rPr>
        <w:t xml:space="preserve"> Embankment to a much less accessible part of the city (</w:t>
      </w:r>
      <w:proofErr w:type="spellStart"/>
      <w:r w:rsidRPr="00C66272">
        <w:rPr>
          <w:rFonts w:ascii="Brill" w:eastAsia="Brill" w:hAnsi="Brill" w:cs="Brill"/>
        </w:rPr>
        <w:t>Łasztownia</w:t>
      </w:r>
      <w:proofErr w:type="spellEnd"/>
      <w:r w:rsidRPr="00C66272">
        <w:rPr>
          <w:rFonts w:ascii="Brill" w:eastAsia="Brill" w:hAnsi="Brill" w:cs="Brill"/>
        </w:rPr>
        <w:t xml:space="preserve">). The owner of the quay at the foot of the </w:t>
      </w:r>
      <w:proofErr w:type="spellStart"/>
      <w:r w:rsidRPr="00C66272">
        <w:rPr>
          <w:rFonts w:ascii="Brill" w:eastAsia="Brill" w:hAnsi="Brill" w:cs="Brill"/>
        </w:rPr>
        <w:t>Chrobry</w:t>
      </w:r>
      <w:proofErr w:type="spellEnd"/>
      <w:r w:rsidRPr="00C66272">
        <w:rPr>
          <w:rFonts w:ascii="Brill" w:eastAsia="Brill" w:hAnsi="Brill" w:cs="Brill"/>
        </w:rPr>
        <w:t xml:space="preserve"> Embankment, </w:t>
      </w:r>
      <w:proofErr w:type="spellStart"/>
      <w:r w:rsidRPr="00C66272">
        <w:rPr>
          <w:rFonts w:ascii="Brill" w:eastAsia="Brill" w:hAnsi="Brill" w:cs="Brill"/>
        </w:rPr>
        <w:t>Polsteam</w:t>
      </w:r>
      <w:proofErr w:type="spellEnd"/>
      <w:r w:rsidRPr="00C66272">
        <w:rPr>
          <w:rFonts w:ascii="Brill" w:eastAsia="Brill" w:hAnsi="Brill" w:cs="Brill"/>
        </w:rPr>
        <w:t xml:space="preserve"> </w:t>
      </w:r>
      <w:proofErr w:type="spellStart"/>
      <w:r w:rsidRPr="00C66272">
        <w:rPr>
          <w:rFonts w:ascii="Brill" w:eastAsia="Brill" w:hAnsi="Brill" w:cs="Brill"/>
        </w:rPr>
        <w:t>Żegluga</w:t>
      </w:r>
      <w:proofErr w:type="spellEnd"/>
      <w:r w:rsidRPr="00C66272">
        <w:rPr>
          <w:rFonts w:ascii="Brill" w:eastAsia="Brill" w:hAnsi="Brill" w:cs="Brill"/>
        </w:rPr>
        <w:t xml:space="preserve"> </w:t>
      </w:r>
      <w:proofErr w:type="spellStart"/>
      <w:r w:rsidRPr="00C66272">
        <w:rPr>
          <w:rFonts w:ascii="Brill" w:eastAsia="Brill" w:hAnsi="Brill" w:cs="Brill"/>
        </w:rPr>
        <w:t>Szczecińska</w:t>
      </w:r>
      <w:proofErr w:type="spellEnd"/>
      <w:r w:rsidRPr="00C66272">
        <w:rPr>
          <w:rFonts w:ascii="Brill" w:eastAsia="Brill" w:hAnsi="Brill" w:cs="Brill"/>
        </w:rPr>
        <w:t xml:space="preserve">, demanded a high fee from the city for making the quay available for the event. As a result of the dispute, the event was partially moved from the </w:t>
      </w:r>
      <w:proofErr w:type="spellStart"/>
      <w:r w:rsidRPr="00C66272">
        <w:rPr>
          <w:rFonts w:ascii="Brill" w:eastAsia="Brill" w:hAnsi="Brill" w:cs="Brill"/>
        </w:rPr>
        <w:t>Chrobry</w:t>
      </w:r>
      <w:proofErr w:type="spellEnd"/>
      <w:r w:rsidRPr="00C66272">
        <w:rPr>
          <w:rFonts w:ascii="Brill" w:eastAsia="Brill" w:hAnsi="Brill" w:cs="Brill"/>
        </w:rPr>
        <w:t xml:space="preserve"> Embankment to the opposite river island, where the revitali</w:t>
      </w:r>
      <w:ins w:id="3261" w:author="Autor">
        <w:r w:rsidR="00BB2FBF">
          <w:rPr>
            <w:rFonts w:ascii="Brill" w:eastAsia="Brill" w:hAnsi="Brill" w:cs="Brill"/>
          </w:rPr>
          <w:t>s</w:t>
        </w:r>
      </w:ins>
      <w:del w:id="3262" w:author="Autor">
        <w:r w:rsidRPr="00C66272" w:rsidDel="00BB2FBF">
          <w:rPr>
            <w:rFonts w:ascii="Brill" w:eastAsia="Brill" w:hAnsi="Brill" w:cs="Brill"/>
          </w:rPr>
          <w:delText>z</w:delText>
        </w:r>
      </w:del>
      <w:r w:rsidRPr="00C66272">
        <w:rPr>
          <w:rFonts w:ascii="Brill" w:eastAsia="Brill" w:hAnsi="Brill" w:cs="Brill"/>
        </w:rPr>
        <w:t>ed harbour area was located. This was taken into account in the survey of event participants, which makes this study unique because it was able to capture the symbolic significance of the venue of the city's most important event for cultural participation practices and the cultivation of the city's traditions. Another consequence of that relocation was the limitation of the available quays, resulting in a limited number of sailing ships that could participate in the event.</w:t>
      </w:r>
    </w:p>
    <w:p w14:paraId="35077C2F" w14:textId="7D80763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Days of the Sea </w:t>
      </w:r>
      <w:r w:rsidR="00FD257C" w:rsidRPr="00C66272">
        <w:rPr>
          <w:rFonts w:ascii="Brill" w:eastAsia="Brill" w:hAnsi="Brill" w:cs="Brill"/>
        </w:rPr>
        <w:t xml:space="preserve">festival </w:t>
      </w:r>
      <w:r w:rsidRPr="00C66272">
        <w:rPr>
          <w:rFonts w:ascii="Brill" w:eastAsia="Brill" w:hAnsi="Brill" w:cs="Brill"/>
        </w:rPr>
        <w:t>w</w:t>
      </w:r>
      <w:r w:rsidR="00FD257C" w:rsidRPr="00C66272">
        <w:rPr>
          <w:rFonts w:ascii="Brill" w:eastAsia="Brill" w:hAnsi="Brill" w:cs="Brill"/>
        </w:rPr>
        <w:t>as</w:t>
      </w:r>
      <w:r w:rsidRPr="00C66272">
        <w:rPr>
          <w:rFonts w:ascii="Brill" w:eastAsia="Brill" w:hAnsi="Brill" w:cs="Brill"/>
        </w:rPr>
        <w:t xml:space="preserve"> associated by participants with elements of maritime culture and </w:t>
      </w:r>
      <w:r w:rsidR="005C3736" w:rsidRPr="00C66272">
        <w:rPr>
          <w:rFonts w:ascii="Brill" w:eastAsia="Brill" w:hAnsi="Brill" w:cs="Brill"/>
        </w:rPr>
        <w:t xml:space="preserve">its </w:t>
      </w:r>
      <w:r w:rsidRPr="00C66272">
        <w:rPr>
          <w:rFonts w:ascii="Brill" w:eastAsia="Brill" w:hAnsi="Brill" w:cs="Brill"/>
        </w:rPr>
        <w:t>various attractions. The associations given by respondents can be divided into two dominant groups: those referring to maritime culture (ships, sailing ships, sea, water, yachts) and those referring to the popular character of the event (food, music, party, attractions, fun, fireworks).</w:t>
      </w:r>
    </w:p>
    <w:p w14:paraId="35077C30" w14:textId="7DE4738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Respondents were asked to name two or three words that they associate with the event "The Days of the Sea</w:t>
      </w:r>
      <w:ins w:id="3263" w:author="Autor">
        <w:r w:rsidR="000A2D0A">
          <w:rPr>
            <w:rFonts w:ascii="Brill" w:eastAsia="Brill" w:hAnsi="Brill" w:cs="Brill"/>
          </w:rPr>
          <w:t>.</w:t>
        </w:r>
      </w:ins>
      <w:r w:rsidRPr="00C66272">
        <w:rPr>
          <w:rFonts w:ascii="Brill" w:eastAsia="Brill" w:hAnsi="Brill" w:cs="Brill"/>
        </w:rPr>
        <w:t>"</w:t>
      </w:r>
      <w:del w:id="3264" w:author="Autor">
        <w:r w:rsidRPr="00C66272" w:rsidDel="000A2D0A">
          <w:rPr>
            <w:rFonts w:ascii="Brill" w:eastAsia="Brill" w:hAnsi="Brill" w:cs="Brill"/>
          </w:rPr>
          <w:delText>.</w:delText>
        </w:r>
      </w:del>
      <w:r w:rsidRPr="00C66272">
        <w:rPr>
          <w:rFonts w:ascii="Brill" w:eastAsia="Brill" w:hAnsi="Brill" w:cs="Brill"/>
        </w:rPr>
        <w:t xml:space="preserve"> The most frequently occurring words referred to vessels associated with the merchant fleet (‘ships’, ‘vessel’ – a total of 232 times), </w:t>
      </w:r>
      <w:del w:id="3265" w:author="Autor">
        <w:r w:rsidRPr="00C66272" w:rsidDel="000A2D0A">
          <w:rPr>
            <w:rFonts w:ascii="Brill" w:eastAsia="Brill" w:hAnsi="Brill" w:cs="Brill"/>
          </w:rPr>
          <w:delText>and then</w:delText>
        </w:r>
      </w:del>
      <w:ins w:id="3266" w:author="Autor">
        <w:r w:rsidR="000A2D0A">
          <w:rPr>
            <w:rFonts w:ascii="Brill" w:eastAsia="Brill" w:hAnsi="Brill" w:cs="Brill"/>
          </w:rPr>
          <w:t>followed by</w:t>
        </w:r>
      </w:ins>
      <w:r w:rsidRPr="00C66272">
        <w:rPr>
          <w:rFonts w:ascii="Brill" w:eastAsia="Brill" w:hAnsi="Brill" w:cs="Brill"/>
        </w:rPr>
        <w:t xml:space="preserve"> </w:t>
      </w:r>
      <w:ins w:id="3267" w:author="Autor">
        <w:r w:rsidR="000A2D0A">
          <w:rPr>
            <w:rFonts w:ascii="Brill" w:eastAsia="Brill" w:hAnsi="Brill" w:cs="Brill"/>
          </w:rPr>
          <w:t xml:space="preserve">references </w:t>
        </w:r>
      </w:ins>
      <w:r w:rsidRPr="00C66272">
        <w:rPr>
          <w:rFonts w:ascii="Brill" w:eastAsia="Brill" w:hAnsi="Brill" w:cs="Brill"/>
        </w:rPr>
        <w:t>to sailing ships (the word ‘sailing ships’ appeared 102 times, ‘yachts’</w:t>
      </w:r>
      <w:del w:id="3268" w:author="Autor">
        <w:r w:rsidRPr="00C66272" w:rsidDel="000A2D0A">
          <w:rPr>
            <w:rFonts w:ascii="Brill" w:eastAsia="Brill" w:hAnsi="Brill" w:cs="Brill"/>
          </w:rPr>
          <w:delText xml:space="preserve"> –</w:delText>
        </w:r>
      </w:del>
      <w:r w:rsidRPr="00C66272">
        <w:rPr>
          <w:rFonts w:ascii="Brill" w:eastAsia="Brill" w:hAnsi="Brill" w:cs="Brill"/>
        </w:rPr>
        <w:t xml:space="preserve"> 20</w:t>
      </w:r>
      <w:ins w:id="3269" w:author="Autor">
        <w:r w:rsidR="000A2D0A">
          <w:rPr>
            <w:rFonts w:ascii="Brill" w:eastAsia="Brill" w:hAnsi="Brill" w:cs="Brill"/>
          </w:rPr>
          <w:t xml:space="preserve"> times</w:t>
        </w:r>
      </w:ins>
      <w:r w:rsidRPr="00C66272">
        <w:rPr>
          <w:rFonts w:ascii="Brill" w:eastAsia="Brill" w:hAnsi="Brill" w:cs="Brill"/>
        </w:rPr>
        <w:t xml:space="preserve">). This is interesting because the main theme referred to </w:t>
      </w:r>
      <w:r w:rsidR="00B27A98" w:rsidRPr="00C66272">
        <w:rPr>
          <w:rFonts w:ascii="Brill" w:eastAsia="Brill" w:hAnsi="Brill" w:cs="Brill"/>
        </w:rPr>
        <w:t>is maritime</w:t>
      </w:r>
      <w:r w:rsidRPr="00C66272">
        <w:rPr>
          <w:rFonts w:ascii="Brill" w:eastAsia="Brill" w:hAnsi="Brill" w:cs="Brill"/>
        </w:rPr>
        <w:t xml:space="preserve"> heritage. The festival is associated with sailing ships, but the heyday of the Szczecin harbour was associated with steel-framed ships powered by engines. This may mean that sailing ships are an implant of memory, a kind of prosthesis which activates the imagination of participants of the Days of the Sea when they try to return to the experience of the hustle and bustle of the port. It is not just a substitute, in the sense of a specific </w:t>
      </w:r>
      <w:del w:id="3270" w:author="Autor">
        <w:r w:rsidRPr="00C66272" w:rsidDel="0090697C">
          <w:rPr>
            <w:rFonts w:ascii="Brill" w:eastAsia="Brill" w:hAnsi="Brill" w:cs="Brill"/>
          </w:rPr>
          <w:delText>artifact</w:delText>
        </w:r>
      </w:del>
      <w:ins w:id="3271" w:author="Autor">
        <w:r w:rsidR="0090697C">
          <w:rPr>
            <w:rFonts w:ascii="Brill" w:eastAsia="Brill" w:hAnsi="Brill" w:cs="Brill"/>
          </w:rPr>
          <w:t>artefact</w:t>
        </w:r>
      </w:ins>
      <w:r w:rsidRPr="00C66272">
        <w:rPr>
          <w:rFonts w:ascii="Brill" w:eastAsia="Brill" w:hAnsi="Brill" w:cs="Brill"/>
        </w:rPr>
        <w:t xml:space="preserve">, story, or atmosphere that fills the space after something that is no longer there, but rather a trigger of imagination that allows one to associate the past with the present. </w:t>
      </w:r>
    </w:p>
    <w:p w14:paraId="35077C31" w14:textId="21B6C29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 The other connotations included “sea” (85), “fun” (69), “concerts” (58), “crowd” and “crowds” (49), “water” (48), “fireworks” (45), “food” (36), “sailor” and “sailors” (30 terms in </w:t>
      </w:r>
      <w:r w:rsidRPr="00C66272">
        <w:rPr>
          <w:rFonts w:ascii="Brill" w:eastAsia="Brill" w:hAnsi="Brill" w:cs="Brill"/>
        </w:rPr>
        <w:lastRenderedPageBreak/>
        <w:t xml:space="preserve">total). Interestingly, the word Szczecin appeared only </w:t>
      </w:r>
      <w:ins w:id="3272" w:author="Autor">
        <w:r w:rsidR="004E4798">
          <w:rPr>
            <w:rFonts w:ascii="Brill" w:eastAsia="Brill" w:hAnsi="Brill" w:cs="Brill"/>
          </w:rPr>
          <w:t>seven</w:t>
        </w:r>
      </w:ins>
      <w:del w:id="3273" w:author="Autor">
        <w:r w:rsidRPr="00C66272" w:rsidDel="004E4798">
          <w:rPr>
            <w:rFonts w:ascii="Brill" w:eastAsia="Brill" w:hAnsi="Brill" w:cs="Brill"/>
          </w:rPr>
          <w:delText>7</w:delText>
        </w:r>
      </w:del>
      <w:r w:rsidRPr="00C66272">
        <w:rPr>
          <w:rFonts w:ascii="Brill" w:eastAsia="Brill" w:hAnsi="Brill" w:cs="Brill"/>
        </w:rPr>
        <w:t xml:space="preserve"> times – we can therefore say that the Days of the Sea are treated by the respondents as a showcase of the city, but Szczecin is not treated as the main point of the festival. The Days of the Sea are directly associated with elements of maritime culture to see and various attractions to participate in. Therefore, two groups of meanings dominate in connection with the Days of the Sea: those referring to maritime culture (</w:t>
      </w:r>
      <w:r w:rsidRPr="00C66272">
        <w:rPr>
          <w:rFonts w:ascii="Brill" w:eastAsia="Brill" w:hAnsi="Brill" w:cs="Brill"/>
          <w:i/>
        </w:rPr>
        <w:t>ships, sailing ships, sea, water, yachts</w:t>
      </w:r>
      <w:r w:rsidRPr="00C66272">
        <w:rPr>
          <w:rFonts w:ascii="Brill" w:eastAsia="Brill" w:hAnsi="Brill" w:cs="Brill"/>
        </w:rPr>
        <w:t>) and those referring to the folk character of the event (</w:t>
      </w:r>
      <w:r w:rsidRPr="00C66272">
        <w:rPr>
          <w:rFonts w:ascii="Brill" w:eastAsia="Brill" w:hAnsi="Brill" w:cs="Brill"/>
          <w:i/>
        </w:rPr>
        <w:t>food</w:t>
      </w:r>
      <w:r w:rsidRPr="00C66272">
        <w:rPr>
          <w:rFonts w:ascii="Brill" w:eastAsia="Brill" w:hAnsi="Brill" w:cs="Brill"/>
        </w:rPr>
        <w:t xml:space="preserve">, </w:t>
      </w:r>
      <w:r w:rsidRPr="00C66272">
        <w:rPr>
          <w:rFonts w:ascii="Brill" w:eastAsia="Brill" w:hAnsi="Brill" w:cs="Brill"/>
          <w:i/>
        </w:rPr>
        <w:t>music, party, attractions, fun, fireworks</w:t>
      </w:r>
      <w:r w:rsidRPr="00C66272">
        <w:rPr>
          <w:rFonts w:ascii="Brill" w:eastAsia="Brill" w:hAnsi="Brill" w:cs="Brill"/>
        </w:rPr>
        <w:t xml:space="preserve">). </w:t>
      </w:r>
    </w:p>
    <w:p w14:paraId="35077C32" w14:textId="0A8486C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Respondents were then faced with a rather difficult question: “Please tell us what we celebrate during The Days of the Sea.” The highest among the most frequently mentioned answers - “We celebrate the sea” refers to the name of the event; however, it is worth looking at the individual terms that made it into the aggregated categories. Responses such as: “celebration of the sea”, “celebration of water”, “birthday of the sea” classified under the general name “sea” accounted for a total of 32.4% of all indications. Thus, we are dealing with an interesting phenomenon of referring to the sea in its socio-symbolic (rather than natural or geographical) meaning. For some of the respondents, the sea is an anthropomorphized actor, which has its own holiday (regardless of the indirect relationship between the sea and Szczecin, an inland river port city located almost 100 km from the sea by road). The second most frequent answer (19.7%), in turn, refers to the broadly defined category of seafarers, which includes seamen, sailors</w:t>
      </w:r>
      <w:ins w:id="3274" w:author="Autor">
        <w:r w:rsidR="004E4798">
          <w:rPr>
            <w:rFonts w:ascii="Brill" w:eastAsia="Brill" w:hAnsi="Brill" w:cs="Brill"/>
          </w:rPr>
          <w:t>,</w:t>
        </w:r>
      </w:ins>
      <w:r w:rsidRPr="00C66272">
        <w:rPr>
          <w:rFonts w:ascii="Brill" w:eastAsia="Brill" w:hAnsi="Brill" w:cs="Brill"/>
        </w:rPr>
        <w:t xml:space="preserve"> and representatives of all maritime professions. Those previously participating in the event gave this answer almost twice as often as newcomers (the </w:t>
      </w:r>
      <w:del w:id="3275" w:author="Autor">
        <w:r w:rsidRPr="00C66272" w:rsidDel="00BF3168">
          <w:rPr>
            <w:rFonts w:ascii="Brill" w:eastAsia="Brill" w:hAnsi="Brill" w:cs="Brill"/>
          </w:rPr>
          <w:delText>percent</w:delText>
        </w:r>
      </w:del>
      <w:ins w:id="3276" w:author="Autor">
        <w:r w:rsidR="00BF3168">
          <w:rPr>
            <w:rFonts w:ascii="Brill" w:eastAsia="Brill" w:hAnsi="Brill" w:cs="Brill"/>
          </w:rPr>
          <w:t>per cent</w:t>
        </w:r>
      </w:ins>
      <w:r w:rsidRPr="00C66272">
        <w:rPr>
          <w:rFonts w:ascii="Brill" w:eastAsia="Brill" w:hAnsi="Brill" w:cs="Brill"/>
        </w:rPr>
        <w:t>ages of other answers in both groups were similar)</w:t>
      </w:r>
      <w:ins w:id="3277" w:author="Autor">
        <w:r w:rsidR="004E4798">
          <w:rPr>
            <w:rFonts w:ascii="Brill" w:eastAsia="Brill" w:hAnsi="Brill" w:cs="Brill"/>
          </w:rPr>
          <w:t xml:space="preserve">. This </w:t>
        </w:r>
      </w:ins>
      <w:del w:id="3278" w:author="Autor">
        <w:r w:rsidRPr="00C66272" w:rsidDel="004E4798">
          <w:rPr>
            <w:rFonts w:ascii="Brill" w:eastAsia="Brill" w:hAnsi="Brill" w:cs="Brill"/>
          </w:rPr>
          <w:delText xml:space="preserve"> – which</w:delText>
        </w:r>
      </w:del>
      <w:r w:rsidRPr="00C66272">
        <w:rPr>
          <w:rFonts w:ascii="Brill" w:eastAsia="Brill" w:hAnsi="Brill" w:cs="Brill"/>
        </w:rPr>
        <w:t xml:space="preserve"> is understandable, given the dominance in the group of </w:t>
      </w:r>
      <w:ins w:id="3279" w:author="Autor">
        <w:r w:rsidR="004E4798">
          <w:rPr>
            <w:rFonts w:ascii="Brill" w:eastAsia="Brill" w:hAnsi="Brill" w:cs="Brill"/>
          </w:rPr>
          <w:t>‘</w:t>
        </w:r>
      </w:ins>
      <w:del w:id="3280" w:author="Autor">
        <w:r w:rsidRPr="00C66272" w:rsidDel="004E4798">
          <w:rPr>
            <w:rFonts w:ascii="Brill" w:eastAsia="Brill" w:hAnsi="Brill" w:cs="Brill"/>
          </w:rPr>
          <w:delText>“</w:delText>
        </w:r>
      </w:del>
      <w:r w:rsidRPr="00C66272">
        <w:rPr>
          <w:rFonts w:ascii="Brill" w:eastAsia="Brill" w:hAnsi="Brill" w:cs="Brill"/>
        </w:rPr>
        <w:t>regulars</w:t>
      </w:r>
      <w:ins w:id="3281" w:author="Autor">
        <w:r w:rsidR="004E4798">
          <w:rPr>
            <w:rFonts w:ascii="Brill" w:eastAsia="Brill" w:hAnsi="Brill" w:cs="Brill"/>
          </w:rPr>
          <w:t>’</w:t>
        </w:r>
      </w:ins>
      <w:del w:id="3282" w:author="Autor">
        <w:r w:rsidRPr="00C66272" w:rsidDel="004E4798">
          <w:rPr>
            <w:rFonts w:ascii="Brill" w:eastAsia="Brill" w:hAnsi="Brill" w:cs="Brill"/>
          </w:rPr>
          <w:delText>”</w:delText>
        </w:r>
      </w:del>
      <w:r w:rsidRPr="00C66272">
        <w:rPr>
          <w:rFonts w:ascii="Brill" w:eastAsia="Brill" w:hAnsi="Brill" w:cs="Brill"/>
        </w:rPr>
        <w:t xml:space="preserve"> </w:t>
      </w:r>
      <w:ins w:id="3283" w:author="Autor">
        <w:r w:rsidR="004E4798">
          <w:rPr>
            <w:rFonts w:ascii="Brill" w:eastAsia="Brill" w:hAnsi="Brill" w:cs="Brill"/>
          </w:rPr>
          <w:t>attending</w:t>
        </w:r>
      </w:ins>
      <w:del w:id="3284" w:author="Autor">
        <w:r w:rsidRPr="00C66272" w:rsidDel="004E4798">
          <w:rPr>
            <w:rFonts w:ascii="Brill" w:eastAsia="Brill" w:hAnsi="Brill" w:cs="Brill"/>
          </w:rPr>
          <w:delText>of</w:delText>
        </w:r>
      </w:del>
      <w:r w:rsidRPr="00C66272">
        <w:rPr>
          <w:rFonts w:ascii="Brill" w:eastAsia="Brill" w:hAnsi="Brill" w:cs="Brill"/>
        </w:rPr>
        <w:t xml:space="preserve"> the Days of the Sea </w:t>
      </w:r>
      <w:ins w:id="3285" w:author="Autor">
        <w:r w:rsidR="004E4798">
          <w:rPr>
            <w:rFonts w:ascii="Brill" w:eastAsia="Brill" w:hAnsi="Brill" w:cs="Brill"/>
          </w:rPr>
          <w:t>among</w:t>
        </w:r>
      </w:ins>
      <w:del w:id="3286" w:author="Autor">
        <w:r w:rsidRPr="00C66272" w:rsidDel="004E4798">
          <w:rPr>
            <w:rFonts w:ascii="Brill" w:eastAsia="Brill" w:hAnsi="Brill" w:cs="Brill"/>
          </w:rPr>
          <w:delText>of</w:delText>
        </w:r>
      </w:del>
      <w:r w:rsidRPr="00C66272">
        <w:rPr>
          <w:rFonts w:ascii="Brill" w:eastAsia="Brill" w:hAnsi="Brill" w:cs="Brill"/>
        </w:rPr>
        <w:t xml:space="preserve"> the residents of Szczecin and the surrounding municipalities</w:t>
      </w:r>
      <w:del w:id="3287" w:author="Autor">
        <w:r w:rsidRPr="00C66272" w:rsidDel="004E4798">
          <w:rPr>
            <w:rFonts w:ascii="Brill" w:eastAsia="Brill" w:hAnsi="Brill" w:cs="Brill"/>
          </w:rPr>
          <w:delText>,</w:delText>
        </w:r>
      </w:del>
      <w:r w:rsidRPr="00C66272">
        <w:rPr>
          <w:rFonts w:ascii="Brill" w:eastAsia="Brill" w:hAnsi="Brill" w:cs="Brill"/>
        </w:rPr>
        <w:t xml:space="preserve"> for whom the category of seafarers has a significant relationship with the identity of the city. </w:t>
      </w:r>
    </w:p>
    <w:p w14:paraId="35077C33" w14:textId="77777777" w:rsidR="00CB3FC9" w:rsidRPr="00C66272" w:rsidRDefault="00CB3FC9">
      <w:pPr>
        <w:spacing w:line="276" w:lineRule="auto"/>
        <w:jc w:val="both"/>
        <w:rPr>
          <w:rFonts w:ascii="Brill" w:eastAsia="Brill" w:hAnsi="Brill" w:cs="Brill"/>
        </w:rPr>
      </w:pPr>
    </w:p>
    <w:p w14:paraId="35077C34"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Celebration of city residents</w:t>
      </w:r>
    </w:p>
    <w:p w14:paraId="35077C35" w14:textId="12FFA50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We used open questions to determine what the respondents liked and disliked most about that year's edition of </w:t>
      </w:r>
      <w:r w:rsidR="007F5A9C" w:rsidRPr="00C66272">
        <w:rPr>
          <w:rFonts w:ascii="Brill" w:eastAsia="Brill" w:hAnsi="Brill" w:cs="Brill"/>
        </w:rPr>
        <w:t>t</w:t>
      </w:r>
      <w:r w:rsidRPr="00C66272">
        <w:rPr>
          <w:rFonts w:ascii="Brill" w:eastAsia="Brill" w:hAnsi="Brill" w:cs="Brill"/>
        </w:rPr>
        <w:t xml:space="preserve">he Days of the Sea (see Table 1). Respondents could indicate no more than two answers. In response to the question “What is the main attraction of this year's Days of the Sea?” the respondents most often indicated “ships and sailing ships” (this answer was chosen by 40.9% of respondents). The second most frequent answer was the </w:t>
      </w:r>
      <w:proofErr w:type="spellStart"/>
      <w:r w:rsidRPr="00C66272">
        <w:rPr>
          <w:rFonts w:ascii="Brill" w:eastAsia="Brill" w:hAnsi="Brill" w:cs="Brill"/>
          <w:i/>
        </w:rPr>
        <w:t>Diabelski</w:t>
      </w:r>
      <w:proofErr w:type="spellEnd"/>
      <w:r w:rsidRPr="00C66272">
        <w:rPr>
          <w:rFonts w:ascii="Brill" w:eastAsia="Brill" w:hAnsi="Brill" w:cs="Brill"/>
          <w:i/>
        </w:rPr>
        <w:t xml:space="preserve"> </w:t>
      </w:r>
      <w:proofErr w:type="spellStart"/>
      <w:r w:rsidRPr="00C66272">
        <w:rPr>
          <w:rFonts w:ascii="Brill" w:eastAsia="Brill" w:hAnsi="Brill" w:cs="Brill"/>
          <w:i/>
        </w:rPr>
        <w:t>Młyn</w:t>
      </w:r>
      <w:proofErr w:type="spellEnd"/>
      <w:r w:rsidRPr="00C66272">
        <w:rPr>
          <w:rFonts w:ascii="Brill" w:eastAsia="Brill" w:hAnsi="Brill" w:cs="Brill"/>
        </w:rPr>
        <w:t xml:space="preserve"> (Szczecin Wheel) present for the first time at the festival, with 19.9% of respondents </w:t>
      </w:r>
      <w:r w:rsidRPr="00C66272">
        <w:rPr>
          <w:rFonts w:ascii="Brill" w:eastAsia="Brill" w:hAnsi="Brill" w:cs="Brill"/>
        </w:rPr>
        <w:lastRenderedPageBreak/>
        <w:t>mentioning it in their responses. The next events mentioned by the respondents were “concerts, shows” (15.1%), “food, food trucks” (7%) and “the Spanish sailing ship” – the Juan Sebastian de Elcano (6%). It is interesting that the answer “fireworks show</w:t>
      </w:r>
      <w:ins w:id="3288" w:author="Autor">
        <w:r w:rsidR="004E4798">
          <w:rPr>
            <w:rFonts w:ascii="Brill" w:eastAsia="Brill" w:hAnsi="Brill" w:cs="Brill"/>
          </w:rPr>
          <w:t>,</w:t>
        </w:r>
      </w:ins>
      <w:r w:rsidRPr="00C66272">
        <w:rPr>
          <w:rFonts w:ascii="Brill" w:eastAsia="Brill" w:hAnsi="Brill" w:cs="Brill"/>
        </w:rPr>
        <w:t>”</w:t>
      </w:r>
      <w:del w:id="3289" w:author="Autor">
        <w:r w:rsidRPr="00C66272" w:rsidDel="004E4798">
          <w:rPr>
            <w:rFonts w:ascii="Brill" w:eastAsia="Brill" w:hAnsi="Brill" w:cs="Brill"/>
          </w:rPr>
          <w:delText>,</w:delText>
        </w:r>
      </w:del>
      <w:r w:rsidRPr="00C66272">
        <w:rPr>
          <w:rFonts w:ascii="Brill" w:eastAsia="Brill" w:hAnsi="Brill" w:cs="Brill"/>
        </w:rPr>
        <w:t xml:space="preserve"> an additional event associated with the festival for years, was mentioned by only 4.3% of respondents. The responses in the “other” category included single indications of the playground, the parade of ships, </w:t>
      </w:r>
      <w:ins w:id="3290" w:author="Autor">
        <w:r w:rsidR="004E4798">
          <w:rPr>
            <w:rFonts w:ascii="Brill" w:eastAsia="Brill" w:hAnsi="Brill" w:cs="Brill"/>
          </w:rPr>
          <w:t xml:space="preserve">the </w:t>
        </w:r>
      </w:ins>
      <w:r w:rsidRPr="00C66272">
        <w:rPr>
          <w:rFonts w:ascii="Brill" w:eastAsia="Brill" w:hAnsi="Brill" w:cs="Brill"/>
        </w:rPr>
        <w:t xml:space="preserve">samba parade, and the presence of </w:t>
      </w:r>
      <w:r w:rsidR="00BF64F7" w:rsidRPr="00C66272">
        <w:rPr>
          <w:rFonts w:ascii="Brill" w:eastAsia="Brill" w:hAnsi="Brill" w:cs="Brill"/>
        </w:rPr>
        <w:t>many</w:t>
      </w:r>
      <w:r w:rsidRPr="00C66272">
        <w:rPr>
          <w:rFonts w:ascii="Brill" w:eastAsia="Brill" w:hAnsi="Brill" w:cs="Brill"/>
        </w:rPr>
        <w:t xml:space="preserve"> foreigners. </w:t>
      </w:r>
    </w:p>
    <w:p w14:paraId="35077C36" w14:textId="77777777" w:rsidR="00CB3FC9" w:rsidRPr="00C66272" w:rsidRDefault="00CB3FC9">
      <w:pPr>
        <w:spacing w:line="276" w:lineRule="auto"/>
        <w:jc w:val="both"/>
        <w:rPr>
          <w:rFonts w:ascii="Brill" w:eastAsia="Brill" w:hAnsi="Brill" w:cs="Brill"/>
        </w:rPr>
      </w:pPr>
    </w:p>
    <w:p w14:paraId="35077C37" w14:textId="77777777" w:rsidR="00CB3FC9" w:rsidRPr="00C66272" w:rsidRDefault="00CB3FC9">
      <w:pPr>
        <w:spacing w:line="276" w:lineRule="auto"/>
        <w:jc w:val="both"/>
        <w:rPr>
          <w:rFonts w:ascii="Brill" w:eastAsia="Brill" w:hAnsi="Brill" w:cs="Brill"/>
        </w:rPr>
      </w:pPr>
    </w:p>
    <w:p w14:paraId="35077C38" w14:textId="77777777" w:rsidR="00CB3FC9" w:rsidRPr="00C66272" w:rsidRDefault="00C55FA1">
      <w:pPr>
        <w:spacing w:line="276" w:lineRule="auto"/>
        <w:jc w:val="both"/>
        <w:rPr>
          <w:rFonts w:ascii="Brill" w:eastAsia="Brill" w:hAnsi="Brill" w:cs="Brill"/>
        </w:rPr>
      </w:pPr>
      <w:r w:rsidRPr="00C66272">
        <w:rPr>
          <w:rFonts w:ascii="Brill" w:eastAsia="Brill" w:hAnsi="Brill" w:cs="Brill"/>
        </w:rPr>
        <w:t>Table 1. Responses to the question: “What do we celebrate during the Days of the Sea?”</w:t>
      </w:r>
    </w:p>
    <w:tbl>
      <w:tblPr>
        <w:tblStyle w:val="a1"/>
        <w:tblW w:w="8021" w:type="dxa"/>
        <w:tblLayout w:type="fixed"/>
        <w:tblLook w:val="0400" w:firstRow="0" w:lastRow="0" w:firstColumn="0" w:lastColumn="0" w:noHBand="0" w:noVBand="1"/>
      </w:tblPr>
      <w:tblGrid>
        <w:gridCol w:w="1701"/>
        <w:gridCol w:w="5102"/>
        <w:gridCol w:w="1218"/>
      </w:tblGrid>
      <w:tr w:rsidR="00CB3FC9" w:rsidRPr="00C66272" w14:paraId="35077C3C" w14:textId="77777777" w:rsidTr="00BF26E0">
        <w:tc>
          <w:tcPr>
            <w:tcW w:w="1701" w:type="dxa"/>
            <w:tcBorders>
              <w:bottom w:val="single" w:sz="4" w:space="0" w:color="000000"/>
            </w:tcBorders>
            <w:shd w:val="clear" w:color="auto" w:fill="auto"/>
            <w:vAlign w:val="center"/>
          </w:tcPr>
          <w:p w14:paraId="35077C39"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Category</w:t>
            </w:r>
          </w:p>
        </w:tc>
        <w:tc>
          <w:tcPr>
            <w:tcW w:w="5103" w:type="dxa"/>
            <w:tcBorders>
              <w:bottom w:val="single" w:sz="4" w:space="0" w:color="000000"/>
            </w:tcBorders>
            <w:shd w:val="clear" w:color="auto" w:fill="auto"/>
            <w:vAlign w:val="center"/>
          </w:tcPr>
          <w:p w14:paraId="35077C3A"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Phrases/words</w:t>
            </w:r>
          </w:p>
        </w:tc>
        <w:tc>
          <w:tcPr>
            <w:tcW w:w="1218" w:type="dxa"/>
            <w:tcBorders>
              <w:bottom w:val="single" w:sz="4" w:space="0" w:color="000000"/>
            </w:tcBorders>
            <w:shd w:val="clear" w:color="auto" w:fill="auto"/>
            <w:vAlign w:val="center"/>
          </w:tcPr>
          <w:p w14:paraId="35077C3B"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r>
      <w:tr w:rsidR="00CB3FC9" w:rsidRPr="00C66272" w14:paraId="35077C43" w14:textId="77777777" w:rsidTr="00BF26E0">
        <w:tc>
          <w:tcPr>
            <w:tcW w:w="1701" w:type="dxa"/>
            <w:tcBorders>
              <w:top w:val="single" w:sz="4" w:space="0" w:color="000000"/>
            </w:tcBorders>
            <w:shd w:val="clear" w:color="auto" w:fill="auto"/>
            <w:vAlign w:val="center"/>
          </w:tcPr>
          <w:p w14:paraId="35077C3D"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Sea</w:t>
            </w:r>
          </w:p>
          <w:p w14:paraId="35077C3E" w14:textId="77777777" w:rsidR="00CB3FC9" w:rsidRPr="00C66272" w:rsidRDefault="00CB3FC9">
            <w:pPr>
              <w:jc w:val="center"/>
              <w:rPr>
                <w:rFonts w:ascii="Brill" w:eastAsia="Brill" w:hAnsi="Brill" w:cs="Brill"/>
                <w:color w:val="000000"/>
                <w:sz w:val="20"/>
                <w:szCs w:val="20"/>
              </w:rPr>
            </w:pPr>
          </w:p>
        </w:tc>
        <w:tc>
          <w:tcPr>
            <w:tcW w:w="5103" w:type="dxa"/>
            <w:tcBorders>
              <w:top w:val="single" w:sz="4" w:space="0" w:color="000000"/>
            </w:tcBorders>
            <w:shd w:val="clear" w:color="auto" w:fill="auto"/>
            <w:vAlign w:val="center"/>
          </w:tcPr>
          <w:p w14:paraId="35077C3F"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holiday at the sea, sea days, water holiday, birthday of the sea, sea (in general, without relation to Szczecin, Poland)</w:t>
            </w:r>
          </w:p>
        </w:tc>
        <w:tc>
          <w:tcPr>
            <w:tcW w:w="1218" w:type="dxa"/>
            <w:tcBorders>
              <w:top w:val="single" w:sz="4" w:space="0" w:color="000000"/>
            </w:tcBorders>
            <w:shd w:val="clear" w:color="auto" w:fill="auto"/>
            <w:vAlign w:val="center"/>
          </w:tcPr>
          <w:p w14:paraId="35077C40" w14:textId="77777777" w:rsidR="00CB3FC9" w:rsidRPr="00C66272" w:rsidRDefault="00CB3FC9">
            <w:pPr>
              <w:jc w:val="center"/>
              <w:rPr>
                <w:rFonts w:ascii="Brill" w:eastAsia="Brill" w:hAnsi="Brill" w:cs="Brill"/>
                <w:sz w:val="20"/>
                <w:szCs w:val="20"/>
              </w:rPr>
            </w:pPr>
          </w:p>
          <w:p w14:paraId="35077C41" w14:textId="77777777" w:rsidR="00CB3FC9" w:rsidRPr="00C66272" w:rsidRDefault="00CB3FC9">
            <w:pPr>
              <w:jc w:val="center"/>
              <w:rPr>
                <w:rFonts w:ascii="Brill" w:eastAsia="Brill" w:hAnsi="Brill" w:cs="Brill"/>
                <w:sz w:val="20"/>
                <w:szCs w:val="20"/>
              </w:rPr>
            </w:pPr>
          </w:p>
          <w:p w14:paraId="35077C42"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32.4%</w:t>
            </w:r>
          </w:p>
        </w:tc>
      </w:tr>
      <w:tr w:rsidR="00CB3FC9" w:rsidRPr="00C66272" w14:paraId="35077C49" w14:textId="77777777" w:rsidTr="00BF26E0">
        <w:tc>
          <w:tcPr>
            <w:tcW w:w="1701" w:type="dxa"/>
            <w:shd w:val="clear" w:color="auto" w:fill="auto"/>
            <w:vAlign w:val="center"/>
          </w:tcPr>
          <w:p w14:paraId="35077C44"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Seafarers</w:t>
            </w:r>
          </w:p>
          <w:p w14:paraId="35077C45"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46"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holiday at the sea, seafarers' glory, maritime occupations, seafarers' work, sailors' holiday</w:t>
            </w:r>
          </w:p>
        </w:tc>
        <w:tc>
          <w:tcPr>
            <w:tcW w:w="1218" w:type="dxa"/>
            <w:shd w:val="clear" w:color="auto" w:fill="auto"/>
            <w:vAlign w:val="center"/>
          </w:tcPr>
          <w:p w14:paraId="35077C47" w14:textId="77777777" w:rsidR="00CB3FC9" w:rsidRPr="00C66272" w:rsidRDefault="00CB3FC9">
            <w:pPr>
              <w:jc w:val="center"/>
              <w:rPr>
                <w:rFonts w:ascii="Brill" w:eastAsia="Brill" w:hAnsi="Brill" w:cs="Brill"/>
                <w:sz w:val="20"/>
                <w:szCs w:val="20"/>
              </w:rPr>
            </w:pPr>
          </w:p>
          <w:p w14:paraId="35077C48"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19.7%</w:t>
            </w:r>
          </w:p>
        </w:tc>
      </w:tr>
      <w:tr w:rsidR="00CB3FC9" w:rsidRPr="00C66272" w14:paraId="35077C52" w14:textId="77777777" w:rsidTr="00BF26E0">
        <w:trPr>
          <w:trHeight w:val="211"/>
        </w:trPr>
        <w:tc>
          <w:tcPr>
            <w:tcW w:w="1701" w:type="dxa"/>
            <w:shd w:val="clear" w:color="auto" w:fill="auto"/>
            <w:vAlign w:val="center"/>
          </w:tcPr>
          <w:p w14:paraId="35077C4A" w14:textId="77777777" w:rsidR="00CB3FC9" w:rsidRPr="00C66272" w:rsidRDefault="00CB3FC9">
            <w:pPr>
              <w:jc w:val="center"/>
              <w:rPr>
                <w:rFonts w:ascii="Brill" w:eastAsia="Brill" w:hAnsi="Brill" w:cs="Brill"/>
                <w:color w:val="000000"/>
                <w:sz w:val="20"/>
                <w:szCs w:val="20"/>
              </w:rPr>
            </w:pPr>
          </w:p>
          <w:p w14:paraId="35077C4B"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Ships, sailing ships</w:t>
            </w:r>
          </w:p>
          <w:p w14:paraId="35077C4C"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4D" w14:textId="77777777" w:rsidR="00CB3FC9" w:rsidRPr="00C66272" w:rsidRDefault="00CB3FC9">
            <w:pPr>
              <w:jc w:val="center"/>
              <w:rPr>
                <w:rFonts w:ascii="Brill" w:eastAsia="Brill" w:hAnsi="Brill" w:cs="Brill"/>
                <w:color w:val="000000"/>
                <w:sz w:val="20"/>
                <w:szCs w:val="20"/>
              </w:rPr>
            </w:pPr>
          </w:p>
          <w:p w14:paraId="35077C4E"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ships, sailing ships, sailing</w:t>
            </w:r>
          </w:p>
          <w:p w14:paraId="35077C4F" w14:textId="77777777" w:rsidR="00CB3FC9" w:rsidRPr="00C66272" w:rsidRDefault="00CB3FC9">
            <w:pPr>
              <w:jc w:val="center"/>
              <w:rPr>
                <w:rFonts w:ascii="Brill" w:eastAsia="Brill" w:hAnsi="Brill" w:cs="Brill"/>
                <w:color w:val="000000"/>
                <w:sz w:val="20"/>
                <w:szCs w:val="20"/>
              </w:rPr>
            </w:pPr>
          </w:p>
        </w:tc>
        <w:tc>
          <w:tcPr>
            <w:tcW w:w="1218" w:type="dxa"/>
            <w:shd w:val="clear" w:color="auto" w:fill="auto"/>
            <w:vAlign w:val="center"/>
          </w:tcPr>
          <w:p w14:paraId="35077C50" w14:textId="77777777" w:rsidR="00CB3FC9" w:rsidRPr="00C66272" w:rsidRDefault="00CB3FC9">
            <w:pPr>
              <w:jc w:val="center"/>
              <w:rPr>
                <w:rFonts w:ascii="Brill" w:eastAsia="Brill" w:hAnsi="Brill" w:cs="Brill"/>
                <w:color w:val="000000"/>
                <w:sz w:val="20"/>
                <w:szCs w:val="20"/>
              </w:rPr>
            </w:pPr>
          </w:p>
          <w:p w14:paraId="35077C51"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11.7%</w:t>
            </w:r>
          </w:p>
        </w:tc>
      </w:tr>
      <w:tr w:rsidR="00CB3FC9" w:rsidRPr="00C66272" w14:paraId="35077C58" w14:textId="77777777" w:rsidTr="00BF26E0">
        <w:tc>
          <w:tcPr>
            <w:tcW w:w="1701" w:type="dxa"/>
            <w:shd w:val="clear" w:color="auto" w:fill="auto"/>
            <w:vAlign w:val="center"/>
          </w:tcPr>
          <w:p w14:paraId="35077C53"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City festivities</w:t>
            </w:r>
          </w:p>
          <w:p w14:paraId="35077C54"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55"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Szczecin days, birthday of the city, birthday of the Szczecin port, city-port festivities</w:t>
            </w:r>
          </w:p>
        </w:tc>
        <w:tc>
          <w:tcPr>
            <w:tcW w:w="1218" w:type="dxa"/>
            <w:shd w:val="clear" w:color="auto" w:fill="auto"/>
            <w:vAlign w:val="center"/>
          </w:tcPr>
          <w:p w14:paraId="35077C56"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11.0%</w:t>
            </w:r>
          </w:p>
          <w:p w14:paraId="35077C57" w14:textId="77777777" w:rsidR="00CB3FC9" w:rsidRPr="00C66272" w:rsidRDefault="00CB3FC9">
            <w:pPr>
              <w:jc w:val="center"/>
              <w:rPr>
                <w:rFonts w:ascii="Brill" w:eastAsia="Brill" w:hAnsi="Brill" w:cs="Brill"/>
                <w:color w:val="000000"/>
                <w:sz w:val="20"/>
                <w:szCs w:val="20"/>
              </w:rPr>
            </w:pPr>
          </w:p>
        </w:tc>
      </w:tr>
      <w:tr w:rsidR="00CB3FC9" w:rsidRPr="00C66272" w14:paraId="35077C5E" w14:textId="77777777" w:rsidTr="00BF26E0">
        <w:trPr>
          <w:trHeight w:val="74"/>
        </w:trPr>
        <w:tc>
          <w:tcPr>
            <w:tcW w:w="1701" w:type="dxa"/>
            <w:shd w:val="clear" w:color="auto" w:fill="auto"/>
            <w:vAlign w:val="center"/>
          </w:tcPr>
          <w:p w14:paraId="35077C59"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Leisure time</w:t>
            </w:r>
          </w:p>
          <w:p w14:paraId="35077C5A"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5B"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fun, vacation, free days, drinking beer, summer</w:t>
            </w:r>
          </w:p>
        </w:tc>
        <w:tc>
          <w:tcPr>
            <w:tcW w:w="1218" w:type="dxa"/>
            <w:shd w:val="clear" w:color="auto" w:fill="auto"/>
            <w:vAlign w:val="center"/>
          </w:tcPr>
          <w:p w14:paraId="35077C5C" w14:textId="77777777" w:rsidR="00CB3FC9" w:rsidRPr="00C66272" w:rsidRDefault="00CB3FC9">
            <w:pPr>
              <w:jc w:val="center"/>
              <w:rPr>
                <w:rFonts w:ascii="Brill" w:eastAsia="Brill" w:hAnsi="Brill" w:cs="Brill"/>
                <w:sz w:val="20"/>
                <w:szCs w:val="20"/>
              </w:rPr>
            </w:pPr>
          </w:p>
          <w:p w14:paraId="35077C5D"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9.7%</w:t>
            </w:r>
          </w:p>
        </w:tc>
      </w:tr>
      <w:tr w:rsidR="00CB3FC9" w:rsidRPr="00C66272" w14:paraId="35077C64" w14:textId="77777777" w:rsidTr="00BF26E0">
        <w:trPr>
          <w:trHeight w:val="278"/>
        </w:trPr>
        <w:tc>
          <w:tcPr>
            <w:tcW w:w="1701" w:type="dxa"/>
            <w:shd w:val="clear" w:color="auto" w:fill="auto"/>
            <w:vAlign w:val="center"/>
          </w:tcPr>
          <w:p w14:paraId="35077C5F"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Maritime Szczecin</w:t>
            </w:r>
          </w:p>
          <w:p w14:paraId="35077C60"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61"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closeness of Szczecin to the sea, Szczecin and the sea</w:t>
            </w:r>
          </w:p>
        </w:tc>
        <w:tc>
          <w:tcPr>
            <w:tcW w:w="1218" w:type="dxa"/>
            <w:shd w:val="clear" w:color="auto" w:fill="auto"/>
            <w:vAlign w:val="center"/>
          </w:tcPr>
          <w:p w14:paraId="35077C62" w14:textId="77777777" w:rsidR="00CB3FC9" w:rsidRPr="00C66272" w:rsidRDefault="00CB3FC9">
            <w:pPr>
              <w:jc w:val="center"/>
              <w:rPr>
                <w:rFonts w:ascii="Brill" w:eastAsia="Brill" w:hAnsi="Brill" w:cs="Brill"/>
                <w:sz w:val="20"/>
                <w:szCs w:val="20"/>
              </w:rPr>
            </w:pPr>
          </w:p>
          <w:p w14:paraId="35077C63"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5.5%</w:t>
            </w:r>
          </w:p>
        </w:tc>
      </w:tr>
      <w:tr w:rsidR="00CB3FC9" w:rsidRPr="00C66272" w14:paraId="35077C6A" w14:textId="77777777" w:rsidTr="00BF26E0">
        <w:trPr>
          <w:trHeight w:val="201"/>
        </w:trPr>
        <w:tc>
          <w:tcPr>
            <w:tcW w:w="1701" w:type="dxa"/>
            <w:shd w:val="clear" w:color="auto" w:fill="auto"/>
            <w:vAlign w:val="center"/>
          </w:tcPr>
          <w:p w14:paraId="35077C65"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Other</w:t>
            </w:r>
          </w:p>
          <w:p w14:paraId="35077C66" w14:textId="77777777" w:rsidR="00CB3FC9" w:rsidRPr="00C66272" w:rsidRDefault="00CB3FC9">
            <w:pPr>
              <w:jc w:val="center"/>
              <w:rPr>
                <w:rFonts w:ascii="Brill" w:eastAsia="Brill" w:hAnsi="Brill" w:cs="Brill"/>
                <w:sz w:val="20"/>
                <w:szCs w:val="20"/>
              </w:rPr>
            </w:pPr>
          </w:p>
        </w:tc>
        <w:tc>
          <w:tcPr>
            <w:tcW w:w="5103" w:type="dxa"/>
            <w:shd w:val="clear" w:color="auto" w:fill="auto"/>
            <w:vAlign w:val="center"/>
          </w:tcPr>
          <w:p w14:paraId="35077C67"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Poseidon's birthday, Spanish sailing ship, maritime trade</w:t>
            </w:r>
          </w:p>
        </w:tc>
        <w:tc>
          <w:tcPr>
            <w:tcW w:w="1218" w:type="dxa"/>
            <w:shd w:val="clear" w:color="auto" w:fill="auto"/>
            <w:vAlign w:val="center"/>
          </w:tcPr>
          <w:p w14:paraId="35077C68" w14:textId="77777777" w:rsidR="00CB3FC9" w:rsidRPr="00C66272" w:rsidRDefault="00CB3FC9">
            <w:pPr>
              <w:jc w:val="center"/>
              <w:rPr>
                <w:rFonts w:ascii="Brill" w:eastAsia="Brill" w:hAnsi="Brill" w:cs="Brill"/>
                <w:sz w:val="20"/>
                <w:szCs w:val="20"/>
              </w:rPr>
            </w:pPr>
          </w:p>
          <w:p w14:paraId="35077C69"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5.5%</w:t>
            </w:r>
          </w:p>
        </w:tc>
      </w:tr>
      <w:tr w:rsidR="00CB3FC9" w:rsidRPr="00C66272" w14:paraId="35077C70" w14:textId="77777777" w:rsidTr="00BF26E0">
        <w:trPr>
          <w:trHeight w:val="251"/>
        </w:trPr>
        <w:tc>
          <w:tcPr>
            <w:tcW w:w="1701" w:type="dxa"/>
            <w:shd w:val="clear" w:color="auto" w:fill="auto"/>
            <w:vAlign w:val="center"/>
          </w:tcPr>
          <w:p w14:paraId="35077C6B"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Polish sea</w:t>
            </w:r>
          </w:p>
          <w:p w14:paraId="35077C6C"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6D"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 xml:space="preserve">Polish presence at the Baltic Sea, official </w:t>
            </w:r>
            <w:r w:rsidRPr="00C66272">
              <w:rPr>
                <w:rFonts w:ascii="Brill" w:eastAsia="Brill" w:hAnsi="Brill" w:cs="Brill"/>
                <w:i/>
                <w:color w:val="000000"/>
                <w:sz w:val="20"/>
                <w:szCs w:val="20"/>
              </w:rPr>
              <w:t>marriage to the sea</w:t>
            </w:r>
          </w:p>
        </w:tc>
        <w:tc>
          <w:tcPr>
            <w:tcW w:w="1218" w:type="dxa"/>
            <w:shd w:val="clear" w:color="auto" w:fill="auto"/>
            <w:vAlign w:val="center"/>
          </w:tcPr>
          <w:p w14:paraId="35077C6E" w14:textId="77777777" w:rsidR="00CB3FC9" w:rsidRPr="00C66272" w:rsidRDefault="00CB3FC9">
            <w:pPr>
              <w:jc w:val="center"/>
              <w:rPr>
                <w:rFonts w:ascii="Brill" w:eastAsia="Brill" w:hAnsi="Brill" w:cs="Brill"/>
                <w:color w:val="000000"/>
                <w:sz w:val="20"/>
                <w:szCs w:val="20"/>
              </w:rPr>
            </w:pPr>
          </w:p>
          <w:p w14:paraId="35077C6F"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3.9%</w:t>
            </w:r>
          </w:p>
        </w:tc>
      </w:tr>
      <w:tr w:rsidR="00CB3FC9" w:rsidRPr="00C66272" w14:paraId="35077C79" w14:textId="77777777" w:rsidTr="00BF26E0">
        <w:trPr>
          <w:trHeight w:val="456"/>
        </w:trPr>
        <w:tc>
          <w:tcPr>
            <w:tcW w:w="1701" w:type="dxa"/>
            <w:shd w:val="clear" w:color="auto" w:fill="auto"/>
            <w:vAlign w:val="center"/>
          </w:tcPr>
          <w:p w14:paraId="35077C71" w14:textId="77777777" w:rsidR="00CB3FC9" w:rsidRPr="00C66272" w:rsidRDefault="00C55FA1">
            <w:pPr>
              <w:jc w:val="center"/>
              <w:rPr>
                <w:rFonts w:ascii="Brill" w:eastAsia="Brill" w:hAnsi="Brill" w:cs="Brill"/>
                <w:i/>
                <w:color w:val="000000"/>
                <w:sz w:val="20"/>
                <w:szCs w:val="20"/>
              </w:rPr>
            </w:pPr>
            <w:r w:rsidRPr="00C66272">
              <w:rPr>
                <w:rFonts w:ascii="Brill" w:eastAsia="Brill" w:hAnsi="Brill" w:cs="Brill"/>
                <w:i/>
                <w:color w:val="000000"/>
                <w:sz w:val="20"/>
                <w:szCs w:val="20"/>
              </w:rPr>
              <w:t>Those who did not return from the sea</w:t>
            </w:r>
          </w:p>
          <w:p w14:paraId="35077C72" w14:textId="77777777" w:rsidR="00CB3FC9" w:rsidRPr="00C66272" w:rsidRDefault="00CB3FC9">
            <w:pPr>
              <w:jc w:val="center"/>
              <w:rPr>
                <w:rFonts w:ascii="Brill" w:eastAsia="Brill" w:hAnsi="Brill" w:cs="Brill"/>
                <w:color w:val="000000"/>
                <w:sz w:val="20"/>
                <w:szCs w:val="20"/>
              </w:rPr>
            </w:pPr>
          </w:p>
        </w:tc>
        <w:tc>
          <w:tcPr>
            <w:tcW w:w="5103" w:type="dxa"/>
            <w:shd w:val="clear" w:color="auto" w:fill="auto"/>
            <w:vAlign w:val="center"/>
          </w:tcPr>
          <w:p w14:paraId="35077C73" w14:textId="77777777" w:rsidR="00CB3FC9" w:rsidRPr="00C66272" w:rsidRDefault="00C55FA1">
            <w:pPr>
              <w:jc w:val="center"/>
              <w:rPr>
                <w:rFonts w:ascii="Brill" w:eastAsia="Brill" w:hAnsi="Brill" w:cs="Brill"/>
                <w:i/>
                <w:color w:val="000000"/>
                <w:sz w:val="20"/>
                <w:szCs w:val="20"/>
              </w:rPr>
            </w:pPr>
            <w:r w:rsidRPr="00C66272">
              <w:rPr>
                <w:rFonts w:ascii="Brill" w:eastAsia="Brill" w:hAnsi="Brill" w:cs="Brill"/>
                <w:i/>
                <w:color w:val="000000"/>
                <w:sz w:val="20"/>
                <w:szCs w:val="20"/>
              </w:rPr>
              <w:t>Those who did not return from the sea</w:t>
            </w:r>
          </w:p>
          <w:p w14:paraId="35077C74" w14:textId="77777777" w:rsidR="00CB3FC9" w:rsidRPr="00C66272" w:rsidRDefault="00CB3FC9">
            <w:pPr>
              <w:jc w:val="center"/>
              <w:rPr>
                <w:rFonts w:ascii="Brill" w:eastAsia="Brill" w:hAnsi="Brill" w:cs="Brill"/>
                <w:color w:val="000000"/>
                <w:sz w:val="20"/>
                <w:szCs w:val="20"/>
              </w:rPr>
            </w:pPr>
          </w:p>
          <w:p w14:paraId="35077C75" w14:textId="77777777" w:rsidR="00CB3FC9" w:rsidRPr="00C66272" w:rsidRDefault="00CB3FC9">
            <w:pPr>
              <w:jc w:val="center"/>
              <w:rPr>
                <w:rFonts w:ascii="Brill" w:eastAsia="Brill" w:hAnsi="Brill" w:cs="Brill"/>
                <w:color w:val="000000"/>
                <w:sz w:val="20"/>
                <w:szCs w:val="20"/>
              </w:rPr>
            </w:pPr>
          </w:p>
        </w:tc>
        <w:tc>
          <w:tcPr>
            <w:tcW w:w="1218" w:type="dxa"/>
            <w:shd w:val="clear" w:color="auto" w:fill="auto"/>
            <w:vAlign w:val="center"/>
          </w:tcPr>
          <w:p w14:paraId="35077C76" w14:textId="77777777" w:rsidR="00CB3FC9" w:rsidRPr="00C66272" w:rsidRDefault="00CB3FC9">
            <w:pPr>
              <w:jc w:val="center"/>
              <w:rPr>
                <w:rFonts w:ascii="Brill" w:eastAsia="Brill" w:hAnsi="Brill" w:cs="Brill"/>
                <w:color w:val="000000"/>
                <w:sz w:val="20"/>
                <w:szCs w:val="20"/>
              </w:rPr>
            </w:pPr>
          </w:p>
          <w:p w14:paraId="35077C77" w14:textId="77777777" w:rsidR="00CB3FC9" w:rsidRPr="00C66272" w:rsidRDefault="00C55FA1">
            <w:pPr>
              <w:jc w:val="center"/>
              <w:rPr>
                <w:rFonts w:ascii="Brill" w:eastAsia="Brill" w:hAnsi="Brill" w:cs="Brill"/>
                <w:color w:val="000000"/>
                <w:sz w:val="20"/>
                <w:szCs w:val="20"/>
              </w:rPr>
            </w:pPr>
            <w:r w:rsidRPr="00C66272">
              <w:rPr>
                <w:rFonts w:ascii="Brill" w:eastAsia="Brill" w:hAnsi="Brill" w:cs="Brill"/>
                <w:color w:val="000000"/>
                <w:sz w:val="20"/>
                <w:szCs w:val="20"/>
              </w:rPr>
              <w:t>0.6%</w:t>
            </w:r>
          </w:p>
          <w:p w14:paraId="35077C78" w14:textId="77777777" w:rsidR="00CB3FC9" w:rsidRPr="00C66272" w:rsidRDefault="00CB3FC9">
            <w:pPr>
              <w:jc w:val="center"/>
              <w:rPr>
                <w:rFonts w:ascii="Brill" w:eastAsia="Brill" w:hAnsi="Brill" w:cs="Brill"/>
                <w:sz w:val="20"/>
                <w:szCs w:val="20"/>
              </w:rPr>
            </w:pPr>
          </w:p>
        </w:tc>
      </w:tr>
    </w:tbl>
    <w:p w14:paraId="35077C7A" w14:textId="26C40D85" w:rsidR="00CB3FC9" w:rsidRPr="00C66272" w:rsidRDefault="00C55FA1">
      <w:pPr>
        <w:spacing w:line="276" w:lineRule="auto"/>
        <w:jc w:val="both"/>
        <w:rPr>
          <w:rFonts w:ascii="Brill" w:eastAsia="Brill" w:hAnsi="Brill" w:cs="Brill"/>
        </w:rPr>
      </w:pPr>
      <w:r w:rsidRPr="00C66272">
        <w:rPr>
          <w:rFonts w:ascii="Brill" w:eastAsia="Brill" w:hAnsi="Brill" w:cs="Brill"/>
        </w:rPr>
        <w:t xml:space="preserve">SOURCE: </w:t>
      </w:r>
      <w:del w:id="3291" w:author="Autor">
        <w:r w:rsidRPr="00C66272" w:rsidDel="004E4798">
          <w:rPr>
            <w:rFonts w:ascii="Brill" w:eastAsia="Brill" w:hAnsi="Brill" w:cs="Brill"/>
          </w:rPr>
          <w:delText xml:space="preserve">own </w:delText>
        </w:r>
      </w:del>
      <w:ins w:id="3292" w:author="Autor">
        <w:r w:rsidR="004E4798">
          <w:rPr>
            <w:rFonts w:ascii="Brill" w:eastAsia="Brill" w:hAnsi="Brill" w:cs="Brill"/>
          </w:rPr>
          <w:t>Authors’</w:t>
        </w:r>
        <w:r w:rsidR="004E4798" w:rsidRPr="00C66272">
          <w:rPr>
            <w:rFonts w:ascii="Brill" w:eastAsia="Brill" w:hAnsi="Brill" w:cs="Brill"/>
          </w:rPr>
          <w:t xml:space="preserve"> </w:t>
        </w:r>
        <w:r w:rsidR="004E4798">
          <w:rPr>
            <w:rFonts w:ascii="Brill" w:eastAsia="Brill" w:hAnsi="Brill" w:cs="Brill"/>
          </w:rPr>
          <w:t>interviews</w:t>
        </w:r>
      </w:ins>
      <w:del w:id="3293" w:author="Autor">
        <w:r w:rsidRPr="00C66272" w:rsidDel="004E4798">
          <w:rPr>
            <w:rFonts w:ascii="Brill" w:eastAsia="Brill" w:hAnsi="Brill" w:cs="Brill"/>
          </w:rPr>
          <w:delText>research</w:delText>
        </w:r>
      </w:del>
      <w:r w:rsidRPr="00C66272">
        <w:rPr>
          <w:rFonts w:ascii="Brill" w:eastAsia="Brill" w:hAnsi="Brill" w:cs="Brill"/>
        </w:rPr>
        <w:t>, N=514</w:t>
      </w:r>
    </w:p>
    <w:p w14:paraId="35077C7B" w14:textId="77777777" w:rsidR="00CB3FC9" w:rsidRPr="00C66272" w:rsidRDefault="00CB3FC9">
      <w:pPr>
        <w:spacing w:line="276" w:lineRule="auto"/>
        <w:jc w:val="both"/>
        <w:rPr>
          <w:rFonts w:ascii="Brill" w:eastAsia="Brill" w:hAnsi="Brill" w:cs="Brill"/>
        </w:rPr>
      </w:pPr>
    </w:p>
    <w:p w14:paraId="35077C7C" w14:textId="4EBEDF8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Things that are unique to the festival (sailing ships) are rated highly by the respondents, while things that are common and appear at similar events (beer, funfair) are rated lower. Opinions on the festival’s attractiveness are related to the experience of the participants – opinions on the attractions of the 2019 edition were compared to the experience of the event in previous years. Thus, for example, the concerts were rated positively by experienced participants (more than twice as often compared to newcomers), while the Szczecin Wheel, a</w:t>
      </w:r>
      <w:r w:rsidR="0090215C" w:rsidRPr="00C66272">
        <w:rPr>
          <w:rFonts w:ascii="Brill" w:eastAsia="Brill" w:hAnsi="Brill" w:cs="Brill"/>
        </w:rPr>
        <w:t>n observation</w:t>
      </w:r>
      <w:r w:rsidRPr="00C66272">
        <w:rPr>
          <w:rFonts w:ascii="Brill" w:eastAsia="Brill" w:hAnsi="Brill" w:cs="Brill"/>
        </w:rPr>
        <w:t xml:space="preserve"> wheel about 60 meters high, made a slightly lesser impression on guests who had already visited the festival.</w:t>
      </w:r>
    </w:p>
    <w:p w14:paraId="35077C7D" w14:textId="69A40978" w:rsidR="00CB3FC9" w:rsidRPr="00C66272" w:rsidRDefault="00C55FA1">
      <w:pPr>
        <w:shd w:val="clear" w:color="auto" w:fill="FFFFFF"/>
        <w:spacing w:line="360" w:lineRule="auto"/>
        <w:ind w:firstLine="720"/>
        <w:jc w:val="both"/>
        <w:rPr>
          <w:rFonts w:ascii="Brill" w:eastAsia="Brill" w:hAnsi="Brill" w:cs="Brill"/>
        </w:rPr>
      </w:pPr>
      <w:r w:rsidRPr="00C66272">
        <w:rPr>
          <w:rFonts w:ascii="Brill" w:eastAsia="Brill" w:hAnsi="Brill" w:cs="Brill"/>
        </w:rPr>
        <w:lastRenderedPageBreak/>
        <w:t>We also asked about the biggest disappointment through the question “</w:t>
      </w:r>
      <w:ins w:id="3294" w:author="Autor">
        <w:r w:rsidR="004E4798">
          <w:rPr>
            <w:rFonts w:ascii="Brill" w:eastAsia="Brill" w:hAnsi="Brill" w:cs="Brill"/>
          </w:rPr>
          <w:t>W</w:t>
        </w:r>
      </w:ins>
      <w:del w:id="3295" w:author="Autor">
        <w:r w:rsidRPr="00C66272" w:rsidDel="004E4798">
          <w:rPr>
            <w:rFonts w:ascii="Brill" w:eastAsia="Brill" w:hAnsi="Brill" w:cs="Brill"/>
          </w:rPr>
          <w:delText>w</w:delText>
        </w:r>
      </w:del>
      <w:r w:rsidRPr="00C66272">
        <w:rPr>
          <w:rFonts w:ascii="Brill" w:eastAsia="Brill" w:hAnsi="Brill" w:cs="Brill"/>
        </w:rPr>
        <w:t xml:space="preserve">hat do you like/ don’t you like about this year's edition of </w:t>
      </w:r>
      <w:r w:rsidR="00AC48F9" w:rsidRPr="00C66272">
        <w:rPr>
          <w:rFonts w:ascii="Brill" w:eastAsia="Brill" w:hAnsi="Brill" w:cs="Brill"/>
        </w:rPr>
        <w:t>t</w:t>
      </w:r>
      <w:r w:rsidRPr="00C66272">
        <w:rPr>
          <w:rFonts w:ascii="Brill" w:eastAsia="Brill" w:hAnsi="Brill" w:cs="Brill"/>
        </w:rPr>
        <w:t>he Days of the Sea</w:t>
      </w:r>
      <w:ins w:id="3296" w:author="Autor">
        <w:r w:rsidR="004E4798">
          <w:rPr>
            <w:rFonts w:ascii="Brill" w:eastAsia="Brill" w:hAnsi="Brill" w:cs="Brill"/>
          </w:rPr>
          <w:t>?</w:t>
        </w:r>
      </w:ins>
      <w:r w:rsidRPr="00C66272">
        <w:rPr>
          <w:rFonts w:ascii="Brill" w:eastAsia="Brill" w:hAnsi="Brill" w:cs="Brill"/>
        </w:rPr>
        <w:t>”</w:t>
      </w:r>
      <w:del w:id="3297" w:author="Autor">
        <w:r w:rsidRPr="00C66272" w:rsidDel="004E4798">
          <w:rPr>
            <w:rFonts w:ascii="Brill" w:eastAsia="Brill" w:hAnsi="Brill" w:cs="Brill"/>
          </w:rPr>
          <w:delText>.</w:delText>
        </w:r>
      </w:del>
      <w:r w:rsidRPr="00C66272">
        <w:rPr>
          <w:rFonts w:ascii="Brill" w:eastAsia="Brill" w:hAnsi="Brill" w:cs="Brill"/>
        </w:rPr>
        <w:t xml:space="preserve"> It is worth noting that 28% of the respondents did not indicate any reservations regarding </w:t>
      </w:r>
      <w:r w:rsidR="001E5DF7" w:rsidRPr="00C66272">
        <w:rPr>
          <w:rFonts w:ascii="Brill" w:eastAsia="Brill" w:hAnsi="Brill" w:cs="Brill"/>
        </w:rPr>
        <w:t>t</w:t>
      </w:r>
      <w:r w:rsidRPr="00C66272">
        <w:rPr>
          <w:rFonts w:ascii="Brill" w:eastAsia="Brill" w:hAnsi="Brill" w:cs="Brill"/>
        </w:rPr>
        <w:t xml:space="preserve">he Days of the Sea 2019. Among the most frequently mentioned negative responses were those referring to the main image of the event – “no sailing ships at the </w:t>
      </w:r>
      <w:proofErr w:type="spellStart"/>
      <w:r w:rsidRPr="00C66272">
        <w:rPr>
          <w:rFonts w:ascii="Brill" w:eastAsia="Brill" w:hAnsi="Brill" w:cs="Brill"/>
        </w:rPr>
        <w:t>Chrobry</w:t>
      </w:r>
      <w:proofErr w:type="spellEnd"/>
      <w:r w:rsidRPr="00C66272">
        <w:rPr>
          <w:rFonts w:ascii="Brill" w:eastAsia="Brill" w:hAnsi="Brill" w:cs="Brill"/>
        </w:rPr>
        <w:t xml:space="preserve"> Embankment” (this answer was indicated by 22.3% of respondents)</w:t>
      </w:r>
      <w:del w:id="3298" w:author="Autor">
        <w:r w:rsidRPr="00C66272" w:rsidDel="004E4798">
          <w:rPr>
            <w:rFonts w:ascii="Brill" w:eastAsia="Brill" w:hAnsi="Brill" w:cs="Brill"/>
          </w:rPr>
          <w:delText>,</w:delText>
        </w:r>
      </w:del>
      <w:r w:rsidRPr="00C66272">
        <w:rPr>
          <w:rFonts w:ascii="Brill" w:eastAsia="Brill" w:hAnsi="Brill" w:cs="Brill"/>
        </w:rPr>
        <w:t xml:space="preserve"> and “not enough sailing ships, or ships in general” (13.4%). The absence of ships in the place previously most associated with the event evoked negative reactions from visitors. Opinions surrounding the event also related to what we described as hustle and bustle. In the negative dimension, participants, on the one hand, complained about overcrowded space (5.1%), mess/chaos (4.6%), lack of parking spaces (4.6%), long queues (2.5%), problems with access (2.3%), </w:t>
      </w:r>
      <w:r w:rsidR="00681AFE" w:rsidRPr="00C66272">
        <w:rPr>
          <w:rFonts w:ascii="Brill" w:eastAsia="Brill" w:hAnsi="Brill" w:cs="Brill"/>
        </w:rPr>
        <w:t>disruptive</w:t>
      </w:r>
      <w:r w:rsidRPr="00C66272">
        <w:rPr>
          <w:rFonts w:ascii="Brill" w:eastAsia="Brill" w:hAnsi="Brill" w:cs="Brill"/>
        </w:rPr>
        <w:t xml:space="preserve"> </w:t>
      </w:r>
      <w:del w:id="3299" w:author="Autor">
        <w:r w:rsidRPr="00C66272" w:rsidDel="00BB2FBF">
          <w:rPr>
            <w:rFonts w:ascii="Brill" w:eastAsia="Brill" w:hAnsi="Brill" w:cs="Brill"/>
          </w:rPr>
          <w:delText>behavior</w:delText>
        </w:r>
      </w:del>
      <w:ins w:id="3300" w:author="Autor">
        <w:r w:rsidR="00BB2FBF" w:rsidRPr="00C66272">
          <w:rPr>
            <w:rFonts w:ascii="Brill" w:eastAsia="Brill" w:hAnsi="Brill" w:cs="Brill"/>
          </w:rPr>
          <w:t>behaviour</w:t>
        </w:r>
      </w:ins>
      <w:r w:rsidRPr="00C66272">
        <w:rPr>
          <w:rFonts w:ascii="Brill" w:eastAsia="Brill" w:hAnsi="Brill" w:cs="Brill"/>
        </w:rPr>
        <w:t>, including fights and drunkenness (1.8%) or noise (1.3%)</w:t>
      </w:r>
      <w:ins w:id="3301" w:author="Autor">
        <w:r w:rsidR="004E4798">
          <w:rPr>
            <w:rFonts w:ascii="Brill" w:eastAsia="Brill" w:hAnsi="Brill" w:cs="Brill"/>
          </w:rPr>
          <w:t>.</w:t>
        </w:r>
      </w:ins>
      <w:del w:id="3302" w:author="Autor">
        <w:r w:rsidRPr="00C66272" w:rsidDel="004E4798">
          <w:rPr>
            <w:rFonts w:ascii="Brill" w:eastAsia="Brill" w:hAnsi="Brill" w:cs="Brill"/>
          </w:rPr>
          <w:delText>, and</w:delText>
        </w:r>
      </w:del>
      <w:r w:rsidRPr="00C66272">
        <w:rPr>
          <w:rFonts w:ascii="Brill" w:eastAsia="Brill" w:hAnsi="Brill" w:cs="Brill"/>
        </w:rPr>
        <w:t xml:space="preserve"> </w:t>
      </w:r>
      <w:ins w:id="3303" w:author="Autor">
        <w:r w:rsidR="004E4798">
          <w:rPr>
            <w:rFonts w:ascii="Brill" w:eastAsia="Brill" w:hAnsi="Brill" w:cs="Brill"/>
          </w:rPr>
          <w:t>O</w:t>
        </w:r>
      </w:ins>
      <w:del w:id="3304" w:author="Autor">
        <w:r w:rsidRPr="00C66272" w:rsidDel="004E4798">
          <w:rPr>
            <w:rFonts w:ascii="Brill" w:eastAsia="Brill" w:hAnsi="Brill" w:cs="Brill"/>
          </w:rPr>
          <w:delText>o</w:delText>
        </w:r>
      </w:del>
      <w:r w:rsidRPr="00C66272">
        <w:rPr>
          <w:rFonts w:ascii="Brill" w:eastAsia="Brill" w:hAnsi="Brill" w:cs="Brill"/>
        </w:rPr>
        <w:t xml:space="preserve">n the other hand, they were disappointed by the scarcity of stands, attractions, events, people, etc. (9.4%). This means that the participants of </w:t>
      </w:r>
      <w:r w:rsidR="004B3837" w:rsidRPr="00C66272">
        <w:rPr>
          <w:rFonts w:ascii="Brill" w:eastAsia="Brill" w:hAnsi="Brill" w:cs="Brill"/>
        </w:rPr>
        <w:t>t</w:t>
      </w:r>
      <w:r w:rsidRPr="00C66272">
        <w:rPr>
          <w:rFonts w:ascii="Brill" w:eastAsia="Brill" w:hAnsi="Brill" w:cs="Brill"/>
        </w:rPr>
        <w:t>he Days of the Sea are looking for the hustle and bustle of a port city in the imaginary realm, which ironically is hindered by the hustle and bustle of the event.</w:t>
      </w:r>
    </w:p>
    <w:p w14:paraId="35077C7E" w14:textId="09BED66F" w:rsidR="00CB3FC9" w:rsidRPr="00C66272" w:rsidRDefault="00C55FA1">
      <w:pPr>
        <w:shd w:val="clear" w:color="auto" w:fill="FFFFFF"/>
        <w:spacing w:line="360" w:lineRule="auto"/>
        <w:ind w:firstLine="720"/>
        <w:jc w:val="both"/>
        <w:rPr>
          <w:rFonts w:ascii="Brill" w:eastAsia="Brill" w:hAnsi="Brill" w:cs="Brill"/>
        </w:rPr>
      </w:pPr>
      <w:r w:rsidRPr="00C66272">
        <w:rPr>
          <w:rFonts w:ascii="Brill" w:eastAsia="Brill" w:hAnsi="Brill" w:cs="Brill"/>
        </w:rPr>
        <w:t>In another part of the questionnaire, we asked for participants</w:t>
      </w:r>
      <w:r w:rsidR="004B3837" w:rsidRPr="00C66272">
        <w:rPr>
          <w:rFonts w:ascii="Brill" w:eastAsia="Brill" w:hAnsi="Brill" w:cs="Brill"/>
        </w:rPr>
        <w:t>’</w:t>
      </w:r>
      <w:r w:rsidRPr="00C66272">
        <w:rPr>
          <w:rFonts w:ascii="Brill" w:eastAsia="Brill" w:hAnsi="Brill" w:cs="Brill"/>
        </w:rPr>
        <w:t xml:space="preserve"> opinions on the statement “The Days of the Sea could be held in places other than on the </w:t>
      </w:r>
      <w:proofErr w:type="spellStart"/>
      <w:r w:rsidRPr="00C66272">
        <w:rPr>
          <w:rFonts w:ascii="Brill" w:eastAsia="Brill" w:hAnsi="Brill" w:cs="Brill"/>
        </w:rPr>
        <w:t>Chrobry</w:t>
      </w:r>
      <w:proofErr w:type="spellEnd"/>
      <w:r w:rsidRPr="00C66272">
        <w:rPr>
          <w:rFonts w:ascii="Brill" w:eastAsia="Brill" w:hAnsi="Brill" w:cs="Brill"/>
        </w:rPr>
        <w:t xml:space="preserve"> Embankment (e.g., only in </w:t>
      </w:r>
      <w:proofErr w:type="spellStart"/>
      <w:r w:rsidRPr="00C66272">
        <w:rPr>
          <w:rFonts w:ascii="Brill" w:eastAsia="Brill" w:hAnsi="Brill" w:cs="Brill"/>
        </w:rPr>
        <w:t>Łasztownia</w:t>
      </w:r>
      <w:proofErr w:type="spellEnd"/>
      <w:r w:rsidRPr="00C66272">
        <w:rPr>
          <w:rFonts w:ascii="Brill" w:eastAsia="Brill" w:hAnsi="Brill" w:cs="Brill"/>
        </w:rPr>
        <w:t>)</w:t>
      </w:r>
      <w:ins w:id="3305" w:author="Autor">
        <w:r w:rsidR="004E4798">
          <w:rPr>
            <w:rFonts w:ascii="Brill" w:eastAsia="Brill" w:hAnsi="Brill" w:cs="Brill"/>
          </w:rPr>
          <w:t>.</w:t>
        </w:r>
      </w:ins>
      <w:r w:rsidRPr="00C66272">
        <w:rPr>
          <w:rFonts w:ascii="Brill" w:eastAsia="Brill" w:hAnsi="Brill" w:cs="Brill"/>
        </w:rPr>
        <w:t>”</w:t>
      </w:r>
      <w:del w:id="3306" w:author="Autor">
        <w:r w:rsidRPr="00C66272" w:rsidDel="004E4798">
          <w:rPr>
            <w:rFonts w:ascii="Brill" w:eastAsia="Brill" w:hAnsi="Brill" w:cs="Brill"/>
          </w:rPr>
          <w:delText>.</w:delText>
        </w:r>
      </w:del>
      <w:r w:rsidRPr="00C66272">
        <w:rPr>
          <w:rFonts w:ascii="Brill" w:eastAsia="Brill" w:hAnsi="Brill" w:cs="Brill"/>
        </w:rPr>
        <w:t xml:space="preserve"> 62.5% of respondents disagreed (“strongly disagree” and “rather disagree”) and only 14.2% of respondents agreed. This confirms the symbolic importance of the </w:t>
      </w:r>
      <w:proofErr w:type="spellStart"/>
      <w:r w:rsidRPr="00C66272">
        <w:rPr>
          <w:rFonts w:ascii="Brill" w:eastAsia="Brill" w:hAnsi="Brill" w:cs="Brill"/>
        </w:rPr>
        <w:t>Chrobry</w:t>
      </w:r>
      <w:proofErr w:type="spellEnd"/>
      <w:r w:rsidRPr="00C66272">
        <w:rPr>
          <w:rFonts w:ascii="Brill" w:eastAsia="Brill" w:hAnsi="Brill" w:cs="Brill"/>
        </w:rPr>
        <w:t xml:space="preserve"> Embankment as a place where the Days of the Sea festival acts as a mediator between maritime culture and the port city. The results of the survey confirm that, in the opinions of festival participants, the evaluation of elements of maritime culture and the connection of </w:t>
      </w:r>
      <w:r w:rsidR="00480C58" w:rsidRPr="00C66272">
        <w:rPr>
          <w:rFonts w:ascii="Brill" w:eastAsia="Brill" w:hAnsi="Brill" w:cs="Brill"/>
        </w:rPr>
        <w:t>t</w:t>
      </w:r>
      <w:r w:rsidRPr="00C66272">
        <w:rPr>
          <w:rFonts w:ascii="Brill" w:eastAsia="Brill" w:hAnsi="Brill" w:cs="Brill"/>
        </w:rPr>
        <w:t xml:space="preserve">he Days of the Sea with the recreation and experience of an imagined port in the city is important. </w:t>
      </w:r>
    </w:p>
    <w:p w14:paraId="35077C7F" w14:textId="77777777" w:rsidR="00CB3FC9" w:rsidRPr="00C66272" w:rsidRDefault="00CB3FC9">
      <w:pPr>
        <w:pBdr>
          <w:top w:val="nil"/>
          <w:left w:val="nil"/>
          <w:bottom w:val="nil"/>
          <w:right w:val="nil"/>
          <w:between w:val="nil"/>
        </w:pBdr>
        <w:spacing w:line="360" w:lineRule="auto"/>
        <w:rPr>
          <w:rFonts w:ascii="Brill" w:eastAsia="Brill" w:hAnsi="Brill" w:cs="Brill"/>
          <w:color w:val="000000"/>
        </w:rPr>
      </w:pPr>
    </w:p>
    <w:p w14:paraId="35077C80" w14:textId="77777777" w:rsidR="00CB3FC9" w:rsidRPr="00C66272" w:rsidRDefault="00C55FA1">
      <w:pPr>
        <w:spacing w:line="360" w:lineRule="auto"/>
        <w:jc w:val="both"/>
        <w:rPr>
          <w:rFonts w:ascii="Brill" w:eastAsia="Brill" w:hAnsi="Brill" w:cs="Brill"/>
          <w:b/>
          <w:color w:val="000000"/>
        </w:rPr>
      </w:pPr>
      <w:r w:rsidRPr="00C66272">
        <w:rPr>
          <w:rFonts w:ascii="Brill" w:eastAsia="Brill" w:hAnsi="Brill" w:cs="Brill"/>
          <w:b/>
          <w:color w:val="000000"/>
        </w:rPr>
        <w:t>Conclusion</w:t>
      </w:r>
    </w:p>
    <w:p w14:paraId="35077C81" w14:textId="1465AAF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economics, a port city is a settlement where the dominant economic function is performed by a port (</w:t>
      </w:r>
      <w:commentRangeStart w:id="3307"/>
      <w:del w:id="3308" w:author="Autor">
        <w:r w:rsidRPr="004E5AE5" w:rsidDel="001A0485">
          <w:rPr>
            <w:rFonts w:ascii="Brill" w:eastAsia="Brill" w:hAnsi="Brill" w:cs="Brill"/>
          </w:rPr>
          <w:delText>Armen, 1972</w:delText>
        </w:r>
        <w:commentRangeEnd w:id="3307"/>
        <w:r w:rsidR="004E5AE5" w:rsidDel="001A0485">
          <w:rPr>
            <w:rStyle w:val="Odwoaniedokomentarza"/>
            <w:lang w:val="en-AU"/>
          </w:rPr>
          <w:commentReference w:id="3307"/>
        </w:r>
        <w:r w:rsidRPr="00C66272" w:rsidDel="001A0485">
          <w:rPr>
            <w:rFonts w:ascii="Brill" w:eastAsia="Brill" w:hAnsi="Brill" w:cs="Brill"/>
          </w:rPr>
          <w:delText xml:space="preserve">; </w:delText>
        </w:r>
      </w:del>
      <w:commentRangeStart w:id="3309"/>
      <w:r w:rsidRPr="004E5AE5">
        <w:rPr>
          <w:rFonts w:ascii="Brill" w:eastAsia="Brill" w:hAnsi="Brill" w:cs="Brill"/>
        </w:rPr>
        <w:t>Ducruet &amp; Lee, 2006</w:t>
      </w:r>
      <w:commentRangeEnd w:id="3309"/>
      <w:r w:rsidR="004E5AE5">
        <w:rPr>
          <w:rStyle w:val="Odwoaniedokomentarza"/>
          <w:lang w:val="en-AU"/>
        </w:rPr>
        <w:commentReference w:id="3309"/>
      </w:r>
      <w:del w:id="3310" w:author="Autor">
        <w:r w:rsidRPr="00C66272" w:rsidDel="002032D1">
          <w:rPr>
            <w:rFonts w:ascii="Brill" w:eastAsia="Brill" w:hAnsi="Brill" w:cs="Brill"/>
          </w:rPr>
          <w:delText xml:space="preserve">; </w:delText>
        </w:r>
        <w:commentRangeStart w:id="3311"/>
        <w:r w:rsidRPr="004E5AE5" w:rsidDel="002032D1">
          <w:rPr>
            <w:rFonts w:ascii="Brill" w:eastAsia="Brill" w:hAnsi="Brill" w:cs="Brill"/>
          </w:rPr>
          <w:delText>Roberts, et al., 2021</w:delText>
        </w:r>
        <w:commentRangeEnd w:id="3311"/>
        <w:r w:rsidR="004E5AE5" w:rsidDel="002032D1">
          <w:rPr>
            <w:rStyle w:val="Odwoaniedokomentarza"/>
            <w:lang w:val="en-AU"/>
          </w:rPr>
          <w:commentReference w:id="3311"/>
        </w:r>
      </w:del>
      <w:r w:rsidRPr="00C66272">
        <w:rPr>
          <w:rFonts w:ascii="Brill" w:eastAsia="Brill" w:hAnsi="Brill" w:cs="Brill"/>
        </w:rPr>
        <w:t xml:space="preserve">). In a sense, Szczecin has ceased to be a port city </w:t>
      </w:r>
      <w:r w:rsidRPr="00C66272">
        <w:rPr>
          <w:rFonts w:ascii="Brill" w:eastAsia="Brill" w:hAnsi="Brill" w:cs="Brill"/>
          <w:i/>
        </w:rPr>
        <w:t>sensu stricto</w:t>
      </w:r>
      <w:r w:rsidRPr="00C66272">
        <w:rPr>
          <w:rFonts w:ascii="Brill" w:eastAsia="Brill" w:hAnsi="Brill" w:cs="Brill"/>
        </w:rPr>
        <w:t>, not only because of the poor accessibility of the port to the inhabitants and the port being pushed out of the city (</w:t>
      </w:r>
      <w:commentRangeStart w:id="3312"/>
      <w:r w:rsidRPr="004E5AE5">
        <w:rPr>
          <w:rFonts w:ascii="Brill" w:eastAsia="Brill" w:hAnsi="Brill" w:cs="Brill"/>
        </w:rPr>
        <w:t>Hoyle, 2000</w:t>
      </w:r>
      <w:commentRangeEnd w:id="3312"/>
      <w:r w:rsidR="004E5AE5">
        <w:rPr>
          <w:rStyle w:val="Odwoaniedokomentarza"/>
          <w:lang w:val="en-AU"/>
        </w:rPr>
        <w:commentReference w:id="3312"/>
      </w:r>
      <w:r w:rsidRPr="00C66272">
        <w:rPr>
          <w:rFonts w:ascii="Brill" w:eastAsia="Brill" w:hAnsi="Brill" w:cs="Brill"/>
        </w:rPr>
        <w:t xml:space="preserve">), but due to the disappearance of many institutions and workplaces connected to the sea and maritime economy after the end of communism in Poland following 1989. The gradual collapse of the major employer in the city, </w:t>
      </w:r>
      <w:r w:rsidRPr="00C66272">
        <w:rPr>
          <w:rFonts w:ascii="Brill" w:eastAsia="Brill" w:hAnsi="Brill" w:cs="Brill"/>
        </w:rPr>
        <w:lastRenderedPageBreak/>
        <w:t>the Szczecin Shipyard</w:t>
      </w:r>
      <w:r w:rsidR="00997F6A" w:rsidRPr="00C66272">
        <w:rPr>
          <w:rFonts w:ascii="Brill" w:eastAsia="Brill" w:hAnsi="Brill" w:cs="Brill"/>
        </w:rPr>
        <w:t>,</w:t>
      </w:r>
      <w:r w:rsidRPr="00C66272">
        <w:rPr>
          <w:rFonts w:ascii="Brill" w:eastAsia="Brill" w:hAnsi="Brill" w:cs="Brill"/>
        </w:rPr>
        <w:t xml:space="preserve"> has resulted in much lower urban traffic. Pubs and stores for workers employed in the maritime industry have disappeared. And the social environment </w:t>
      </w:r>
      <w:r w:rsidR="006139E6" w:rsidRPr="00C66272">
        <w:rPr>
          <w:rFonts w:ascii="Brill" w:eastAsia="Brill" w:hAnsi="Brill" w:cs="Brill"/>
        </w:rPr>
        <w:t>including</w:t>
      </w:r>
      <w:r w:rsidRPr="00C66272">
        <w:rPr>
          <w:rFonts w:ascii="Brill" w:eastAsia="Brill" w:hAnsi="Brill" w:cs="Brill"/>
        </w:rPr>
        <w:t xml:space="preserve"> kindergartens, clinics, </w:t>
      </w:r>
      <w:r w:rsidR="006139E6" w:rsidRPr="00C66272">
        <w:rPr>
          <w:rFonts w:ascii="Brill" w:eastAsia="Brill" w:hAnsi="Brill" w:cs="Brill"/>
        </w:rPr>
        <w:t xml:space="preserve">and </w:t>
      </w:r>
      <w:r w:rsidRPr="00C66272">
        <w:rPr>
          <w:rFonts w:ascii="Brill" w:eastAsia="Brill" w:hAnsi="Brill" w:cs="Brill"/>
        </w:rPr>
        <w:t xml:space="preserve">pharmacies associated with the port and shipyards </w:t>
      </w:r>
      <w:ins w:id="3313" w:author="Autor">
        <w:r w:rsidR="00DA62B6">
          <w:rPr>
            <w:rFonts w:ascii="Brill" w:eastAsia="Brill" w:hAnsi="Brill" w:cs="Brill"/>
          </w:rPr>
          <w:t xml:space="preserve">has </w:t>
        </w:r>
      </w:ins>
      <w:r w:rsidRPr="00C66272">
        <w:rPr>
          <w:rFonts w:ascii="Brill" w:eastAsia="Brill" w:hAnsi="Brill" w:cs="Brill"/>
        </w:rPr>
        <w:t xml:space="preserve">lost </w:t>
      </w:r>
      <w:r w:rsidR="00A436F8" w:rsidRPr="00C66272">
        <w:rPr>
          <w:rFonts w:ascii="Brill" w:eastAsia="Brill" w:hAnsi="Brill" w:cs="Brill"/>
        </w:rPr>
        <w:t>its</w:t>
      </w:r>
      <w:r w:rsidRPr="00C66272">
        <w:rPr>
          <w:rFonts w:ascii="Brill" w:eastAsia="Brill" w:hAnsi="Brill" w:cs="Brill"/>
        </w:rPr>
        <w:t xml:space="preserve"> exceptional character as serving primarily those employed there. In this context, </w:t>
      </w:r>
      <w:r w:rsidR="00A436F8" w:rsidRPr="00C66272">
        <w:rPr>
          <w:rFonts w:ascii="Brill" w:eastAsia="Brill" w:hAnsi="Brill" w:cs="Brill"/>
        </w:rPr>
        <w:t>t</w:t>
      </w:r>
      <w:r w:rsidRPr="00C66272">
        <w:rPr>
          <w:rFonts w:ascii="Brill" w:eastAsia="Brill" w:hAnsi="Brill" w:cs="Brill"/>
        </w:rPr>
        <w:t>he Days of the Sea as a festival is a kind of prosthesis satisfying</w:t>
      </w:r>
      <w:r w:rsidR="001A1E0C">
        <w:rPr>
          <w:rFonts w:ascii="Brill" w:eastAsia="Brill" w:hAnsi="Brill" w:cs="Brill"/>
        </w:rPr>
        <w:t xml:space="preserve"> </w:t>
      </w:r>
      <w:r w:rsidRPr="00C66272">
        <w:rPr>
          <w:rFonts w:ascii="Brill" w:eastAsia="Brill" w:hAnsi="Brill" w:cs="Brill"/>
        </w:rPr>
        <w:t xml:space="preserve">nostalgia </w:t>
      </w:r>
      <w:r w:rsidR="00A436F8" w:rsidRPr="00C66272">
        <w:rPr>
          <w:rFonts w:ascii="Brill" w:eastAsia="Brill" w:hAnsi="Brill" w:cs="Brill"/>
        </w:rPr>
        <w:t>for</w:t>
      </w:r>
      <w:r w:rsidR="001A1E0C">
        <w:rPr>
          <w:rFonts w:ascii="Brill" w:eastAsia="Brill" w:hAnsi="Brill" w:cs="Brill"/>
        </w:rPr>
        <w:t xml:space="preserve"> </w:t>
      </w:r>
      <w:r w:rsidRPr="00C66272">
        <w:rPr>
          <w:rFonts w:ascii="Brill" w:eastAsia="Brill" w:hAnsi="Brill" w:cs="Brill"/>
        </w:rPr>
        <w:t xml:space="preserve">the bustle and noise of an imagined port city. Sailing ships are a kind of symbol, allowing us to recreate in our memory the memories or imagination of what Szczecin was like when it was a real port city. </w:t>
      </w:r>
      <w:r w:rsidR="00E761B1" w:rsidRPr="00C66272">
        <w:rPr>
          <w:rFonts w:ascii="Brill" w:eastAsia="Brill" w:hAnsi="Brill" w:cs="Brill"/>
        </w:rPr>
        <w:t xml:space="preserve">The ships do not </w:t>
      </w:r>
      <w:r w:rsidRPr="00C66272">
        <w:rPr>
          <w:rFonts w:ascii="Brill" w:eastAsia="Brill" w:hAnsi="Brill" w:cs="Brill"/>
        </w:rPr>
        <w:t>necessarily refer to the contemporary role of the port and the city in the global transport network.</w:t>
      </w:r>
    </w:p>
    <w:p w14:paraId="35077C82" w14:textId="45DC9B3C"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Social perceptions relating to port cities consist of representations of port city characteristics and associated social beliefs. The objective characteristic of ports is that they play a specific role in a given city, region</w:t>
      </w:r>
      <w:ins w:id="3314" w:author="Autor">
        <w:r w:rsidR="00DA62B6">
          <w:rPr>
            <w:rFonts w:ascii="Brill" w:eastAsia="Brill" w:hAnsi="Brill" w:cs="Brill"/>
            <w:color w:val="000000"/>
          </w:rPr>
          <w:t>,</w:t>
        </w:r>
      </w:ins>
      <w:r w:rsidRPr="00C66272">
        <w:rPr>
          <w:rFonts w:ascii="Brill" w:eastAsia="Brill" w:hAnsi="Brill" w:cs="Brill"/>
          <w:color w:val="000000"/>
        </w:rPr>
        <w:t xml:space="preserve"> or country, including the function of sustaining maritime culture. In this way, we can </w:t>
      </w:r>
      <w:r w:rsidR="00152310" w:rsidRPr="00C66272">
        <w:rPr>
          <w:rFonts w:ascii="Brill" w:eastAsia="Brill" w:hAnsi="Brill" w:cs="Brill"/>
          <w:color w:val="000000"/>
        </w:rPr>
        <w:t>analyse</w:t>
      </w:r>
      <w:r w:rsidRPr="00C66272">
        <w:rPr>
          <w:rFonts w:ascii="Brill" w:eastAsia="Brill" w:hAnsi="Brill" w:cs="Brill"/>
          <w:color w:val="000000"/>
        </w:rPr>
        <w:t xml:space="preserve"> the presence of a separate port district</w:t>
      </w:r>
      <w:r w:rsidR="000A4B0C" w:rsidRPr="00C66272">
        <w:rPr>
          <w:rFonts w:ascii="Brill" w:eastAsia="Brill" w:hAnsi="Brill" w:cs="Brill"/>
          <w:color w:val="000000"/>
        </w:rPr>
        <w:t xml:space="preserve">; </w:t>
      </w:r>
      <w:r w:rsidRPr="00C66272">
        <w:rPr>
          <w:rFonts w:ascii="Brill" w:eastAsia="Brill" w:hAnsi="Brill" w:cs="Brill"/>
          <w:color w:val="000000"/>
        </w:rPr>
        <w:t>iconic architecture</w:t>
      </w:r>
      <w:r w:rsidR="000A4B0C" w:rsidRPr="00C66272">
        <w:rPr>
          <w:rFonts w:ascii="Brill" w:eastAsia="Brill" w:hAnsi="Brill" w:cs="Brill"/>
          <w:color w:val="000000"/>
        </w:rPr>
        <w:t xml:space="preserve">; </w:t>
      </w:r>
      <w:r w:rsidR="00152310" w:rsidRPr="00C66272">
        <w:rPr>
          <w:rFonts w:ascii="Brill" w:eastAsia="Brill" w:hAnsi="Brill" w:cs="Brill"/>
          <w:color w:val="000000"/>
        </w:rPr>
        <w:t xml:space="preserve">the </w:t>
      </w:r>
      <w:r w:rsidRPr="00C66272">
        <w:rPr>
          <w:rFonts w:ascii="Brill" w:eastAsia="Brill" w:hAnsi="Brill" w:cs="Brill"/>
          <w:color w:val="000000"/>
        </w:rPr>
        <w:t xml:space="preserve">accessibility of port areas and public open spaces such as the boulevard, quay, </w:t>
      </w:r>
      <w:r w:rsidR="000A4B0C" w:rsidRPr="00C66272">
        <w:rPr>
          <w:rFonts w:ascii="Brill" w:eastAsia="Brill" w:hAnsi="Brill" w:cs="Brill"/>
          <w:color w:val="000000"/>
        </w:rPr>
        <w:t xml:space="preserve">and </w:t>
      </w:r>
      <w:r w:rsidRPr="00C66272">
        <w:rPr>
          <w:rFonts w:ascii="Brill" w:eastAsia="Brill" w:hAnsi="Brill" w:cs="Brill"/>
          <w:color w:val="000000"/>
        </w:rPr>
        <w:t>beach</w:t>
      </w:r>
      <w:r w:rsidR="000A4B0C" w:rsidRPr="00C66272">
        <w:rPr>
          <w:rFonts w:ascii="Brill" w:eastAsia="Brill" w:hAnsi="Brill" w:cs="Brill"/>
          <w:color w:val="000000"/>
        </w:rPr>
        <w:t>; the</w:t>
      </w:r>
      <w:r w:rsidR="001A1E0C">
        <w:rPr>
          <w:rFonts w:ascii="Brill" w:eastAsia="Brill" w:hAnsi="Brill" w:cs="Brill"/>
          <w:color w:val="000000"/>
        </w:rPr>
        <w:t xml:space="preserve"> </w:t>
      </w:r>
      <w:r w:rsidRPr="00C66272">
        <w:rPr>
          <w:rFonts w:ascii="Brill" w:eastAsia="Brill" w:hAnsi="Brill" w:cs="Brill"/>
          <w:color w:val="000000"/>
        </w:rPr>
        <w:t>accessibility of a given body of water to individual users</w:t>
      </w:r>
      <w:r w:rsidR="000A4B0C" w:rsidRPr="00C66272">
        <w:rPr>
          <w:rFonts w:ascii="Brill" w:eastAsia="Brill" w:hAnsi="Brill" w:cs="Brill"/>
          <w:color w:val="000000"/>
        </w:rPr>
        <w:t>;</w:t>
      </w:r>
      <w:r w:rsidRPr="00C66272">
        <w:rPr>
          <w:rFonts w:ascii="Brill" w:eastAsia="Brill" w:hAnsi="Brill" w:cs="Brill"/>
          <w:color w:val="000000"/>
        </w:rPr>
        <w:t xml:space="preserve"> </w:t>
      </w:r>
      <w:ins w:id="3315" w:author="Autor">
        <w:r w:rsidR="00DA62B6">
          <w:rPr>
            <w:rFonts w:ascii="Brill" w:eastAsia="Brill" w:hAnsi="Brill" w:cs="Brill"/>
            <w:color w:val="000000"/>
          </w:rPr>
          <w:t xml:space="preserve">and </w:t>
        </w:r>
      </w:ins>
      <w:r w:rsidRPr="00C66272">
        <w:rPr>
          <w:rFonts w:ascii="Brill" w:eastAsia="Brill" w:hAnsi="Brill" w:cs="Brill"/>
          <w:color w:val="000000"/>
        </w:rPr>
        <w:t xml:space="preserve">cultural institutions </w:t>
      </w:r>
      <w:r w:rsidR="000A4B0C" w:rsidRPr="00C66272">
        <w:rPr>
          <w:rFonts w:ascii="Brill" w:eastAsia="Brill" w:hAnsi="Brill" w:cs="Brill"/>
          <w:color w:val="000000"/>
        </w:rPr>
        <w:t>like a</w:t>
      </w:r>
      <w:r w:rsidRPr="00C66272">
        <w:rPr>
          <w:rFonts w:ascii="Brill" w:eastAsia="Brill" w:hAnsi="Brill" w:cs="Brill"/>
          <w:color w:val="000000"/>
        </w:rPr>
        <w:t xml:space="preserve"> maritime museum</w:t>
      </w:r>
      <w:r w:rsidR="000A4B0C" w:rsidRPr="00C66272">
        <w:rPr>
          <w:rFonts w:ascii="Brill" w:eastAsia="Brill" w:hAnsi="Brill" w:cs="Brill"/>
          <w:color w:val="000000"/>
        </w:rPr>
        <w:t xml:space="preserve"> or </w:t>
      </w:r>
      <w:r w:rsidRPr="00C66272">
        <w:rPr>
          <w:rFonts w:ascii="Brill" w:eastAsia="Brill" w:hAnsi="Brill" w:cs="Brill"/>
          <w:color w:val="000000"/>
        </w:rPr>
        <w:t xml:space="preserve">oceanarium. The revitalisation projects for brownfields and degraded waterfronts are also of particular importance, as restored regions often become tourist attractions. </w:t>
      </w:r>
      <w:r w:rsidR="00766377" w:rsidRPr="00C66272">
        <w:rPr>
          <w:rFonts w:ascii="Brill" w:eastAsia="Brill" w:hAnsi="Brill" w:cs="Brill"/>
          <w:color w:val="000000"/>
        </w:rPr>
        <w:t>All</w:t>
      </w:r>
      <w:r w:rsidRPr="00C66272">
        <w:rPr>
          <w:rFonts w:ascii="Brill" w:eastAsia="Brill" w:hAnsi="Brill" w:cs="Brill"/>
          <w:color w:val="000000"/>
        </w:rPr>
        <w:t xml:space="preserve"> the aforementioned perceptions are reinforced by events and celebrations related to the connections between the city and the sea (e.g., “sea days”, fish fairs, sailing ship parades, regattas). We have shown that </w:t>
      </w:r>
      <w:r w:rsidR="00766377" w:rsidRPr="00C66272">
        <w:rPr>
          <w:rFonts w:ascii="Brill" w:eastAsia="Brill" w:hAnsi="Brill" w:cs="Brill"/>
          <w:color w:val="000000"/>
        </w:rPr>
        <w:t>t</w:t>
      </w:r>
      <w:r w:rsidRPr="00C66272">
        <w:rPr>
          <w:rFonts w:ascii="Brill" w:eastAsia="Brill" w:hAnsi="Brill" w:cs="Brill"/>
          <w:color w:val="000000"/>
        </w:rPr>
        <w:t>he Days of the Sea</w:t>
      </w:r>
      <w:r w:rsidR="00766377" w:rsidRPr="00C66272">
        <w:rPr>
          <w:rFonts w:ascii="Brill" w:eastAsia="Brill" w:hAnsi="Brill" w:cs="Brill"/>
          <w:color w:val="000000"/>
        </w:rPr>
        <w:t xml:space="preserve"> festival is</w:t>
      </w:r>
      <w:r w:rsidRPr="00C66272">
        <w:rPr>
          <w:rFonts w:ascii="Brill" w:eastAsia="Brill" w:hAnsi="Brill" w:cs="Brill"/>
          <w:color w:val="000000"/>
        </w:rPr>
        <w:t xml:space="preserve"> more than just entertainment, although at first glance that is what </w:t>
      </w:r>
      <w:r w:rsidR="00766377" w:rsidRPr="00C66272">
        <w:rPr>
          <w:rFonts w:ascii="Brill" w:eastAsia="Brill" w:hAnsi="Brill" w:cs="Brill"/>
          <w:color w:val="000000"/>
        </w:rPr>
        <w:t>it</w:t>
      </w:r>
      <w:r w:rsidR="001A1E0C">
        <w:rPr>
          <w:rFonts w:ascii="Brill" w:eastAsia="Brill" w:hAnsi="Brill" w:cs="Brill"/>
          <w:color w:val="000000"/>
        </w:rPr>
        <w:t xml:space="preserve"> </w:t>
      </w:r>
      <w:r w:rsidRPr="00C66272">
        <w:rPr>
          <w:rFonts w:ascii="Brill" w:eastAsia="Brill" w:hAnsi="Brill" w:cs="Brill"/>
          <w:color w:val="000000"/>
        </w:rPr>
        <w:t>appear</w:t>
      </w:r>
      <w:r w:rsidR="00766377" w:rsidRPr="00C66272">
        <w:rPr>
          <w:rFonts w:ascii="Brill" w:eastAsia="Brill" w:hAnsi="Brill" w:cs="Brill"/>
          <w:color w:val="000000"/>
        </w:rPr>
        <w:t>s</w:t>
      </w:r>
      <w:r w:rsidRPr="00C66272">
        <w:rPr>
          <w:rFonts w:ascii="Brill" w:eastAsia="Brill" w:hAnsi="Brill" w:cs="Brill"/>
          <w:color w:val="000000"/>
        </w:rPr>
        <w:t xml:space="preserve"> to be. In the case of the examined Days of the Sea, “enchantment” also means that a part of the city on the river is transformed into a harbour for sailing ships and harbour surroundings, imitating the tertiary sector. The result is a hyper-city of sailing, with a concentration of events in one week – </w:t>
      </w:r>
      <w:r w:rsidR="00526525" w:rsidRPr="00C66272">
        <w:rPr>
          <w:rFonts w:ascii="Brill" w:eastAsia="Brill" w:hAnsi="Brill" w:cs="Brill"/>
          <w:color w:val="000000"/>
        </w:rPr>
        <w:t xml:space="preserve">resulting in </w:t>
      </w:r>
      <w:r w:rsidR="002645E3" w:rsidRPr="00C66272">
        <w:rPr>
          <w:rFonts w:ascii="Brill" w:eastAsia="Brill" w:hAnsi="Brill" w:cs="Brill"/>
          <w:color w:val="000000"/>
        </w:rPr>
        <w:t xml:space="preserve">a more intense </w:t>
      </w:r>
      <w:r w:rsidRPr="00C66272">
        <w:rPr>
          <w:rFonts w:ascii="Brill" w:eastAsia="Brill" w:hAnsi="Brill" w:cs="Brill"/>
          <w:color w:val="000000"/>
        </w:rPr>
        <w:t xml:space="preserve">hustle and bustle </w:t>
      </w:r>
      <w:r w:rsidR="002645E3" w:rsidRPr="00C66272">
        <w:rPr>
          <w:rFonts w:ascii="Brill" w:eastAsia="Brill" w:hAnsi="Brill" w:cs="Brill"/>
          <w:color w:val="000000"/>
        </w:rPr>
        <w:t>tha</w:t>
      </w:r>
      <w:r w:rsidR="00BF101A" w:rsidRPr="00C66272">
        <w:rPr>
          <w:rFonts w:ascii="Brill" w:eastAsia="Brill" w:hAnsi="Brill" w:cs="Brill"/>
          <w:color w:val="000000"/>
        </w:rPr>
        <w:t>n</w:t>
      </w:r>
      <w:r w:rsidR="002645E3" w:rsidRPr="00C66272">
        <w:rPr>
          <w:rFonts w:ascii="Brill" w:eastAsia="Brill" w:hAnsi="Brill" w:cs="Brill"/>
          <w:color w:val="000000"/>
        </w:rPr>
        <w:t xml:space="preserve"> is experienced</w:t>
      </w:r>
      <w:r w:rsidRPr="00C66272">
        <w:rPr>
          <w:rFonts w:ascii="Brill" w:eastAsia="Brill" w:hAnsi="Brill" w:cs="Brill"/>
          <w:color w:val="000000"/>
        </w:rPr>
        <w:t xml:space="preserve"> in other months of the year. </w:t>
      </w:r>
    </w:p>
    <w:p w14:paraId="35077C83" w14:textId="63D59860"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As our research shows, the perception of this event – especially among those attending it </w:t>
      </w:r>
      <w:r w:rsidR="00BF101A" w:rsidRPr="00C66272">
        <w:rPr>
          <w:rFonts w:ascii="Brill" w:eastAsia="Brill" w:hAnsi="Brill" w:cs="Brill"/>
          <w:color w:val="000000"/>
        </w:rPr>
        <w:t xml:space="preserve">not for the first time </w:t>
      </w:r>
      <w:r w:rsidRPr="00C66272">
        <w:rPr>
          <w:rFonts w:ascii="Brill" w:eastAsia="Brill" w:hAnsi="Brill" w:cs="Brill"/>
          <w:color w:val="000000"/>
        </w:rPr>
        <w:t>– relates more to the city's symbolic connection to the sea than to its rather subdued role in the country's maritime economy. We are dealing with an event that, while considered a flagship event, has important integrative functions in relation to the city's residents. This is a celebration that supports the myth of the port city</w:t>
      </w:r>
      <w:r w:rsidR="00D66964" w:rsidRPr="00C66272">
        <w:rPr>
          <w:rFonts w:ascii="Brill" w:eastAsia="Brill" w:hAnsi="Brill" w:cs="Brill"/>
          <w:color w:val="000000"/>
        </w:rPr>
        <w:t xml:space="preserve"> and celebrates</w:t>
      </w:r>
      <w:r w:rsidRPr="00C66272">
        <w:rPr>
          <w:rFonts w:ascii="Brill" w:eastAsia="Brill" w:hAnsi="Brill" w:cs="Brill"/>
          <w:color w:val="000000"/>
        </w:rPr>
        <w:t xml:space="preserve"> maritime culture, but also integrates residents, giving them a sense of the </w:t>
      </w:r>
      <w:r w:rsidRPr="00C66272">
        <w:rPr>
          <w:rFonts w:ascii="Brill" w:eastAsia="Brill" w:hAnsi="Brill" w:cs="Brill"/>
          <w:color w:val="000000"/>
        </w:rPr>
        <w:lastRenderedPageBreak/>
        <w:t>importance of the city. In the</w:t>
      </w:r>
      <w:del w:id="3316" w:author="Autor">
        <w:r w:rsidRPr="00C66272" w:rsidDel="00DA62B6">
          <w:rPr>
            <w:rFonts w:ascii="Brill" w:eastAsia="Brill" w:hAnsi="Brill" w:cs="Brill"/>
            <w:color w:val="000000"/>
          </w:rPr>
          <w:delText xml:space="preserve"> he</w:delText>
        </w:r>
      </w:del>
      <w:r w:rsidRPr="00C66272">
        <w:rPr>
          <w:rFonts w:ascii="Brill" w:eastAsia="Brill" w:hAnsi="Brill" w:cs="Brill"/>
          <w:color w:val="000000"/>
        </w:rPr>
        <w:t xml:space="preserve"> Days of the Sea you can see this complexity, although the port is virtually absent, as is the entire industrial, globalized</w:t>
      </w:r>
      <w:ins w:id="3317" w:author="Autor">
        <w:r w:rsidR="00DA62B6">
          <w:rPr>
            <w:rFonts w:ascii="Brill" w:eastAsia="Brill" w:hAnsi="Brill" w:cs="Brill"/>
            <w:color w:val="000000"/>
          </w:rPr>
          <w:t>,</w:t>
        </w:r>
      </w:ins>
      <w:r w:rsidRPr="00C66272">
        <w:rPr>
          <w:rFonts w:ascii="Brill" w:eastAsia="Brill" w:hAnsi="Brill" w:cs="Brill"/>
          <w:color w:val="000000"/>
        </w:rPr>
        <w:t xml:space="preserve"> and automated infrastructure. </w:t>
      </w:r>
    </w:p>
    <w:p w14:paraId="35077C84" w14:textId="21D42C3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These are no longer (just) dreams of maritime power, but the dream of a city that is a global tourist attraction. The Days of the Sea not only acts as a mediator between the sea, the port, and the city, but also brings together three </w:t>
      </w:r>
      <w:r w:rsidR="000F4A6B" w:rsidRPr="00C66272">
        <w:rPr>
          <w:rFonts w:ascii="Brill" w:eastAsia="Brill" w:hAnsi="Brill" w:cs="Brill"/>
        </w:rPr>
        <w:t>aspects</w:t>
      </w:r>
      <w:r w:rsidRPr="00C66272">
        <w:rPr>
          <w:rFonts w:ascii="Brill" w:eastAsia="Brill" w:hAnsi="Brill" w:cs="Brill"/>
        </w:rPr>
        <w:t xml:space="preserve"> of hustle and bustle: (1) the port (whose machine-enhanced cargo-handling operations generate a flow of goods and sounds), (2) the sailing ships and the port district created around them, and (3) the city, the </w:t>
      </w:r>
      <w:r w:rsidR="00F62668">
        <w:rPr>
          <w:rFonts w:ascii="Brill" w:eastAsia="Brill" w:hAnsi="Brill" w:cs="Brill"/>
        </w:rPr>
        <w:t>centre</w:t>
      </w:r>
      <w:r w:rsidRPr="00C66272">
        <w:rPr>
          <w:rFonts w:ascii="Brill" w:eastAsia="Brill" w:hAnsi="Brill" w:cs="Brill"/>
        </w:rPr>
        <w:t xml:space="preserve"> of the sailing world. The relationship between the Tall Ships Races and the Days of the Sea is interesting. The former is a supra-local event, which “opened the city” and changed the expectations of residents in relation to outdoor events. At the moment, </w:t>
      </w:r>
      <w:r w:rsidR="00EF1789" w:rsidRPr="00C66272">
        <w:rPr>
          <w:rFonts w:ascii="Brill" w:eastAsia="Brill" w:hAnsi="Brill" w:cs="Brill"/>
        </w:rPr>
        <w:t xml:space="preserve">the </w:t>
      </w:r>
      <w:r w:rsidRPr="00C66272">
        <w:rPr>
          <w:rFonts w:ascii="Brill" w:eastAsia="Brill" w:hAnsi="Brill" w:cs="Brill"/>
        </w:rPr>
        <w:t>Days of the Sea has no separate story</w:t>
      </w:r>
      <w:ins w:id="3318" w:author="Autor">
        <w:r w:rsidR="00DA62B6">
          <w:rPr>
            <w:rFonts w:ascii="Brill" w:eastAsia="Brill" w:hAnsi="Brill" w:cs="Brill"/>
          </w:rPr>
          <w:t>;</w:t>
        </w:r>
      </w:ins>
      <w:del w:id="3319" w:author="Autor">
        <w:r w:rsidRPr="00C66272" w:rsidDel="00DA62B6">
          <w:rPr>
            <w:rFonts w:ascii="Brill" w:eastAsia="Brill" w:hAnsi="Brill" w:cs="Brill"/>
          </w:rPr>
          <w:delText>,</w:delText>
        </w:r>
      </w:del>
      <w:r w:rsidRPr="00C66272">
        <w:rPr>
          <w:rFonts w:ascii="Brill" w:eastAsia="Brill" w:hAnsi="Brill" w:cs="Brill"/>
        </w:rPr>
        <w:t xml:space="preserve"> </w:t>
      </w:r>
      <w:r w:rsidR="008F4F19" w:rsidRPr="00C66272">
        <w:rPr>
          <w:rFonts w:ascii="Brill" w:eastAsia="Brill" w:hAnsi="Brill" w:cs="Brill"/>
        </w:rPr>
        <w:t>the festival’s</w:t>
      </w:r>
      <w:r w:rsidRPr="00C66272">
        <w:rPr>
          <w:rFonts w:ascii="Brill" w:eastAsia="Brill" w:hAnsi="Brill" w:cs="Brill"/>
        </w:rPr>
        <w:t xml:space="preserve"> point of reference has become the Tall Ships Races. </w:t>
      </w:r>
      <w:r w:rsidR="008F4F19" w:rsidRPr="00C66272">
        <w:rPr>
          <w:rFonts w:ascii="Brill" w:eastAsia="Brill" w:hAnsi="Brill" w:cs="Brill"/>
        </w:rPr>
        <w:t>So,</w:t>
      </w:r>
      <w:r w:rsidRPr="00C66272">
        <w:rPr>
          <w:rFonts w:ascii="Brill" w:eastAsia="Brill" w:hAnsi="Brill" w:cs="Brill"/>
        </w:rPr>
        <w:t xml:space="preserve"> the imaginary myth is the city – the sailing </w:t>
      </w:r>
      <w:r w:rsidR="00F62668">
        <w:rPr>
          <w:rFonts w:ascii="Brill" w:eastAsia="Brill" w:hAnsi="Brill" w:cs="Brill"/>
        </w:rPr>
        <w:t>centre</w:t>
      </w:r>
      <w:r w:rsidRPr="00C66272">
        <w:rPr>
          <w:rFonts w:ascii="Brill" w:eastAsia="Brill" w:hAnsi="Brill" w:cs="Brill"/>
        </w:rPr>
        <w:t xml:space="preserve"> of the world, revived economically and culturally for this short time. Sailing ships look great on brochures and promotional materials for investors. Images from the Tall Ships Races are used in the city marketing of Szczecin. In the public perception, sailing ships moored at the quay become the </w:t>
      </w:r>
      <w:proofErr w:type="spellStart"/>
      <w:r w:rsidRPr="00C66272">
        <w:rPr>
          <w:rFonts w:ascii="Brill" w:eastAsia="Brill" w:hAnsi="Brill" w:cs="Brill"/>
        </w:rPr>
        <w:t>fulfillment</w:t>
      </w:r>
      <w:proofErr w:type="spellEnd"/>
      <w:r w:rsidRPr="00C66272">
        <w:rPr>
          <w:rFonts w:ascii="Brill" w:eastAsia="Brill" w:hAnsi="Brill" w:cs="Brill"/>
        </w:rPr>
        <w:t xml:space="preserve"> of metropolitan ambitions and dreams of power. They are objects combining the functions of a store, embassy, museum, and extraterritorial space. From the perspective of a ship, it is an entrance to a quiet and safe harbour. For cities and their inhabitants – it is an event, launching a cycle of services and generating carnival hustle and bustle. </w:t>
      </w:r>
    </w:p>
    <w:p w14:paraId="35077C85" w14:textId="77777777" w:rsidR="00CB3FC9" w:rsidRPr="00C66272" w:rsidRDefault="00CB3FC9">
      <w:pPr>
        <w:spacing w:line="360" w:lineRule="auto"/>
        <w:ind w:firstLine="720"/>
        <w:jc w:val="both"/>
        <w:rPr>
          <w:rFonts w:ascii="Brill" w:eastAsia="Brill" w:hAnsi="Brill" w:cs="Brill"/>
        </w:rPr>
      </w:pPr>
    </w:p>
    <w:p w14:paraId="35077C86" w14:textId="77777777" w:rsidR="00CB3FC9" w:rsidRPr="00F34A6C" w:rsidRDefault="00C55FA1">
      <w:pPr>
        <w:pBdr>
          <w:top w:val="nil"/>
          <w:left w:val="nil"/>
          <w:bottom w:val="nil"/>
          <w:right w:val="nil"/>
          <w:between w:val="nil"/>
        </w:pBdr>
        <w:spacing w:line="276" w:lineRule="auto"/>
        <w:jc w:val="both"/>
        <w:rPr>
          <w:rFonts w:ascii="Brill" w:eastAsia="Brill" w:hAnsi="Brill" w:cs="Brill"/>
          <w:b/>
          <w:color w:val="000000"/>
          <w:lang w:val="pl-PL"/>
          <w:rPrChange w:id="3320" w:author="Autor">
            <w:rPr>
              <w:rFonts w:ascii="Brill" w:eastAsia="Brill" w:hAnsi="Brill" w:cs="Brill"/>
              <w:b/>
              <w:color w:val="000000"/>
            </w:rPr>
          </w:rPrChange>
        </w:rPr>
      </w:pPr>
      <w:proofErr w:type="spellStart"/>
      <w:r w:rsidRPr="00F34A6C">
        <w:rPr>
          <w:rFonts w:ascii="Brill" w:eastAsia="Brill" w:hAnsi="Brill" w:cs="Brill"/>
          <w:b/>
          <w:color w:val="000000"/>
          <w:lang w:val="pl-PL"/>
          <w:rPrChange w:id="3321" w:author="Autor">
            <w:rPr>
              <w:rFonts w:ascii="Brill" w:eastAsia="Brill" w:hAnsi="Brill" w:cs="Brill"/>
              <w:b/>
              <w:color w:val="000000"/>
            </w:rPr>
          </w:rPrChange>
        </w:rPr>
        <w:t>References</w:t>
      </w:r>
      <w:proofErr w:type="spellEnd"/>
    </w:p>
    <w:p w14:paraId="35077C87" w14:textId="72295551" w:rsidR="00CB3FC9" w:rsidRPr="00D55694" w:rsidRDefault="00D55694" w:rsidP="00F34A6C">
      <w:pPr>
        <w:spacing w:line="276" w:lineRule="auto"/>
        <w:ind w:left="567" w:hanging="567"/>
        <w:jc w:val="both"/>
        <w:rPr>
          <w:rFonts w:ascii="Brill" w:eastAsia="Brill" w:hAnsi="Brill" w:cs="Brill"/>
          <w:color w:val="000000"/>
          <w:highlight w:val="white"/>
        </w:rPr>
        <w:pPrChange w:id="3322" w:author="Autor">
          <w:pPr>
            <w:spacing w:line="276" w:lineRule="auto"/>
            <w:jc w:val="both"/>
          </w:pPr>
        </w:pPrChange>
      </w:pPr>
      <w:ins w:id="3323" w:author="Autor">
        <w:r w:rsidRPr="00F34A6C">
          <w:rPr>
            <w:rFonts w:ascii="Brill" w:hAnsi="Brill" w:cs="Arial"/>
            <w:color w:val="222222"/>
            <w:shd w:val="clear" w:color="auto" w:fill="FFFFFF"/>
            <w:lang w:val="pl-PL"/>
            <w:rPrChange w:id="3324" w:author="Autor">
              <w:rPr>
                <w:rFonts w:ascii="Arial" w:hAnsi="Arial" w:cs="Arial"/>
                <w:color w:val="222222"/>
                <w:sz w:val="20"/>
                <w:szCs w:val="20"/>
                <w:shd w:val="clear" w:color="auto" w:fill="FFFFFF"/>
              </w:rPr>
            </w:rPrChange>
          </w:rPr>
          <w:t xml:space="preserve">Bartłomiejski, R., &amp; Kowalewski, M. (2022). </w:t>
        </w:r>
        <w:r w:rsidRPr="00F34A6C">
          <w:rPr>
            <w:rFonts w:ascii="Brill" w:hAnsi="Brill" w:cs="Arial"/>
            <w:color w:val="222222"/>
            <w:shd w:val="clear" w:color="auto" w:fill="FFFFFF"/>
            <w:rPrChange w:id="3325" w:author="Autor">
              <w:rPr>
                <w:rFonts w:ascii="Arial" w:hAnsi="Arial" w:cs="Arial"/>
                <w:color w:val="222222"/>
                <w:sz w:val="20"/>
                <w:szCs w:val="20"/>
                <w:shd w:val="clear" w:color="auto" w:fill="FFFFFF"/>
              </w:rPr>
            </w:rPrChange>
          </w:rPr>
          <w:t>Port cities as urban assemblages. bringing actor-network theory to maritime sociology. In</w:t>
        </w:r>
        <w:r w:rsidRPr="00F34A6C">
          <w:rPr>
            <w:rStyle w:val="apple-converted-space"/>
            <w:rFonts w:ascii="Brill" w:hAnsi="Brill" w:cs="Arial"/>
            <w:color w:val="222222"/>
            <w:shd w:val="clear" w:color="auto" w:fill="FFFFFF"/>
            <w:rPrChange w:id="3326" w:author="Autor">
              <w:rPr>
                <w:rStyle w:val="apple-converted-space"/>
                <w:rFonts w:ascii="Arial" w:hAnsi="Arial" w:cs="Arial"/>
                <w:color w:val="222222"/>
                <w:sz w:val="20"/>
                <w:szCs w:val="20"/>
                <w:shd w:val="clear" w:color="auto" w:fill="FFFFFF"/>
              </w:rPr>
            </w:rPrChange>
          </w:rPr>
          <w:t xml:space="preserve"> MC </w:t>
        </w:r>
        <w:proofErr w:type="spellStart"/>
        <w:r w:rsidRPr="00F34A6C">
          <w:rPr>
            <w:rFonts w:ascii="Brill" w:hAnsi="Brill"/>
            <w:color w:val="222222"/>
            <w:shd w:val="clear" w:color="auto" w:fill="FFFFFF"/>
            <w:rPrChange w:id="3327" w:author="Autor">
              <w:rPr>
                <w:rFonts w:ascii="Merriweather" w:hAnsi="Merriweather"/>
                <w:color w:val="222222"/>
                <w:sz w:val="27"/>
                <w:szCs w:val="27"/>
                <w:shd w:val="clear" w:color="auto" w:fill="FFFFFF"/>
              </w:rPr>
            </w:rPrChange>
          </w:rPr>
          <w:t>Grasmeier</w:t>
        </w:r>
        <w:proofErr w:type="spellEnd"/>
        <w:r w:rsidRPr="00F34A6C">
          <w:rPr>
            <w:rFonts w:ascii="Brill" w:hAnsi="Brill"/>
            <w:color w:val="222222"/>
            <w:shd w:val="clear" w:color="auto" w:fill="FFFFFF"/>
            <w:rPrChange w:id="3328" w:author="Autor">
              <w:rPr>
                <w:rFonts w:ascii="Merriweather" w:hAnsi="Merriweather"/>
                <w:color w:val="222222"/>
                <w:sz w:val="27"/>
                <w:szCs w:val="27"/>
                <w:shd w:val="clear" w:color="auto" w:fill="FFFFFF"/>
              </w:rPr>
            </w:rPrChange>
          </w:rPr>
          <w:t xml:space="preserve">, A. Kołodziej-Durnaś, F. Sowa </w:t>
        </w:r>
        <w:r w:rsidRPr="00F34A6C">
          <w:rPr>
            <w:rFonts w:ascii="Brill" w:hAnsi="Brill" w:cs="Arial"/>
            <w:i/>
            <w:iCs/>
            <w:color w:val="222222"/>
            <w:rPrChange w:id="3329" w:author="Autor">
              <w:rPr>
                <w:rFonts w:ascii="Arial" w:hAnsi="Arial" w:cs="Arial"/>
                <w:i/>
                <w:iCs/>
                <w:color w:val="222222"/>
                <w:sz w:val="20"/>
                <w:szCs w:val="20"/>
              </w:rPr>
            </w:rPrChange>
          </w:rPr>
          <w:t>Maritime spaces and society</w:t>
        </w:r>
        <w:r w:rsidRPr="00F34A6C">
          <w:rPr>
            <w:rStyle w:val="apple-converted-space"/>
            <w:rFonts w:ascii="Brill" w:hAnsi="Brill" w:cs="Arial"/>
            <w:color w:val="222222"/>
            <w:shd w:val="clear" w:color="auto" w:fill="FFFFFF"/>
            <w:rPrChange w:id="3330" w:author="Autor">
              <w:rPr>
                <w:rStyle w:val="apple-converted-space"/>
                <w:rFonts w:ascii="Arial" w:hAnsi="Arial" w:cs="Arial"/>
                <w:color w:val="222222"/>
                <w:sz w:val="20"/>
                <w:szCs w:val="20"/>
                <w:shd w:val="clear" w:color="auto" w:fill="FFFFFF"/>
              </w:rPr>
            </w:rPrChange>
          </w:rPr>
          <w:t> </w:t>
        </w:r>
        <w:r w:rsidRPr="00F34A6C">
          <w:rPr>
            <w:rFonts w:ascii="Brill" w:hAnsi="Brill" w:cs="Arial"/>
            <w:color w:val="222222"/>
            <w:shd w:val="clear" w:color="auto" w:fill="FFFFFF"/>
            <w:rPrChange w:id="3331" w:author="Autor">
              <w:rPr>
                <w:rFonts w:ascii="Arial" w:hAnsi="Arial" w:cs="Arial"/>
                <w:color w:val="222222"/>
                <w:sz w:val="20"/>
                <w:szCs w:val="20"/>
                <w:shd w:val="clear" w:color="auto" w:fill="FFFFFF"/>
              </w:rPr>
            </w:rPrChange>
          </w:rPr>
          <w:t>(pp. 49-70). Leiden: Brill.</w:t>
        </w:r>
      </w:ins>
    </w:p>
    <w:p w14:paraId="35077C88" w14:textId="77777777" w:rsidR="00CB3FC9" w:rsidRPr="00C66272" w:rsidRDefault="00C55FA1" w:rsidP="00F34A6C">
      <w:pPr>
        <w:spacing w:line="360" w:lineRule="auto"/>
        <w:ind w:left="567" w:hanging="567"/>
        <w:jc w:val="both"/>
        <w:rPr>
          <w:rFonts w:ascii="Brill" w:eastAsia="Brill" w:hAnsi="Brill" w:cs="Brill"/>
          <w:color w:val="222222"/>
          <w:highlight w:val="white"/>
        </w:rPr>
        <w:pPrChange w:id="3332" w:author="Autor">
          <w:pPr>
            <w:ind w:left="567" w:hanging="567"/>
            <w:jc w:val="both"/>
          </w:pPr>
        </w:pPrChange>
      </w:pPr>
      <w:r w:rsidRPr="00C66272">
        <w:rPr>
          <w:rFonts w:ascii="Brill" w:eastAsia="Brill" w:hAnsi="Brill" w:cs="Brill"/>
          <w:color w:val="222222"/>
          <w:highlight w:val="white"/>
        </w:rPr>
        <w:t xml:space="preserve">Beaven, B. (2016). The resilience of </w:t>
      </w:r>
      <w:proofErr w:type="spellStart"/>
      <w:r w:rsidRPr="00C66272">
        <w:rPr>
          <w:rFonts w:ascii="Brill" w:eastAsia="Brill" w:hAnsi="Brill" w:cs="Brill"/>
          <w:color w:val="222222"/>
          <w:highlight w:val="white"/>
        </w:rPr>
        <w:t>sailortown</w:t>
      </w:r>
      <w:proofErr w:type="spellEnd"/>
      <w:r w:rsidRPr="00C66272">
        <w:rPr>
          <w:rFonts w:ascii="Brill" w:eastAsia="Brill" w:hAnsi="Brill" w:cs="Brill"/>
          <w:color w:val="222222"/>
          <w:highlight w:val="white"/>
        </w:rPr>
        <w:t xml:space="preserve"> culture in English naval ports, c. 1820–1900. </w:t>
      </w:r>
      <w:r w:rsidRPr="00C66272">
        <w:rPr>
          <w:rFonts w:ascii="Brill" w:eastAsia="Brill" w:hAnsi="Brill" w:cs="Brill"/>
          <w:i/>
          <w:color w:val="222222"/>
        </w:rPr>
        <w:t>Urban History</w:t>
      </w:r>
      <w:r w:rsidRPr="00C66272">
        <w:rPr>
          <w:rFonts w:ascii="Brill" w:eastAsia="Brill" w:hAnsi="Brill" w:cs="Brill"/>
          <w:color w:val="222222"/>
          <w:highlight w:val="white"/>
        </w:rPr>
        <w:t>, </w:t>
      </w:r>
      <w:r w:rsidRPr="00C66272">
        <w:rPr>
          <w:rFonts w:ascii="Brill" w:eastAsia="Brill" w:hAnsi="Brill" w:cs="Brill"/>
          <w:i/>
          <w:color w:val="222222"/>
        </w:rPr>
        <w:t>43</w:t>
      </w:r>
      <w:r w:rsidRPr="00C66272">
        <w:rPr>
          <w:rFonts w:ascii="Brill" w:eastAsia="Brill" w:hAnsi="Brill" w:cs="Brill"/>
          <w:color w:val="222222"/>
          <w:highlight w:val="white"/>
        </w:rPr>
        <w:t>(1), 72-95.</w:t>
      </w:r>
    </w:p>
    <w:p w14:paraId="35077C89" w14:textId="77777777" w:rsidR="00CB3FC9" w:rsidRPr="00C66272" w:rsidRDefault="00C55FA1" w:rsidP="00F34A6C">
      <w:pPr>
        <w:spacing w:line="360" w:lineRule="auto"/>
        <w:ind w:left="567" w:hanging="567"/>
        <w:jc w:val="both"/>
        <w:rPr>
          <w:rFonts w:ascii="Brill" w:eastAsia="Brill" w:hAnsi="Brill" w:cs="Brill"/>
          <w:color w:val="000000"/>
        </w:rPr>
        <w:pPrChange w:id="3333" w:author="Autor">
          <w:pPr>
            <w:spacing w:line="276" w:lineRule="auto"/>
            <w:ind w:left="567" w:hanging="567"/>
            <w:jc w:val="both"/>
          </w:pPr>
        </w:pPrChange>
      </w:pPr>
      <w:r w:rsidRPr="00C66272">
        <w:rPr>
          <w:rFonts w:ascii="Brill" w:eastAsia="Brill" w:hAnsi="Brill" w:cs="Brill"/>
          <w:color w:val="222222"/>
          <w:highlight w:val="white"/>
        </w:rPr>
        <w:t>Eide Johnsen, B.</w:t>
      </w:r>
      <w:r w:rsidRPr="00C66272">
        <w:rPr>
          <w:rFonts w:ascii="Brill" w:eastAsia="Brill" w:hAnsi="Brill" w:cs="Brill"/>
          <w:color w:val="000000"/>
        </w:rPr>
        <w:t xml:space="preserve"> (2009).</w:t>
      </w:r>
      <w:r w:rsidRPr="00C66272">
        <w:rPr>
          <w:rFonts w:ascii="Brill" w:eastAsia="Brill" w:hAnsi="Brill" w:cs="Brill"/>
          <w:color w:val="000000"/>
          <w:highlight w:val="white"/>
        </w:rPr>
        <w:t> </w:t>
      </w:r>
      <w:r w:rsidRPr="00C66272">
        <w:rPr>
          <w:rFonts w:ascii="Brill" w:eastAsia="Brill" w:hAnsi="Brill" w:cs="Brill"/>
          <w:color w:val="000000"/>
        </w:rPr>
        <w:t>What a maritime history! The uses of maritime history in summer festivals in southern Norway,</w:t>
      </w:r>
      <w:r w:rsidRPr="00C66272">
        <w:rPr>
          <w:rFonts w:ascii="Brill" w:eastAsia="Brill" w:hAnsi="Brill" w:cs="Brill"/>
          <w:color w:val="000000"/>
          <w:highlight w:val="white"/>
        </w:rPr>
        <w:t> </w:t>
      </w:r>
      <w:r w:rsidRPr="00C66272">
        <w:rPr>
          <w:rFonts w:ascii="Brill" w:eastAsia="Brill" w:hAnsi="Brill" w:cs="Brill"/>
          <w:i/>
          <w:color w:val="000000"/>
        </w:rPr>
        <w:t>Journal of Tourism History</w:t>
      </w:r>
      <w:r w:rsidRPr="00C66272">
        <w:rPr>
          <w:rFonts w:ascii="Brill" w:eastAsia="Brill" w:hAnsi="Brill" w:cs="Brill"/>
          <w:color w:val="000000"/>
        </w:rPr>
        <w:t>,</w:t>
      </w:r>
      <w:r w:rsidRPr="00C66272">
        <w:rPr>
          <w:rFonts w:ascii="Brill" w:eastAsia="Brill" w:hAnsi="Brill" w:cs="Brill"/>
          <w:color w:val="000000"/>
          <w:highlight w:val="white"/>
        </w:rPr>
        <w:t> </w:t>
      </w:r>
      <w:r w:rsidRPr="00C66272">
        <w:rPr>
          <w:rFonts w:ascii="Brill" w:eastAsia="Brill" w:hAnsi="Brill" w:cs="Brill"/>
          <w:i/>
          <w:color w:val="000000"/>
        </w:rPr>
        <w:t>1</w:t>
      </w:r>
      <w:r w:rsidRPr="00C66272">
        <w:rPr>
          <w:rFonts w:ascii="Brill" w:eastAsia="Brill" w:hAnsi="Brill" w:cs="Brill"/>
          <w:color w:val="000000"/>
        </w:rPr>
        <w:t>(2),</w:t>
      </w:r>
      <w:r w:rsidRPr="00C66272">
        <w:rPr>
          <w:rFonts w:ascii="Brill" w:eastAsia="Brill" w:hAnsi="Brill" w:cs="Brill"/>
          <w:color w:val="000000"/>
          <w:highlight w:val="white"/>
        </w:rPr>
        <w:t> </w:t>
      </w:r>
      <w:r w:rsidRPr="00C66272">
        <w:rPr>
          <w:rFonts w:ascii="Brill" w:eastAsia="Brill" w:hAnsi="Brill" w:cs="Brill"/>
          <w:color w:val="000000"/>
        </w:rPr>
        <w:t xml:space="preserve">113-130. </w:t>
      </w:r>
    </w:p>
    <w:p w14:paraId="35077C8A" w14:textId="636F4BBE" w:rsidR="00CB3FC9" w:rsidRPr="00C66272" w:rsidRDefault="00C55FA1" w:rsidP="00F34A6C">
      <w:pPr>
        <w:spacing w:line="360" w:lineRule="auto"/>
        <w:ind w:left="567" w:hanging="567"/>
        <w:jc w:val="both"/>
        <w:rPr>
          <w:rFonts w:ascii="Brill" w:eastAsia="Brill" w:hAnsi="Brill" w:cs="Brill"/>
          <w:color w:val="000000"/>
          <w:lang w:val="pl-PL"/>
        </w:rPr>
        <w:pPrChange w:id="3334" w:author="Autor">
          <w:pPr>
            <w:spacing w:line="276" w:lineRule="auto"/>
            <w:ind w:left="567" w:hanging="567"/>
            <w:jc w:val="both"/>
          </w:pPr>
        </w:pPrChange>
      </w:pPr>
      <w:r w:rsidRPr="00C66272">
        <w:rPr>
          <w:rFonts w:ascii="Brill" w:eastAsia="Brill" w:hAnsi="Brill" w:cs="Brill"/>
          <w:color w:val="000000"/>
        </w:rPr>
        <w:t>Burno</w:t>
      </w:r>
      <w:ins w:id="3335" w:author="Autor">
        <w:r w:rsidR="00DA62B6">
          <w:rPr>
            <w:rFonts w:ascii="Brill" w:eastAsia="Brill" w:hAnsi="Brill" w:cs="Brill"/>
            <w:color w:val="000000"/>
          </w:rPr>
          <w:t>,</w:t>
        </w:r>
      </w:ins>
      <w:r w:rsidRPr="00C66272">
        <w:rPr>
          <w:rFonts w:ascii="Brill" w:eastAsia="Brill" w:hAnsi="Brill" w:cs="Brill"/>
          <w:color w:val="000000"/>
        </w:rPr>
        <w:t xml:space="preserve"> F. (2015), Facing The Vistula. The Architecture Of </w:t>
      </w:r>
      <w:proofErr w:type="spellStart"/>
      <w:r w:rsidRPr="00C66272">
        <w:rPr>
          <w:rFonts w:ascii="Brill" w:eastAsia="Brill" w:hAnsi="Brill" w:cs="Brill"/>
          <w:color w:val="000000"/>
        </w:rPr>
        <w:t>Wybrzeże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Kościuszkowskie</w:t>
      </w:r>
      <w:proofErr w:type="spellEnd"/>
      <w:r w:rsidRPr="00C66272">
        <w:rPr>
          <w:rFonts w:ascii="Brill" w:eastAsia="Brill" w:hAnsi="Brill" w:cs="Brill"/>
          <w:color w:val="000000"/>
        </w:rPr>
        <w:t xml:space="preserve"> And The Central Part Of </w:t>
      </w:r>
      <w:proofErr w:type="spellStart"/>
      <w:r w:rsidRPr="00C66272">
        <w:rPr>
          <w:rFonts w:ascii="Brill" w:eastAsia="Brill" w:hAnsi="Brill" w:cs="Brill"/>
          <w:color w:val="000000"/>
        </w:rPr>
        <w:t>Powiśle</w:t>
      </w:r>
      <w:proofErr w:type="spellEnd"/>
      <w:r w:rsidRPr="00C66272">
        <w:rPr>
          <w:rFonts w:ascii="Brill" w:eastAsia="Brill" w:hAnsi="Brill" w:cs="Brill"/>
          <w:color w:val="000000"/>
        </w:rPr>
        <w:t xml:space="preserve"> In Warsaw In The Years 1910–1939. </w:t>
      </w:r>
      <w:r w:rsidRPr="00C66272">
        <w:rPr>
          <w:rFonts w:ascii="Brill" w:eastAsia="Brill" w:hAnsi="Brill" w:cs="Brill"/>
          <w:i/>
          <w:color w:val="000000"/>
          <w:lang w:val="pl-PL"/>
        </w:rPr>
        <w:t>Kwartalnik Architektury i Urbanistyki 3</w:t>
      </w:r>
      <w:r w:rsidRPr="00C66272">
        <w:rPr>
          <w:rFonts w:ascii="Brill" w:eastAsia="Brill" w:hAnsi="Brill" w:cs="Brill"/>
          <w:color w:val="000000"/>
          <w:lang w:val="pl-PL"/>
        </w:rPr>
        <w:t>(60), 31-68</w:t>
      </w:r>
    </w:p>
    <w:p w14:paraId="35077C8B" w14:textId="77777777" w:rsidR="00CB3FC9" w:rsidRPr="00C66272" w:rsidRDefault="00C55FA1" w:rsidP="00F34A6C">
      <w:pPr>
        <w:spacing w:line="360" w:lineRule="auto"/>
        <w:ind w:left="567" w:hanging="567"/>
        <w:jc w:val="both"/>
        <w:rPr>
          <w:rFonts w:ascii="Brill" w:eastAsia="Brill" w:hAnsi="Brill" w:cs="Brill"/>
          <w:color w:val="000000"/>
          <w:highlight w:val="white"/>
        </w:rPr>
        <w:pPrChange w:id="3336" w:author="Autor">
          <w:pPr>
            <w:spacing w:line="276" w:lineRule="auto"/>
            <w:ind w:left="567" w:hanging="567"/>
            <w:jc w:val="both"/>
          </w:pPr>
        </w:pPrChange>
      </w:pPr>
      <w:r w:rsidRPr="00C66272">
        <w:rPr>
          <w:rFonts w:ascii="Brill" w:eastAsia="Brill" w:hAnsi="Brill" w:cs="Brill"/>
          <w:color w:val="000000"/>
          <w:highlight w:val="white"/>
          <w:lang w:val="pl-PL"/>
        </w:rPr>
        <w:lastRenderedPageBreak/>
        <w:t xml:space="preserve">Cheng, T. M., </w:t>
      </w:r>
      <w:proofErr w:type="spellStart"/>
      <w:r w:rsidRPr="00C66272">
        <w:rPr>
          <w:rFonts w:ascii="Brill" w:eastAsia="Brill" w:hAnsi="Brill" w:cs="Brill"/>
          <w:color w:val="000000"/>
          <w:highlight w:val="white"/>
          <w:lang w:val="pl-PL"/>
        </w:rPr>
        <w:t>Hung</w:t>
      </w:r>
      <w:proofErr w:type="spellEnd"/>
      <w:r w:rsidRPr="00C66272">
        <w:rPr>
          <w:rFonts w:ascii="Brill" w:eastAsia="Brill" w:hAnsi="Brill" w:cs="Brill"/>
          <w:color w:val="000000"/>
          <w:highlight w:val="white"/>
          <w:lang w:val="pl-PL"/>
        </w:rPr>
        <w:t xml:space="preserve">, S. H., &amp; Chen, M. T. (2016). </w:t>
      </w:r>
      <w:r w:rsidRPr="00C66272">
        <w:rPr>
          <w:rFonts w:ascii="Brill" w:eastAsia="Brill" w:hAnsi="Brill" w:cs="Brill"/>
          <w:color w:val="000000"/>
          <w:highlight w:val="white"/>
        </w:rPr>
        <w:t>The influence of leisure involvement on flow experience during hiking activity: Using psychological commitment as a mediate variable. </w:t>
      </w:r>
      <w:r w:rsidRPr="00C66272">
        <w:rPr>
          <w:rFonts w:ascii="Brill" w:eastAsia="Brill" w:hAnsi="Brill" w:cs="Brill"/>
          <w:i/>
          <w:color w:val="000000"/>
        </w:rPr>
        <w:t>Asia Pacific Journal of Tourism Research</w:t>
      </w:r>
      <w:r w:rsidRPr="00C66272">
        <w:rPr>
          <w:rFonts w:ascii="Brill" w:eastAsia="Brill" w:hAnsi="Brill" w:cs="Brill"/>
          <w:color w:val="000000"/>
          <w:highlight w:val="white"/>
        </w:rPr>
        <w:t>, </w:t>
      </w:r>
      <w:r w:rsidRPr="00C66272">
        <w:rPr>
          <w:rFonts w:ascii="Brill" w:eastAsia="Brill" w:hAnsi="Brill" w:cs="Brill"/>
          <w:i/>
          <w:color w:val="000000"/>
        </w:rPr>
        <w:t>21</w:t>
      </w:r>
      <w:r w:rsidRPr="00C66272">
        <w:rPr>
          <w:rFonts w:ascii="Brill" w:eastAsia="Brill" w:hAnsi="Brill" w:cs="Brill"/>
          <w:color w:val="000000"/>
          <w:highlight w:val="white"/>
        </w:rPr>
        <w:t>(1), 1-19.</w:t>
      </w:r>
    </w:p>
    <w:p w14:paraId="35077C8C" w14:textId="77777777" w:rsidR="00CB3FC9" w:rsidRPr="00C66272" w:rsidRDefault="00C55FA1" w:rsidP="00F34A6C">
      <w:pPr>
        <w:spacing w:line="360" w:lineRule="auto"/>
        <w:ind w:left="567" w:hanging="567"/>
        <w:jc w:val="both"/>
        <w:rPr>
          <w:rFonts w:ascii="Brill" w:eastAsia="Brill" w:hAnsi="Brill" w:cs="Brill"/>
          <w:color w:val="000000"/>
          <w:highlight w:val="white"/>
        </w:rPr>
        <w:pPrChange w:id="3337" w:author="Autor">
          <w:pPr>
            <w:spacing w:line="276" w:lineRule="auto"/>
            <w:ind w:left="567" w:hanging="567"/>
            <w:jc w:val="both"/>
          </w:pPr>
        </w:pPrChange>
      </w:pPr>
      <w:r w:rsidRPr="00C66272">
        <w:rPr>
          <w:rFonts w:ascii="Brill" w:eastAsia="Brill" w:hAnsi="Brill" w:cs="Brill"/>
          <w:color w:val="000000"/>
          <w:highlight w:val="white"/>
        </w:rPr>
        <w:t>Getz, D., &amp; Page, S. J. (2016). Progress and prospects for event tourism research. </w:t>
      </w:r>
      <w:r w:rsidRPr="00C66272">
        <w:rPr>
          <w:rFonts w:ascii="Brill" w:eastAsia="Brill" w:hAnsi="Brill" w:cs="Brill"/>
          <w:i/>
          <w:color w:val="000000"/>
        </w:rPr>
        <w:t>Tourism management</w:t>
      </w:r>
      <w:r w:rsidRPr="00C66272">
        <w:rPr>
          <w:rFonts w:ascii="Brill" w:eastAsia="Brill" w:hAnsi="Brill" w:cs="Brill"/>
          <w:color w:val="000000"/>
          <w:highlight w:val="white"/>
        </w:rPr>
        <w:t>, </w:t>
      </w:r>
      <w:r w:rsidRPr="00C66272">
        <w:rPr>
          <w:rFonts w:ascii="Brill" w:eastAsia="Brill" w:hAnsi="Brill" w:cs="Brill"/>
          <w:i/>
          <w:color w:val="000000"/>
        </w:rPr>
        <w:t>52</w:t>
      </w:r>
      <w:r w:rsidRPr="00C66272">
        <w:rPr>
          <w:rFonts w:ascii="Brill" w:eastAsia="Brill" w:hAnsi="Brill" w:cs="Brill"/>
          <w:color w:val="000000"/>
          <w:highlight w:val="white"/>
        </w:rPr>
        <w:t>, 593-631.</w:t>
      </w:r>
    </w:p>
    <w:p w14:paraId="35077C8D" w14:textId="77777777" w:rsidR="00CB3FC9" w:rsidRPr="00C66272" w:rsidRDefault="00C55FA1" w:rsidP="00F34A6C">
      <w:pPr>
        <w:spacing w:line="360" w:lineRule="auto"/>
        <w:ind w:left="567" w:hanging="567"/>
        <w:jc w:val="both"/>
        <w:rPr>
          <w:rFonts w:ascii="Brill" w:eastAsia="Brill" w:hAnsi="Brill" w:cs="Brill"/>
          <w:color w:val="000000"/>
        </w:rPr>
        <w:pPrChange w:id="3338" w:author="Autor">
          <w:pPr>
            <w:spacing w:line="276" w:lineRule="auto"/>
            <w:ind w:left="567" w:hanging="567"/>
            <w:jc w:val="both"/>
          </w:pPr>
        </w:pPrChange>
      </w:pPr>
      <w:r w:rsidRPr="00C66272">
        <w:rPr>
          <w:rFonts w:ascii="Brill" w:eastAsia="Brill" w:hAnsi="Brill" w:cs="Brill"/>
          <w:color w:val="000000"/>
          <w:highlight w:val="white"/>
        </w:rPr>
        <w:t>Hannigan, J. (2017). Toward a sociology of oceans. </w:t>
      </w:r>
      <w:r w:rsidRPr="00C66272">
        <w:rPr>
          <w:rFonts w:ascii="Brill" w:eastAsia="Brill" w:hAnsi="Brill" w:cs="Brill"/>
          <w:i/>
          <w:color w:val="000000"/>
        </w:rPr>
        <w:t xml:space="preserve">Canadian Review of Sociology/Revue </w:t>
      </w:r>
      <w:proofErr w:type="spellStart"/>
      <w:r w:rsidRPr="00C66272">
        <w:rPr>
          <w:rFonts w:ascii="Brill" w:eastAsia="Brill" w:hAnsi="Brill" w:cs="Brill"/>
          <w:i/>
          <w:color w:val="000000"/>
        </w:rPr>
        <w:t>canadienne</w:t>
      </w:r>
      <w:proofErr w:type="spellEnd"/>
      <w:r w:rsidRPr="00C66272">
        <w:rPr>
          <w:rFonts w:ascii="Brill" w:eastAsia="Brill" w:hAnsi="Brill" w:cs="Brill"/>
          <w:i/>
          <w:color w:val="000000"/>
        </w:rPr>
        <w:t xml:space="preserve"> de </w:t>
      </w:r>
      <w:proofErr w:type="spellStart"/>
      <w:r w:rsidRPr="00C66272">
        <w:rPr>
          <w:rFonts w:ascii="Brill" w:eastAsia="Brill" w:hAnsi="Brill" w:cs="Brill"/>
          <w:i/>
          <w:color w:val="000000"/>
        </w:rPr>
        <w:t>sociologie</w:t>
      </w:r>
      <w:proofErr w:type="spellEnd"/>
      <w:r w:rsidRPr="00C66272">
        <w:rPr>
          <w:rFonts w:ascii="Brill" w:eastAsia="Brill" w:hAnsi="Brill" w:cs="Brill"/>
          <w:color w:val="000000"/>
          <w:highlight w:val="white"/>
        </w:rPr>
        <w:t>, </w:t>
      </w:r>
      <w:r w:rsidRPr="00C66272">
        <w:rPr>
          <w:rFonts w:ascii="Brill" w:eastAsia="Brill" w:hAnsi="Brill" w:cs="Brill"/>
          <w:i/>
          <w:color w:val="000000"/>
        </w:rPr>
        <w:t>54</w:t>
      </w:r>
      <w:r w:rsidRPr="00C66272">
        <w:rPr>
          <w:rFonts w:ascii="Brill" w:eastAsia="Brill" w:hAnsi="Brill" w:cs="Brill"/>
          <w:color w:val="000000"/>
          <w:highlight w:val="white"/>
        </w:rPr>
        <w:t>(1), 8-27.</w:t>
      </w:r>
    </w:p>
    <w:p w14:paraId="35077C8E" w14:textId="24CC2F50" w:rsidR="00CB3FC9" w:rsidRDefault="00C55FA1">
      <w:pPr>
        <w:spacing w:line="360" w:lineRule="auto"/>
        <w:ind w:left="567" w:hanging="567"/>
        <w:jc w:val="both"/>
        <w:rPr>
          <w:ins w:id="3339" w:author="Autor"/>
          <w:rFonts w:ascii="Brill" w:eastAsia="Brill" w:hAnsi="Brill" w:cs="Brill"/>
          <w:color w:val="000000"/>
        </w:rPr>
      </w:pPr>
      <w:r w:rsidRPr="00BF26E0">
        <w:rPr>
          <w:rFonts w:ascii="Brill" w:eastAsia="Brill" w:hAnsi="Brill" w:cs="Brill"/>
          <w:color w:val="000000"/>
          <w:highlight w:val="white"/>
          <w:lang w:val="nl-BE"/>
        </w:rPr>
        <w:t xml:space="preserve">Hein, C., &amp; van de Laar, P. T. (2020). </w:t>
      </w:r>
      <w:r w:rsidRPr="00C66272">
        <w:rPr>
          <w:rFonts w:ascii="Brill" w:eastAsia="Brill" w:hAnsi="Brill" w:cs="Brill"/>
          <w:color w:val="000000"/>
          <w:highlight w:val="white"/>
        </w:rPr>
        <w:t xml:space="preserve">The </w:t>
      </w:r>
      <w:ins w:id="3340" w:author="Autor">
        <w:r w:rsidR="00765449">
          <w:rPr>
            <w:rFonts w:ascii="Brill" w:eastAsia="Brill" w:hAnsi="Brill" w:cs="Brill"/>
            <w:color w:val="000000"/>
            <w:highlight w:val="white"/>
          </w:rPr>
          <w:t>s</w:t>
        </w:r>
      </w:ins>
      <w:del w:id="3341"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eparation of </w:t>
      </w:r>
      <w:ins w:id="3342" w:author="Autor">
        <w:r w:rsidR="00765449">
          <w:rPr>
            <w:rFonts w:ascii="Brill" w:eastAsia="Brill" w:hAnsi="Brill" w:cs="Brill"/>
            <w:color w:val="000000"/>
            <w:highlight w:val="white"/>
          </w:rPr>
          <w:t>p</w:t>
        </w:r>
      </w:ins>
      <w:del w:id="3343" w:author="Autor">
        <w:r w:rsidRPr="00C66272" w:rsidDel="00765449">
          <w:rPr>
            <w:rFonts w:ascii="Brill" w:eastAsia="Brill" w:hAnsi="Brill" w:cs="Brill"/>
            <w:color w:val="000000"/>
            <w:highlight w:val="white"/>
          </w:rPr>
          <w:delText>P</w:delText>
        </w:r>
      </w:del>
      <w:r w:rsidRPr="00C66272">
        <w:rPr>
          <w:rFonts w:ascii="Brill" w:eastAsia="Brill" w:hAnsi="Brill" w:cs="Brill"/>
          <w:color w:val="000000"/>
          <w:highlight w:val="white"/>
        </w:rPr>
        <w:t xml:space="preserve">orts from </w:t>
      </w:r>
      <w:ins w:id="3344" w:author="Autor">
        <w:r w:rsidR="00765449">
          <w:rPr>
            <w:rFonts w:ascii="Brill" w:eastAsia="Brill" w:hAnsi="Brill" w:cs="Brill"/>
            <w:color w:val="000000"/>
            <w:highlight w:val="white"/>
          </w:rPr>
          <w:t>c</w:t>
        </w:r>
      </w:ins>
      <w:del w:id="3345"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 xml:space="preserve">ities: The Case of Rotterdam. In A. Carpenter &amp; R. Lozano (Eds.), </w:t>
      </w:r>
      <w:r w:rsidRPr="00C66272">
        <w:rPr>
          <w:rFonts w:ascii="Brill" w:eastAsia="Brill" w:hAnsi="Brill" w:cs="Brill"/>
          <w:i/>
          <w:color w:val="000000"/>
        </w:rPr>
        <w:t>European Port Cities in Transition</w:t>
      </w:r>
      <w:r w:rsidRPr="00C66272">
        <w:rPr>
          <w:rFonts w:ascii="Brill" w:eastAsia="Brill" w:hAnsi="Brill" w:cs="Brill"/>
          <w:color w:val="000000"/>
          <w:highlight w:val="white"/>
        </w:rPr>
        <w:t> (pp. 265-286). Cham: Springer.</w:t>
      </w:r>
    </w:p>
    <w:p w14:paraId="2C0904E9" w14:textId="56AD53AA" w:rsidR="002032D1" w:rsidRPr="002032D1" w:rsidRDefault="002032D1" w:rsidP="00F34A6C">
      <w:pPr>
        <w:spacing w:line="360" w:lineRule="auto"/>
        <w:ind w:left="567" w:hanging="567"/>
        <w:jc w:val="both"/>
        <w:rPr>
          <w:rFonts w:ascii="Brill" w:eastAsia="Brill" w:hAnsi="Brill" w:cs="Brill"/>
          <w:color w:val="000000"/>
        </w:rPr>
        <w:pPrChange w:id="3346" w:author="Autor">
          <w:pPr>
            <w:spacing w:line="276" w:lineRule="auto"/>
            <w:ind w:left="567" w:hanging="567"/>
            <w:jc w:val="both"/>
          </w:pPr>
        </w:pPrChange>
      </w:pPr>
      <w:ins w:id="3347" w:author="Autor">
        <w:r w:rsidRPr="00F34A6C">
          <w:rPr>
            <w:rFonts w:ascii="Brill" w:hAnsi="Brill" w:cs="Arial"/>
            <w:color w:val="222222"/>
            <w:shd w:val="clear" w:color="auto" w:fill="FFFFFF"/>
            <w:rPrChange w:id="3348" w:author="Autor">
              <w:rPr>
                <w:rFonts w:ascii="Arial" w:hAnsi="Arial" w:cs="Arial"/>
                <w:color w:val="222222"/>
                <w:sz w:val="20"/>
                <w:szCs w:val="20"/>
                <w:shd w:val="clear" w:color="auto" w:fill="FFFFFF"/>
              </w:rPr>
            </w:rPrChange>
          </w:rPr>
          <w:t>Hoyle, B. (2000). Confrontation, consultation, cooperation? Community groups and urban change in Canadian port</w:t>
        </w:r>
        <w:r w:rsidRPr="00F34A6C">
          <w:rPr>
            <w:rFonts w:ascii="Brill" w:hAnsi="Brill" w:cs="Cambria Math"/>
            <w:color w:val="222222"/>
            <w:shd w:val="clear" w:color="auto" w:fill="FFFFFF"/>
            <w:rPrChange w:id="3349" w:author="Autor">
              <w:rPr>
                <w:rFonts w:ascii="Cambria Math" w:hAnsi="Cambria Math" w:cs="Cambria Math"/>
                <w:color w:val="222222"/>
                <w:sz w:val="20"/>
                <w:szCs w:val="20"/>
                <w:shd w:val="clear" w:color="auto" w:fill="FFFFFF"/>
              </w:rPr>
            </w:rPrChange>
          </w:rPr>
          <w:t>‐</w:t>
        </w:r>
        <w:r w:rsidRPr="00F34A6C">
          <w:rPr>
            <w:rFonts w:ascii="Brill" w:hAnsi="Brill" w:cs="Arial"/>
            <w:color w:val="222222"/>
            <w:shd w:val="clear" w:color="auto" w:fill="FFFFFF"/>
            <w:rPrChange w:id="3350" w:author="Autor">
              <w:rPr>
                <w:rFonts w:ascii="Arial" w:hAnsi="Arial" w:cs="Arial"/>
                <w:color w:val="222222"/>
                <w:sz w:val="20"/>
                <w:szCs w:val="20"/>
                <w:shd w:val="clear" w:color="auto" w:fill="FFFFFF"/>
              </w:rPr>
            </w:rPrChange>
          </w:rPr>
          <w:t>city waterfronts.</w:t>
        </w:r>
        <w:r w:rsidRPr="00F34A6C">
          <w:rPr>
            <w:rStyle w:val="apple-converted-space"/>
            <w:rFonts w:ascii="Brill" w:hAnsi="Brill" w:cs="Arial"/>
            <w:color w:val="222222"/>
            <w:shd w:val="clear" w:color="auto" w:fill="FFFFFF"/>
            <w:rPrChange w:id="3351"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352" w:author="Autor">
              <w:rPr>
                <w:rFonts w:ascii="Arial" w:hAnsi="Arial" w:cs="Arial"/>
                <w:i/>
                <w:iCs/>
                <w:color w:val="222222"/>
                <w:sz w:val="20"/>
                <w:szCs w:val="20"/>
              </w:rPr>
            </w:rPrChange>
          </w:rPr>
          <w:t xml:space="preserve">Canadian Geographer/Le </w:t>
        </w:r>
        <w:proofErr w:type="spellStart"/>
        <w:r w:rsidRPr="00F34A6C">
          <w:rPr>
            <w:rFonts w:ascii="Brill" w:hAnsi="Brill" w:cs="Arial"/>
            <w:i/>
            <w:iCs/>
            <w:color w:val="222222"/>
            <w:rPrChange w:id="3353" w:author="Autor">
              <w:rPr>
                <w:rFonts w:ascii="Arial" w:hAnsi="Arial" w:cs="Arial"/>
                <w:i/>
                <w:iCs/>
                <w:color w:val="222222"/>
                <w:sz w:val="20"/>
                <w:szCs w:val="20"/>
              </w:rPr>
            </w:rPrChange>
          </w:rPr>
          <w:t>Géographe</w:t>
        </w:r>
        <w:proofErr w:type="spellEnd"/>
        <w:r w:rsidRPr="00F34A6C">
          <w:rPr>
            <w:rFonts w:ascii="Brill" w:hAnsi="Brill" w:cs="Arial"/>
            <w:i/>
            <w:iCs/>
            <w:color w:val="222222"/>
            <w:rPrChange w:id="3354" w:author="Autor">
              <w:rPr>
                <w:rFonts w:ascii="Arial" w:hAnsi="Arial" w:cs="Arial"/>
                <w:i/>
                <w:iCs/>
                <w:color w:val="222222"/>
                <w:sz w:val="20"/>
                <w:szCs w:val="20"/>
              </w:rPr>
            </w:rPrChange>
          </w:rPr>
          <w:t xml:space="preserve"> </w:t>
        </w:r>
        <w:proofErr w:type="spellStart"/>
        <w:r w:rsidRPr="00F34A6C">
          <w:rPr>
            <w:rFonts w:ascii="Brill" w:hAnsi="Brill" w:cs="Arial"/>
            <w:i/>
            <w:iCs/>
            <w:color w:val="222222"/>
            <w:rPrChange w:id="3355" w:author="Autor">
              <w:rPr>
                <w:rFonts w:ascii="Arial" w:hAnsi="Arial" w:cs="Arial"/>
                <w:i/>
                <w:iCs/>
                <w:color w:val="222222"/>
                <w:sz w:val="20"/>
                <w:szCs w:val="20"/>
              </w:rPr>
            </w:rPrChange>
          </w:rPr>
          <w:t>canadien</w:t>
        </w:r>
        <w:proofErr w:type="spellEnd"/>
        <w:r w:rsidRPr="00F34A6C">
          <w:rPr>
            <w:rFonts w:ascii="Brill" w:hAnsi="Brill" w:cs="Arial"/>
            <w:color w:val="222222"/>
            <w:shd w:val="clear" w:color="auto" w:fill="FFFFFF"/>
            <w:rPrChange w:id="3356"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3357"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358" w:author="Autor">
              <w:rPr>
                <w:rFonts w:ascii="Arial" w:hAnsi="Arial" w:cs="Arial"/>
                <w:i/>
                <w:iCs/>
                <w:color w:val="222222"/>
                <w:sz w:val="20"/>
                <w:szCs w:val="20"/>
              </w:rPr>
            </w:rPrChange>
          </w:rPr>
          <w:t>44</w:t>
        </w:r>
        <w:r w:rsidRPr="00F34A6C">
          <w:rPr>
            <w:rFonts w:ascii="Brill" w:hAnsi="Brill" w:cs="Arial"/>
            <w:color w:val="222222"/>
            <w:shd w:val="clear" w:color="auto" w:fill="FFFFFF"/>
            <w:rPrChange w:id="3359" w:author="Autor">
              <w:rPr>
                <w:rFonts w:ascii="Arial" w:hAnsi="Arial" w:cs="Arial"/>
                <w:color w:val="222222"/>
                <w:sz w:val="20"/>
                <w:szCs w:val="20"/>
                <w:shd w:val="clear" w:color="auto" w:fill="FFFFFF"/>
              </w:rPr>
            </w:rPrChange>
          </w:rPr>
          <w:t>(3), 228-243.</w:t>
        </w:r>
      </w:ins>
    </w:p>
    <w:p w14:paraId="35077C8F" w14:textId="77777777" w:rsidR="00CB3FC9" w:rsidRPr="00C66272" w:rsidRDefault="00C55FA1" w:rsidP="00F34A6C">
      <w:pPr>
        <w:spacing w:line="360" w:lineRule="auto"/>
        <w:ind w:left="567" w:hanging="567"/>
        <w:jc w:val="both"/>
        <w:rPr>
          <w:rFonts w:ascii="Brill" w:eastAsia="Brill" w:hAnsi="Brill" w:cs="Brill"/>
        </w:rPr>
        <w:pPrChange w:id="3360" w:author="Autor">
          <w:pPr>
            <w:spacing w:line="276" w:lineRule="auto"/>
            <w:ind w:left="567" w:hanging="567"/>
            <w:jc w:val="both"/>
          </w:pPr>
        </w:pPrChange>
      </w:pPr>
      <w:r w:rsidRPr="00C66272">
        <w:rPr>
          <w:rFonts w:ascii="Brill" w:eastAsia="Brill" w:hAnsi="Brill" w:cs="Brill"/>
          <w:color w:val="222222"/>
          <w:highlight w:val="white"/>
        </w:rPr>
        <w:t>Humphrey, C. (2001). </w:t>
      </w:r>
      <w:r w:rsidRPr="00C66272">
        <w:rPr>
          <w:rFonts w:ascii="Brill" w:eastAsia="Brill" w:hAnsi="Brill" w:cs="Brill"/>
          <w:i/>
          <w:color w:val="222222"/>
        </w:rPr>
        <w:t>The politics of carnival: festive Misrule in Medieval England</w:t>
      </w:r>
      <w:r w:rsidRPr="00C66272">
        <w:rPr>
          <w:rFonts w:ascii="Brill" w:eastAsia="Brill" w:hAnsi="Brill" w:cs="Brill"/>
          <w:color w:val="222222"/>
          <w:highlight w:val="white"/>
        </w:rPr>
        <w:t>. Manchester: Manchester University Press.</w:t>
      </w:r>
    </w:p>
    <w:p w14:paraId="35077C90" w14:textId="77777777" w:rsidR="00CB3FC9" w:rsidRPr="00C66272" w:rsidRDefault="00C55FA1" w:rsidP="00F34A6C">
      <w:pPr>
        <w:spacing w:line="360" w:lineRule="auto"/>
        <w:ind w:left="567" w:hanging="567"/>
        <w:jc w:val="both"/>
        <w:rPr>
          <w:rFonts w:ascii="Brill" w:eastAsia="Brill" w:hAnsi="Brill" w:cs="Brill"/>
          <w:lang w:val="pl-PL"/>
        </w:rPr>
        <w:pPrChange w:id="3361" w:author="Autor">
          <w:pPr>
            <w:ind w:left="567" w:hanging="567"/>
            <w:jc w:val="both"/>
          </w:pPr>
        </w:pPrChange>
      </w:pPr>
      <w:r w:rsidRPr="00C66272">
        <w:rPr>
          <w:rFonts w:ascii="Brill" w:eastAsia="Brill" w:hAnsi="Brill" w:cs="Brill"/>
          <w:color w:val="333333"/>
          <w:highlight w:val="white"/>
        </w:rPr>
        <w:t>Izdebska, K., &amp; Kozlowska, U. (2022). The cultural landscape and maritime identity of Szczecin: The past and present of a port city. </w:t>
      </w:r>
      <w:r w:rsidRPr="00C66272">
        <w:rPr>
          <w:rFonts w:ascii="Brill" w:eastAsia="Brill" w:hAnsi="Brill" w:cs="Brill"/>
          <w:i/>
          <w:color w:val="333333"/>
          <w:lang w:val="pl-PL"/>
        </w:rPr>
        <w:t xml:space="preserve">International </w:t>
      </w:r>
      <w:proofErr w:type="spellStart"/>
      <w:r w:rsidRPr="00C66272">
        <w:rPr>
          <w:rFonts w:ascii="Brill" w:eastAsia="Brill" w:hAnsi="Brill" w:cs="Brill"/>
          <w:i/>
          <w:color w:val="333333"/>
          <w:lang w:val="pl-PL"/>
        </w:rPr>
        <w:t>Journal</w:t>
      </w:r>
      <w:proofErr w:type="spellEnd"/>
      <w:r w:rsidRPr="00C66272">
        <w:rPr>
          <w:rFonts w:ascii="Brill" w:eastAsia="Brill" w:hAnsi="Brill" w:cs="Brill"/>
          <w:i/>
          <w:color w:val="333333"/>
          <w:lang w:val="pl-PL"/>
        </w:rPr>
        <w:t xml:space="preserve"> of </w:t>
      </w:r>
      <w:proofErr w:type="spellStart"/>
      <w:r w:rsidRPr="00C66272">
        <w:rPr>
          <w:rFonts w:ascii="Brill" w:eastAsia="Brill" w:hAnsi="Brill" w:cs="Brill"/>
          <w:i/>
          <w:color w:val="333333"/>
          <w:lang w:val="pl-PL"/>
        </w:rPr>
        <w:t>Maritime</w:t>
      </w:r>
      <w:proofErr w:type="spellEnd"/>
      <w:r w:rsidRPr="00C66272">
        <w:rPr>
          <w:rFonts w:ascii="Brill" w:eastAsia="Brill" w:hAnsi="Brill" w:cs="Brill"/>
          <w:i/>
          <w:color w:val="333333"/>
          <w:lang w:val="pl-PL"/>
        </w:rPr>
        <w:t xml:space="preserve"> </w:t>
      </w:r>
      <w:proofErr w:type="spellStart"/>
      <w:r w:rsidRPr="00C66272">
        <w:rPr>
          <w:rFonts w:ascii="Brill" w:eastAsia="Brill" w:hAnsi="Brill" w:cs="Brill"/>
          <w:i/>
          <w:color w:val="333333"/>
          <w:lang w:val="pl-PL"/>
        </w:rPr>
        <w:t>History</w:t>
      </w:r>
      <w:proofErr w:type="spellEnd"/>
      <w:r w:rsidRPr="00C66272">
        <w:rPr>
          <w:rFonts w:ascii="Brill" w:eastAsia="Brill" w:hAnsi="Brill" w:cs="Brill"/>
          <w:color w:val="333333"/>
          <w:highlight w:val="white"/>
          <w:lang w:val="pl-PL"/>
        </w:rPr>
        <w:t>, </w:t>
      </w:r>
      <w:r w:rsidRPr="00C66272">
        <w:rPr>
          <w:rFonts w:ascii="Brill" w:eastAsia="Brill" w:hAnsi="Brill" w:cs="Brill"/>
          <w:i/>
          <w:color w:val="333333"/>
          <w:lang w:val="pl-PL"/>
        </w:rPr>
        <w:t>34</w:t>
      </w:r>
      <w:r w:rsidRPr="00C66272">
        <w:rPr>
          <w:rFonts w:ascii="Brill" w:eastAsia="Brill" w:hAnsi="Brill" w:cs="Brill"/>
          <w:color w:val="333333"/>
          <w:highlight w:val="white"/>
          <w:lang w:val="pl-PL"/>
        </w:rPr>
        <w:t>(1), 83–100.</w:t>
      </w:r>
    </w:p>
    <w:p w14:paraId="35077C91" w14:textId="50011DB6" w:rsidR="00CB3FC9" w:rsidRPr="00C66272" w:rsidRDefault="00C55FA1" w:rsidP="00F34A6C">
      <w:pPr>
        <w:spacing w:line="360" w:lineRule="auto"/>
        <w:ind w:left="567" w:hanging="567"/>
        <w:jc w:val="both"/>
        <w:rPr>
          <w:rFonts w:ascii="Brill" w:eastAsia="Brill" w:hAnsi="Brill" w:cs="Brill"/>
          <w:color w:val="000000"/>
          <w:lang w:val="pl-PL"/>
        </w:rPr>
        <w:pPrChange w:id="3362" w:author="Autor">
          <w:pPr>
            <w:spacing w:line="276" w:lineRule="auto"/>
            <w:ind w:left="567" w:hanging="567"/>
            <w:jc w:val="both"/>
          </w:pPr>
        </w:pPrChange>
      </w:pPr>
      <w:r w:rsidRPr="00C66272">
        <w:rPr>
          <w:rFonts w:ascii="Brill" w:eastAsia="Brill" w:hAnsi="Brill" w:cs="Brill"/>
          <w:color w:val="000000"/>
          <w:lang w:val="pl-PL"/>
        </w:rPr>
        <w:t>Janiszewski</w:t>
      </w:r>
      <w:ins w:id="3363" w:author="Autor">
        <w:r w:rsidR="00765449">
          <w:rPr>
            <w:rFonts w:ascii="Brill" w:eastAsia="Brill" w:hAnsi="Brill" w:cs="Brill"/>
            <w:color w:val="000000"/>
            <w:lang w:val="pl-PL"/>
          </w:rPr>
          <w:t>,</w:t>
        </w:r>
      </w:ins>
      <w:r w:rsidRPr="00C66272">
        <w:rPr>
          <w:rFonts w:ascii="Brill" w:eastAsia="Brill" w:hAnsi="Brill" w:cs="Brill"/>
          <w:color w:val="000000"/>
          <w:lang w:val="pl-PL"/>
        </w:rPr>
        <w:t xml:space="preserve"> L. (1989), </w:t>
      </w:r>
      <w:del w:id="3364" w:author="Autor">
        <w:r w:rsidRPr="00C66272" w:rsidDel="002032D1">
          <w:rPr>
            <w:rFonts w:ascii="Brill" w:eastAsia="Brill" w:hAnsi="Brill" w:cs="Brill"/>
            <w:color w:val="000000"/>
            <w:lang w:val="pl-PL"/>
          </w:rPr>
          <w:delText>„</w:delText>
        </w:r>
      </w:del>
      <w:r w:rsidRPr="00C66272">
        <w:rPr>
          <w:rFonts w:ascii="Brill" w:eastAsia="Brill" w:hAnsi="Brill" w:cs="Brill"/>
          <w:color w:val="000000"/>
          <w:lang w:val="pl-PL"/>
        </w:rPr>
        <w:t>Marynizacja jako koncepcja teoretyczna i jako proces społeczny</w:t>
      </w:r>
      <w:del w:id="3365" w:author="Autor">
        <w:r w:rsidRPr="00C66272" w:rsidDel="002032D1">
          <w:rPr>
            <w:rFonts w:ascii="Brill" w:eastAsia="Brill" w:hAnsi="Brill" w:cs="Brill"/>
            <w:color w:val="000000"/>
            <w:lang w:val="pl-PL"/>
          </w:rPr>
          <w:delText>”</w:delText>
        </w:r>
      </w:del>
      <w:r w:rsidRPr="00C66272">
        <w:rPr>
          <w:rFonts w:ascii="Brill" w:eastAsia="Brill" w:hAnsi="Brill" w:cs="Brill"/>
          <w:color w:val="000000"/>
          <w:lang w:val="pl-PL"/>
        </w:rPr>
        <w:t xml:space="preserve">, </w:t>
      </w:r>
      <w:proofErr w:type="spellStart"/>
      <w:r w:rsidRPr="00C66272">
        <w:rPr>
          <w:rFonts w:ascii="Brill" w:eastAsia="Brill" w:hAnsi="Brill" w:cs="Brill"/>
          <w:i/>
          <w:color w:val="000000"/>
          <w:lang w:val="pl-PL"/>
        </w:rPr>
        <w:t>Przegląd</w:t>
      </w:r>
      <w:proofErr w:type="spellEnd"/>
      <w:r w:rsidRPr="00C66272">
        <w:rPr>
          <w:rFonts w:ascii="Brill" w:eastAsia="Brill" w:hAnsi="Brill" w:cs="Brill"/>
          <w:i/>
          <w:color w:val="000000"/>
          <w:lang w:val="pl-PL"/>
        </w:rPr>
        <w:t xml:space="preserve"> Zachodni</w:t>
      </w:r>
      <w:r w:rsidRPr="00C66272">
        <w:rPr>
          <w:rFonts w:ascii="Brill" w:eastAsia="Brill" w:hAnsi="Brill" w:cs="Brill"/>
          <w:color w:val="000000"/>
          <w:lang w:val="pl-PL"/>
        </w:rPr>
        <w:t xml:space="preserve">, </w:t>
      </w:r>
      <w:commentRangeStart w:id="3366"/>
      <w:r w:rsidRPr="00C66272">
        <w:rPr>
          <w:rFonts w:ascii="Brill" w:eastAsia="Brill" w:hAnsi="Brill" w:cs="Brill"/>
          <w:color w:val="000000"/>
          <w:lang w:val="pl-PL"/>
        </w:rPr>
        <w:t>5/6</w:t>
      </w:r>
      <w:commentRangeEnd w:id="3366"/>
      <w:r w:rsidR="00765449">
        <w:rPr>
          <w:rStyle w:val="Odwoaniedokomentarza"/>
          <w:lang w:val="en-AU"/>
        </w:rPr>
        <w:commentReference w:id="3366"/>
      </w:r>
      <w:r w:rsidRPr="00C66272">
        <w:rPr>
          <w:rFonts w:ascii="Brill" w:eastAsia="Brill" w:hAnsi="Brill" w:cs="Brill"/>
          <w:color w:val="000000"/>
          <w:lang w:val="pl-PL"/>
        </w:rPr>
        <w:t>, 267−284</w:t>
      </w:r>
    </w:p>
    <w:p w14:paraId="35077C92" w14:textId="20EDB5AC" w:rsidR="00CB3FC9" w:rsidRPr="00C66272" w:rsidRDefault="00C55FA1" w:rsidP="00F34A6C">
      <w:pPr>
        <w:spacing w:line="360" w:lineRule="auto"/>
        <w:ind w:left="567" w:hanging="567"/>
        <w:jc w:val="both"/>
        <w:rPr>
          <w:rFonts w:ascii="Brill" w:eastAsia="Brill" w:hAnsi="Brill" w:cs="Brill"/>
          <w:color w:val="000000"/>
        </w:rPr>
        <w:pPrChange w:id="3367" w:author="Autor">
          <w:pPr>
            <w:spacing w:line="276" w:lineRule="auto"/>
            <w:ind w:left="567" w:hanging="567"/>
            <w:jc w:val="both"/>
          </w:pPr>
        </w:pPrChange>
      </w:pPr>
      <w:r w:rsidRPr="00C66272">
        <w:rPr>
          <w:rFonts w:ascii="Brill" w:eastAsia="Brill" w:hAnsi="Brill" w:cs="Brill"/>
          <w:color w:val="000000"/>
          <w:highlight w:val="white"/>
        </w:rPr>
        <w:t xml:space="preserve">Kołodziej-Durnaś, A. (2014). Maritime </w:t>
      </w:r>
      <w:ins w:id="3368" w:author="Autor">
        <w:r w:rsidR="00765449">
          <w:rPr>
            <w:rFonts w:ascii="Brill" w:eastAsia="Brill" w:hAnsi="Brill" w:cs="Brill"/>
            <w:color w:val="000000"/>
            <w:highlight w:val="white"/>
          </w:rPr>
          <w:t>s</w:t>
        </w:r>
      </w:ins>
      <w:del w:id="3369"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ociology or </w:t>
      </w:r>
      <w:ins w:id="3370" w:author="Autor">
        <w:r w:rsidR="00765449">
          <w:rPr>
            <w:rFonts w:ascii="Brill" w:eastAsia="Brill" w:hAnsi="Brill" w:cs="Brill"/>
            <w:color w:val="000000"/>
            <w:highlight w:val="white"/>
          </w:rPr>
          <w:t>s</w:t>
        </w:r>
      </w:ins>
      <w:del w:id="3371"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ociology of </w:t>
      </w:r>
      <w:ins w:id="3372" w:author="Autor">
        <w:r w:rsidR="00765449">
          <w:rPr>
            <w:rFonts w:ascii="Brill" w:eastAsia="Brill" w:hAnsi="Brill" w:cs="Brill"/>
            <w:color w:val="000000"/>
            <w:highlight w:val="white"/>
          </w:rPr>
          <w:t>m</w:t>
        </w:r>
      </w:ins>
      <w:del w:id="3373" w:author="Autor">
        <w:r w:rsidRPr="00C66272" w:rsidDel="00765449">
          <w:rPr>
            <w:rFonts w:ascii="Brill" w:eastAsia="Brill" w:hAnsi="Brill" w:cs="Brill"/>
            <w:color w:val="000000"/>
            <w:highlight w:val="white"/>
          </w:rPr>
          <w:delText>M</w:delText>
        </w:r>
      </w:del>
      <w:r w:rsidRPr="00C66272">
        <w:rPr>
          <w:rFonts w:ascii="Brill" w:eastAsia="Brill" w:hAnsi="Brill" w:cs="Brill"/>
          <w:color w:val="000000"/>
          <w:highlight w:val="white"/>
        </w:rPr>
        <w:t xml:space="preserve">aritime </w:t>
      </w:r>
      <w:proofErr w:type="spellStart"/>
      <w:ins w:id="3374" w:author="Autor">
        <w:r w:rsidR="00765449">
          <w:rPr>
            <w:rFonts w:ascii="Brill" w:eastAsia="Brill" w:hAnsi="Brill" w:cs="Brill"/>
            <w:color w:val="000000"/>
            <w:highlight w:val="white"/>
          </w:rPr>
          <w:t>s</w:t>
        </w:r>
      </w:ins>
      <w:del w:id="3375" w:author="Autor">
        <w:r w:rsidRPr="00C66272" w:rsidDel="00765449">
          <w:rPr>
            <w:rFonts w:ascii="Brill" w:eastAsia="Brill" w:hAnsi="Brill" w:cs="Brill"/>
            <w:color w:val="000000"/>
            <w:highlight w:val="white"/>
          </w:rPr>
          <w:delText>I</w:delText>
        </w:r>
      </w:del>
      <w:r w:rsidRPr="00C66272">
        <w:rPr>
          <w:rFonts w:ascii="Brill" w:eastAsia="Brill" w:hAnsi="Brill" w:cs="Brill"/>
          <w:color w:val="000000"/>
          <w:highlight w:val="white"/>
        </w:rPr>
        <w:t>ssues</w:t>
      </w:r>
      <w:proofErr w:type="spellEnd"/>
      <w:r w:rsidRPr="00C66272">
        <w:rPr>
          <w:rFonts w:ascii="Brill" w:eastAsia="Brill" w:hAnsi="Brill" w:cs="Brill"/>
          <w:color w:val="000000"/>
          <w:highlight w:val="white"/>
        </w:rPr>
        <w:t xml:space="preserve">? World </w:t>
      </w:r>
      <w:ins w:id="3376" w:author="Autor">
        <w:r w:rsidR="00765449">
          <w:rPr>
            <w:rFonts w:ascii="Brill" w:eastAsia="Brill" w:hAnsi="Brill" w:cs="Brill"/>
            <w:color w:val="000000"/>
            <w:highlight w:val="white"/>
          </w:rPr>
          <w:t>l</w:t>
        </w:r>
      </w:ins>
      <w:del w:id="3377" w:author="Autor">
        <w:r w:rsidRPr="00C66272" w:rsidDel="00765449">
          <w:rPr>
            <w:rFonts w:ascii="Brill" w:eastAsia="Brill" w:hAnsi="Brill" w:cs="Brill"/>
            <w:color w:val="000000"/>
            <w:highlight w:val="white"/>
          </w:rPr>
          <w:delText>L</w:delText>
        </w:r>
      </w:del>
      <w:r w:rsidRPr="00C66272">
        <w:rPr>
          <w:rFonts w:ascii="Brill" w:eastAsia="Brill" w:hAnsi="Brill" w:cs="Brill"/>
          <w:color w:val="000000"/>
          <w:highlight w:val="white"/>
        </w:rPr>
        <w:t xml:space="preserve">iterature </w:t>
      </w:r>
      <w:ins w:id="3378" w:author="Autor">
        <w:r w:rsidR="00765449">
          <w:rPr>
            <w:rFonts w:ascii="Brill" w:eastAsia="Brill" w:hAnsi="Brill" w:cs="Brill"/>
            <w:color w:val="000000"/>
            <w:highlight w:val="white"/>
          </w:rPr>
          <w:t>r</w:t>
        </w:r>
      </w:ins>
      <w:del w:id="3379" w:author="Autor">
        <w:r w:rsidRPr="00C66272" w:rsidDel="00765449">
          <w:rPr>
            <w:rFonts w:ascii="Brill" w:eastAsia="Brill" w:hAnsi="Brill" w:cs="Brill"/>
            <w:color w:val="000000"/>
            <w:highlight w:val="white"/>
          </w:rPr>
          <w:delText>R</w:delText>
        </w:r>
      </w:del>
      <w:r w:rsidRPr="00C66272">
        <w:rPr>
          <w:rFonts w:ascii="Brill" w:eastAsia="Brill" w:hAnsi="Brill" w:cs="Brill"/>
          <w:color w:val="000000"/>
          <w:highlight w:val="white"/>
        </w:rPr>
        <w:t xml:space="preserve">eview and </w:t>
      </w:r>
      <w:ins w:id="3380" w:author="Autor">
        <w:r w:rsidR="00765449">
          <w:rPr>
            <w:rFonts w:ascii="Brill" w:eastAsia="Brill" w:hAnsi="Brill" w:cs="Brill"/>
            <w:color w:val="000000"/>
            <w:highlight w:val="white"/>
          </w:rPr>
          <w:t>s</w:t>
        </w:r>
      </w:ins>
      <w:del w:id="3381"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ome </w:t>
      </w:r>
      <w:ins w:id="3382" w:author="Autor">
        <w:r w:rsidR="00765449">
          <w:rPr>
            <w:rFonts w:ascii="Brill" w:eastAsia="Brill" w:hAnsi="Brill" w:cs="Brill"/>
            <w:color w:val="000000"/>
            <w:highlight w:val="white"/>
          </w:rPr>
          <w:t>h</w:t>
        </w:r>
      </w:ins>
      <w:del w:id="3383" w:author="Autor">
        <w:r w:rsidRPr="00C66272" w:rsidDel="00765449">
          <w:rPr>
            <w:rFonts w:ascii="Brill" w:eastAsia="Brill" w:hAnsi="Brill" w:cs="Brill"/>
            <w:color w:val="000000"/>
            <w:highlight w:val="white"/>
          </w:rPr>
          <w:delText>H</w:delText>
        </w:r>
      </w:del>
      <w:r w:rsidRPr="00C66272">
        <w:rPr>
          <w:rFonts w:ascii="Brill" w:eastAsia="Brill" w:hAnsi="Brill" w:cs="Brill"/>
          <w:color w:val="000000"/>
          <w:highlight w:val="white"/>
        </w:rPr>
        <w:t xml:space="preserve">istorical </w:t>
      </w:r>
      <w:ins w:id="3384" w:author="Autor">
        <w:r w:rsidR="00765449">
          <w:rPr>
            <w:rFonts w:ascii="Brill" w:eastAsia="Brill" w:hAnsi="Brill" w:cs="Brill"/>
            <w:color w:val="000000"/>
            <w:highlight w:val="white"/>
          </w:rPr>
          <w:t>c</w:t>
        </w:r>
      </w:ins>
      <w:del w:id="3385"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onsiderations. </w:t>
      </w:r>
      <w:proofErr w:type="spellStart"/>
      <w:r w:rsidRPr="00C66272">
        <w:rPr>
          <w:rFonts w:ascii="Brill" w:eastAsia="Brill" w:hAnsi="Brill" w:cs="Brill"/>
          <w:i/>
          <w:color w:val="000000"/>
        </w:rPr>
        <w:t>Roczniki</w:t>
      </w:r>
      <w:proofErr w:type="spellEnd"/>
      <w:r w:rsidRPr="00C66272">
        <w:rPr>
          <w:rFonts w:ascii="Brill" w:eastAsia="Brill" w:hAnsi="Brill" w:cs="Brill"/>
          <w:i/>
          <w:color w:val="000000"/>
        </w:rPr>
        <w:t xml:space="preserve"> Socjologii </w:t>
      </w:r>
      <w:proofErr w:type="spellStart"/>
      <w:r w:rsidRPr="00C66272">
        <w:rPr>
          <w:rFonts w:ascii="Brill" w:eastAsia="Brill" w:hAnsi="Brill" w:cs="Brill"/>
          <w:i/>
          <w:color w:val="000000"/>
        </w:rPr>
        <w:t>Morskiej</w:t>
      </w:r>
      <w:proofErr w:type="spellEnd"/>
      <w:r w:rsidRPr="00C66272">
        <w:rPr>
          <w:rFonts w:ascii="Brill" w:eastAsia="Brill" w:hAnsi="Brill" w:cs="Brill"/>
          <w:color w:val="000000"/>
          <w:highlight w:val="white"/>
        </w:rPr>
        <w:t>, XXIII, 54-62.</w:t>
      </w:r>
    </w:p>
    <w:p w14:paraId="35077C93" w14:textId="43ECAA18" w:rsidR="00CB3FC9" w:rsidRPr="00C66272" w:rsidRDefault="00C55FA1" w:rsidP="00F34A6C">
      <w:pPr>
        <w:spacing w:line="360" w:lineRule="auto"/>
        <w:ind w:left="567" w:hanging="567"/>
        <w:jc w:val="both"/>
        <w:rPr>
          <w:rFonts w:ascii="Brill" w:eastAsia="Brill" w:hAnsi="Brill" w:cs="Brill"/>
          <w:color w:val="000000"/>
          <w:highlight w:val="white"/>
        </w:rPr>
        <w:pPrChange w:id="3386" w:author="Autor">
          <w:pPr>
            <w:spacing w:line="276" w:lineRule="auto"/>
            <w:ind w:left="567" w:hanging="567"/>
            <w:jc w:val="both"/>
          </w:pPr>
        </w:pPrChange>
      </w:pPr>
      <w:r w:rsidRPr="00C66272">
        <w:rPr>
          <w:rFonts w:ascii="Brill" w:eastAsia="Brill" w:hAnsi="Brill" w:cs="Brill"/>
          <w:color w:val="000000"/>
          <w:highlight w:val="white"/>
        </w:rPr>
        <w:t xml:space="preserve">Kołodziej-Durnaś, A. (2019). The </w:t>
      </w:r>
      <w:ins w:id="3387" w:author="Autor">
        <w:r w:rsidR="00765449">
          <w:rPr>
            <w:rFonts w:ascii="Brill" w:eastAsia="Brill" w:hAnsi="Brill" w:cs="Brill"/>
            <w:color w:val="000000"/>
            <w:highlight w:val="white"/>
          </w:rPr>
          <w:t>c</w:t>
        </w:r>
      </w:ins>
      <w:del w:id="3388"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 xml:space="preserve">hanging </w:t>
      </w:r>
      <w:ins w:id="3389" w:author="Autor">
        <w:r w:rsidR="00765449">
          <w:rPr>
            <w:rFonts w:ascii="Brill" w:eastAsia="Brill" w:hAnsi="Brill" w:cs="Brill"/>
            <w:color w:val="000000"/>
            <w:highlight w:val="white"/>
          </w:rPr>
          <w:t>m</w:t>
        </w:r>
      </w:ins>
      <w:del w:id="3390" w:author="Autor">
        <w:r w:rsidRPr="00C66272" w:rsidDel="00765449">
          <w:rPr>
            <w:rFonts w:ascii="Brill" w:eastAsia="Brill" w:hAnsi="Brill" w:cs="Brill"/>
            <w:color w:val="000000"/>
            <w:highlight w:val="white"/>
          </w:rPr>
          <w:delText>M</w:delText>
        </w:r>
      </w:del>
      <w:r w:rsidRPr="00C66272">
        <w:rPr>
          <w:rFonts w:ascii="Brill" w:eastAsia="Brill" w:hAnsi="Brill" w:cs="Brill"/>
          <w:color w:val="000000"/>
          <w:highlight w:val="white"/>
        </w:rPr>
        <w:t xml:space="preserve">aritime </w:t>
      </w:r>
      <w:ins w:id="3391" w:author="Autor">
        <w:r w:rsidR="00765449">
          <w:rPr>
            <w:rFonts w:ascii="Brill" w:eastAsia="Brill" w:hAnsi="Brill" w:cs="Brill"/>
            <w:color w:val="000000"/>
            <w:highlight w:val="white"/>
          </w:rPr>
          <w:t>i</w:t>
        </w:r>
      </w:ins>
      <w:del w:id="3392" w:author="Autor">
        <w:r w:rsidRPr="00C66272" w:rsidDel="00765449">
          <w:rPr>
            <w:rFonts w:ascii="Brill" w:eastAsia="Brill" w:hAnsi="Brill" w:cs="Brill"/>
            <w:color w:val="000000"/>
            <w:highlight w:val="white"/>
          </w:rPr>
          <w:delText>I</w:delText>
        </w:r>
      </w:del>
      <w:r w:rsidRPr="00C66272">
        <w:rPr>
          <w:rFonts w:ascii="Brill" w:eastAsia="Brill" w:hAnsi="Brill" w:cs="Brill"/>
          <w:color w:val="000000"/>
          <w:highlight w:val="white"/>
        </w:rPr>
        <w:t xml:space="preserve">ndustry </w:t>
      </w:r>
      <w:ins w:id="3393" w:author="Autor">
        <w:r w:rsidR="00765449">
          <w:rPr>
            <w:rFonts w:ascii="Brill" w:eastAsia="Brill" w:hAnsi="Brill" w:cs="Brill"/>
            <w:color w:val="000000"/>
            <w:highlight w:val="white"/>
          </w:rPr>
          <w:t>s</w:t>
        </w:r>
      </w:ins>
      <w:del w:id="3394"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ector in Poland: Organizational </w:t>
      </w:r>
      <w:ins w:id="3395" w:author="Autor">
        <w:r w:rsidR="00765449">
          <w:rPr>
            <w:rFonts w:ascii="Brill" w:eastAsia="Brill" w:hAnsi="Brill" w:cs="Brill"/>
            <w:color w:val="000000"/>
            <w:highlight w:val="white"/>
          </w:rPr>
          <w:t>f</w:t>
        </w:r>
      </w:ins>
      <w:del w:id="3396" w:author="Autor">
        <w:r w:rsidRPr="00C66272" w:rsidDel="00765449">
          <w:rPr>
            <w:rFonts w:ascii="Brill" w:eastAsia="Brill" w:hAnsi="Brill" w:cs="Brill"/>
            <w:color w:val="000000"/>
            <w:highlight w:val="white"/>
          </w:rPr>
          <w:delText>F</w:delText>
        </w:r>
      </w:del>
      <w:r w:rsidRPr="00C66272">
        <w:rPr>
          <w:rFonts w:ascii="Brill" w:eastAsia="Brill" w:hAnsi="Brill" w:cs="Brill"/>
          <w:color w:val="000000"/>
          <w:highlight w:val="white"/>
        </w:rPr>
        <w:t xml:space="preserve">ield and </w:t>
      </w:r>
      <w:ins w:id="3397" w:author="Autor">
        <w:r w:rsidR="00765449">
          <w:rPr>
            <w:rFonts w:ascii="Brill" w:eastAsia="Brill" w:hAnsi="Brill" w:cs="Brill"/>
            <w:color w:val="000000"/>
            <w:highlight w:val="white"/>
          </w:rPr>
          <w:t>o</w:t>
        </w:r>
      </w:ins>
      <w:del w:id="3398" w:author="Autor">
        <w:r w:rsidRPr="00C66272" w:rsidDel="00765449">
          <w:rPr>
            <w:rFonts w:ascii="Brill" w:eastAsia="Brill" w:hAnsi="Brill" w:cs="Brill"/>
            <w:color w:val="000000"/>
            <w:highlight w:val="white"/>
          </w:rPr>
          <w:delText>O</w:delText>
        </w:r>
      </w:del>
      <w:r w:rsidRPr="00C66272">
        <w:rPr>
          <w:rFonts w:ascii="Brill" w:eastAsia="Brill" w:hAnsi="Brill" w:cs="Brill"/>
          <w:color w:val="000000"/>
          <w:highlight w:val="white"/>
        </w:rPr>
        <w:t xml:space="preserve">rganizational </w:t>
      </w:r>
      <w:ins w:id="3399" w:author="Autor">
        <w:r w:rsidR="00765449">
          <w:rPr>
            <w:rFonts w:ascii="Brill" w:eastAsia="Brill" w:hAnsi="Brill" w:cs="Brill"/>
            <w:color w:val="000000"/>
            <w:highlight w:val="white"/>
          </w:rPr>
          <w:t>c</w:t>
        </w:r>
      </w:ins>
      <w:del w:id="3400"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ulture. </w:t>
      </w:r>
      <w:proofErr w:type="spellStart"/>
      <w:r w:rsidRPr="00C66272">
        <w:rPr>
          <w:rFonts w:ascii="Brill" w:eastAsia="Brill" w:hAnsi="Brill" w:cs="Brill"/>
          <w:i/>
          <w:color w:val="000000"/>
        </w:rPr>
        <w:t>Pomorstvo</w:t>
      </w:r>
      <w:proofErr w:type="spellEnd"/>
      <w:r w:rsidRPr="00C66272">
        <w:rPr>
          <w:rFonts w:ascii="Brill" w:eastAsia="Brill" w:hAnsi="Brill" w:cs="Brill"/>
          <w:color w:val="000000"/>
          <w:highlight w:val="white"/>
        </w:rPr>
        <w:t>, </w:t>
      </w:r>
      <w:r w:rsidRPr="00C66272">
        <w:rPr>
          <w:rFonts w:ascii="Brill" w:eastAsia="Brill" w:hAnsi="Brill" w:cs="Brill"/>
          <w:i/>
          <w:color w:val="000000"/>
        </w:rPr>
        <w:t>33</w:t>
      </w:r>
      <w:r w:rsidRPr="00C66272">
        <w:rPr>
          <w:rFonts w:ascii="Brill" w:eastAsia="Brill" w:hAnsi="Brill" w:cs="Brill"/>
          <w:color w:val="000000"/>
          <w:highlight w:val="white"/>
        </w:rPr>
        <w:t>(2), 241-246.</w:t>
      </w:r>
    </w:p>
    <w:p w14:paraId="35077C94" w14:textId="27F4C59C" w:rsidR="00CB3FC9" w:rsidRPr="00C66272" w:rsidRDefault="00C55FA1" w:rsidP="00F34A6C">
      <w:pPr>
        <w:spacing w:line="360" w:lineRule="auto"/>
        <w:ind w:left="567" w:hanging="567"/>
        <w:jc w:val="both"/>
        <w:rPr>
          <w:rFonts w:ascii="Brill" w:eastAsia="Brill" w:hAnsi="Brill" w:cs="Brill"/>
          <w:color w:val="000000"/>
        </w:rPr>
        <w:pPrChange w:id="3401" w:author="Autor">
          <w:pPr>
            <w:spacing w:line="276" w:lineRule="auto"/>
            <w:ind w:left="567" w:hanging="567"/>
            <w:jc w:val="both"/>
          </w:pPr>
        </w:pPrChange>
      </w:pPr>
      <w:r w:rsidRPr="00C66272">
        <w:rPr>
          <w:rFonts w:ascii="Brill" w:eastAsia="Brill" w:hAnsi="Brill" w:cs="Brill"/>
          <w:color w:val="000000"/>
          <w:highlight w:val="white"/>
        </w:rPr>
        <w:t xml:space="preserve">Kołodziej-Durnaś, A., &amp; Kołodziej, A. (2017). The </w:t>
      </w:r>
      <w:ins w:id="3402" w:author="Autor">
        <w:r w:rsidR="00765449">
          <w:rPr>
            <w:rFonts w:ascii="Brill" w:eastAsia="Brill" w:hAnsi="Brill" w:cs="Brill"/>
            <w:color w:val="000000"/>
            <w:highlight w:val="white"/>
          </w:rPr>
          <w:t>i</w:t>
        </w:r>
      </w:ins>
      <w:del w:id="3403" w:author="Autor">
        <w:r w:rsidRPr="00C66272" w:rsidDel="00765449">
          <w:rPr>
            <w:rFonts w:ascii="Brill" w:eastAsia="Brill" w:hAnsi="Brill" w:cs="Brill"/>
            <w:color w:val="000000"/>
            <w:highlight w:val="white"/>
          </w:rPr>
          <w:delText>I</w:delText>
        </w:r>
      </w:del>
      <w:r w:rsidRPr="00C66272">
        <w:rPr>
          <w:rFonts w:ascii="Brill" w:eastAsia="Brill" w:hAnsi="Brill" w:cs="Brill"/>
          <w:color w:val="000000"/>
          <w:highlight w:val="white"/>
        </w:rPr>
        <w:t xml:space="preserve">dea of </w:t>
      </w:r>
      <w:ins w:id="3404" w:author="Autor">
        <w:r w:rsidR="00765449">
          <w:rPr>
            <w:rFonts w:ascii="Brill" w:eastAsia="Brill" w:hAnsi="Brill" w:cs="Brill"/>
            <w:color w:val="000000"/>
            <w:highlight w:val="white"/>
          </w:rPr>
          <w:t>m</w:t>
        </w:r>
      </w:ins>
      <w:del w:id="3405" w:author="Autor">
        <w:r w:rsidRPr="00C66272" w:rsidDel="00765449">
          <w:rPr>
            <w:rFonts w:ascii="Brill" w:eastAsia="Brill" w:hAnsi="Brill" w:cs="Brill"/>
            <w:color w:val="000000"/>
            <w:highlight w:val="white"/>
          </w:rPr>
          <w:delText>M</w:delText>
        </w:r>
      </w:del>
      <w:r w:rsidRPr="00C66272">
        <w:rPr>
          <w:rFonts w:ascii="Brill" w:eastAsia="Brill" w:hAnsi="Brill" w:cs="Brill"/>
          <w:color w:val="000000"/>
          <w:highlight w:val="white"/>
        </w:rPr>
        <w:t>aritime</w:t>
      </w:r>
      <w:ins w:id="3406" w:author="Autor">
        <w:r w:rsidR="002032D1">
          <w:rPr>
            <w:rFonts w:ascii="Brill" w:eastAsia="Brill" w:hAnsi="Brill" w:cs="Brill"/>
            <w:color w:val="000000"/>
            <w:highlight w:val="white"/>
          </w:rPr>
          <w:t xml:space="preserve"> </w:t>
        </w:r>
        <w:r w:rsidR="00765449">
          <w:rPr>
            <w:rFonts w:ascii="Brill" w:eastAsia="Brill" w:hAnsi="Brill" w:cs="Brill"/>
            <w:color w:val="000000"/>
            <w:highlight w:val="white"/>
          </w:rPr>
          <w:t>u</w:t>
        </w:r>
      </w:ins>
      <w:del w:id="3407" w:author="Autor">
        <w:r w:rsidRPr="00C66272" w:rsidDel="00765449">
          <w:rPr>
            <w:rFonts w:ascii="Brill" w:eastAsia="Brill" w:hAnsi="Brill" w:cs="Brill"/>
            <w:color w:val="000000"/>
            <w:highlight w:val="white"/>
          </w:rPr>
          <w:delText xml:space="preserve"> U</w:delText>
        </w:r>
      </w:del>
      <w:r w:rsidRPr="00C66272">
        <w:rPr>
          <w:rFonts w:ascii="Brill" w:eastAsia="Brill" w:hAnsi="Brill" w:cs="Brill"/>
          <w:color w:val="000000"/>
          <w:highlight w:val="white"/>
        </w:rPr>
        <w:t xml:space="preserve">pbringing in Poland–the </w:t>
      </w:r>
      <w:ins w:id="3408" w:author="Autor">
        <w:r w:rsidR="00765449">
          <w:rPr>
            <w:rFonts w:ascii="Brill" w:eastAsia="Brill" w:hAnsi="Brill" w:cs="Brill"/>
            <w:color w:val="000000"/>
            <w:highlight w:val="white"/>
          </w:rPr>
          <w:t>t</w:t>
        </w:r>
      </w:ins>
      <w:del w:id="3409" w:author="Autor">
        <w:r w:rsidRPr="00C66272" w:rsidDel="00765449">
          <w:rPr>
            <w:rFonts w:ascii="Brill" w:eastAsia="Brill" w:hAnsi="Brill" w:cs="Brill"/>
            <w:color w:val="000000"/>
            <w:highlight w:val="white"/>
          </w:rPr>
          <w:delText>T</w:delText>
        </w:r>
      </w:del>
      <w:r w:rsidRPr="00C66272">
        <w:rPr>
          <w:rFonts w:ascii="Brill" w:eastAsia="Brill" w:hAnsi="Brill" w:cs="Brill"/>
          <w:color w:val="000000"/>
          <w:highlight w:val="white"/>
        </w:rPr>
        <w:t xml:space="preserve">radition and </w:t>
      </w:r>
      <w:ins w:id="3410" w:author="Autor">
        <w:r w:rsidR="00765449">
          <w:rPr>
            <w:rFonts w:ascii="Brill" w:eastAsia="Brill" w:hAnsi="Brill" w:cs="Brill"/>
            <w:color w:val="000000"/>
            <w:highlight w:val="white"/>
          </w:rPr>
          <w:t>c</w:t>
        </w:r>
      </w:ins>
      <w:del w:id="3411"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 xml:space="preserve">ontemporary </w:t>
      </w:r>
      <w:ins w:id="3412" w:author="Autor">
        <w:r w:rsidR="00765449">
          <w:rPr>
            <w:rFonts w:ascii="Brill" w:eastAsia="Brill" w:hAnsi="Brill" w:cs="Brill"/>
            <w:color w:val="000000"/>
            <w:highlight w:val="white"/>
          </w:rPr>
          <w:t>m</w:t>
        </w:r>
      </w:ins>
      <w:del w:id="3413" w:author="Autor">
        <w:r w:rsidRPr="00C66272" w:rsidDel="00765449">
          <w:rPr>
            <w:rFonts w:ascii="Brill" w:eastAsia="Brill" w:hAnsi="Brill" w:cs="Brill"/>
            <w:color w:val="000000"/>
            <w:highlight w:val="white"/>
          </w:rPr>
          <w:delText>M</w:delText>
        </w:r>
      </w:del>
      <w:r w:rsidRPr="00C66272">
        <w:rPr>
          <w:rFonts w:ascii="Brill" w:eastAsia="Brill" w:hAnsi="Brill" w:cs="Brill"/>
          <w:color w:val="000000"/>
          <w:highlight w:val="white"/>
        </w:rPr>
        <w:t>anifestations. </w:t>
      </w:r>
      <w:r w:rsidRPr="00C66272">
        <w:rPr>
          <w:rFonts w:ascii="Brill" w:eastAsia="Brill" w:hAnsi="Brill" w:cs="Brill"/>
          <w:i/>
          <w:color w:val="000000"/>
        </w:rPr>
        <w:t xml:space="preserve">Przegląd </w:t>
      </w:r>
      <w:proofErr w:type="spellStart"/>
      <w:r w:rsidRPr="00C66272">
        <w:rPr>
          <w:rFonts w:ascii="Brill" w:eastAsia="Brill" w:hAnsi="Brill" w:cs="Brill"/>
          <w:i/>
          <w:color w:val="000000"/>
        </w:rPr>
        <w:t>Zachodniopomorski</w:t>
      </w:r>
      <w:proofErr w:type="spellEnd"/>
      <w:r w:rsidRPr="00C66272">
        <w:rPr>
          <w:rFonts w:ascii="Brill" w:eastAsia="Brill" w:hAnsi="Brill" w:cs="Brill"/>
          <w:color w:val="000000"/>
          <w:highlight w:val="white"/>
        </w:rPr>
        <w:t xml:space="preserve">, </w:t>
      </w:r>
      <w:commentRangeStart w:id="3414"/>
      <w:r w:rsidRPr="00C66272">
        <w:rPr>
          <w:rFonts w:ascii="Brill" w:eastAsia="Brill" w:hAnsi="Brill" w:cs="Brill"/>
          <w:i/>
          <w:color w:val="000000"/>
          <w:highlight w:val="white"/>
        </w:rPr>
        <w:t>4</w:t>
      </w:r>
      <w:commentRangeEnd w:id="3414"/>
      <w:r w:rsidR="00765449">
        <w:rPr>
          <w:rStyle w:val="Odwoaniedokomentarza"/>
          <w:lang w:val="en-AU"/>
        </w:rPr>
        <w:commentReference w:id="3414"/>
      </w:r>
      <w:r w:rsidRPr="00C66272">
        <w:rPr>
          <w:rFonts w:ascii="Brill" w:eastAsia="Brill" w:hAnsi="Brill" w:cs="Brill"/>
          <w:color w:val="000000"/>
          <w:highlight w:val="white"/>
        </w:rPr>
        <w:t>, 219-233.</w:t>
      </w:r>
    </w:p>
    <w:p w14:paraId="35077C95" w14:textId="55D69D81" w:rsidR="00CB3FC9" w:rsidRPr="00C66272" w:rsidRDefault="00C55FA1" w:rsidP="00F34A6C">
      <w:pPr>
        <w:spacing w:line="360" w:lineRule="auto"/>
        <w:ind w:left="567" w:hanging="567"/>
        <w:jc w:val="both"/>
        <w:rPr>
          <w:rFonts w:ascii="Brill" w:eastAsia="Brill" w:hAnsi="Brill" w:cs="Brill"/>
          <w:color w:val="000000"/>
          <w:highlight w:val="white"/>
        </w:rPr>
        <w:pPrChange w:id="3415" w:author="Autor">
          <w:pPr>
            <w:spacing w:line="276" w:lineRule="auto"/>
            <w:ind w:left="567" w:hanging="567"/>
            <w:jc w:val="both"/>
          </w:pPr>
        </w:pPrChange>
      </w:pPr>
      <w:r w:rsidRPr="00C66272">
        <w:rPr>
          <w:rFonts w:ascii="Brill" w:eastAsia="Brill" w:hAnsi="Brill" w:cs="Brill"/>
          <w:color w:val="000000"/>
          <w:highlight w:val="white"/>
        </w:rPr>
        <w:t>Kołodziej, A. (2019). The Concept of Marinization by Ludwik Janiszewski: To Understand the Influence of the Sea. </w:t>
      </w:r>
      <w:commentRangeStart w:id="3416"/>
      <w:proofErr w:type="spellStart"/>
      <w:r w:rsidRPr="00F34A6C">
        <w:rPr>
          <w:rFonts w:ascii="Brill" w:eastAsia="Malgun Gothic" w:hAnsi="Brill" w:cs="Malgun Gothic" w:hint="eastAsia"/>
          <w:i/>
          <w:color w:val="000000"/>
          <w:rPrChange w:id="3417" w:author="Autor">
            <w:rPr>
              <w:rFonts w:ascii="Malgun Gothic" w:eastAsia="Malgun Gothic" w:hAnsi="Malgun Gothic" w:cs="Malgun Gothic" w:hint="eastAsia"/>
              <w:i/>
              <w:color w:val="000000"/>
            </w:rPr>
          </w:rPrChange>
        </w:rPr>
        <w:t>해항도시문화교섭학</w:t>
      </w:r>
      <w:commentRangeEnd w:id="3416"/>
      <w:proofErr w:type="spellEnd"/>
      <w:r w:rsidR="00765449" w:rsidRPr="00F34A6C">
        <w:rPr>
          <w:rStyle w:val="Odwoaniedokomentarza"/>
          <w:rFonts w:ascii="Brill" w:hAnsi="Brill"/>
          <w:sz w:val="24"/>
          <w:szCs w:val="24"/>
          <w:lang w:val="en-AU"/>
          <w:rPrChange w:id="3418" w:author="Autor">
            <w:rPr>
              <w:rStyle w:val="Odwoaniedokomentarza"/>
              <w:lang w:val="en-AU"/>
            </w:rPr>
          </w:rPrChange>
        </w:rPr>
        <w:commentReference w:id="3416"/>
      </w:r>
      <w:ins w:id="3419" w:author="Autor">
        <w:r w:rsidR="00292EAC" w:rsidRPr="00F34A6C">
          <w:rPr>
            <w:rFonts w:ascii="Brill" w:eastAsia="Malgun Gothic" w:hAnsi="Brill" w:cs="Malgun Gothic"/>
            <w:i/>
            <w:color w:val="000000"/>
            <w:rPrChange w:id="3420" w:author="Autor">
              <w:rPr>
                <w:rFonts w:ascii="Malgun Gothic" w:eastAsia="Malgun Gothic" w:hAnsi="Malgun Gothic" w:cs="Malgun Gothic"/>
                <w:i/>
                <w:color w:val="000000"/>
              </w:rPr>
            </w:rPrChange>
          </w:rPr>
          <w:t xml:space="preserve"> (Cultural Interaction Studies of Sea Port Cities)</w:t>
        </w:r>
      </w:ins>
      <w:r w:rsidRPr="00C66272">
        <w:rPr>
          <w:rFonts w:ascii="Brill" w:eastAsia="Brill" w:hAnsi="Brill" w:cs="Brill"/>
          <w:color w:val="000000"/>
          <w:highlight w:val="white"/>
        </w:rPr>
        <w:t>, 20, 159-179.</w:t>
      </w:r>
    </w:p>
    <w:p w14:paraId="35077C96" w14:textId="77777777" w:rsidR="00CB3FC9" w:rsidRPr="00C66272" w:rsidRDefault="00C55FA1" w:rsidP="00F34A6C">
      <w:pPr>
        <w:spacing w:line="360" w:lineRule="auto"/>
        <w:ind w:left="567" w:hanging="567"/>
        <w:jc w:val="both"/>
        <w:rPr>
          <w:rFonts w:ascii="Brill" w:eastAsia="Brill" w:hAnsi="Brill" w:cs="Brill"/>
          <w:color w:val="000000"/>
        </w:rPr>
        <w:pPrChange w:id="3421" w:author="Autor">
          <w:pPr>
            <w:spacing w:line="276" w:lineRule="auto"/>
            <w:ind w:left="567" w:hanging="567"/>
            <w:jc w:val="both"/>
          </w:pPr>
        </w:pPrChange>
      </w:pPr>
      <w:proofErr w:type="spellStart"/>
      <w:r w:rsidRPr="00C66272">
        <w:rPr>
          <w:rFonts w:ascii="Brill" w:eastAsia="Brill" w:hAnsi="Brill" w:cs="Brill"/>
          <w:color w:val="000000"/>
          <w:highlight w:val="white"/>
          <w:lang w:val="pl-PL"/>
        </w:rPr>
        <w:lastRenderedPageBreak/>
        <w:t>Kolodziej</w:t>
      </w:r>
      <w:proofErr w:type="spellEnd"/>
      <w:r w:rsidRPr="00C66272">
        <w:rPr>
          <w:rFonts w:ascii="Brill" w:eastAsia="Brill" w:hAnsi="Brill" w:cs="Brill"/>
          <w:color w:val="000000"/>
          <w:highlight w:val="white"/>
          <w:lang w:val="pl-PL"/>
        </w:rPr>
        <w:t xml:space="preserve">, A., &amp; </w:t>
      </w:r>
      <w:proofErr w:type="spellStart"/>
      <w:r w:rsidRPr="00C66272">
        <w:rPr>
          <w:rFonts w:ascii="Brill" w:eastAsia="Brill" w:hAnsi="Brill" w:cs="Brill"/>
          <w:color w:val="000000"/>
          <w:highlight w:val="white"/>
          <w:lang w:val="pl-PL"/>
        </w:rPr>
        <w:t>Kolodziej-Durnas</w:t>
      </w:r>
      <w:proofErr w:type="spellEnd"/>
      <w:r w:rsidRPr="00C66272">
        <w:rPr>
          <w:rFonts w:ascii="Brill" w:eastAsia="Brill" w:hAnsi="Brill" w:cs="Brill"/>
          <w:color w:val="000000"/>
          <w:highlight w:val="white"/>
          <w:lang w:val="pl-PL"/>
        </w:rPr>
        <w:t xml:space="preserve">, A. (2018). </w:t>
      </w:r>
      <w:r w:rsidRPr="00C66272">
        <w:rPr>
          <w:rFonts w:ascii="Brill" w:eastAsia="Brill" w:hAnsi="Brill" w:cs="Brill"/>
          <w:color w:val="000000"/>
          <w:highlight w:val="white"/>
        </w:rPr>
        <w:t>Labour Milieu Of Merchant Seamen's Crews-Economization Versus Human Relations. </w:t>
      </w:r>
      <w:r w:rsidRPr="00C66272">
        <w:rPr>
          <w:rFonts w:ascii="Brill" w:eastAsia="Brill" w:hAnsi="Brill" w:cs="Brill"/>
          <w:i/>
          <w:color w:val="000000"/>
        </w:rPr>
        <w:t>Transformations in Business &amp; Economics</w:t>
      </w:r>
      <w:r w:rsidRPr="00C66272">
        <w:rPr>
          <w:rFonts w:ascii="Brill" w:eastAsia="Brill" w:hAnsi="Brill" w:cs="Brill"/>
          <w:color w:val="000000"/>
          <w:highlight w:val="white"/>
        </w:rPr>
        <w:t>, </w:t>
      </w:r>
      <w:r w:rsidRPr="00C66272">
        <w:rPr>
          <w:rFonts w:ascii="Brill" w:eastAsia="Brill" w:hAnsi="Brill" w:cs="Brill"/>
          <w:i/>
          <w:color w:val="000000"/>
        </w:rPr>
        <w:t>17</w:t>
      </w:r>
      <w:r w:rsidRPr="00C66272">
        <w:rPr>
          <w:rFonts w:ascii="Brill" w:eastAsia="Brill" w:hAnsi="Brill" w:cs="Brill"/>
          <w:color w:val="000000"/>
          <w:highlight w:val="white"/>
        </w:rPr>
        <w:t>(1), 64-82.</w:t>
      </w:r>
    </w:p>
    <w:p w14:paraId="35077C97" w14:textId="56D7CD63" w:rsidR="00CB3FC9" w:rsidRPr="00C66272" w:rsidRDefault="00C55FA1" w:rsidP="00F34A6C">
      <w:pPr>
        <w:spacing w:line="360" w:lineRule="auto"/>
        <w:ind w:left="567" w:hanging="567"/>
        <w:jc w:val="both"/>
        <w:rPr>
          <w:rFonts w:ascii="Brill" w:eastAsia="Brill" w:hAnsi="Brill" w:cs="Brill"/>
          <w:color w:val="000000"/>
          <w:highlight w:val="white"/>
        </w:rPr>
        <w:pPrChange w:id="3422" w:author="Autor">
          <w:pPr>
            <w:spacing w:line="276" w:lineRule="auto"/>
            <w:ind w:left="567" w:hanging="567"/>
            <w:jc w:val="both"/>
          </w:pPr>
        </w:pPrChange>
      </w:pPr>
      <w:proofErr w:type="spellStart"/>
      <w:r w:rsidRPr="00C66272">
        <w:rPr>
          <w:rFonts w:ascii="Brill" w:eastAsia="Brill" w:hAnsi="Brill" w:cs="Brill"/>
          <w:color w:val="000000"/>
          <w:highlight w:val="white"/>
        </w:rPr>
        <w:t>Maliński</w:t>
      </w:r>
      <w:proofErr w:type="spellEnd"/>
      <w:r w:rsidRPr="00C66272">
        <w:rPr>
          <w:rFonts w:ascii="Brill" w:eastAsia="Brill" w:hAnsi="Brill" w:cs="Brill"/>
          <w:color w:val="000000"/>
          <w:highlight w:val="white"/>
        </w:rPr>
        <w:t xml:space="preserve">, P. (2015). Polish </w:t>
      </w:r>
      <w:ins w:id="3423" w:author="Autor">
        <w:r w:rsidR="00765449">
          <w:rPr>
            <w:rFonts w:ascii="Brill" w:eastAsia="Brill" w:hAnsi="Brill" w:cs="Brill"/>
            <w:color w:val="000000"/>
            <w:highlight w:val="white"/>
          </w:rPr>
          <w:t>b</w:t>
        </w:r>
      </w:ins>
      <w:del w:id="3424" w:author="Autor">
        <w:r w:rsidRPr="00C66272" w:rsidDel="00765449">
          <w:rPr>
            <w:rFonts w:ascii="Brill" w:eastAsia="Brill" w:hAnsi="Brill" w:cs="Brill"/>
            <w:color w:val="000000"/>
            <w:highlight w:val="white"/>
          </w:rPr>
          <w:delText>B</w:delText>
        </w:r>
      </w:del>
      <w:r w:rsidRPr="00C66272">
        <w:rPr>
          <w:rFonts w:ascii="Brill" w:eastAsia="Brill" w:hAnsi="Brill" w:cs="Brill"/>
          <w:color w:val="000000"/>
          <w:highlight w:val="white"/>
        </w:rPr>
        <w:t xml:space="preserve">elles-lettres as a </w:t>
      </w:r>
      <w:ins w:id="3425" w:author="Autor">
        <w:r w:rsidR="00765449">
          <w:rPr>
            <w:rFonts w:ascii="Brill" w:eastAsia="Brill" w:hAnsi="Brill" w:cs="Brill"/>
            <w:color w:val="000000"/>
            <w:highlight w:val="white"/>
          </w:rPr>
          <w:t>s</w:t>
        </w:r>
      </w:ins>
      <w:del w:id="3426" w:author="Autor">
        <w:r w:rsidRPr="00C66272" w:rsidDel="00765449">
          <w:rPr>
            <w:rFonts w:ascii="Brill" w:eastAsia="Brill" w:hAnsi="Brill" w:cs="Brill"/>
            <w:color w:val="000000"/>
            <w:highlight w:val="white"/>
          </w:rPr>
          <w:delText>S</w:delText>
        </w:r>
      </w:del>
      <w:r w:rsidRPr="00C66272">
        <w:rPr>
          <w:rFonts w:ascii="Brill" w:eastAsia="Brill" w:hAnsi="Brill" w:cs="Brill"/>
          <w:color w:val="000000"/>
          <w:highlight w:val="white"/>
        </w:rPr>
        <w:t xml:space="preserve">ource for </w:t>
      </w:r>
      <w:ins w:id="3427" w:author="Autor">
        <w:r w:rsidR="00765449">
          <w:rPr>
            <w:rFonts w:ascii="Brill" w:eastAsia="Brill" w:hAnsi="Brill" w:cs="Brill"/>
            <w:color w:val="000000"/>
            <w:highlight w:val="white"/>
          </w:rPr>
          <w:t>r</w:t>
        </w:r>
      </w:ins>
      <w:del w:id="3428" w:author="Autor">
        <w:r w:rsidRPr="00C66272" w:rsidDel="00765449">
          <w:rPr>
            <w:rFonts w:ascii="Brill" w:eastAsia="Brill" w:hAnsi="Brill" w:cs="Brill"/>
            <w:color w:val="000000"/>
            <w:highlight w:val="white"/>
          </w:rPr>
          <w:delText>R</w:delText>
        </w:r>
      </w:del>
      <w:r w:rsidRPr="00C66272">
        <w:rPr>
          <w:rFonts w:ascii="Brill" w:eastAsia="Brill" w:hAnsi="Brill" w:cs="Brill"/>
          <w:color w:val="000000"/>
          <w:highlight w:val="white"/>
        </w:rPr>
        <w:t xml:space="preserve">esearch on </w:t>
      </w:r>
      <w:ins w:id="3429" w:author="Autor">
        <w:r w:rsidR="00765449">
          <w:rPr>
            <w:rFonts w:ascii="Brill" w:eastAsia="Brill" w:hAnsi="Brill" w:cs="Brill"/>
            <w:color w:val="000000"/>
            <w:highlight w:val="white"/>
          </w:rPr>
          <w:t>c</w:t>
        </w:r>
      </w:ins>
      <w:del w:id="3430" w:author="Autor">
        <w:r w:rsidRPr="00C66272" w:rsidDel="00765449">
          <w:rPr>
            <w:rFonts w:ascii="Brill" w:eastAsia="Brill" w:hAnsi="Brill" w:cs="Brill"/>
            <w:color w:val="000000"/>
            <w:highlight w:val="white"/>
          </w:rPr>
          <w:delText>C</w:delText>
        </w:r>
      </w:del>
      <w:r w:rsidRPr="00C66272">
        <w:rPr>
          <w:rFonts w:ascii="Brill" w:eastAsia="Brill" w:hAnsi="Brill" w:cs="Brill"/>
          <w:color w:val="000000"/>
          <w:highlight w:val="white"/>
        </w:rPr>
        <w:t>ulture of West Pomeranian Boat Fishermen after 1945. </w:t>
      </w:r>
      <w:proofErr w:type="spellStart"/>
      <w:r w:rsidRPr="00C66272">
        <w:rPr>
          <w:rFonts w:ascii="Brill" w:eastAsia="Brill" w:hAnsi="Brill" w:cs="Brill"/>
          <w:i/>
          <w:color w:val="000000"/>
        </w:rPr>
        <w:t>Roczniki</w:t>
      </w:r>
      <w:proofErr w:type="spellEnd"/>
      <w:r w:rsidRPr="00C66272">
        <w:rPr>
          <w:rFonts w:ascii="Brill" w:eastAsia="Brill" w:hAnsi="Brill" w:cs="Brill"/>
          <w:i/>
          <w:color w:val="000000"/>
        </w:rPr>
        <w:t xml:space="preserve"> Socjologii </w:t>
      </w:r>
      <w:proofErr w:type="spellStart"/>
      <w:r w:rsidRPr="00C66272">
        <w:rPr>
          <w:rFonts w:ascii="Brill" w:eastAsia="Brill" w:hAnsi="Brill" w:cs="Brill"/>
          <w:i/>
          <w:color w:val="000000"/>
        </w:rPr>
        <w:t>Morskiej</w:t>
      </w:r>
      <w:proofErr w:type="spellEnd"/>
      <w:r w:rsidRPr="00C66272">
        <w:rPr>
          <w:rFonts w:ascii="Brill" w:eastAsia="Brill" w:hAnsi="Brill" w:cs="Brill"/>
          <w:color w:val="000000"/>
          <w:highlight w:val="white"/>
        </w:rPr>
        <w:t xml:space="preserve">, </w:t>
      </w:r>
      <w:commentRangeStart w:id="3431"/>
      <w:r w:rsidRPr="00C66272">
        <w:rPr>
          <w:rFonts w:ascii="Brill" w:eastAsia="Brill" w:hAnsi="Brill" w:cs="Brill"/>
          <w:i/>
          <w:color w:val="000000"/>
          <w:highlight w:val="white"/>
        </w:rPr>
        <w:t>XXIV</w:t>
      </w:r>
      <w:commentRangeEnd w:id="3431"/>
      <w:r w:rsidR="00765449">
        <w:rPr>
          <w:rStyle w:val="Odwoaniedokomentarza"/>
          <w:lang w:val="en-AU"/>
        </w:rPr>
        <w:commentReference w:id="3431"/>
      </w:r>
      <w:r w:rsidRPr="00C66272">
        <w:rPr>
          <w:rFonts w:ascii="Brill" w:eastAsia="Brill" w:hAnsi="Brill" w:cs="Brill"/>
          <w:color w:val="000000"/>
          <w:highlight w:val="white"/>
        </w:rPr>
        <w:t>, 59-78.</w:t>
      </w:r>
    </w:p>
    <w:p w14:paraId="35077C98" w14:textId="2DED4EE9" w:rsidR="00CB3FC9" w:rsidRPr="00C66272" w:rsidDel="00292EAC" w:rsidRDefault="00C55FA1">
      <w:pPr>
        <w:spacing w:line="360" w:lineRule="auto"/>
        <w:ind w:left="567" w:hanging="567"/>
        <w:jc w:val="both"/>
        <w:rPr>
          <w:del w:id="3432" w:author="Autor"/>
          <w:rFonts w:ascii="Brill" w:eastAsia="Brill" w:hAnsi="Brill" w:cs="Brill"/>
          <w:color w:val="000000"/>
        </w:rPr>
        <w:pPrChange w:id="3433" w:author="Author">
          <w:pPr>
            <w:spacing w:line="276" w:lineRule="auto"/>
            <w:ind w:left="567" w:hanging="567"/>
            <w:jc w:val="both"/>
          </w:pPr>
        </w:pPrChange>
      </w:pPr>
      <w:del w:id="3434" w:author="Autor">
        <w:r w:rsidRPr="00C66272" w:rsidDel="00292EAC">
          <w:rPr>
            <w:rFonts w:ascii="Brill" w:eastAsia="Brill" w:hAnsi="Brill" w:cs="Brill"/>
            <w:color w:val="222222"/>
            <w:highlight w:val="white"/>
          </w:rPr>
          <w:delText>Vladimirova, M. (2016). Maritime cultural landscape—Cultural tourism—Sustainable development.</w:delText>
        </w:r>
        <w:r w:rsidR="001A1E0C" w:rsidDel="00292EAC">
          <w:rPr>
            <w:rFonts w:ascii="Brill" w:eastAsia="Brill" w:hAnsi="Brill" w:cs="Brill"/>
            <w:color w:val="222222"/>
            <w:highlight w:val="white"/>
          </w:rPr>
          <w:delText xml:space="preserve"> </w:delText>
        </w:r>
        <w:r w:rsidRPr="00C66272" w:rsidDel="00292EAC">
          <w:rPr>
            <w:rFonts w:ascii="Brill" w:eastAsia="Brill" w:hAnsi="Brill" w:cs="Brill"/>
            <w:i/>
          </w:rPr>
          <w:delText>International Journal of Cultural and Digital Tourism</w:delText>
        </w:r>
        <w:r w:rsidRPr="00C66272" w:rsidDel="00292EAC">
          <w:rPr>
            <w:rFonts w:ascii="Brill" w:eastAsia="Brill" w:hAnsi="Brill" w:cs="Brill"/>
            <w:i/>
            <w:color w:val="222222"/>
            <w:highlight w:val="white"/>
          </w:rPr>
          <w:delText>,</w:delText>
        </w:r>
        <w:r w:rsidRPr="00C66272" w:rsidDel="00292EAC">
          <w:rPr>
            <w:rFonts w:ascii="Brill" w:eastAsia="Brill" w:hAnsi="Brill" w:cs="Brill"/>
            <w:color w:val="222222"/>
            <w:highlight w:val="white"/>
          </w:rPr>
          <w:delText> </w:delText>
        </w:r>
        <w:commentRangeStart w:id="3435"/>
        <w:r w:rsidRPr="00C66272" w:rsidDel="00292EAC">
          <w:rPr>
            <w:rFonts w:ascii="Brill" w:eastAsia="Brill" w:hAnsi="Brill" w:cs="Brill"/>
            <w:i/>
            <w:color w:val="222222"/>
          </w:rPr>
          <w:delText>3</w:delText>
        </w:r>
        <w:commentRangeEnd w:id="3435"/>
        <w:r w:rsidR="00C01C53" w:rsidDel="00292EAC">
          <w:rPr>
            <w:rStyle w:val="Odwoaniedokomentarza"/>
            <w:lang w:val="en-AU"/>
          </w:rPr>
          <w:commentReference w:id="3435"/>
        </w:r>
        <w:r w:rsidRPr="00C66272" w:rsidDel="00292EAC">
          <w:rPr>
            <w:rFonts w:ascii="Brill" w:eastAsia="Brill" w:hAnsi="Brill" w:cs="Brill"/>
            <w:color w:val="222222"/>
            <w:highlight w:val="white"/>
          </w:rPr>
          <w:delText>, 45-54.</w:delText>
        </w:r>
      </w:del>
    </w:p>
    <w:p w14:paraId="35077C99" w14:textId="7DBAA7A5" w:rsidR="00CB3FC9" w:rsidRDefault="00C55FA1">
      <w:pPr>
        <w:spacing w:line="360" w:lineRule="auto"/>
        <w:ind w:left="567" w:hanging="567"/>
        <w:jc w:val="both"/>
        <w:rPr>
          <w:ins w:id="3436" w:author="Autor"/>
          <w:rFonts w:ascii="Brill" w:eastAsia="Brill" w:hAnsi="Brill" w:cs="Brill"/>
          <w:color w:val="000000"/>
          <w:highlight w:val="white"/>
        </w:rPr>
      </w:pPr>
      <w:r w:rsidRPr="00C66272">
        <w:rPr>
          <w:rFonts w:ascii="Brill" w:eastAsia="Brill" w:hAnsi="Brill" w:cs="Brill"/>
          <w:color w:val="000000"/>
          <w:highlight w:val="white"/>
        </w:rPr>
        <w:t>Przybylska, L. (2019). Flags in the city</w:t>
      </w:r>
      <w:ins w:id="3437" w:author="Autor">
        <w:r w:rsidR="00C01C53">
          <w:rPr>
            <w:rFonts w:ascii="Brill" w:eastAsia="Brill" w:hAnsi="Brill" w:cs="Brill"/>
            <w:color w:val="000000"/>
            <w:highlight w:val="white"/>
          </w:rPr>
          <w:t>:</w:t>
        </w:r>
      </w:ins>
      <w:del w:id="3438" w:author="Autor">
        <w:r w:rsidRPr="00C66272" w:rsidDel="00C01C53">
          <w:rPr>
            <w:rFonts w:ascii="Brill" w:eastAsia="Brill" w:hAnsi="Brill" w:cs="Brill"/>
            <w:color w:val="000000"/>
            <w:highlight w:val="white"/>
          </w:rPr>
          <w:delText>.</w:delText>
        </w:r>
      </w:del>
      <w:r w:rsidRPr="00C66272">
        <w:rPr>
          <w:rFonts w:ascii="Brill" w:eastAsia="Brill" w:hAnsi="Brill" w:cs="Brill"/>
          <w:color w:val="000000"/>
          <w:highlight w:val="white"/>
        </w:rPr>
        <w:t xml:space="preserve"> The case of Gdynia. </w:t>
      </w:r>
      <w:r w:rsidRPr="00C66272">
        <w:rPr>
          <w:rFonts w:ascii="Brill" w:eastAsia="Brill" w:hAnsi="Brill" w:cs="Brill"/>
          <w:i/>
          <w:color w:val="000000"/>
        </w:rPr>
        <w:t>International Journal of Cultural Policy,</w:t>
      </w:r>
      <w:r w:rsidRPr="00C66272">
        <w:rPr>
          <w:rFonts w:ascii="Brill" w:eastAsia="Brill" w:hAnsi="Brill" w:cs="Brill"/>
          <w:color w:val="000000"/>
          <w:highlight w:val="white"/>
        </w:rPr>
        <w:t> </w:t>
      </w:r>
      <w:r w:rsidRPr="00C66272">
        <w:rPr>
          <w:rFonts w:ascii="Brill" w:eastAsia="Brill" w:hAnsi="Brill" w:cs="Brill"/>
          <w:i/>
          <w:color w:val="000000"/>
          <w:highlight w:val="white"/>
        </w:rPr>
        <w:t>25</w:t>
      </w:r>
      <w:del w:id="3439" w:author="Autor">
        <w:r w:rsidRPr="00C66272" w:rsidDel="00C01C53">
          <w:rPr>
            <w:rFonts w:ascii="Brill" w:eastAsia="Brill" w:hAnsi="Brill" w:cs="Brill"/>
            <w:color w:val="000000"/>
            <w:highlight w:val="white"/>
          </w:rPr>
          <w:delText xml:space="preserve">, </w:delText>
        </w:r>
      </w:del>
      <w:r w:rsidRPr="00C66272">
        <w:rPr>
          <w:rFonts w:ascii="Brill" w:eastAsia="Brill" w:hAnsi="Brill" w:cs="Brill"/>
          <w:color w:val="000000"/>
          <w:highlight w:val="white"/>
        </w:rPr>
        <w:t>(6), 667-683.</w:t>
      </w:r>
    </w:p>
    <w:p w14:paraId="6119B24D" w14:textId="65644F4D" w:rsidR="006C6AAD" w:rsidRPr="006C6AAD" w:rsidRDefault="006C6AAD" w:rsidP="00F34A6C">
      <w:pPr>
        <w:spacing w:line="360" w:lineRule="auto"/>
        <w:ind w:left="567" w:hanging="567"/>
        <w:jc w:val="both"/>
        <w:rPr>
          <w:rFonts w:ascii="Brill" w:eastAsia="Brill" w:hAnsi="Brill" w:cs="Brill"/>
          <w:color w:val="000000"/>
          <w:highlight w:val="white"/>
        </w:rPr>
        <w:pPrChange w:id="3440" w:author="Autor">
          <w:pPr>
            <w:spacing w:line="276" w:lineRule="auto"/>
            <w:ind w:left="567" w:hanging="567"/>
            <w:jc w:val="both"/>
          </w:pPr>
        </w:pPrChange>
      </w:pPr>
      <w:proofErr w:type="spellStart"/>
      <w:ins w:id="3441" w:author="Autor">
        <w:r w:rsidRPr="00F34A6C">
          <w:rPr>
            <w:rFonts w:ascii="Brill" w:hAnsi="Brill" w:cs="Arial"/>
            <w:color w:val="222222"/>
            <w:shd w:val="clear" w:color="auto" w:fill="FFFFFF"/>
            <w:rPrChange w:id="3442" w:author="Autor">
              <w:rPr>
                <w:rFonts w:ascii="Arial" w:hAnsi="Arial" w:cs="Arial"/>
                <w:color w:val="222222"/>
                <w:sz w:val="20"/>
                <w:szCs w:val="20"/>
                <w:shd w:val="clear" w:color="auto" w:fill="FFFFFF"/>
              </w:rPr>
            </w:rPrChange>
          </w:rPr>
          <w:t>Osbaldiston</w:t>
        </w:r>
        <w:proofErr w:type="spellEnd"/>
        <w:r w:rsidRPr="00F34A6C">
          <w:rPr>
            <w:rFonts w:ascii="Brill" w:hAnsi="Brill" w:cs="Arial"/>
            <w:color w:val="222222"/>
            <w:shd w:val="clear" w:color="auto" w:fill="FFFFFF"/>
            <w:rPrChange w:id="3443" w:author="Autor">
              <w:rPr>
                <w:rFonts w:ascii="Arial" w:hAnsi="Arial" w:cs="Arial"/>
                <w:color w:val="222222"/>
                <w:sz w:val="20"/>
                <w:szCs w:val="20"/>
                <w:shd w:val="clear" w:color="auto" w:fill="FFFFFF"/>
              </w:rPr>
            </w:rPrChange>
          </w:rPr>
          <w:t>, N. (2018).</w:t>
        </w:r>
        <w:r w:rsidRPr="00F34A6C">
          <w:rPr>
            <w:rStyle w:val="apple-converted-space"/>
            <w:rFonts w:ascii="Brill" w:hAnsi="Brill" w:cs="Arial"/>
            <w:color w:val="222222"/>
            <w:shd w:val="clear" w:color="auto" w:fill="FFFFFF"/>
            <w:rPrChange w:id="3444"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445" w:author="Autor">
              <w:rPr>
                <w:rFonts w:ascii="Arial" w:hAnsi="Arial" w:cs="Arial"/>
                <w:i/>
                <w:iCs/>
                <w:color w:val="222222"/>
                <w:sz w:val="20"/>
                <w:szCs w:val="20"/>
              </w:rPr>
            </w:rPrChange>
          </w:rPr>
          <w:t>Towards a Sociology of the Coast</w:t>
        </w:r>
        <w:r w:rsidRPr="00F34A6C">
          <w:rPr>
            <w:rFonts w:ascii="Brill" w:hAnsi="Brill" w:cs="Arial"/>
            <w:color w:val="222222"/>
            <w:shd w:val="clear" w:color="auto" w:fill="FFFFFF"/>
            <w:rPrChange w:id="3446" w:author="Autor">
              <w:rPr>
                <w:rFonts w:ascii="Arial" w:hAnsi="Arial" w:cs="Arial"/>
                <w:color w:val="222222"/>
                <w:sz w:val="20"/>
                <w:szCs w:val="20"/>
                <w:shd w:val="clear" w:color="auto" w:fill="FFFFFF"/>
              </w:rPr>
            </w:rPrChange>
          </w:rPr>
          <w:t>. Basingstoke: Palgrave Macmillan.</w:t>
        </w:r>
      </w:ins>
    </w:p>
    <w:p w14:paraId="35077C9A" w14:textId="0F543D12" w:rsidR="00CB3FC9" w:rsidRDefault="00C55FA1">
      <w:pPr>
        <w:spacing w:line="360" w:lineRule="auto"/>
        <w:ind w:left="567" w:hanging="567"/>
        <w:jc w:val="both"/>
        <w:rPr>
          <w:ins w:id="3447" w:author="Autor"/>
          <w:rFonts w:ascii="Brill" w:eastAsia="Brill" w:hAnsi="Brill" w:cs="Brill"/>
          <w:color w:val="000000"/>
          <w:lang w:val="pl-PL"/>
        </w:rPr>
      </w:pPr>
      <w:proofErr w:type="spellStart"/>
      <w:r w:rsidRPr="00F34A6C">
        <w:rPr>
          <w:rFonts w:ascii="Brill" w:eastAsia="Brill" w:hAnsi="Brill" w:cs="Brill"/>
          <w:color w:val="000000"/>
          <w:lang w:val="en-US"/>
          <w:rPrChange w:id="3448" w:author="Autor">
            <w:rPr>
              <w:rFonts w:ascii="Brill" w:eastAsia="Brill" w:hAnsi="Brill" w:cs="Brill"/>
              <w:color w:val="000000"/>
              <w:lang w:val="pl-PL"/>
            </w:rPr>
          </w:rPrChange>
        </w:rPr>
        <w:t>Ptaszyński</w:t>
      </w:r>
      <w:proofErr w:type="spellEnd"/>
      <w:r w:rsidRPr="00F34A6C">
        <w:rPr>
          <w:rFonts w:ascii="Brill" w:eastAsia="Brill" w:hAnsi="Brill" w:cs="Brill"/>
          <w:color w:val="000000"/>
          <w:lang w:val="en-US"/>
          <w:rPrChange w:id="3449" w:author="Autor">
            <w:rPr>
              <w:rFonts w:ascii="Brill" w:eastAsia="Brill" w:hAnsi="Brill" w:cs="Brill"/>
              <w:color w:val="000000"/>
              <w:lang w:val="pl-PL"/>
            </w:rPr>
          </w:rPrChange>
        </w:rPr>
        <w:t>, R. (2007)</w:t>
      </w:r>
      <w:ins w:id="3450" w:author="Autor">
        <w:r w:rsidR="00C01C53" w:rsidRPr="00F34A6C">
          <w:rPr>
            <w:rFonts w:ascii="Brill" w:eastAsia="Brill" w:hAnsi="Brill" w:cs="Brill"/>
            <w:color w:val="000000"/>
            <w:lang w:val="en-US"/>
            <w:rPrChange w:id="3451" w:author="Autor">
              <w:rPr>
                <w:rFonts w:ascii="Brill" w:eastAsia="Brill" w:hAnsi="Brill" w:cs="Brill"/>
                <w:color w:val="000000"/>
                <w:lang w:val="pl-PL"/>
              </w:rPr>
            </w:rPrChange>
          </w:rPr>
          <w:t>.</w:t>
        </w:r>
      </w:ins>
      <w:del w:id="3452" w:author="Autor">
        <w:r w:rsidRPr="00F34A6C" w:rsidDel="00C01C53">
          <w:rPr>
            <w:rFonts w:ascii="Brill" w:eastAsia="Brill" w:hAnsi="Brill" w:cs="Brill"/>
            <w:color w:val="000000"/>
            <w:lang w:val="en-US"/>
            <w:rPrChange w:id="3453" w:author="Autor">
              <w:rPr>
                <w:rFonts w:ascii="Brill" w:eastAsia="Brill" w:hAnsi="Brill" w:cs="Brill"/>
                <w:color w:val="000000"/>
                <w:lang w:val="pl-PL"/>
              </w:rPr>
            </w:rPrChange>
          </w:rPr>
          <w:delText>,</w:delText>
        </w:r>
      </w:del>
      <w:r w:rsidRPr="00F34A6C">
        <w:rPr>
          <w:rFonts w:ascii="Brill" w:eastAsia="Brill" w:hAnsi="Brill" w:cs="Brill"/>
          <w:color w:val="000000"/>
          <w:lang w:val="en-US"/>
          <w:rPrChange w:id="3454" w:author="Autor">
            <w:rPr>
              <w:rFonts w:ascii="Brill" w:eastAsia="Brill" w:hAnsi="Brill" w:cs="Brill"/>
              <w:color w:val="000000"/>
              <w:lang w:val="pl-PL"/>
            </w:rPr>
          </w:rPrChange>
        </w:rPr>
        <w:t xml:space="preserve"> </w:t>
      </w:r>
      <w:r w:rsidRPr="00C66272">
        <w:rPr>
          <w:rFonts w:ascii="Brill" w:eastAsia="Brill" w:hAnsi="Brill" w:cs="Brill"/>
          <w:i/>
          <w:color w:val="000000"/>
          <w:lang w:val="pl-PL"/>
        </w:rPr>
        <w:t>Trzymamy Straż nad Odrą. Propaganda-fakty-dokumenty</w:t>
      </w:r>
      <w:r w:rsidRPr="00C66272">
        <w:rPr>
          <w:rFonts w:ascii="Brill" w:eastAsia="Brill" w:hAnsi="Brill" w:cs="Brill"/>
          <w:color w:val="000000"/>
          <w:lang w:val="pl-PL"/>
        </w:rPr>
        <w:t>, Szczecin: IPN.</w:t>
      </w:r>
    </w:p>
    <w:p w14:paraId="3020AE57" w14:textId="21A50ACD" w:rsidR="006C6AAD" w:rsidRPr="00F34A6C" w:rsidRDefault="006C6AAD" w:rsidP="00F34A6C">
      <w:pPr>
        <w:spacing w:line="360" w:lineRule="auto"/>
        <w:ind w:left="567" w:hanging="567"/>
        <w:jc w:val="both"/>
        <w:rPr>
          <w:rFonts w:ascii="Brill" w:eastAsia="Brill" w:hAnsi="Brill" w:cs="Brill"/>
          <w:color w:val="000000"/>
          <w:lang w:val="en-US"/>
          <w:rPrChange w:id="3455" w:author="Autor">
            <w:rPr>
              <w:rFonts w:ascii="Brill" w:eastAsia="Brill" w:hAnsi="Brill" w:cs="Brill"/>
              <w:color w:val="000000"/>
              <w:lang w:val="pl-PL"/>
            </w:rPr>
          </w:rPrChange>
        </w:rPr>
        <w:pPrChange w:id="3456" w:author="Autor">
          <w:pPr>
            <w:spacing w:line="276" w:lineRule="auto"/>
            <w:ind w:left="567" w:hanging="567"/>
            <w:jc w:val="both"/>
          </w:pPr>
        </w:pPrChange>
      </w:pPr>
      <w:ins w:id="3457" w:author="Autor">
        <w:r w:rsidRPr="00F34A6C">
          <w:rPr>
            <w:rFonts w:ascii="Brill" w:hAnsi="Brill" w:cs="Arial"/>
            <w:color w:val="222222"/>
            <w:shd w:val="clear" w:color="auto" w:fill="FFFFFF"/>
            <w:rPrChange w:id="3458" w:author="Autor">
              <w:rPr>
                <w:rFonts w:ascii="Arial" w:hAnsi="Arial" w:cs="Arial"/>
                <w:color w:val="222222"/>
                <w:sz w:val="20"/>
                <w:szCs w:val="20"/>
                <w:shd w:val="clear" w:color="auto" w:fill="FFFFFF"/>
              </w:rPr>
            </w:rPrChange>
          </w:rPr>
          <w:t>Riggio, M. C. (Ed.). (2004).</w:t>
        </w:r>
        <w:r w:rsidRPr="00F34A6C">
          <w:rPr>
            <w:rStyle w:val="apple-converted-space"/>
            <w:rFonts w:ascii="Brill" w:hAnsi="Brill" w:cs="Arial"/>
            <w:color w:val="222222"/>
            <w:shd w:val="clear" w:color="auto" w:fill="FFFFFF"/>
            <w:rPrChange w:id="3459"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460" w:author="Autor">
              <w:rPr>
                <w:rFonts w:ascii="Arial" w:hAnsi="Arial" w:cs="Arial"/>
                <w:i/>
                <w:iCs/>
                <w:color w:val="222222"/>
                <w:sz w:val="20"/>
                <w:szCs w:val="20"/>
              </w:rPr>
            </w:rPrChange>
          </w:rPr>
          <w:t>Carnival: Culture in action–the Trinidad experience</w:t>
        </w:r>
        <w:r w:rsidRPr="00F34A6C">
          <w:rPr>
            <w:rFonts w:ascii="Brill" w:hAnsi="Brill" w:cs="Arial"/>
            <w:color w:val="222222"/>
            <w:shd w:val="clear" w:color="auto" w:fill="FFFFFF"/>
            <w:rPrChange w:id="3461" w:author="Autor">
              <w:rPr>
                <w:rFonts w:ascii="Arial" w:hAnsi="Arial" w:cs="Arial"/>
                <w:color w:val="222222"/>
                <w:sz w:val="20"/>
                <w:szCs w:val="20"/>
                <w:shd w:val="clear" w:color="auto" w:fill="FFFFFF"/>
              </w:rPr>
            </w:rPrChange>
          </w:rPr>
          <w:t>. London: Routledge.</w:t>
        </w:r>
      </w:ins>
    </w:p>
    <w:p w14:paraId="35077C9B" w14:textId="49D3BDD9" w:rsidR="00CB3FC9" w:rsidRPr="00C66272" w:rsidRDefault="00C55FA1" w:rsidP="00F34A6C">
      <w:pPr>
        <w:spacing w:line="360" w:lineRule="auto"/>
        <w:ind w:left="567" w:hanging="567"/>
        <w:jc w:val="both"/>
        <w:rPr>
          <w:rFonts w:ascii="Brill" w:eastAsia="Brill" w:hAnsi="Brill" w:cs="Brill"/>
          <w:color w:val="000000"/>
        </w:rPr>
        <w:pPrChange w:id="3462" w:author="Autor">
          <w:pPr>
            <w:spacing w:line="276" w:lineRule="auto"/>
            <w:ind w:left="567" w:hanging="567"/>
            <w:jc w:val="both"/>
          </w:pPr>
        </w:pPrChange>
      </w:pPr>
      <w:r w:rsidRPr="00F34A6C">
        <w:rPr>
          <w:rFonts w:ascii="Brill" w:eastAsia="Brill" w:hAnsi="Brill" w:cs="Brill"/>
          <w:color w:val="000000"/>
          <w:highlight w:val="white"/>
          <w:lang w:val="en-US"/>
          <w:rPrChange w:id="3463" w:author="Autor">
            <w:rPr>
              <w:rFonts w:ascii="Brill" w:eastAsia="Brill" w:hAnsi="Brill" w:cs="Brill"/>
              <w:color w:val="000000"/>
              <w:highlight w:val="white"/>
              <w:lang w:val="nl-BE"/>
            </w:rPr>
          </w:rPrChange>
        </w:rPr>
        <w:t xml:space="preserve">Sánchez, J. M. P., &amp; </w:t>
      </w:r>
      <w:proofErr w:type="spellStart"/>
      <w:r w:rsidRPr="00F34A6C">
        <w:rPr>
          <w:rFonts w:ascii="Brill" w:eastAsia="Brill" w:hAnsi="Brill" w:cs="Brill"/>
          <w:color w:val="000000"/>
          <w:highlight w:val="white"/>
          <w:lang w:val="en-US"/>
          <w:rPrChange w:id="3464" w:author="Autor">
            <w:rPr>
              <w:rFonts w:ascii="Brill" w:eastAsia="Brill" w:hAnsi="Brill" w:cs="Brill"/>
              <w:color w:val="000000"/>
              <w:highlight w:val="white"/>
              <w:lang w:val="nl-BE"/>
            </w:rPr>
          </w:rPrChange>
        </w:rPr>
        <w:t>Daamen</w:t>
      </w:r>
      <w:proofErr w:type="spellEnd"/>
      <w:r w:rsidRPr="00F34A6C">
        <w:rPr>
          <w:rFonts w:ascii="Brill" w:eastAsia="Brill" w:hAnsi="Brill" w:cs="Brill"/>
          <w:color w:val="000000"/>
          <w:highlight w:val="white"/>
          <w:lang w:val="en-US"/>
          <w:rPrChange w:id="3465" w:author="Autor">
            <w:rPr>
              <w:rFonts w:ascii="Brill" w:eastAsia="Brill" w:hAnsi="Brill" w:cs="Brill"/>
              <w:color w:val="000000"/>
              <w:highlight w:val="white"/>
              <w:lang w:val="nl-BE"/>
            </w:rPr>
          </w:rPrChange>
        </w:rPr>
        <w:t xml:space="preserve">, T. A. (2020). </w:t>
      </w:r>
      <w:r w:rsidRPr="00C66272">
        <w:rPr>
          <w:rFonts w:ascii="Brill" w:eastAsia="Brill" w:hAnsi="Brill" w:cs="Brill"/>
          <w:color w:val="000000"/>
          <w:highlight w:val="white"/>
        </w:rPr>
        <w:t xml:space="preserve">Using </w:t>
      </w:r>
      <w:ins w:id="3466" w:author="Autor">
        <w:r w:rsidR="00C01C53">
          <w:rPr>
            <w:rFonts w:ascii="Brill" w:eastAsia="Brill" w:hAnsi="Brill" w:cs="Brill"/>
            <w:color w:val="000000"/>
            <w:highlight w:val="white"/>
          </w:rPr>
          <w:t>h</w:t>
        </w:r>
      </w:ins>
      <w:del w:id="3467" w:author="Autor">
        <w:r w:rsidRPr="00C66272" w:rsidDel="00C01C53">
          <w:rPr>
            <w:rFonts w:ascii="Brill" w:eastAsia="Brill" w:hAnsi="Brill" w:cs="Brill"/>
            <w:color w:val="000000"/>
            <w:highlight w:val="white"/>
          </w:rPr>
          <w:delText>H</w:delText>
        </w:r>
      </w:del>
      <w:r w:rsidRPr="00C66272">
        <w:rPr>
          <w:rFonts w:ascii="Brill" w:eastAsia="Brill" w:hAnsi="Brill" w:cs="Brill"/>
          <w:color w:val="000000"/>
          <w:highlight w:val="white"/>
        </w:rPr>
        <w:t xml:space="preserve">eritage to </w:t>
      </w:r>
      <w:ins w:id="3468" w:author="Autor">
        <w:r w:rsidR="00C01C53">
          <w:rPr>
            <w:rFonts w:ascii="Brill" w:eastAsia="Brill" w:hAnsi="Brill" w:cs="Brill"/>
            <w:color w:val="000000"/>
            <w:highlight w:val="white"/>
          </w:rPr>
          <w:t>d</w:t>
        </w:r>
      </w:ins>
      <w:del w:id="3469" w:author="Autor">
        <w:r w:rsidRPr="00C66272" w:rsidDel="00C01C53">
          <w:rPr>
            <w:rFonts w:ascii="Brill" w:eastAsia="Brill" w:hAnsi="Brill" w:cs="Brill"/>
            <w:color w:val="000000"/>
            <w:highlight w:val="white"/>
          </w:rPr>
          <w:delText>D</w:delText>
        </w:r>
      </w:del>
      <w:r w:rsidRPr="00C66272">
        <w:rPr>
          <w:rFonts w:ascii="Brill" w:eastAsia="Brill" w:hAnsi="Brill" w:cs="Brill"/>
          <w:color w:val="000000"/>
          <w:highlight w:val="white"/>
        </w:rPr>
        <w:t xml:space="preserve">evelop </w:t>
      </w:r>
      <w:ins w:id="3470" w:author="Autor">
        <w:r w:rsidR="00C01C53">
          <w:rPr>
            <w:rFonts w:ascii="Brill" w:eastAsia="Brill" w:hAnsi="Brill" w:cs="Brill"/>
            <w:color w:val="000000"/>
            <w:highlight w:val="white"/>
          </w:rPr>
          <w:t>s</w:t>
        </w:r>
      </w:ins>
      <w:del w:id="3471" w:author="Autor">
        <w:r w:rsidRPr="00C66272" w:rsidDel="00C01C53">
          <w:rPr>
            <w:rFonts w:ascii="Brill" w:eastAsia="Brill" w:hAnsi="Brill" w:cs="Brill"/>
            <w:color w:val="000000"/>
            <w:highlight w:val="white"/>
          </w:rPr>
          <w:delText>S</w:delText>
        </w:r>
      </w:del>
      <w:r w:rsidRPr="00C66272">
        <w:rPr>
          <w:rFonts w:ascii="Brill" w:eastAsia="Brill" w:hAnsi="Brill" w:cs="Brill"/>
          <w:color w:val="000000"/>
          <w:highlight w:val="white"/>
        </w:rPr>
        <w:t xml:space="preserve">ustainable </w:t>
      </w:r>
      <w:ins w:id="3472" w:author="Autor">
        <w:r w:rsidR="00C01C53">
          <w:rPr>
            <w:rFonts w:ascii="Brill" w:eastAsia="Brill" w:hAnsi="Brill" w:cs="Brill"/>
            <w:color w:val="000000"/>
            <w:highlight w:val="white"/>
          </w:rPr>
          <w:t>p</w:t>
        </w:r>
      </w:ins>
      <w:del w:id="3473" w:author="Autor">
        <w:r w:rsidRPr="00C66272" w:rsidDel="00C01C53">
          <w:rPr>
            <w:rFonts w:ascii="Brill" w:eastAsia="Brill" w:hAnsi="Brill" w:cs="Brill"/>
            <w:color w:val="000000"/>
            <w:highlight w:val="white"/>
          </w:rPr>
          <w:delText>P</w:delText>
        </w:r>
      </w:del>
      <w:r w:rsidRPr="00C66272">
        <w:rPr>
          <w:rFonts w:ascii="Brill" w:eastAsia="Brill" w:hAnsi="Brill" w:cs="Brill"/>
          <w:color w:val="000000"/>
          <w:highlight w:val="white"/>
        </w:rPr>
        <w:t>ort</w:t>
      </w:r>
      <w:ins w:id="3474" w:author="Autor">
        <w:r w:rsidR="00C01C53">
          <w:rPr>
            <w:rFonts w:ascii="Brill" w:eastAsia="Brill" w:hAnsi="Brill" w:cs="Brill"/>
            <w:color w:val="000000"/>
            <w:highlight w:val="white"/>
          </w:rPr>
          <w:t>-</w:t>
        </w:r>
      </w:ins>
      <w:del w:id="3475" w:author="Autor">
        <w:r w:rsidRPr="00C66272" w:rsidDel="00C01C53">
          <w:rPr>
            <w:rFonts w:ascii="Brill" w:eastAsia="Brill" w:hAnsi="Brill" w:cs="Brill"/>
            <w:color w:val="000000"/>
            <w:highlight w:val="white"/>
          </w:rPr>
          <w:delText>–</w:delText>
        </w:r>
      </w:del>
      <w:ins w:id="3476" w:author="Autor">
        <w:r w:rsidR="00C01C53">
          <w:rPr>
            <w:rFonts w:ascii="Brill" w:eastAsia="Brill" w:hAnsi="Brill" w:cs="Brill"/>
            <w:color w:val="000000"/>
            <w:highlight w:val="white"/>
          </w:rPr>
          <w:t>c</w:t>
        </w:r>
      </w:ins>
      <w:del w:id="3477" w:author="Autor">
        <w:r w:rsidRPr="00C66272" w:rsidDel="00C01C53">
          <w:rPr>
            <w:rFonts w:ascii="Brill" w:eastAsia="Brill" w:hAnsi="Brill" w:cs="Brill"/>
            <w:color w:val="000000"/>
            <w:highlight w:val="white"/>
          </w:rPr>
          <w:delText>C</w:delText>
        </w:r>
      </w:del>
      <w:r w:rsidRPr="00C66272">
        <w:rPr>
          <w:rFonts w:ascii="Brill" w:eastAsia="Brill" w:hAnsi="Brill" w:cs="Brill"/>
          <w:color w:val="000000"/>
          <w:highlight w:val="white"/>
        </w:rPr>
        <w:t xml:space="preserve">ity </w:t>
      </w:r>
      <w:ins w:id="3478" w:author="Autor">
        <w:r w:rsidR="00C01C53">
          <w:rPr>
            <w:rFonts w:ascii="Brill" w:eastAsia="Brill" w:hAnsi="Brill" w:cs="Brill"/>
            <w:color w:val="000000"/>
            <w:highlight w:val="white"/>
          </w:rPr>
          <w:t>r</w:t>
        </w:r>
      </w:ins>
      <w:del w:id="3479" w:author="Autor">
        <w:r w:rsidRPr="00C66272" w:rsidDel="00C01C53">
          <w:rPr>
            <w:rFonts w:ascii="Brill" w:eastAsia="Brill" w:hAnsi="Brill" w:cs="Brill"/>
            <w:color w:val="000000"/>
            <w:highlight w:val="white"/>
          </w:rPr>
          <w:delText>R</w:delText>
        </w:r>
      </w:del>
      <w:r w:rsidRPr="00C66272">
        <w:rPr>
          <w:rFonts w:ascii="Brill" w:eastAsia="Brill" w:hAnsi="Brill" w:cs="Brill"/>
          <w:color w:val="000000"/>
          <w:highlight w:val="white"/>
        </w:rPr>
        <w:t xml:space="preserve">elationships: Lisbon’s </w:t>
      </w:r>
      <w:ins w:id="3480" w:author="Autor">
        <w:r w:rsidR="00C01C53">
          <w:rPr>
            <w:rFonts w:ascii="Brill" w:eastAsia="Brill" w:hAnsi="Brill" w:cs="Brill"/>
            <w:color w:val="000000"/>
            <w:highlight w:val="white"/>
          </w:rPr>
          <w:t>s</w:t>
        </w:r>
      </w:ins>
      <w:del w:id="3481" w:author="Autor">
        <w:r w:rsidRPr="00C66272" w:rsidDel="00C01C53">
          <w:rPr>
            <w:rFonts w:ascii="Brill" w:eastAsia="Brill" w:hAnsi="Brill" w:cs="Brill"/>
            <w:color w:val="000000"/>
            <w:highlight w:val="white"/>
          </w:rPr>
          <w:delText>S</w:delText>
        </w:r>
      </w:del>
      <w:r w:rsidRPr="00C66272">
        <w:rPr>
          <w:rFonts w:ascii="Brill" w:eastAsia="Brill" w:hAnsi="Brill" w:cs="Brill"/>
          <w:color w:val="000000"/>
          <w:highlight w:val="white"/>
        </w:rPr>
        <w:t xml:space="preserve">hift from </w:t>
      </w:r>
      <w:ins w:id="3482" w:author="Autor">
        <w:r w:rsidR="00C01C53">
          <w:rPr>
            <w:rFonts w:ascii="Brill" w:eastAsia="Brill" w:hAnsi="Brill" w:cs="Brill"/>
            <w:color w:val="000000"/>
            <w:highlight w:val="white"/>
          </w:rPr>
          <w:t>o</w:t>
        </w:r>
      </w:ins>
      <w:del w:id="3483" w:author="Autor">
        <w:r w:rsidRPr="00C66272" w:rsidDel="00C01C53">
          <w:rPr>
            <w:rFonts w:ascii="Brill" w:eastAsia="Brill" w:hAnsi="Brill" w:cs="Brill"/>
            <w:color w:val="000000"/>
            <w:highlight w:val="white"/>
          </w:rPr>
          <w:delText>O</w:delText>
        </w:r>
      </w:del>
      <w:r w:rsidRPr="00C66272">
        <w:rPr>
          <w:rFonts w:ascii="Brill" w:eastAsia="Brill" w:hAnsi="Brill" w:cs="Brill"/>
          <w:color w:val="000000"/>
          <w:highlight w:val="white"/>
        </w:rPr>
        <w:t>bject-</w:t>
      </w:r>
      <w:ins w:id="3484" w:author="Autor">
        <w:r w:rsidR="00C01C53">
          <w:rPr>
            <w:rFonts w:ascii="Brill" w:eastAsia="Brill" w:hAnsi="Brill" w:cs="Brill"/>
            <w:color w:val="000000"/>
            <w:highlight w:val="white"/>
          </w:rPr>
          <w:t>b</w:t>
        </w:r>
      </w:ins>
      <w:del w:id="3485" w:author="Autor">
        <w:r w:rsidRPr="00C66272" w:rsidDel="00C01C53">
          <w:rPr>
            <w:rFonts w:ascii="Brill" w:eastAsia="Brill" w:hAnsi="Brill" w:cs="Brill"/>
            <w:color w:val="000000"/>
            <w:highlight w:val="white"/>
          </w:rPr>
          <w:delText>B</w:delText>
        </w:r>
      </w:del>
      <w:r w:rsidRPr="00C66272">
        <w:rPr>
          <w:rFonts w:ascii="Brill" w:eastAsia="Brill" w:hAnsi="Brill" w:cs="Brill"/>
          <w:color w:val="000000"/>
          <w:highlight w:val="white"/>
        </w:rPr>
        <w:t xml:space="preserve">ased to </w:t>
      </w:r>
      <w:ins w:id="3486" w:author="Autor">
        <w:r w:rsidR="00C01C53">
          <w:rPr>
            <w:rFonts w:ascii="Brill" w:eastAsia="Brill" w:hAnsi="Brill" w:cs="Brill"/>
            <w:color w:val="000000"/>
            <w:highlight w:val="white"/>
          </w:rPr>
          <w:t>l</w:t>
        </w:r>
      </w:ins>
      <w:del w:id="3487" w:author="Autor">
        <w:r w:rsidRPr="00C66272" w:rsidDel="00C01C53">
          <w:rPr>
            <w:rFonts w:ascii="Brill" w:eastAsia="Brill" w:hAnsi="Brill" w:cs="Brill"/>
            <w:color w:val="000000"/>
            <w:highlight w:val="white"/>
          </w:rPr>
          <w:delText>L</w:delText>
        </w:r>
      </w:del>
      <w:r w:rsidRPr="00C66272">
        <w:rPr>
          <w:rFonts w:ascii="Brill" w:eastAsia="Brill" w:hAnsi="Brill" w:cs="Brill"/>
          <w:color w:val="000000"/>
          <w:highlight w:val="white"/>
        </w:rPr>
        <w:t xml:space="preserve">andscape </w:t>
      </w:r>
      <w:ins w:id="3488" w:author="Autor">
        <w:r w:rsidR="00C01C53">
          <w:rPr>
            <w:rFonts w:ascii="Brill" w:eastAsia="Brill" w:hAnsi="Brill" w:cs="Brill"/>
            <w:color w:val="000000"/>
            <w:highlight w:val="white"/>
          </w:rPr>
          <w:t>a</w:t>
        </w:r>
      </w:ins>
      <w:del w:id="3489" w:author="Autor">
        <w:r w:rsidRPr="00C66272" w:rsidDel="00C01C53">
          <w:rPr>
            <w:rFonts w:ascii="Brill" w:eastAsia="Brill" w:hAnsi="Brill" w:cs="Brill"/>
            <w:color w:val="000000"/>
            <w:highlight w:val="white"/>
          </w:rPr>
          <w:delText>A</w:delText>
        </w:r>
      </w:del>
      <w:r w:rsidRPr="00C66272">
        <w:rPr>
          <w:rFonts w:ascii="Brill" w:eastAsia="Brill" w:hAnsi="Brill" w:cs="Brill"/>
          <w:color w:val="000000"/>
          <w:highlight w:val="white"/>
        </w:rPr>
        <w:t>pproaches. In </w:t>
      </w:r>
      <w:r w:rsidRPr="00C66272">
        <w:rPr>
          <w:rFonts w:ascii="Brill" w:eastAsia="Brill" w:hAnsi="Brill" w:cs="Brill"/>
          <w:i/>
          <w:color w:val="000000"/>
        </w:rPr>
        <w:t>Adaptive Strategies for Water Heritage</w:t>
      </w:r>
      <w:r w:rsidRPr="00C66272">
        <w:rPr>
          <w:rFonts w:ascii="Brill" w:eastAsia="Brill" w:hAnsi="Brill" w:cs="Brill"/>
          <w:color w:val="000000"/>
          <w:highlight w:val="white"/>
        </w:rPr>
        <w:t> (pp. 382-399). Springer, Cham.</w:t>
      </w:r>
    </w:p>
    <w:p w14:paraId="35077C9C" w14:textId="77777777" w:rsidR="00CB3FC9" w:rsidRDefault="00C55FA1">
      <w:pPr>
        <w:spacing w:line="360" w:lineRule="auto"/>
        <w:ind w:left="567" w:hanging="567"/>
        <w:jc w:val="both"/>
        <w:rPr>
          <w:ins w:id="3490" w:author="Autor"/>
          <w:rFonts w:ascii="Brill" w:eastAsia="Brill" w:hAnsi="Brill" w:cs="Brill"/>
          <w:color w:val="000000"/>
        </w:rPr>
      </w:pPr>
      <w:r w:rsidRPr="00F34A6C">
        <w:rPr>
          <w:rFonts w:ascii="Brill" w:eastAsia="Arial" w:hAnsi="Brill" w:cs="Arial"/>
          <w:color w:val="222222"/>
          <w:highlight w:val="white"/>
          <w:rPrChange w:id="3491" w:author="Autor">
            <w:rPr>
              <w:rFonts w:ascii="Brill" w:eastAsia="Arial" w:hAnsi="Brill" w:cs="Arial"/>
              <w:color w:val="222222"/>
              <w:sz w:val="20"/>
              <w:szCs w:val="20"/>
              <w:highlight w:val="white"/>
            </w:rPr>
          </w:rPrChange>
        </w:rPr>
        <w:t>Schubert, D. (2017). Ports and urban waterfronts. In C. Hein (Ed.),</w:t>
      </w:r>
      <w:r w:rsidRPr="00C66272">
        <w:rPr>
          <w:rFonts w:ascii="Brill" w:eastAsia="Brill" w:hAnsi="Brill" w:cs="Brill"/>
          <w:i/>
          <w:color w:val="000000"/>
        </w:rPr>
        <w:t xml:space="preserve"> The Routledge Handbook of Planning History</w:t>
      </w:r>
      <w:r w:rsidRPr="00C66272">
        <w:rPr>
          <w:rFonts w:ascii="Brill" w:eastAsia="Brill" w:hAnsi="Brill" w:cs="Brill"/>
          <w:color w:val="000000"/>
          <w:highlight w:val="white"/>
        </w:rPr>
        <w:t>, (pp. 338-349), London: Routledge.</w:t>
      </w:r>
    </w:p>
    <w:p w14:paraId="558ABA07" w14:textId="2EBE78FD" w:rsidR="006C6AAD" w:rsidRPr="00C66272" w:rsidRDefault="006C6AAD" w:rsidP="00F34A6C">
      <w:pPr>
        <w:spacing w:line="360" w:lineRule="auto"/>
        <w:ind w:left="567" w:hanging="567"/>
        <w:jc w:val="both"/>
        <w:rPr>
          <w:rFonts w:ascii="Brill" w:eastAsia="Brill" w:hAnsi="Brill" w:cs="Brill"/>
          <w:color w:val="000000"/>
        </w:rPr>
        <w:pPrChange w:id="3492" w:author="Autor">
          <w:pPr>
            <w:spacing w:line="276" w:lineRule="auto"/>
            <w:ind w:left="567" w:hanging="567"/>
            <w:jc w:val="both"/>
          </w:pPr>
        </w:pPrChange>
      </w:pPr>
      <w:ins w:id="3493" w:author="Autor">
        <w:r w:rsidRPr="00F34A6C">
          <w:rPr>
            <w:rFonts w:ascii="Brill" w:eastAsia="Brill" w:hAnsi="Brill" w:cs="Brill"/>
            <w:color w:val="000000"/>
            <w:lang w:val="nl-BE"/>
            <w:rPrChange w:id="3494" w:author="Autor">
              <w:rPr>
                <w:rFonts w:ascii="Brill" w:eastAsia="Brill" w:hAnsi="Brill" w:cs="Brill"/>
                <w:color w:val="000000"/>
              </w:rPr>
            </w:rPrChange>
          </w:rPr>
          <w:t xml:space="preserve">Sennema, H., Baptist, V., Dai, T., Gan, Y., Van Mil, Y., Van den Brink, T., &amp; Hein, C. (2021). </w:t>
        </w:r>
        <w:r w:rsidRPr="006C6AAD">
          <w:rPr>
            <w:rFonts w:ascii="Brill" w:eastAsia="Brill" w:hAnsi="Brill" w:cs="Brill"/>
            <w:color w:val="000000"/>
          </w:rPr>
          <w:t xml:space="preserve">The Maritime Mindset: A Conceptual and Practical Exploration of Mapping Port Cities. </w:t>
        </w:r>
        <w:r w:rsidRPr="00F34A6C">
          <w:rPr>
            <w:rFonts w:ascii="Brill" w:eastAsia="Brill" w:hAnsi="Brill" w:cs="Brill"/>
            <w:i/>
            <w:iCs/>
            <w:color w:val="000000"/>
            <w:rPrChange w:id="3495" w:author="Autor">
              <w:rPr>
                <w:rFonts w:ascii="Brill" w:eastAsia="Brill" w:hAnsi="Brill" w:cs="Brill"/>
                <w:color w:val="000000"/>
              </w:rPr>
            </w:rPrChange>
          </w:rPr>
          <w:t>European Journal of Creative Practices in Cities and Landscapes, 4</w:t>
        </w:r>
        <w:r w:rsidRPr="006C6AAD">
          <w:rPr>
            <w:rFonts w:ascii="Brill" w:eastAsia="Brill" w:hAnsi="Brill" w:cs="Brill"/>
            <w:color w:val="000000"/>
          </w:rPr>
          <w:t>(2), 152-163.</w:t>
        </w:r>
      </w:ins>
    </w:p>
    <w:p w14:paraId="35077C9D" w14:textId="1B116E5B" w:rsidR="00CB3FC9" w:rsidRPr="00C66272" w:rsidRDefault="00C55FA1" w:rsidP="00F34A6C">
      <w:pPr>
        <w:spacing w:line="360" w:lineRule="auto"/>
        <w:ind w:left="567" w:hanging="567"/>
        <w:rPr>
          <w:rFonts w:ascii="Brill" w:eastAsia="Brill" w:hAnsi="Brill" w:cs="Brill"/>
          <w:color w:val="000000"/>
        </w:rPr>
        <w:pPrChange w:id="3496" w:author="Autor">
          <w:pPr>
            <w:spacing w:line="276" w:lineRule="auto"/>
            <w:ind w:left="567" w:hanging="567"/>
          </w:pPr>
        </w:pPrChange>
      </w:pPr>
      <w:r w:rsidRPr="00F34A6C">
        <w:rPr>
          <w:rFonts w:ascii="Brill" w:eastAsia="Brill" w:hAnsi="Brill" w:cs="Brill"/>
          <w:color w:val="000000"/>
          <w:highlight w:val="white"/>
          <w:lang w:val="en-US"/>
          <w:rPrChange w:id="3497" w:author="Autor">
            <w:rPr>
              <w:rFonts w:ascii="Brill" w:eastAsia="Brill" w:hAnsi="Brill" w:cs="Brill"/>
              <w:color w:val="000000"/>
              <w:highlight w:val="white"/>
              <w:lang w:val="pl-PL"/>
            </w:rPr>
          </w:rPrChange>
        </w:rPr>
        <w:t xml:space="preserve">Sowa, F., &amp; Kołodziej-Durnaś, A. (2015). </w:t>
      </w:r>
      <w:r w:rsidRPr="00C66272">
        <w:rPr>
          <w:rFonts w:ascii="Brill" w:eastAsia="Brill" w:hAnsi="Brill" w:cs="Brill"/>
          <w:color w:val="000000"/>
          <w:highlight w:val="white"/>
        </w:rPr>
        <w:t xml:space="preserve">A </w:t>
      </w:r>
      <w:ins w:id="3498" w:author="Autor">
        <w:r w:rsidR="00C01C53">
          <w:rPr>
            <w:rFonts w:ascii="Brill" w:eastAsia="Brill" w:hAnsi="Brill" w:cs="Brill"/>
            <w:color w:val="000000"/>
            <w:highlight w:val="white"/>
          </w:rPr>
          <w:t>s</w:t>
        </w:r>
      </w:ins>
      <w:del w:id="3499" w:author="Autor">
        <w:r w:rsidRPr="00C66272" w:rsidDel="00C01C53">
          <w:rPr>
            <w:rFonts w:ascii="Brill" w:eastAsia="Brill" w:hAnsi="Brill" w:cs="Brill"/>
            <w:color w:val="000000"/>
            <w:highlight w:val="white"/>
          </w:rPr>
          <w:delText>S</w:delText>
        </w:r>
      </w:del>
      <w:r w:rsidRPr="00C66272">
        <w:rPr>
          <w:rFonts w:ascii="Brill" w:eastAsia="Brill" w:hAnsi="Brill" w:cs="Brill"/>
          <w:color w:val="000000"/>
          <w:highlight w:val="white"/>
        </w:rPr>
        <w:t xml:space="preserve">hort </w:t>
      </w:r>
      <w:ins w:id="3500" w:author="Autor">
        <w:r w:rsidR="00C01C53">
          <w:rPr>
            <w:rFonts w:ascii="Brill" w:eastAsia="Brill" w:hAnsi="Brill" w:cs="Brill"/>
            <w:color w:val="000000"/>
            <w:highlight w:val="white"/>
          </w:rPr>
          <w:t>i</w:t>
        </w:r>
      </w:ins>
      <w:del w:id="3501" w:author="Autor">
        <w:r w:rsidRPr="00C66272" w:rsidDel="00C01C53">
          <w:rPr>
            <w:rFonts w:ascii="Brill" w:eastAsia="Brill" w:hAnsi="Brill" w:cs="Brill"/>
            <w:color w:val="000000"/>
            <w:highlight w:val="white"/>
          </w:rPr>
          <w:delText>I</w:delText>
        </w:r>
      </w:del>
      <w:r w:rsidRPr="00C66272">
        <w:rPr>
          <w:rFonts w:ascii="Brill" w:eastAsia="Brill" w:hAnsi="Brill" w:cs="Brill"/>
          <w:color w:val="000000"/>
          <w:highlight w:val="white"/>
        </w:rPr>
        <w:t xml:space="preserve">ntroductory </w:t>
      </w:r>
      <w:ins w:id="3502" w:author="Autor">
        <w:r w:rsidR="00C01C53">
          <w:rPr>
            <w:rFonts w:ascii="Brill" w:eastAsia="Brill" w:hAnsi="Brill" w:cs="Brill"/>
            <w:color w:val="000000"/>
            <w:highlight w:val="white"/>
          </w:rPr>
          <w:t>n</w:t>
        </w:r>
      </w:ins>
      <w:del w:id="3503" w:author="Autor">
        <w:r w:rsidRPr="00C66272" w:rsidDel="00C01C53">
          <w:rPr>
            <w:rFonts w:ascii="Brill" w:eastAsia="Brill" w:hAnsi="Brill" w:cs="Brill"/>
            <w:color w:val="000000"/>
            <w:highlight w:val="white"/>
          </w:rPr>
          <w:delText>N</w:delText>
        </w:r>
      </w:del>
      <w:r w:rsidRPr="00C66272">
        <w:rPr>
          <w:rFonts w:ascii="Brill" w:eastAsia="Brill" w:hAnsi="Brill" w:cs="Brill"/>
          <w:color w:val="000000"/>
          <w:highlight w:val="white"/>
        </w:rPr>
        <w:t xml:space="preserve">ote on </w:t>
      </w:r>
      <w:ins w:id="3504" w:author="Autor">
        <w:r w:rsidR="00C01C53">
          <w:rPr>
            <w:rFonts w:ascii="Brill" w:eastAsia="Brill" w:hAnsi="Brill" w:cs="Brill"/>
            <w:color w:val="000000"/>
            <w:highlight w:val="white"/>
          </w:rPr>
          <w:t>m</w:t>
        </w:r>
      </w:ins>
      <w:del w:id="3505" w:author="Autor">
        <w:r w:rsidRPr="00C66272" w:rsidDel="00C01C53">
          <w:rPr>
            <w:rFonts w:ascii="Brill" w:eastAsia="Brill" w:hAnsi="Brill" w:cs="Brill"/>
            <w:color w:val="000000"/>
            <w:highlight w:val="white"/>
          </w:rPr>
          <w:delText>M</w:delText>
        </w:r>
      </w:del>
      <w:r w:rsidRPr="00C66272">
        <w:rPr>
          <w:rFonts w:ascii="Brill" w:eastAsia="Brill" w:hAnsi="Brill" w:cs="Brill"/>
          <w:color w:val="000000"/>
          <w:highlight w:val="white"/>
        </w:rPr>
        <w:t xml:space="preserve">aritime </w:t>
      </w:r>
      <w:ins w:id="3506" w:author="Autor">
        <w:r w:rsidR="00C01C53">
          <w:rPr>
            <w:rFonts w:ascii="Brill" w:eastAsia="Brill" w:hAnsi="Brill" w:cs="Brill"/>
            <w:color w:val="000000"/>
            <w:highlight w:val="white"/>
          </w:rPr>
          <w:t>s</w:t>
        </w:r>
      </w:ins>
      <w:del w:id="3507" w:author="Autor">
        <w:r w:rsidRPr="00C66272" w:rsidDel="00C01C53">
          <w:rPr>
            <w:rFonts w:ascii="Brill" w:eastAsia="Brill" w:hAnsi="Brill" w:cs="Brill"/>
            <w:color w:val="000000"/>
            <w:highlight w:val="white"/>
          </w:rPr>
          <w:delText>S</w:delText>
        </w:r>
      </w:del>
      <w:r w:rsidRPr="00C66272">
        <w:rPr>
          <w:rFonts w:ascii="Brill" w:eastAsia="Brill" w:hAnsi="Brill" w:cs="Brill"/>
          <w:color w:val="000000"/>
          <w:highlight w:val="white"/>
        </w:rPr>
        <w:t>ociology. </w:t>
      </w:r>
      <w:r w:rsidRPr="00C66272">
        <w:rPr>
          <w:rFonts w:ascii="Brill" w:eastAsia="Brill" w:hAnsi="Brill" w:cs="Brill"/>
          <w:color w:val="000000"/>
          <w:highlight w:val="white"/>
        </w:rPr>
        <w:br/>
      </w:r>
      <w:r w:rsidRPr="00C66272">
        <w:rPr>
          <w:rFonts w:ascii="Brill" w:eastAsia="Brill" w:hAnsi="Brill" w:cs="Brill"/>
          <w:color w:val="000000"/>
        </w:rPr>
        <w:t>Retrieved from:</w:t>
      </w:r>
      <w:r w:rsidRPr="00C66272">
        <w:rPr>
          <w:rFonts w:ascii="Brill" w:eastAsia="Brill" w:hAnsi="Brill" w:cs="Brill"/>
          <w:color w:val="000000"/>
        </w:rPr>
        <w:br/>
      </w:r>
      <w:r w:rsidRPr="00C66272">
        <w:rPr>
          <w:rFonts w:ascii="Brill" w:eastAsia="Brill" w:hAnsi="Brill" w:cs="Brill"/>
          <w:i/>
          <w:color w:val="000000"/>
        </w:rPr>
        <w:t>https://www.researchgate.net/publication/287912066_A_Short_Introductory_Note_on_Maritime_Sociology</w:t>
      </w:r>
      <w:r w:rsidRPr="00C66272">
        <w:rPr>
          <w:rFonts w:ascii="Brill" w:eastAsia="Brill" w:hAnsi="Brill" w:cs="Brill"/>
          <w:color w:val="000000"/>
          <w:highlight w:val="white"/>
        </w:rPr>
        <w:t>.</w:t>
      </w:r>
    </w:p>
    <w:p w14:paraId="35077C9E" w14:textId="77777777" w:rsidR="00CB3FC9" w:rsidRDefault="00C55FA1">
      <w:pPr>
        <w:spacing w:line="360" w:lineRule="auto"/>
        <w:ind w:left="567" w:hanging="567"/>
        <w:jc w:val="both"/>
        <w:rPr>
          <w:ins w:id="3508" w:author="Autor"/>
          <w:rFonts w:ascii="Brill" w:eastAsia="Brill" w:hAnsi="Brill" w:cs="Brill"/>
          <w:color w:val="000000"/>
        </w:rPr>
      </w:pPr>
      <w:commentRangeStart w:id="3509"/>
      <w:r w:rsidRPr="00C66272">
        <w:rPr>
          <w:rFonts w:ascii="Brill" w:eastAsia="Brill" w:hAnsi="Brill" w:cs="Brill"/>
          <w:color w:val="000000"/>
          <w:highlight w:val="white"/>
        </w:rPr>
        <w:t>Stevens, Q., &amp; Shin, H. (2014). Urban festivals and local social space. </w:t>
      </w:r>
      <w:r w:rsidRPr="00C66272">
        <w:rPr>
          <w:rFonts w:ascii="Brill" w:eastAsia="Brill" w:hAnsi="Brill" w:cs="Brill"/>
          <w:i/>
          <w:color w:val="000000"/>
        </w:rPr>
        <w:t>Planning Practice and Research</w:t>
      </w:r>
      <w:r w:rsidRPr="00C66272">
        <w:rPr>
          <w:rFonts w:ascii="Brill" w:eastAsia="Brill" w:hAnsi="Brill" w:cs="Brill"/>
          <w:color w:val="000000"/>
          <w:highlight w:val="white"/>
        </w:rPr>
        <w:t>, </w:t>
      </w:r>
      <w:r w:rsidRPr="00C66272">
        <w:rPr>
          <w:rFonts w:ascii="Brill" w:eastAsia="Brill" w:hAnsi="Brill" w:cs="Brill"/>
          <w:i/>
          <w:color w:val="000000"/>
        </w:rPr>
        <w:t>29</w:t>
      </w:r>
      <w:r w:rsidRPr="00C66272">
        <w:rPr>
          <w:rFonts w:ascii="Brill" w:eastAsia="Brill" w:hAnsi="Brill" w:cs="Brill"/>
          <w:color w:val="000000"/>
          <w:highlight w:val="white"/>
        </w:rPr>
        <w:t>(1), 1-20.</w:t>
      </w:r>
      <w:commentRangeEnd w:id="3509"/>
      <w:r w:rsidR="00C01C53">
        <w:rPr>
          <w:rStyle w:val="Odwoaniedokomentarza"/>
          <w:lang w:val="en-AU"/>
        </w:rPr>
        <w:commentReference w:id="3509"/>
      </w:r>
    </w:p>
    <w:p w14:paraId="4F1FB164" w14:textId="727BB2A8" w:rsidR="00E62898" w:rsidRDefault="00E62898">
      <w:pPr>
        <w:spacing w:line="360" w:lineRule="auto"/>
        <w:ind w:left="567" w:hanging="567"/>
        <w:jc w:val="both"/>
        <w:rPr>
          <w:ins w:id="3510" w:author="Autor"/>
          <w:rFonts w:ascii="Brill" w:hAnsi="Brill" w:cs="Arial"/>
          <w:color w:val="222222"/>
          <w:shd w:val="clear" w:color="auto" w:fill="FFFFFF"/>
        </w:rPr>
      </w:pPr>
      <w:proofErr w:type="spellStart"/>
      <w:ins w:id="3511" w:author="Autor">
        <w:r w:rsidRPr="00F34A6C">
          <w:rPr>
            <w:rFonts w:ascii="Brill" w:hAnsi="Brill" w:cs="Arial"/>
            <w:color w:val="222222"/>
            <w:shd w:val="clear" w:color="auto" w:fill="FFFFFF"/>
            <w:rPrChange w:id="3512" w:author="Autor">
              <w:rPr>
                <w:rFonts w:ascii="Arial" w:hAnsi="Arial" w:cs="Arial"/>
                <w:color w:val="222222"/>
                <w:sz w:val="20"/>
                <w:szCs w:val="20"/>
                <w:shd w:val="clear" w:color="auto" w:fill="FFFFFF"/>
              </w:rPr>
            </w:rPrChange>
          </w:rPr>
          <w:t>Tommarchi</w:t>
        </w:r>
        <w:proofErr w:type="spellEnd"/>
        <w:r w:rsidRPr="00F34A6C">
          <w:rPr>
            <w:rFonts w:ascii="Brill" w:hAnsi="Brill" w:cs="Arial"/>
            <w:color w:val="222222"/>
            <w:shd w:val="clear" w:color="auto" w:fill="FFFFFF"/>
            <w:rPrChange w:id="3513" w:author="Autor">
              <w:rPr>
                <w:rFonts w:ascii="Arial" w:hAnsi="Arial" w:cs="Arial"/>
                <w:color w:val="222222"/>
                <w:sz w:val="20"/>
                <w:szCs w:val="20"/>
                <w:shd w:val="clear" w:color="auto" w:fill="FFFFFF"/>
              </w:rPr>
            </w:rPrChange>
          </w:rPr>
          <w:t>, E. (2022).</w:t>
        </w:r>
        <w:r w:rsidRPr="00F34A6C">
          <w:rPr>
            <w:rStyle w:val="apple-converted-space"/>
            <w:rFonts w:ascii="Brill" w:hAnsi="Brill" w:cs="Arial"/>
            <w:color w:val="222222"/>
            <w:shd w:val="clear" w:color="auto" w:fill="FFFFFF"/>
            <w:rPrChange w:id="3514"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515" w:author="Autor">
              <w:rPr>
                <w:rFonts w:ascii="Arial" w:hAnsi="Arial" w:cs="Arial"/>
                <w:i/>
                <w:iCs/>
                <w:color w:val="222222"/>
                <w:sz w:val="20"/>
                <w:szCs w:val="20"/>
              </w:rPr>
            </w:rPrChange>
          </w:rPr>
          <w:t>European port cities and urban regeneration: exploring cultural and sporting mega events at the water's edge</w:t>
        </w:r>
        <w:r w:rsidRPr="00F34A6C">
          <w:rPr>
            <w:rFonts w:ascii="Brill" w:hAnsi="Brill" w:cs="Arial"/>
            <w:color w:val="222222"/>
            <w:shd w:val="clear" w:color="auto" w:fill="FFFFFF"/>
            <w:rPrChange w:id="3516" w:author="Autor">
              <w:rPr>
                <w:rFonts w:ascii="Arial" w:hAnsi="Arial" w:cs="Arial"/>
                <w:color w:val="222222"/>
                <w:sz w:val="20"/>
                <w:szCs w:val="20"/>
                <w:shd w:val="clear" w:color="auto" w:fill="FFFFFF"/>
              </w:rPr>
            </w:rPrChange>
          </w:rPr>
          <w:t>. London: Routledge.</w:t>
        </w:r>
      </w:ins>
    </w:p>
    <w:p w14:paraId="54888816" w14:textId="77777777" w:rsidR="00292EAC" w:rsidRPr="00C66272" w:rsidDel="00FC6B67" w:rsidRDefault="00292EAC" w:rsidP="00F34A6C">
      <w:pPr>
        <w:spacing w:line="360" w:lineRule="auto"/>
        <w:ind w:left="567" w:hanging="567"/>
        <w:jc w:val="both"/>
        <w:rPr>
          <w:ins w:id="3517" w:author="Autor"/>
          <w:del w:id="3518" w:author="Autor"/>
          <w:rFonts w:ascii="Brill" w:eastAsia="Brill" w:hAnsi="Brill" w:cs="Brill"/>
          <w:color w:val="000000"/>
        </w:rPr>
      </w:pPr>
      <w:ins w:id="3519" w:author="Autor">
        <w:r w:rsidRPr="00C66272">
          <w:rPr>
            <w:rFonts w:ascii="Brill" w:eastAsia="Brill" w:hAnsi="Brill" w:cs="Brill"/>
            <w:color w:val="222222"/>
            <w:highlight w:val="white"/>
          </w:rPr>
          <w:t>Vladimirova, M. (2016). Maritime cultural landscape—Cultural tourism—Sustainable development.</w:t>
        </w:r>
        <w:r>
          <w:rPr>
            <w:rFonts w:ascii="Brill" w:eastAsia="Brill" w:hAnsi="Brill" w:cs="Brill"/>
            <w:color w:val="222222"/>
            <w:highlight w:val="white"/>
          </w:rPr>
          <w:t xml:space="preserve"> </w:t>
        </w:r>
        <w:r w:rsidRPr="00C66272">
          <w:rPr>
            <w:rFonts w:ascii="Brill" w:eastAsia="Brill" w:hAnsi="Brill" w:cs="Brill"/>
            <w:i/>
          </w:rPr>
          <w:t>International Journal of Cultural and Digital Tourism</w:t>
        </w:r>
        <w:r w:rsidRPr="00C66272">
          <w:rPr>
            <w:rFonts w:ascii="Brill" w:eastAsia="Brill" w:hAnsi="Brill" w:cs="Brill"/>
            <w:i/>
            <w:color w:val="222222"/>
            <w:highlight w:val="white"/>
          </w:rPr>
          <w:t>,</w:t>
        </w:r>
        <w:r w:rsidRPr="00C66272">
          <w:rPr>
            <w:rFonts w:ascii="Brill" w:eastAsia="Brill" w:hAnsi="Brill" w:cs="Brill"/>
            <w:color w:val="222222"/>
            <w:highlight w:val="white"/>
          </w:rPr>
          <w:t> </w:t>
        </w:r>
        <w:commentRangeStart w:id="3520"/>
        <w:r w:rsidRPr="00C66272">
          <w:rPr>
            <w:rFonts w:ascii="Brill" w:eastAsia="Brill" w:hAnsi="Brill" w:cs="Brill"/>
            <w:i/>
            <w:color w:val="222222"/>
          </w:rPr>
          <w:t>3</w:t>
        </w:r>
        <w:commentRangeEnd w:id="3520"/>
        <w:r>
          <w:rPr>
            <w:rStyle w:val="Odwoaniedokomentarza"/>
            <w:lang w:val="en-AU"/>
          </w:rPr>
          <w:commentReference w:id="3520"/>
        </w:r>
        <w:r>
          <w:rPr>
            <w:rFonts w:ascii="Brill" w:eastAsia="Brill" w:hAnsi="Brill" w:cs="Brill"/>
            <w:iCs/>
            <w:color w:val="222222"/>
          </w:rPr>
          <w:t>(1)</w:t>
        </w:r>
        <w:r w:rsidRPr="00C66272">
          <w:rPr>
            <w:rFonts w:ascii="Brill" w:eastAsia="Brill" w:hAnsi="Brill" w:cs="Brill"/>
            <w:color w:val="222222"/>
            <w:highlight w:val="white"/>
          </w:rPr>
          <w:t>, 45-54.</w:t>
        </w:r>
      </w:ins>
    </w:p>
    <w:p w14:paraId="45F14EDD" w14:textId="77777777" w:rsidR="00292EAC" w:rsidRPr="00E62898" w:rsidRDefault="00292EAC" w:rsidP="00F34A6C">
      <w:pPr>
        <w:spacing w:line="360" w:lineRule="auto"/>
        <w:ind w:left="567" w:hanging="567"/>
        <w:jc w:val="both"/>
        <w:rPr>
          <w:rFonts w:ascii="Brill" w:eastAsia="Brill" w:hAnsi="Brill" w:cs="Brill"/>
          <w:color w:val="000000"/>
        </w:rPr>
        <w:pPrChange w:id="3521" w:author="Autor">
          <w:pPr>
            <w:spacing w:line="276" w:lineRule="auto"/>
            <w:ind w:left="567" w:hanging="567"/>
            <w:jc w:val="both"/>
          </w:pPr>
        </w:pPrChange>
      </w:pPr>
    </w:p>
    <w:p w14:paraId="35077C9F" w14:textId="7E92DCD6" w:rsidR="00CB3FC9" w:rsidRPr="00C66272" w:rsidRDefault="00C55FA1" w:rsidP="00F34A6C">
      <w:pPr>
        <w:spacing w:line="360" w:lineRule="auto"/>
        <w:ind w:left="567" w:hanging="567"/>
        <w:rPr>
          <w:rFonts w:ascii="Brill" w:eastAsia="Brill" w:hAnsi="Brill" w:cs="Brill"/>
        </w:rPr>
        <w:pPrChange w:id="3522" w:author="Autor">
          <w:pPr>
            <w:spacing w:line="276" w:lineRule="auto"/>
            <w:ind w:left="567" w:hanging="567"/>
          </w:pPr>
        </w:pPrChange>
      </w:pPr>
      <w:r w:rsidRPr="00C66272">
        <w:rPr>
          <w:rFonts w:ascii="Brill" w:eastAsia="Brill" w:hAnsi="Brill" w:cs="Brill"/>
          <w:color w:val="333333"/>
          <w:highlight w:val="white"/>
        </w:rPr>
        <w:t>Weinhold</w:t>
      </w:r>
      <w:ins w:id="3523" w:author="Autor">
        <w:r w:rsidR="00C01C53">
          <w:rPr>
            <w:rFonts w:ascii="Brill" w:eastAsia="Brill" w:hAnsi="Brill" w:cs="Brill"/>
            <w:color w:val="333333"/>
            <w:highlight w:val="white"/>
          </w:rPr>
          <w:t>,</w:t>
        </w:r>
      </w:ins>
      <w:r w:rsidRPr="00C66272">
        <w:rPr>
          <w:rFonts w:ascii="Brill" w:eastAsia="Brill" w:hAnsi="Brill" w:cs="Brill"/>
          <w:color w:val="333333"/>
          <w:highlight w:val="white"/>
        </w:rPr>
        <w:t xml:space="preserve"> J. (2008). Port culture: Maritime entertainment and urban revitalisation, 1950-2000. In M. </w:t>
      </w:r>
      <w:proofErr w:type="spellStart"/>
      <w:r w:rsidRPr="00C66272">
        <w:rPr>
          <w:rFonts w:ascii="Brill" w:eastAsia="Brill" w:hAnsi="Brill" w:cs="Brill"/>
          <w:color w:val="333333"/>
          <w:highlight w:val="white"/>
        </w:rPr>
        <w:t>Heßler</w:t>
      </w:r>
      <w:proofErr w:type="spellEnd"/>
      <w:r w:rsidRPr="00C66272">
        <w:rPr>
          <w:rFonts w:ascii="Brill" w:eastAsia="Brill" w:hAnsi="Brill" w:cs="Brill"/>
          <w:color w:val="333333"/>
          <w:highlight w:val="white"/>
        </w:rPr>
        <w:t xml:space="preserve"> &amp; C. Zimmerman (Eds.), </w:t>
      </w:r>
      <w:r w:rsidRPr="00C66272">
        <w:rPr>
          <w:rFonts w:ascii="Brill" w:eastAsia="Brill" w:hAnsi="Brill" w:cs="Brill"/>
          <w:i/>
          <w:color w:val="333333"/>
        </w:rPr>
        <w:t xml:space="preserve">Creative urban milieus: Historical </w:t>
      </w:r>
      <w:r w:rsidRPr="00C66272">
        <w:rPr>
          <w:rFonts w:ascii="Brill" w:eastAsia="Brill" w:hAnsi="Brill" w:cs="Brill"/>
          <w:i/>
          <w:color w:val="333333"/>
        </w:rPr>
        <w:lastRenderedPageBreak/>
        <w:t>perspectives on culture, economy, and the city</w:t>
      </w:r>
      <w:r w:rsidRPr="00C66272">
        <w:rPr>
          <w:rFonts w:ascii="Brill" w:eastAsia="Brill" w:hAnsi="Brill" w:cs="Brill"/>
          <w:color w:val="333333"/>
          <w:highlight w:val="white"/>
        </w:rPr>
        <w:t> (pp. 179-208). Frankfurt, Germany: Campus Verlag.</w:t>
      </w:r>
    </w:p>
    <w:p w14:paraId="35077CA0" w14:textId="77777777" w:rsidR="00CB3FC9" w:rsidRPr="00C66272" w:rsidRDefault="00C55FA1" w:rsidP="00F34A6C">
      <w:pPr>
        <w:spacing w:line="360" w:lineRule="auto"/>
        <w:ind w:left="567" w:hanging="567"/>
        <w:jc w:val="both"/>
        <w:rPr>
          <w:rFonts w:ascii="Brill" w:eastAsia="Brill" w:hAnsi="Brill" w:cs="Brill"/>
          <w:color w:val="000000"/>
          <w:highlight w:val="white"/>
        </w:rPr>
        <w:pPrChange w:id="3524" w:author="Autor">
          <w:pPr>
            <w:spacing w:line="276" w:lineRule="auto"/>
            <w:ind w:left="567" w:hanging="567"/>
            <w:jc w:val="both"/>
          </w:pPr>
        </w:pPrChange>
      </w:pPr>
      <w:r w:rsidRPr="00C66272">
        <w:rPr>
          <w:rFonts w:ascii="Brill" w:eastAsia="Brill" w:hAnsi="Brill" w:cs="Brill"/>
          <w:color w:val="000000"/>
          <w:highlight w:val="white"/>
        </w:rPr>
        <w:t xml:space="preserve">Westerdahl, C. (2011). Conclusion: The maritime cultural landscape revisited. In B. Ford (Ed.), </w:t>
      </w:r>
      <w:r w:rsidRPr="00C66272">
        <w:rPr>
          <w:rFonts w:ascii="Brill" w:eastAsia="Brill" w:hAnsi="Brill" w:cs="Brill"/>
          <w:i/>
          <w:color w:val="000000"/>
        </w:rPr>
        <w:t>The archaeology of maritime landscapes</w:t>
      </w:r>
      <w:r w:rsidRPr="00C66272">
        <w:rPr>
          <w:rFonts w:ascii="Brill" w:eastAsia="Brill" w:hAnsi="Brill" w:cs="Brill"/>
          <w:color w:val="000000"/>
          <w:highlight w:val="white"/>
        </w:rPr>
        <w:t> (pp. 331-344). New York: Springer.</w:t>
      </w:r>
    </w:p>
    <w:p w14:paraId="35077CA1" w14:textId="77777777" w:rsidR="00CB3FC9" w:rsidRPr="00C66272" w:rsidRDefault="00C55FA1">
      <w:pPr>
        <w:rPr>
          <w:rFonts w:ascii="Brill" w:eastAsia="Brill" w:hAnsi="Brill" w:cs="Brill"/>
        </w:rPr>
      </w:pPr>
      <w:r w:rsidRPr="00C66272">
        <w:rPr>
          <w:rFonts w:ascii="Brill" w:hAnsi="Brill"/>
        </w:rPr>
        <w:br w:type="page"/>
      </w:r>
    </w:p>
    <w:p w14:paraId="35077CA2" w14:textId="77777777" w:rsidR="00CB3FC9" w:rsidRPr="00C66272" w:rsidRDefault="00C55FA1">
      <w:pPr>
        <w:pBdr>
          <w:top w:val="nil"/>
          <w:left w:val="nil"/>
          <w:bottom w:val="nil"/>
          <w:right w:val="nil"/>
          <w:between w:val="nil"/>
        </w:pBdr>
        <w:spacing w:line="276" w:lineRule="auto"/>
        <w:jc w:val="both"/>
        <w:rPr>
          <w:rFonts w:ascii="Brill" w:eastAsia="Brill" w:hAnsi="Brill" w:cs="Brill"/>
          <w:b/>
          <w:color w:val="000000"/>
          <w:sz w:val="28"/>
          <w:szCs w:val="28"/>
        </w:rPr>
      </w:pPr>
      <w:r w:rsidRPr="00C66272">
        <w:rPr>
          <w:rFonts w:ascii="Brill" w:eastAsia="Brill" w:hAnsi="Brill" w:cs="Brill"/>
          <w:b/>
          <w:color w:val="000000"/>
          <w:sz w:val="28"/>
          <w:szCs w:val="28"/>
        </w:rPr>
        <w:lastRenderedPageBreak/>
        <w:t xml:space="preserve">Chapter 8. Port-city architectures between duality and rituality: Two fish markets in Italy </w:t>
      </w:r>
    </w:p>
    <w:p w14:paraId="35077CA3" w14:textId="77777777" w:rsidR="00CB3FC9" w:rsidRPr="00C66272" w:rsidRDefault="00CB3FC9">
      <w:pPr>
        <w:pBdr>
          <w:top w:val="nil"/>
          <w:left w:val="nil"/>
          <w:bottom w:val="nil"/>
          <w:right w:val="nil"/>
          <w:between w:val="nil"/>
        </w:pBdr>
        <w:rPr>
          <w:rFonts w:ascii="Brill" w:eastAsia="Brill" w:hAnsi="Brill" w:cs="Brill"/>
          <w:color w:val="000000"/>
          <w:sz w:val="20"/>
          <w:szCs w:val="20"/>
        </w:rPr>
      </w:pPr>
    </w:p>
    <w:p w14:paraId="35077CA4" w14:textId="77777777" w:rsidR="00CB3FC9" w:rsidRPr="00C66272" w:rsidRDefault="00C55FA1">
      <w:pPr>
        <w:pBdr>
          <w:top w:val="nil"/>
          <w:left w:val="nil"/>
          <w:bottom w:val="nil"/>
          <w:right w:val="nil"/>
          <w:between w:val="nil"/>
        </w:pBdr>
        <w:rPr>
          <w:rFonts w:ascii="Brill" w:eastAsia="Brill" w:hAnsi="Brill" w:cs="Brill"/>
          <w:i/>
          <w:color w:val="000000"/>
        </w:rPr>
      </w:pPr>
      <w:r w:rsidRPr="00C66272">
        <w:rPr>
          <w:rFonts w:ascii="Brill" w:eastAsia="Brill" w:hAnsi="Brill" w:cs="Brill"/>
          <w:i/>
          <w:color w:val="000000"/>
        </w:rPr>
        <w:t>Beatrice Moretti</w:t>
      </w:r>
    </w:p>
    <w:p w14:paraId="35077CA5" w14:textId="77777777" w:rsidR="00CB3FC9" w:rsidRPr="00C66272" w:rsidRDefault="00C55FA1">
      <w:pPr>
        <w:pBdr>
          <w:top w:val="nil"/>
          <w:left w:val="nil"/>
          <w:bottom w:val="nil"/>
          <w:right w:val="nil"/>
          <w:between w:val="nil"/>
        </w:pBdr>
        <w:rPr>
          <w:rFonts w:ascii="Brill" w:eastAsia="Brill" w:hAnsi="Brill" w:cs="Brill"/>
          <w:color w:val="000000"/>
        </w:rPr>
      </w:pPr>
      <w:r w:rsidRPr="00C66272">
        <w:rPr>
          <w:rFonts w:ascii="Brill" w:eastAsia="Brill" w:hAnsi="Brill" w:cs="Brill"/>
          <w:color w:val="000000"/>
        </w:rPr>
        <w:t>(University of Genoa)</w:t>
      </w:r>
    </w:p>
    <w:p w14:paraId="35077CA6" w14:textId="77777777" w:rsidR="00CB3FC9" w:rsidRPr="00C66272" w:rsidRDefault="00CB3FC9">
      <w:pPr>
        <w:pBdr>
          <w:top w:val="nil"/>
          <w:left w:val="nil"/>
          <w:bottom w:val="nil"/>
          <w:right w:val="nil"/>
          <w:between w:val="nil"/>
        </w:pBdr>
        <w:rPr>
          <w:rFonts w:ascii="Brill" w:eastAsia="Brill" w:hAnsi="Brill" w:cs="Brill"/>
          <w:color w:val="000000"/>
        </w:rPr>
      </w:pPr>
    </w:p>
    <w:p w14:paraId="35077CA7" w14:textId="07BA32DB" w:rsidR="00CB3FC9" w:rsidRPr="00C66272" w:rsidRDefault="00F62668">
      <w:pPr>
        <w:rPr>
          <w:rFonts w:ascii="Brill" w:eastAsia="Brill" w:hAnsi="Brill" w:cs="Brill"/>
          <w:b/>
          <w:color w:val="000000"/>
        </w:rPr>
      </w:pPr>
      <w:r>
        <w:rPr>
          <w:rFonts w:ascii="Brill" w:eastAsia="Brill" w:hAnsi="Brill" w:cs="Brill"/>
          <w:b/>
          <w:color w:val="000000"/>
        </w:rPr>
        <w:t>Introduction</w:t>
      </w:r>
      <w:r w:rsidR="00C55FA1" w:rsidRPr="00C66272">
        <w:rPr>
          <w:rFonts w:ascii="Brill" w:eastAsia="Brill" w:hAnsi="Brill" w:cs="Brill"/>
          <w:b/>
          <w:color w:val="000000"/>
        </w:rPr>
        <w:t xml:space="preserve"> </w:t>
      </w:r>
    </w:p>
    <w:p w14:paraId="35077CA8" w14:textId="5306D55F" w:rsidR="00CB3FC9" w:rsidRPr="00C66272" w:rsidRDefault="00020F10">
      <w:pPr>
        <w:spacing w:line="360" w:lineRule="auto"/>
        <w:ind w:firstLine="720"/>
        <w:jc w:val="both"/>
        <w:rPr>
          <w:rFonts w:ascii="Brill" w:eastAsia="Brill" w:hAnsi="Brill" w:cs="Brill"/>
          <w:color w:val="000000"/>
        </w:rPr>
      </w:pPr>
      <w:r w:rsidRPr="00C66272">
        <w:rPr>
          <w:rFonts w:ascii="Brill" w:eastAsia="Brill" w:hAnsi="Brill" w:cs="Brill"/>
          <w:color w:val="000000"/>
        </w:rPr>
        <w:t>W</w:t>
      </w:r>
      <w:r w:rsidR="00C55FA1" w:rsidRPr="00C66272">
        <w:rPr>
          <w:rFonts w:ascii="Brill" w:eastAsia="Brill" w:hAnsi="Brill" w:cs="Brill"/>
          <w:color w:val="000000"/>
        </w:rPr>
        <w:t xml:space="preserve">hen crossing the north-south bundle of streets connecting the historic centre of Genoa with the Molo district under the </w:t>
      </w:r>
      <w:proofErr w:type="spellStart"/>
      <w:r w:rsidR="00C55FA1" w:rsidRPr="00F62668">
        <w:rPr>
          <w:rFonts w:ascii="Brill" w:eastAsia="Brill" w:hAnsi="Brill" w:cs="Brill"/>
          <w:iCs/>
          <w:color w:val="000000"/>
        </w:rPr>
        <w:t>Sopraelevata</w:t>
      </w:r>
      <w:proofErr w:type="spellEnd"/>
      <w:r w:rsidR="00C55FA1" w:rsidRPr="00C66272">
        <w:rPr>
          <w:rFonts w:ascii="Brill" w:eastAsia="Brill" w:hAnsi="Brill" w:cs="Brill"/>
          <w:color w:val="000000"/>
        </w:rPr>
        <w:t xml:space="preserve"> flyover, just at the point where the road starts to curve, one suddenly comes across the former Fish Market</w:t>
      </w:r>
      <w:r w:rsidR="0021029F" w:rsidRPr="00C66272">
        <w:rPr>
          <w:rFonts w:ascii="Brill" w:eastAsia="Brill" w:hAnsi="Brill" w:cs="Brill"/>
          <w:color w:val="000000"/>
        </w:rPr>
        <w:t xml:space="preserve"> building</w:t>
      </w:r>
      <w:r w:rsidR="00C55FA1" w:rsidRPr="00C66272">
        <w:rPr>
          <w:rFonts w:ascii="Brill" w:eastAsia="Brill" w:hAnsi="Brill" w:cs="Brill"/>
          <w:color w:val="000000"/>
        </w:rPr>
        <w:t xml:space="preserve">. </w:t>
      </w:r>
      <w:r w:rsidR="00E70305" w:rsidRPr="00C66272">
        <w:rPr>
          <w:rFonts w:ascii="Brill" w:eastAsia="Brill" w:hAnsi="Brill" w:cs="Brill"/>
          <w:color w:val="000000"/>
        </w:rPr>
        <w:t>This imposing</w:t>
      </w:r>
      <w:r w:rsidR="00C55FA1" w:rsidRPr="00C66272">
        <w:rPr>
          <w:rFonts w:ascii="Brill" w:eastAsia="Brill" w:hAnsi="Brill" w:cs="Brill"/>
          <w:color w:val="000000"/>
        </w:rPr>
        <w:t xml:space="preserve"> </w:t>
      </w:r>
      <w:r w:rsidR="00E70305" w:rsidRPr="00C66272">
        <w:rPr>
          <w:rFonts w:ascii="Brill" w:eastAsia="Brill" w:hAnsi="Brill" w:cs="Brill"/>
          <w:color w:val="000000"/>
        </w:rPr>
        <w:t xml:space="preserve">structure </w:t>
      </w:r>
      <w:r w:rsidR="00440B25" w:rsidRPr="00C66272">
        <w:rPr>
          <w:rFonts w:ascii="Brill" w:eastAsia="Brill" w:hAnsi="Brill" w:cs="Brill"/>
          <w:color w:val="000000"/>
        </w:rPr>
        <w:t>features</w:t>
      </w:r>
      <w:r w:rsidR="00C55FA1" w:rsidRPr="00C66272">
        <w:rPr>
          <w:rFonts w:ascii="Brill" w:eastAsia="Brill" w:hAnsi="Brill" w:cs="Brill"/>
          <w:color w:val="000000"/>
        </w:rPr>
        <w:t xml:space="preserve"> parallel</w:t>
      </w:r>
      <w:ins w:id="3525" w:author="Autor">
        <w:r w:rsidR="00334A62">
          <w:rPr>
            <w:rFonts w:ascii="Brill" w:eastAsia="Brill" w:hAnsi="Brill" w:cs="Brill"/>
            <w:color w:val="000000"/>
          </w:rPr>
          <w:t>-</w:t>
        </w:r>
      </w:ins>
      <w:del w:id="3526" w:author="Autor">
        <w:r w:rsidR="00C55FA1" w:rsidRPr="00C66272" w:rsidDel="00334A62">
          <w:rPr>
            <w:rFonts w:ascii="Brill" w:eastAsia="Brill" w:hAnsi="Brill" w:cs="Brill"/>
            <w:color w:val="000000"/>
          </w:rPr>
          <w:delText>e</w:delText>
        </w:r>
      </w:del>
      <w:r w:rsidR="00C55FA1" w:rsidRPr="00C66272">
        <w:rPr>
          <w:rFonts w:ascii="Brill" w:eastAsia="Brill" w:hAnsi="Brill" w:cs="Brill"/>
          <w:color w:val="000000"/>
        </w:rPr>
        <w:t>piped and cylindrical volumes that descend towards the sea in an asymmetrical profile</w:t>
      </w:r>
      <w:r w:rsidR="0078793B" w:rsidRPr="00C66272">
        <w:rPr>
          <w:rFonts w:ascii="Brill" w:eastAsia="Brill" w:hAnsi="Brill" w:cs="Brill"/>
          <w:color w:val="000000"/>
        </w:rPr>
        <w:t>. The design reveals</w:t>
      </w:r>
      <w:r w:rsidR="00C55FA1" w:rsidRPr="00C66272">
        <w:rPr>
          <w:rFonts w:ascii="Brill" w:eastAsia="Brill" w:hAnsi="Brill" w:cs="Brill"/>
          <w:color w:val="000000"/>
        </w:rPr>
        <w:t xml:space="preserve"> </w:t>
      </w:r>
      <w:r w:rsidR="00DF79A6" w:rsidRPr="00C66272">
        <w:rPr>
          <w:rFonts w:ascii="Brill" w:eastAsia="Brill" w:hAnsi="Brill" w:cs="Brill"/>
          <w:color w:val="000000"/>
        </w:rPr>
        <w:t xml:space="preserve">the building’s many </w:t>
      </w:r>
      <w:r w:rsidR="00C55FA1" w:rsidRPr="00C66272">
        <w:rPr>
          <w:rFonts w:ascii="Brill" w:eastAsia="Brill" w:hAnsi="Brill" w:cs="Brill"/>
          <w:color w:val="000000"/>
        </w:rPr>
        <w:t>functional adaptations</w:t>
      </w:r>
      <w:r w:rsidR="00125D98" w:rsidRPr="00C66272">
        <w:rPr>
          <w:rFonts w:ascii="Brill" w:eastAsia="Brill" w:hAnsi="Brill" w:cs="Brill"/>
          <w:color w:val="000000"/>
        </w:rPr>
        <w:t xml:space="preserve"> over time, resu</w:t>
      </w:r>
      <w:r w:rsidR="00575C14" w:rsidRPr="00C66272">
        <w:rPr>
          <w:rFonts w:ascii="Brill" w:eastAsia="Brill" w:hAnsi="Brill" w:cs="Brill"/>
          <w:color w:val="000000"/>
        </w:rPr>
        <w:t xml:space="preserve">lting in a </w:t>
      </w:r>
      <w:r w:rsidR="00C55FA1" w:rsidRPr="00C66272">
        <w:rPr>
          <w:rFonts w:ascii="Brill" w:eastAsia="Brill" w:hAnsi="Brill" w:cs="Brill"/>
          <w:color w:val="000000"/>
        </w:rPr>
        <w:t>palimpsest of signs.</w:t>
      </w:r>
    </w:p>
    <w:p w14:paraId="35077CA9" w14:textId="71E7C403"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Running along the </w:t>
      </w:r>
      <w:r w:rsidRPr="00F62668">
        <w:rPr>
          <w:rFonts w:ascii="Brill" w:eastAsia="Brill" w:hAnsi="Brill" w:cs="Brill"/>
          <w:iCs/>
          <w:color w:val="000000"/>
        </w:rPr>
        <w:t>Mercato</w:t>
      </w:r>
      <w:r w:rsidRPr="00C66272">
        <w:rPr>
          <w:rFonts w:ascii="Brill" w:eastAsia="Brill" w:hAnsi="Brill" w:cs="Brill"/>
          <w:color w:val="000000"/>
        </w:rPr>
        <w:t xml:space="preserve"> district and the </w:t>
      </w:r>
      <w:r w:rsidRPr="00F62668">
        <w:rPr>
          <w:rFonts w:ascii="Brill" w:eastAsia="Brill" w:hAnsi="Brill" w:cs="Brill"/>
          <w:iCs/>
          <w:color w:val="000000"/>
        </w:rPr>
        <w:t xml:space="preserve">Zona </w:t>
      </w:r>
      <w:proofErr w:type="spellStart"/>
      <w:r w:rsidRPr="00F62668">
        <w:rPr>
          <w:rFonts w:ascii="Brill" w:eastAsia="Brill" w:hAnsi="Brill" w:cs="Brill"/>
          <w:iCs/>
          <w:color w:val="000000"/>
        </w:rPr>
        <w:t>Industriale</w:t>
      </w:r>
      <w:proofErr w:type="spellEnd"/>
      <w:r w:rsidRPr="00C66272">
        <w:rPr>
          <w:rFonts w:ascii="Brill" w:eastAsia="Brill" w:hAnsi="Brill" w:cs="Brill"/>
          <w:color w:val="000000"/>
        </w:rPr>
        <w:t xml:space="preserve"> in a south-easterly direction, a large highway interrupts the continuity of the urban fabric to connect the Naples waterfront in a longitudinal direction. Beyond these roads </w:t>
      </w:r>
      <w:r w:rsidR="00185A4F" w:rsidRPr="00C66272">
        <w:rPr>
          <w:rFonts w:ascii="Brill" w:eastAsia="Brill" w:hAnsi="Brill" w:cs="Brill"/>
          <w:color w:val="000000"/>
        </w:rPr>
        <w:t>lies</w:t>
      </w:r>
      <w:r w:rsidRPr="00C66272">
        <w:rPr>
          <w:rFonts w:ascii="Brill" w:eastAsia="Brill" w:hAnsi="Brill" w:cs="Brill"/>
          <w:color w:val="000000"/>
        </w:rPr>
        <w:t xml:space="preserve"> a </w:t>
      </w:r>
      <w:r w:rsidR="00185A4F" w:rsidRPr="00C66272">
        <w:rPr>
          <w:rFonts w:ascii="Brill" w:eastAsia="Brill" w:hAnsi="Brill" w:cs="Brill"/>
          <w:color w:val="000000"/>
        </w:rPr>
        <w:t>network</w:t>
      </w:r>
      <w:r w:rsidRPr="00C66272">
        <w:rPr>
          <w:rFonts w:ascii="Brill" w:eastAsia="Brill" w:hAnsi="Brill" w:cs="Brill"/>
          <w:color w:val="000000"/>
        </w:rPr>
        <w:t xml:space="preserve"> of interconnected </w:t>
      </w:r>
      <w:r w:rsidR="00737EDB" w:rsidRPr="00C66272">
        <w:rPr>
          <w:rFonts w:ascii="Brill" w:eastAsia="Brill" w:hAnsi="Brill" w:cs="Brill"/>
          <w:color w:val="000000"/>
        </w:rPr>
        <w:t>yet</w:t>
      </w:r>
      <w:r w:rsidRPr="00C66272">
        <w:rPr>
          <w:rFonts w:ascii="Brill" w:eastAsia="Brill" w:hAnsi="Brill" w:cs="Brill"/>
          <w:color w:val="000000"/>
        </w:rPr>
        <w:t xml:space="preserve"> </w:t>
      </w:r>
      <w:r w:rsidR="00185A4F" w:rsidRPr="00C66272">
        <w:rPr>
          <w:rFonts w:ascii="Brill" w:eastAsia="Brill" w:hAnsi="Brill" w:cs="Brill"/>
          <w:color w:val="000000"/>
        </w:rPr>
        <w:t>diverse</w:t>
      </w:r>
      <w:r w:rsidR="00737EDB" w:rsidRPr="00C66272">
        <w:rPr>
          <w:rFonts w:ascii="Brill" w:eastAsia="Brill" w:hAnsi="Brill" w:cs="Brill"/>
          <w:color w:val="000000"/>
        </w:rPr>
        <w:t xml:space="preserve"> </w:t>
      </w:r>
      <w:r w:rsidRPr="00C66272">
        <w:rPr>
          <w:rFonts w:ascii="Brill" w:eastAsia="Brill" w:hAnsi="Brill" w:cs="Brill"/>
          <w:color w:val="000000"/>
        </w:rPr>
        <w:t>areas</w:t>
      </w:r>
      <w:r w:rsidR="00737EDB" w:rsidRPr="00C66272">
        <w:rPr>
          <w:rFonts w:ascii="Brill" w:eastAsia="Brill" w:hAnsi="Brill" w:cs="Brill"/>
          <w:color w:val="000000"/>
        </w:rPr>
        <w:t>,</w:t>
      </w:r>
      <w:r w:rsidRPr="00C66272">
        <w:rPr>
          <w:rFonts w:ascii="Brill" w:eastAsia="Brill" w:hAnsi="Brill" w:cs="Brill"/>
          <w:color w:val="000000"/>
        </w:rPr>
        <w:t xml:space="preserve"> where the traces of multiple transformation</w:t>
      </w:r>
      <w:r w:rsidR="00737EDB" w:rsidRPr="00C66272">
        <w:rPr>
          <w:rFonts w:ascii="Brill" w:eastAsia="Brill" w:hAnsi="Brill" w:cs="Brill"/>
          <w:color w:val="000000"/>
        </w:rPr>
        <w:t>s</w:t>
      </w:r>
      <w:r w:rsidRPr="00C66272">
        <w:rPr>
          <w:rFonts w:ascii="Brill" w:eastAsia="Brill" w:hAnsi="Brill" w:cs="Brill"/>
          <w:color w:val="000000"/>
        </w:rPr>
        <w:t xml:space="preserve"> are </w:t>
      </w:r>
      <w:r w:rsidR="00737EDB" w:rsidRPr="00C66272">
        <w:rPr>
          <w:rFonts w:ascii="Brill" w:eastAsia="Brill" w:hAnsi="Brill" w:cs="Brill"/>
          <w:color w:val="000000"/>
        </w:rPr>
        <w:t>readily apparent</w:t>
      </w:r>
      <w:r w:rsidRPr="00C66272">
        <w:rPr>
          <w:rFonts w:ascii="Brill" w:eastAsia="Brill" w:hAnsi="Brill" w:cs="Brill"/>
          <w:color w:val="000000"/>
        </w:rPr>
        <w:t xml:space="preserve">. </w:t>
      </w:r>
      <w:ins w:id="3527" w:author="Autor">
        <w:r w:rsidR="00334A62">
          <w:rPr>
            <w:rFonts w:ascii="Brill" w:eastAsia="Brill" w:hAnsi="Brill" w:cs="Brill"/>
            <w:color w:val="000000"/>
          </w:rPr>
          <w:t>T</w:t>
        </w:r>
      </w:ins>
      <w:del w:id="3528" w:author="Autor">
        <w:r w:rsidR="00E915FF" w:rsidRPr="00C66272" w:rsidDel="00334A62">
          <w:rPr>
            <w:rFonts w:ascii="Brill" w:eastAsia="Brill" w:hAnsi="Brill" w:cs="Brill"/>
            <w:color w:val="000000"/>
          </w:rPr>
          <w:delText>t</w:delText>
        </w:r>
      </w:del>
      <w:r w:rsidR="00E915FF" w:rsidRPr="00C66272">
        <w:rPr>
          <w:rFonts w:ascii="Brill" w:eastAsia="Brill" w:hAnsi="Brill" w:cs="Brill"/>
          <w:color w:val="000000"/>
        </w:rPr>
        <w:t>he former Fish Market is s</w:t>
      </w:r>
      <w:r w:rsidRPr="00C66272">
        <w:rPr>
          <w:rFonts w:ascii="Brill" w:eastAsia="Brill" w:hAnsi="Brill" w:cs="Brill"/>
          <w:color w:val="000000"/>
        </w:rPr>
        <w:t xml:space="preserve">queezed between the Marinella coastline, Piazza Duca </w:t>
      </w:r>
      <w:proofErr w:type="spellStart"/>
      <w:r w:rsidRPr="00C66272">
        <w:rPr>
          <w:rFonts w:ascii="Brill" w:eastAsia="Brill" w:hAnsi="Brill" w:cs="Brill"/>
          <w:color w:val="000000"/>
        </w:rPr>
        <w:t>degli</w:t>
      </w:r>
      <w:proofErr w:type="spellEnd"/>
      <w:r w:rsidRPr="00C66272">
        <w:rPr>
          <w:rFonts w:ascii="Brill" w:eastAsia="Brill" w:hAnsi="Brill" w:cs="Brill"/>
          <w:color w:val="000000"/>
        </w:rPr>
        <w:t xml:space="preserve"> Abbruzzi and the port railway. An </w:t>
      </w:r>
      <w:r w:rsidRPr="00F34A6C">
        <w:rPr>
          <w:rFonts w:ascii="Brill" w:eastAsia="Brill" w:hAnsi="Brill" w:cs="Brill"/>
          <w:iCs/>
          <w:color w:val="000000"/>
          <w:rPrChange w:id="3529" w:author="Autor">
            <w:rPr>
              <w:rFonts w:ascii="Brill" w:eastAsia="Brill" w:hAnsi="Brill" w:cs="Brill"/>
              <w:i/>
              <w:color w:val="000000"/>
            </w:rPr>
          </w:rPrChange>
        </w:rPr>
        <w:t>engineering</w:t>
      </w:r>
      <w:r w:rsidRPr="00C66272">
        <w:rPr>
          <w:rFonts w:ascii="Brill" w:eastAsia="Brill" w:hAnsi="Brill" w:cs="Brill"/>
          <w:i/>
          <w:color w:val="000000"/>
          <w:vertAlign w:val="superscript"/>
        </w:rPr>
        <w:footnoteReference w:id="38"/>
      </w:r>
      <w:r w:rsidRPr="00C66272">
        <w:rPr>
          <w:rFonts w:ascii="Brill" w:eastAsia="Brill" w:hAnsi="Brill" w:cs="Brill"/>
          <w:color w:val="000000"/>
        </w:rPr>
        <w:t xml:space="preserve"> architecture with clear influences of German and French industrial market typologies, it stands out in</w:t>
      </w:r>
      <w:r w:rsidR="004D25DD" w:rsidRPr="00C66272">
        <w:rPr>
          <w:rFonts w:ascii="Brill" w:eastAsia="Brill" w:hAnsi="Brill" w:cs="Brill"/>
          <w:color w:val="000000"/>
        </w:rPr>
        <w:t xml:space="preserve"> its</w:t>
      </w:r>
      <w:r w:rsidR="001A1E0C">
        <w:rPr>
          <w:rFonts w:ascii="Brill" w:eastAsia="Brill" w:hAnsi="Brill" w:cs="Brill"/>
          <w:color w:val="000000"/>
        </w:rPr>
        <w:t xml:space="preserve"> </w:t>
      </w:r>
      <w:r w:rsidRPr="00C66272">
        <w:rPr>
          <w:rFonts w:ascii="Brill" w:eastAsia="Brill" w:hAnsi="Brill" w:cs="Brill"/>
          <w:color w:val="000000"/>
        </w:rPr>
        <w:t>narrow strip of land, strangely oriented in an east-west direction with respect to the coast to receive the railway entering the port.</w:t>
      </w:r>
    </w:p>
    <w:p w14:paraId="35077CAA" w14:textId="30EFAA9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Key subjects of this essay, the Genoa Fish Market (1933-36), designed by engineer Mario </w:t>
      </w:r>
      <w:proofErr w:type="spellStart"/>
      <w:r w:rsidRPr="00C66272">
        <w:rPr>
          <w:rFonts w:ascii="Brill" w:eastAsia="Brill" w:hAnsi="Brill" w:cs="Brill"/>
          <w:color w:val="000000"/>
        </w:rPr>
        <w:t>Braccialini</w:t>
      </w:r>
      <w:proofErr w:type="spellEnd"/>
      <w:r w:rsidRPr="00C66272">
        <w:rPr>
          <w:rFonts w:ascii="Brill" w:eastAsia="Brill" w:hAnsi="Brill" w:cs="Brill"/>
          <w:color w:val="000000"/>
        </w:rPr>
        <w:t>, as well as the one in Naples (1929-35), designed by engineer Luigi Cosenza, are paradigmatic architectures with an urban and public function, built in the same years in close connection with the activities of the port</w:t>
      </w:r>
      <w:r w:rsidR="00F14D69" w:rsidRPr="00C66272">
        <w:rPr>
          <w:rFonts w:ascii="Brill" w:eastAsia="Brill" w:hAnsi="Brill" w:cs="Brill"/>
          <w:color w:val="000000"/>
        </w:rPr>
        <w:t xml:space="preserve"> </w:t>
      </w:r>
      <w:r w:rsidRPr="00C66272">
        <w:rPr>
          <w:rFonts w:ascii="Brill" w:eastAsia="Brill" w:hAnsi="Brill" w:cs="Brill"/>
          <w:color w:val="000000"/>
        </w:rPr>
        <w:t>(Fig. 8.1 and 8.2.)</w:t>
      </w:r>
      <w:r w:rsidR="00F14D69" w:rsidRPr="00C66272">
        <w:rPr>
          <w:rFonts w:ascii="Brill" w:eastAsia="Brill" w:hAnsi="Brill" w:cs="Brill"/>
          <w:color w:val="000000"/>
        </w:rPr>
        <w:t xml:space="preserve">. </w:t>
      </w:r>
      <w:r w:rsidRPr="00C66272">
        <w:rPr>
          <w:rFonts w:ascii="Brill" w:eastAsia="Brill" w:hAnsi="Brill" w:cs="Brill"/>
          <w:color w:val="000000"/>
        </w:rPr>
        <w:t xml:space="preserve">This location, apparently only geographical and related to the functional programme, is actually the origin of the most important formal physiognomies of their architectural design. The two </w:t>
      </w:r>
      <w:commentRangeStart w:id="3534"/>
      <w:proofErr w:type="spellStart"/>
      <w:r w:rsidR="00EC025C" w:rsidRPr="00C66272">
        <w:rPr>
          <w:rFonts w:ascii="Brill" w:eastAsia="Brill" w:hAnsi="Brill" w:cs="Brill"/>
          <w:i/>
          <w:color w:val="000000"/>
        </w:rPr>
        <w:t>p</w:t>
      </w:r>
      <w:r w:rsidRPr="00C66272">
        <w:rPr>
          <w:rFonts w:ascii="Brill" w:eastAsia="Brill" w:hAnsi="Brill" w:cs="Brill"/>
          <w:i/>
          <w:color w:val="000000"/>
        </w:rPr>
        <w:t>escherie</w:t>
      </w:r>
      <w:commentRangeEnd w:id="3534"/>
      <w:proofErr w:type="spellEnd"/>
      <w:ins w:id="3535" w:author="Autor">
        <w:r w:rsidR="00FC6B67">
          <w:rPr>
            <w:rFonts w:ascii="Brill" w:eastAsia="Brill" w:hAnsi="Brill" w:cs="Brill"/>
            <w:iCs/>
            <w:color w:val="000000"/>
          </w:rPr>
          <w:t xml:space="preserve"> (fish shops)</w:t>
        </w:r>
      </w:ins>
      <w:r w:rsidR="00334A62">
        <w:rPr>
          <w:rStyle w:val="Odwoaniedokomentarza"/>
          <w:lang w:val="en-AU"/>
        </w:rPr>
        <w:commentReference w:id="3534"/>
      </w:r>
      <w:r w:rsidRPr="00C66272">
        <w:rPr>
          <w:rFonts w:ascii="Brill" w:eastAsia="Brill" w:hAnsi="Brill" w:cs="Brill"/>
          <w:color w:val="000000"/>
        </w:rPr>
        <w:t>, both no longer in use,</w:t>
      </w:r>
      <w:r w:rsidRPr="00C66272">
        <w:rPr>
          <w:rFonts w:ascii="Brill" w:eastAsia="Brill" w:hAnsi="Brill" w:cs="Brill"/>
          <w:vertAlign w:val="superscript"/>
        </w:rPr>
        <w:footnoteReference w:id="39"/>
      </w:r>
      <w:r w:rsidRPr="00C66272">
        <w:rPr>
          <w:rFonts w:ascii="Brill" w:eastAsia="Brill" w:hAnsi="Brill" w:cs="Brill"/>
          <w:color w:val="000000"/>
        </w:rPr>
        <w:t xml:space="preserve"> are expressions of the urban-port encounter: they tell of the rhythm of the port made up of fluxes, habits and expectations. Such </w:t>
      </w:r>
      <w:r w:rsidR="00EF16AD" w:rsidRPr="00C66272">
        <w:rPr>
          <w:rFonts w:ascii="Brill" w:eastAsia="Brill" w:hAnsi="Brill" w:cs="Brill"/>
          <w:color w:val="000000"/>
        </w:rPr>
        <w:t xml:space="preserve">a </w:t>
      </w:r>
      <w:r w:rsidRPr="00C66272">
        <w:rPr>
          <w:rFonts w:ascii="Brill" w:eastAsia="Brill" w:hAnsi="Brill" w:cs="Brill"/>
          <w:color w:val="000000"/>
        </w:rPr>
        <w:t xml:space="preserve">dynamic </w:t>
      </w:r>
      <w:ins w:id="3536" w:author="Autor">
        <w:r w:rsidR="00334A62">
          <w:rPr>
            <w:rFonts w:ascii="Brill" w:eastAsia="Brill" w:hAnsi="Brill" w:cs="Brill"/>
            <w:color w:val="000000"/>
          </w:rPr>
          <w:t>yet</w:t>
        </w:r>
      </w:ins>
      <w:del w:id="3537" w:author="Autor">
        <w:r w:rsidRPr="00C66272" w:rsidDel="00334A62">
          <w:rPr>
            <w:rFonts w:ascii="Brill" w:eastAsia="Brill" w:hAnsi="Brill" w:cs="Brill"/>
            <w:color w:val="000000"/>
          </w:rPr>
          <w:delText>but</w:delText>
        </w:r>
      </w:del>
      <w:r w:rsidRPr="00C66272">
        <w:rPr>
          <w:rFonts w:ascii="Brill" w:eastAsia="Brill" w:hAnsi="Brill" w:cs="Brill"/>
          <w:color w:val="000000"/>
        </w:rPr>
        <w:t xml:space="preserve"> very regulated </w:t>
      </w:r>
      <w:r w:rsidRPr="00C66272">
        <w:rPr>
          <w:rFonts w:ascii="Brill" w:eastAsia="Brill" w:hAnsi="Brill" w:cs="Brill"/>
          <w:color w:val="000000"/>
        </w:rPr>
        <w:lastRenderedPageBreak/>
        <w:t xml:space="preserve">rhythm not only orchestrates the functioning of the port but has always configured its built form. </w:t>
      </w:r>
    </w:p>
    <w:p w14:paraId="35077CAB" w14:textId="77777777" w:rsidR="00CB3FC9" w:rsidRPr="00C66272" w:rsidRDefault="00CB3FC9">
      <w:pPr>
        <w:jc w:val="both"/>
        <w:rPr>
          <w:rFonts w:ascii="Brill" w:eastAsia="Brill" w:hAnsi="Brill" w:cs="Brill"/>
          <w:b/>
          <w:color w:val="000000"/>
          <w:sz w:val="22"/>
          <w:szCs w:val="22"/>
        </w:rPr>
      </w:pPr>
    </w:p>
    <w:p w14:paraId="35077CAC"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8.1 here]</w:t>
      </w:r>
    </w:p>
    <w:p w14:paraId="35077CAD" w14:textId="77777777" w:rsidR="00CB3FC9" w:rsidRPr="00C66272" w:rsidRDefault="00CB3FC9">
      <w:pPr>
        <w:rPr>
          <w:rFonts w:ascii="Brill" w:eastAsia="Brill" w:hAnsi="Brill" w:cs="Brill"/>
          <w:sz w:val="22"/>
          <w:szCs w:val="22"/>
          <w:highlight w:val="white"/>
        </w:rPr>
      </w:pPr>
    </w:p>
    <w:p w14:paraId="35077CAE"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8.1 Genoa Fish Market, 2017</w:t>
      </w:r>
    </w:p>
    <w:p w14:paraId="35077CAF"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Source: Photo by Anna Positano</w:t>
      </w:r>
    </w:p>
    <w:p w14:paraId="35077CB0" w14:textId="77777777" w:rsidR="00CB3FC9" w:rsidRPr="00C66272" w:rsidRDefault="00CB3FC9">
      <w:pPr>
        <w:jc w:val="both"/>
        <w:rPr>
          <w:rFonts w:ascii="Brill" w:eastAsia="Arial" w:hAnsi="Brill" w:cs="Arial"/>
          <w:color w:val="FF0000"/>
          <w:sz w:val="22"/>
          <w:szCs w:val="22"/>
        </w:rPr>
      </w:pPr>
    </w:p>
    <w:p w14:paraId="35077CB1" w14:textId="77777777" w:rsidR="00CB3FC9" w:rsidRPr="00C66272" w:rsidRDefault="00CB3FC9">
      <w:pPr>
        <w:jc w:val="both"/>
        <w:rPr>
          <w:rFonts w:ascii="Brill" w:eastAsia="Arial" w:hAnsi="Brill" w:cs="Arial"/>
          <w:color w:val="FF0000"/>
          <w:sz w:val="22"/>
          <w:szCs w:val="22"/>
        </w:rPr>
      </w:pPr>
    </w:p>
    <w:p w14:paraId="35077CB2"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8.2 here]</w:t>
      </w:r>
    </w:p>
    <w:p w14:paraId="35077CB3" w14:textId="77777777" w:rsidR="00CB3FC9" w:rsidRPr="00C66272" w:rsidRDefault="00CB3FC9">
      <w:pPr>
        <w:jc w:val="both"/>
        <w:rPr>
          <w:rFonts w:ascii="Brill" w:eastAsia="Arial" w:hAnsi="Brill" w:cs="Arial"/>
          <w:color w:val="FF0000"/>
          <w:sz w:val="22"/>
          <w:szCs w:val="22"/>
        </w:rPr>
      </w:pPr>
    </w:p>
    <w:p w14:paraId="35077CB4"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8.2. Naples Fish Market, 2011</w:t>
      </w:r>
    </w:p>
    <w:p w14:paraId="35077CB5"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 xml:space="preserve">Source: </w:t>
      </w:r>
      <w:proofErr w:type="spellStart"/>
      <w:r w:rsidRPr="00C66272">
        <w:rPr>
          <w:rFonts w:ascii="Brill" w:eastAsia="Brill" w:hAnsi="Brill" w:cs="Brill"/>
          <w:sz w:val="22"/>
          <w:szCs w:val="22"/>
          <w:highlight w:val="white"/>
        </w:rPr>
        <w:t>Archivio</w:t>
      </w:r>
      <w:proofErr w:type="spellEnd"/>
      <w:r w:rsidRPr="00C66272">
        <w:rPr>
          <w:rFonts w:ascii="Brill" w:eastAsia="Brill" w:hAnsi="Brill" w:cs="Brill"/>
          <w:sz w:val="22"/>
          <w:szCs w:val="22"/>
          <w:highlight w:val="white"/>
        </w:rPr>
        <w:t xml:space="preserve"> Luigi Cosenza, </w:t>
      </w:r>
      <w:proofErr w:type="spellStart"/>
      <w:r w:rsidRPr="00C66272">
        <w:rPr>
          <w:rFonts w:ascii="Brill" w:eastAsia="Brill" w:hAnsi="Brill" w:cs="Brill"/>
          <w:sz w:val="22"/>
          <w:szCs w:val="22"/>
          <w:highlight w:val="white"/>
        </w:rPr>
        <w:t>Archivio</w:t>
      </w:r>
      <w:proofErr w:type="spellEnd"/>
      <w:r w:rsidRPr="00C66272">
        <w:rPr>
          <w:rFonts w:ascii="Brill" w:eastAsia="Brill" w:hAnsi="Brill" w:cs="Brill"/>
          <w:sz w:val="22"/>
          <w:szCs w:val="22"/>
          <w:highlight w:val="white"/>
        </w:rPr>
        <w:t xml:space="preserve"> di </w:t>
      </w:r>
      <w:proofErr w:type="spellStart"/>
      <w:r w:rsidRPr="00C66272">
        <w:rPr>
          <w:rFonts w:ascii="Brill" w:eastAsia="Brill" w:hAnsi="Brill" w:cs="Brill"/>
          <w:sz w:val="22"/>
          <w:szCs w:val="22"/>
          <w:highlight w:val="white"/>
        </w:rPr>
        <w:t>Stato</w:t>
      </w:r>
      <w:proofErr w:type="spellEnd"/>
      <w:r w:rsidRPr="00C66272">
        <w:rPr>
          <w:rFonts w:ascii="Brill" w:eastAsia="Brill" w:hAnsi="Brill" w:cs="Brill"/>
          <w:sz w:val="22"/>
          <w:szCs w:val="22"/>
          <w:highlight w:val="white"/>
        </w:rPr>
        <w:t>, Napoli/</w:t>
      </w:r>
      <w:proofErr w:type="spellStart"/>
      <w:r w:rsidRPr="00C66272">
        <w:rPr>
          <w:rFonts w:ascii="Brill" w:eastAsia="Brill" w:hAnsi="Brill" w:cs="Brill"/>
          <w:sz w:val="22"/>
          <w:szCs w:val="22"/>
          <w:highlight w:val="white"/>
        </w:rPr>
        <w:t>Pizzofalcone</w:t>
      </w:r>
      <w:proofErr w:type="spellEnd"/>
    </w:p>
    <w:p w14:paraId="35077CB6" w14:textId="77777777" w:rsidR="00CB3FC9" w:rsidRPr="00C66272" w:rsidRDefault="00CB3FC9">
      <w:pPr>
        <w:jc w:val="both"/>
        <w:rPr>
          <w:rFonts w:ascii="Brill" w:eastAsia="Arial" w:hAnsi="Brill" w:cs="Arial"/>
          <w:b/>
          <w:color w:val="FF0000"/>
        </w:rPr>
      </w:pPr>
    </w:p>
    <w:p w14:paraId="35077CB7" w14:textId="7ED07604" w:rsidR="00CB3FC9" w:rsidRPr="00C66272" w:rsidRDefault="00BC305F">
      <w:pPr>
        <w:spacing w:line="360" w:lineRule="auto"/>
        <w:ind w:firstLine="720"/>
        <w:jc w:val="both"/>
        <w:rPr>
          <w:rFonts w:ascii="Brill" w:eastAsia="Brill" w:hAnsi="Brill" w:cs="Brill"/>
          <w:color w:val="000000"/>
        </w:rPr>
      </w:pPr>
      <w:r w:rsidRPr="00C66272">
        <w:rPr>
          <w:rFonts w:ascii="Brill" w:eastAsia="Brill" w:hAnsi="Brill" w:cs="Brill"/>
          <w:color w:val="000000"/>
        </w:rPr>
        <w:t>Whether e</w:t>
      </w:r>
      <w:r w:rsidR="00C55FA1" w:rsidRPr="00C66272">
        <w:rPr>
          <w:rFonts w:ascii="Brill" w:eastAsia="Brill" w:hAnsi="Brill" w:cs="Brill"/>
          <w:color w:val="000000"/>
        </w:rPr>
        <w:t>rected in the port area or not, covered markets for the storage, preservation</w:t>
      </w:r>
      <w:ins w:id="3538" w:author="Autor">
        <w:r w:rsidR="00334A62">
          <w:rPr>
            <w:rFonts w:ascii="Brill" w:eastAsia="Brill" w:hAnsi="Brill" w:cs="Brill"/>
            <w:color w:val="000000"/>
          </w:rPr>
          <w:t>,</w:t>
        </w:r>
      </w:ins>
      <w:r w:rsidR="00C55FA1" w:rsidRPr="00C66272">
        <w:rPr>
          <w:rFonts w:ascii="Brill" w:eastAsia="Brill" w:hAnsi="Brill" w:cs="Brill"/>
          <w:color w:val="000000"/>
        </w:rPr>
        <w:t xml:space="preserve"> and sale of food have always been part of the city’s fabric, whether they become part of urban functions, or gravitat</w:t>
      </w:r>
      <w:ins w:id="3539" w:author="Autor">
        <w:r w:rsidR="00334A62">
          <w:rPr>
            <w:rFonts w:ascii="Brill" w:eastAsia="Brill" w:hAnsi="Brill" w:cs="Brill"/>
            <w:color w:val="000000"/>
          </w:rPr>
          <w:t>e</w:t>
        </w:r>
      </w:ins>
      <w:del w:id="3540" w:author="Autor">
        <w:r w:rsidR="00C55FA1" w:rsidRPr="00C66272" w:rsidDel="00334A62">
          <w:rPr>
            <w:rFonts w:ascii="Brill" w:eastAsia="Brill" w:hAnsi="Brill" w:cs="Brill"/>
            <w:color w:val="000000"/>
          </w:rPr>
          <w:delText>ing</w:delText>
        </w:r>
      </w:del>
      <w:r w:rsidR="00C55FA1" w:rsidRPr="00C66272">
        <w:rPr>
          <w:rFonts w:ascii="Brill" w:eastAsia="Brill" w:hAnsi="Brill" w:cs="Brill"/>
          <w:color w:val="000000"/>
        </w:rPr>
        <w:t xml:space="preserve"> outwards, as in the case of fish markets overlooking quays and docks. In both cases, it is impossible to address this topic in isolation from urban issues (</w:t>
      </w:r>
      <w:r w:rsidR="00C55FA1" w:rsidRPr="00B63AEE">
        <w:rPr>
          <w:rFonts w:ascii="Brill" w:eastAsia="Brill" w:hAnsi="Brill" w:cs="Brill"/>
          <w:color w:val="000000"/>
        </w:rPr>
        <w:t xml:space="preserve">Nucifora </w:t>
      </w:r>
      <w:r w:rsidR="00C55FA1" w:rsidRPr="00B63AEE">
        <w:rPr>
          <w:rFonts w:ascii="Brill" w:eastAsia="Brill" w:hAnsi="Brill" w:cs="Brill"/>
        </w:rPr>
        <w:t xml:space="preserve">&amp; </w:t>
      </w:r>
      <w:r w:rsidR="00C55FA1" w:rsidRPr="00B63AEE">
        <w:rPr>
          <w:rFonts w:ascii="Brill" w:eastAsia="Brill" w:hAnsi="Brill" w:cs="Brill"/>
          <w:color w:val="000000"/>
        </w:rPr>
        <w:t>Urso, 2012</w:t>
      </w:r>
      <w:r w:rsidR="00C55FA1" w:rsidRPr="00C66272">
        <w:rPr>
          <w:rFonts w:ascii="Brill" w:eastAsia="Brill" w:hAnsi="Brill" w:cs="Brill"/>
          <w:color w:val="000000"/>
        </w:rPr>
        <w:t xml:space="preserve">). </w:t>
      </w:r>
    </w:p>
    <w:p w14:paraId="35077CB8" w14:textId="37EC49EF"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Throughout the history of </w:t>
      </w:r>
      <w:r w:rsidR="00115135" w:rsidRPr="00C66272">
        <w:rPr>
          <w:rFonts w:ascii="Brill" w:eastAsia="Brill" w:hAnsi="Brill" w:cs="Brill"/>
          <w:color w:val="000000"/>
        </w:rPr>
        <w:t xml:space="preserve">the </w:t>
      </w:r>
      <w:r w:rsidRPr="00C66272">
        <w:rPr>
          <w:rFonts w:ascii="Brill" w:eastAsia="Brill" w:hAnsi="Brill" w:cs="Brill"/>
          <w:color w:val="000000"/>
        </w:rPr>
        <w:t xml:space="preserve">architecture of major Western port cities – at least in Mediterranean Europe and in those open to the Atlantic and North Seas (consider, e.g., the Hanseatic League) – there is no complex urban form in which there is no space reserved for </w:t>
      </w:r>
      <w:r w:rsidR="00E95F16" w:rsidRPr="00C66272">
        <w:rPr>
          <w:rFonts w:ascii="Brill" w:eastAsia="Brill" w:hAnsi="Brill" w:cs="Brill"/>
          <w:color w:val="000000"/>
        </w:rPr>
        <w:t>a</w:t>
      </w:r>
      <w:r w:rsidRPr="00C66272">
        <w:rPr>
          <w:rFonts w:ascii="Brill" w:eastAsia="Brill" w:hAnsi="Brill" w:cs="Brill"/>
          <w:color w:val="000000"/>
        </w:rPr>
        <w:t xml:space="preserve"> market, or at least </w:t>
      </w:r>
      <w:r w:rsidR="00E95F16" w:rsidRPr="00C66272">
        <w:rPr>
          <w:rFonts w:ascii="Brill" w:eastAsia="Brill" w:hAnsi="Brill" w:cs="Brill"/>
          <w:color w:val="000000"/>
        </w:rPr>
        <w:t>a</w:t>
      </w:r>
      <w:r w:rsidRPr="00C66272">
        <w:rPr>
          <w:rFonts w:ascii="Brill" w:eastAsia="Brill" w:hAnsi="Brill" w:cs="Brill"/>
          <w:color w:val="000000"/>
        </w:rPr>
        <w:t xml:space="preserve"> memory of it as a place of exchange where it is easy to trace the vitality and dynamism of a community. While it is true that the terms of the </w:t>
      </w:r>
      <w:r w:rsidRPr="00C66272">
        <w:rPr>
          <w:rFonts w:ascii="Brill" w:eastAsia="Brill" w:hAnsi="Brill" w:cs="Brill"/>
          <w:i/>
          <w:color w:val="000000"/>
        </w:rPr>
        <w:t>city-market</w:t>
      </w:r>
      <w:r w:rsidRPr="00C66272">
        <w:rPr>
          <w:rFonts w:ascii="Brill" w:eastAsia="Brill" w:hAnsi="Brill" w:cs="Brill"/>
          <w:color w:val="000000"/>
        </w:rPr>
        <w:t xml:space="preserve"> binomial are not easily separable, it is also true that their relationship has never been simple or ideal, and that the energy expended on defining the spaces and architecture used for commerce cannot be compared to that spent, for instance, on spaces and architectures dedicated to politics, worship</w:t>
      </w:r>
      <w:ins w:id="3541" w:author="Autor">
        <w:r w:rsidR="00334A62">
          <w:rPr>
            <w:rFonts w:ascii="Brill" w:eastAsia="Brill" w:hAnsi="Brill" w:cs="Brill"/>
            <w:color w:val="000000"/>
          </w:rPr>
          <w:t>,</w:t>
        </w:r>
      </w:ins>
      <w:r w:rsidRPr="00C66272">
        <w:rPr>
          <w:rFonts w:ascii="Brill" w:eastAsia="Brill" w:hAnsi="Brill" w:cs="Brill"/>
          <w:color w:val="000000"/>
        </w:rPr>
        <w:t xml:space="preserve"> and defence.</w:t>
      </w:r>
    </w:p>
    <w:p w14:paraId="35077CB9" w14:textId="30F4902F"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his book </w:t>
      </w:r>
      <w:r w:rsidRPr="00C66272">
        <w:rPr>
          <w:rFonts w:ascii="Brill" w:eastAsia="Brill" w:hAnsi="Brill" w:cs="Brill"/>
          <w:i/>
          <w:color w:val="000000"/>
        </w:rPr>
        <w:t>The City</w:t>
      </w:r>
      <w:r w:rsidRPr="00C66272">
        <w:rPr>
          <w:rFonts w:ascii="Brill" w:eastAsia="Brill" w:hAnsi="Brill" w:cs="Brill"/>
          <w:color w:val="000000"/>
        </w:rPr>
        <w:t>,</w:t>
      </w:r>
      <w:r w:rsidRPr="00C66272">
        <w:rPr>
          <w:rFonts w:ascii="Brill" w:eastAsia="Brill" w:hAnsi="Brill" w:cs="Brill"/>
          <w:color w:val="000000"/>
          <w:vertAlign w:val="superscript"/>
        </w:rPr>
        <w:footnoteReference w:id="40"/>
      </w:r>
      <w:r w:rsidRPr="00C66272">
        <w:rPr>
          <w:rFonts w:ascii="Brill" w:eastAsia="Brill" w:hAnsi="Brill" w:cs="Brill"/>
          <w:color w:val="000000"/>
        </w:rPr>
        <w:t xml:space="preserve"> German economist and sociologist Max Weber traces the evolution of the food market as a complex human artefact, even going so far as to define it as a </w:t>
      </w:r>
      <w:r w:rsidRPr="00C66272">
        <w:rPr>
          <w:rFonts w:ascii="Brill" w:eastAsia="Brill" w:hAnsi="Brill" w:cs="Brill"/>
          <w:i/>
          <w:color w:val="000000"/>
        </w:rPr>
        <w:t>mercantile settlement</w:t>
      </w:r>
      <w:r w:rsidRPr="00C66272">
        <w:rPr>
          <w:rFonts w:ascii="Brill" w:eastAsia="Brill" w:hAnsi="Brill" w:cs="Brill"/>
          <w:color w:val="000000"/>
        </w:rPr>
        <w:t>. This makes for an interesting comparison between the city and the market, that is, between the whole and one of its component parts. In both, in fact, there is a special tension between</w:t>
      </w:r>
      <w:r w:rsidR="000D049D" w:rsidRPr="00C66272">
        <w:rPr>
          <w:rFonts w:ascii="Brill" w:eastAsia="Brill" w:hAnsi="Brill" w:cs="Brill"/>
          <w:color w:val="000000"/>
        </w:rPr>
        <w:t xml:space="preserve"> the</w:t>
      </w:r>
      <w:r w:rsidRPr="00C66272">
        <w:rPr>
          <w:rFonts w:ascii="Brill" w:eastAsia="Brill" w:hAnsi="Brill" w:cs="Brill"/>
          <w:color w:val="000000"/>
        </w:rPr>
        <w:t xml:space="preserve"> </w:t>
      </w:r>
      <w:proofErr w:type="spellStart"/>
      <w:r w:rsidRPr="00C66272">
        <w:rPr>
          <w:rFonts w:ascii="Brill" w:eastAsia="Brill" w:hAnsi="Brill" w:cs="Brill"/>
          <w:color w:val="000000"/>
        </w:rPr>
        <w:t>collectivity</w:t>
      </w:r>
      <w:proofErr w:type="spellEnd"/>
      <w:r w:rsidRPr="00C66272">
        <w:rPr>
          <w:rFonts w:ascii="Brill" w:eastAsia="Brill" w:hAnsi="Brill" w:cs="Brill"/>
          <w:color w:val="000000"/>
        </w:rPr>
        <w:t xml:space="preserve"> and the individual: for a place to be public, it is </w:t>
      </w:r>
      <w:r w:rsidRPr="00C66272">
        <w:rPr>
          <w:rFonts w:ascii="Brill" w:eastAsia="Brill" w:hAnsi="Brill" w:cs="Brill"/>
          <w:color w:val="000000"/>
        </w:rPr>
        <w:lastRenderedPageBreak/>
        <w:t xml:space="preserve">not enough </w:t>
      </w:r>
      <w:ins w:id="3542" w:author="Autor">
        <w:r w:rsidR="00334A62">
          <w:rPr>
            <w:rFonts w:ascii="Brill" w:eastAsia="Brill" w:hAnsi="Brill" w:cs="Brill"/>
            <w:color w:val="000000"/>
          </w:rPr>
          <w:t>for</w:t>
        </w:r>
      </w:ins>
      <w:del w:id="3543" w:author="Autor">
        <w:r w:rsidRPr="00C66272" w:rsidDel="00334A62">
          <w:rPr>
            <w:rFonts w:ascii="Brill" w:eastAsia="Brill" w:hAnsi="Brill" w:cs="Brill"/>
            <w:color w:val="000000"/>
          </w:rPr>
          <w:delText>that</w:delText>
        </w:r>
      </w:del>
      <w:r w:rsidRPr="00C66272">
        <w:rPr>
          <w:rFonts w:ascii="Brill" w:eastAsia="Brill" w:hAnsi="Brill" w:cs="Brill"/>
          <w:color w:val="000000"/>
        </w:rPr>
        <w:t xml:space="preserve"> it</w:t>
      </w:r>
      <w:ins w:id="3544" w:author="Autor">
        <w:r w:rsidR="00334A62">
          <w:rPr>
            <w:rFonts w:ascii="Brill" w:eastAsia="Brill" w:hAnsi="Brill" w:cs="Brill"/>
            <w:color w:val="000000"/>
          </w:rPr>
          <w:t xml:space="preserve"> to</w:t>
        </w:r>
      </w:ins>
      <w:r w:rsidRPr="00C66272">
        <w:rPr>
          <w:rFonts w:ascii="Brill" w:eastAsia="Brill" w:hAnsi="Brill" w:cs="Brill"/>
          <w:color w:val="000000"/>
        </w:rPr>
        <w:t xml:space="preserve"> belong</w:t>
      </w:r>
      <w:del w:id="3545" w:author="Autor">
        <w:r w:rsidRPr="00C66272" w:rsidDel="00334A62">
          <w:rPr>
            <w:rFonts w:ascii="Brill" w:eastAsia="Brill" w:hAnsi="Brill" w:cs="Brill"/>
            <w:color w:val="000000"/>
          </w:rPr>
          <w:delText>s</w:delText>
        </w:r>
      </w:del>
      <w:r w:rsidRPr="00C66272">
        <w:rPr>
          <w:rFonts w:ascii="Brill" w:eastAsia="Brill" w:hAnsi="Brill" w:cs="Brill"/>
          <w:color w:val="000000"/>
        </w:rPr>
        <w:t xml:space="preserve"> to everyone</w:t>
      </w:r>
      <w:ins w:id="3546" w:author="Autor">
        <w:r w:rsidR="00334A62">
          <w:rPr>
            <w:rFonts w:ascii="Brill" w:eastAsia="Brill" w:hAnsi="Brill" w:cs="Brill"/>
            <w:color w:val="000000"/>
          </w:rPr>
          <w:t>;</w:t>
        </w:r>
      </w:ins>
      <w:del w:id="3547" w:author="Autor">
        <w:r w:rsidRPr="00C66272" w:rsidDel="00334A62">
          <w:rPr>
            <w:rFonts w:ascii="Brill" w:eastAsia="Brill" w:hAnsi="Brill" w:cs="Brill"/>
            <w:color w:val="000000"/>
          </w:rPr>
          <w:delText>, but</w:delText>
        </w:r>
      </w:del>
      <w:r w:rsidRPr="00C66272">
        <w:rPr>
          <w:rFonts w:ascii="Brill" w:eastAsia="Brill" w:hAnsi="Brill" w:cs="Brill"/>
          <w:color w:val="000000"/>
        </w:rPr>
        <w:t xml:space="preserve"> in </w:t>
      </w:r>
      <w:r w:rsidR="008B2CE6" w:rsidRPr="00C66272">
        <w:rPr>
          <w:rFonts w:ascii="Brill" w:eastAsia="Brill" w:hAnsi="Brill" w:cs="Brill"/>
          <w:color w:val="000000"/>
        </w:rPr>
        <w:t>a</w:t>
      </w:r>
      <w:r w:rsidRPr="00C66272">
        <w:rPr>
          <w:rFonts w:ascii="Brill" w:eastAsia="Brill" w:hAnsi="Brill" w:cs="Brill"/>
          <w:color w:val="000000"/>
        </w:rPr>
        <w:t xml:space="preserve"> public place, the exclusive and private use of space must be possible. In markets, as in representative city squares, there is a special coexistence of public and private, and it is </w:t>
      </w:r>
      <w:r w:rsidR="008B2CE6" w:rsidRPr="00C66272">
        <w:rPr>
          <w:rFonts w:ascii="Brill" w:eastAsia="Brill" w:hAnsi="Brill" w:cs="Brill"/>
          <w:color w:val="000000"/>
        </w:rPr>
        <w:t xml:space="preserve">important </w:t>
      </w:r>
      <w:r w:rsidRPr="00C66272">
        <w:rPr>
          <w:rFonts w:ascii="Brill" w:eastAsia="Brill" w:hAnsi="Brill" w:cs="Brill"/>
          <w:color w:val="000000"/>
        </w:rPr>
        <w:t>to recognize the individual within the community</w:t>
      </w:r>
      <w:r w:rsidR="008B2CE6" w:rsidRPr="00C66272">
        <w:rPr>
          <w:rFonts w:ascii="Brill" w:eastAsia="Brill" w:hAnsi="Brill" w:cs="Brill"/>
          <w:color w:val="000000"/>
        </w:rPr>
        <w:t xml:space="preserve"> </w:t>
      </w:r>
      <w:r w:rsidRPr="00C66272">
        <w:rPr>
          <w:rFonts w:ascii="Brill" w:eastAsia="Brill" w:hAnsi="Brill" w:cs="Brill"/>
          <w:color w:val="000000"/>
        </w:rPr>
        <w:t>(</w:t>
      </w:r>
      <w:proofErr w:type="spellStart"/>
      <w:r w:rsidRPr="00B63AEE">
        <w:rPr>
          <w:rFonts w:ascii="Brill" w:eastAsia="Brill" w:hAnsi="Brill" w:cs="Brill"/>
          <w:color w:val="000000"/>
        </w:rPr>
        <w:t>Pizzigoni</w:t>
      </w:r>
      <w:proofErr w:type="spellEnd"/>
      <w:r w:rsidRPr="00B63AEE">
        <w:rPr>
          <w:rFonts w:ascii="Brill" w:eastAsia="Brill" w:hAnsi="Brill" w:cs="Brill"/>
          <w:color w:val="000000"/>
        </w:rPr>
        <w:t>, 2020)</w:t>
      </w:r>
      <w:r w:rsidR="008B2CE6" w:rsidRPr="00B63AEE">
        <w:rPr>
          <w:rFonts w:ascii="Brill" w:eastAsia="Brill" w:hAnsi="Brill" w:cs="Brill"/>
          <w:color w:val="000000"/>
        </w:rPr>
        <w:t>.</w:t>
      </w:r>
    </w:p>
    <w:p w14:paraId="35077CBA" w14:textId="44FD3871" w:rsidR="00CB3FC9" w:rsidRPr="00C66272" w:rsidDel="00484DF0" w:rsidRDefault="00C55FA1">
      <w:pPr>
        <w:spacing w:line="360" w:lineRule="auto"/>
        <w:ind w:firstLine="720"/>
        <w:jc w:val="both"/>
        <w:rPr>
          <w:del w:id="3548" w:author="Autor"/>
          <w:rFonts w:ascii="Brill" w:eastAsia="Brill" w:hAnsi="Brill" w:cs="Brill"/>
          <w:color w:val="000000"/>
        </w:rPr>
      </w:pPr>
      <w:r w:rsidRPr="00C66272">
        <w:rPr>
          <w:rFonts w:ascii="Brill" w:eastAsia="Brill" w:hAnsi="Brill" w:cs="Brill"/>
          <w:color w:val="000000"/>
        </w:rPr>
        <w:t xml:space="preserve">In his vivid account of medieval Paris, Richard Sennett devotes importance to the so-called </w:t>
      </w:r>
      <w:r w:rsidRPr="00C66272">
        <w:rPr>
          <w:rFonts w:ascii="Brill" w:eastAsia="Brill" w:hAnsi="Brill" w:cs="Brill"/>
          <w:i/>
          <w:color w:val="000000"/>
        </w:rPr>
        <w:t>economic space</w:t>
      </w:r>
      <w:r w:rsidRPr="00C66272">
        <w:rPr>
          <w:rFonts w:ascii="Brill" w:eastAsia="Brill" w:hAnsi="Brill" w:cs="Brill"/>
          <w:color w:val="000000"/>
        </w:rPr>
        <w:t>, i.e. that of the streets, fairs</w:t>
      </w:r>
      <w:ins w:id="3549" w:author="Autor">
        <w:r w:rsidR="0090697C">
          <w:rPr>
            <w:rFonts w:ascii="Brill" w:eastAsia="Brill" w:hAnsi="Brill" w:cs="Brill"/>
            <w:color w:val="000000"/>
          </w:rPr>
          <w:t>,</w:t>
        </w:r>
      </w:ins>
      <w:r w:rsidRPr="00C66272">
        <w:rPr>
          <w:rFonts w:ascii="Brill" w:eastAsia="Brill" w:hAnsi="Brill" w:cs="Brill"/>
          <w:color w:val="000000"/>
        </w:rPr>
        <w:t xml:space="preserve"> and markets where, from </w:t>
      </w:r>
      <w:commentRangeStart w:id="3550"/>
      <w:del w:id="3551" w:author="Autor">
        <w:r w:rsidRPr="00C66272" w:rsidDel="00484DF0">
          <w:rPr>
            <w:rFonts w:ascii="Brill" w:eastAsia="Brill" w:hAnsi="Brill" w:cs="Brill"/>
            <w:color w:val="000000"/>
          </w:rPr>
          <w:delText>that time</w:delText>
        </w:r>
      </w:del>
      <w:ins w:id="3552" w:author="Autor">
        <w:r w:rsidR="00484DF0">
          <w:rPr>
            <w:rFonts w:ascii="Brill" w:eastAsia="Brill" w:hAnsi="Brill" w:cs="Brill"/>
            <w:color w:val="000000"/>
          </w:rPr>
          <w:t xml:space="preserve">middle ages </w:t>
        </w:r>
      </w:ins>
      <w:del w:id="3553" w:author="Autor">
        <w:r w:rsidRPr="00C66272" w:rsidDel="00484DF0">
          <w:rPr>
            <w:rFonts w:ascii="Brill" w:eastAsia="Brill" w:hAnsi="Brill" w:cs="Brill"/>
            <w:color w:val="000000"/>
          </w:rPr>
          <w:delText xml:space="preserve"> </w:delText>
        </w:r>
        <w:commentRangeEnd w:id="3550"/>
        <w:r w:rsidR="0090697C" w:rsidDel="00484DF0">
          <w:rPr>
            <w:rStyle w:val="Odwoaniedokomentarza"/>
            <w:lang w:val="en-AU"/>
          </w:rPr>
          <w:commentReference w:id="3550"/>
        </w:r>
      </w:del>
      <w:r w:rsidRPr="00C66272">
        <w:rPr>
          <w:rFonts w:ascii="Brill" w:eastAsia="Brill" w:hAnsi="Brill" w:cs="Brill"/>
          <w:color w:val="000000"/>
        </w:rPr>
        <w:t>on, port and commercial activities (related in th</w:t>
      </w:r>
      <w:r w:rsidR="00E00158" w:rsidRPr="00C66272">
        <w:rPr>
          <w:rFonts w:ascii="Brill" w:eastAsia="Brill" w:hAnsi="Brill" w:cs="Brill"/>
          <w:color w:val="000000"/>
        </w:rPr>
        <w:t>e case of Paris</w:t>
      </w:r>
      <w:r w:rsidRPr="00C66272">
        <w:rPr>
          <w:rFonts w:ascii="Brill" w:eastAsia="Brill" w:hAnsi="Brill" w:cs="Brill"/>
          <w:color w:val="000000"/>
        </w:rPr>
        <w:t xml:space="preserve"> to river traffic on the Seine) overlapped with urban ones. If the first large wholesale fairs developed the first tissues between cities, connecting market to market, in the following decades the economic spaces </w:t>
      </w:r>
      <w:r w:rsidR="00E00158" w:rsidRPr="00C66272">
        <w:rPr>
          <w:rFonts w:ascii="Brill" w:eastAsia="Brill" w:hAnsi="Brill" w:cs="Brill"/>
          <w:color w:val="000000"/>
        </w:rPr>
        <w:t>produced</w:t>
      </w:r>
      <w:r w:rsidRPr="00C66272">
        <w:rPr>
          <w:rFonts w:ascii="Brill" w:eastAsia="Brill" w:hAnsi="Brill" w:cs="Brill"/>
          <w:color w:val="000000"/>
        </w:rPr>
        <w:t xml:space="preserve"> the first large and crowded public spaces, in the form of covered plazas and arcaded alleys (Sennett, 1994)</w:t>
      </w:r>
      <w:r w:rsidR="00C53B15" w:rsidRPr="00C66272">
        <w:rPr>
          <w:rFonts w:ascii="Brill" w:eastAsia="Brill" w:hAnsi="Brill" w:cs="Brill"/>
          <w:color w:val="000000"/>
        </w:rPr>
        <w:t>.</w:t>
      </w:r>
      <w:r w:rsidRPr="00C66272">
        <w:rPr>
          <w:rFonts w:ascii="Brill" w:eastAsia="Brill" w:hAnsi="Brill" w:cs="Brill"/>
          <w:color w:val="000000"/>
        </w:rPr>
        <w:t xml:space="preserve"> Despite the creation of artefacts dedicated to markets and therefore more controllable, transactions continued to take place weekly on the streets of cities in a widespread form</w:t>
      </w:r>
      <w:r w:rsidR="00C53B15" w:rsidRPr="00C66272">
        <w:rPr>
          <w:rFonts w:ascii="Brill" w:eastAsia="Brill" w:hAnsi="Brill" w:cs="Brill"/>
          <w:color w:val="000000"/>
        </w:rPr>
        <w:t>.</w:t>
      </w:r>
      <w:r w:rsidRPr="00C66272">
        <w:rPr>
          <w:rFonts w:ascii="Brill" w:eastAsia="Brill" w:hAnsi="Brill" w:cs="Brill"/>
          <w:color w:val="000000"/>
        </w:rPr>
        <w:t xml:space="preserve"> Sennett writes of </w:t>
      </w:r>
      <w:r w:rsidR="00246528" w:rsidRPr="00C66272">
        <w:rPr>
          <w:rFonts w:ascii="Brill" w:eastAsia="Brill" w:hAnsi="Brill" w:cs="Brill"/>
          <w:color w:val="000000"/>
        </w:rPr>
        <w:t>“</w:t>
      </w:r>
      <w:r w:rsidRPr="00C66272">
        <w:rPr>
          <w:rFonts w:ascii="Brill" w:eastAsia="Brill" w:hAnsi="Brill" w:cs="Brill"/>
          <w:color w:val="000000"/>
        </w:rPr>
        <w:t xml:space="preserve"> […] markets which often spilled out of that porous space into courtyards, or even into the numerous small graveyards dotting the city</w:t>
      </w:r>
      <w:r w:rsidR="00246528" w:rsidRPr="00C66272">
        <w:rPr>
          <w:rFonts w:ascii="Brill" w:eastAsia="Brill" w:hAnsi="Brill" w:cs="Brill"/>
          <w:color w:val="000000"/>
        </w:rPr>
        <w:t>”</w:t>
      </w:r>
      <w:r w:rsidRPr="00C66272">
        <w:rPr>
          <w:rFonts w:ascii="Brill" w:eastAsia="Brill" w:hAnsi="Brill" w:cs="Brill"/>
          <w:color w:val="000000"/>
        </w:rPr>
        <w:t xml:space="preserve"> (</w:t>
      </w:r>
      <w:r w:rsidRPr="00B63AEE">
        <w:rPr>
          <w:rFonts w:ascii="Brill" w:eastAsia="Brill" w:hAnsi="Brill" w:cs="Brill"/>
          <w:color w:val="000000"/>
        </w:rPr>
        <w:t>Sennett, 1994</w:t>
      </w:r>
      <w:r w:rsidRPr="00C66272">
        <w:rPr>
          <w:rFonts w:ascii="Brill" w:eastAsia="Brill" w:hAnsi="Brill" w:cs="Brill"/>
          <w:color w:val="000000"/>
        </w:rPr>
        <w:t>, p.</w:t>
      </w:r>
      <w:del w:id="3554" w:author="Autor">
        <w:r w:rsidRPr="00C66272" w:rsidDel="00334A62">
          <w:rPr>
            <w:rFonts w:ascii="Brill" w:eastAsia="Brill" w:hAnsi="Brill" w:cs="Brill"/>
            <w:color w:val="000000"/>
          </w:rPr>
          <w:delText xml:space="preserve"> </w:delText>
        </w:r>
      </w:del>
      <w:r w:rsidRPr="00C66272">
        <w:rPr>
          <w:rFonts w:ascii="Brill" w:eastAsia="Brill" w:hAnsi="Brill" w:cs="Brill"/>
          <w:color w:val="000000"/>
        </w:rPr>
        <w:t>199)</w:t>
      </w:r>
      <w:r w:rsidR="00C53B15" w:rsidRPr="00C66272">
        <w:rPr>
          <w:rFonts w:ascii="Brill" w:eastAsia="Brill" w:hAnsi="Brill" w:cs="Brill"/>
          <w:color w:val="000000"/>
        </w:rPr>
        <w:t>.</w:t>
      </w:r>
      <w:ins w:id="3555" w:author="Autor">
        <w:r w:rsidR="00484DF0">
          <w:rPr>
            <w:rFonts w:ascii="Brill" w:eastAsia="Brill" w:hAnsi="Brill" w:cs="Brill"/>
            <w:color w:val="000000"/>
          </w:rPr>
          <w:t xml:space="preserve"> </w:t>
        </w:r>
      </w:ins>
    </w:p>
    <w:p w14:paraId="35077CBB" w14:textId="3CEB9547" w:rsidR="00CB3FC9" w:rsidRPr="00C66272" w:rsidRDefault="00C55FA1" w:rsidP="00484DF0">
      <w:pPr>
        <w:spacing w:line="360" w:lineRule="auto"/>
        <w:ind w:firstLine="720"/>
        <w:jc w:val="both"/>
        <w:rPr>
          <w:rFonts w:ascii="Brill" w:eastAsia="Brill" w:hAnsi="Brill" w:cs="Brill"/>
          <w:color w:val="000000"/>
        </w:rPr>
      </w:pPr>
      <w:commentRangeStart w:id="3556"/>
      <w:r w:rsidRPr="00C66272">
        <w:rPr>
          <w:rFonts w:ascii="Brill" w:eastAsia="Brill" w:hAnsi="Brill" w:cs="Brill"/>
          <w:color w:val="000000"/>
        </w:rPr>
        <w:t xml:space="preserve">This extraordinary cohesion, both spatial and symbolic, between the city and the market is clearly embodied in the two </w:t>
      </w:r>
      <w:r w:rsidR="00C53B15" w:rsidRPr="00C66272">
        <w:rPr>
          <w:rFonts w:ascii="Brill" w:eastAsia="Brill" w:hAnsi="Brill" w:cs="Brill"/>
          <w:color w:val="000000"/>
        </w:rPr>
        <w:t xml:space="preserve">buildings </w:t>
      </w:r>
      <w:r w:rsidRPr="00C66272">
        <w:rPr>
          <w:rFonts w:ascii="Brill" w:eastAsia="Brill" w:hAnsi="Brill" w:cs="Brill"/>
          <w:color w:val="000000"/>
        </w:rPr>
        <w:t xml:space="preserve">investigated here: if not in their current state, which has been profoundly altered since their construction, then undoubtedly in the initial intentions of the projects that envisaged them. </w:t>
      </w:r>
      <w:commentRangeEnd w:id="3556"/>
      <w:r w:rsidR="00737DC1">
        <w:rPr>
          <w:rStyle w:val="Odwoaniedokomentarza"/>
          <w:lang w:val="en-AU"/>
        </w:rPr>
        <w:commentReference w:id="3556"/>
      </w:r>
    </w:p>
    <w:p w14:paraId="35077CBC" w14:textId="2C0B46B9"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Along the border that divides and connects the city and the port we can detect a linear sequence of operational machines in various states of disuse. They are traces of the emporium port</w:t>
      </w:r>
      <w:r w:rsidRPr="00C66272">
        <w:rPr>
          <w:rFonts w:ascii="Brill" w:eastAsia="Brill" w:hAnsi="Brill" w:cs="Brill"/>
          <w:vertAlign w:val="superscript"/>
        </w:rPr>
        <w:footnoteReference w:id="41"/>
      </w:r>
      <w:r w:rsidRPr="00C66272">
        <w:rPr>
          <w:rFonts w:ascii="Brill" w:eastAsia="Brill" w:hAnsi="Brill" w:cs="Brill"/>
        </w:rPr>
        <w:t xml:space="preserve"> </w:t>
      </w:r>
      <w:r w:rsidRPr="00C66272">
        <w:rPr>
          <w:rFonts w:ascii="Brill" w:eastAsia="Brill" w:hAnsi="Brill" w:cs="Brill"/>
          <w:color w:val="000000"/>
        </w:rPr>
        <w:t xml:space="preserve">or artefacts still in use that define a peculiar and hybrid landscape. The compactness of this ensemble is manifested through a widespread homogeneity of building characteristics. In accordance with the need to act as an interface between the city and the technical-industrial apparatus, these buildings </w:t>
      </w:r>
      <w:r w:rsidR="00246528" w:rsidRPr="00C66272">
        <w:rPr>
          <w:rFonts w:ascii="Brill" w:eastAsia="Brill" w:hAnsi="Brill" w:cs="Brill"/>
          <w:color w:val="000000"/>
        </w:rPr>
        <w:t>“</w:t>
      </w:r>
      <w:r w:rsidRPr="00C66272">
        <w:rPr>
          <w:rFonts w:ascii="Brill" w:eastAsia="Brill" w:hAnsi="Brill" w:cs="Brill"/>
          <w:color w:val="000000"/>
        </w:rPr>
        <w:t>are no</w:t>
      </w:r>
      <w:r w:rsidR="00960570" w:rsidRPr="00C66272">
        <w:rPr>
          <w:rFonts w:ascii="Brill" w:eastAsia="Brill" w:hAnsi="Brill" w:cs="Brill"/>
          <w:color w:val="000000"/>
        </w:rPr>
        <w:t>t</w:t>
      </w:r>
      <w:r w:rsidRPr="00C66272">
        <w:rPr>
          <w:rFonts w:ascii="Brill" w:eastAsia="Brill" w:hAnsi="Brill" w:cs="Brill"/>
          <w:color w:val="000000"/>
        </w:rPr>
        <w:t xml:space="preserve"> simple squared volumes softened by applied decorations, but organisms carrying completely new formal values, governed not by external rules but by their own industrial function</w:t>
      </w:r>
      <w:r w:rsidR="00246528" w:rsidRPr="00C66272">
        <w:rPr>
          <w:rFonts w:ascii="Brill" w:eastAsia="Brill" w:hAnsi="Brill" w:cs="Brill"/>
          <w:color w:val="000000"/>
        </w:rPr>
        <w:t>”</w:t>
      </w:r>
      <w:r w:rsidRPr="00C66272">
        <w:rPr>
          <w:rFonts w:ascii="Brill" w:eastAsia="Brill" w:hAnsi="Brill" w:cs="Brill"/>
          <w:color w:val="000000"/>
        </w:rPr>
        <w:t xml:space="preserve"> (</w:t>
      </w:r>
      <w:r w:rsidRPr="00B63AEE">
        <w:rPr>
          <w:rFonts w:ascii="Brill" w:eastAsia="Brill" w:hAnsi="Brill" w:cs="Brill"/>
          <w:color w:val="000000"/>
        </w:rPr>
        <w:t xml:space="preserve">Moriconi </w:t>
      </w:r>
      <w:r w:rsidRPr="00B63AEE">
        <w:rPr>
          <w:rFonts w:ascii="Brill" w:eastAsia="Brill" w:hAnsi="Brill" w:cs="Brill"/>
        </w:rPr>
        <w:t xml:space="preserve">&amp; </w:t>
      </w:r>
      <w:proofErr w:type="spellStart"/>
      <w:r w:rsidRPr="00B63AEE">
        <w:rPr>
          <w:rFonts w:ascii="Brill" w:eastAsia="Brill" w:hAnsi="Brill" w:cs="Brill"/>
          <w:color w:val="000000"/>
        </w:rPr>
        <w:t>Rosadini</w:t>
      </w:r>
      <w:proofErr w:type="spellEnd"/>
      <w:r w:rsidRPr="00B63AEE">
        <w:rPr>
          <w:rFonts w:ascii="Brill" w:eastAsia="Brill" w:hAnsi="Brill" w:cs="Brill"/>
          <w:color w:val="000000"/>
        </w:rPr>
        <w:t>, 2004</w:t>
      </w:r>
      <w:r w:rsidRPr="00C66272">
        <w:rPr>
          <w:rFonts w:ascii="Brill" w:eastAsia="Brill" w:hAnsi="Brill" w:cs="Brill"/>
          <w:color w:val="000000"/>
        </w:rPr>
        <w:t>, p.</w:t>
      </w:r>
      <w:del w:id="3557" w:author="Autor">
        <w:r w:rsidRPr="00C66272" w:rsidDel="003554E3">
          <w:rPr>
            <w:rFonts w:ascii="Brill" w:eastAsia="Brill" w:hAnsi="Brill" w:cs="Brill"/>
            <w:color w:val="000000"/>
          </w:rPr>
          <w:delText xml:space="preserve"> </w:delText>
        </w:r>
      </w:del>
      <w:r w:rsidRPr="00C66272">
        <w:rPr>
          <w:rFonts w:ascii="Brill" w:eastAsia="Brill" w:hAnsi="Brill" w:cs="Brill"/>
          <w:color w:val="000000"/>
        </w:rPr>
        <w:t>5)</w:t>
      </w:r>
      <w:r w:rsidR="00246528" w:rsidRPr="00C66272">
        <w:rPr>
          <w:rFonts w:ascii="Brill" w:eastAsia="Brill" w:hAnsi="Brill" w:cs="Brill"/>
          <w:color w:val="000000"/>
        </w:rPr>
        <w:t>.</w:t>
      </w:r>
      <w:r w:rsidRPr="00C66272">
        <w:rPr>
          <w:rFonts w:ascii="Brill" w:eastAsia="Brill" w:hAnsi="Brill" w:cs="Brill"/>
          <w:color w:val="000000"/>
        </w:rPr>
        <w:t xml:space="preserve"> </w:t>
      </w:r>
    </w:p>
    <w:p w14:paraId="35077CBD" w14:textId="5074188E"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Due to similar evolutionary phases, especially between the 19th and 20th centuries, each port has produced and still posses</w:t>
      </w:r>
      <w:r w:rsidR="00C044A1" w:rsidRPr="00C66272">
        <w:rPr>
          <w:rFonts w:ascii="Brill" w:eastAsia="Brill" w:hAnsi="Brill" w:cs="Brill"/>
          <w:color w:val="000000"/>
        </w:rPr>
        <w:t>se</w:t>
      </w:r>
      <w:r w:rsidRPr="00C66272">
        <w:rPr>
          <w:rFonts w:ascii="Brill" w:eastAsia="Brill" w:hAnsi="Brill" w:cs="Brill"/>
          <w:color w:val="000000"/>
        </w:rPr>
        <w:t xml:space="preserve">s </w:t>
      </w:r>
      <w:r w:rsidRPr="00C66272">
        <w:rPr>
          <w:rFonts w:ascii="Brill" w:eastAsia="Brill" w:hAnsi="Brill" w:cs="Brill"/>
          <w:i/>
          <w:color w:val="000000"/>
        </w:rPr>
        <w:t>a list of similar elements</w:t>
      </w:r>
      <w:r w:rsidRPr="00C66272">
        <w:rPr>
          <w:rFonts w:ascii="Brill" w:eastAsia="Brill" w:hAnsi="Brill" w:cs="Brill"/>
          <w:color w:val="000000"/>
        </w:rPr>
        <w:t xml:space="preserve"> – an incredible proliferation of wharves, docks, warehouses,</w:t>
      </w:r>
      <w:ins w:id="3558" w:author="Autor">
        <w:r w:rsidR="003554E3">
          <w:rPr>
            <w:rFonts w:ascii="Brill" w:eastAsia="Brill" w:hAnsi="Brill" w:cs="Brill"/>
            <w:color w:val="000000"/>
          </w:rPr>
          <w:t xml:space="preserve"> and</w:t>
        </w:r>
      </w:ins>
      <w:r w:rsidRPr="00C66272">
        <w:rPr>
          <w:rFonts w:ascii="Brill" w:eastAsia="Brill" w:hAnsi="Brill" w:cs="Brill"/>
          <w:color w:val="000000"/>
        </w:rPr>
        <w:t xml:space="preserve"> piers as well as coastal railroad</w:t>
      </w:r>
      <w:r w:rsidR="00C044A1" w:rsidRPr="00C66272">
        <w:rPr>
          <w:rFonts w:ascii="Brill" w:eastAsia="Brill" w:hAnsi="Brill" w:cs="Brill"/>
          <w:color w:val="000000"/>
        </w:rPr>
        <w:t>s</w:t>
      </w:r>
      <w:r w:rsidRPr="00C66272">
        <w:rPr>
          <w:rFonts w:ascii="Brill" w:eastAsia="Brill" w:hAnsi="Brill" w:cs="Brill"/>
          <w:color w:val="000000"/>
        </w:rPr>
        <w:t xml:space="preserve">, viaducts, dams, interchange platforms, etc. – </w:t>
      </w:r>
      <w:r w:rsidR="00C044A1" w:rsidRPr="00C66272">
        <w:rPr>
          <w:rFonts w:ascii="Brill" w:eastAsia="Brill" w:hAnsi="Brill" w:cs="Brill"/>
          <w:color w:val="000000"/>
        </w:rPr>
        <w:t>which</w:t>
      </w:r>
      <w:r w:rsidRPr="00C66272">
        <w:rPr>
          <w:rFonts w:ascii="Brill" w:eastAsia="Brill" w:hAnsi="Brill" w:cs="Brill"/>
          <w:color w:val="000000"/>
        </w:rPr>
        <w:t>, combined with urban morphology, make it a place that is simultaneously particular and generic. This idea is reinforced by the contribution of maritime geography, the discipline that has most studied these phenomena since the last century. Through diagramming and the use of maps, several maritime geographers have enhanced the notion of universal port models</w:t>
      </w:r>
      <w:ins w:id="3559" w:author="Autor">
        <w:r w:rsidR="00E2569C">
          <w:rPr>
            <w:rFonts w:ascii="Brill" w:eastAsia="Brill" w:hAnsi="Brill" w:cs="Brill"/>
            <w:color w:val="000000"/>
          </w:rPr>
          <w:t>.</w:t>
        </w:r>
      </w:ins>
      <w:del w:id="3560" w:author="Autor">
        <w:r w:rsidRPr="00C66272" w:rsidDel="00E2569C">
          <w:rPr>
            <w:rFonts w:ascii="Brill" w:eastAsia="Brill" w:hAnsi="Brill" w:cs="Brill"/>
            <w:color w:val="000000"/>
          </w:rPr>
          <w:delText>:</w:delText>
        </w:r>
      </w:del>
      <w:r w:rsidRPr="00C66272">
        <w:rPr>
          <w:rFonts w:ascii="Brill" w:eastAsia="Brill" w:hAnsi="Brill" w:cs="Brill"/>
          <w:color w:val="000000"/>
        </w:rPr>
        <w:t xml:space="preserve"> </w:t>
      </w:r>
      <w:ins w:id="3561" w:author="Autor">
        <w:r w:rsidR="00E2569C">
          <w:rPr>
            <w:rFonts w:ascii="Brill" w:eastAsia="Brill" w:hAnsi="Brill" w:cs="Brill"/>
            <w:color w:val="000000"/>
          </w:rPr>
          <w:t>T</w:t>
        </w:r>
      </w:ins>
      <w:del w:id="3562" w:author="Autor">
        <w:r w:rsidRPr="00C66272" w:rsidDel="00E2569C">
          <w:rPr>
            <w:rFonts w:ascii="Brill" w:eastAsia="Brill" w:hAnsi="Brill" w:cs="Brill"/>
            <w:color w:val="000000"/>
          </w:rPr>
          <w:delText>t</w:delText>
        </w:r>
      </w:del>
      <w:r w:rsidRPr="00C66272">
        <w:rPr>
          <w:rFonts w:ascii="Brill" w:eastAsia="Brill" w:hAnsi="Brill" w:cs="Brill"/>
          <w:color w:val="000000"/>
        </w:rPr>
        <w:t xml:space="preserve">o name just two, the </w:t>
      </w:r>
      <w:proofErr w:type="spellStart"/>
      <w:r w:rsidRPr="00C66272">
        <w:rPr>
          <w:rFonts w:ascii="Brill" w:eastAsia="Brill" w:hAnsi="Brill" w:cs="Brill"/>
          <w:i/>
          <w:color w:val="000000"/>
        </w:rPr>
        <w:t>Anyport</w:t>
      </w:r>
      <w:proofErr w:type="spellEnd"/>
      <w:r w:rsidRPr="00C66272">
        <w:rPr>
          <w:rFonts w:ascii="Brill" w:eastAsia="Brill" w:hAnsi="Brill" w:cs="Brill"/>
          <w:i/>
          <w:color w:val="000000"/>
        </w:rPr>
        <w:t xml:space="preserve"> Model</w:t>
      </w:r>
      <w:r w:rsidRPr="00C66272">
        <w:rPr>
          <w:rFonts w:ascii="Brill" w:eastAsia="Brill" w:hAnsi="Brill" w:cs="Brill"/>
          <w:color w:val="000000"/>
        </w:rPr>
        <w:t xml:space="preserve"> </w:t>
      </w:r>
      <w:r w:rsidRPr="00B63AEE">
        <w:rPr>
          <w:rFonts w:ascii="Brill" w:eastAsia="Brill" w:hAnsi="Brill" w:cs="Brill"/>
          <w:color w:val="000000"/>
        </w:rPr>
        <w:t>(</w:t>
      </w:r>
      <w:commentRangeStart w:id="3563"/>
      <w:r w:rsidRPr="00B63AEE">
        <w:rPr>
          <w:rFonts w:ascii="Brill" w:eastAsia="Brill" w:hAnsi="Brill" w:cs="Brill"/>
          <w:color w:val="000000"/>
        </w:rPr>
        <w:t>Bird, 1963</w:t>
      </w:r>
      <w:commentRangeEnd w:id="3563"/>
      <w:r w:rsidR="00B63AEE">
        <w:rPr>
          <w:rStyle w:val="Odwoaniedokomentarza"/>
          <w:lang w:val="en-AU"/>
        </w:rPr>
        <w:commentReference w:id="3563"/>
      </w:r>
      <w:r w:rsidRPr="00C66272">
        <w:rPr>
          <w:rFonts w:ascii="Brill" w:eastAsia="Brill" w:hAnsi="Brill" w:cs="Brill"/>
          <w:color w:val="000000"/>
        </w:rPr>
        <w:t xml:space="preserve">) and Brian S. Hoyle’s work </w:t>
      </w:r>
      <w:r w:rsidR="000A77C9" w:rsidRPr="00C66272">
        <w:rPr>
          <w:rFonts w:ascii="Brill" w:eastAsia="Brill" w:hAnsi="Brill" w:cs="Brill"/>
          <w:color w:val="000000"/>
        </w:rPr>
        <w:t xml:space="preserve">have </w:t>
      </w:r>
      <w:r w:rsidRPr="00C66272">
        <w:rPr>
          <w:rFonts w:ascii="Brill" w:eastAsia="Brill" w:hAnsi="Brill" w:cs="Brill"/>
          <w:color w:val="000000"/>
        </w:rPr>
        <w:t>focused on the evolution of the city-port interface</w:t>
      </w:r>
      <w:r w:rsidR="00EA2302" w:rsidRPr="00C66272">
        <w:rPr>
          <w:rFonts w:ascii="Brill" w:eastAsia="Brill" w:hAnsi="Brill" w:cs="Brill"/>
          <w:color w:val="000000"/>
        </w:rPr>
        <w:t>; they “</w:t>
      </w:r>
      <w:r w:rsidRPr="00C66272">
        <w:rPr>
          <w:rFonts w:ascii="Brill" w:eastAsia="Brill" w:hAnsi="Brill" w:cs="Brill"/>
          <w:color w:val="000000"/>
        </w:rPr>
        <w:t>have attempted to capture similarities and dissimilarities in global patterns with the use of abstract forms. They are important for understanding changing patterns in global shipping flows, in identifying leading cities and in understanding evolving port-city-region relationships</w:t>
      </w:r>
      <w:r w:rsidR="00B37CE8" w:rsidRPr="00C66272">
        <w:rPr>
          <w:rFonts w:ascii="Brill" w:eastAsia="Brill" w:hAnsi="Brill" w:cs="Brill"/>
          <w:color w:val="000000"/>
        </w:rPr>
        <w:t>”</w:t>
      </w:r>
      <w:r w:rsidRPr="00C66272">
        <w:rPr>
          <w:rFonts w:ascii="Brill" w:eastAsia="Brill" w:hAnsi="Brill" w:cs="Brill"/>
          <w:color w:val="000000"/>
        </w:rPr>
        <w:t xml:space="preserve"> (</w:t>
      </w:r>
      <w:r w:rsidRPr="00B63AEE">
        <w:rPr>
          <w:rFonts w:ascii="Brill" w:eastAsia="Brill" w:hAnsi="Brill" w:cs="Brill"/>
          <w:color w:val="000000"/>
        </w:rPr>
        <w:t xml:space="preserve">Hein </w:t>
      </w:r>
      <w:r w:rsidRPr="00B63AEE">
        <w:rPr>
          <w:rFonts w:ascii="Brill" w:eastAsia="Brill" w:hAnsi="Brill" w:cs="Brill"/>
        </w:rPr>
        <w:t xml:space="preserve">&amp; </w:t>
      </w:r>
      <w:r w:rsidRPr="00B63AEE">
        <w:rPr>
          <w:rFonts w:ascii="Brill" w:eastAsia="Brill" w:hAnsi="Brill" w:cs="Brill"/>
          <w:color w:val="000000"/>
        </w:rPr>
        <w:t>Van Mil, 2019</w:t>
      </w:r>
      <w:r w:rsidRPr="00C66272">
        <w:rPr>
          <w:rFonts w:ascii="Brill" w:eastAsia="Brill" w:hAnsi="Brill" w:cs="Brill"/>
          <w:color w:val="000000"/>
        </w:rPr>
        <w:t>, p.</w:t>
      </w:r>
      <w:del w:id="3564" w:author="Autor">
        <w:r w:rsidRPr="00C66272" w:rsidDel="00E2569C">
          <w:rPr>
            <w:rFonts w:ascii="Brill" w:eastAsia="Brill" w:hAnsi="Brill" w:cs="Brill"/>
            <w:color w:val="000000"/>
          </w:rPr>
          <w:delText xml:space="preserve"> </w:delText>
        </w:r>
      </w:del>
      <w:r w:rsidRPr="00C66272">
        <w:rPr>
          <w:rFonts w:ascii="Brill" w:eastAsia="Brill" w:hAnsi="Brill" w:cs="Brill"/>
          <w:color w:val="000000"/>
        </w:rPr>
        <w:t>6)</w:t>
      </w:r>
      <w:r w:rsidR="00B37CE8" w:rsidRPr="00C66272">
        <w:rPr>
          <w:rFonts w:ascii="Brill" w:eastAsia="Brill" w:hAnsi="Brill" w:cs="Brill"/>
          <w:color w:val="000000"/>
        </w:rPr>
        <w:t>.</w:t>
      </w:r>
    </w:p>
    <w:p w14:paraId="35077CBE" w14:textId="26A2B28A"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this shifting context, each port has also developed its own nature, so extreme that it has defined a new architectural typology, whose features have ancient roots that are manifested through </w:t>
      </w:r>
      <w:proofErr w:type="spellStart"/>
      <w:r w:rsidRPr="00C66272">
        <w:rPr>
          <w:rFonts w:ascii="Brill" w:eastAsia="Brill" w:hAnsi="Brill" w:cs="Brill"/>
          <w:color w:val="000000"/>
        </w:rPr>
        <w:t>permanences</w:t>
      </w:r>
      <w:proofErr w:type="spellEnd"/>
      <w:r w:rsidRPr="00C66272">
        <w:rPr>
          <w:rFonts w:ascii="Brill" w:eastAsia="Brill" w:hAnsi="Brill" w:cs="Brill"/>
          <w:color w:val="000000"/>
        </w:rPr>
        <w:t xml:space="preserve"> that distinguish them and, at the same time, unite them. They have been built up over the centuries, sometimes </w:t>
      </w:r>
      <w:del w:id="3565" w:author="Autor">
        <w:r w:rsidRPr="00C66272" w:rsidDel="00E2569C">
          <w:rPr>
            <w:rFonts w:ascii="Brill" w:eastAsia="Brill" w:hAnsi="Brill" w:cs="Brill"/>
            <w:color w:val="000000"/>
          </w:rPr>
          <w:delText>relating to the</w:delText>
        </w:r>
      </w:del>
      <w:ins w:id="3566" w:author="Autor">
        <w:r w:rsidR="00E2569C">
          <w:rPr>
            <w:rFonts w:ascii="Brill" w:eastAsia="Brill" w:hAnsi="Brill" w:cs="Brill"/>
            <w:color w:val="000000"/>
          </w:rPr>
          <w:t>in their</w:t>
        </w:r>
      </w:ins>
      <w:r w:rsidRPr="00C66272">
        <w:rPr>
          <w:rFonts w:ascii="Brill" w:eastAsia="Brill" w:hAnsi="Brill" w:cs="Brill"/>
          <w:color w:val="000000"/>
        </w:rPr>
        <w:t xml:space="preserve"> compositional and formal aspects and </w:t>
      </w:r>
      <w:ins w:id="3567" w:author="Autor">
        <w:r w:rsidR="00E2569C">
          <w:rPr>
            <w:rFonts w:ascii="Brill" w:eastAsia="Brill" w:hAnsi="Brill" w:cs="Brill"/>
            <w:color w:val="000000"/>
          </w:rPr>
          <w:t xml:space="preserve">at </w:t>
        </w:r>
      </w:ins>
      <w:r w:rsidRPr="00C66272">
        <w:rPr>
          <w:rFonts w:ascii="Brill" w:eastAsia="Brill" w:hAnsi="Brill" w:cs="Brill"/>
          <w:color w:val="000000"/>
        </w:rPr>
        <w:t xml:space="preserve">others </w:t>
      </w:r>
      <w:ins w:id="3568" w:author="Autor">
        <w:r w:rsidR="00E2569C">
          <w:rPr>
            <w:rFonts w:ascii="Brill" w:eastAsia="Brill" w:hAnsi="Brill" w:cs="Brill"/>
            <w:color w:val="000000"/>
          </w:rPr>
          <w:t>times in their</w:t>
        </w:r>
      </w:ins>
      <w:del w:id="3569" w:author="Autor">
        <w:r w:rsidRPr="00C66272" w:rsidDel="00E2569C">
          <w:rPr>
            <w:rFonts w:ascii="Brill" w:eastAsia="Brill" w:hAnsi="Brill" w:cs="Brill"/>
            <w:color w:val="000000"/>
          </w:rPr>
          <w:delText>to the</w:delText>
        </w:r>
      </w:del>
      <w:r w:rsidRPr="00C66272">
        <w:rPr>
          <w:rFonts w:ascii="Brill" w:eastAsia="Brill" w:hAnsi="Brill" w:cs="Brill"/>
          <w:color w:val="000000"/>
        </w:rPr>
        <w:t xml:space="preserve"> industrial function or the construction or material choices. </w:t>
      </w:r>
    </w:p>
    <w:p w14:paraId="35077CBF" w14:textId="008F71E6"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rPr>
        <w:t xml:space="preserve">So, even though subject to new logics and models of </w:t>
      </w:r>
      <w:r w:rsidRPr="00C66272">
        <w:rPr>
          <w:rFonts w:ascii="Brill" w:eastAsia="Brill" w:hAnsi="Brill" w:cs="Brill"/>
          <w:color w:val="000000"/>
        </w:rPr>
        <w:t>trade and governance, the contemporary port retains the same vibrant essence of the emporium port. Originated from very different</w:t>
      </w:r>
      <w:r w:rsidRPr="00C66272">
        <w:rPr>
          <w:rFonts w:ascii="Brill" w:eastAsia="Brill" w:hAnsi="Brill" w:cs="Brill"/>
        </w:rPr>
        <w:t xml:space="preserve"> components and projected on a global scale, this essence is the result of a transfer of formal and functional codes between land and sea. Because of this process, a specific double dimension, particularly intense and noticeable along the border between the port and the city, is hence generated</w:t>
      </w:r>
      <w:r w:rsidR="00AB02F0" w:rsidRPr="00C66272">
        <w:rPr>
          <w:rFonts w:ascii="Brill" w:eastAsia="Brill" w:hAnsi="Brill" w:cs="Brill"/>
        </w:rPr>
        <w:t>,</w:t>
      </w:r>
      <w:r w:rsidRPr="00C66272">
        <w:rPr>
          <w:rFonts w:ascii="Brill" w:eastAsia="Brill" w:hAnsi="Brill" w:cs="Brill"/>
        </w:rPr>
        <w:t xml:space="preserve"> </w:t>
      </w:r>
      <w:del w:id="3570" w:author="Autor">
        <w:r w:rsidRPr="00C66272" w:rsidDel="00E2569C">
          <w:rPr>
            <w:rFonts w:ascii="Brill" w:eastAsia="Brill" w:hAnsi="Brill" w:cs="Brill"/>
          </w:rPr>
          <w:delText xml:space="preserve">which is </w:delText>
        </w:r>
      </w:del>
      <w:r w:rsidRPr="00C66272">
        <w:rPr>
          <w:rFonts w:ascii="Brill" w:eastAsia="Brill" w:hAnsi="Brill" w:cs="Brill"/>
        </w:rPr>
        <w:t xml:space="preserve">the trigger of a major typological shift in the field of architecture. A new typology of buildings that we can call </w:t>
      </w:r>
      <w:r w:rsidRPr="00C66272">
        <w:rPr>
          <w:rFonts w:ascii="Brill" w:eastAsia="Brill" w:hAnsi="Brill" w:cs="Brill"/>
          <w:i/>
        </w:rPr>
        <w:t>port-city architectures</w:t>
      </w:r>
      <w:r w:rsidRPr="00C66272">
        <w:rPr>
          <w:rFonts w:ascii="Brill" w:eastAsia="Brill" w:hAnsi="Brill" w:cs="Brill"/>
        </w:rPr>
        <w:t xml:space="preserve">, in fact, </w:t>
      </w:r>
      <w:r w:rsidRPr="00C66272">
        <w:rPr>
          <w:rFonts w:ascii="Brill" w:eastAsia="Brill" w:hAnsi="Brill" w:cs="Brill"/>
          <w:color w:val="000000"/>
        </w:rPr>
        <w:t xml:space="preserve">occupy the border between the city and the port. They are not simply buildings produced by a functional mix or by a multi-purpose program, but advanced artefacts that inhabits the port-city interface, interpreting and embodying it. </w:t>
      </w:r>
    </w:p>
    <w:p w14:paraId="35077CC0" w14:textId="439148C9" w:rsidR="00CB3FC9" w:rsidRPr="00C66272" w:rsidRDefault="000B034F">
      <w:pPr>
        <w:spacing w:line="360" w:lineRule="auto"/>
        <w:ind w:firstLine="720"/>
        <w:jc w:val="both"/>
        <w:rPr>
          <w:rFonts w:ascii="Brill" w:eastAsia="Brill" w:hAnsi="Brill" w:cs="Brill"/>
          <w:color w:val="000000"/>
        </w:rPr>
      </w:pPr>
      <w:r w:rsidRPr="00C66272">
        <w:rPr>
          <w:rFonts w:ascii="Brill" w:eastAsia="Brill" w:hAnsi="Brill" w:cs="Brill"/>
          <w:color w:val="000000"/>
        </w:rPr>
        <w:t>Consequently</w:t>
      </w:r>
      <w:r w:rsidR="00C55FA1" w:rsidRPr="00C66272">
        <w:rPr>
          <w:rFonts w:ascii="Brill" w:eastAsia="Brill" w:hAnsi="Brill" w:cs="Brill"/>
          <w:color w:val="000000"/>
        </w:rPr>
        <w:t xml:space="preserve">, architectures of this sort have transferred (and continue to transfer) their characters onto the contexts and communities that host them and to which they are now inextricably linked. This defines a distinctive physical and cultural landscape in which </w:t>
      </w:r>
      <w:r w:rsidR="00C55FA1" w:rsidRPr="00C66272">
        <w:rPr>
          <w:rFonts w:ascii="Brill" w:eastAsia="Brill" w:hAnsi="Brill" w:cs="Brill"/>
          <w:color w:val="000000"/>
        </w:rPr>
        <w:lastRenderedPageBreak/>
        <w:t xml:space="preserve">special architectures, such as fish markets, </w:t>
      </w:r>
      <w:r w:rsidRPr="00C66272">
        <w:rPr>
          <w:rFonts w:ascii="Brill" w:eastAsia="Brill" w:hAnsi="Brill" w:cs="Brill"/>
          <w:color w:val="000000"/>
        </w:rPr>
        <w:t>can</w:t>
      </w:r>
      <w:r w:rsidR="00C55FA1" w:rsidRPr="00C66272">
        <w:rPr>
          <w:rFonts w:ascii="Brill" w:eastAsia="Brill" w:hAnsi="Brill" w:cs="Brill"/>
          <w:color w:val="000000"/>
        </w:rPr>
        <w:t xml:space="preserve"> show the degrees of proximity or remoteness of port identity and the changing ways in which it endures</w:t>
      </w:r>
      <w:r w:rsidR="001A1E0C">
        <w:rPr>
          <w:rFonts w:ascii="Brill" w:eastAsia="Brill" w:hAnsi="Brill" w:cs="Brill"/>
          <w:color w:val="000000"/>
        </w:rPr>
        <w:t xml:space="preserve"> </w:t>
      </w:r>
      <w:r w:rsidR="00C55FA1" w:rsidRPr="00C66272">
        <w:rPr>
          <w:rFonts w:ascii="Brill" w:eastAsia="Brill" w:hAnsi="Brill" w:cs="Brill"/>
          <w:color w:val="000000"/>
        </w:rPr>
        <w:t xml:space="preserve">in the </w:t>
      </w:r>
      <w:r w:rsidR="000E6182" w:rsidRPr="00C66272">
        <w:rPr>
          <w:rFonts w:ascii="Brill" w:eastAsia="Brill" w:hAnsi="Brill" w:cs="Brill"/>
          <w:color w:val="000000"/>
        </w:rPr>
        <w:t>present</w:t>
      </w:r>
      <w:r w:rsidR="00C55FA1" w:rsidRPr="00C66272">
        <w:rPr>
          <w:rFonts w:ascii="Brill" w:eastAsia="Brill" w:hAnsi="Brill" w:cs="Brill"/>
          <w:color w:val="000000"/>
        </w:rPr>
        <w:t>.</w:t>
      </w:r>
    </w:p>
    <w:p w14:paraId="35077CC1" w14:textId="77777777" w:rsidR="00CB3FC9" w:rsidRPr="00C66272" w:rsidRDefault="00CB3FC9">
      <w:pPr>
        <w:spacing w:line="360" w:lineRule="auto"/>
        <w:jc w:val="both"/>
        <w:rPr>
          <w:rFonts w:ascii="Brill" w:eastAsia="Brill" w:hAnsi="Brill" w:cs="Brill"/>
          <w:color w:val="000000"/>
        </w:rPr>
      </w:pPr>
    </w:p>
    <w:p w14:paraId="35077CC2" w14:textId="77777777" w:rsidR="00CB3FC9" w:rsidRPr="00C66272" w:rsidRDefault="00C55FA1">
      <w:pPr>
        <w:spacing w:line="360" w:lineRule="auto"/>
        <w:jc w:val="both"/>
        <w:rPr>
          <w:rFonts w:ascii="Brill" w:eastAsia="Brill" w:hAnsi="Brill" w:cs="Brill"/>
        </w:rPr>
      </w:pPr>
      <w:r w:rsidRPr="00C66272">
        <w:rPr>
          <w:rFonts w:ascii="Brill" w:eastAsia="Brill" w:hAnsi="Brill" w:cs="Brill"/>
          <w:b/>
          <w:color w:val="000000"/>
        </w:rPr>
        <w:t>Towards a contextual architecture</w:t>
      </w:r>
    </w:p>
    <w:p w14:paraId="35077CC3" w14:textId="36B1F90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contemporary times, </w:t>
      </w:r>
      <w:r w:rsidRPr="00C66272">
        <w:rPr>
          <w:rFonts w:ascii="Brill" w:eastAsia="Brill" w:hAnsi="Brill" w:cs="Brill"/>
          <w:i/>
        </w:rPr>
        <w:t>port-city architectures</w:t>
      </w:r>
      <w:r w:rsidRPr="00C66272">
        <w:rPr>
          <w:rFonts w:ascii="Brill" w:eastAsia="Brill" w:hAnsi="Brill" w:cs="Brill"/>
        </w:rPr>
        <w:t xml:space="preserve"> have a functional programme that is less and less oriented towards leisure and tourism and more towards supporting the activities of the port sector. This </w:t>
      </w:r>
      <w:r w:rsidR="008E6D3A" w:rsidRPr="00C66272">
        <w:rPr>
          <w:rFonts w:ascii="Brill" w:eastAsia="Brill" w:hAnsi="Brill" w:cs="Brill"/>
        </w:rPr>
        <w:t xml:space="preserve">in </w:t>
      </w:r>
      <w:r w:rsidRPr="00C66272">
        <w:rPr>
          <w:rFonts w:ascii="Brill" w:eastAsia="Brill" w:hAnsi="Brill" w:cs="Brill"/>
        </w:rPr>
        <w:t>turn generates functions with</w:t>
      </w:r>
      <w:ins w:id="3571" w:author="Autor">
        <w:r w:rsidR="00E2569C">
          <w:rPr>
            <w:rFonts w:ascii="Brill" w:eastAsia="Brill" w:hAnsi="Brill" w:cs="Brill"/>
          </w:rPr>
          <w:t>in</w:t>
        </w:r>
      </w:ins>
      <w:r w:rsidRPr="00C66272">
        <w:rPr>
          <w:rFonts w:ascii="Brill" w:eastAsia="Brill" w:hAnsi="Brill" w:cs="Brill"/>
        </w:rPr>
        <w:t xml:space="preserve"> a</w:t>
      </w:r>
      <w:ins w:id="3572" w:author="Autor">
        <w:r w:rsidR="00E2569C">
          <w:rPr>
            <w:rFonts w:ascii="Brill" w:eastAsia="Brill" w:hAnsi="Brill" w:cs="Brill"/>
          </w:rPr>
          <w:t xml:space="preserve"> simple</w:t>
        </w:r>
      </w:ins>
      <w:del w:id="3573" w:author="Autor">
        <w:r w:rsidRPr="00C66272" w:rsidDel="00E2569C">
          <w:rPr>
            <w:rFonts w:ascii="Brill" w:eastAsia="Brill" w:hAnsi="Brill" w:cs="Brill"/>
          </w:rPr>
          <w:delText xml:space="preserve"> merely</w:delText>
        </w:r>
      </w:del>
      <w:r w:rsidRPr="00C66272">
        <w:rPr>
          <w:rFonts w:ascii="Brill" w:eastAsia="Brill" w:hAnsi="Brill" w:cs="Brill"/>
        </w:rPr>
        <w:t xml:space="preserve"> port, or rather urban-port, personality. Often located in areas of </w:t>
      </w:r>
      <w:r w:rsidR="000F4A6B" w:rsidRPr="00C66272">
        <w:rPr>
          <w:rFonts w:ascii="Brill" w:eastAsia="Brill" w:hAnsi="Brill" w:cs="Brill"/>
        </w:rPr>
        <w:t>municipal</w:t>
      </w:r>
      <w:r w:rsidRPr="00C66272">
        <w:rPr>
          <w:rFonts w:ascii="Brill" w:eastAsia="Brill" w:hAnsi="Brill" w:cs="Brill"/>
        </w:rPr>
        <w:t xml:space="preserve"> property, therefore public and accessible, they are in strong interaction with the spatial and social dynamics generated by the port; but there is more. In a way, it is as if these architectures derive their pre</w:t>
      </w:r>
      <w:del w:id="3574" w:author="Autor">
        <w:r w:rsidRPr="00C66272" w:rsidDel="00E2569C">
          <w:rPr>
            <w:rFonts w:ascii="Brill" w:eastAsia="Brill" w:hAnsi="Brill" w:cs="Brill"/>
          </w:rPr>
          <w:delText>-</w:delText>
        </w:r>
      </w:del>
      <w:r w:rsidRPr="00C66272">
        <w:rPr>
          <w:rFonts w:ascii="Brill" w:eastAsia="Brill" w:hAnsi="Brill" w:cs="Brill"/>
        </w:rPr>
        <w:t xml:space="preserve">eminent character directly from the place where they arose and where they continue to function and/or are modified. </w:t>
      </w:r>
      <w:r w:rsidRPr="00C66272">
        <w:rPr>
          <w:rFonts w:ascii="Brill" w:eastAsia="Brill" w:hAnsi="Brill" w:cs="Brill"/>
          <w:i/>
        </w:rPr>
        <w:t>Port-city architectures</w:t>
      </w:r>
      <w:r w:rsidRPr="00C66272">
        <w:rPr>
          <w:rFonts w:ascii="Brill" w:eastAsia="Brill" w:hAnsi="Brill" w:cs="Brill"/>
        </w:rPr>
        <w:t xml:space="preserve">, hence, find legitimacy and definition </w:t>
      </w:r>
      <w:ins w:id="3575" w:author="Autor">
        <w:r w:rsidR="00E2569C">
          <w:rPr>
            <w:rFonts w:ascii="Brill" w:eastAsia="Brill" w:hAnsi="Brill" w:cs="Brill"/>
          </w:rPr>
          <w:t>in</w:t>
        </w:r>
      </w:ins>
      <w:del w:id="3576" w:author="Autor">
        <w:r w:rsidRPr="00C66272" w:rsidDel="00E2569C">
          <w:rPr>
            <w:rFonts w:ascii="Brill" w:eastAsia="Brill" w:hAnsi="Brill" w:cs="Brill"/>
          </w:rPr>
          <w:delText>from</w:delText>
        </w:r>
      </w:del>
      <w:r w:rsidRPr="00C66272">
        <w:rPr>
          <w:rFonts w:ascii="Brill" w:eastAsia="Brill" w:hAnsi="Brill" w:cs="Brill"/>
        </w:rPr>
        <w:t xml:space="preserve"> the space that hosts </w:t>
      </w:r>
      <w:r w:rsidR="0035238E" w:rsidRPr="00C66272">
        <w:rPr>
          <w:rFonts w:ascii="Brill" w:eastAsia="Brill" w:hAnsi="Brill" w:cs="Brill"/>
        </w:rPr>
        <w:t>them,</w:t>
      </w:r>
      <w:r w:rsidRPr="00C66272">
        <w:rPr>
          <w:rFonts w:ascii="Brill" w:eastAsia="Brill" w:hAnsi="Brill" w:cs="Brill"/>
        </w:rPr>
        <w:t xml:space="preserve"> and this reverses </w:t>
      </w:r>
      <w:ins w:id="3577" w:author="Autor">
        <w:r w:rsidR="00E2569C">
          <w:rPr>
            <w:rFonts w:ascii="Brill" w:eastAsia="Brill" w:hAnsi="Brill" w:cs="Brill"/>
          </w:rPr>
          <w:t>our</w:t>
        </w:r>
      </w:ins>
      <w:del w:id="3578" w:author="Autor">
        <w:r w:rsidRPr="00C66272" w:rsidDel="00E2569C">
          <w:rPr>
            <w:rFonts w:ascii="Brill" w:eastAsia="Brill" w:hAnsi="Brill" w:cs="Brill"/>
          </w:rPr>
          <w:delText>the</w:delText>
        </w:r>
      </w:del>
      <w:r w:rsidRPr="00C66272">
        <w:rPr>
          <w:rFonts w:ascii="Brill" w:eastAsia="Brill" w:hAnsi="Brill" w:cs="Brill"/>
        </w:rPr>
        <w:t xml:space="preserve"> point of view: it is the places, better the </w:t>
      </w:r>
      <w:r w:rsidRPr="00C66272">
        <w:rPr>
          <w:rFonts w:ascii="Brill" w:eastAsia="Brill" w:hAnsi="Brill" w:cs="Brill"/>
          <w:i/>
        </w:rPr>
        <w:t>contexts</w:t>
      </w:r>
      <w:r w:rsidRPr="00C66272">
        <w:rPr>
          <w:rFonts w:ascii="Brill" w:eastAsia="Brill" w:hAnsi="Brill" w:cs="Brill"/>
        </w:rPr>
        <w:t xml:space="preserve">, that generate the functions and tailor the identity nature of architecture located in them, not vice versa. </w:t>
      </w:r>
    </w:p>
    <w:p w14:paraId="35077CC4" w14:textId="77777777" w:rsidR="00CB3FC9" w:rsidRPr="00C66272" w:rsidRDefault="00C55FA1">
      <w:pPr>
        <w:widowControl w:val="0"/>
        <w:spacing w:line="360" w:lineRule="auto"/>
        <w:ind w:firstLine="720"/>
        <w:jc w:val="both"/>
        <w:rPr>
          <w:rFonts w:ascii="Brill" w:eastAsia="Brill" w:hAnsi="Brill" w:cs="Brill"/>
        </w:rPr>
      </w:pPr>
      <w:r w:rsidRPr="00C66272">
        <w:rPr>
          <w:rFonts w:ascii="Brill" w:eastAsia="Brill" w:hAnsi="Brill" w:cs="Brill"/>
        </w:rPr>
        <w:t xml:space="preserve">In this regard, such architectures, belonging to both the port and the city and physically positioned along the common boundary, can be defined as </w:t>
      </w:r>
      <w:r w:rsidRPr="00C66272">
        <w:rPr>
          <w:rFonts w:ascii="Brill" w:eastAsia="Brill" w:hAnsi="Brill" w:cs="Brill"/>
          <w:i/>
        </w:rPr>
        <w:t>contextual architectures</w:t>
      </w:r>
      <w:r w:rsidRPr="00C66272">
        <w:rPr>
          <w:rFonts w:ascii="Brill" w:eastAsia="Brill" w:hAnsi="Brill" w:cs="Brill"/>
        </w:rPr>
        <w:t xml:space="preserve">, in the idea conceptualized by </w:t>
      </w:r>
      <w:r w:rsidRPr="00B63AEE">
        <w:rPr>
          <w:rFonts w:ascii="Brill" w:eastAsia="Brill" w:hAnsi="Brill" w:cs="Brill"/>
        </w:rPr>
        <w:t>Denise Scott Brown (2012</w:t>
      </w:r>
      <w:r w:rsidRPr="00C66272">
        <w:rPr>
          <w:rFonts w:ascii="Brill" w:eastAsia="Brill" w:hAnsi="Brill" w:cs="Brill"/>
        </w:rPr>
        <w:t xml:space="preserve">). In her words, </w:t>
      </w:r>
    </w:p>
    <w:p w14:paraId="35077CC5" w14:textId="06A858FD" w:rsidR="00CB3FC9" w:rsidRPr="00C66272" w:rsidRDefault="00C55FA1" w:rsidP="00F62668">
      <w:pPr>
        <w:widowControl w:val="0"/>
        <w:ind w:left="567" w:right="804"/>
        <w:jc w:val="both"/>
        <w:rPr>
          <w:rFonts w:ascii="Brill" w:eastAsia="Brill" w:hAnsi="Brill" w:cs="Brill"/>
          <w:color w:val="000000"/>
          <w:sz w:val="20"/>
          <w:szCs w:val="20"/>
        </w:rPr>
      </w:pPr>
      <w:r w:rsidRPr="00C66272">
        <w:rPr>
          <w:rFonts w:ascii="Brill" w:eastAsia="Brill" w:hAnsi="Brill" w:cs="Brill"/>
          <w:sz w:val="20"/>
          <w:szCs w:val="20"/>
        </w:rPr>
        <w:t xml:space="preserve"> […] all buildings, even ‘background’ buildings, should add to their context, although the appropriateness of what they add may be a matter of debate. […] Contextual architecture, then, becomes architecture that maintains itself aesthetically and functionally within the natural and human environment, and contributes to its changing and pulsating patterns over time</w:t>
      </w:r>
      <w:r w:rsidR="001F1132" w:rsidRPr="00C66272">
        <w:rPr>
          <w:rFonts w:ascii="Brill" w:eastAsia="Brill" w:hAnsi="Brill" w:cs="Brill"/>
          <w:color w:val="000000"/>
          <w:sz w:val="20"/>
          <w:szCs w:val="20"/>
        </w:rPr>
        <w:t>.</w:t>
      </w:r>
      <w:r w:rsidRPr="00C66272">
        <w:rPr>
          <w:rFonts w:ascii="Brill" w:eastAsia="Brill" w:hAnsi="Brill" w:cs="Brill"/>
          <w:color w:val="000000"/>
          <w:sz w:val="20"/>
          <w:szCs w:val="20"/>
        </w:rPr>
        <w:t xml:space="preserve"> (Scott Brown, 2012, p.</w:t>
      </w:r>
      <w:del w:id="3579" w:author="Autor">
        <w:r w:rsidRPr="00C66272" w:rsidDel="00E2569C">
          <w:rPr>
            <w:rFonts w:ascii="Brill" w:eastAsia="Brill" w:hAnsi="Brill" w:cs="Brill"/>
            <w:color w:val="000000"/>
            <w:sz w:val="20"/>
            <w:szCs w:val="20"/>
          </w:rPr>
          <w:delText xml:space="preserve"> </w:delText>
        </w:r>
      </w:del>
      <w:r w:rsidRPr="00C66272">
        <w:rPr>
          <w:rFonts w:ascii="Brill" w:eastAsia="Brill" w:hAnsi="Brill" w:cs="Brill"/>
          <w:color w:val="000000"/>
          <w:sz w:val="20"/>
          <w:szCs w:val="20"/>
        </w:rPr>
        <w:t>34)</w:t>
      </w:r>
    </w:p>
    <w:p w14:paraId="35077CC6" w14:textId="77777777" w:rsidR="00CB3FC9" w:rsidRPr="00C66272" w:rsidRDefault="00CB3FC9">
      <w:pPr>
        <w:widowControl w:val="0"/>
        <w:ind w:left="567" w:right="804" w:firstLine="719"/>
        <w:jc w:val="both"/>
        <w:rPr>
          <w:rFonts w:ascii="Brill" w:eastAsia="Brill" w:hAnsi="Brill" w:cs="Brill"/>
          <w:color w:val="000000"/>
          <w:sz w:val="20"/>
          <w:szCs w:val="20"/>
        </w:rPr>
      </w:pPr>
    </w:p>
    <w:p w14:paraId="35077CC7" w14:textId="19AC88E7" w:rsidR="00CB3FC9" w:rsidRPr="00C66272" w:rsidRDefault="00C55FA1">
      <w:pPr>
        <w:widowControl w:val="0"/>
        <w:spacing w:line="360" w:lineRule="auto"/>
        <w:ind w:firstLine="720"/>
        <w:jc w:val="both"/>
        <w:rPr>
          <w:rFonts w:ascii="Brill" w:eastAsia="Brill" w:hAnsi="Brill" w:cs="Brill"/>
        </w:rPr>
      </w:pPr>
      <w:r w:rsidRPr="00C66272">
        <w:rPr>
          <w:rFonts w:ascii="Brill" w:eastAsia="Brill" w:hAnsi="Brill" w:cs="Brill"/>
        </w:rPr>
        <w:t>Context is an essential ingredient and not an inactive surrounding: thus intended, the notion of context could enrich the design of buildings</w:t>
      </w:r>
      <w:ins w:id="3580" w:author="Autor">
        <w:r w:rsidR="00E2569C">
          <w:rPr>
            <w:rFonts w:ascii="Brill" w:eastAsia="Brill" w:hAnsi="Brill" w:cs="Brill"/>
          </w:rPr>
          <w:t>.</w:t>
        </w:r>
      </w:ins>
      <w:del w:id="3581" w:author="Autor">
        <w:r w:rsidRPr="00C66272" w:rsidDel="00E2569C">
          <w:rPr>
            <w:rFonts w:ascii="Brill" w:eastAsia="Brill" w:hAnsi="Brill" w:cs="Brill"/>
          </w:rPr>
          <w:delText>,</w:delText>
        </w:r>
      </w:del>
      <w:r w:rsidRPr="00C66272">
        <w:rPr>
          <w:rFonts w:ascii="Brill" w:eastAsia="Brill" w:hAnsi="Brill" w:cs="Brill"/>
        </w:rPr>
        <w:t xml:space="preserve"> </w:t>
      </w:r>
      <w:ins w:id="3582" w:author="Autor">
        <w:r w:rsidR="00E2569C">
          <w:rPr>
            <w:rFonts w:ascii="Brill" w:eastAsia="Brill" w:hAnsi="Brill" w:cs="Brill"/>
          </w:rPr>
          <w:t>I</w:t>
        </w:r>
      </w:ins>
      <w:del w:id="3583" w:author="Autor">
        <w:r w:rsidRPr="00C66272" w:rsidDel="00E2569C">
          <w:rPr>
            <w:rFonts w:ascii="Brill" w:eastAsia="Brill" w:hAnsi="Brill" w:cs="Brill"/>
          </w:rPr>
          <w:delText>i</w:delText>
        </w:r>
      </w:del>
      <w:r w:rsidRPr="00C66272">
        <w:rPr>
          <w:rFonts w:ascii="Brill" w:eastAsia="Brill" w:hAnsi="Brill" w:cs="Brill"/>
        </w:rPr>
        <w:t xml:space="preserve">t has </w:t>
      </w:r>
      <w:r w:rsidRPr="00C66272">
        <w:rPr>
          <w:rFonts w:ascii="Brill" w:eastAsia="Brill" w:hAnsi="Brill" w:cs="Brill"/>
          <w:i/>
        </w:rPr>
        <w:t>meaning</w:t>
      </w:r>
      <w:r w:rsidRPr="00C66272">
        <w:rPr>
          <w:rFonts w:ascii="Brill" w:eastAsia="Brill" w:hAnsi="Brill" w:cs="Brill"/>
        </w:rPr>
        <w:t xml:space="preserve">, and each increment of new building could reinterpret and add further </w:t>
      </w:r>
      <w:r w:rsidRPr="00C66272">
        <w:rPr>
          <w:rFonts w:ascii="Brill" w:eastAsia="Brill" w:hAnsi="Brill" w:cs="Brill"/>
          <w:i/>
        </w:rPr>
        <w:t>meaning</w:t>
      </w:r>
      <w:r w:rsidRPr="00C66272">
        <w:rPr>
          <w:rFonts w:ascii="Brill" w:eastAsia="Brill" w:hAnsi="Brill" w:cs="Brill"/>
        </w:rPr>
        <w:t xml:space="preserve"> to its surroundings.</w:t>
      </w:r>
    </w:p>
    <w:p w14:paraId="35077CC8" w14:textId="1AC67750" w:rsidR="00CB3FC9" w:rsidRPr="00C66272" w:rsidRDefault="00C55FA1">
      <w:pPr>
        <w:widowControl w:val="0"/>
        <w:spacing w:line="360" w:lineRule="auto"/>
        <w:ind w:firstLine="720"/>
        <w:jc w:val="both"/>
        <w:rPr>
          <w:rFonts w:ascii="Brill" w:eastAsia="Brill" w:hAnsi="Brill" w:cs="Brill"/>
        </w:rPr>
      </w:pPr>
      <w:r w:rsidRPr="00C66272">
        <w:rPr>
          <w:rFonts w:ascii="Brill" w:eastAsia="Brill" w:hAnsi="Brill" w:cs="Brill"/>
        </w:rPr>
        <w:t xml:space="preserve">The architectural form and urban position of </w:t>
      </w:r>
      <w:r w:rsidRPr="00C66272">
        <w:rPr>
          <w:rFonts w:ascii="Brill" w:eastAsia="Brill" w:hAnsi="Brill" w:cs="Brill"/>
          <w:i/>
        </w:rPr>
        <w:t>port-city architectures</w:t>
      </w:r>
      <w:r w:rsidRPr="00C66272">
        <w:rPr>
          <w:rFonts w:ascii="Brill" w:eastAsia="Brill" w:hAnsi="Brill" w:cs="Brill"/>
        </w:rPr>
        <w:t xml:space="preserve"> is shaped by their relationship with the site: in a physical and compositional way with regard to the distribution of flows and objects in space</w:t>
      </w:r>
      <w:ins w:id="3584" w:author="Autor">
        <w:r w:rsidR="00E2569C">
          <w:rPr>
            <w:rFonts w:ascii="Brill" w:eastAsia="Brill" w:hAnsi="Brill" w:cs="Brill"/>
          </w:rPr>
          <w:t xml:space="preserve">; and </w:t>
        </w:r>
      </w:ins>
      <w:del w:id="3585" w:author="Autor">
        <w:r w:rsidRPr="00C66272" w:rsidDel="00E2569C">
          <w:rPr>
            <w:rFonts w:ascii="Brill" w:eastAsia="Brill" w:hAnsi="Brill" w:cs="Brill"/>
          </w:rPr>
          <w:delText xml:space="preserve">, </w:delText>
        </w:r>
      </w:del>
      <w:r w:rsidRPr="00C66272">
        <w:rPr>
          <w:rFonts w:ascii="Brill" w:eastAsia="Brill" w:hAnsi="Brill" w:cs="Brill"/>
        </w:rPr>
        <w:t>in a cultural and figurative way with regard to their nature as hinges between the city and the port, as large-scale exchange devices, as points of reference within the built environment and of orientation coming from the sea. After all, these special architectures are part of larger ensembles, of complex and often conflicting systems that meet on the port-city border. Their design takes this into account by including spatial and perceptual experiences as key tools in the compositional process.</w:t>
      </w:r>
    </w:p>
    <w:p w14:paraId="35077CC9" w14:textId="2AFA6840" w:rsidR="00CB3FC9" w:rsidRPr="00C66272" w:rsidRDefault="00C55FA1">
      <w:pPr>
        <w:widowControl w:val="0"/>
        <w:spacing w:line="360" w:lineRule="auto"/>
        <w:ind w:firstLine="720"/>
        <w:jc w:val="both"/>
        <w:rPr>
          <w:rFonts w:ascii="Brill" w:eastAsia="Brill" w:hAnsi="Brill" w:cs="Brill"/>
        </w:rPr>
      </w:pPr>
      <w:r w:rsidRPr="00C66272">
        <w:rPr>
          <w:rFonts w:ascii="Brill" w:eastAsia="Brill" w:hAnsi="Brill" w:cs="Brill"/>
        </w:rPr>
        <w:lastRenderedPageBreak/>
        <w:t xml:space="preserve">Referring explicitly to </w:t>
      </w:r>
      <w:r w:rsidR="002511E9" w:rsidRPr="00C66272">
        <w:rPr>
          <w:rFonts w:ascii="Brill" w:eastAsia="Brill" w:hAnsi="Brill" w:cs="Brill"/>
        </w:rPr>
        <w:t>“</w:t>
      </w:r>
      <w:r w:rsidRPr="00C66272">
        <w:rPr>
          <w:rFonts w:ascii="Brill" w:eastAsia="Brill" w:hAnsi="Brill" w:cs="Brill"/>
        </w:rPr>
        <w:t xml:space="preserve"> […] the special obligation toward the whole because the whole is difficult to achieve</w:t>
      </w:r>
      <w:r w:rsidR="002511E9" w:rsidRPr="00C66272">
        <w:rPr>
          <w:rFonts w:ascii="Brill" w:eastAsia="Brill" w:hAnsi="Brill" w:cs="Brill"/>
        </w:rPr>
        <w:t>”</w:t>
      </w:r>
      <w:r w:rsidRPr="00C66272">
        <w:rPr>
          <w:rFonts w:ascii="Brill" w:eastAsia="Brill" w:hAnsi="Brill" w:cs="Brill"/>
        </w:rPr>
        <w:t xml:space="preserve"> (</w:t>
      </w:r>
      <w:r w:rsidRPr="00B63AEE">
        <w:rPr>
          <w:rFonts w:ascii="Brill" w:eastAsia="Brill" w:hAnsi="Brill" w:cs="Brill"/>
        </w:rPr>
        <w:t>Venturi, 2002</w:t>
      </w:r>
      <w:r w:rsidRPr="00C66272">
        <w:rPr>
          <w:rFonts w:ascii="Brill" w:eastAsia="Brill" w:hAnsi="Brill" w:cs="Brill"/>
        </w:rPr>
        <w:t xml:space="preserve"> [1996], p.</w:t>
      </w:r>
      <w:del w:id="3586" w:author="Autor">
        <w:r w:rsidRPr="00C66272" w:rsidDel="00E2569C">
          <w:rPr>
            <w:rFonts w:ascii="Brill" w:eastAsia="Brill" w:hAnsi="Brill" w:cs="Brill"/>
          </w:rPr>
          <w:delText xml:space="preserve"> </w:delText>
        </w:r>
      </w:del>
      <w:r w:rsidRPr="00C66272">
        <w:rPr>
          <w:rFonts w:ascii="Brill" w:eastAsia="Brill" w:hAnsi="Brill" w:cs="Brill"/>
        </w:rPr>
        <w:t xml:space="preserve">106) that Robert Venturi charges the architect with in his practice, it can be stated that </w:t>
      </w:r>
      <w:r w:rsidRPr="00C66272">
        <w:rPr>
          <w:rFonts w:ascii="Brill" w:eastAsia="Brill" w:hAnsi="Brill" w:cs="Brill"/>
          <w:i/>
        </w:rPr>
        <w:t>port-city architectures</w:t>
      </w:r>
      <w:r w:rsidRPr="00C66272">
        <w:rPr>
          <w:rFonts w:ascii="Brill" w:eastAsia="Brill" w:hAnsi="Brill" w:cs="Brill"/>
        </w:rPr>
        <w:t>, precisely because of their special formal and morphological connotation, are powerful extensions to social, cultural, physical, and historical layers of their context (</w:t>
      </w:r>
      <w:proofErr w:type="spellStart"/>
      <w:r w:rsidRPr="00EF169E">
        <w:rPr>
          <w:rFonts w:ascii="Brill" w:eastAsia="Brill" w:hAnsi="Brill" w:cs="Brill"/>
        </w:rPr>
        <w:t>Daglioglu</w:t>
      </w:r>
      <w:proofErr w:type="spellEnd"/>
      <w:r w:rsidRPr="00EF169E">
        <w:rPr>
          <w:rFonts w:ascii="Brill" w:eastAsia="Brill" w:hAnsi="Brill" w:cs="Brill"/>
        </w:rPr>
        <w:t>, 2016</w:t>
      </w:r>
      <w:r w:rsidRPr="00C66272">
        <w:rPr>
          <w:rFonts w:ascii="Brill" w:eastAsia="Brill" w:hAnsi="Brill" w:cs="Brill"/>
        </w:rPr>
        <w:t>).</w:t>
      </w:r>
    </w:p>
    <w:p w14:paraId="35077CCA" w14:textId="77777777" w:rsidR="00CB3FC9" w:rsidRPr="00C66272" w:rsidRDefault="00CB3FC9">
      <w:pPr>
        <w:widowControl w:val="0"/>
        <w:spacing w:line="360" w:lineRule="auto"/>
        <w:jc w:val="both"/>
        <w:rPr>
          <w:rFonts w:ascii="Brill" w:eastAsia="Brill" w:hAnsi="Brill" w:cs="Brill"/>
        </w:rPr>
      </w:pPr>
    </w:p>
    <w:p w14:paraId="35077CCB" w14:textId="637E2C46" w:rsidR="00CB3FC9" w:rsidRPr="00C66272" w:rsidRDefault="00C55FA1">
      <w:pPr>
        <w:spacing w:line="360" w:lineRule="auto"/>
        <w:rPr>
          <w:rFonts w:ascii="Brill" w:eastAsia="Brill" w:hAnsi="Brill" w:cs="Brill"/>
          <w:color w:val="000000"/>
        </w:rPr>
      </w:pPr>
      <w:r w:rsidRPr="00C66272">
        <w:rPr>
          <w:rFonts w:ascii="Brill" w:eastAsia="Brill" w:hAnsi="Brill" w:cs="Brill"/>
          <w:b/>
          <w:color w:val="000000"/>
        </w:rPr>
        <w:t>Port-</w:t>
      </w:r>
      <w:r w:rsidR="00432CFE" w:rsidRPr="00C66272">
        <w:rPr>
          <w:rFonts w:ascii="Brill" w:eastAsia="Brill" w:hAnsi="Brill" w:cs="Brill"/>
          <w:b/>
          <w:color w:val="000000"/>
        </w:rPr>
        <w:t>c</w:t>
      </w:r>
      <w:r w:rsidRPr="00C66272">
        <w:rPr>
          <w:rFonts w:ascii="Brill" w:eastAsia="Brill" w:hAnsi="Brill" w:cs="Brill"/>
          <w:b/>
          <w:color w:val="000000"/>
        </w:rPr>
        <w:t xml:space="preserve">ity space and essence </w:t>
      </w:r>
    </w:p>
    <w:p w14:paraId="35077CCC" w14:textId="5239BE6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At the dawn of maritime trade, ports appeared within the urban layout as tangible </w:t>
      </w:r>
      <w:r w:rsidRPr="00C66272">
        <w:rPr>
          <w:rFonts w:ascii="Brill" w:eastAsia="Brill" w:hAnsi="Brill" w:cs="Brill"/>
          <w:i/>
        </w:rPr>
        <w:t>public works of architecture</w:t>
      </w:r>
      <w:r w:rsidRPr="00C66272">
        <w:rPr>
          <w:rFonts w:ascii="Brill" w:eastAsia="Brill" w:hAnsi="Brill" w:cs="Brill"/>
        </w:rPr>
        <w:t xml:space="preserve">. In the emporium port, the spaces of commerce coincided with those of social life: sales took place in squares and city streets, merchants carried out their trades within </w:t>
      </w:r>
      <w:r w:rsidR="00037D05" w:rsidRPr="00C66272">
        <w:rPr>
          <w:rFonts w:ascii="Brill" w:eastAsia="Brill" w:hAnsi="Brill" w:cs="Brill"/>
        </w:rPr>
        <w:t>buildings</w:t>
      </w:r>
      <w:r w:rsidR="000B3C4F" w:rsidRPr="00C66272">
        <w:rPr>
          <w:rFonts w:ascii="Brill" w:eastAsia="Brill" w:hAnsi="Brill" w:cs="Brill"/>
        </w:rPr>
        <w:t xml:space="preserve"> that were</w:t>
      </w:r>
      <w:r w:rsidRPr="00C66272">
        <w:rPr>
          <w:rFonts w:ascii="Brill" w:eastAsia="Brill" w:hAnsi="Brill" w:cs="Brill"/>
        </w:rPr>
        <w:t xml:space="preserve"> combined with private residences. For centuries, the most recurrent representations of ports, collected through the many significant examples of port iconography (</w:t>
      </w:r>
      <w:r w:rsidRPr="00B63AEE">
        <w:rPr>
          <w:rFonts w:ascii="Brill" w:eastAsia="Brill" w:hAnsi="Brill" w:cs="Brill"/>
        </w:rPr>
        <w:t>Moretti, 2021</w:t>
      </w:r>
      <w:r w:rsidRPr="00C66272">
        <w:rPr>
          <w:rFonts w:ascii="Brill" w:eastAsia="Brill" w:hAnsi="Brill" w:cs="Brill"/>
        </w:rPr>
        <w:t xml:space="preserve">), portrayed the same image: a view from the sea where vessels and operators frenetically crossed routes in an extraordinary border space that had been subject to continuous changes. Often an area of contention, this border space is actually a </w:t>
      </w:r>
      <w:r w:rsidRPr="00C66272">
        <w:rPr>
          <w:rFonts w:ascii="Brill" w:eastAsia="Brill" w:hAnsi="Brill" w:cs="Brill"/>
          <w:i/>
        </w:rPr>
        <w:t>threshold</w:t>
      </w:r>
      <w:r w:rsidRPr="00C66272">
        <w:rPr>
          <w:rFonts w:ascii="Brill" w:eastAsia="Brill" w:hAnsi="Brill" w:cs="Brill"/>
        </w:rPr>
        <w:t>,</w:t>
      </w:r>
      <w:r w:rsidRPr="00C66272">
        <w:rPr>
          <w:rFonts w:ascii="Brill" w:eastAsia="Brill" w:hAnsi="Brill" w:cs="Brill"/>
          <w:vertAlign w:val="superscript"/>
        </w:rPr>
        <w:footnoteReference w:id="42"/>
      </w:r>
      <w:r w:rsidRPr="00C66272">
        <w:rPr>
          <w:rFonts w:ascii="Brill" w:eastAsia="Brill" w:hAnsi="Brill" w:cs="Brill"/>
        </w:rPr>
        <w:t xml:space="preserve"> a physical and conceptual zone where the attributes of the port city are accentuated. </w:t>
      </w:r>
    </w:p>
    <w:p w14:paraId="35077CCD" w14:textId="5AB01122"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Along and across this threshold, which extends in width from the water’s edge to inland areas by tracing the perimeter of the city-port administrative boundary, the </w:t>
      </w:r>
      <w:r w:rsidR="004912C9" w:rsidRPr="00C66272">
        <w:rPr>
          <w:rFonts w:ascii="Brill" w:eastAsia="Brill" w:hAnsi="Brill" w:cs="Brill"/>
        </w:rPr>
        <w:t>“</w:t>
      </w:r>
      <w:r w:rsidRPr="00C66272">
        <w:rPr>
          <w:rFonts w:ascii="Brill" w:eastAsia="Brill" w:hAnsi="Brill" w:cs="Brill"/>
        </w:rPr>
        <w:t>cultural dimension of the port landscape</w:t>
      </w:r>
      <w:r w:rsidR="004912C9" w:rsidRPr="00C66272">
        <w:rPr>
          <w:rFonts w:ascii="Brill" w:eastAsia="Brill" w:hAnsi="Brill" w:cs="Brill"/>
        </w:rPr>
        <w:t>”</w:t>
      </w:r>
      <w:r w:rsidRPr="00C66272">
        <w:rPr>
          <w:rFonts w:ascii="Brill" w:eastAsia="Brill" w:hAnsi="Brill" w:cs="Brill"/>
        </w:rPr>
        <w:t xml:space="preserve"> emerges where, according to sociologist Claude </w:t>
      </w:r>
      <w:proofErr w:type="spellStart"/>
      <w:r w:rsidRPr="00B63AEE">
        <w:rPr>
          <w:rFonts w:ascii="Brill" w:eastAsia="Brill" w:hAnsi="Brill" w:cs="Brill"/>
        </w:rPr>
        <w:t>Prelorenzo</w:t>
      </w:r>
      <w:proofErr w:type="spellEnd"/>
      <w:ins w:id="3587" w:author="Autor">
        <w:r w:rsidR="00FE50B1">
          <w:rPr>
            <w:rFonts w:ascii="Brill" w:eastAsia="Brill" w:hAnsi="Brill" w:cs="Brill"/>
          </w:rPr>
          <w:t xml:space="preserve"> (2009, p.52)</w:t>
        </w:r>
      </w:ins>
      <w:r w:rsidRPr="00C66272">
        <w:rPr>
          <w:rFonts w:ascii="Brill" w:eastAsia="Brill" w:hAnsi="Brill" w:cs="Brill"/>
        </w:rPr>
        <w:t>, both</w:t>
      </w:r>
      <w:r w:rsidR="001A1E0C">
        <w:rPr>
          <w:rFonts w:ascii="Brill" w:eastAsia="Brill" w:hAnsi="Brill" w:cs="Brill"/>
        </w:rPr>
        <w:t xml:space="preserve"> </w:t>
      </w:r>
      <w:r w:rsidRPr="00C66272">
        <w:rPr>
          <w:rFonts w:ascii="Brill" w:eastAsia="Brill" w:hAnsi="Brill" w:cs="Brill"/>
        </w:rPr>
        <w:t>city-dwellers and port-dwellers contribute to build a heterogeneous but shared essence.</w:t>
      </w:r>
      <w:del w:id="3588" w:author="Autor">
        <w:r w:rsidRPr="00C66272" w:rsidDel="00FE50B1">
          <w:rPr>
            <w:rFonts w:ascii="Brill" w:eastAsia="Brill" w:hAnsi="Brill" w:cs="Brill"/>
          </w:rPr>
          <w:delText xml:space="preserve"> (2009, p. 52)</w:delText>
        </w:r>
        <w:r w:rsidR="006A0D4C" w:rsidRPr="00C66272" w:rsidDel="00FE50B1">
          <w:rPr>
            <w:rFonts w:ascii="Brill" w:eastAsia="Brill" w:hAnsi="Brill" w:cs="Brill"/>
          </w:rPr>
          <w:delText>.</w:delText>
        </w:r>
      </w:del>
      <w:r w:rsidRPr="00C66272">
        <w:rPr>
          <w:rFonts w:ascii="Brill" w:eastAsia="Brill" w:hAnsi="Brill" w:cs="Brill"/>
        </w:rPr>
        <w:t xml:space="preserve"> An essence of this kind, consisting of opposing but complementary cultures, influences the identity of places, their spatial layout and, most important, their architecture. This enables typological manipulations in those public constructions which, relat</w:t>
      </w:r>
      <w:ins w:id="3589" w:author="Autor">
        <w:r w:rsidR="00FE50B1">
          <w:rPr>
            <w:rFonts w:ascii="Brill" w:eastAsia="Brill" w:hAnsi="Brill" w:cs="Brill"/>
          </w:rPr>
          <w:t>ive</w:t>
        </w:r>
      </w:ins>
      <w:del w:id="3590" w:author="Autor">
        <w:r w:rsidRPr="00C66272" w:rsidDel="00FE50B1">
          <w:rPr>
            <w:rFonts w:ascii="Brill" w:eastAsia="Brill" w:hAnsi="Brill" w:cs="Brill"/>
          </w:rPr>
          <w:delText>ed</w:delText>
        </w:r>
      </w:del>
      <w:r w:rsidRPr="00C66272">
        <w:rPr>
          <w:rFonts w:ascii="Brill" w:eastAsia="Brill" w:hAnsi="Brill" w:cs="Brill"/>
        </w:rPr>
        <w:t xml:space="preserve"> to both the port and the city, are more open to alterations.</w:t>
      </w:r>
    </w:p>
    <w:p w14:paraId="35077CCE" w14:textId="41BF2ED6"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essence, reason, and genesis of port </w:t>
      </w:r>
      <w:r w:rsidR="000F4A6B" w:rsidRPr="00C66272">
        <w:rPr>
          <w:rFonts w:ascii="Brill" w:eastAsia="Brill" w:hAnsi="Brill" w:cs="Brill"/>
          <w:color w:val="000000"/>
        </w:rPr>
        <w:t>cities</w:t>
      </w:r>
      <w:r w:rsidRPr="00C66272">
        <w:rPr>
          <w:rFonts w:ascii="Brill" w:eastAsia="Brill" w:hAnsi="Brill" w:cs="Brill"/>
          <w:color w:val="000000"/>
        </w:rPr>
        <w:t xml:space="preserve"> are based on the contrast between two states of matter. </w:t>
      </w:r>
      <w:r w:rsidR="00180A51" w:rsidRPr="00C66272">
        <w:rPr>
          <w:rFonts w:ascii="Brill" w:eastAsia="Brill" w:hAnsi="Brill" w:cs="Brill"/>
          <w:color w:val="000000"/>
        </w:rPr>
        <w:t>These t</w:t>
      </w:r>
      <w:r w:rsidRPr="00C66272">
        <w:rPr>
          <w:rFonts w:ascii="Brill" w:eastAsia="Brill" w:hAnsi="Brill" w:cs="Brill"/>
          <w:color w:val="000000"/>
        </w:rPr>
        <w:t>wo states generate two natures</w:t>
      </w:r>
      <w:r w:rsidR="00180A51" w:rsidRPr="00C66272">
        <w:rPr>
          <w:rFonts w:ascii="Brill" w:eastAsia="Brill" w:hAnsi="Brill" w:cs="Brill"/>
          <w:color w:val="000000"/>
        </w:rPr>
        <w:t xml:space="preserve"> and provide </w:t>
      </w:r>
      <w:r w:rsidRPr="00C66272">
        <w:rPr>
          <w:rFonts w:ascii="Brill" w:eastAsia="Brill" w:hAnsi="Brill" w:cs="Brill"/>
          <w:color w:val="000000"/>
        </w:rPr>
        <w:t xml:space="preserve">the foundation of the world of the port. The fluid nature refers mainly to the movement of resources: it can be conceived as an infrastructure. The solid nature, on the other hand, is used for storage, for stops, for mooring: it is related to the act of landing. Fluid and solid, material and immaterial, </w:t>
      </w:r>
      <w:r w:rsidRPr="00C66272">
        <w:rPr>
          <w:rFonts w:ascii="Brill" w:eastAsia="Brill" w:hAnsi="Brill" w:cs="Brill"/>
          <w:color w:val="000000"/>
        </w:rPr>
        <w:lastRenderedPageBreak/>
        <w:t xml:space="preserve">lightness and heaviness. As architect Carmen </w:t>
      </w:r>
      <w:r w:rsidRPr="00A00FE2">
        <w:rPr>
          <w:rFonts w:ascii="Brill" w:eastAsia="Brill" w:hAnsi="Brill" w:cs="Brill"/>
          <w:color w:val="000000"/>
        </w:rPr>
        <w:t>Andriani</w:t>
      </w:r>
      <w:r w:rsidRPr="00C66272">
        <w:rPr>
          <w:rFonts w:ascii="Brill" w:eastAsia="Brill" w:hAnsi="Brill" w:cs="Brill"/>
          <w:color w:val="000000"/>
        </w:rPr>
        <w:t xml:space="preserve"> </w:t>
      </w:r>
      <w:ins w:id="3591" w:author="Autor">
        <w:r w:rsidR="00FE50B1">
          <w:rPr>
            <w:rFonts w:ascii="Brill" w:eastAsia="Brill" w:hAnsi="Brill" w:cs="Brill"/>
            <w:color w:val="000000"/>
          </w:rPr>
          <w:t xml:space="preserve">(2018, p. 9) </w:t>
        </w:r>
      </w:ins>
      <w:r w:rsidRPr="00C66272">
        <w:rPr>
          <w:rFonts w:ascii="Brill" w:eastAsia="Brill" w:hAnsi="Brill" w:cs="Brill"/>
          <w:color w:val="000000"/>
        </w:rPr>
        <w:t xml:space="preserve">affirms, </w:t>
      </w:r>
      <w:r w:rsidR="000665BB" w:rsidRPr="00C66272">
        <w:rPr>
          <w:rFonts w:ascii="Brill" w:eastAsia="Brill" w:hAnsi="Brill" w:cs="Brill"/>
          <w:color w:val="000000"/>
        </w:rPr>
        <w:t>“</w:t>
      </w:r>
      <w:r w:rsidRPr="00C66272">
        <w:rPr>
          <w:rFonts w:ascii="Brill" w:eastAsia="Brill" w:hAnsi="Brill" w:cs="Brill"/>
          <w:color w:val="000000"/>
        </w:rPr>
        <w:t>the coastline is the interface of two opposing elements: the sea and the land. It is the periphery of each and at the same time the eccentric limit of this unique exchange</w:t>
      </w:r>
      <w:ins w:id="3592" w:author="Autor">
        <w:r w:rsidR="00FE50B1">
          <w:rPr>
            <w:rFonts w:ascii="Brill" w:eastAsia="Brill" w:hAnsi="Brill" w:cs="Brill"/>
            <w:color w:val="000000"/>
          </w:rPr>
          <w:t>.</w:t>
        </w:r>
      </w:ins>
      <w:r w:rsidR="000665BB" w:rsidRPr="00C66272">
        <w:rPr>
          <w:rFonts w:ascii="Brill" w:eastAsia="Brill" w:hAnsi="Brill" w:cs="Brill"/>
          <w:color w:val="000000"/>
        </w:rPr>
        <w:t>”</w:t>
      </w:r>
      <w:r w:rsidRPr="00C66272">
        <w:rPr>
          <w:rFonts w:ascii="Brill" w:eastAsia="Brill" w:hAnsi="Brill" w:cs="Brill"/>
          <w:color w:val="000000"/>
        </w:rPr>
        <w:t xml:space="preserve"> </w:t>
      </w:r>
      <w:del w:id="3593" w:author="Autor">
        <w:r w:rsidRPr="00C66272" w:rsidDel="00FE50B1">
          <w:rPr>
            <w:rFonts w:ascii="Brill" w:eastAsia="Brill" w:hAnsi="Brill" w:cs="Brill"/>
            <w:color w:val="000000"/>
          </w:rPr>
          <w:delText>(2018, p. 9)</w:delText>
        </w:r>
        <w:r w:rsidR="000665BB" w:rsidRPr="00C66272" w:rsidDel="00FE50B1">
          <w:rPr>
            <w:rFonts w:ascii="Brill" w:eastAsia="Brill" w:hAnsi="Brill" w:cs="Brill"/>
            <w:color w:val="000000"/>
          </w:rPr>
          <w:delText>.</w:delText>
        </w:r>
        <w:r w:rsidRPr="00C66272" w:rsidDel="00FE50B1">
          <w:rPr>
            <w:rFonts w:ascii="Brill" w:eastAsia="Brill" w:hAnsi="Brill" w:cs="Brill"/>
            <w:color w:val="000000"/>
          </w:rPr>
          <w:delText xml:space="preserve"> </w:delText>
        </w:r>
      </w:del>
      <w:r w:rsidRPr="00C66272">
        <w:rPr>
          <w:rFonts w:ascii="Brill" w:eastAsia="Brill" w:hAnsi="Brill" w:cs="Brill"/>
          <w:color w:val="000000"/>
        </w:rPr>
        <w:t xml:space="preserve">Thus, the port is a great number of ephemeral places, leading to the eradication of the multitude of its experiences. </w:t>
      </w:r>
    </w:p>
    <w:p w14:paraId="35077CCF" w14:textId="66022FE7" w:rsidR="00CB3FC9" w:rsidRPr="00C66272" w:rsidRDefault="00C55FA1">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t xml:space="preserve">Universally, the city-port relationship presupposes a contrast between distinct and distant figures: in this sense, the action that defines an alternative and </w:t>
      </w:r>
      <w:r w:rsidRPr="00C66272">
        <w:rPr>
          <w:rFonts w:ascii="Brill" w:eastAsia="Brill" w:hAnsi="Brill" w:cs="Brill"/>
          <w:i/>
          <w:color w:val="000000"/>
        </w:rPr>
        <w:t>other</w:t>
      </w:r>
      <w:r w:rsidRPr="00C66272">
        <w:rPr>
          <w:rFonts w:ascii="Brill" w:eastAsia="Brill" w:hAnsi="Brill" w:cs="Brill"/>
          <w:color w:val="000000"/>
        </w:rPr>
        <w:t xml:space="preserve"> nature is the opposition. Marking the difference between the landscape, culture</w:t>
      </w:r>
      <w:ins w:id="3594" w:author="Autor">
        <w:r w:rsidR="00393491">
          <w:rPr>
            <w:rFonts w:ascii="Brill" w:eastAsia="Brill" w:hAnsi="Brill" w:cs="Brill"/>
            <w:color w:val="000000"/>
          </w:rPr>
          <w:t>,</w:t>
        </w:r>
      </w:ins>
      <w:r w:rsidRPr="00C66272">
        <w:rPr>
          <w:rFonts w:ascii="Brill" w:eastAsia="Brill" w:hAnsi="Brill" w:cs="Brill"/>
          <w:color w:val="000000"/>
        </w:rPr>
        <w:t xml:space="preserve"> and identity of the city and the port is an act of mutual legitimization: it is to recognize an elsewhere where the buildings are machines,</w:t>
      </w:r>
      <w:del w:id="3595" w:author="Autor">
        <w:r w:rsidRPr="00C66272" w:rsidDel="00393491">
          <w:rPr>
            <w:rFonts w:ascii="Brill" w:eastAsia="Brill" w:hAnsi="Brill" w:cs="Brill"/>
            <w:color w:val="000000"/>
          </w:rPr>
          <w:delText xml:space="preserve"> and</w:delText>
        </w:r>
      </w:del>
      <w:r w:rsidRPr="00C66272">
        <w:rPr>
          <w:rFonts w:ascii="Brill" w:eastAsia="Brill" w:hAnsi="Brill" w:cs="Brill"/>
          <w:color w:val="000000"/>
        </w:rPr>
        <w:t xml:space="preserve"> among </w:t>
      </w:r>
      <w:ins w:id="3596" w:author="Autor">
        <w:r w:rsidR="00393491">
          <w:rPr>
            <w:rFonts w:ascii="Brill" w:eastAsia="Brill" w:hAnsi="Brill" w:cs="Brill"/>
            <w:color w:val="000000"/>
          </w:rPr>
          <w:t>which</w:t>
        </w:r>
      </w:ins>
      <w:del w:id="3597" w:author="Autor">
        <w:r w:rsidRPr="00C66272" w:rsidDel="00393491">
          <w:rPr>
            <w:rFonts w:ascii="Brill" w:eastAsia="Brill" w:hAnsi="Brill" w:cs="Brill"/>
            <w:color w:val="000000"/>
          </w:rPr>
          <w:delText>them</w:delText>
        </w:r>
      </w:del>
      <w:r w:rsidRPr="00C66272">
        <w:rPr>
          <w:rFonts w:ascii="Brill" w:eastAsia="Brill" w:hAnsi="Brill" w:cs="Brill"/>
          <w:color w:val="000000"/>
        </w:rPr>
        <w:t xml:space="preserve"> are monuments that stand out for their isolation, their uniqueness, their functional significance, and their symbolic presence. This </w:t>
      </w:r>
      <w:r w:rsidRPr="00C66272">
        <w:rPr>
          <w:rFonts w:ascii="Brill" w:eastAsia="Brill" w:hAnsi="Brill" w:cs="Brill"/>
          <w:i/>
          <w:color w:val="000000"/>
        </w:rPr>
        <w:t>elsewhere</w:t>
      </w:r>
      <w:r w:rsidRPr="00C66272">
        <w:rPr>
          <w:rFonts w:ascii="Brill" w:eastAsia="Brill" w:hAnsi="Brill" w:cs="Brill"/>
          <w:color w:val="000000"/>
        </w:rPr>
        <w:t xml:space="preserve"> gravitates toward taking on readings and interpretative canons that once again have the old city as the background and figure of comparison: our mechanical application of urban categories regulates the first contact with these strange territories. This </w:t>
      </w:r>
      <w:r w:rsidRPr="00C66272">
        <w:rPr>
          <w:rFonts w:ascii="Brill" w:eastAsia="Brill" w:hAnsi="Brill" w:cs="Brill"/>
          <w:i/>
          <w:color w:val="000000"/>
        </w:rPr>
        <w:t>other</w:t>
      </w:r>
      <w:r w:rsidRPr="00C66272">
        <w:rPr>
          <w:rFonts w:ascii="Brill" w:eastAsia="Brill" w:hAnsi="Brill" w:cs="Brill"/>
          <w:color w:val="000000"/>
        </w:rPr>
        <w:t xml:space="preserve"> city has squares of concrete and water</w:t>
      </w:r>
      <w:r w:rsidR="0064134A" w:rsidRPr="00C66272">
        <w:rPr>
          <w:rFonts w:ascii="Brill" w:eastAsia="Brill" w:hAnsi="Brill" w:cs="Brill"/>
          <w:color w:val="000000"/>
        </w:rPr>
        <w:t xml:space="preserve"> that are </w:t>
      </w:r>
      <w:r w:rsidRPr="00C66272">
        <w:rPr>
          <w:rFonts w:ascii="Brill" w:eastAsia="Brill" w:hAnsi="Brill" w:cs="Brill"/>
          <w:color w:val="000000"/>
        </w:rPr>
        <w:t xml:space="preserve">continuous and separated by </w:t>
      </w:r>
      <w:commentRangeStart w:id="3598"/>
      <w:r w:rsidRPr="00C66272">
        <w:rPr>
          <w:rFonts w:ascii="Brill" w:eastAsia="Brill" w:hAnsi="Brill" w:cs="Brill"/>
          <w:color w:val="000000"/>
        </w:rPr>
        <w:t>a step</w:t>
      </w:r>
      <w:commentRangeEnd w:id="3598"/>
      <w:r w:rsidR="00393491">
        <w:rPr>
          <w:rStyle w:val="Odwoaniedokomentarza"/>
          <w:lang w:val="en-AU"/>
        </w:rPr>
        <w:commentReference w:id="3598"/>
      </w:r>
      <w:ins w:id="3599" w:author="Autor">
        <w:r w:rsidR="00484DF0">
          <w:rPr>
            <w:rFonts w:ascii="Brill" w:eastAsia="Brill" w:hAnsi="Brill" w:cs="Brill"/>
            <w:color w:val="000000"/>
          </w:rPr>
          <w:t>s</w:t>
        </w:r>
      </w:ins>
      <w:r w:rsidRPr="00C66272">
        <w:rPr>
          <w:rFonts w:ascii="Brill" w:eastAsia="Brill" w:hAnsi="Brill" w:cs="Brill"/>
          <w:color w:val="000000"/>
        </w:rPr>
        <w:t xml:space="preserve">; its dimensions are determined by the length and draft of the ship and the size of its cargo. Its spaces are measured in oceanic magnitudes and its scale exceeds that of the dock, the pier, the dam, and even that of the ship. It is confronted with the size of the sea, the sky, and the horizon line. The presence of the port produces a condition governed by spatial, construction-related, perspective and functional </w:t>
      </w:r>
      <w:r w:rsidRPr="00C66272">
        <w:rPr>
          <w:rFonts w:ascii="Brill" w:eastAsia="Brill" w:hAnsi="Brill" w:cs="Brill"/>
          <w:i/>
          <w:color w:val="000000"/>
        </w:rPr>
        <w:t>foreign</w:t>
      </w:r>
      <w:r w:rsidRPr="00C66272">
        <w:rPr>
          <w:rFonts w:ascii="Brill" w:eastAsia="Brill" w:hAnsi="Brill" w:cs="Brill"/>
          <w:color w:val="000000"/>
        </w:rPr>
        <w:t xml:space="preserve"> rules: a grammar, but above all an alien and peculiar syntax. </w:t>
      </w:r>
    </w:p>
    <w:p w14:paraId="35077CD0" w14:textId="4AD8FA80" w:rsidR="00CB3FC9" w:rsidRPr="00C66272" w:rsidRDefault="00C55FA1">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idea of inevitability, among others, describes the port-city dimension. </w:t>
      </w:r>
      <w:ins w:id="3600" w:author="Autor">
        <w:r w:rsidR="00393491">
          <w:rPr>
            <w:rFonts w:ascii="Brill" w:eastAsia="Brill" w:hAnsi="Brill" w:cs="Brill"/>
            <w:color w:val="000000"/>
          </w:rPr>
          <w:t>That is, a</w:t>
        </w:r>
      </w:ins>
      <w:del w:id="3601" w:author="Autor">
        <w:r w:rsidRPr="00C66272" w:rsidDel="00393491">
          <w:rPr>
            <w:rFonts w:ascii="Brill" w:eastAsia="Brill" w:hAnsi="Brill" w:cs="Brill"/>
            <w:color w:val="000000"/>
          </w:rPr>
          <w:delText>A</w:delText>
        </w:r>
      </w:del>
      <w:r w:rsidRPr="00C66272">
        <w:rPr>
          <w:rFonts w:ascii="Brill" w:eastAsia="Brill" w:hAnsi="Brill" w:cs="Brill"/>
          <w:color w:val="000000"/>
        </w:rPr>
        <w:t>n extraordinary bond that is constrained into a sort of impracticability or impossibility of changing. It is a condition analogous to persistence, to doggedness: it does not allow any possibility of yielding, of accommodation, or of conciliation. It is a dimension that cannot be reduced, wherein the unescapable is the confrontation, from which often arises a symbiosis or subordination that freezes the port</w:t>
      </w:r>
      <w:r w:rsidR="00F62668">
        <w:rPr>
          <w:rFonts w:ascii="Brill" w:eastAsia="Brill" w:hAnsi="Brill" w:cs="Brill"/>
          <w:color w:val="000000"/>
        </w:rPr>
        <w:t>-city</w:t>
      </w:r>
      <w:r w:rsidRPr="00C66272">
        <w:rPr>
          <w:rFonts w:ascii="Brill" w:eastAsia="Brill" w:hAnsi="Brill" w:cs="Brill"/>
          <w:color w:val="000000"/>
        </w:rPr>
        <w:t xml:space="preserve"> relationship in an obstinate state of adjacency. </w:t>
      </w:r>
      <w:ins w:id="3602" w:author="Autor">
        <w:r w:rsidR="00393491">
          <w:rPr>
            <w:rFonts w:ascii="Brill" w:eastAsia="Brill" w:hAnsi="Brill" w:cs="Brill"/>
            <w:color w:val="000000"/>
          </w:rPr>
          <w:t>Upon deeply i</w:t>
        </w:r>
      </w:ins>
      <w:del w:id="3603" w:author="Autor">
        <w:r w:rsidRPr="00C66272" w:rsidDel="00393491">
          <w:rPr>
            <w:rFonts w:ascii="Brill" w:eastAsia="Brill" w:hAnsi="Brill" w:cs="Brill"/>
            <w:color w:val="000000"/>
          </w:rPr>
          <w:delText>I</w:delText>
        </w:r>
      </w:del>
      <w:r w:rsidRPr="00C66272">
        <w:rPr>
          <w:rFonts w:ascii="Brill" w:eastAsia="Brill" w:hAnsi="Brill" w:cs="Brill"/>
          <w:color w:val="000000"/>
        </w:rPr>
        <w:t>nvestigating</w:t>
      </w:r>
      <w:del w:id="3604" w:author="Autor">
        <w:r w:rsidRPr="00C66272" w:rsidDel="00393491">
          <w:rPr>
            <w:rFonts w:ascii="Brill" w:eastAsia="Brill" w:hAnsi="Brill" w:cs="Brill"/>
            <w:color w:val="000000"/>
          </w:rPr>
          <w:delText xml:space="preserve"> deeply</w:delText>
        </w:r>
      </w:del>
      <w:r w:rsidRPr="00C66272">
        <w:rPr>
          <w:rFonts w:ascii="Brill" w:eastAsia="Brill" w:hAnsi="Brill" w:cs="Brill"/>
          <w:color w:val="000000"/>
        </w:rPr>
        <w:t xml:space="preserve"> the contours of this connection, though, it becomes evident that the port is not just the </w:t>
      </w:r>
      <w:r w:rsidRPr="00C66272">
        <w:rPr>
          <w:rFonts w:ascii="Brill" w:eastAsia="Brill" w:hAnsi="Brill" w:cs="Brill"/>
          <w:i/>
          <w:color w:val="000000"/>
        </w:rPr>
        <w:t>usual background</w:t>
      </w:r>
      <w:r w:rsidRPr="00C66272">
        <w:rPr>
          <w:rFonts w:ascii="Brill" w:eastAsia="Brill" w:hAnsi="Brill" w:cs="Brill"/>
          <w:color w:val="000000"/>
        </w:rPr>
        <w:t xml:space="preserve">: however far and inaccessible, it remains an essential element of the urban system. Despite centuries of change, this inexorable dialogue produces a state of coexistence, in which endurance and intimacy are constant. </w:t>
      </w:r>
    </w:p>
    <w:p w14:paraId="35077CD1" w14:textId="3F387D6C" w:rsidR="00CB3FC9" w:rsidRPr="00C66272" w:rsidRDefault="00CF584F">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 xml:space="preserve">In recent decades, </w:t>
      </w:r>
      <w:r w:rsidR="00C55FA1" w:rsidRPr="00C66272">
        <w:rPr>
          <w:rFonts w:ascii="Brill" w:eastAsia="Brill" w:hAnsi="Brill" w:cs="Brill"/>
          <w:color w:val="000000"/>
        </w:rPr>
        <w:t>scholars</w:t>
      </w:r>
      <w:commentRangeStart w:id="3605"/>
      <w:r w:rsidR="00C55FA1" w:rsidRPr="00C66272">
        <w:rPr>
          <w:rFonts w:ascii="Brill" w:eastAsia="Brill" w:hAnsi="Brill" w:cs="Brill"/>
          <w:color w:val="000000"/>
          <w:vertAlign w:val="superscript"/>
        </w:rPr>
        <w:footnoteReference w:id="43"/>
      </w:r>
      <w:r w:rsidR="00C55FA1" w:rsidRPr="00C66272">
        <w:rPr>
          <w:rFonts w:ascii="Brill" w:eastAsia="Brill" w:hAnsi="Brill" w:cs="Brill"/>
          <w:color w:val="000000"/>
        </w:rPr>
        <w:t xml:space="preserve"> </w:t>
      </w:r>
      <w:commentRangeEnd w:id="3605"/>
      <w:r w:rsidR="00CD2882">
        <w:rPr>
          <w:rStyle w:val="Odwoaniedokomentarza"/>
          <w:lang w:val="en-AU"/>
        </w:rPr>
        <w:commentReference w:id="3605"/>
      </w:r>
      <w:r w:rsidR="00C55FA1" w:rsidRPr="00C66272">
        <w:rPr>
          <w:rFonts w:ascii="Brill" w:eastAsia="Brill" w:hAnsi="Brill" w:cs="Brill"/>
          <w:color w:val="000000"/>
        </w:rPr>
        <w:t>from disciplines ranging from architecture and planning to urban sociology and maritime geography have addressed the complexity and</w:t>
      </w:r>
      <w:r w:rsidR="001A1E0C">
        <w:rPr>
          <w:rFonts w:ascii="Brill" w:eastAsia="Brill" w:hAnsi="Brill" w:cs="Brill"/>
          <w:color w:val="000000"/>
        </w:rPr>
        <w:t xml:space="preserve"> </w:t>
      </w:r>
      <w:r w:rsidR="00C55FA1" w:rsidRPr="00C66272">
        <w:rPr>
          <w:rFonts w:ascii="Brill" w:eastAsia="Brill" w:hAnsi="Brill" w:cs="Brill"/>
          <w:color w:val="000000"/>
        </w:rPr>
        <w:t>peculiarity of the contemporary relationship between city and port. The plurality of points of view and questions developed is a clear sign of the richness and, at the same time, the criticality of the subject. A subject that is constantly and increasingly fast-changing, just like the two states of matter that constitute it.</w:t>
      </w:r>
    </w:p>
    <w:p w14:paraId="35077CD2" w14:textId="5F903144" w:rsidR="00CB3FC9" w:rsidRPr="00C66272" w:rsidRDefault="00817DA7">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t>To</w:t>
      </w:r>
      <w:r w:rsidR="00C55FA1" w:rsidRPr="00C66272">
        <w:rPr>
          <w:rFonts w:ascii="Brill" w:eastAsia="Brill" w:hAnsi="Brill" w:cs="Brill"/>
          <w:color w:val="000000"/>
        </w:rPr>
        <w:t xml:space="preserve"> understand</w:t>
      </w:r>
      <w:r w:rsidRPr="00C66272">
        <w:rPr>
          <w:rFonts w:ascii="Brill" w:eastAsia="Brill" w:hAnsi="Brill" w:cs="Brill"/>
          <w:color w:val="000000"/>
        </w:rPr>
        <w:t xml:space="preserve"> </w:t>
      </w:r>
      <w:r w:rsidR="00C55FA1" w:rsidRPr="00C66272">
        <w:rPr>
          <w:rFonts w:ascii="Brill" w:eastAsia="Brill" w:hAnsi="Brill" w:cs="Brill"/>
          <w:color w:val="000000"/>
        </w:rPr>
        <w:t xml:space="preserve">what makes port cities special places and what fuels their intrinsic culture and values, Carola Hein, Sabine Luning and Paul van de Laar have collected in a recent volume </w:t>
      </w:r>
      <w:r w:rsidR="00A1602B" w:rsidRPr="00C66272">
        <w:rPr>
          <w:rFonts w:ascii="Brill" w:eastAsia="Brill" w:hAnsi="Brill" w:cs="Brill"/>
          <w:color w:val="000000"/>
        </w:rPr>
        <w:t>several of</w:t>
      </w:r>
      <w:r w:rsidR="00C55FA1" w:rsidRPr="00C66272">
        <w:rPr>
          <w:rFonts w:ascii="Brill" w:eastAsia="Brill" w:hAnsi="Brill" w:cs="Brill"/>
          <w:color w:val="000000"/>
        </w:rPr>
        <w:t xml:space="preserve"> the most interesting voices that animate the scientific debate on the contemporary urban-port condition</w:t>
      </w:r>
      <w:del w:id="3609" w:author="Autor">
        <w:r w:rsidR="00C55FA1" w:rsidRPr="00C66272" w:rsidDel="00CD2882">
          <w:rPr>
            <w:rFonts w:ascii="Brill" w:eastAsia="Brill" w:hAnsi="Brill" w:cs="Brill"/>
            <w:color w:val="000000"/>
          </w:rPr>
          <w:delText>.</w:delText>
        </w:r>
      </w:del>
      <w:r w:rsidR="00C55FA1" w:rsidRPr="00C66272">
        <w:rPr>
          <w:rFonts w:ascii="Brill" w:eastAsia="Brill" w:hAnsi="Brill" w:cs="Brill"/>
          <w:color w:val="000000"/>
        </w:rPr>
        <w:t xml:space="preserve"> (Hein</w:t>
      </w:r>
      <w:del w:id="3610" w:author="Autor">
        <w:r w:rsidR="00C55FA1" w:rsidRPr="00C66272" w:rsidDel="00CD2882">
          <w:rPr>
            <w:rFonts w:ascii="Brill" w:eastAsia="Brill" w:hAnsi="Brill" w:cs="Brill"/>
            <w:color w:val="000000"/>
          </w:rPr>
          <w:delText xml:space="preserve">, Luning </w:delText>
        </w:r>
        <w:r w:rsidR="00C55FA1" w:rsidRPr="00C66272" w:rsidDel="00CD2882">
          <w:rPr>
            <w:rFonts w:ascii="Brill" w:eastAsia="Brill" w:hAnsi="Brill" w:cs="Brill"/>
          </w:rPr>
          <w:delText>&amp;</w:delText>
        </w:r>
        <w:r w:rsidR="00C55FA1" w:rsidRPr="00C66272" w:rsidDel="00CD2882">
          <w:rPr>
            <w:rFonts w:ascii="Brill" w:eastAsia="Brill" w:hAnsi="Brill" w:cs="Brill"/>
            <w:color w:val="000000"/>
          </w:rPr>
          <w:delText xml:space="preserve"> van de Laar,</w:delText>
        </w:r>
      </w:del>
      <w:ins w:id="3611" w:author="Autor">
        <w:r w:rsidR="00CD2882">
          <w:rPr>
            <w:rFonts w:ascii="Brill" w:eastAsia="Brill" w:hAnsi="Brill" w:cs="Brill"/>
            <w:color w:val="000000"/>
          </w:rPr>
          <w:t xml:space="preserve"> et al.,</w:t>
        </w:r>
      </w:ins>
      <w:r w:rsidR="00C55FA1" w:rsidRPr="00C66272">
        <w:rPr>
          <w:rFonts w:ascii="Brill" w:eastAsia="Brill" w:hAnsi="Brill" w:cs="Brill"/>
          <w:color w:val="000000"/>
        </w:rPr>
        <w:t xml:space="preserve"> 2021)</w:t>
      </w:r>
      <w:r w:rsidR="00E522B9" w:rsidRPr="00C66272">
        <w:rPr>
          <w:rFonts w:ascii="Brill" w:eastAsia="Brill" w:hAnsi="Brill" w:cs="Brill"/>
          <w:color w:val="000000"/>
        </w:rPr>
        <w:t>.</w:t>
      </w:r>
      <w:r w:rsidR="00C55FA1" w:rsidRPr="00C66272">
        <w:rPr>
          <w:rFonts w:ascii="Brill" w:eastAsia="Brill" w:hAnsi="Brill" w:cs="Brill"/>
          <w:color w:val="000000"/>
        </w:rPr>
        <w:t xml:space="preserve"> These voices overlap and come from </w:t>
      </w:r>
      <w:r w:rsidR="00E522B9" w:rsidRPr="00C66272">
        <w:rPr>
          <w:rFonts w:ascii="Brill" w:eastAsia="Brill" w:hAnsi="Brill" w:cs="Brill"/>
          <w:color w:val="000000"/>
        </w:rPr>
        <w:t xml:space="preserve">various </w:t>
      </w:r>
      <w:r w:rsidR="00C55FA1" w:rsidRPr="00C66272">
        <w:rPr>
          <w:rFonts w:ascii="Brill" w:eastAsia="Brill" w:hAnsi="Brill" w:cs="Brill"/>
          <w:color w:val="000000"/>
        </w:rPr>
        <w:t>disciplin</w:t>
      </w:r>
      <w:r w:rsidR="00E522B9" w:rsidRPr="00C66272">
        <w:rPr>
          <w:rFonts w:ascii="Brill" w:eastAsia="Brill" w:hAnsi="Brill" w:cs="Brill"/>
          <w:color w:val="000000"/>
        </w:rPr>
        <w:t>e</w:t>
      </w:r>
      <w:r w:rsidR="00C55FA1" w:rsidRPr="00C66272">
        <w:rPr>
          <w:rFonts w:ascii="Brill" w:eastAsia="Brill" w:hAnsi="Brill" w:cs="Brill"/>
          <w:color w:val="000000"/>
        </w:rPr>
        <w:t>s, providing complementary visions, sometimes more in the social-economic and operational sphere, sometimes more in the spatial and planning-related sphere.</w:t>
      </w:r>
    </w:p>
    <w:p w14:paraId="35077CD3" w14:textId="01AEF1FF" w:rsidR="00CB3FC9" w:rsidRPr="00C66272" w:rsidRDefault="00C55FA1">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t>In certain cases, the special condition between port and city has been addressed by attempting to frame it through the development of additional urban typologies. On this, historian Robert Lee affirms that port cities share a range of social-demographic, economic, and ideological characteristics, which motivates the adoption of a port typology (</w:t>
      </w:r>
      <w:r w:rsidRPr="00B63AEE">
        <w:rPr>
          <w:rFonts w:ascii="Brill" w:eastAsia="Brill" w:hAnsi="Brill" w:cs="Brill"/>
          <w:color w:val="000000"/>
        </w:rPr>
        <w:t>Lee, 1998</w:t>
      </w:r>
      <w:r w:rsidRPr="00C66272">
        <w:rPr>
          <w:rFonts w:ascii="Brill" w:eastAsia="Brill" w:hAnsi="Brill" w:cs="Brill"/>
          <w:color w:val="000000"/>
        </w:rPr>
        <w:t>)</w:t>
      </w:r>
      <w:r w:rsidR="00046E28" w:rsidRPr="00C66272">
        <w:rPr>
          <w:rFonts w:ascii="Brill" w:eastAsia="Brill" w:hAnsi="Brill" w:cs="Brill"/>
          <w:color w:val="000000"/>
        </w:rPr>
        <w:t>.</w:t>
      </w:r>
      <w:r w:rsidRPr="00C66272">
        <w:rPr>
          <w:rFonts w:ascii="Brill" w:eastAsia="Brill" w:hAnsi="Brill" w:cs="Brill"/>
          <w:color w:val="000000"/>
        </w:rPr>
        <w:t xml:space="preserve"> On a more spatial level, which incorporates the morphology, heritage and culture of ports, the port</w:t>
      </w:r>
      <w:r w:rsidR="001D2937" w:rsidRPr="00C66272">
        <w:rPr>
          <w:rFonts w:ascii="Brill" w:eastAsia="Brill" w:hAnsi="Brill" w:cs="Brill"/>
          <w:color w:val="000000"/>
        </w:rPr>
        <w:t>-</w:t>
      </w:r>
      <w:r w:rsidRPr="00C66272">
        <w:rPr>
          <w:rFonts w:ascii="Brill" w:eastAsia="Brill" w:hAnsi="Brill" w:cs="Brill"/>
          <w:color w:val="000000"/>
        </w:rPr>
        <w:t xml:space="preserve">space typology introduced by architect Diana Brand is a key example. Through the term </w:t>
      </w:r>
      <w:proofErr w:type="spellStart"/>
      <w:r w:rsidRPr="00C66272">
        <w:rPr>
          <w:rFonts w:ascii="Brill" w:eastAsia="Brill" w:hAnsi="Brill" w:cs="Brill"/>
          <w:i/>
          <w:color w:val="000000"/>
        </w:rPr>
        <w:t>bluespace</w:t>
      </w:r>
      <w:proofErr w:type="spellEnd"/>
      <w:r w:rsidRPr="00C66272">
        <w:rPr>
          <w:rFonts w:ascii="Brill" w:eastAsia="Brill" w:hAnsi="Brill" w:cs="Brill"/>
          <w:color w:val="000000"/>
        </w:rPr>
        <w:t xml:space="preserve">, Brand maps maritime functions onto typologies of urban space; in her words, a </w:t>
      </w:r>
      <w:proofErr w:type="spellStart"/>
      <w:r w:rsidRPr="00C66272">
        <w:rPr>
          <w:rFonts w:ascii="Brill" w:eastAsia="Brill" w:hAnsi="Brill" w:cs="Brill"/>
          <w:i/>
          <w:color w:val="000000"/>
        </w:rPr>
        <w:t>bluespace</w:t>
      </w:r>
      <w:proofErr w:type="spellEnd"/>
      <w:r w:rsidRPr="00C66272">
        <w:rPr>
          <w:rFonts w:ascii="Brill" w:eastAsia="Brill" w:hAnsi="Brill" w:cs="Brill"/>
          <w:color w:val="000000"/>
        </w:rPr>
        <w:t xml:space="preserve"> is </w:t>
      </w:r>
      <w:r w:rsidR="001D2937" w:rsidRPr="00C66272">
        <w:rPr>
          <w:rFonts w:ascii="Brill" w:eastAsia="Brill" w:hAnsi="Brill" w:cs="Brill"/>
          <w:color w:val="000000"/>
        </w:rPr>
        <w:t>“</w:t>
      </w:r>
      <w:r w:rsidRPr="00C66272">
        <w:rPr>
          <w:rFonts w:ascii="Brill" w:eastAsia="Brill" w:hAnsi="Brill" w:cs="Brill"/>
          <w:color w:val="000000"/>
        </w:rPr>
        <w:t>a place where a space or social activity has a condition of margin, or adjacency, that is coastal and where the context is urban in character</w:t>
      </w:r>
      <w:r w:rsidR="001D2937" w:rsidRPr="00C66272">
        <w:rPr>
          <w:rFonts w:ascii="Brill" w:eastAsia="Brill" w:hAnsi="Brill" w:cs="Brill"/>
          <w:color w:val="000000"/>
        </w:rPr>
        <w:t>”</w:t>
      </w:r>
      <w:r w:rsidRPr="00C66272">
        <w:rPr>
          <w:rFonts w:ascii="Brill" w:eastAsia="Brill" w:hAnsi="Brill" w:cs="Brill"/>
          <w:color w:val="000000"/>
        </w:rPr>
        <w:t xml:space="preserve"> </w:t>
      </w:r>
      <w:r w:rsidRPr="00EF169E">
        <w:rPr>
          <w:rFonts w:ascii="Brill" w:eastAsia="Brill" w:hAnsi="Brill" w:cs="Brill"/>
          <w:color w:val="000000"/>
        </w:rPr>
        <w:t>(Brand, 2012</w:t>
      </w:r>
      <w:r w:rsidRPr="00C66272">
        <w:rPr>
          <w:rFonts w:ascii="Brill" w:eastAsia="Brill" w:hAnsi="Brill" w:cs="Brill"/>
          <w:color w:val="000000"/>
        </w:rPr>
        <w:t>, p.</w:t>
      </w:r>
      <w:del w:id="3612" w:author="Autor">
        <w:r w:rsidRPr="00C66272" w:rsidDel="00CD2882">
          <w:rPr>
            <w:rFonts w:ascii="Brill" w:eastAsia="Brill" w:hAnsi="Brill" w:cs="Brill"/>
            <w:color w:val="000000"/>
          </w:rPr>
          <w:delText xml:space="preserve"> </w:delText>
        </w:r>
      </w:del>
      <w:r w:rsidRPr="00C66272">
        <w:rPr>
          <w:rFonts w:ascii="Brill" w:eastAsia="Brill" w:hAnsi="Brill" w:cs="Brill"/>
          <w:color w:val="000000"/>
        </w:rPr>
        <w:t>64).</w:t>
      </w:r>
    </w:p>
    <w:p w14:paraId="35077CD4" w14:textId="77777777" w:rsidR="00CB3FC9" w:rsidRPr="00C66272" w:rsidRDefault="00CB3FC9">
      <w:pPr>
        <w:widowControl w:val="0"/>
        <w:spacing w:line="360" w:lineRule="auto"/>
        <w:jc w:val="both"/>
        <w:rPr>
          <w:rFonts w:ascii="Brill" w:eastAsia="Brill" w:hAnsi="Brill" w:cs="Brill"/>
          <w:color w:val="000000"/>
        </w:rPr>
      </w:pPr>
    </w:p>
    <w:p w14:paraId="35077CD5" w14:textId="2F867DEF" w:rsidR="00CB3FC9" w:rsidRPr="00C66272" w:rsidRDefault="00C55FA1">
      <w:pPr>
        <w:spacing w:line="360" w:lineRule="auto"/>
        <w:rPr>
          <w:rFonts w:ascii="Brill" w:eastAsia="Brill" w:hAnsi="Brill" w:cs="Brill"/>
          <w:b/>
          <w:color w:val="000000"/>
        </w:rPr>
      </w:pPr>
      <w:r w:rsidRPr="00C66272">
        <w:rPr>
          <w:rFonts w:ascii="Brill" w:eastAsia="Brill" w:hAnsi="Brill" w:cs="Brill"/>
          <w:b/>
          <w:color w:val="000000"/>
        </w:rPr>
        <w:t>Detecting port-city border heritage</w:t>
      </w:r>
    </w:p>
    <w:p w14:paraId="35077CD6" w14:textId="7ED672C6" w:rsidR="00CB3FC9" w:rsidRPr="00C66272" w:rsidRDefault="00C55FA1">
      <w:pPr>
        <w:widowControl w:val="0"/>
        <w:spacing w:line="360" w:lineRule="auto"/>
        <w:ind w:firstLine="720"/>
        <w:jc w:val="both"/>
        <w:rPr>
          <w:rFonts w:ascii="Brill" w:eastAsia="Brill" w:hAnsi="Brill" w:cs="Brill"/>
          <w:color w:val="000000"/>
        </w:rPr>
      </w:pPr>
      <w:r w:rsidRPr="00C66272">
        <w:rPr>
          <w:rFonts w:ascii="Brill" w:eastAsia="Brill" w:hAnsi="Brill" w:cs="Brill"/>
          <w:color w:val="000000"/>
        </w:rPr>
        <w:t>Whether it is a space in its own right</w:t>
      </w:r>
      <w:r w:rsidR="00F468E6" w:rsidRPr="00C66272">
        <w:rPr>
          <w:rFonts w:ascii="Brill" w:eastAsia="Brill" w:hAnsi="Brill" w:cs="Brill"/>
          <w:color w:val="000000"/>
        </w:rPr>
        <w:t xml:space="preserve"> </w:t>
      </w:r>
      <w:del w:id="3613" w:author="Autor">
        <w:r w:rsidRPr="00C66272" w:rsidDel="00CD2882">
          <w:rPr>
            <w:rFonts w:ascii="Brill" w:eastAsia="Brill" w:hAnsi="Brill" w:cs="Brill"/>
            <w:color w:val="000000"/>
          </w:rPr>
          <w:delText>r</w:delText>
        </w:r>
      </w:del>
      <w:r w:rsidRPr="00C66272">
        <w:rPr>
          <w:rFonts w:ascii="Brill" w:eastAsia="Brill" w:hAnsi="Brill" w:cs="Brill"/>
          <w:color w:val="000000"/>
        </w:rPr>
        <w:t>o</w:t>
      </w:r>
      <w:ins w:id="3614" w:author="Autor">
        <w:r w:rsidR="00CD2882">
          <w:rPr>
            <w:rFonts w:ascii="Brill" w:eastAsia="Brill" w:hAnsi="Brill" w:cs="Brill"/>
            <w:color w:val="000000"/>
          </w:rPr>
          <w:t>r</w:t>
        </w:r>
      </w:ins>
      <w:del w:id="3615" w:author="Autor">
        <w:r w:rsidRPr="00C66272" w:rsidDel="00CD2882">
          <w:rPr>
            <w:rFonts w:ascii="Brill" w:eastAsia="Brill" w:hAnsi="Brill" w:cs="Brill"/>
            <w:color w:val="000000"/>
          </w:rPr>
          <w:delText>m</w:delText>
        </w:r>
      </w:del>
      <w:r w:rsidRPr="00C66272">
        <w:rPr>
          <w:rFonts w:ascii="Brill" w:eastAsia="Brill" w:hAnsi="Brill" w:cs="Brill"/>
          <w:color w:val="000000"/>
        </w:rPr>
        <w:t xml:space="preserve"> a typological point of view or a reflection of a complex spatial, social and cultural relationship, the condition between city and port becomes extreme and especially powerful along and across the border space between port and city. Often described as a liquid and unstable context, it is </w:t>
      </w:r>
      <w:r w:rsidR="00F468E6" w:rsidRPr="00C66272">
        <w:rPr>
          <w:rFonts w:ascii="Brill" w:eastAsia="Brill" w:hAnsi="Brill" w:cs="Brill"/>
          <w:color w:val="000000"/>
        </w:rPr>
        <w:t>a</w:t>
      </w:r>
      <w:r w:rsidRPr="00C66272">
        <w:rPr>
          <w:rFonts w:ascii="Brill" w:eastAsia="Brill" w:hAnsi="Brill" w:cs="Brill"/>
          <w:color w:val="000000"/>
        </w:rPr>
        <w:t xml:space="preserve"> very regulated space from an </w:t>
      </w:r>
      <w:r w:rsidRPr="00C66272">
        <w:rPr>
          <w:rFonts w:ascii="Brill" w:eastAsia="Brill" w:hAnsi="Brill" w:cs="Brill"/>
          <w:color w:val="000000"/>
        </w:rPr>
        <w:lastRenderedPageBreak/>
        <w:t>administrative, managerial, functional, dimensional and, finally, formal point of view. Borders like these affect the coastal territory to varying degrees, conditioning its layout, functioning</w:t>
      </w:r>
      <w:ins w:id="3616" w:author="Autor">
        <w:r w:rsidR="00F65FEB">
          <w:rPr>
            <w:rFonts w:ascii="Brill" w:eastAsia="Brill" w:hAnsi="Brill" w:cs="Brill"/>
            <w:color w:val="000000"/>
          </w:rPr>
          <w:t>,</w:t>
        </w:r>
      </w:ins>
      <w:r w:rsidRPr="00C66272">
        <w:rPr>
          <w:rFonts w:ascii="Brill" w:eastAsia="Brill" w:hAnsi="Brill" w:cs="Brill"/>
          <w:color w:val="000000"/>
        </w:rPr>
        <w:t xml:space="preserve"> and design. The growing </w:t>
      </w:r>
      <w:proofErr w:type="spellStart"/>
      <w:r w:rsidRPr="00C66272">
        <w:rPr>
          <w:rFonts w:ascii="Brill" w:eastAsia="Brill" w:hAnsi="Brill" w:cs="Brill"/>
          <w:color w:val="000000"/>
        </w:rPr>
        <w:t>anthropization</w:t>
      </w:r>
      <w:proofErr w:type="spellEnd"/>
      <w:r w:rsidRPr="00C66272">
        <w:rPr>
          <w:rFonts w:ascii="Brill" w:eastAsia="Brill" w:hAnsi="Brill" w:cs="Brill"/>
          <w:color w:val="000000"/>
        </w:rPr>
        <w:t xml:space="preserve"> of the margin between land and sea, in fact, has profoundly changed the image and use of this territory which, over the centuries, has become increasingly sophisticated and has developed a peculiar </w:t>
      </w:r>
      <w:r w:rsidRPr="00C66272">
        <w:rPr>
          <w:rFonts w:ascii="Brill" w:eastAsia="Brill" w:hAnsi="Brill" w:cs="Brill"/>
          <w:i/>
          <w:color w:val="000000"/>
        </w:rPr>
        <w:t xml:space="preserve">border nature </w:t>
      </w:r>
      <w:r w:rsidRPr="00C66272">
        <w:rPr>
          <w:rFonts w:ascii="Brill" w:eastAsia="Brill" w:hAnsi="Brill" w:cs="Brill"/>
          <w:color w:val="000000"/>
        </w:rPr>
        <w:t>given by the encounter between land and water.</w:t>
      </w:r>
    </w:p>
    <w:p w14:paraId="35077CD7" w14:textId="2926D115" w:rsidR="00CB3FC9" w:rsidRPr="00C66272" w:rsidRDefault="00C55FA1">
      <w:pPr>
        <w:widowControl w:val="0"/>
        <w:spacing w:line="360" w:lineRule="auto"/>
        <w:ind w:firstLine="720"/>
        <w:jc w:val="both"/>
        <w:rPr>
          <w:rFonts w:ascii="Brill" w:eastAsia="Brill" w:hAnsi="Brill" w:cs="Brill"/>
          <w:highlight w:val="white"/>
        </w:rPr>
      </w:pPr>
      <w:r w:rsidRPr="00C66272">
        <w:rPr>
          <w:rFonts w:ascii="Brill" w:eastAsia="Brill" w:hAnsi="Brill" w:cs="Brill"/>
          <w:color w:val="000000"/>
        </w:rPr>
        <w:t xml:space="preserve">In the vast catalogue of coastal landscapes, ports represent the most extreme coastal transformation. Although often difficult to manage by the two local authorities that run them (Municipality and Port Authority), the urban-port boundary is a vibrant field of confrontation and exchange. It is also a privileged place where, as already </w:t>
      </w:r>
      <w:del w:id="3617" w:author="Autor">
        <w:r w:rsidRPr="00C66272" w:rsidDel="00DB1A76">
          <w:rPr>
            <w:rFonts w:ascii="Brill" w:eastAsia="Brill" w:hAnsi="Brill" w:cs="Brill"/>
            <w:color w:val="000000"/>
          </w:rPr>
          <w:delText>introduced</w:delText>
        </w:r>
      </w:del>
      <w:ins w:id="3618" w:author="Autor">
        <w:r w:rsidR="00DB1A76">
          <w:rPr>
            <w:rFonts w:ascii="Brill" w:eastAsia="Brill" w:hAnsi="Brill" w:cs="Brill"/>
            <w:color w:val="000000"/>
          </w:rPr>
          <w:t>noted</w:t>
        </w:r>
      </w:ins>
      <w:r w:rsidRPr="00C66272">
        <w:rPr>
          <w:rFonts w:ascii="Brill" w:eastAsia="Brill" w:hAnsi="Brill" w:cs="Brill"/>
          <w:color w:val="000000"/>
        </w:rPr>
        <w:t xml:space="preserve">, it is possible to recognize a </w:t>
      </w:r>
      <w:r w:rsidRPr="00C66272">
        <w:rPr>
          <w:rFonts w:ascii="Brill" w:eastAsia="Brill" w:hAnsi="Brill" w:cs="Brill"/>
          <w:i/>
          <w:color w:val="000000"/>
        </w:rPr>
        <w:t>port-city border heritage</w:t>
      </w:r>
      <w:r w:rsidRPr="00C66272">
        <w:rPr>
          <w:rFonts w:ascii="Brill" w:eastAsia="Brill" w:hAnsi="Brill" w:cs="Brill"/>
          <w:color w:val="000000"/>
        </w:rPr>
        <w:t xml:space="preserve"> whose value is given by the significance of the structures and their strategic position, tangent to both the urban fabric and the port area (</w:t>
      </w:r>
      <w:r w:rsidRPr="00C66272">
        <w:rPr>
          <w:rFonts w:ascii="Brill" w:eastAsia="Brill" w:hAnsi="Brill" w:cs="Brill"/>
          <w:highlight w:val="white"/>
        </w:rPr>
        <w:t>Andriani</w:t>
      </w:r>
      <w:del w:id="3619" w:author="Autor">
        <w:r w:rsidRPr="00C66272" w:rsidDel="00DB1A76">
          <w:rPr>
            <w:rFonts w:ascii="Brill" w:eastAsia="Brill" w:hAnsi="Brill" w:cs="Brill"/>
            <w:highlight w:val="white"/>
          </w:rPr>
          <w:delText>, Moretti &amp; Servente,</w:delText>
        </w:r>
      </w:del>
      <w:ins w:id="3620" w:author="Autor">
        <w:r w:rsidR="00DB1A76">
          <w:rPr>
            <w:rFonts w:ascii="Brill" w:eastAsia="Brill" w:hAnsi="Brill" w:cs="Brill"/>
            <w:highlight w:val="white"/>
          </w:rPr>
          <w:t xml:space="preserve"> et al.,</w:t>
        </w:r>
      </w:ins>
      <w:r w:rsidRPr="00C66272">
        <w:rPr>
          <w:rFonts w:ascii="Brill" w:eastAsia="Brill" w:hAnsi="Brill" w:cs="Brill"/>
          <w:highlight w:val="white"/>
        </w:rPr>
        <w:t xml:space="preserve"> 2018)</w:t>
      </w:r>
      <w:r w:rsidR="00F9491B" w:rsidRPr="00C66272">
        <w:rPr>
          <w:rFonts w:ascii="Brill" w:eastAsia="Brill" w:hAnsi="Brill" w:cs="Brill"/>
        </w:rPr>
        <w:t>.</w:t>
      </w:r>
      <w:r w:rsidRPr="00C66272">
        <w:rPr>
          <w:rFonts w:ascii="Brill" w:eastAsia="Brill" w:hAnsi="Brill" w:cs="Brill"/>
          <w:color w:val="000000"/>
        </w:rPr>
        <w:t xml:space="preserve"> Within this rich and public heritage, artefacts are no longer just isolated and self-sufficient </w:t>
      </w:r>
      <w:r w:rsidR="00FF4504" w:rsidRPr="00C66272">
        <w:rPr>
          <w:rFonts w:ascii="Brill" w:eastAsia="Brill" w:hAnsi="Brill" w:cs="Brill"/>
          <w:color w:val="000000"/>
        </w:rPr>
        <w:t>objects,</w:t>
      </w:r>
      <w:r w:rsidRPr="00C66272">
        <w:rPr>
          <w:rFonts w:ascii="Brill" w:eastAsia="Brill" w:hAnsi="Brill" w:cs="Brill"/>
          <w:color w:val="000000"/>
        </w:rPr>
        <w:t xml:space="preserve"> but </w:t>
      </w:r>
      <w:r w:rsidRPr="00C66272">
        <w:rPr>
          <w:rFonts w:ascii="Brill" w:eastAsia="Brill" w:hAnsi="Brill" w:cs="Brill"/>
          <w:i/>
          <w:color w:val="000000"/>
        </w:rPr>
        <w:t>fragments</w:t>
      </w:r>
      <w:r w:rsidRPr="00C66272">
        <w:rPr>
          <w:rFonts w:ascii="Brill" w:eastAsia="Brill" w:hAnsi="Brill" w:cs="Brill"/>
          <w:color w:val="000000"/>
        </w:rPr>
        <w:t xml:space="preserve"> of a more valuable patrimony hinged on the city-port boundary. </w:t>
      </w:r>
    </w:p>
    <w:p w14:paraId="35077CD8" w14:textId="23160E45"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breadth of the term “heritage</w:t>
      </w:r>
      <w:r w:rsidR="00FF4504" w:rsidRPr="00C66272">
        <w:rPr>
          <w:rFonts w:ascii="Brill" w:eastAsia="Brill" w:hAnsi="Brill" w:cs="Brill"/>
          <w:color w:val="000000"/>
        </w:rPr>
        <w:t>,”</w:t>
      </w:r>
      <w:r w:rsidRPr="00C66272">
        <w:rPr>
          <w:rFonts w:ascii="Brill" w:eastAsia="Brill" w:hAnsi="Brill" w:cs="Brill"/>
          <w:color w:val="000000"/>
        </w:rPr>
        <w:t xml:space="preserve"> which since the last century has included not only single artefacts but entire systems of various kinds, both material and immaterial, makes it possible to extend the field to architectures, infrastructures and, in general, constructions that are very different from each other and not necessarily recognized as being of high artistic value (</w:t>
      </w:r>
      <w:r w:rsidRPr="00A00FE2">
        <w:rPr>
          <w:rFonts w:ascii="Brill" w:eastAsia="Brill" w:hAnsi="Brill" w:cs="Brill"/>
          <w:color w:val="000000"/>
        </w:rPr>
        <w:t>Andriani, 2010)</w:t>
      </w:r>
      <w:r w:rsidR="00FF4504" w:rsidRPr="00A00FE2">
        <w:rPr>
          <w:rFonts w:ascii="Brill" w:eastAsia="Brill" w:hAnsi="Brill" w:cs="Brill"/>
          <w:color w:val="000000"/>
        </w:rPr>
        <w:t>.</w:t>
      </w:r>
      <w:r w:rsidR="00FF4504" w:rsidRPr="00C66272">
        <w:rPr>
          <w:rFonts w:ascii="Brill" w:eastAsia="Brill" w:hAnsi="Brill" w:cs="Brill"/>
          <w:color w:val="000000"/>
        </w:rPr>
        <w:t xml:space="preserve"> </w:t>
      </w:r>
      <w:r w:rsidRPr="00C66272">
        <w:rPr>
          <w:rFonts w:ascii="Brill" w:eastAsia="Brill" w:hAnsi="Brill" w:cs="Brill"/>
          <w:color w:val="000000"/>
        </w:rPr>
        <w:t>What counts for these architectural artefacts is the sense of belonging that they are able to arouse as significant elements of a specific context, their iconic value</w:t>
      </w:r>
      <w:ins w:id="3621" w:author="Autor">
        <w:r w:rsidR="00DB1A76">
          <w:rPr>
            <w:rFonts w:ascii="Brill" w:eastAsia="Brill" w:hAnsi="Brill" w:cs="Brill"/>
            <w:color w:val="000000"/>
          </w:rPr>
          <w:t>,</w:t>
        </w:r>
      </w:ins>
      <w:r w:rsidRPr="00C66272">
        <w:rPr>
          <w:rFonts w:ascii="Brill" w:eastAsia="Brill" w:hAnsi="Brill" w:cs="Brill"/>
          <w:color w:val="000000"/>
        </w:rPr>
        <w:t xml:space="preserve"> and their potential capacity to regenerate collectively the urban-port area, bringing it up to date. </w:t>
      </w:r>
      <w:r w:rsidR="00FF4504" w:rsidRPr="00C66272">
        <w:rPr>
          <w:rFonts w:ascii="Brill" w:eastAsia="Brill" w:hAnsi="Brill" w:cs="Brill"/>
          <w:color w:val="000000"/>
        </w:rPr>
        <w:t>Finally</w:t>
      </w:r>
      <w:r w:rsidRPr="00C66272">
        <w:rPr>
          <w:rFonts w:ascii="Brill" w:eastAsia="Brill" w:hAnsi="Brill" w:cs="Brill"/>
          <w:color w:val="000000"/>
        </w:rPr>
        <w:t>, the port-city border heritage is destined to increase its capital in</w:t>
      </w:r>
      <w:del w:id="3622" w:author="Autor">
        <w:r w:rsidRPr="00C66272" w:rsidDel="00DB1A76">
          <w:rPr>
            <w:rFonts w:ascii="Brill" w:eastAsia="Brill" w:hAnsi="Brill" w:cs="Brill"/>
            <w:color w:val="000000"/>
          </w:rPr>
          <w:delText xml:space="preserve"> the</w:delText>
        </w:r>
      </w:del>
      <w:r w:rsidRPr="00C66272">
        <w:rPr>
          <w:rFonts w:ascii="Brill" w:eastAsia="Brill" w:hAnsi="Brill" w:cs="Brill"/>
          <w:color w:val="000000"/>
        </w:rPr>
        <w:t xml:space="preserve"> light of the continuous technological advances of the ports and the new logistic-commercial dynamics, which, by transferring main port operations to inland logistics platforms, activate a process of liberation (already underway since the end of the last century) and a revaluation of shared marginal spaces</w:t>
      </w:r>
      <w:r w:rsidR="00742948" w:rsidRPr="00C66272">
        <w:rPr>
          <w:rFonts w:ascii="Brill" w:eastAsia="Brill" w:hAnsi="Brill" w:cs="Brill"/>
          <w:color w:val="000000"/>
        </w:rPr>
        <w:t xml:space="preserve">. </w:t>
      </w:r>
    </w:p>
    <w:p w14:paraId="35077CD9" w14:textId="77777777" w:rsidR="00CB3FC9" w:rsidRPr="00C66272" w:rsidRDefault="00CB3FC9">
      <w:pPr>
        <w:spacing w:line="360" w:lineRule="auto"/>
        <w:ind w:firstLine="720"/>
        <w:jc w:val="both"/>
        <w:rPr>
          <w:rFonts w:ascii="Brill" w:eastAsia="Brill" w:hAnsi="Brill" w:cs="Brill"/>
          <w:color w:val="000000"/>
        </w:rPr>
      </w:pPr>
    </w:p>
    <w:p w14:paraId="35077CDA" w14:textId="77777777" w:rsidR="00CB3FC9" w:rsidRPr="00C66272" w:rsidRDefault="00C55FA1">
      <w:pPr>
        <w:spacing w:line="360" w:lineRule="auto"/>
        <w:jc w:val="both"/>
        <w:rPr>
          <w:rFonts w:ascii="Brill" w:eastAsia="Brill" w:hAnsi="Brill" w:cs="Brill"/>
          <w:b/>
          <w:color w:val="000000"/>
        </w:rPr>
      </w:pPr>
      <w:r w:rsidRPr="00C66272">
        <w:rPr>
          <w:rFonts w:ascii="Brill" w:eastAsia="Brill" w:hAnsi="Brill" w:cs="Brill"/>
          <w:b/>
          <w:color w:val="000000"/>
        </w:rPr>
        <w:t xml:space="preserve">Covered food markets as mercantile settlements </w:t>
      </w:r>
    </w:p>
    <w:p w14:paraId="35077CDB" w14:textId="7777777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the vast catalogue of port-city architectures, the fish markets built at the beginning of the twentieth century represented an artefact purely dedicated to commercial purposes. Its identity, however, quickly changed, acquiring new meanings and aggregative potential. This clearly depends on the primordial concept of the food market, a place for which, only in </w:t>
      </w:r>
      <w:r w:rsidRPr="00C66272">
        <w:rPr>
          <w:rFonts w:ascii="Brill" w:eastAsia="Brill" w:hAnsi="Brill" w:cs="Brill"/>
          <w:color w:val="000000"/>
        </w:rPr>
        <w:lastRenderedPageBreak/>
        <w:t>more recent centuries, the development of a specific architecture has been considered necessary: for years, in fact, these kinds of markets did not need a formal and closed structure to operate, since their most ancestral existence was based on a network of relationships, verbal agreements and human exchanges.</w:t>
      </w:r>
    </w:p>
    <w:p w14:paraId="35077CDC" w14:textId="7777777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primordial itinerant character of goods and merchants was therefore related to the occupation of existing spaces with roofing structures of a precarious and disorderly type. On several occasions the market, and even more so the food market, reached the city gates, first at the back of the walls, at the arrival points of the suburban routes, and then in the heart of the city, occupying the main square. When, in certain historical periods, city theorists and builders began to codify spaces for trade, they did so not so much to exalt the value of the city as a place of commerce, but rather to solve practical problems of decorum and hygiene, and the need for greater fiscal control over goods.</w:t>
      </w:r>
    </w:p>
    <w:p w14:paraId="35077CDD" w14:textId="18BDC42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To free the heart of the </w:t>
      </w:r>
      <w:r w:rsidRPr="00C66272">
        <w:rPr>
          <w:rFonts w:ascii="Brill" w:eastAsia="Brill" w:hAnsi="Brill" w:cs="Brill"/>
          <w:i/>
          <w:color w:val="000000"/>
        </w:rPr>
        <w:t>polis</w:t>
      </w:r>
      <w:r w:rsidRPr="00C66272">
        <w:rPr>
          <w:rFonts w:ascii="Brill" w:eastAsia="Brill" w:hAnsi="Brill" w:cs="Brill"/>
          <w:color w:val="000000"/>
        </w:rPr>
        <w:t xml:space="preserve"> from the clamours of the vendors, the Greeks invented the tetragon </w:t>
      </w:r>
      <w:r w:rsidRPr="00C66272">
        <w:rPr>
          <w:rFonts w:ascii="Brill" w:eastAsia="Brill" w:hAnsi="Brill" w:cs="Brill"/>
          <w:i/>
          <w:color w:val="000000"/>
        </w:rPr>
        <w:t>agora</w:t>
      </w:r>
      <w:r w:rsidRPr="00C66272">
        <w:rPr>
          <w:rFonts w:ascii="Brill" w:eastAsia="Brill" w:hAnsi="Brill" w:cs="Brill"/>
          <w:color w:val="000000"/>
        </w:rPr>
        <w:t xml:space="preserve">, while the Romans created the </w:t>
      </w:r>
      <w:r w:rsidRPr="00C66272">
        <w:rPr>
          <w:rFonts w:ascii="Brill" w:eastAsia="Brill" w:hAnsi="Brill" w:cs="Brill"/>
          <w:i/>
          <w:color w:val="000000"/>
        </w:rPr>
        <w:t>macella</w:t>
      </w:r>
      <w:r w:rsidR="00F934E8" w:rsidRPr="00C66272">
        <w:rPr>
          <w:rFonts w:ascii="Brill" w:eastAsia="Brill" w:hAnsi="Brill" w:cs="Brill"/>
          <w:color w:val="000000"/>
        </w:rPr>
        <w:t xml:space="preserve">: </w:t>
      </w:r>
      <w:r w:rsidRPr="00C66272">
        <w:rPr>
          <w:rFonts w:ascii="Brill" w:eastAsia="Brill" w:hAnsi="Brill" w:cs="Brill"/>
          <w:color w:val="000000"/>
        </w:rPr>
        <w:t>closed places conceived to be actual architectures, suitable for being something other than the square. In excluding the market from the open space of the forum, Roman architects and planners demonstrated the high architectural and monumental value that even a building with a typically practical function linked to production could achieve.</w:t>
      </w:r>
    </w:p>
    <w:p w14:paraId="35077CDE" w14:textId="431B8920"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More open to contaminating the form of the city with market activity were, on the other hand, medieval and Renaissance societies which, in a spectacular alternation of open and closed spaces, re-proposed the Greek model of the double square, ignoring the idea of the covered market and, in general, of the market conceived as a specific building organism. As in the classic examples of the </w:t>
      </w:r>
      <w:proofErr w:type="spellStart"/>
      <w:r w:rsidRPr="00C66272">
        <w:rPr>
          <w:rFonts w:ascii="Brill" w:eastAsia="Brill" w:hAnsi="Brill" w:cs="Brill"/>
          <w:color w:val="000000"/>
        </w:rPr>
        <w:t>Piazze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delle</w:t>
      </w:r>
      <w:proofErr w:type="spellEnd"/>
      <w:r w:rsidRPr="00C66272">
        <w:rPr>
          <w:rFonts w:ascii="Brill" w:eastAsia="Brill" w:hAnsi="Brill" w:cs="Brill"/>
          <w:color w:val="000000"/>
        </w:rPr>
        <w:t xml:space="preserve"> Erbe in Padua and Verona, or the </w:t>
      </w:r>
      <w:proofErr w:type="spellStart"/>
      <w:r w:rsidRPr="00C66272">
        <w:rPr>
          <w:rFonts w:ascii="Brill" w:eastAsia="Brill" w:hAnsi="Brill" w:cs="Brill"/>
          <w:color w:val="000000"/>
        </w:rPr>
        <w:t>Verziere</w:t>
      </w:r>
      <w:proofErr w:type="spellEnd"/>
      <w:r w:rsidRPr="00C66272">
        <w:rPr>
          <w:rFonts w:ascii="Brill" w:eastAsia="Brill" w:hAnsi="Brill" w:cs="Brill"/>
          <w:color w:val="000000"/>
        </w:rPr>
        <w:t xml:space="preserve"> in Milan, it is the goods on display, together with the bustle of merchants and buyers, that make these spaces into markets, which, without stalls and hawkers, are simply urban voids. In this era of greater functional promiscuity, the market also found refuge among the loggias of churches and private buildings, characterizing these spaces of mediation, which, however, only in rare cases have assumed the character of permanent activities. </w:t>
      </w:r>
    </w:p>
    <w:p w14:paraId="35077CDF" w14:textId="4C0B1A6B"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During the Renaissance, there were large loggias that prefigured the desire to dedicate a fixed structure to the market within the city, to be placed alongside the market square which, surrounded by a building typology in which the ground floors were </w:t>
      </w:r>
      <w:r w:rsidR="006D066A" w:rsidRPr="00C66272">
        <w:rPr>
          <w:rFonts w:ascii="Brill" w:eastAsia="Brill" w:hAnsi="Brill" w:cs="Brill"/>
          <w:color w:val="000000"/>
        </w:rPr>
        <w:t>organized in</w:t>
      </w:r>
      <w:r w:rsidRPr="00C66272">
        <w:rPr>
          <w:rFonts w:ascii="Brill" w:eastAsia="Brill" w:hAnsi="Brill" w:cs="Brill"/>
          <w:color w:val="000000"/>
        </w:rPr>
        <w:t xml:space="preserve"> shops, remained the centre of food trade. </w:t>
      </w:r>
    </w:p>
    <w:p w14:paraId="35077CE0" w14:textId="65271795"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 xml:space="preserve">Apart from a few isolated cases, the food market continued to take place in more or less defined open spaces until the end of the 18th century. It is only with the 19th century and the industrial revolution, as in all fields of </w:t>
      </w:r>
      <w:r w:rsidR="00675B61" w:rsidRPr="00C66272">
        <w:rPr>
          <w:rFonts w:ascii="Brill" w:eastAsia="Brill" w:hAnsi="Brill" w:cs="Brill"/>
          <w:color w:val="000000"/>
        </w:rPr>
        <w:t xml:space="preserve">the </w:t>
      </w:r>
      <w:r w:rsidRPr="00C66272">
        <w:rPr>
          <w:rFonts w:ascii="Brill" w:eastAsia="Brill" w:hAnsi="Brill" w:cs="Brill"/>
          <w:color w:val="000000"/>
        </w:rPr>
        <w:t>urban realm, that we see a break</w:t>
      </w:r>
      <w:ins w:id="3623" w:author="Autor">
        <w:r w:rsidR="00DB1A76">
          <w:rPr>
            <w:rFonts w:ascii="Brill" w:eastAsia="Brill" w:hAnsi="Brill" w:cs="Brill"/>
            <w:color w:val="000000"/>
          </w:rPr>
          <w:t xml:space="preserve">ing </w:t>
        </w:r>
      </w:ins>
      <w:r w:rsidRPr="00C66272">
        <w:rPr>
          <w:rFonts w:ascii="Brill" w:eastAsia="Brill" w:hAnsi="Brill" w:cs="Brill"/>
          <w:color w:val="000000"/>
        </w:rPr>
        <w:t xml:space="preserve">point that introduces new conceptual and behavioural models, as well as typological and material ones. In those years, urban commerce was radically </w:t>
      </w:r>
      <w:r w:rsidR="00675B61" w:rsidRPr="00C66272">
        <w:rPr>
          <w:rFonts w:ascii="Brill" w:eastAsia="Brill" w:hAnsi="Brill" w:cs="Brill"/>
          <w:color w:val="000000"/>
        </w:rPr>
        <w:t>transformed,</w:t>
      </w:r>
      <w:r w:rsidRPr="00C66272">
        <w:rPr>
          <w:rFonts w:ascii="Brill" w:eastAsia="Brill" w:hAnsi="Brill" w:cs="Brill"/>
          <w:color w:val="000000"/>
        </w:rPr>
        <w:t xml:space="preserve"> and from a simple satisfaction of a need managed by politics, it became, with the changed production process, an instrument of social and economic manipulation. This, combined with the phenomenon of urbanization, renewed the need to identify distinct places and structures to regulate commercial activity.</w:t>
      </w:r>
    </w:p>
    <w:p w14:paraId="35077CE1" w14:textId="2BA6685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market therefore moved back into eminently closed places which, supported by the new materials in use (steel first and </w:t>
      </w:r>
      <w:r w:rsidR="008F244E" w:rsidRPr="00C66272">
        <w:rPr>
          <w:rFonts w:ascii="Brill" w:eastAsia="Brill" w:hAnsi="Brill" w:cs="Brill"/>
          <w:color w:val="000000"/>
        </w:rPr>
        <w:t>later</w:t>
      </w:r>
      <w:r w:rsidRPr="00C66272">
        <w:rPr>
          <w:rFonts w:ascii="Brill" w:eastAsia="Brill" w:hAnsi="Brill" w:cs="Brill"/>
          <w:color w:val="000000"/>
        </w:rPr>
        <w:t xml:space="preserve"> reinforced concrete) no longer had the overcrowded dimensions of small shops but expanded, thanks to the new structural possibilities, into </w:t>
      </w:r>
      <w:del w:id="3624" w:author="Autor">
        <w:r w:rsidRPr="00C66272" w:rsidDel="00DB1A76">
          <w:rPr>
            <w:rFonts w:ascii="Brill" w:eastAsia="Brill" w:hAnsi="Brill" w:cs="Brill"/>
            <w:color w:val="000000"/>
          </w:rPr>
          <w:delText>large covered</w:delText>
        </w:r>
      </w:del>
      <w:ins w:id="3625" w:author="Autor">
        <w:r w:rsidR="00DB1A76" w:rsidRPr="00C66272">
          <w:rPr>
            <w:rFonts w:ascii="Brill" w:eastAsia="Brill" w:hAnsi="Brill" w:cs="Brill"/>
            <w:color w:val="000000"/>
          </w:rPr>
          <w:t>large, covered</w:t>
        </w:r>
      </w:ins>
      <w:r w:rsidRPr="00C66272">
        <w:rPr>
          <w:rFonts w:ascii="Brill" w:eastAsia="Brill" w:hAnsi="Brill" w:cs="Brill"/>
          <w:color w:val="000000"/>
        </w:rPr>
        <w:t xml:space="preserve"> spaces. This</w:t>
      </w:r>
      <w:ins w:id="3626" w:author="Autor">
        <w:r w:rsidR="00DB1A76">
          <w:rPr>
            <w:rFonts w:ascii="Brill" w:eastAsia="Brill" w:hAnsi="Brill" w:cs="Brill"/>
            <w:color w:val="000000"/>
          </w:rPr>
          <w:t xml:space="preserve"> change</w:t>
        </w:r>
      </w:ins>
      <w:r w:rsidRPr="00C66272">
        <w:rPr>
          <w:rFonts w:ascii="Brill" w:eastAsia="Brill" w:hAnsi="Brill" w:cs="Brill"/>
          <w:color w:val="000000"/>
        </w:rPr>
        <w:t xml:space="preserve"> g</w:t>
      </w:r>
      <w:ins w:id="3627" w:author="Autor">
        <w:r w:rsidR="00DB1A76">
          <w:rPr>
            <w:rFonts w:ascii="Brill" w:eastAsia="Brill" w:hAnsi="Brill" w:cs="Brill"/>
            <w:color w:val="000000"/>
          </w:rPr>
          <w:t>ave</w:t>
        </w:r>
      </w:ins>
      <w:del w:id="3628" w:author="Autor">
        <w:r w:rsidRPr="00C66272" w:rsidDel="00DB1A76">
          <w:rPr>
            <w:rFonts w:ascii="Brill" w:eastAsia="Brill" w:hAnsi="Brill" w:cs="Brill"/>
            <w:color w:val="000000"/>
          </w:rPr>
          <w:delText>ives</w:delText>
        </w:r>
      </w:del>
      <w:r w:rsidRPr="00C66272">
        <w:rPr>
          <w:rFonts w:ascii="Brill" w:eastAsia="Brill" w:hAnsi="Brill" w:cs="Brill"/>
          <w:color w:val="000000"/>
        </w:rPr>
        <w:t xml:space="preserve"> architects the </w:t>
      </w:r>
      <w:del w:id="3629" w:author="Autor">
        <w:r w:rsidRPr="00C66272" w:rsidDel="00DB1A76">
          <w:rPr>
            <w:rFonts w:ascii="Brill" w:eastAsia="Brill" w:hAnsi="Brill" w:cs="Brill"/>
            <w:color w:val="000000"/>
          </w:rPr>
          <w:delText xml:space="preserve">possibility </w:delText>
        </w:r>
      </w:del>
      <w:ins w:id="3630" w:author="Autor">
        <w:r w:rsidR="00DB1A76">
          <w:rPr>
            <w:rFonts w:ascii="Brill" w:eastAsia="Brill" w:hAnsi="Brill" w:cs="Brill"/>
            <w:color w:val="000000"/>
          </w:rPr>
          <w:t>opportunity</w:t>
        </w:r>
        <w:r w:rsidR="00DB1A76" w:rsidRPr="00C66272">
          <w:rPr>
            <w:rFonts w:ascii="Brill" w:eastAsia="Brill" w:hAnsi="Brill" w:cs="Brill"/>
            <w:color w:val="000000"/>
          </w:rPr>
          <w:t xml:space="preserve"> </w:t>
        </w:r>
        <w:r w:rsidR="00DB1A76">
          <w:rPr>
            <w:rFonts w:ascii="Brill" w:eastAsia="Brill" w:hAnsi="Brill" w:cs="Brill"/>
            <w:color w:val="000000"/>
          </w:rPr>
          <w:t>to</w:t>
        </w:r>
      </w:ins>
      <w:del w:id="3631" w:author="Autor">
        <w:r w:rsidRPr="00C66272" w:rsidDel="00DB1A76">
          <w:rPr>
            <w:rFonts w:ascii="Brill" w:eastAsia="Brill" w:hAnsi="Brill" w:cs="Brill"/>
            <w:color w:val="000000"/>
          </w:rPr>
          <w:delText>of</w:delText>
        </w:r>
      </w:del>
      <w:r w:rsidRPr="00C66272">
        <w:rPr>
          <w:rFonts w:ascii="Brill" w:eastAsia="Brill" w:hAnsi="Brill" w:cs="Brill"/>
          <w:color w:val="000000"/>
        </w:rPr>
        <w:t xml:space="preserve"> extend</w:t>
      </w:r>
      <w:del w:id="3632" w:author="Autor">
        <w:r w:rsidRPr="00C66272" w:rsidDel="00DB1A76">
          <w:rPr>
            <w:rFonts w:ascii="Brill" w:eastAsia="Brill" w:hAnsi="Brill" w:cs="Brill"/>
            <w:color w:val="000000"/>
          </w:rPr>
          <w:delText>ing</w:delText>
        </w:r>
      </w:del>
      <w:r w:rsidRPr="00C66272">
        <w:rPr>
          <w:rFonts w:ascii="Brill" w:eastAsia="Brill" w:hAnsi="Brill" w:cs="Brill"/>
          <w:color w:val="000000"/>
        </w:rPr>
        <w:t xml:space="preserve"> and enrich</w:t>
      </w:r>
      <w:del w:id="3633" w:author="Autor">
        <w:r w:rsidRPr="00C66272" w:rsidDel="00DB1A76">
          <w:rPr>
            <w:rFonts w:ascii="Brill" w:eastAsia="Brill" w:hAnsi="Brill" w:cs="Brill"/>
            <w:color w:val="000000"/>
          </w:rPr>
          <w:delText>ing</w:delText>
        </w:r>
      </w:del>
      <w:r w:rsidRPr="00C66272">
        <w:rPr>
          <w:rFonts w:ascii="Brill" w:eastAsia="Brill" w:hAnsi="Brill" w:cs="Brill"/>
          <w:color w:val="000000"/>
        </w:rPr>
        <w:t xml:space="preserve"> the architectural typology, giving rise to shapes and environments similar to large squares, which leave unaltered the sense of the primordial space, as conceived in the classical market square. In this sense, it is worth mentioning the great steel constructions of the European capitals, e.g. the Parisian </w:t>
      </w:r>
      <w:proofErr w:type="spellStart"/>
      <w:r w:rsidRPr="00F62668">
        <w:rPr>
          <w:rFonts w:ascii="Brill" w:eastAsia="Brill" w:hAnsi="Brill" w:cs="Brill"/>
          <w:iCs/>
          <w:color w:val="000000"/>
        </w:rPr>
        <w:t>Halles</w:t>
      </w:r>
      <w:proofErr w:type="spellEnd"/>
      <w:r w:rsidRPr="00F62668">
        <w:rPr>
          <w:rFonts w:ascii="Brill" w:eastAsia="Brill" w:hAnsi="Brill" w:cs="Brill"/>
          <w:iCs/>
          <w:color w:val="000000"/>
        </w:rPr>
        <w:t xml:space="preserve"> </w:t>
      </w:r>
      <w:proofErr w:type="spellStart"/>
      <w:r w:rsidRPr="00F62668">
        <w:rPr>
          <w:rFonts w:ascii="Brill" w:eastAsia="Brill" w:hAnsi="Brill" w:cs="Brill"/>
          <w:iCs/>
          <w:color w:val="000000"/>
        </w:rPr>
        <w:t>Centrales</w:t>
      </w:r>
      <w:proofErr w:type="spellEnd"/>
      <w:r w:rsidRPr="00C66272">
        <w:rPr>
          <w:rFonts w:ascii="Brill" w:eastAsia="Brill" w:hAnsi="Brill" w:cs="Brill"/>
          <w:color w:val="000000"/>
        </w:rPr>
        <w:t xml:space="preserve"> by </w:t>
      </w:r>
      <w:proofErr w:type="spellStart"/>
      <w:r w:rsidRPr="00C66272">
        <w:rPr>
          <w:rFonts w:ascii="Brill" w:eastAsia="Brill" w:hAnsi="Brill" w:cs="Brill"/>
          <w:color w:val="000000"/>
        </w:rPr>
        <w:t>Baltard</w:t>
      </w:r>
      <w:proofErr w:type="spellEnd"/>
      <w:r w:rsidRPr="00C66272">
        <w:rPr>
          <w:rFonts w:ascii="Brill" w:eastAsia="Brill" w:hAnsi="Brill" w:cs="Brill"/>
          <w:color w:val="000000"/>
        </w:rPr>
        <w:t xml:space="preserve"> and </w:t>
      </w:r>
      <w:proofErr w:type="spellStart"/>
      <w:r w:rsidRPr="00C66272">
        <w:rPr>
          <w:rFonts w:ascii="Brill" w:eastAsia="Brill" w:hAnsi="Brill" w:cs="Brill"/>
          <w:color w:val="000000"/>
        </w:rPr>
        <w:t>Callet</w:t>
      </w:r>
      <w:proofErr w:type="spellEnd"/>
      <w:r w:rsidRPr="00C66272">
        <w:rPr>
          <w:rFonts w:ascii="Brill" w:eastAsia="Brill" w:hAnsi="Brill" w:cs="Brill"/>
          <w:color w:val="000000"/>
        </w:rPr>
        <w:t xml:space="preserve"> (1862), the </w:t>
      </w:r>
      <w:r w:rsidRPr="00F62668">
        <w:rPr>
          <w:rFonts w:ascii="Brill" w:eastAsia="Brill" w:hAnsi="Brill" w:cs="Brill"/>
          <w:iCs/>
          <w:color w:val="000000"/>
        </w:rPr>
        <w:t>Market Halls</w:t>
      </w:r>
      <w:r w:rsidRPr="00C66272">
        <w:rPr>
          <w:rFonts w:ascii="Brill" w:eastAsia="Brill" w:hAnsi="Brill" w:cs="Brill"/>
          <w:color w:val="000000"/>
        </w:rPr>
        <w:t xml:space="preserve"> in Berlin by Blankenstein and Lindemann (1891) and the </w:t>
      </w:r>
      <w:r w:rsidRPr="00F62668">
        <w:rPr>
          <w:rFonts w:ascii="Brill" w:eastAsia="Brill" w:hAnsi="Brill" w:cs="Brill"/>
          <w:iCs/>
          <w:color w:val="000000"/>
        </w:rPr>
        <w:t>Leadenhall Market</w:t>
      </w:r>
      <w:r w:rsidRPr="00C66272">
        <w:rPr>
          <w:rFonts w:ascii="Brill" w:eastAsia="Brill" w:hAnsi="Brill" w:cs="Brill"/>
          <w:color w:val="000000"/>
        </w:rPr>
        <w:t xml:space="preserve"> in London by Horace Jones (1881). In Italy we can mention</w:t>
      </w:r>
      <w:r w:rsidR="008220A7" w:rsidRPr="00C66272">
        <w:rPr>
          <w:rFonts w:ascii="Brill" w:eastAsia="Brill" w:hAnsi="Brill" w:cs="Brill"/>
          <w:color w:val="000000"/>
        </w:rPr>
        <w:t xml:space="preserve"> </w:t>
      </w:r>
      <w:r w:rsidRPr="00C66272">
        <w:rPr>
          <w:rFonts w:ascii="Brill" w:eastAsia="Brill" w:hAnsi="Brill" w:cs="Brill"/>
          <w:color w:val="000000"/>
        </w:rPr>
        <w:t xml:space="preserve">the markets in Florence by Giuseppe </w:t>
      </w:r>
      <w:proofErr w:type="spellStart"/>
      <w:r w:rsidRPr="00C66272">
        <w:rPr>
          <w:rFonts w:ascii="Brill" w:eastAsia="Brill" w:hAnsi="Brill" w:cs="Brill"/>
          <w:color w:val="000000"/>
        </w:rPr>
        <w:t>Mengoni</w:t>
      </w:r>
      <w:proofErr w:type="spellEnd"/>
      <w:r w:rsidRPr="00C66272">
        <w:rPr>
          <w:rFonts w:ascii="Brill" w:eastAsia="Brill" w:hAnsi="Brill" w:cs="Brill"/>
          <w:color w:val="000000"/>
        </w:rPr>
        <w:t xml:space="preserve"> </w:t>
      </w:r>
      <w:r w:rsidR="008220A7" w:rsidRPr="00C66272">
        <w:rPr>
          <w:rFonts w:ascii="Brill" w:eastAsia="Brill" w:hAnsi="Brill" w:cs="Brill"/>
          <w:color w:val="000000"/>
        </w:rPr>
        <w:t>and the</w:t>
      </w:r>
      <w:r w:rsidRPr="00C66272">
        <w:rPr>
          <w:rFonts w:ascii="Brill" w:eastAsia="Brill" w:hAnsi="Brill" w:cs="Brill"/>
          <w:color w:val="000000"/>
        </w:rPr>
        <w:t xml:space="preserve"> ones in Livorno designed in 1895 by Angiolo </w:t>
      </w:r>
      <w:proofErr w:type="spellStart"/>
      <w:r w:rsidRPr="00C66272">
        <w:rPr>
          <w:rFonts w:ascii="Brill" w:eastAsia="Brill" w:hAnsi="Brill" w:cs="Brill"/>
          <w:color w:val="000000"/>
        </w:rPr>
        <w:t>Badaloni</w:t>
      </w:r>
      <w:proofErr w:type="spellEnd"/>
      <w:r w:rsidRPr="00C66272">
        <w:rPr>
          <w:rFonts w:ascii="Brill" w:eastAsia="Brill" w:hAnsi="Brill" w:cs="Brill"/>
          <w:color w:val="000000"/>
        </w:rPr>
        <w:t>.</w:t>
      </w:r>
    </w:p>
    <w:p w14:paraId="35077CE2" w14:textId="1C0AB112" w:rsidR="00CB3FC9" w:rsidRPr="00C66272" w:rsidRDefault="008220A7">
      <w:pPr>
        <w:spacing w:line="360" w:lineRule="auto"/>
        <w:ind w:firstLine="720"/>
        <w:jc w:val="both"/>
        <w:rPr>
          <w:rFonts w:ascii="Brill" w:eastAsia="Brill" w:hAnsi="Brill" w:cs="Brill"/>
          <w:color w:val="000000"/>
        </w:rPr>
      </w:pPr>
      <w:r w:rsidRPr="00C66272">
        <w:rPr>
          <w:rFonts w:ascii="Brill" w:eastAsia="Brill" w:hAnsi="Brill" w:cs="Brill"/>
          <w:color w:val="000000"/>
        </w:rPr>
        <w:t>Beginning at the</w:t>
      </w:r>
      <w:r w:rsidR="00C55FA1" w:rsidRPr="00C66272">
        <w:rPr>
          <w:rFonts w:ascii="Brill" w:eastAsia="Brill" w:hAnsi="Brill" w:cs="Brill"/>
          <w:color w:val="000000"/>
        </w:rPr>
        <w:t xml:space="preserve"> end of the 19th century, reinforced concrete was used alongside steel in the construction of these buildings, </w:t>
      </w:r>
      <w:r w:rsidR="00ED4281" w:rsidRPr="00C66272">
        <w:rPr>
          <w:rFonts w:ascii="Brill" w:eastAsia="Brill" w:hAnsi="Brill" w:cs="Brill"/>
          <w:color w:val="000000"/>
        </w:rPr>
        <w:t>enabling</w:t>
      </w:r>
      <w:r w:rsidR="00AA394F" w:rsidRPr="00C66272">
        <w:rPr>
          <w:rFonts w:ascii="Brill" w:eastAsia="Brill" w:hAnsi="Brill" w:cs="Brill"/>
          <w:color w:val="000000"/>
        </w:rPr>
        <w:t xml:space="preserve"> the creation of</w:t>
      </w:r>
      <w:r w:rsidR="00C55FA1" w:rsidRPr="00C66272">
        <w:rPr>
          <w:rFonts w:ascii="Brill" w:eastAsia="Brill" w:hAnsi="Brill" w:cs="Brill"/>
          <w:color w:val="000000"/>
        </w:rPr>
        <w:t xml:space="preserve"> spaces of great visual impact. Architect Hubert Ritter’s </w:t>
      </w:r>
      <w:r w:rsidR="00C55FA1" w:rsidRPr="00F62668">
        <w:rPr>
          <w:rFonts w:ascii="Brill" w:eastAsia="Brill" w:hAnsi="Brill" w:cs="Brill"/>
          <w:iCs/>
          <w:color w:val="000000"/>
        </w:rPr>
        <w:t>Market Hall</w:t>
      </w:r>
      <w:r w:rsidR="00C55FA1" w:rsidRPr="00C66272">
        <w:rPr>
          <w:rFonts w:ascii="Brill" w:eastAsia="Brill" w:hAnsi="Brill" w:cs="Brill"/>
          <w:color w:val="000000"/>
        </w:rPr>
        <w:t xml:space="preserve"> in Leipzig, dating from 1929, is perhaps the most important example </w:t>
      </w:r>
      <w:del w:id="3634" w:author="Autor">
        <w:r w:rsidR="00C55FA1" w:rsidRPr="00C66272" w:rsidDel="00DB1A76">
          <w:rPr>
            <w:rFonts w:ascii="Brill" w:eastAsia="Brill" w:hAnsi="Brill" w:cs="Brill"/>
            <w:color w:val="000000"/>
          </w:rPr>
          <w:delText xml:space="preserve">in Europe in terms </w:delText>
        </w:r>
      </w:del>
      <w:r w:rsidR="00C55FA1" w:rsidRPr="00C66272">
        <w:rPr>
          <w:rFonts w:ascii="Brill" w:eastAsia="Brill" w:hAnsi="Brill" w:cs="Brill"/>
          <w:color w:val="000000"/>
        </w:rPr>
        <w:t xml:space="preserve">of monumentality </w:t>
      </w:r>
      <w:ins w:id="3635" w:author="Autor">
        <w:r w:rsidR="00DB1A76">
          <w:rPr>
            <w:rFonts w:ascii="Brill" w:eastAsia="Brill" w:hAnsi="Brill" w:cs="Brill"/>
            <w:color w:val="000000"/>
          </w:rPr>
          <w:t xml:space="preserve">in Europe </w:t>
        </w:r>
      </w:ins>
      <w:r w:rsidR="00C55FA1" w:rsidRPr="00C66272">
        <w:rPr>
          <w:rFonts w:ascii="Brill" w:eastAsia="Brill" w:hAnsi="Brill" w:cs="Brill"/>
          <w:color w:val="000000"/>
        </w:rPr>
        <w:t xml:space="preserve">thanks to the phenomenal use of reinforced concrete domes. In these years, food markets confirmed their central position within the historic city and, in the most important cities, there was </w:t>
      </w:r>
      <w:r w:rsidR="00ED4281" w:rsidRPr="00C66272">
        <w:rPr>
          <w:rFonts w:ascii="Brill" w:eastAsia="Brill" w:hAnsi="Brill" w:cs="Brill"/>
          <w:color w:val="000000"/>
        </w:rPr>
        <w:t>a</w:t>
      </w:r>
      <w:r w:rsidR="00C55FA1" w:rsidRPr="00C66272">
        <w:rPr>
          <w:rFonts w:ascii="Brill" w:eastAsia="Brill" w:hAnsi="Brill" w:cs="Brill"/>
          <w:color w:val="000000"/>
        </w:rPr>
        <w:t xml:space="preserve"> birth of local markets, designed to satisfy the growing need for a uniform distribution of places of exchange. On the other hand, the twenty-year period of Fascism brought the covered market </w:t>
      </w:r>
      <w:r w:rsidR="00FF7747" w:rsidRPr="00C66272">
        <w:rPr>
          <w:rFonts w:ascii="Brill" w:eastAsia="Brill" w:hAnsi="Brill" w:cs="Brill"/>
          <w:color w:val="000000"/>
        </w:rPr>
        <w:t xml:space="preserve">to the </w:t>
      </w:r>
      <w:r w:rsidR="00C55FA1" w:rsidRPr="00C66272">
        <w:rPr>
          <w:rFonts w:ascii="Brill" w:eastAsia="Brill" w:hAnsi="Brill" w:cs="Brill"/>
          <w:color w:val="000000"/>
        </w:rPr>
        <w:t xml:space="preserve">foreground in the design of new towns, re-establishing, as in Roman times, a direct relationship between the </w:t>
      </w:r>
      <w:r w:rsidR="00C55FA1" w:rsidRPr="00C66272">
        <w:rPr>
          <w:rFonts w:ascii="Brill" w:eastAsia="Brill" w:hAnsi="Brill" w:cs="Brill"/>
          <w:color w:val="000000"/>
        </w:rPr>
        <w:lastRenderedPageBreak/>
        <w:t>building and the main square. In the following decades, covered markets also began to be investigated in essential guides according to their own typological criteria.</w:t>
      </w:r>
      <w:commentRangeStart w:id="3636"/>
      <w:r w:rsidR="00C55FA1" w:rsidRPr="00C66272">
        <w:rPr>
          <w:rFonts w:ascii="Brill" w:eastAsia="Brill" w:hAnsi="Brill" w:cs="Brill"/>
          <w:color w:val="000000"/>
          <w:vertAlign w:val="superscript"/>
        </w:rPr>
        <w:footnoteReference w:id="44"/>
      </w:r>
      <w:commentRangeEnd w:id="3636"/>
      <w:r w:rsidR="00B63AEE">
        <w:rPr>
          <w:rStyle w:val="Odwoaniedokomentarza"/>
          <w:lang w:val="en-AU"/>
        </w:rPr>
        <w:commentReference w:id="3636"/>
      </w:r>
    </w:p>
    <w:p w14:paraId="35077CE3" w14:textId="2839939C" w:rsidR="00CB3FC9" w:rsidRPr="00C66272" w:rsidRDefault="000F4A6B">
      <w:pPr>
        <w:spacing w:line="360" w:lineRule="auto"/>
        <w:ind w:firstLine="720"/>
        <w:jc w:val="both"/>
        <w:rPr>
          <w:rFonts w:ascii="Brill" w:eastAsia="Brill" w:hAnsi="Brill" w:cs="Brill"/>
          <w:color w:val="000000"/>
        </w:rPr>
      </w:pPr>
      <w:r w:rsidRPr="00C66272">
        <w:rPr>
          <w:rFonts w:ascii="Brill" w:eastAsia="Brill" w:hAnsi="Brill" w:cs="Brill"/>
          <w:color w:val="000000"/>
        </w:rPr>
        <w:t>F</w:t>
      </w:r>
      <w:r w:rsidR="00C55FA1" w:rsidRPr="00C66272">
        <w:rPr>
          <w:rFonts w:ascii="Brill" w:eastAsia="Brill" w:hAnsi="Brill" w:cs="Brill"/>
          <w:color w:val="000000"/>
        </w:rPr>
        <w:t>ood markets have always been plural structures reflecting the rich diversity of conditions typical of human society. In the specific case of fish markets, then, we recognize peculiarities which, caused by commercial needs, have had repercussions on the architecture of these utilitarian spaces, making them an exemplary case of port-city architectures. The transport, storage, preservation, processing</w:t>
      </w:r>
      <w:ins w:id="3639" w:author="Autor">
        <w:r w:rsidR="00DB1A76">
          <w:rPr>
            <w:rFonts w:ascii="Brill" w:eastAsia="Brill" w:hAnsi="Brill" w:cs="Brill"/>
            <w:color w:val="000000"/>
          </w:rPr>
          <w:t>,</w:t>
        </w:r>
      </w:ins>
      <w:r w:rsidR="00C55FA1" w:rsidRPr="00C66272">
        <w:rPr>
          <w:rFonts w:ascii="Brill" w:eastAsia="Brill" w:hAnsi="Brill" w:cs="Brill"/>
          <w:color w:val="000000"/>
        </w:rPr>
        <w:t xml:space="preserve"> and sale of fish are the core activities that, over the centuries, have shaped the spatial and volumetric configuration of fish market spaces. This is particularly evident in Italy which, with over 8,000 km of coastline, is a territory that has a very close and deep relationship with the sea and, especially in the early 20th century, became home to numerous fish markets. </w:t>
      </w:r>
    </w:p>
    <w:p w14:paraId="35077CE4" w14:textId="77777777" w:rsidR="00CB3FC9" w:rsidRPr="00C66272" w:rsidRDefault="00C55FA1">
      <w:pPr>
        <w:spacing w:line="360" w:lineRule="auto"/>
        <w:rPr>
          <w:rFonts w:ascii="Brill" w:eastAsia="Brill" w:hAnsi="Brill" w:cs="Brill"/>
          <w:color w:val="000000"/>
        </w:rPr>
      </w:pPr>
      <w:r w:rsidRPr="00C66272">
        <w:rPr>
          <w:rFonts w:ascii="Brill" w:eastAsia="Brill" w:hAnsi="Brill" w:cs="Brill"/>
          <w:color w:val="000000"/>
        </w:rPr>
        <w:t xml:space="preserve"> </w:t>
      </w:r>
    </w:p>
    <w:p w14:paraId="35077CE5" w14:textId="0EA13097" w:rsidR="00CB3FC9" w:rsidRPr="00C66272" w:rsidRDefault="00C55FA1">
      <w:pPr>
        <w:spacing w:line="360" w:lineRule="auto"/>
        <w:rPr>
          <w:rFonts w:ascii="Brill" w:eastAsia="Brill" w:hAnsi="Brill" w:cs="Brill"/>
          <w:color w:val="000000"/>
          <w:sz w:val="22"/>
          <w:szCs w:val="22"/>
        </w:rPr>
      </w:pPr>
      <w:r w:rsidRPr="00C66272">
        <w:rPr>
          <w:rFonts w:ascii="Brill" w:eastAsia="Brill" w:hAnsi="Brill" w:cs="Brill"/>
          <w:color w:val="000000"/>
        </w:rPr>
        <w:t xml:space="preserve"> </w:t>
      </w:r>
      <w:r w:rsidRPr="00C66272">
        <w:rPr>
          <w:rFonts w:ascii="Brill" w:eastAsia="Brill" w:hAnsi="Brill" w:cs="Brill"/>
          <w:b/>
          <w:color w:val="000000"/>
        </w:rPr>
        <w:t xml:space="preserve">Two Fish Markets from </w:t>
      </w:r>
      <w:del w:id="3640" w:author="Autor">
        <w:r w:rsidRPr="00C66272" w:rsidDel="00DB1A76">
          <w:rPr>
            <w:rFonts w:ascii="Brill" w:eastAsia="Brill" w:hAnsi="Brill" w:cs="Brill"/>
            <w:b/>
            <w:color w:val="000000"/>
          </w:rPr>
          <w:delText xml:space="preserve">the </w:delText>
        </w:r>
      </w:del>
      <w:r w:rsidRPr="00C66272">
        <w:rPr>
          <w:rFonts w:ascii="Brill" w:eastAsia="Brill" w:hAnsi="Brill" w:cs="Brill"/>
          <w:b/>
          <w:color w:val="000000"/>
        </w:rPr>
        <w:t>Italian Rationalism</w:t>
      </w:r>
      <w:r w:rsidRPr="00C66272">
        <w:rPr>
          <w:rFonts w:ascii="Brill" w:eastAsia="Brill" w:hAnsi="Brill" w:cs="Brill"/>
          <w:b/>
          <w:color w:val="000000"/>
          <w:sz w:val="22"/>
          <w:szCs w:val="22"/>
        </w:rPr>
        <w:t xml:space="preserve"> </w:t>
      </w:r>
    </w:p>
    <w:p w14:paraId="35077CE6" w14:textId="477B61CE"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At the beginning of the 1930s, new legislation regulating fishing and sales in Italy triggered the construction of several new architectural structures for this purpose. The </w:t>
      </w:r>
      <w:r w:rsidR="00104238" w:rsidRPr="00C66272">
        <w:rPr>
          <w:rFonts w:ascii="Brill" w:eastAsia="Brill" w:hAnsi="Brill" w:cs="Brill"/>
          <w:color w:val="000000"/>
        </w:rPr>
        <w:t>drive</w:t>
      </w:r>
      <w:r w:rsidRPr="00C66272">
        <w:rPr>
          <w:rFonts w:ascii="Brill" w:eastAsia="Brill" w:hAnsi="Brill" w:cs="Brill"/>
          <w:color w:val="000000"/>
        </w:rPr>
        <w:t xml:space="preserve"> to equip the main Italian coastal cities with fish markets was </w:t>
      </w:r>
      <w:r w:rsidR="00104238" w:rsidRPr="00C66272">
        <w:rPr>
          <w:rFonts w:ascii="Brill" w:eastAsia="Brill" w:hAnsi="Brill" w:cs="Brill"/>
          <w:color w:val="000000"/>
        </w:rPr>
        <w:t xml:space="preserve">inspired largely </w:t>
      </w:r>
      <w:r w:rsidRPr="00C66272">
        <w:rPr>
          <w:rFonts w:ascii="Brill" w:eastAsia="Brill" w:hAnsi="Brill" w:cs="Brill"/>
          <w:color w:val="000000"/>
        </w:rPr>
        <w:t xml:space="preserve">by </w:t>
      </w:r>
      <w:r w:rsidR="00104238" w:rsidRPr="00C66272">
        <w:rPr>
          <w:rFonts w:ascii="Brill" w:eastAsia="Brill" w:hAnsi="Brill" w:cs="Brill"/>
          <w:color w:val="000000"/>
        </w:rPr>
        <w:t>concerns about hygiene</w:t>
      </w:r>
      <w:r w:rsidRPr="00C66272">
        <w:rPr>
          <w:rFonts w:ascii="Brill" w:eastAsia="Brill" w:hAnsi="Brill" w:cs="Brill"/>
          <w:color w:val="000000"/>
        </w:rPr>
        <w:t>, since fish is known to be an easily perishable foodstuff requiring special care in its treatment, preservation</w:t>
      </w:r>
      <w:ins w:id="3641" w:author="Autor">
        <w:r w:rsidR="00DB1A76">
          <w:rPr>
            <w:rFonts w:ascii="Brill" w:eastAsia="Brill" w:hAnsi="Brill" w:cs="Brill"/>
            <w:color w:val="000000"/>
          </w:rPr>
          <w:t>,</w:t>
        </w:r>
      </w:ins>
      <w:r w:rsidRPr="00C66272">
        <w:rPr>
          <w:rFonts w:ascii="Brill" w:eastAsia="Brill" w:hAnsi="Brill" w:cs="Brill"/>
          <w:color w:val="000000"/>
        </w:rPr>
        <w:t xml:space="preserve"> and sale. Until then, in many Italian towns, fish was not sold in a single building but at individual stalls which, in the best of cases, were sheltered by tents or canopies. In the case of fish markets, positioning them near wharves and quays was necessary to ensure an immediate connection with fishing and commercial vessels. This requirement gives this type of market a logistical and operational character, typical of technical architecture serving port activities. </w:t>
      </w:r>
    </w:p>
    <w:p w14:paraId="35077CE7" w14:textId="6B65F089"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Seen as relevant components of the catalogue of port-city architectures, the fish markets share numerous functional and compositional analogies, as well as a similarity in terms of positioning with respect to the city. In some special cases, such as the fish markets built in the port cities of Genoa and Naples between 1929 and 1936, we can recognize the recurrence of functional and formal characters. Their exact, plastic geometries provide answers to functional problems and gives great constructive linearity to the overall design. The use of concrete and steel, as predominant structural materials, contributes to the </w:t>
      </w:r>
      <w:r w:rsidRPr="00C66272">
        <w:rPr>
          <w:rFonts w:ascii="Brill" w:eastAsia="Brill" w:hAnsi="Brill" w:cs="Brill"/>
          <w:color w:val="000000"/>
        </w:rPr>
        <w:lastRenderedPageBreak/>
        <w:t>practicality of these public architectures and confers on both fish markets the connotations of modern factories, perfectly in line with the then</w:t>
      </w:r>
      <w:r w:rsidR="000367AD" w:rsidRPr="00C66272">
        <w:rPr>
          <w:rFonts w:ascii="Brill" w:eastAsia="Brill" w:hAnsi="Brill" w:cs="Brill"/>
          <w:color w:val="000000"/>
        </w:rPr>
        <w:t>-</w:t>
      </w:r>
      <w:r w:rsidRPr="00C66272">
        <w:rPr>
          <w:rFonts w:ascii="Brill" w:eastAsia="Brill" w:hAnsi="Brill" w:cs="Brill"/>
          <w:color w:val="000000"/>
        </w:rPr>
        <w:t>dominant language of Rationalism. Moreover, the two public architectures are important design experimentations for a generation of Italian architects who were at the time investigating new formal codes and opportunities to translate the Modern language</w:t>
      </w:r>
      <w:r w:rsidR="00302190" w:rsidRPr="00C66272">
        <w:rPr>
          <w:rFonts w:ascii="Brill" w:eastAsia="Brill" w:hAnsi="Brill" w:cs="Brill"/>
          <w:color w:val="000000"/>
        </w:rPr>
        <w:t xml:space="preserve"> – which </w:t>
      </w:r>
      <w:r w:rsidRPr="00C66272">
        <w:rPr>
          <w:rFonts w:ascii="Brill" w:eastAsia="Brill" w:hAnsi="Brill" w:cs="Brill"/>
          <w:color w:val="000000"/>
        </w:rPr>
        <w:t>had spread widely internationally</w:t>
      </w:r>
      <w:r w:rsidR="00302190" w:rsidRPr="00C66272">
        <w:rPr>
          <w:rFonts w:ascii="Brill" w:eastAsia="Brill" w:hAnsi="Brill" w:cs="Brill"/>
          <w:color w:val="000000"/>
        </w:rPr>
        <w:t xml:space="preserve"> –</w:t>
      </w:r>
      <w:r w:rsidRPr="00C66272">
        <w:rPr>
          <w:rFonts w:ascii="Brill" w:eastAsia="Brill" w:hAnsi="Brill" w:cs="Brill"/>
          <w:color w:val="000000"/>
        </w:rPr>
        <w:t xml:space="preserve">into Italian territory. The public sector and the port context, in this sense, show their propensity to be paradigmatic fields of innovation and research practice. </w:t>
      </w:r>
      <w:r w:rsidR="00BD1B51" w:rsidRPr="00C66272">
        <w:rPr>
          <w:rFonts w:ascii="Brill" w:eastAsia="Brill" w:hAnsi="Brill" w:cs="Brill"/>
          <w:color w:val="000000"/>
        </w:rPr>
        <w:t>Finally</w:t>
      </w:r>
      <w:r w:rsidRPr="00C66272">
        <w:rPr>
          <w:rFonts w:ascii="Brill" w:eastAsia="Brill" w:hAnsi="Brill" w:cs="Brill"/>
          <w:color w:val="000000"/>
        </w:rPr>
        <w:t xml:space="preserve">, the construction of large public works guaranteed </w:t>
      </w:r>
      <w:del w:id="3642" w:author="Autor">
        <w:r w:rsidRPr="00C66272" w:rsidDel="0040461C">
          <w:rPr>
            <w:rFonts w:ascii="Brill" w:eastAsia="Brill" w:hAnsi="Brill" w:cs="Brill"/>
            <w:color w:val="000000"/>
          </w:rPr>
          <w:delText xml:space="preserve">the </w:delText>
        </w:r>
      </w:del>
      <w:r w:rsidR="00BD1B51" w:rsidRPr="00C66272">
        <w:rPr>
          <w:rFonts w:ascii="Brill" w:eastAsia="Brill" w:hAnsi="Brill" w:cs="Brill"/>
          <w:color w:val="000000"/>
        </w:rPr>
        <w:t>s</w:t>
      </w:r>
      <w:r w:rsidRPr="00C66272">
        <w:rPr>
          <w:rFonts w:ascii="Brill" w:eastAsia="Brill" w:hAnsi="Brill" w:cs="Brill"/>
          <w:color w:val="000000"/>
        </w:rPr>
        <w:t xml:space="preserve">tate control and </w:t>
      </w:r>
      <w:r w:rsidR="00BD1B51" w:rsidRPr="00C66272">
        <w:rPr>
          <w:rFonts w:ascii="Brill" w:eastAsia="Brill" w:hAnsi="Brill" w:cs="Brill"/>
          <w:color w:val="000000"/>
        </w:rPr>
        <w:t xml:space="preserve">the ability to </w:t>
      </w:r>
      <w:r w:rsidRPr="00C66272">
        <w:rPr>
          <w:rFonts w:ascii="Brill" w:eastAsia="Brill" w:hAnsi="Brill" w:cs="Brill"/>
          <w:color w:val="000000"/>
        </w:rPr>
        <w:t>rehabilitat</w:t>
      </w:r>
      <w:r w:rsidR="00BD1B51" w:rsidRPr="00C66272">
        <w:rPr>
          <w:rFonts w:ascii="Brill" w:eastAsia="Brill" w:hAnsi="Brill" w:cs="Brill"/>
          <w:color w:val="000000"/>
        </w:rPr>
        <w:t>e</w:t>
      </w:r>
      <w:r w:rsidR="001A1E0C">
        <w:rPr>
          <w:rFonts w:ascii="Brill" w:eastAsia="Brill" w:hAnsi="Brill" w:cs="Brill"/>
          <w:color w:val="000000"/>
        </w:rPr>
        <w:t xml:space="preserve"> </w:t>
      </w:r>
      <w:r w:rsidRPr="00C66272">
        <w:rPr>
          <w:rFonts w:ascii="Brill" w:eastAsia="Brill" w:hAnsi="Brill" w:cs="Brill"/>
          <w:color w:val="000000"/>
        </w:rPr>
        <w:t>the largest and most populous urban agglomerations by providing them with basic services. On the other hand, these commissions allowed architects to enter a process of mass production</w:t>
      </w:r>
      <w:r w:rsidR="00EE1B09" w:rsidRPr="00C66272">
        <w:rPr>
          <w:rFonts w:ascii="Brill" w:eastAsia="Brill" w:hAnsi="Brill" w:cs="Brill"/>
          <w:color w:val="000000"/>
        </w:rPr>
        <w:t xml:space="preserve">, in which </w:t>
      </w:r>
      <w:r w:rsidRPr="00C66272">
        <w:rPr>
          <w:rFonts w:ascii="Brill" w:eastAsia="Brill" w:hAnsi="Brill" w:cs="Brill"/>
          <w:color w:val="000000"/>
        </w:rPr>
        <w:t>the new culture of functionalism and industry dictated the rules of the new architecture.</w:t>
      </w:r>
    </w:p>
    <w:p w14:paraId="35077CE8" w14:textId="77777777" w:rsidR="00CB3FC9" w:rsidRPr="00C66272" w:rsidRDefault="00CB3FC9">
      <w:pPr>
        <w:spacing w:line="360" w:lineRule="auto"/>
        <w:rPr>
          <w:rFonts w:ascii="Brill" w:eastAsia="Brill" w:hAnsi="Brill" w:cs="Brill"/>
          <w:b/>
          <w:color w:val="000000"/>
        </w:rPr>
      </w:pPr>
    </w:p>
    <w:p w14:paraId="35077CE9" w14:textId="2F204F91" w:rsidR="00CB3FC9" w:rsidRPr="00C66272" w:rsidRDefault="00C55FA1">
      <w:pPr>
        <w:spacing w:line="360" w:lineRule="auto"/>
        <w:rPr>
          <w:rFonts w:ascii="Brill" w:eastAsia="Brill" w:hAnsi="Brill" w:cs="Brill"/>
          <w:color w:val="000000"/>
        </w:rPr>
      </w:pPr>
      <w:r w:rsidRPr="00C66272">
        <w:rPr>
          <w:rFonts w:ascii="Brill" w:eastAsia="Brill" w:hAnsi="Brill" w:cs="Brill"/>
          <w:b/>
          <w:color w:val="000000"/>
        </w:rPr>
        <w:t xml:space="preserve">The </w:t>
      </w:r>
      <w:ins w:id="3643" w:author="Autor">
        <w:r w:rsidR="0040461C">
          <w:rPr>
            <w:rFonts w:ascii="Brill" w:eastAsia="Brill" w:hAnsi="Brill" w:cs="Brill"/>
            <w:b/>
            <w:color w:val="000000"/>
          </w:rPr>
          <w:t>f</w:t>
        </w:r>
      </w:ins>
      <w:del w:id="3644" w:author="Autor">
        <w:r w:rsidRPr="00C66272" w:rsidDel="0040461C">
          <w:rPr>
            <w:rFonts w:ascii="Brill" w:eastAsia="Brill" w:hAnsi="Brill" w:cs="Brill"/>
            <w:b/>
            <w:color w:val="000000"/>
          </w:rPr>
          <w:delText>F</w:delText>
        </w:r>
      </w:del>
      <w:r w:rsidRPr="00C66272">
        <w:rPr>
          <w:rFonts w:ascii="Brill" w:eastAsia="Brill" w:hAnsi="Brill" w:cs="Brill"/>
          <w:b/>
          <w:color w:val="000000"/>
        </w:rPr>
        <w:t xml:space="preserve">ish </w:t>
      </w:r>
      <w:ins w:id="3645" w:author="Autor">
        <w:r w:rsidR="0040461C">
          <w:rPr>
            <w:rFonts w:ascii="Brill" w:eastAsia="Brill" w:hAnsi="Brill" w:cs="Brill"/>
            <w:b/>
            <w:color w:val="000000"/>
          </w:rPr>
          <w:t>m</w:t>
        </w:r>
      </w:ins>
      <w:del w:id="3646" w:author="Autor">
        <w:r w:rsidRPr="00C66272" w:rsidDel="0040461C">
          <w:rPr>
            <w:rFonts w:ascii="Brill" w:eastAsia="Brill" w:hAnsi="Brill" w:cs="Brill"/>
            <w:b/>
            <w:color w:val="000000"/>
          </w:rPr>
          <w:delText>M</w:delText>
        </w:r>
      </w:del>
      <w:r w:rsidRPr="00C66272">
        <w:rPr>
          <w:rFonts w:ascii="Brill" w:eastAsia="Brill" w:hAnsi="Brill" w:cs="Brill"/>
          <w:b/>
          <w:color w:val="000000"/>
        </w:rPr>
        <w:t>arket in Genoa (1933-36)</w:t>
      </w:r>
      <w:ins w:id="3647" w:author="Autor">
        <w:r w:rsidR="0040461C">
          <w:rPr>
            <w:rFonts w:ascii="Brill" w:eastAsia="Brill" w:hAnsi="Brill" w:cs="Brill"/>
            <w:color w:val="000000"/>
          </w:rPr>
          <w:t>:</w:t>
        </w:r>
      </w:ins>
      <w:del w:id="3648" w:author="Autor">
        <w:r w:rsidRPr="00C66272" w:rsidDel="0040461C">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b/>
          <w:color w:val="000000"/>
        </w:rPr>
        <w:t>A hinge between port and city</w:t>
      </w:r>
    </w:p>
    <w:p w14:paraId="35077CEA" w14:textId="68D936A9"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In a newly unified Genoa, merged in</w:t>
      </w:r>
      <w:ins w:id="3649" w:author="Autor">
        <w:r w:rsidR="0057001F">
          <w:rPr>
            <w:rFonts w:ascii="Brill" w:eastAsia="Brill" w:hAnsi="Brill" w:cs="Brill"/>
            <w:color w:val="000000"/>
          </w:rPr>
          <w:t>to</w:t>
        </w:r>
      </w:ins>
      <w:r w:rsidRPr="00C66272">
        <w:rPr>
          <w:rFonts w:ascii="Brill" w:eastAsia="Brill" w:hAnsi="Brill" w:cs="Brill"/>
          <w:color w:val="000000"/>
        </w:rPr>
        <w:t xml:space="preserve"> a single polycentric conurbation of formerly autonomous coastal municipalities,</w:t>
      </w:r>
      <w:r w:rsidRPr="00C66272">
        <w:rPr>
          <w:rFonts w:ascii="Brill" w:eastAsia="Brill" w:hAnsi="Brill" w:cs="Brill"/>
          <w:color w:val="000000"/>
          <w:vertAlign w:val="superscript"/>
        </w:rPr>
        <w:footnoteReference w:id="45"/>
      </w:r>
      <w:r w:rsidRPr="00C66272">
        <w:rPr>
          <w:rFonts w:ascii="Brill" w:eastAsia="Brill" w:hAnsi="Brill" w:cs="Brill"/>
          <w:color w:val="000000"/>
        </w:rPr>
        <w:t xml:space="preserve"> the construction of the Fish Market for wholesale</w:t>
      </w:r>
      <w:r w:rsidR="005D2052" w:rsidRPr="00C66272">
        <w:rPr>
          <w:rFonts w:ascii="Brill" w:eastAsia="Brill" w:hAnsi="Brill" w:cs="Brill"/>
          <w:color w:val="000000"/>
        </w:rPr>
        <w:t xml:space="preserve"> commerce</w:t>
      </w:r>
      <w:r w:rsidRPr="00C66272">
        <w:rPr>
          <w:rFonts w:ascii="Brill" w:eastAsia="Brill" w:hAnsi="Brill" w:cs="Brill"/>
          <w:color w:val="000000"/>
        </w:rPr>
        <w:t xml:space="preserve"> was part of an urban programme to ensure essential services and basic necessities for the growing population. On the basis of this programme, the implementation of five food markets was financed in the most peripheral areas of the city: the commercial structures served the western part of the city, a large area immediately west of the </w:t>
      </w:r>
      <w:r w:rsidR="005D2052" w:rsidRPr="00C66272">
        <w:rPr>
          <w:rFonts w:ascii="Brill" w:eastAsia="Brill" w:hAnsi="Brill" w:cs="Brill"/>
          <w:color w:val="000000"/>
        </w:rPr>
        <w:t>l</w:t>
      </w:r>
      <w:r w:rsidRPr="00C66272">
        <w:rPr>
          <w:rFonts w:ascii="Brill" w:eastAsia="Brill" w:hAnsi="Brill" w:cs="Brill"/>
          <w:color w:val="000000"/>
        </w:rPr>
        <w:t>ighthouse</w:t>
      </w:r>
      <w:r w:rsidR="005D2052" w:rsidRPr="00C66272">
        <w:rPr>
          <w:rFonts w:ascii="Brill" w:eastAsia="Brill" w:hAnsi="Brill" w:cs="Brill"/>
          <w:color w:val="000000"/>
        </w:rPr>
        <w:t xml:space="preserve">, </w:t>
      </w:r>
      <w:r w:rsidRPr="00C66272">
        <w:rPr>
          <w:rFonts w:ascii="Brill" w:eastAsia="Brill" w:hAnsi="Brill" w:cs="Brill"/>
          <w:color w:val="000000"/>
        </w:rPr>
        <w:t xml:space="preserve">where industrial, port and management functions were concentrated. The markets </w:t>
      </w:r>
      <w:r w:rsidR="00544A9B" w:rsidRPr="00C66272">
        <w:rPr>
          <w:rFonts w:ascii="Brill" w:eastAsia="Brill" w:hAnsi="Brill" w:cs="Brill"/>
          <w:color w:val="000000"/>
        </w:rPr>
        <w:t>reflected</w:t>
      </w:r>
      <w:r w:rsidRPr="00C66272">
        <w:rPr>
          <w:rFonts w:ascii="Brill" w:eastAsia="Brill" w:hAnsi="Brill" w:cs="Brill"/>
          <w:color w:val="000000"/>
        </w:rPr>
        <w:t xml:space="preserve"> a national political will</w:t>
      </w:r>
      <w:r w:rsidR="00544A9B" w:rsidRPr="00C66272">
        <w:rPr>
          <w:rFonts w:ascii="Brill" w:eastAsia="Brill" w:hAnsi="Brill" w:cs="Brill"/>
          <w:color w:val="000000"/>
        </w:rPr>
        <w:t xml:space="preserve"> and</w:t>
      </w:r>
      <w:r w:rsidRPr="00C66272">
        <w:rPr>
          <w:rFonts w:ascii="Brill" w:eastAsia="Brill" w:hAnsi="Brill" w:cs="Brill"/>
          <w:color w:val="000000"/>
        </w:rPr>
        <w:t xml:space="preserve"> </w:t>
      </w:r>
      <w:r w:rsidR="00544A9B" w:rsidRPr="00C66272">
        <w:rPr>
          <w:rFonts w:ascii="Brill" w:eastAsia="Brill" w:hAnsi="Brill" w:cs="Brill"/>
          <w:color w:val="000000"/>
        </w:rPr>
        <w:t>an</w:t>
      </w:r>
      <w:r w:rsidRPr="00C66272">
        <w:rPr>
          <w:rFonts w:ascii="Brill" w:eastAsia="Brill" w:hAnsi="Brill" w:cs="Brill"/>
          <w:color w:val="000000"/>
        </w:rPr>
        <w:t xml:space="preserve"> idea of the public sector as the engine of economic and social development, which was embodied in large-scale projects to redevelop urban agglomerations in </w:t>
      </w:r>
      <w:r w:rsidR="0040648F" w:rsidRPr="00C66272">
        <w:rPr>
          <w:rFonts w:ascii="Brill" w:eastAsia="Brill" w:hAnsi="Brill" w:cs="Brill"/>
          <w:color w:val="000000"/>
        </w:rPr>
        <w:t>an effort to</w:t>
      </w:r>
      <w:r w:rsidRPr="00C66272">
        <w:rPr>
          <w:rFonts w:ascii="Brill" w:eastAsia="Brill" w:hAnsi="Brill" w:cs="Brill"/>
          <w:color w:val="000000"/>
        </w:rPr>
        <w:t xml:space="preserve"> balance supply and demand and reduce time, prices and breakdowns.</w:t>
      </w:r>
    </w:p>
    <w:p w14:paraId="35077CEB" w14:textId="31F69BEA"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Genoa Fish Market, however, was located in a very strategic area: an open space, </w:t>
      </w:r>
      <w:r w:rsidR="0040648F" w:rsidRPr="00C66272">
        <w:rPr>
          <w:rFonts w:ascii="Brill" w:eastAsia="Brill" w:hAnsi="Brill" w:cs="Brill"/>
          <w:color w:val="000000"/>
        </w:rPr>
        <w:t xml:space="preserve">known as </w:t>
      </w:r>
      <w:r w:rsidRPr="00C66272">
        <w:rPr>
          <w:rFonts w:ascii="Brill" w:eastAsia="Brill" w:hAnsi="Brill" w:cs="Brill"/>
          <w:color w:val="000000"/>
        </w:rPr>
        <w:t xml:space="preserve">Piazza Cavour since the early </w:t>
      </w:r>
      <w:del w:id="3652" w:author="Autor">
        <w:r w:rsidRPr="00C66272" w:rsidDel="0057001F">
          <w:rPr>
            <w:rFonts w:ascii="Brill" w:eastAsia="Brill" w:hAnsi="Brill" w:cs="Brill"/>
            <w:color w:val="000000"/>
          </w:rPr>
          <w:delText xml:space="preserve">nineteenth </w:delText>
        </w:r>
      </w:del>
      <w:ins w:id="3653" w:author="Autor">
        <w:r w:rsidR="0057001F">
          <w:rPr>
            <w:rFonts w:ascii="Brill" w:eastAsia="Brill" w:hAnsi="Brill" w:cs="Brill"/>
            <w:color w:val="000000"/>
          </w:rPr>
          <w:t>19th</w:t>
        </w:r>
        <w:r w:rsidR="0057001F" w:rsidRPr="00C66272">
          <w:rPr>
            <w:rFonts w:ascii="Brill" w:eastAsia="Brill" w:hAnsi="Brill" w:cs="Brill"/>
            <w:color w:val="000000"/>
          </w:rPr>
          <w:t xml:space="preserve"> </w:t>
        </w:r>
      </w:ins>
      <w:r w:rsidRPr="00C66272">
        <w:rPr>
          <w:rFonts w:ascii="Brill" w:eastAsia="Brill" w:hAnsi="Brill" w:cs="Brill"/>
          <w:color w:val="000000"/>
        </w:rPr>
        <w:t>century</w:t>
      </w:r>
      <w:r w:rsidR="0040648F" w:rsidRPr="00C66272">
        <w:rPr>
          <w:rFonts w:ascii="Brill" w:eastAsia="Brill" w:hAnsi="Brill" w:cs="Brill"/>
          <w:color w:val="000000"/>
        </w:rPr>
        <w:t xml:space="preserve">. It </w:t>
      </w:r>
      <w:r w:rsidRPr="00C66272">
        <w:rPr>
          <w:rFonts w:ascii="Brill" w:eastAsia="Brill" w:hAnsi="Brill" w:cs="Brill"/>
          <w:color w:val="000000"/>
        </w:rPr>
        <w:t xml:space="preserve">has </w:t>
      </w:r>
      <w:r w:rsidR="001C36E8" w:rsidRPr="00C66272">
        <w:rPr>
          <w:rFonts w:ascii="Brill" w:eastAsia="Brill" w:hAnsi="Brill" w:cs="Brill"/>
          <w:color w:val="000000"/>
        </w:rPr>
        <w:t>changed drastically</w:t>
      </w:r>
      <w:r w:rsidRPr="00C66272">
        <w:rPr>
          <w:rFonts w:ascii="Brill" w:eastAsia="Brill" w:hAnsi="Brill" w:cs="Brill"/>
          <w:color w:val="000000"/>
        </w:rPr>
        <w:t xml:space="preserve"> over the centuries, bearing witness to the transformations that the city-port border has had to endure. This is a portion of territory straddling the city and the port which, for several years, was the </w:t>
      </w:r>
      <w:r w:rsidRPr="00C66272">
        <w:rPr>
          <w:rFonts w:ascii="Brill" w:eastAsia="Brill" w:hAnsi="Brill" w:cs="Brill"/>
          <w:color w:val="000000"/>
        </w:rPr>
        <w:lastRenderedPageBreak/>
        <w:t xml:space="preserve">most inland and sheltered of the Genoese coastal arc. Located under the hill of </w:t>
      </w:r>
      <w:r w:rsidRPr="00F62668">
        <w:rPr>
          <w:rFonts w:ascii="Brill" w:eastAsia="Brill" w:hAnsi="Brill" w:cs="Brill"/>
          <w:iCs/>
          <w:color w:val="000000"/>
        </w:rPr>
        <w:t>Castello</w:t>
      </w:r>
      <w:r w:rsidRPr="00C66272">
        <w:rPr>
          <w:rFonts w:ascii="Brill" w:eastAsia="Brill" w:hAnsi="Brill" w:cs="Brill"/>
          <w:iCs/>
          <w:color w:val="000000"/>
        </w:rPr>
        <w:t xml:space="preserve"> </w:t>
      </w:r>
      <w:r w:rsidRPr="00C66272">
        <w:rPr>
          <w:rFonts w:ascii="Brill" w:eastAsia="Brill" w:hAnsi="Brill" w:cs="Brill"/>
          <w:color w:val="000000"/>
        </w:rPr>
        <w:t xml:space="preserve">(where the city originated) and close to the </w:t>
      </w:r>
      <w:r w:rsidRPr="00F62668">
        <w:rPr>
          <w:rFonts w:ascii="Brill" w:eastAsia="Brill" w:hAnsi="Brill" w:cs="Brill"/>
          <w:iCs/>
          <w:color w:val="000000"/>
        </w:rPr>
        <w:t>Molo</w:t>
      </w:r>
      <w:r w:rsidRPr="00C66272">
        <w:rPr>
          <w:rFonts w:ascii="Brill" w:eastAsia="Brill" w:hAnsi="Brill" w:cs="Brill"/>
          <w:color w:val="000000"/>
        </w:rPr>
        <w:t xml:space="preserve"> peninsula (the oldest portion of the Ligurian port), the area then known as </w:t>
      </w:r>
      <w:proofErr w:type="spellStart"/>
      <w:r w:rsidRPr="00F62668">
        <w:rPr>
          <w:rFonts w:ascii="Brill" w:eastAsia="Brill" w:hAnsi="Brill" w:cs="Brill"/>
          <w:iCs/>
          <w:color w:val="000000"/>
        </w:rPr>
        <w:t>Mandraccio</w:t>
      </w:r>
      <w:proofErr w:type="spellEnd"/>
      <w:r w:rsidRPr="00C66272">
        <w:rPr>
          <w:rFonts w:ascii="Brill" w:eastAsia="Brill" w:hAnsi="Brill" w:cs="Brill"/>
          <w:iCs/>
          <w:color w:val="000000"/>
        </w:rPr>
        <w:t xml:space="preserve"> </w:t>
      </w:r>
      <w:r w:rsidRPr="00C66272">
        <w:rPr>
          <w:rFonts w:ascii="Brill" w:eastAsia="Brill" w:hAnsi="Brill" w:cs="Brill"/>
          <w:color w:val="000000"/>
        </w:rPr>
        <w:t>was, since about the 13</w:t>
      </w:r>
      <w:r w:rsidRPr="00C66272">
        <w:rPr>
          <w:rFonts w:ascii="Brill" w:eastAsia="Brill" w:hAnsi="Brill" w:cs="Brill"/>
          <w:color w:val="000000"/>
          <w:vertAlign w:val="superscript"/>
        </w:rPr>
        <w:t>th</w:t>
      </w:r>
      <w:r w:rsidRPr="00C66272">
        <w:rPr>
          <w:rFonts w:ascii="Brill" w:eastAsia="Brill" w:hAnsi="Brill" w:cs="Brill"/>
          <w:color w:val="000000"/>
        </w:rPr>
        <w:t xml:space="preserve"> century, the preferential docking place for the merchant sector. </w:t>
      </w:r>
      <w:r w:rsidR="007C3E5A" w:rsidRPr="00C66272">
        <w:rPr>
          <w:rFonts w:ascii="Brill" w:eastAsia="Brill" w:hAnsi="Brill" w:cs="Brill"/>
          <w:color w:val="000000"/>
        </w:rPr>
        <w:t>A</w:t>
      </w:r>
      <w:r w:rsidRPr="00C66272">
        <w:rPr>
          <w:rFonts w:ascii="Brill" w:eastAsia="Brill" w:hAnsi="Brill" w:cs="Brill"/>
          <w:color w:val="000000"/>
        </w:rPr>
        <w:t xml:space="preserve">round the </w:t>
      </w:r>
      <w:proofErr w:type="spellStart"/>
      <w:r w:rsidRPr="00C66272">
        <w:rPr>
          <w:rFonts w:ascii="Brill" w:eastAsia="Brill" w:hAnsi="Brill" w:cs="Brill"/>
          <w:color w:val="000000"/>
        </w:rPr>
        <w:t>Mandraccio</w:t>
      </w:r>
      <w:proofErr w:type="spellEnd"/>
      <w:r w:rsidRPr="00C66272">
        <w:rPr>
          <w:rFonts w:ascii="Brill" w:eastAsia="Brill" w:hAnsi="Brill" w:cs="Brill"/>
          <w:color w:val="000000"/>
        </w:rPr>
        <w:t xml:space="preserve"> basin an elongated square </w:t>
      </w:r>
      <w:r w:rsidR="007C3E5A" w:rsidRPr="00C66272">
        <w:rPr>
          <w:rFonts w:ascii="Brill" w:eastAsia="Brill" w:hAnsi="Brill" w:cs="Brill"/>
          <w:color w:val="000000"/>
        </w:rPr>
        <w:t>was</w:t>
      </w:r>
      <w:r w:rsidRPr="00C66272">
        <w:rPr>
          <w:rFonts w:ascii="Brill" w:eastAsia="Brill" w:hAnsi="Brill" w:cs="Brill"/>
          <w:color w:val="000000"/>
        </w:rPr>
        <w:t xml:space="preserve"> created, housing warehouses and spaces for commercial stalls. At the turn of the 19</w:t>
      </w:r>
      <w:ins w:id="3654" w:author="Autor">
        <w:r w:rsidR="00D82816">
          <w:rPr>
            <w:rFonts w:ascii="Brill" w:eastAsia="Brill" w:hAnsi="Brill" w:cs="Brill"/>
            <w:color w:val="000000"/>
          </w:rPr>
          <w:t>th</w:t>
        </w:r>
      </w:ins>
      <w:del w:id="3655" w:author="Autor">
        <w:r w:rsidRPr="00C66272" w:rsidDel="00D82816">
          <w:rPr>
            <w:rFonts w:ascii="Brill" w:eastAsia="Brill" w:hAnsi="Brill" w:cs="Brill"/>
            <w:color w:val="000000"/>
            <w:vertAlign w:val="superscript"/>
          </w:rPr>
          <w:delText>th</w:delText>
        </w:r>
      </w:del>
      <w:r w:rsidRPr="00C66272">
        <w:rPr>
          <w:rFonts w:ascii="Brill" w:eastAsia="Brill" w:hAnsi="Brill" w:cs="Brill"/>
          <w:color w:val="000000"/>
        </w:rPr>
        <w:t xml:space="preserve"> and 20</w:t>
      </w:r>
      <w:ins w:id="3656" w:author="Autor">
        <w:r w:rsidR="00D82816">
          <w:rPr>
            <w:rFonts w:ascii="Brill" w:eastAsia="Brill" w:hAnsi="Brill" w:cs="Brill"/>
            <w:color w:val="000000"/>
          </w:rPr>
          <w:t>th</w:t>
        </w:r>
      </w:ins>
      <w:del w:id="3657" w:author="Autor">
        <w:r w:rsidRPr="00C66272" w:rsidDel="00D82816">
          <w:rPr>
            <w:rFonts w:ascii="Brill" w:eastAsia="Brill" w:hAnsi="Brill" w:cs="Brill"/>
            <w:color w:val="000000"/>
            <w:vertAlign w:val="superscript"/>
          </w:rPr>
          <w:delText>th</w:delText>
        </w:r>
      </w:del>
      <w:r w:rsidRPr="00C66272">
        <w:rPr>
          <w:rFonts w:ascii="Brill" w:eastAsia="Brill" w:hAnsi="Brill" w:cs="Brill"/>
          <w:color w:val="000000"/>
        </w:rPr>
        <w:t xml:space="preserve"> centuries, this basin was filled in and the area was progressively occupied by new infrastructures, especially the railway tracks coming from the west</w:t>
      </w:r>
      <w:r w:rsidR="00291BC3" w:rsidRPr="00C66272">
        <w:rPr>
          <w:rFonts w:ascii="Brill" w:eastAsia="Brill" w:hAnsi="Brill" w:cs="Brill"/>
          <w:color w:val="000000"/>
        </w:rPr>
        <w:t>, part of an attempt</w:t>
      </w:r>
      <w:r w:rsidRPr="00C66272">
        <w:rPr>
          <w:rFonts w:ascii="Brill" w:eastAsia="Brill" w:hAnsi="Brill" w:cs="Brill"/>
          <w:color w:val="000000"/>
        </w:rPr>
        <w:t xml:space="preserve"> to connect the overall port layout </w:t>
      </w:r>
      <w:r w:rsidR="00291BC3" w:rsidRPr="00C66272">
        <w:rPr>
          <w:rFonts w:ascii="Brill" w:eastAsia="Brill" w:hAnsi="Brill" w:cs="Brill"/>
          <w:color w:val="000000"/>
        </w:rPr>
        <w:t xml:space="preserve">with </w:t>
      </w:r>
      <w:r w:rsidRPr="00C66272">
        <w:rPr>
          <w:rFonts w:ascii="Brill" w:eastAsia="Brill" w:hAnsi="Brill" w:cs="Brill"/>
          <w:color w:val="000000"/>
        </w:rPr>
        <w:t xml:space="preserve">the Molo Vecchio, on which the </w:t>
      </w:r>
      <w:proofErr w:type="spellStart"/>
      <w:r w:rsidRPr="00C66272">
        <w:rPr>
          <w:rFonts w:ascii="Brill" w:eastAsia="Brill" w:hAnsi="Brill" w:cs="Brill"/>
          <w:color w:val="000000"/>
        </w:rPr>
        <w:t>Magazzini</w:t>
      </w:r>
      <w:proofErr w:type="spellEnd"/>
      <w:r w:rsidRPr="00C66272">
        <w:rPr>
          <w:rFonts w:ascii="Brill" w:eastAsia="Brill" w:hAnsi="Brill" w:cs="Brill"/>
          <w:color w:val="000000"/>
        </w:rPr>
        <w:t xml:space="preserve"> Generali for the cotton trade were completed in 1901. The genesis of today’s Piazza Cavour, hence, is to be found in this area overlooking the </w:t>
      </w:r>
      <w:proofErr w:type="spellStart"/>
      <w:r w:rsidRPr="00C66272">
        <w:rPr>
          <w:rFonts w:ascii="Brill" w:eastAsia="Brill" w:hAnsi="Brill" w:cs="Brill"/>
          <w:color w:val="000000"/>
        </w:rPr>
        <w:t>Mandraccio</w:t>
      </w:r>
      <w:proofErr w:type="spellEnd"/>
      <w:r w:rsidRPr="00C66272">
        <w:rPr>
          <w:rFonts w:ascii="Brill" w:eastAsia="Brill" w:hAnsi="Brill" w:cs="Brill"/>
          <w:color w:val="000000"/>
        </w:rPr>
        <w:t xml:space="preserve"> basin: in a place which, since the dawn of the port structure, has functioned as a crossroads for handling and selling goods</w:t>
      </w:r>
      <w:r w:rsidR="00506FB8" w:rsidRPr="00C66272">
        <w:rPr>
          <w:rFonts w:ascii="Brill" w:eastAsia="Brill" w:hAnsi="Brill" w:cs="Brill"/>
          <w:color w:val="000000"/>
        </w:rPr>
        <w:t xml:space="preserve"> that have arrived by ship</w:t>
      </w:r>
      <w:r w:rsidRPr="00C66272">
        <w:rPr>
          <w:rFonts w:ascii="Brill" w:eastAsia="Brill" w:hAnsi="Brill" w:cs="Brill"/>
          <w:color w:val="000000"/>
        </w:rPr>
        <w:t xml:space="preserve"> (</w:t>
      </w:r>
      <w:proofErr w:type="spellStart"/>
      <w:r w:rsidRPr="00B63AEE">
        <w:rPr>
          <w:rFonts w:ascii="Brill" w:eastAsia="Brill" w:hAnsi="Brill" w:cs="Brill"/>
          <w:color w:val="000000"/>
        </w:rPr>
        <w:t>Mandraccio</w:t>
      </w:r>
      <w:proofErr w:type="spellEnd"/>
      <w:r w:rsidRPr="00B63AEE">
        <w:rPr>
          <w:rFonts w:ascii="Brill" w:eastAsia="Brill" w:hAnsi="Brill" w:cs="Brill"/>
          <w:color w:val="000000"/>
        </w:rPr>
        <w:t>, 2017</w:t>
      </w:r>
      <w:r w:rsidRPr="00C66272">
        <w:rPr>
          <w:rFonts w:ascii="Brill" w:eastAsia="Brill" w:hAnsi="Brill" w:cs="Brill"/>
          <w:color w:val="000000"/>
        </w:rPr>
        <w:t>)</w:t>
      </w:r>
      <w:r w:rsidR="00C36ADA" w:rsidRPr="00C66272">
        <w:rPr>
          <w:rFonts w:ascii="Brill" w:eastAsia="Brill" w:hAnsi="Brill" w:cs="Brill"/>
          <w:color w:val="000000"/>
        </w:rPr>
        <w:t>.</w:t>
      </w:r>
    </w:p>
    <w:p w14:paraId="35077CEC" w14:textId="7E0EF5D4"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decision to establish in these areas a large mono-functional market, completely self-sufficient for both wholesale and retail sales of fish products</w:t>
      </w:r>
      <w:r w:rsidR="00506FB8" w:rsidRPr="00C66272">
        <w:rPr>
          <w:rFonts w:ascii="Brill" w:eastAsia="Brill" w:hAnsi="Brill" w:cs="Brill"/>
          <w:color w:val="000000"/>
        </w:rPr>
        <w:t>,</w:t>
      </w:r>
      <w:r w:rsidRPr="00C66272">
        <w:rPr>
          <w:rFonts w:ascii="Brill" w:eastAsia="Brill" w:hAnsi="Brill" w:cs="Brill"/>
          <w:color w:val="000000"/>
        </w:rPr>
        <w:t xml:space="preserve"> dates </w:t>
      </w:r>
      <w:ins w:id="3658" w:author="Autor">
        <w:r w:rsidR="00531E7A">
          <w:rPr>
            <w:rFonts w:ascii="Brill" w:eastAsia="Brill" w:hAnsi="Brill" w:cs="Brill"/>
            <w:color w:val="000000"/>
          </w:rPr>
          <w:t xml:space="preserve">back </w:t>
        </w:r>
      </w:ins>
      <w:r w:rsidRPr="00C66272">
        <w:rPr>
          <w:rFonts w:ascii="Brill" w:eastAsia="Brill" w:hAnsi="Brill" w:cs="Brill"/>
          <w:color w:val="000000"/>
        </w:rPr>
        <w:t xml:space="preserve">to 1928, when a five-year preliminary procedure began between the </w:t>
      </w:r>
      <w:proofErr w:type="spellStart"/>
      <w:r w:rsidRPr="00F62668">
        <w:rPr>
          <w:rFonts w:ascii="Brill" w:eastAsia="Brill" w:hAnsi="Brill" w:cs="Brill"/>
          <w:iCs/>
          <w:color w:val="000000"/>
        </w:rPr>
        <w:t>Consorzio</w:t>
      </w:r>
      <w:proofErr w:type="spellEnd"/>
      <w:r w:rsidRPr="00F62668">
        <w:rPr>
          <w:rFonts w:ascii="Brill" w:eastAsia="Brill" w:hAnsi="Brill" w:cs="Brill"/>
          <w:iCs/>
          <w:color w:val="000000"/>
        </w:rPr>
        <w:t xml:space="preserve"> </w:t>
      </w:r>
      <w:proofErr w:type="spellStart"/>
      <w:r w:rsidRPr="00F62668">
        <w:rPr>
          <w:rFonts w:ascii="Brill" w:eastAsia="Brill" w:hAnsi="Brill" w:cs="Brill"/>
          <w:iCs/>
          <w:color w:val="000000"/>
        </w:rPr>
        <w:t>Autonomo</w:t>
      </w:r>
      <w:proofErr w:type="spellEnd"/>
      <w:r w:rsidRPr="00F62668">
        <w:rPr>
          <w:rFonts w:ascii="Brill" w:eastAsia="Brill" w:hAnsi="Brill" w:cs="Brill"/>
          <w:iCs/>
          <w:color w:val="000000"/>
        </w:rPr>
        <w:t xml:space="preserve"> del Porto di Genova</w:t>
      </w:r>
      <w:r w:rsidRPr="00C66272">
        <w:rPr>
          <w:rFonts w:ascii="Brill" w:eastAsia="Brill" w:hAnsi="Brill" w:cs="Brill"/>
          <w:iCs/>
          <w:color w:val="000000"/>
        </w:rPr>
        <w:t xml:space="preserve"> </w:t>
      </w:r>
      <w:r w:rsidRPr="00C66272">
        <w:rPr>
          <w:rFonts w:ascii="Brill" w:eastAsia="Brill" w:hAnsi="Brill" w:cs="Brill"/>
          <w:color w:val="000000"/>
        </w:rPr>
        <w:t>(CAP)</w:t>
      </w:r>
      <w:r w:rsidRPr="00C66272">
        <w:rPr>
          <w:rFonts w:ascii="Brill" w:eastAsia="Brill" w:hAnsi="Brill" w:cs="Brill"/>
          <w:color w:val="000000"/>
          <w:vertAlign w:val="superscript"/>
        </w:rPr>
        <w:footnoteReference w:id="46"/>
      </w:r>
      <w:r w:rsidRPr="00C66272">
        <w:rPr>
          <w:rFonts w:ascii="Brill" w:eastAsia="Brill" w:hAnsi="Brill" w:cs="Brill"/>
          <w:color w:val="000000"/>
        </w:rPr>
        <w:t xml:space="preserve"> and the </w:t>
      </w:r>
      <w:r w:rsidR="00506FB8" w:rsidRPr="00C66272">
        <w:rPr>
          <w:rFonts w:ascii="Brill" w:eastAsia="Brill" w:hAnsi="Brill" w:cs="Brill"/>
          <w:color w:val="000000"/>
        </w:rPr>
        <w:t>m</w:t>
      </w:r>
      <w:r w:rsidRPr="00C66272">
        <w:rPr>
          <w:rFonts w:ascii="Brill" w:eastAsia="Brill" w:hAnsi="Brill" w:cs="Brill"/>
          <w:color w:val="000000"/>
        </w:rPr>
        <w:t xml:space="preserve">unicipality. The issue was the definition of the site for the market: a space that was disputed between the two public institutions, even before the conception of the project, and that was only conceded by the CAP to the </w:t>
      </w:r>
      <w:r w:rsidR="00506FB8" w:rsidRPr="00C66272">
        <w:rPr>
          <w:rFonts w:ascii="Brill" w:eastAsia="Brill" w:hAnsi="Brill" w:cs="Brill"/>
          <w:color w:val="000000"/>
        </w:rPr>
        <w:t>m</w:t>
      </w:r>
      <w:r w:rsidRPr="00C66272">
        <w:rPr>
          <w:rFonts w:ascii="Brill" w:eastAsia="Brill" w:hAnsi="Brill" w:cs="Brill"/>
          <w:color w:val="000000"/>
        </w:rPr>
        <w:t>unicipality following the new 1931 fishing l</w:t>
      </w:r>
      <w:r w:rsidR="00506FB8" w:rsidRPr="00C66272">
        <w:rPr>
          <w:rFonts w:ascii="Brill" w:eastAsia="Brill" w:hAnsi="Brill" w:cs="Brill"/>
          <w:color w:val="000000"/>
        </w:rPr>
        <w:t>aw,</w:t>
      </w:r>
      <w:r w:rsidR="001A1E0C">
        <w:rPr>
          <w:rFonts w:ascii="Brill" w:eastAsia="Brill" w:hAnsi="Brill" w:cs="Brill"/>
          <w:color w:val="000000"/>
        </w:rPr>
        <w:t xml:space="preserve"> </w:t>
      </w:r>
      <w:r w:rsidRPr="00C66272">
        <w:rPr>
          <w:rFonts w:ascii="Brill" w:eastAsia="Brill" w:hAnsi="Brill" w:cs="Brill"/>
          <w:color w:val="000000"/>
        </w:rPr>
        <w:t>which gave the decisive boost to the success of the operation.</w:t>
      </w:r>
    </w:p>
    <w:p w14:paraId="35077CED" w14:textId="16292443" w:rsidR="00CB3FC9" w:rsidRPr="00C66272" w:rsidRDefault="00506FB8">
      <w:pPr>
        <w:spacing w:line="360" w:lineRule="auto"/>
        <w:ind w:firstLine="720"/>
        <w:jc w:val="both"/>
        <w:rPr>
          <w:rFonts w:ascii="Brill" w:eastAsia="Brill" w:hAnsi="Brill" w:cs="Brill"/>
          <w:color w:val="000000"/>
        </w:rPr>
      </w:pPr>
      <w:r w:rsidRPr="00C66272">
        <w:rPr>
          <w:rFonts w:ascii="Brill" w:eastAsia="Brill" w:hAnsi="Brill" w:cs="Brill"/>
          <w:color w:val="000000"/>
        </w:rPr>
        <w:t>A</w:t>
      </w:r>
      <w:r w:rsidR="00C55FA1" w:rsidRPr="00C66272">
        <w:rPr>
          <w:rFonts w:ascii="Brill" w:eastAsia="Brill" w:hAnsi="Brill" w:cs="Brill"/>
          <w:color w:val="000000"/>
        </w:rPr>
        <w:t xml:space="preserve">n article from 1933, entitled </w:t>
      </w:r>
      <w:r w:rsidR="00C55FA1" w:rsidRPr="00C66272">
        <w:rPr>
          <w:rFonts w:ascii="Brill" w:eastAsia="Brill" w:hAnsi="Brill" w:cs="Brill"/>
          <w:i/>
          <w:color w:val="000000"/>
        </w:rPr>
        <w:t xml:space="preserve">La </w:t>
      </w:r>
      <w:proofErr w:type="spellStart"/>
      <w:r w:rsidR="00C55FA1" w:rsidRPr="00C66272">
        <w:rPr>
          <w:rFonts w:ascii="Brill" w:eastAsia="Brill" w:hAnsi="Brill" w:cs="Brill"/>
          <w:i/>
          <w:color w:val="000000"/>
        </w:rPr>
        <w:t>nuova</w:t>
      </w:r>
      <w:proofErr w:type="spellEnd"/>
      <w:r w:rsidR="00C55FA1" w:rsidRPr="00C66272">
        <w:rPr>
          <w:rFonts w:ascii="Brill" w:eastAsia="Brill" w:hAnsi="Brill" w:cs="Brill"/>
          <w:i/>
          <w:color w:val="000000"/>
        </w:rPr>
        <w:t xml:space="preserve"> </w:t>
      </w:r>
      <w:proofErr w:type="spellStart"/>
      <w:r w:rsidR="00C55FA1" w:rsidRPr="00C66272">
        <w:rPr>
          <w:rFonts w:ascii="Brill" w:eastAsia="Brill" w:hAnsi="Brill" w:cs="Brill"/>
          <w:i/>
          <w:color w:val="000000"/>
        </w:rPr>
        <w:t>pescheria</w:t>
      </w:r>
      <w:proofErr w:type="spellEnd"/>
      <w:r w:rsidR="00C55FA1" w:rsidRPr="00C66272">
        <w:rPr>
          <w:rFonts w:ascii="Brill" w:eastAsia="Brill" w:hAnsi="Brill" w:cs="Brill"/>
          <w:color w:val="000000"/>
        </w:rPr>
        <w:t xml:space="preserve">, </w:t>
      </w:r>
      <w:r w:rsidRPr="00C66272">
        <w:rPr>
          <w:rFonts w:ascii="Brill" w:eastAsia="Brill" w:hAnsi="Brill" w:cs="Brill"/>
          <w:color w:val="000000"/>
        </w:rPr>
        <w:t>included</w:t>
      </w:r>
      <w:r w:rsidR="00C55FA1" w:rsidRPr="00C66272">
        <w:rPr>
          <w:rFonts w:ascii="Brill" w:eastAsia="Brill" w:hAnsi="Brill" w:cs="Brill"/>
          <w:color w:val="000000"/>
        </w:rPr>
        <w:t xml:space="preserve"> a brief description of the very earliest architectural ideas. From the illustrations and project drawings, the profile of a purely Modern building emerges: a factory conceived in a Rationalist style in which industrial and standardized components prevail. Even from a compositional point of view, the utilitarian vocation of the architecture of the Genoa Fish Market is evident, aimed at the optimal distribution of the plan, the rational articulation of volumes</w:t>
      </w:r>
      <w:r w:rsidR="00540B74" w:rsidRPr="00C66272">
        <w:rPr>
          <w:rFonts w:ascii="Brill" w:eastAsia="Brill" w:hAnsi="Brill" w:cs="Brill"/>
          <w:color w:val="000000"/>
        </w:rPr>
        <w:t>,</w:t>
      </w:r>
      <w:r w:rsidR="00C55FA1" w:rsidRPr="00C66272">
        <w:rPr>
          <w:rFonts w:ascii="Brill" w:eastAsia="Brill" w:hAnsi="Brill" w:cs="Brill"/>
          <w:color w:val="000000"/>
        </w:rPr>
        <w:t xml:space="preserve"> and the use of contrasting colours of materials as the only decorative effect (</w:t>
      </w:r>
      <w:r w:rsidR="00C55FA1" w:rsidRPr="005A3ECD">
        <w:rPr>
          <w:rFonts w:ascii="Brill" w:eastAsia="Brill" w:hAnsi="Brill" w:cs="Brill"/>
          <w:color w:val="000000"/>
        </w:rPr>
        <w:t>Carrara</w:t>
      </w:r>
      <w:ins w:id="3659" w:author="Autor">
        <w:r w:rsidR="005A3ECD" w:rsidRPr="00F34A6C">
          <w:rPr>
            <w:rFonts w:ascii="Brill" w:eastAsia="Brill" w:hAnsi="Brill" w:cs="Brill"/>
            <w:color w:val="000000"/>
            <w:rPrChange w:id="3660" w:author="Autor">
              <w:rPr>
                <w:rFonts w:ascii="Brill" w:eastAsia="Brill" w:hAnsi="Brill" w:cs="Brill"/>
                <w:color w:val="000000"/>
                <w:highlight w:val="green"/>
              </w:rPr>
            </w:rPrChange>
          </w:rPr>
          <w:t>-</w:t>
        </w:r>
      </w:ins>
      <w:proofErr w:type="spellStart"/>
      <w:del w:id="3661" w:author="Autor">
        <w:r w:rsidR="00C55FA1" w:rsidRPr="005A3ECD" w:rsidDel="005A3ECD">
          <w:rPr>
            <w:rFonts w:ascii="Brill" w:eastAsia="Brill" w:hAnsi="Brill" w:cs="Brill"/>
            <w:color w:val="000000"/>
          </w:rPr>
          <w:delText xml:space="preserve"> </w:delText>
        </w:r>
      </w:del>
      <w:r w:rsidR="00C55FA1" w:rsidRPr="005A3ECD">
        <w:rPr>
          <w:rFonts w:ascii="Brill" w:eastAsia="Brill" w:hAnsi="Brill" w:cs="Brill"/>
          <w:color w:val="000000"/>
        </w:rPr>
        <w:t>Cagni</w:t>
      </w:r>
      <w:proofErr w:type="spellEnd"/>
      <w:r w:rsidR="00C55FA1" w:rsidRPr="005A3ECD">
        <w:rPr>
          <w:rFonts w:ascii="Brill" w:eastAsia="Brill" w:hAnsi="Brill" w:cs="Brill"/>
          <w:color w:val="000000"/>
        </w:rPr>
        <w:t>, 1993</w:t>
      </w:r>
      <w:r w:rsidR="00C55FA1" w:rsidRPr="00C66272">
        <w:rPr>
          <w:rFonts w:ascii="Brill" w:eastAsia="Brill" w:hAnsi="Brill" w:cs="Brill"/>
          <w:color w:val="000000"/>
        </w:rPr>
        <w:t>)</w:t>
      </w:r>
      <w:r w:rsidR="00540B74" w:rsidRPr="00C66272">
        <w:rPr>
          <w:rFonts w:ascii="Brill" w:eastAsia="Brill" w:hAnsi="Brill" w:cs="Brill"/>
          <w:color w:val="000000"/>
        </w:rPr>
        <w:t>.</w:t>
      </w:r>
    </w:p>
    <w:p w14:paraId="35077CEE" w14:textId="4876841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With the construction of the Fish Market, Genoa expanded its reperto</w:t>
      </w:r>
      <w:ins w:id="3662" w:author="Autor">
        <w:r w:rsidR="00773961">
          <w:rPr>
            <w:rFonts w:ascii="Brill" w:eastAsia="Brill" w:hAnsi="Brill" w:cs="Brill"/>
            <w:color w:val="000000"/>
          </w:rPr>
          <w:t>i</w:t>
        </w:r>
      </w:ins>
      <w:r w:rsidRPr="00C66272">
        <w:rPr>
          <w:rFonts w:ascii="Brill" w:eastAsia="Brill" w:hAnsi="Brill" w:cs="Brill"/>
          <w:color w:val="000000"/>
        </w:rPr>
        <w:t>r</w:t>
      </w:r>
      <w:ins w:id="3663" w:author="Autor">
        <w:r w:rsidR="00773961">
          <w:rPr>
            <w:rFonts w:ascii="Brill" w:eastAsia="Brill" w:hAnsi="Brill" w:cs="Brill"/>
            <w:color w:val="000000"/>
          </w:rPr>
          <w:t>e</w:t>
        </w:r>
      </w:ins>
      <w:del w:id="3664" w:author="Autor">
        <w:r w:rsidRPr="00C66272" w:rsidDel="00773961">
          <w:rPr>
            <w:rFonts w:ascii="Brill" w:eastAsia="Brill" w:hAnsi="Brill" w:cs="Brill"/>
            <w:color w:val="000000"/>
          </w:rPr>
          <w:delText>y</w:delText>
        </w:r>
      </w:del>
      <w:r w:rsidRPr="00C66272">
        <w:rPr>
          <w:rFonts w:ascii="Brill" w:eastAsia="Brill" w:hAnsi="Brill" w:cs="Brill"/>
          <w:color w:val="000000"/>
        </w:rPr>
        <w:t xml:space="preserve"> of architectural forms by introducing formal codes in line with the canons of </w:t>
      </w:r>
      <w:r w:rsidR="00F42227" w:rsidRPr="00C66272">
        <w:rPr>
          <w:rFonts w:ascii="Brill" w:eastAsia="Brill" w:hAnsi="Brill" w:cs="Brill"/>
          <w:color w:val="000000"/>
        </w:rPr>
        <w:t>Modern</w:t>
      </w:r>
      <w:r w:rsidRPr="00C66272">
        <w:rPr>
          <w:rFonts w:ascii="Brill" w:eastAsia="Brill" w:hAnsi="Brill" w:cs="Brill"/>
          <w:color w:val="000000"/>
        </w:rPr>
        <w:t xml:space="preserve"> </w:t>
      </w:r>
      <w:r w:rsidRPr="00C66272">
        <w:rPr>
          <w:rFonts w:ascii="Brill" w:eastAsia="Brill" w:hAnsi="Brill" w:cs="Brill"/>
          <w:color w:val="000000"/>
        </w:rPr>
        <w:lastRenderedPageBreak/>
        <w:t>architecture. This was due to the work of a generation of young professionals active at that time in the Ligurian capital but coming from and/or trained in other Italian cities.</w:t>
      </w:r>
      <w:r w:rsidRPr="00C66272">
        <w:rPr>
          <w:rFonts w:ascii="Brill" w:eastAsia="Brill" w:hAnsi="Brill" w:cs="Brill"/>
          <w:color w:val="000000"/>
          <w:vertAlign w:val="superscript"/>
        </w:rPr>
        <w:footnoteReference w:id="47"/>
      </w:r>
      <w:r w:rsidRPr="00C66272">
        <w:rPr>
          <w:rFonts w:ascii="Brill" w:eastAsia="Brill" w:hAnsi="Brill" w:cs="Brill"/>
          <w:color w:val="000000"/>
        </w:rPr>
        <w:t xml:space="preserve"> One of these young professionals, engineer Mario </w:t>
      </w:r>
      <w:proofErr w:type="spellStart"/>
      <w:r w:rsidRPr="00C66272">
        <w:rPr>
          <w:rFonts w:ascii="Brill" w:eastAsia="Brill" w:hAnsi="Brill" w:cs="Brill"/>
          <w:color w:val="000000"/>
        </w:rPr>
        <w:t>Braccialini</w:t>
      </w:r>
      <w:proofErr w:type="spellEnd"/>
      <w:r w:rsidRPr="00C66272">
        <w:rPr>
          <w:rFonts w:ascii="Brill" w:eastAsia="Brill" w:hAnsi="Brill" w:cs="Brill"/>
          <w:color w:val="000000"/>
        </w:rPr>
        <w:t xml:space="preserve">, was the </w:t>
      </w:r>
      <w:r w:rsidR="000F4A6B" w:rsidRPr="00C66272">
        <w:rPr>
          <w:rFonts w:ascii="Brill" w:eastAsia="Brill" w:hAnsi="Brill" w:cs="Brill"/>
          <w:color w:val="000000"/>
        </w:rPr>
        <w:t xml:space="preserve">creator </w:t>
      </w:r>
      <w:r w:rsidR="000F4A6B" w:rsidRPr="00C66272">
        <w:rPr>
          <w:rStyle w:val="Odwoaniedokomentarza"/>
          <w:rFonts w:ascii="Brill" w:hAnsi="Brill" w:cs="Times New Roman"/>
          <w:sz w:val="24"/>
          <w:szCs w:val="24"/>
          <w:lang w:val="en-AU"/>
        </w:rPr>
        <w:t>o</w:t>
      </w:r>
      <w:r w:rsidRPr="00C66272">
        <w:rPr>
          <w:rFonts w:ascii="Brill" w:eastAsia="Brill" w:hAnsi="Brill" w:cs="Brill"/>
          <w:color w:val="000000"/>
        </w:rPr>
        <w:t xml:space="preserve">f the Fish Market, although the question of its </w:t>
      </w:r>
      <w:commentRangeStart w:id="3665"/>
      <w:commentRangeStart w:id="3666"/>
      <w:r w:rsidRPr="00C66272">
        <w:rPr>
          <w:rFonts w:ascii="Brill" w:eastAsia="Brill" w:hAnsi="Brill" w:cs="Brill"/>
          <w:color w:val="000000"/>
        </w:rPr>
        <w:t>authorship</w:t>
      </w:r>
      <w:commentRangeEnd w:id="3665"/>
      <w:r w:rsidR="00773961">
        <w:rPr>
          <w:rStyle w:val="Odwoaniedokomentarza"/>
          <w:lang w:val="en-AU"/>
        </w:rPr>
        <w:commentReference w:id="3665"/>
      </w:r>
      <w:commentRangeEnd w:id="3666"/>
      <w:r w:rsidR="005F21F2">
        <w:rPr>
          <w:rStyle w:val="Odwoaniedokomentarza"/>
          <w:lang w:val="en-AU"/>
        </w:rPr>
        <w:commentReference w:id="3666"/>
      </w:r>
      <w:r w:rsidRPr="00C66272">
        <w:rPr>
          <w:rFonts w:ascii="Brill" w:eastAsia="Brill" w:hAnsi="Brill" w:cs="Brill"/>
          <w:color w:val="000000"/>
        </w:rPr>
        <w:t xml:space="preserve"> is still </w:t>
      </w:r>
      <w:r w:rsidR="0056629F" w:rsidRPr="00C66272">
        <w:rPr>
          <w:rFonts w:ascii="Brill" w:eastAsia="Brill" w:hAnsi="Brill" w:cs="Brill"/>
          <w:color w:val="000000"/>
        </w:rPr>
        <w:t>in dispute</w:t>
      </w:r>
      <w:r w:rsidRPr="00C66272">
        <w:rPr>
          <w:rFonts w:ascii="Brill" w:eastAsia="Brill" w:hAnsi="Brill" w:cs="Brill"/>
          <w:color w:val="000000"/>
        </w:rPr>
        <w:t xml:space="preserve">. </w:t>
      </w:r>
    </w:p>
    <w:p w14:paraId="35077CEF" w14:textId="0C473C9A"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those years as Chief of the Genoa City Council’s Technical Office, </w:t>
      </w:r>
      <w:proofErr w:type="spellStart"/>
      <w:r w:rsidRPr="00C66272">
        <w:rPr>
          <w:rFonts w:ascii="Brill" w:eastAsia="Brill" w:hAnsi="Brill" w:cs="Brill"/>
          <w:color w:val="000000"/>
        </w:rPr>
        <w:t>Braccialini</w:t>
      </w:r>
      <w:proofErr w:type="spellEnd"/>
      <w:r w:rsidRPr="00C66272">
        <w:rPr>
          <w:rFonts w:ascii="Brill" w:eastAsia="Brill" w:hAnsi="Brill" w:cs="Brill"/>
          <w:color w:val="000000"/>
        </w:rPr>
        <w:t xml:space="preserve"> was certainly commissioned to build Genoa’s Fish Market, but his frequent collaboration with other contemporary designers (Giulio Zappa and Mario Angelini) leaves some doubt regarding his autonomy in drawing up the project. In addition, the fact that the few surviving drawings of the </w:t>
      </w:r>
      <w:r w:rsidR="0056629F" w:rsidRPr="00C66272">
        <w:rPr>
          <w:rFonts w:ascii="Brill" w:eastAsia="Brill" w:hAnsi="Brill" w:cs="Brill"/>
          <w:color w:val="000000"/>
        </w:rPr>
        <w:t>m</w:t>
      </w:r>
      <w:r w:rsidRPr="00C66272">
        <w:rPr>
          <w:rFonts w:ascii="Brill" w:eastAsia="Brill" w:hAnsi="Brill" w:cs="Brill"/>
          <w:color w:val="000000"/>
        </w:rPr>
        <w:t xml:space="preserve">arket do not correspond to the version that was later realized leads one to think that the project was the work of several </w:t>
      </w:r>
      <w:r w:rsidR="000F4A6B" w:rsidRPr="00C66272">
        <w:rPr>
          <w:rFonts w:ascii="Brill" w:eastAsia="Brill" w:hAnsi="Brill" w:cs="Brill"/>
          <w:color w:val="000000"/>
        </w:rPr>
        <w:t>architects</w:t>
      </w:r>
      <w:r w:rsidRPr="00C66272">
        <w:rPr>
          <w:rFonts w:ascii="Brill" w:eastAsia="Brill" w:hAnsi="Brill" w:cs="Brill"/>
          <w:color w:val="000000"/>
        </w:rPr>
        <w:t xml:space="preserve">. </w:t>
      </w:r>
      <w:r w:rsidR="00EC2BC1" w:rsidRPr="00C66272">
        <w:rPr>
          <w:rFonts w:ascii="Brill" w:eastAsia="Brill" w:hAnsi="Brill" w:cs="Brill"/>
          <w:color w:val="000000"/>
        </w:rPr>
        <w:t>However</w:t>
      </w:r>
      <w:r w:rsidRPr="00C66272">
        <w:rPr>
          <w:rFonts w:ascii="Brill" w:eastAsia="Brill" w:hAnsi="Brill" w:cs="Brill"/>
          <w:color w:val="000000"/>
        </w:rPr>
        <w:t xml:space="preserve">, the controversy </w:t>
      </w:r>
      <w:r w:rsidR="00EC2BC1" w:rsidRPr="00C66272">
        <w:rPr>
          <w:rFonts w:ascii="Brill" w:eastAsia="Brill" w:hAnsi="Brill" w:cs="Brill"/>
          <w:color w:val="000000"/>
        </w:rPr>
        <w:t>aids an</w:t>
      </w:r>
      <w:r w:rsidRPr="00C66272">
        <w:rPr>
          <w:rFonts w:ascii="Brill" w:eastAsia="Brill" w:hAnsi="Brill" w:cs="Brill"/>
          <w:color w:val="000000"/>
        </w:rPr>
        <w:t xml:space="preserve"> understand</w:t>
      </w:r>
      <w:r w:rsidR="00EC2BC1" w:rsidRPr="00C66272">
        <w:rPr>
          <w:rFonts w:ascii="Brill" w:eastAsia="Brill" w:hAnsi="Brill" w:cs="Brill"/>
          <w:color w:val="000000"/>
        </w:rPr>
        <w:t>ing of</w:t>
      </w:r>
      <w:r w:rsidRPr="00C66272">
        <w:rPr>
          <w:rFonts w:ascii="Brill" w:eastAsia="Brill" w:hAnsi="Brill" w:cs="Brill"/>
          <w:color w:val="000000"/>
        </w:rPr>
        <w:t xml:space="preserve"> the context: Genoa in the 1930s, the role of the public sector, represented here by the </w:t>
      </w:r>
      <w:r w:rsidR="00EC2BC1" w:rsidRPr="00C66272">
        <w:rPr>
          <w:rFonts w:ascii="Brill" w:eastAsia="Brill" w:hAnsi="Brill" w:cs="Brill"/>
          <w:color w:val="000000"/>
        </w:rPr>
        <w:t>m</w:t>
      </w:r>
      <w:r w:rsidRPr="00C66272">
        <w:rPr>
          <w:rFonts w:ascii="Brill" w:eastAsia="Brill" w:hAnsi="Brill" w:cs="Brill"/>
          <w:color w:val="000000"/>
        </w:rPr>
        <w:t xml:space="preserve">unicipality, and the role of architects as the first interpreters of a season of profound change. In this sense, it is </w:t>
      </w:r>
      <w:r w:rsidR="00872BFB" w:rsidRPr="00C66272">
        <w:rPr>
          <w:rFonts w:ascii="Brill" w:eastAsia="Brill" w:hAnsi="Brill" w:cs="Brill"/>
          <w:color w:val="000000"/>
        </w:rPr>
        <w:t xml:space="preserve">telling </w:t>
      </w:r>
      <w:r w:rsidRPr="00C66272">
        <w:rPr>
          <w:rFonts w:ascii="Brill" w:eastAsia="Brill" w:hAnsi="Brill" w:cs="Brill"/>
          <w:color w:val="000000"/>
        </w:rPr>
        <w:t>that one of the first publications of the Fish Market, in 1933, is included in the official municipal magazine</w:t>
      </w:r>
      <w:ins w:id="3667" w:author="Autor">
        <w:r w:rsidR="00773961">
          <w:rPr>
            <w:rFonts w:ascii="Brill" w:eastAsia="Brill" w:hAnsi="Brill" w:cs="Brill"/>
            <w:color w:val="000000"/>
          </w:rPr>
          <w:t>.</w:t>
        </w:r>
      </w:ins>
      <w:r w:rsidRPr="00C66272">
        <w:rPr>
          <w:rFonts w:ascii="Brill" w:eastAsia="Brill" w:hAnsi="Brill" w:cs="Brill"/>
          <w:color w:val="000000"/>
        </w:rPr>
        <w:t xml:space="preserve"> </w:t>
      </w:r>
      <w:ins w:id="3668" w:author="Autor">
        <w:r w:rsidR="00773961">
          <w:rPr>
            <w:rFonts w:ascii="Brill" w:eastAsia="Brill" w:hAnsi="Brill" w:cs="Brill"/>
            <w:color w:val="000000"/>
          </w:rPr>
          <w:t>It</w:t>
        </w:r>
      </w:ins>
      <w:del w:id="3669" w:author="Autor">
        <w:r w:rsidRPr="00C66272" w:rsidDel="00773961">
          <w:rPr>
            <w:rFonts w:ascii="Brill" w:eastAsia="Brill" w:hAnsi="Brill" w:cs="Brill"/>
            <w:color w:val="000000"/>
          </w:rPr>
          <w:delText>and</w:delText>
        </w:r>
      </w:del>
      <w:r w:rsidRPr="00C66272">
        <w:rPr>
          <w:rFonts w:ascii="Brill" w:eastAsia="Brill" w:hAnsi="Brill" w:cs="Brill"/>
          <w:color w:val="000000"/>
        </w:rPr>
        <w:t xml:space="preserve"> praises the quality of the work and of the promoter, without mentioning the designer.</w:t>
      </w:r>
    </w:p>
    <w:p w14:paraId="35077CF0" w14:textId="17CF696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From a compositional point of view, the Fish Market is a building designed to have no front or back. If we want to conceptualize its structure, we can think of a </w:t>
      </w:r>
      <w:r w:rsidRPr="00C66272">
        <w:rPr>
          <w:rFonts w:ascii="Brill" w:eastAsia="Brill" w:hAnsi="Brill" w:cs="Brill"/>
          <w:i/>
          <w:color w:val="000000"/>
        </w:rPr>
        <w:t>hinge</w:t>
      </w:r>
      <w:r w:rsidRPr="00C66272">
        <w:rPr>
          <w:rFonts w:ascii="Brill" w:eastAsia="Brill" w:hAnsi="Brill" w:cs="Brill"/>
          <w:color w:val="000000"/>
        </w:rPr>
        <w:t xml:space="preserve"> which, with a stable but flexible central fulcrum, directs the flow of people and goods in a roundabout way, </w:t>
      </w:r>
      <w:r w:rsidR="000D0F68" w:rsidRPr="00C66272">
        <w:rPr>
          <w:rFonts w:ascii="Brill" w:eastAsia="Brill" w:hAnsi="Brill" w:cs="Brill"/>
          <w:color w:val="000000"/>
        </w:rPr>
        <w:t>opening,</w:t>
      </w:r>
      <w:r w:rsidRPr="00C66272">
        <w:rPr>
          <w:rFonts w:ascii="Brill" w:eastAsia="Brill" w:hAnsi="Brill" w:cs="Brill"/>
          <w:color w:val="000000"/>
        </w:rPr>
        <w:t xml:space="preserve"> and communicating with</w:t>
      </w:r>
      <w:r w:rsidR="000D0F68" w:rsidRPr="00C66272">
        <w:rPr>
          <w:rFonts w:ascii="Brill" w:eastAsia="Brill" w:hAnsi="Brill" w:cs="Brill"/>
          <w:color w:val="000000"/>
        </w:rPr>
        <w:t>,</w:t>
      </w:r>
      <w:r w:rsidRPr="00C66272">
        <w:rPr>
          <w:rFonts w:ascii="Brill" w:eastAsia="Brill" w:hAnsi="Brill" w:cs="Brill"/>
          <w:color w:val="000000"/>
        </w:rPr>
        <w:t xml:space="preserve"> both the historic city centre and the adjacent port areas. The focus of this architecture is on the most representative part, namely the large radial entrance leading to the full-height retail hall. On this corner, large walls and vertical glass windows lend monumentality and contrast with the horizontal volumes, located to the east of the building, where the wholesale market was located. The main entrance is</w:t>
      </w:r>
      <w:r w:rsidR="001A1E0C">
        <w:rPr>
          <w:rFonts w:ascii="Brill" w:eastAsia="Brill" w:hAnsi="Brill" w:cs="Brill"/>
          <w:color w:val="000000"/>
        </w:rPr>
        <w:t xml:space="preserve"> </w:t>
      </w:r>
      <w:r w:rsidRPr="00C66272">
        <w:rPr>
          <w:rFonts w:ascii="Brill" w:eastAsia="Brill" w:hAnsi="Brill" w:cs="Brill"/>
          <w:color w:val="000000"/>
        </w:rPr>
        <w:t>accentuated by a wide semi-circular staircase</w:t>
      </w:r>
      <w:r w:rsidR="004E5358" w:rsidRPr="00C66272">
        <w:rPr>
          <w:rFonts w:ascii="Brill" w:eastAsia="Brill" w:hAnsi="Brill" w:cs="Brill"/>
          <w:color w:val="000000"/>
        </w:rPr>
        <w:t>,</w:t>
      </w:r>
      <w:r w:rsidRPr="00C66272">
        <w:rPr>
          <w:rFonts w:ascii="Brill" w:eastAsia="Brill" w:hAnsi="Brill" w:cs="Brill"/>
          <w:color w:val="000000"/>
        </w:rPr>
        <w:t xml:space="preserve"> which raises the level of the building, serving as a base, and by a canopy, also semi-circular, which further enhances the urban and most characteristic facade of this architecture</w:t>
      </w:r>
      <w:r w:rsidR="00F30E02" w:rsidRPr="00C66272">
        <w:rPr>
          <w:rFonts w:ascii="Brill" w:eastAsia="Brill" w:hAnsi="Brill" w:cs="Brill"/>
          <w:color w:val="000000"/>
        </w:rPr>
        <w:t xml:space="preserve">. </w:t>
      </w:r>
      <w:r w:rsidRPr="00C66272">
        <w:rPr>
          <w:rFonts w:ascii="Brill" w:eastAsia="Brill" w:hAnsi="Brill" w:cs="Brill"/>
          <w:color w:val="000000"/>
        </w:rPr>
        <w:t>The set of horizontal volumes, to the east of the central body, is developed on three levels: in addition to the wholesale trading hall on the ground floor, the first and second floors contain rooms for offices surrounded by large panoramic terraces overlooking the port (see Figure 8.3.)</w:t>
      </w:r>
      <w:r w:rsidR="004E5358" w:rsidRPr="00C66272">
        <w:rPr>
          <w:rFonts w:ascii="Brill" w:eastAsia="Brill" w:hAnsi="Brill" w:cs="Brill"/>
          <w:color w:val="000000"/>
        </w:rPr>
        <w:t>.</w:t>
      </w:r>
    </w:p>
    <w:p w14:paraId="35077CF1" w14:textId="4E12E2F0" w:rsidR="00CB3FC9" w:rsidRPr="00C66272" w:rsidRDefault="004E5358">
      <w:pP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A</w:t>
      </w:r>
      <w:r w:rsidR="00C55FA1" w:rsidRPr="00C66272">
        <w:rPr>
          <w:rFonts w:ascii="Brill" w:eastAsia="Brill" w:hAnsi="Brill" w:cs="Brill"/>
          <w:color w:val="000000"/>
        </w:rPr>
        <w:t xml:space="preserve"> wide range of technological and functional solutions serv</w:t>
      </w:r>
      <w:r w:rsidRPr="00C66272">
        <w:rPr>
          <w:rFonts w:ascii="Brill" w:eastAsia="Brill" w:hAnsi="Brill" w:cs="Brill"/>
          <w:color w:val="000000"/>
        </w:rPr>
        <w:t>ed</w:t>
      </w:r>
      <w:r w:rsidR="00C55FA1" w:rsidRPr="00C66272">
        <w:rPr>
          <w:rFonts w:ascii="Brill" w:eastAsia="Brill" w:hAnsi="Brill" w:cs="Brill"/>
          <w:color w:val="000000"/>
        </w:rPr>
        <w:t xml:space="preserve"> the </w:t>
      </w:r>
      <w:r w:rsidR="002E1AF9" w:rsidRPr="00C66272">
        <w:rPr>
          <w:rFonts w:ascii="Brill" w:eastAsia="Brill" w:hAnsi="Brill" w:cs="Brill"/>
          <w:color w:val="000000"/>
        </w:rPr>
        <w:t>m</w:t>
      </w:r>
      <w:r w:rsidR="00C55FA1" w:rsidRPr="00C66272">
        <w:rPr>
          <w:rFonts w:ascii="Brill" w:eastAsia="Brill" w:hAnsi="Brill" w:cs="Brill"/>
          <w:color w:val="000000"/>
        </w:rPr>
        <w:t xml:space="preserve">odern Fish Market. At the back of the building were the cold rooms and technical compartments for the refrigeration system, and on the roof was a volume for offices for the shopkeepers and a solarium for drying baskets with a covered part for disinfecting the products. The </w:t>
      </w:r>
      <w:del w:id="3670" w:author="Autor">
        <w:r w:rsidR="00C55FA1" w:rsidRPr="00C66272" w:rsidDel="00274F6E">
          <w:rPr>
            <w:rFonts w:ascii="Brill" w:eastAsia="Brill" w:hAnsi="Brill" w:cs="Brill"/>
            <w:color w:val="000000"/>
          </w:rPr>
          <w:delText xml:space="preserve">design of the </w:delText>
        </w:r>
      </w:del>
      <w:r w:rsidR="00C55FA1" w:rsidRPr="00C66272">
        <w:rPr>
          <w:rFonts w:ascii="Brill" w:eastAsia="Brill" w:hAnsi="Brill" w:cs="Brill"/>
          <w:color w:val="000000"/>
        </w:rPr>
        <w:t>fish display and work counters in the retail hall w</w:t>
      </w:r>
      <w:ins w:id="3671" w:author="Autor">
        <w:r w:rsidR="00274F6E">
          <w:rPr>
            <w:rFonts w:ascii="Brill" w:eastAsia="Brill" w:hAnsi="Brill" w:cs="Brill"/>
            <w:color w:val="000000"/>
          </w:rPr>
          <w:t>ere</w:t>
        </w:r>
      </w:ins>
      <w:del w:id="3672" w:author="Autor">
        <w:r w:rsidR="00C55FA1" w:rsidRPr="00C66272" w:rsidDel="00274F6E">
          <w:rPr>
            <w:rFonts w:ascii="Brill" w:eastAsia="Brill" w:hAnsi="Brill" w:cs="Brill"/>
            <w:color w:val="000000"/>
          </w:rPr>
          <w:delText>as</w:delText>
        </w:r>
      </w:del>
      <w:r w:rsidR="00C55FA1" w:rsidRPr="00C66272">
        <w:rPr>
          <w:rFonts w:ascii="Brill" w:eastAsia="Brill" w:hAnsi="Brill" w:cs="Brill"/>
          <w:color w:val="000000"/>
        </w:rPr>
        <w:t xml:space="preserve"> also very carefully designed: made of marble, they were the only fixed piece of furniture in the hall, together with the large metal lamps hanging from the ceiling. Two further functional elements with a strong formal impact were the loading area, located in the south corner of the market, served by a loading platform and three goods lifts which immediately became a compositional element of the facade, and the high-resistance glass tanks which were to mark out the south and west fronts of the market. Never built, these aquariums (1.5</w:t>
      </w:r>
      <w:del w:id="3673" w:author="Autor">
        <w:r w:rsidR="00C55FA1" w:rsidRPr="00C66272" w:rsidDel="00274F6E">
          <w:rPr>
            <w:rFonts w:ascii="Brill" w:eastAsia="Brill" w:hAnsi="Brill" w:cs="Brill"/>
            <w:color w:val="000000"/>
          </w:rPr>
          <w:delText>0</w:delText>
        </w:r>
      </w:del>
      <w:r w:rsidR="00C55FA1" w:rsidRPr="00C66272">
        <w:rPr>
          <w:rFonts w:ascii="Brill" w:eastAsia="Brill" w:hAnsi="Brill" w:cs="Brill"/>
          <w:color w:val="000000"/>
        </w:rPr>
        <w:t xml:space="preserve"> m</w:t>
      </w:r>
      <w:del w:id="3674" w:author="Autor">
        <w:r w:rsidR="00C55FA1" w:rsidRPr="00C66272" w:rsidDel="00274F6E">
          <w:rPr>
            <w:rFonts w:ascii="Brill" w:eastAsia="Brill" w:hAnsi="Brill" w:cs="Brill"/>
            <w:color w:val="000000"/>
          </w:rPr>
          <w:delText>t</w:delText>
        </w:r>
      </w:del>
      <w:r w:rsidR="00C55FA1" w:rsidRPr="00C66272">
        <w:rPr>
          <w:rFonts w:ascii="Brill" w:eastAsia="Brill" w:hAnsi="Brill" w:cs="Brill"/>
          <w:color w:val="000000"/>
        </w:rPr>
        <w:t xml:space="preserve"> x 3</w:t>
      </w:r>
      <w:del w:id="3675" w:author="Autor">
        <w:r w:rsidR="00C55FA1" w:rsidRPr="00C66272" w:rsidDel="00274F6E">
          <w:rPr>
            <w:rFonts w:ascii="Brill" w:eastAsia="Brill" w:hAnsi="Brill" w:cs="Brill"/>
            <w:color w:val="000000"/>
          </w:rPr>
          <w:delText>.00</w:delText>
        </w:r>
      </w:del>
      <w:r w:rsidR="00C55FA1" w:rsidRPr="00C66272">
        <w:rPr>
          <w:rFonts w:ascii="Brill" w:eastAsia="Brill" w:hAnsi="Brill" w:cs="Brill"/>
          <w:color w:val="000000"/>
        </w:rPr>
        <w:t xml:space="preserve"> m</w:t>
      </w:r>
      <w:del w:id="3676" w:author="Autor">
        <w:r w:rsidR="00C55FA1" w:rsidRPr="00C66272" w:rsidDel="00274F6E">
          <w:rPr>
            <w:rFonts w:ascii="Brill" w:eastAsia="Brill" w:hAnsi="Brill" w:cs="Brill"/>
            <w:color w:val="000000"/>
          </w:rPr>
          <w:delText>t</w:delText>
        </w:r>
      </w:del>
      <w:r w:rsidR="00C55FA1" w:rsidRPr="00C66272">
        <w:rPr>
          <w:rFonts w:ascii="Brill" w:eastAsia="Brill" w:hAnsi="Brill" w:cs="Brill"/>
          <w:color w:val="000000"/>
        </w:rPr>
        <w:t>, 0.80 m</w:t>
      </w:r>
      <w:del w:id="3677" w:author="Autor">
        <w:r w:rsidR="00C55FA1" w:rsidRPr="00C66272" w:rsidDel="00274F6E">
          <w:rPr>
            <w:rFonts w:ascii="Brill" w:eastAsia="Brill" w:hAnsi="Brill" w:cs="Brill"/>
            <w:color w:val="000000"/>
          </w:rPr>
          <w:delText>t</w:delText>
        </w:r>
      </w:del>
      <w:r w:rsidR="00C55FA1" w:rsidRPr="00C66272">
        <w:rPr>
          <w:rFonts w:ascii="Brill" w:eastAsia="Brill" w:hAnsi="Brill" w:cs="Brill"/>
          <w:color w:val="000000"/>
        </w:rPr>
        <w:t xml:space="preserve"> deep) were intended to stand below the windows and serve as display cases for the fish which, in those years, were still sold alive.</w:t>
      </w:r>
    </w:p>
    <w:p w14:paraId="35077CF2" w14:textId="77777777" w:rsidR="00CB3FC9" w:rsidRPr="00C66272" w:rsidRDefault="00CB3FC9">
      <w:pPr>
        <w:spacing w:line="360" w:lineRule="auto"/>
        <w:jc w:val="both"/>
        <w:rPr>
          <w:rFonts w:ascii="Brill" w:eastAsia="Brill" w:hAnsi="Brill" w:cs="Brill"/>
          <w:color w:val="000000"/>
        </w:rPr>
      </w:pPr>
    </w:p>
    <w:p w14:paraId="35077CF3"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8.3. Here]</w:t>
      </w:r>
    </w:p>
    <w:p w14:paraId="35077CF4" w14:textId="77777777" w:rsidR="00CB3FC9" w:rsidRPr="00C66272" w:rsidRDefault="00CB3FC9">
      <w:pPr>
        <w:jc w:val="both"/>
        <w:rPr>
          <w:rFonts w:ascii="Brill" w:eastAsia="Arial" w:hAnsi="Brill" w:cs="Arial"/>
          <w:color w:val="FF0000"/>
          <w:sz w:val="22"/>
          <w:szCs w:val="22"/>
        </w:rPr>
      </w:pPr>
    </w:p>
    <w:p w14:paraId="35077CF5"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8.3. Genoa Fish Market, 2017</w:t>
      </w:r>
    </w:p>
    <w:p w14:paraId="35077CF6"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Source: Photo by Anna Positano</w:t>
      </w:r>
    </w:p>
    <w:p w14:paraId="35077CF7" w14:textId="77777777" w:rsidR="00CB3FC9" w:rsidRPr="00C66272" w:rsidRDefault="00CB3FC9">
      <w:pPr>
        <w:jc w:val="both"/>
        <w:rPr>
          <w:rFonts w:ascii="Brill" w:eastAsia="Arial" w:hAnsi="Brill" w:cs="Arial"/>
          <w:color w:val="FF0000"/>
          <w:sz w:val="22"/>
          <w:szCs w:val="22"/>
        </w:rPr>
      </w:pPr>
    </w:p>
    <w:p w14:paraId="35077CF8" w14:textId="77777777" w:rsidR="00CB3FC9" w:rsidRPr="00C66272" w:rsidRDefault="00CB3FC9">
      <w:pPr>
        <w:jc w:val="both"/>
        <w:rPr>
          <w:rFonts w:ascii="Brill" w:eastAsia="Brill" w:hAnsi="Brill" w:cs="Brill"/>
          <w:color w:val="000000"/>
          <w:sz w:val="22"/>
          <w:szCs w:val="22"/>
        </w:rPr>
      </w:pPr>
    </w:p>
    <w:p w14:paraId="35077CF9" w14:textId="5A187A6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Confirming its barycentric and unifying position in the urban circulation network, the Fish Market underwent a major transformation around the mid-1960s following the construction of the </w:t>
      </w:r>
      <w:proofErr w:type="spellStart"/>
      <w:r w:rsidRPr="00F62668">
        <w:rPr>
          <w:rFonts w:ascii="Brill" w:eastAsia="Brill" w:hAnsi="Brill" w:cs="Brill"/>
          <w:iCs/>
          <w:color w:val="000000"/>
        </w:rPr>
        <w:t>Sopraelevata</w:t>
      </w:r>
      <w:proofErr w:type="spellEnd"/>
      <w:r w:rsidRPr="00C66272">
        <w:rPr>
          <w:rFonts w:ascii="Brill" w:eastAsia="Brill" w:hAnsi="Brill" w:cs="Brill"/>
          <w:color w:val="000000"/>
        </w:rPr>
        <w:t xml:space="preserve"> causeway</w:t>
      </w:r>
      <w:r w:rsidR="00C310CE" w:rsidRPr="00C66272">
        <w:rPr>
          <w:rFonts w:ascii="Brill" w:eastAsia="Brill" w:hAnsi="Brill" w:cs="Brill"/>
          <w:color w:val="000000"/>
        </w:rPr>
        <w:t>,</w:t>
      </w:r>
      <w:r w:rsidRPr="00C66272">
        <w:rPr>
          <w:rFonts w:ascii="Brill" w:eastAsia="Brill" w:hAnsi="Brill" w:cs="Brill"/>
          <w:color w:val="000000"/>
        </w:rPr>
        <w:t xml:space="preserve"> which skirts the building on the eastern side and required the demolition and reconfiguration of an entire wing. </w:t>
      </w:r>
      <w:r w:rsidR="0079619B" w:rsidRPr="00C66272">
        <w:rPr>
          <w:rFonts w:ascii="Brill" w:eastAsia="Brill" w:hAnsi="Brill" w:cs="Brill"/>
          <w:color w:val="000000"/>
        </w:rPr>
        <w:t>To</w:t>
      </w:r>
      <w:r w:rsidRPr="00C66272">
        <w:rPr>
          <w:rFonts w:ascii="Brill" w:eastAsia="Brill" w:hAnsi="Brill" w:cs="Brill"/>
          <w:color w:val="000000"/>
        </w:rPr>
        <w:t xml:space="preserve"> allow the new high traffic artery to complete the curve with an adequate radius, the </w:t>
      </w:r>
      <w:r w:rsidR="0079619B" w:rsidRPr="00C66272">
        <w:rPr>
          <w:rFonts w:ascii="Brill" w:eastAsia="Brill" w:hAnsi="Brill" w:cs="Brill"/>
          <w:color w:val="000000"/>
        </w:rPr>
        <w:t>m</w:t>
      </w:r>
      <w:r w:rsidRPr="00C66272">
        <w:rPr>
          <w:rFonts w:ascii="Brill" w:eastAsia="Brill" w:hAnsi="Brill" w:cs="Brill"/>
          <w:color w:val="000000"/>
        </w:rPr>
        <w:t xml:space="preserve">arket was </w:t>
      </w:r>
      <w:r w:rsidR="0079619B" w:rsidRPr="00C66272">
        <w:rPr>
          <w:rFonts w:ascii="Brill" w:eastAsia="Brill" w:hAnsi="Brill" w:cs="Brill"/>
          <w:color w:val="000000"/>
        </w:rPr>
        <w:t>re</w:t>
      </w:r>
      <w:r w:rsidRPr="00C66272">
        <w:rPr>
          <w:rFonts w:ascii="Brill" w:eastAsia="Brill" w:hAnsi="Brill" w:cs="Brill"/>
          <w:color w:val="000000"/>
        </w:rPr>
        <w:t xml:space="preserve">shaped by filing down the most protruding volumes to the north and east. The monumental facade was set back towards the retail hall, eliminating the building’s attic, </w:t>
      </w:r>
      <w:del w:id="3678" w:author="Autor">
        <w:r w:rsidRPr="00C66272" w:rsidDel="00274F6E">
          <w:rPr>
            <w:rFonts w:ascii="Brill" w:eastAsia="Brill" w:hAnsi="Brill" w:cs="Brill"/>
            <w:color w:val="000000"/>
          </w:rPr>
          <w:delText>causing a cut in</w:delText>
        </w:r>
      </w:del>
      <w:ins w:id="3679" w:author="Autor">
        <w:r w:rsidR="00274F6E">
          <w:rPr>
            <w:rFonts w:ascii="Brill" w:eastAsia="Brill" w:hAnsi="Brill" w:cs="Brill"/>
            <w:color w:val="000000"/>
          </w:rPr>
          <w:t>cutting into</w:t>
        </w:r>
      </w:ins>
      <w:r w:rsidRPr="00C66272">
        <w:rPr>
          <w:rFonts w:ascii="Brill" w:eastAsia="Brill" w:hAnsi="Brill" w:cs="Brill"/>
          <w:color w:val="000000"/>
        </w:rPr>
        <w:t xml:space="preserve"> the staircase and altering the relationship between the entrance canopy and the vertical volumes. The wholesale market hall and the floors above it were also </w:t>
      </w:r>
      <w:proofErr w:type="spellStart"/>
      <w:ins w:id="3680" w:author="Autor">
        <w:r w:rsidR="00DF1EA4">
          <w:rPr>
            <w:rFonts w:ascii="Brill" w:eastAsia="Brill" w:hAnsi="Brill" w:cs="Brill"/>
            <w:color w:val="000000"/>
          </w:rPr>
          <w:t>downisz</w:t>
        </w:r>
      </w:ins>
      <w:del w:id="3681" w:author="Autor">
        <w:r w:rsidRPr="00C66272" w:rsidDel="00DF1EA4">
          <w:rPr>
            <w:rFonts w:ascii="Brill" w:eastAsia="Brill" w:hAnsi="Brill" w:cs="Brill"/>
            <w:color w:val="000000"/>
          </w:rPr>
          <w:delText>reduc</w:delText>
        </w:r>
      </w:del>
      <w:r w:rsidRPr="00C66272">
        <w:rPr>
          <w:rFonts w:ascii="Brill" w:eastAsia="Brill" w:hAnsi="Brill" w:cs="Brill"/>
          <w:color w:val="000000"/>
        </w:rPr>
        <w:t>ed</w:t>
      </w:r>
      <w:proofErr w:type="spellEnd"/>
      <w:r w:rsidRPr="00C66272">
        <w:rPr>
          <w:rFonts w:ascii="Brill" w:eastAsia="Brill" w:hAnsi="Brill" w:cs="Brill"/>
          <w:color w:val="000000"/>
        </w:rPr>
        <w:t xml:space="preserve">: the </w:t>
      </w:r>
      <w:proofErr w:type="spellStart"/>
      <w:r w:rsidRPr="00C66272">
        <w:rPr>
          <w:rFonts w:ascii="Brill" w:eastAsia="Brill" w:hAnsi="Brill" w:cs="Brill"/>
          <w:color w:val="000000"/>
        </w:rPr>
        <w:t>klinker</w:t>
      </w:r>
      <w:proofErr w:type="spellEnd"/>
      <w:r w:rsidRPr="00C66272">
        <w:rPr>
          <w:rFonts w:ascii="Brill" w:eastAsia="Brill" w:hAnsi="Brill" w:cs="Brill"/>
          <w:color w:val="000000"/>
        </w:rPr>
        <w:t>-clad facade was removed (replaced by more economical plaster) and the volume of the stairwell was redesigned</w:t>
      </w:r>
      <w:r w:rsidR="00AF155E" w:rsidRPr="00C66272">
        <w:rPr>
          <w:rFonts w:ascii="Brill" w:eastAsia="Brill" w:hAnsi="Brill" w:cs="Brill"/>
          <w:color w:val="000000"/>
        </w:rPr>
        <w:t>,</w:t>
      </w:r>
      <w:r w:rsidR="001A1E0C">
        <w:rPr>
          <w:rFonts w:ascii="Brill" w:eastAsia="Brill" w:hAnsi="Brill" w:cs="Brill"/>
          <w:color w:val="000000"/>
        </w:rPr>
        <w:t xml:space="preserve"> </w:t>
      </w:r>
      <w:r w:rsidRPr="00C66272">
        <w:rPr>
          <w:rFonts w:ascii="Brill" w:eastAsia="Brill" w:hAnsi="Brill" w:cs="Brill"/>
          <w:color w:val="000000"/>
        </w:rPr>
        <w:t>losing its original contrasting textural and transparent effect (see Figure 8.4.)</w:t>
      </w:r>
      <w:r w:rsidR="00AF155E" w:rsidRPr="00C66272">
        <w:rPr>
          <w:rFonts w:ascii="Brill" w:eastAsia="Brill" w:hAnsi="Brill" w:cs="Brill"/>
          <w:color w:val="000000"/>
        </w:rPr>
        <w:t xml:space="preserve">. </w:t>
      </w:r>
      <w:r w:rsidRPr="00C66272">
        <w:rPr>
          <w:rFonts w:ascii="Brill" w:eastAsia="Brill" w:hAnsi="Brill" w:cs="Brill"/>
          <w:color w:val="000000"/>
        </w:rPr>
        <w:t xml:space="preserve">The </w:t>
      </w:r>
      <w:proofErr w:type="spellStart"/>
      <w:r w:rsidRPr="00C66272">
        <w:rPr>
          <w:rFonts w:ascii="Brill" w:eastAsia="Brill" w:hAnsi="Brill" w:cs="Brill"/>
          <w:color w:val="000000"/>
        </w:rPr>
        <w:t>recomposition</w:t>
      </w:r>
      <w:proofErr w:type="spellEnd"/>
      <w:r w:rsidRPr="00C66272">
        <w:rPr>
          <w:rFonts w:ascii="Brill" w:eastAsia="Brill" w:hAnsi="Brill" w:cs="Brill"/>
          <w:color w:val="000000"/>
        </w:rPr>
        <w:t xml:space="preserve"> of the building compromised the original structure, deforming the building and altering the urban relations of the entire square, which was progressively transformed into a road junction. The lack of a project for the mutilated </w:t>
      </w:r>
      <w:r w:rsidR="00AF155E" w:rsidRPr="00C66272">
        <w:rPr>
          <w:rFonts w:ascii="Brill" w:eastAsia="Brill" w:hAnsi="Brill" w:cs="Brill"/>
          <w:color w:val="000000"/>
        </w:rPr>
        <w:t>sections</w:t>
      </w:r>
      <w:r w:rsidR="001A1E0C">
        <w:rPr>
          <w:rFonts w:ascii="Brill" w:eastAsia="Brill" w:hAnsi="Brill" w:cs="Brill"/>
          <w:color w:val="000000"/>
        </w:rPr>
        <w:t xml:space="preserve"> </w:t>
      </w:r>
      <w:r w:rsidRPr="00C66272">
        <w:rPr>
          <w:rFonts w:ascii="Brill" w:eastAsia="Brill" w:hAnsi="Brill" w:cs="Brill"/>
          <w:color w:val="000000"/>
        </w:rPr>
        <w:t xml:space="preserve">was compounded by the very poor maintenance of the </w:t>
      </w:r>
      <w:r w:rsidR="00AF155E" w:rsidRPr="00C66272">
        <w:rPr>
          <w:rFonts w:ascii="Brill" w:eastAsia="Brill" w:hAnsi="Brill" w:cs="Brill"/>
          <w:color w:val="000000"/>
        </w:rPr>
        <w:t xml:space="preserve">sections </w:t>
      </w:r>
      <w:r w:rsidRPr="00C66272">
        <w:rPr>
          <w:rFonts w:ascii="Brill" w:eastAsia="Brill" w:hAnsi="Brill" w:cs="Brill"/>
          <w:color w:val="000000"/>
        </w:rPr>
        <w:t xml:space="preserve">added in the last decades of the structure’s activity, which </w:t>
      </w:r>
      <w:r w:rsidRPr="00C66272">
        <w:rPr>
          <w:rFonts w:ascii="Brill" w:eastAsia="Brill" w:hAnsi="Brill" w:cs="Brill"/>
          <w:color w:val="000000"/>
        </w:rPr>
        <w:lastRenderedPageBreak/>
        <w:t>led to the 1997 Master Plan</w:t>
      </w:r>
      <w:r w:rsidR="000C5E81" w:rsidRPr="00C66272">
        <w:rPr>
          <w:rFonts w:ascii="Brill" w:eastAsia="Brill" w:hAnsi="Brill" w:cs="Brill"/>
          <w:color w:val="000000"/>
        </w:rPr>
        <w:t>,</w:t>
      </w:r>
      <w:r w:rsidRPr="00C66272">
        <w:rPr>
          <w:rFonts w:ascii="Brill" w:eastAsia="Brill" w:hAnsi="Brill" w:cs="Brill"/>
          <w:color w:val="000000"/>
        </w:rPr>
        <w:t xml:space="preserve"> </w:t>
      </w:r>
      <w:r w:rsidR="000C5E81" w:rsidRPr="00C66272">
        <w:rPr>
          <w:rFonts w:ascii="Brill" w:eastAsia="Brill" w:hAnsi="Brill" w:cs="Brill"/>
          <w:color w:val="000000"/>
        </w:rPr>
        <w:t>which included</w:t>
      </w:r>
      <w:r w:rsidRPr="00C66272">
        <w:rPr>
          <w:rFonts w:ascii="Brill" w:eastAsia="Brill" w:hAnsi="Brill" w:cs="Brill"/>
          <w:color w:val="000000"/>
        </w:rPr>
        <w:t xml:space="preserve"> its demolition as one of the options proposed to facilitate circulation in the area. It was only in 2000 that the Fish Market was placed under monumental protection by the Ligurian Superintendence for Environmental and Architectural Heritage, testifying to the fact that, despite the loss of legibility compared to the original concept, it is one of the first and most significant examples of rationalist architecture in Liguria.</w:t>
      </w:r>
      <w:r w:rsidRPr="00C66272">
        <w:rPr>
          <w:rFonts w:ascii="Brill" w:eastAsia="Brill" w:hAnsi="Brill" w:cs="Brill"/>
          <w:color w:val="000000"/>
          <w:vertAlign w:val="superscript"/>
        </w:rPr>
        <w:footnoteReference w:id="48"/>
      </w:r>
      <w:r w:rsidRPr="00C66272">
        <w:rPr>
          <w:rFonts w:ascii="Brill" w:eastAsia="Brill" w:hAnsi="Brill" w:cs="Brill"/>
          <w:color w:val="000000"/>
        </w:rPr>
        <w:t xml:space="preserve"> </w:t>
      </w:r>
    </w:p>
    <w:p w14:paraId="35077CFA" w14:textId="77777777" w:rsidR="00CB3FC9" w:rsidRPr="00C66272" w:rsidRDefault="00CB3FC9">
      <w:pPr>
        <w:jc w:val="both"/>
        <w:rPr>
          <w:rFonts w:ascii="Brill" w:eastAsia="Brill" w:hAnsi="Brill" w:cs="Brill"/>
          <w:color w:val="000000"/>
          <w:sz w:val="22"/>
          <w:szCs w:val="22"/>
        </w:rPr>
      </w:pPr>
    </w:p>
    <w:p w14:paraId="35077CFB"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8.4. Here]</w:t>
      </w:r>
    </w:p>
    <w:p w14:paraId="35077CFC" w14:textId="77777777" w:rsidR="00CB3FC9" w:rsidRPr="00C66272" w:rsidRDefault="00CB3FC9">
      <w:pPr>
        <w:jc w:val="both"/>
        <w:rPr>
          <w:rFonts w:ascii="Brill" w:eastAsia="Arial" w:hAnsi="Brill" w:cs="Arial"/>
          <w:color w:val="FF0000"/>
          <w:sz w:val="22"/>
          <w:szCs w:val="22"/>
        </w:rPr>
      </w:pPr>
    </w:p>
    <w:p w14:paraId="35077CFD"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8.4; Genoa Fish Market, 1935. Aldo Raimondi, watercolour and pencil on cardboard</w:t>
      </w:r>
    </w:p>
    <w:p w14:paraId="35077CFE"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 xml:space="preserve">Source: Centro </w:t>
      </w:r>
      <w:proofErr w:type="spellStart"/>
      <w:r w:rsidRPr="00C66272">
        <w:rPr>
          <w:rFonts w:ascii="Brill" w:eastAsia="Brill" w:hAnsi="Brill" w:cs="Brill"/>
          <w:sz w:val="22"/>
          <w:szCs w:val="22"/>
          <w:highlight w:val="white"/>
        </w:rPr>
        <w:t>DocSAI</w:t>
      </w:r>
      <w:proofErr w:type="spellEnd"/>
      <w:r w:rsidRPr="00C66272">
        <w:rPr>
          <w:rFonts w:ascii="Brill" w:eastAsia="Brill" w:hAnsi="Brill" w:cs="Brill"/>
          <w:sz w:val="22"/>
          <w:szCs w:val="22"/>
          <w:highlight w:val="white"/>
        </w:rPr>
        <w:t>, Topographic and cartographic collection, Municipality of Genoa</w:t>
      </w:r>
    </w:p>
    <w:p w14:paraId="35077CFF"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 xml:space="preserve">Inventory No. 1723. </w:t>
      </w:r>
    </w:p>
    <w:p w14:paraId="35077D00" w14:textId="77777777" w:rsidR="00CB3FC9" w:rsidRPr="00C66272" w:rsidRDefault="00CB3FC9">
      <w:pPr>
        <w:jc w:val="both"/>
        <w:rPr>
          <w:rFonts w:ascii="Brill" w:eastAsia="Arial" w:hAnsi="Brill" w:cs="Arial"/>
          <w:color w:val="FF0000"/>
          <w:sz w:val="22"/>
          <w:szCs w:val="22"/>
        </w:rPr>
      </w:pPr>
    </w:p>
    <w:p w14:paraId="35077D01" w14:textId="77777777" w:rsidR="00CB3FC9" w:rsidRPr="00C66272" w:rsidRDefault="00CB3FC9">
      <w:pPr>
        <w:rPr>
          <w:rFonts w:ascii="Brill" w:eastAsia="Brill" w:hAnsi="Brill" w:cs="Brill"/>
          <w:b/>
          <w:color w:val="000000"/>
          <w:sz w:val="22"/>
          <w:szCs w:val="22"/>
        </w:rPr>
      </w:pPr>
    </w:p>
    <w:p w14:paraId="35077D02" w14:textId="267951FC" w:rsidR="00CB3FC9" w:rsidRPr="00C66272" w:rsidRDefault="00C55FA1">
      <w:pPr>
        <w:spacing w:line="360" w:lineRule="auto"/>
        <w:rPr>
          <w:rFonts w:ascii="Brill" w:eastAsia="Brill" w:hAnsi="Brill" w:cs="Brill"/>
          <w:b/>
          <w:color w:val="000000"/>
        </w:rPr>
      </w:pPr>
      <w:r w:rsidRPr="00C66272">
        <w:rPr>
          <w:rFonts w:ascii="Brill" w:eastAsia="Brill" w:hAnsi="Brill" w:cs="Brill"/>
          <w:b/>
          <w:color w:val="000000"/>
        </w:rPr>
        <w:t>The Fish Market in Naples (1929-35)</w:t>
      </w:r>
      <w:ins w:id="3684" w:author="Autor">
        <w:r w:rsidR="00A55166">
          <w:rPr>
            <w:rFonts w:ascii="Brill" w:eastAsia="Brill" w:hAnsi="Brill" w:cs="Brill"/>
            <w:b/>
            <w:color w:val="000000"/>
          </w:rPr>
          <w:t>:</w:t>
        </w:r>
      </w:ins>
      <w:del w:id="3685" w:author="Autor">
        <w:r w:rsidRPr="00C66272" w:rsidDel="00A55166">
          <w:rPr>
            <w:rFonts w:ascii="Brill" w:eastAsia="Brill" w:hAnsi="Brill" w:cs="Brill"/>
            <w:b/>
            <w:color w:val="000000"/>
          </w:rPr>
          <w:delText>.</w:delText>
        </w:r>
      </w:del>
      <w:r w:rsidRPr="00C66272">
        <w:rPr>
          <w:rFonts w:ascii="Brill" w:eastAsia="Brill" w:hAnsi="Brill" w:cs="Brill"/>
          <w:b/>
          <w:color w:val="000000"/>
        </w:rPr>
        <w:t xml:space="preserve"> A continuous factory of heterogeneous spaces</w:t>
      </w:r>
    </w:p>
    <w:p w14:paraId="35077D03" w14:textId="3DDB8525" w:rsidR="00CB3FC9" w:rsidRPr="00C66272" w:rsidRDefault="00C55FA1">
      <w:pPr>
        <w:spacing w:line="360" w:lineRule="auto"/>
        <w:ind w:firstLine="720"/>
        <w:jc w:val="both"/>
        <w:rPr>
          <w:rFonts w:ascii="Brill" w:eastAsia="Brill" w:hAnsi="Brill" w:cs="Brill"/>
          <w:color w:val="000000"/>
        </w:rPr>
      </w:pPr>
      <w:del w:id="3686" w:author="Autor">
        <w:r w:rsidRPr="00C66272" w:rsidDel="00A55166">
          <w:rPr>
            <w:rFonts w:ascii="Brill" w:eastAsia="Brill" w:hAnsi="Brill" w:cs="Brill"/>
            <w:color w:val="000000"/>
          </w:rPr>
          <w:delText xml:space="preserve">Although </w:delText>
        </w:r>
      </w:del>
      <w:ins w:id="3687" w:author="Autor">
        <w:r w:rsidR="00A55166">
          <w:rPr>
            <w:rFonts w:ascii="Brill" w:eastAsia="Brill" w:hAnsi="Brill" w:cs="Brill"/>
            <w:color w:val="000000"/>
          </w:rPr>
          <w:t>I</w:t>
        </w:r>
      </w:ins>
      <w:del w:id="3688" w:author="Autor">
        <w:r w:rsidRPr="00C66272" w:rsidDel="00A55166">
          <w:rPr>
            <w:rFonts w:ascii="Brill" w:eastAsia="Brill" w:hAnsi="Brill" w:cs="Brill"/>
            <w:color w:val="000000"/>
          </w:rPr>
          <w:delText>i</w:delText>
        </w:r>
      </w:del>
      <w:r w:rsidRPr="00C66272">
        <w:rPr>
          <w:rFonts w:ascii="Brill" w:eastAsia="Brill" w:hAnsi="Brill" w:cs="Brill"/>
          <w:color w:val="000000"/>
        </w:rPr>
        <w:t xml:space="preserve">t was not until 1936, when the </w:t>
      </w:r>
      <w:r w:rsidRPr="00F62668">
        <w:rPr>
          <w:rFonts w:ascii="Brill" w:eastAsia="Brill" w:hAnsi="Brill" w:cs="Brill"/>
          <w:iCs/>
          <w:color w:val="000000"/>
        </w:rPr>
        <w:t xml:space="preserve">Testo Unico </w:t>
      </w:r>
      <w:proofErr w:type="spellStart"/>
      <w:r w:rsidRPr="00F62668">
        <w:rPr>
          <w:rFonts w:ascii="Brill" w:eastAsia="Brill" w:hAnsi="Brill" w:cs="Brill"/>
          <w:iCs/>
          <w:color w:val="000000"/>
        </w:rPr>
        <w:t>delle</w:t>
      </w:r>
      <w:proofErr w:type="spellEnd"/>
      <w:r w:rsidRPr="00F62668">
        <w:rPr>
          <w:rFonts w:ascii="Brill" w:eastAsia="Brill" w:hAnsi="Brill" w:cs="Brill"/>
          <w:iCs/>
          <w:color w:val="000000"/>
        </w:rPr>
        <w:t xml:space="preserve"> </w:t>
      </w:r>
      <w:proofErr w:type="spellStart"/>
      <w:r w:rsidRPr="00F62668">
        <w:rPr>
          <w:rFonts w:ascii="Brill" w:eastAsia="Brill" w:hAnsi="Brill" w:cs="Brill"/>
          <w:iCs/>
          <w:color w:val="000000"/>
        </w:rPr>
        <w:t>Leggi</w:t>
      </w:r>
      <w:proofErr w:type="spellEnd"/>
      <w:r w:rsidRPr="00F62668">
        <w:rPr>
          <w:rFonts w:ascii="Brill" w:eastAsia="Brill" w:hAnsi="Brill" w:cs="Brill"/>
          <w:iCs/>
          <w:color w:val="000000"/>
        </w:rPr>
        <w:t xml:space="preserve"> </w:t>
      </w:r>
      <w:proofErr w:type="spellStart"/>
      <w:r w:rsidRPr="00F62668">
        <w:rPr>
          <w:rFonts w:ascii="Brill" w:eastAsia="Brill" w:hAnsi="Brill" w:cs="Brill"/>
          <w:iCs/>
          <w:color w:val="000000"/>
        </w:rPr>
        <w:t>sulla</w:t>
      </w:r>
      <w:proofErr w:type="spellEnd"/>
      <w:r w:rsidRPr="00F62668">
        <w:rPr>
          <w:rFonts w:ascii="Brill" w:eastAsia="Brill" w:hAnsi="Brill" w:cs="Brill"/>
          <w:iCs/>
          <w:color w:val="000000"/>
        </w:rPr>
        <w:t xml:space="preserve"> </w:t>
      </w:r>
      <w:proofErr w:type="spellStart"/>
      <w:r w:rsidRPr="00F62668">
        <w:rPr>
          <w:rFonts w:ascii="Brill" w:eastAsia="Brill" w:hAnsi="Brill" w:cs="Brill"/>
          <w:iCs/>
          <w:color w:val="000000"/>
        </w:rPr>
        <w:t>Pesca</w:t>
      </w:r>
      <w:proofErr w:type="spellEnd"/>
      <w:r w:rsidRPr="00C66272">
        <w:rPr>
          <w:rFonts w:ascii="Brill" w:eastAsia="Brill" w:hAnsi="Brill" w:cs="Brill"/>
          <w:color w:val="000000"/>
        </w:rPr>
        <w:t xml:space="preserve"> </w:t>
      </w:r>
      <w:r w:rsidR="00273DA0" w:rsidRPr="00C66272">
        <w:rPr>
          <w:rFonts w:ascii="Brill" w:eastAsia="Brill" w:hAnsi="Brill" w:cs="Brill"/>
          <w:color w:val="000000"/>
        </w:rPr>
        <w:t xml:space="preserve">(Consolidated Text of the Laws on Fishing) </w:t>
      </w:r>
      <w:r w:rsidRPr="00C66272">
        <w:rPr>
          <w:rFonts w:ascii="Brill" w:eastAsia="Brill" w:hAnsi="Brill" w:cs="Brill"/>
          <w:color w:val="000000"/>
        </w:rPr>
        <w:t>came into force, that fish markets began to appear in several coastal towns in Italy</w:t>
      </w:r>
      <w:r w:rsidR="00273DA0" w:rsidRPr="00C66272">
        <w:rPr>
          <w:rFonts w:ascii="Brill" w:eastAsia="Brill" w:hAnsi="Brill" w:cs="Brill"/>
          <w:color w:val="000000"/>
        </w:rPr>
        <w:t>.</w:t>
      </w:r>
      <w:r w:rsidRPr="00C66272">
        <w:rPr>
          <w:rFonts w:ascii="Brill" w:eastAsia="Brill" w:hAnsi="Brill" w:cs="Brill"/>
          <w:color w:val="000000"/>
        </w:rPr>
        <w:t xml:space="preserve"> Naples has records connected with the construction of the city’s Fish Market, which was completed between 1929 and 1930. As well as being the first work of the recently graduated engineer Luigi Cosenza, this Fish Market is also counted as the architecture that began the spread of the Modern language in Naples. Indeed, this </w:t>
      </w:r>
      <w:r w:rsidR="00117567" w:rsidRPr="00C66272">
        <w:rPr>
          <w:rFonts w:ascii="Brill" w:eastAsia="Brill" w:hAnsi="Brill" w:cs="Brill"/>
          <w:color w:val="000000"/>
        </w:rPr>
        <w:t>work</w:t>
      </w:r>
      <w:r w:rsidR="00F24648" w:rsidRPr="00C66272">
        <w:rPr>
          <w:rFonts w:ascii="Brill" w:eastAsia="Brill" w:hAnsi="Brill" w:cs="Brill"/>
          <w:color w:val="000000"/>
        </w:rPr>
        <w:t xml:space="preserve"> </w:t>
      </w:r>
      <w:r w:rsidRPr="00C66272">
        <w:rPr>
          <w:rFonts w:ascii="Brill" w:eastAsia="Brill" w:hAnsi="Brill" w:cs="Brill"/>
          <w:color w:val="000000"/>
        </w:rPr>
        <w:t xml:space="preserve">by the very young Cosenza </w:t>
      </w:r>
      <w:r w:rsidR="00117567" w:rsidRPr="00C66272">
        <w:rPr>
          <w:rFonts w:ascii="Brill" w:eastAsia="Brill" w:hAnsi="Brill" w:cs="Brill"/>
          <w:color w:val="000000"/>
        </w:rPr>
        <w:t xml:space="preserve">represented a gesture </w:t>
      </w:r>
      <w:r w:rsidRPr="00C66272">
        <w:rPr>
          <w:rFonts w:ascii="Brill" w:eastAsia="Brill" w:hAnsi="Brill" w:cs="Brill"/>
          <w:color w:val="000000"/>
        </w:rPr>
        <w:t>towards a particular modernity, still preliminary to the codes of full Rationalism</w:t>
      </w:r>
      <w:r w:rsidR="00EA4418" w:rsidRPr="00C66272">
        <w:rPr>
          <w:rFonts w:ascii="Brill" w:eastAsia="Brill" w:hAnsi="Brill" w:cs="Brill"/>
          <w:color w:val="000000"/>
        </w:rPr>
        <w:t>. It is included</w:t>
      </w:r>
      <w:r w:rsidR="001A1E0C">
        <w:rPr>
          <w:rFonts w:ascii="Brill" w:eastAsia="Brill" w:hAnsi="Brill" w:cs="Brill"/>
          <w:color w:val="000000"/>
        </w:rPr>
        <w:t xml:space="preserve"> </w:t>
      </w:r>
      <w:r w:rsidRPr="00C66272">
        <w:rPr>
          <w:rFonts w:ascii="Brill" w:eastAsia="Brill" w:hAnsi="Brill" w:cs="Brill"/>
          <w:color w:val="000000"/>
        </w:rPr>
        <w:t xml:space="preserve">in a restricted anthology of early Modernism in Italy (direct references are the </w:t>
      </w:r>
      <w:proofErr w:type="spellStart"/>
      <w:r w:rsidRPr="00F62668">
        <w:rPr>
          <w:rFonts w:ascii="Brill" w:eastAsia="Brill" w:hAnsi="Brill" w:cs="Brill"/>
          <w:iCs/>
          <w:color w:val="000000"/>
        </w:rPr>
        <w:t>Novocomum</w:t>
      </w:r>
      <w:proofErr w:type="spellEnd"/>
      <w:r w:rsidRPr="00C66272">
        <w:rPr>
          <w:rFonts w:ascii="Brill" w:eastAsia="Brill" w:hAnsi="Brill" w:cs="Brill"/>
          <w:color w:val="000000"/>
        </w:rPr>
        <w:t xml:space="preserve"> built by Giuseppe </w:t>
      </w:r>
      <w:proofErr w:type="spellStart"/>
      <w:r w:rsidRPr="00C66272">
        <w:rPr>
          <w:rFonts w:ascii="Brill" w:eastAsia="Brill" w:hAnsi="Brill" w:cs="Brill"/>
          <w:color w:val="000000"/>
        </w:rPr>
        <w:t>Terragni</w:t>
      </w:r>
      <w:proofErr w:type="spellEnd"/>
      <w:r w:rsidRPr="00C66272">
        <w:rPr>
          <w:rFonts w:ascii="Brill" w:eastAsia="Brill" w:hAnsi="Brill" w:cs="Brill"/>
          <w:color w:val="000000"/>
        </w:rPr>
        <w:t xml:space="preserve"> in Como in 1928 and the </w:t>
      </w:r>
      <w:r w:rsidRPr="00F62668">
        <w:rPr>
          <w:rFonts w:ascii="Brill" w:eastAsia="Brill" w:hAnsi="Brill" w:cs="Brill"/>
          <w:iCs/>
          <w:color w:val="000000"/>
        </w:rPr>
        <w:t xml:space="preserve">Casa </w:t>
      </w:r>
      <w:proofErr w:type="spellStart"/>
      <w:r w:rsidRPr="00F62668">
        <w:rPr>
          <w:rFonts w:ascii="Brill" w:eastAsia="Brill" w:hAnsi="Brill" w:cs="Brill"/>
          <w:iCs/>
          <w:color w:val="000000"/>
        </w:rPr>
        <w:t>Elettrica</w:t>
      </w:r>
      <w:proofErr w:type="spellEnd"/>
      <w:r w:rsidRPr="00C66272">
        <w:rPr>
          <w:rFonts w:ascii="Brill" w:eastAsia="Brill" w:hAnsi="Brill" w:cs="Brill"/>
          <w:color w:val="000000"/>
        </w:rPr>
        <w:t xml:space="preserve"> by Gruppo 7 in 1930). According to architect Pasquale Belfiore</w:t>
      </w:r>
      <w:ins w:id="3689" w:author="Autor">
        <w:r w:rsidR="00A55166">
          <w:rPr>
            <w:rFonts w:ascii="Brill" w:eastAsia="Brill" w:hAnsi="Brill" w:cs="Brill"/>
            <w:color w:val="000000"/>
          </w:rPr>
          <w:t xml:space="preserve"> (2006, p.69)</w:t>
        </w:r>
      </w:ins>
      <w:r w:rsidRPr="00C66272">
        <w:rPr>
          <w:rFonts w:ascii="Brill" w:eastAsia="Brill" w:hAnsi="Brill" w:cs="Brill"/>
          <w:color w:val="000000"/>
        </w:rPr>
        <w:t xml:space="preserve">, Luigi Cosenza and his Fish Market </w:t>
      </w:r>
      <w:r w:rsidR="00430443" w:rsidRPr="00C66272">
        <w:rPr>
          <w:rFonts w:ascii="Brill" w:eastAsia="Brill" w:hAnsi="Brill" w:cs="Brill"/>
          <w:color w:val="000000"/>
        </w:rPr>
        <w:t>“</w:t>
      </w:r>
      <w:del w:id="3690" w:author="Autor">
        <w:r w:rsidR="00F62668" w:rsidDel="00A55166">
          <w:rPr>
            <w:rFonts w:ascii="Brill" w:eastAsia="Brill" w:hAnsi="Brill" w:cs="Brill"/>
            <w:color w:val="000000"/>
          </w:rPr>
          <w:delText xml:space="preserve"> </w:delText>
        </w:r>
      </w:del>
      <w:r w:rsidR="00F62668">
        <w:rPr>
          <w:rFonts w:ascii="Brill" w:eastAsia="Brill" w:hAnsi="Brill" w:cs="Brill"/>
          <w:color w:val="000000"/>
        </w:rPr>
        <w:t xml:space="preserve">are respectively </w:t>
      </w:r>
      <w:r w:rsidRPr="00C66272">
        <w:rPr>
          <w:rFonts w:ascii="Brill" w:eastAsia="Brill" w:hAnsi="Brill" w:cs="Brill"/>
          <w:color w:val="000000"/>
        </w:rPr>
        <w:t>the author and the building that has most fully expressed the link between the past and the emergence of a new taste</w:t>
      </w:r>
      <w:ins w:id="3691" w:author="Autor">
        <w:r w:rsidR="00A55166">
          <w:rPr>
            <w:rFonts w:ascii="Brill" w:eastAsia="Brill" w:hAnsi="Brill" w:cs="Brill"/>
            <w:color w:val="000000"/>
          </w:rPr>
          <w:t>.</w:t>
        </w:r>
      </w:ins>
      <w:r w:rsidR="001E641F" w:rsidRPr="00C66272">
        <w:rPr>
          <w:rFonts w:ascii="Brill" w:eastAsia="Brill" w:hAnsi="Brill" w:cs="Brill"/>
          <w:color w:val="000000"/>
        </w:rPr>
        <w:t>”</w:t>
      </w:r>
      <w:r w:rsidRPr="00C66272">
        <w:rPr>
          <w:rFonts w:ascii="Brill" w:eastAsia="Brill" w:hAnsi="Brill" w:cs="Brill"/>
          <w:color w:val="000000"/>
        </w:rPr>
        <w:t xml:space="preserve"> </w:t>
      </w:r>
      <w:del w:id="3692" w:author="Autor">
        <w:r w:rsidRPr="00C66272" w:rsidDel="00A55166">
          <w:rPr>
            <w:rFonts w:ascii="Brill" w:eastAsia="Brill" w:hAnsi="Brill" w:cs="Brill"/>
            <w:color w:val="000000"/>
          </w:rPr>
          <w:delText>(2006, p. 69)</w:delText>
        </w:r>
        <w:r w:rsidR="001E641F" w:rsidRPr="00C66272" w:rsidDel="00A55166">
          <w:rPr>
            <w:rFonts w:ascii="Brill" w:eastAsia="Brill" w:hAnsi="Brill" w:cs="Brill"/>
            <w:color w:val="000000"/>
          </w:rPr>
          <w:delText>.</w:delText>
        </w:r>
      </w:del>
    </w:p>
    <w:p w14:paraId="35077D04" w14:textId="2B94EE8B"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those years, the Fascist regime had identified the </w:t>
      </w:r>
      <w:r w:rsidR="00A93833" w:rsidRPr="00C66272">
        <w:rPr>
          <w:rFonts w:ascii="Brill" w:eastAsia="Brill" w:hAnsi="Brill" w:cs="Brill"/>
          <w:color w:val="000000"/>
        </w:rPr>
        <w:t>seafood industry</w:t>
      </w:r>
      <w:r w:rsidRPr="00C66272">
        <w:rPr>
          <w:rFonts w:ascii="Brill" w:eastAsia="Brill" w:hAnsi="Brill" w:cs="Brill"/>
          <w:color w:val="000000"/>
        </w:rPr>
        <w:t xml:space="preserve"> as being of national interest</w:t>
      </w:r>
      <w:r w:rsidR="00A93833" w:rsidRPr="00C66272">
        <w:rPr>
          <w:rFonts w:ascii="Brill" w:eastAsia="Brill" w:hAnsi="Brill" w:cs="Brill"/>
          <w:color w:val="000000"/>
        </w:rPr>
        <w:t xml:space="preserve">. </w:t>
      </w:r>
      <w:r w:rsidR="00990907" w:rsidRPr="00C66272">
        <w:rPr>
          <w:rFonts w:ascii="Brill" w:eastAsia="Brill" w:hAnsi="Brill" w:cs="Brill"/>
          <w:color w:val="000000"/>
        </w:rPr>
        <w:t>It set out to</w:t>
      </w:r>
      <w:r w:rsidRPr="00C66272">
        <w:rPr>
          <w:rFonts w:ascii="Brill" w:eastAsia="Brill" w:hAnsi="Brill" w:cs="Brill"/>
          <w:color w:val="000000"/>
        </w:rPr>
        <w:t xml:space="preserve"> renovate </w:t>
      </w:r>
      <w:r w:rsidR="00A93833" w:rsidRPr="00C66272">
        <w:rPr>
          <w:rFonts w:ascii="Brill" w:eastAsia="Brill" w:hAnsi="Brill" w:cs="Brill"/>
          <w:color w:val="000000"/>
        </w:rPr>
        <w:t xml:space="preserve">many of </w:t>
      </w:r>
      <w:r w:rsidRPr="00C66272">
        <w:rPr>
          <w:rFonts w:ascii="Brill" w:eastAsia="Brill" w:hAnsi="Brill" w:cs="Brill"/>
          <w:color w:val="000000"/>
        </w:rPr>
        <w:t xml:space="preserve">the building assets of the </w:t>
      </w:r>
      <w:r w:rsidR="00A93833" w:rsidRPr="00C66272">
        <w:rPr>
          <w:rFonts w:ascii="Brill" w:eastAsia="Brill" w:hAnsi="Brill" w:cs="Brill"/>
          <w:color w:val="000000"/>
        </w:rPr>
        <w:t>period</w:t>
      </w:r>
      <w:r w:rsidRPr="00C66272">
        <w:rPr>
          <w:rFonts w:ascii="Brill" w:eastAsia="Brill" w:hAnsi="Brill" w:cs="Brill"/>
          <w:color w:val="000000"/>
        </w:rPr>
        <w:t>, which were in a deplorable state of health and hygiene</w:t>
      </w:r>
      <w:r w:rsidR="00990907" w:rsidRPr="00C66272">
        <w:rPr>
          <w:rFonts w:ascii="Brill" w:eastAsia="Brill" w:hAnsi="Brill" w:cs="Brill"/>
          <w:color w:val="000000"/>
        </w:rPr>
        <w:t>. T</w:t>
      </w:r>
      <w:r w:rsidRPr="00C66272">
        <w:rPr>
          <w:rFonts w:ascii="Brill" w:eastAsia="Brill" w:hAnsi="Brill" w:cs="Brill"/>
          <w:color w:val="000000"/>
        </w:rPr>
        <w:t xml:space="preserve">his was the case of the old </w:t>
      </w:r>
      <w:proofErr w:type="spellStart"/>
      <w:r w:rsidRPr="00F62668">
        <w:rPr>
          <w:rFonts w:ascii="Brill" w:eastAsia="Brill" w:hAnsi="Brill" w:cs="Brill"/>
          <w:iCs/>
          <w:color w:val="000000"/>
        </w:rPr>
        <w:t>Pescheria</w:t>
      </w:r>
      <w:proofErr w:type="spellEnd"/>
      <w:r w:rsidRPr="00F62668">
        <w:rPr>
          <w:rFonts w:ascii="Brill" w:eastAsia="Brill" w:hAnsi="Brill" w:cs="Brill"/>
          <w:iCs/>
          <w:color w:val="000000"/>
        </w:rPr>
        <w:t xml:space="preserve"> De Luca</w:t>
      </w:r>
      <w:r w:rsidRPr="00C66272">
        <w:rPr>
          <w:rFonts w:ascii="Brill" w:eastAsia="Brill" w:hAnsi="Brill" w:cs="Brill"/>
          <w:color w:val="000000"/>
        </w:rPr>
        <w:t xml:space="preserve"> in </w:t>
      </w:r>
      <w:r w:rsidRPr="00C66272">
        <w:rPr>
          <w:rFonts w:ascii="Brill" w:eastAsia="Brill" w:hAnsi="Brill" w:cs="Brill"/>
          <w:color w:val="000000"/>
        </w:rPr>
        <w:lastRenderedPageBreak/>
        <w:t xml:space="preserve">Via Marina in Naples, which was closed in 1926. Among the projects of the </w:t>
      </w:r>
      <w:r w:rsidRPr="00F62668">
        <w:rPr>
          <w:rFonts w:ascii="Brill" w:eastAsia="Brill" w:hAnsi="Brill" w:cs="Brill"/>
          <w:iCs/>
          <w:color w:val="000000"/>
        </w:rPr>
        <w:t xml:space="preserve">Alto </w:t>
      </w:r>
      <w:proofErr w:type="spellStart"/>
      <w:r w:rsidRPr="00F62668">
        <w:rPr>
          <w:rFonts w:ascii="Brill" w:eastAsia="Brill" w:hAnsi="Brill" w:cs="Brill"/>
          <w:iCs/>
          <w:color w:val="000000"/>
        </w:rPr>
        <w:t>Commissariato</w:t>
      </w:r>
      <w:proofErr w:type="spellEnd"/>
      <w:r w:rsidRPr="00F62668">
        <w:rPr>
          <w:rFonts w:ascii="Brill" w:eastAsia="Brill" w:hAnsi="Brill" w:cs="Brill"/>
          <w:iCs/>
          <w:color w:val="000000"/>
        </w:rPr>
        <w:t xml:space="preserve"> per il </w:t>
      </w:r>
      <w:proofErr w:type="spellStart"/>
      <w:r w:rsidRPr="00F62668">
        <w:rPr>
          <w:rFonts w:ascii="Brill" w:eastAsia="Brill" w:hAnsi="Brill" w:cs="Brill"/>
          <w:iCs/>
          <w:color w:val="000000"/>
        </w:rPr>
        <w:t>Comune</w:t>
      </w:r>
      <w:proofErr w:type="spellEnd"/>
      <w:r w:rsidRPr="00F62668">
        <w:rPr>
          <w:rFonts w:ascii="Brill" w:eastAsia="Brill" w:hAnsi="Brill" w:cs="Brill"/>
          <w:iCs/>
          <w:color w:val="000000"/>
        </w:rPr>
        <w:t xml:space="preserve"> di Napoli</w:t>
      </w:r>
      <w:r w:rsidR="001D3C62" w:rsidRPr="00C66272">
        <w:rPr>
          <w:rFonts w:ascii="Brill" w:eastAsia="Brill" w:hAnsi="Brill" w:cs="Brill"/>
          <w:iCs/>
          <w:color w:val="000000"/>
        </w:rPr>
        <w:t xml:space="preserve"> (High Commissioner for the </w:t>
      </w:r>
      <w:r w:rsidR="00843C85" w:rsidRPr="00C66272">
        <w:rPr>
          <w:rFonts w:ascii="Brill" w:eastAsia="Brill" w:hAnsi="Brill" w:cs="Brill"/>
          <w:iCs/>
          <w:color w:val="000000"/>
        </w:rPr>
        <w:t>Municipality of Naples)</w:t>
      </w:r>
      <w:r w:rsidRPr="00C66272">
        <w:rPr>
          <w:rFonts w:ascii="Brill" w:eastAsia="Brill" w:hAnsi="Brill" w:cs="Brill"/>
          <w:color w:val="000000"/>
        </w:rPr>
        <w:t xml:space="preserve">, the construction of a new market in front of the expanding port area was therefore a priority, </w:t>
      </w:r>
      <w:r w:rsidR="00843C85" w:rsidRPr="00C66272">
        <w:rPr>
          <w:rFonts w:ascii="Brill" w:eastAsia="Brill" w:hAnsi="Brill" w:cs="Brill"/>
          <w:color w:val="000000"/>
        </w:rPr>
        <w:t xml:space="preserve">It was intended </w:t>
      </w:r>
      <w:r w:rsidRPr="00C66272">
        <w:rPr>
          <w:rFonts w:ascii="Brill" w:eastAsia="Brill" w:hAnsi="Brill" w:cs="Brill"/>
          <w:color w:val="000000"/>
        </w:rPr>
        <w:t xml:space="preserve">to promote the development of the port area in front of it, an ancient and traditional fishing centre in the </w:t>
      </w:r>
      <w:r w:rsidR="00843C85" w:rsidRPr="00C66272">
        <w:rPr>
          <w:rFonts w:ascii="Brill" w:eastAsia="Brill" w:hAnsi="Brill" w:cs="Brill"/>
          <w:color w:val="000000"/>
        </w:rPr>
        <w:t>g</w:t>
      </w:r>
      <w:r w:rsidRPr="00C66272">
        <w:rPr>
          <w:rFonts w:ascii="Brill" w:eastAsia="Brill" w:hAnsi="Brill" w:cs="Brill"/>
          <w:color w:val="000000"/>
        </w:rPr>
        <w:t>ulf.</w:t>
      </w:r>
    </w:p>
    <w:p w14:paraId="35077D05" w14:textId="39F324B2"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the evolutionary framework of Cosenza’s work, his first building, completed in 1935 at the end of a long compositional process, can be understood as the preparatory moment of a great work. </w:t>
      </w:r>
      <w:r w:rsidR="00DE0CBC" w:rsidRPr="00C66272">
        <w:rPr>
          <w:rFonts w:ascii="Brill" w:eastAsia="Brill" w:hAnsi="Brill" w:cs="Brill"/>
          <w:color w:val="000000"/>
        </w:rPr>
        <w:t>This was a</w:t>
      </w:r>
      <w:r w:rsidRPr="00C66272">
        <w:rPr>
          <w:rFonts w:ascii="Brill" w:eastAsia="Brill" w:hAnsi="Brill" w:cs="Brill"/>
          <w:color w:val="000000"/>
        </w:rPr>
        <w:t xml:space="preserve"> proto-rationalist market which, in analogy with </w:t>
      </w:r>
      <w:proofErr w:type="spellStart"/>
      <w:r w:rsidRPr="00C66272">
        <w:rPr>
          <w:rFonts w:ascii="Brill" w:eastAsia="Brill" w:hAnsi="Brill" w:cs="Brill"/>
          <w:color w:val="000000"/>
        </w:rPr>
        <w:t>Braccialini</w:t>
      </w:r>
      <w:proofErr w:type="spellEnd"/>
      <w:r w:rsidRPr="00C66272">
        <w:rPr>
          <w:rFonts w:ascii="Brill" w:eastAsia="Brill" w:hAnsi="Brill" w:cs="Brill"/>
          <w:color w:val="000000"/>
        </w:rPr>
        <w:t xml:space="preserve"> in Genoa, Cosenza conceived as an alternative to an earlier neoclassical project drawn up by the </w:t>
      </w:r>
      <w:r w:rsidR="00403DE4" w:rsidRPr="00C66272">
        <w:rPr>
          <w:rFonts w:ascii="Brill" w:eastAsia="Brill" w:hAnsi="Brill" w:cs="Brill"/>
          <w:color w:val="000000"/>
        </w:rPr>
        <w:t>c</w:t>
      </w:r>
      <w:r w:rsidRPr="00C66272">
        <w:rPr>
          <w:rFonts w:ascii="Brill" w:eastAsia="Brill" w:hAnsi="Brill" w:cs="Brill"/>
          <w:color w:val="000000"/>
        </w:rPr>
        <w:t xml:space="preserve">ivil </w:t>
      </w:r>
      <w:r w:rsidR="00403DE4" w:rsidRPr="00C66272">
        <w:rPr>
          <w:rFonts w:ascii="Brill" w:eastAsia="Brill" w:hAnsi="Brill" w:cs="Brill"/>
          <w:color w:val="000000"/>
        </w:rPr>
        <w:t>e</w:t>
      </w:r>
      <w:r w:rsidRPr="00C66272">
        <w:rPr>
          <w:rFonts w:ascii="Brill" w:eastAsia="Brill" w:hAnsi="Brill" w:cs="Brill"/>
          <w:color w:val="000000"/>
        </w:rPr>
        <w:t xml:space="preserve">ngineers. The starting point for the market is a rectangular building with a large glass-covered hall. The other two floors </w:t>
      </w:r>
      <w:r w:rsidR="00403DE4" w:rsidRPr="00C66272">
        <w:rPr>
          <w:rFonts w:ascii="Brill" w:eastAsia="Brill" w:hAnsi="Brill" w:cs="Brill"/>
          <w:color w:val="000000"/>
        </w:rPr>
        <w:t>provide</w:t>
      </w:r>
      <w:r w:rsidRPr="00C66272">
        <w:rPr>
          <w:rFonts w:ascii="Brill" w:eastAsia="Brill" w:hAnsi="Brill" w:cs="Brill"/>
          <w:color w:val="000000"/>
        </w:rPr>
        <w:t xml:space="preserve"> a basement for product storage, cold rooms, fish processing facilities</w:t>
      </w:r>
      <w:r w:rsidR="00403DE4" w:rsidRPr="00C66272">
        <w:rPr>
          <w:rFonts w:ascii="Brill" w:eastAsia="Brill" w:hAnsi="Brill" w:cs="Brill"/>
          <w:color w:val="000000"/>
        </w:rPr>
        <w:t xml:space="preserve">, </w:t>
      </w:r>
      <w:r w:rsidRPr="00C66272">
        <w:rPr>
          <w:rFonts w:ascii="Brill" w:eastAsia="Brill" w:hAnsi="Brill" w:cs="Brill"/>
          <w:color w:val="000000"/>
        </w:rPr>
        <w:t xml:space="preserve">entrances for transport vehicles, and a mezzanine for offices. From a technological point of view, the </w:t>
      </w:r>
      <w:r w:rsidR="00403DE4" w:rsidRPr="00C66272">
        <w:rPr>
          <w:rFonts w:ascii="Brill" w:eastAsia="Brill" w:hAnsi="Brill" w:cs="Brill"/>
          <w:color w:val="000000"/>
        </w:rPr>
        <w:t>m</w:t>
      </w:r>
      <w:r w:rsidRPr="00C66272">
        <w:rPr>
          <w:rFonts w:ascii="Brill" w:eastAsia="Brill" w:hAnsi="Brill" w:cs="Brill"/>
          <w:color w:val="000000"/>
        </w:rPr>
        <w:t xml:space="preserve">arket was equipped with facilities </w:t>
      </w:r>
      <w:r w:rsidR="00403DE4" w:rsidRPr="00C66272">
        <w:rPr>
          <w:rFonts w:ascii="Brill" w:eastAsia="Brill" w:hAnsi="Brill" w:cs="Brill"/>
          <w:color w:val="000000"/>
        </w:rPr>
        <w:t>that were innovative at</w:t>
      </w:r>
      <w:r w:rsidRPr="00C66272">
        <w:rPr>
          <w:rFonts w:ascii="Brill" w:eastAsia="Brill" w:hAnsi="Brill" w:cs="Brill"/>
          <w:color w:val="000000"/>
        </w:rPr>
        <w:t xml:space="preserve"> the time: cells for the production of ice, gushers for the oxygenation of the marine environment, artificial rain jets</w:t>
      </w:r>
      <w:r w:rsidR="003A01D1" w:rsidRPr="00C66272">
        <w:rPr>
          <w:rFonts w:ascii="Brill" w:eastAsia="Brill" w:hAnsi="Brill" w:cs="Brill"/>
          <w:color w:val="000000"/>
        </w:rPr>
        <w:t>,</w:t>
      </w:r>
      <w:r w:rsidRPr="00C66272">
        <w:rPr>
          <w:rFonts w:ascii="Brill" w:eastAsia="Brill" w:hAnsi="Brill" w:cs="Brill"/>
          <w:color w:val="000000"/>
        </w:rPr>
        <w:t xml:space="preserve"> and steam drying systems. The nine tanks installed could each hold </w:t>
      </w:r>
      <w:r w:rsidR="003A01D1" w:rsidRPr="00C66272">
        <w:rPr>
          <w:rFonts w:ascii="Brill" w:eastAsia="Brill" w:hAnsi="Brill" w:cs="Brill"/>
          <w:color w:val="000000"/>
        </w:rPr>
        <w:t>100</w:t>
      </w:r>
      <w:r w:rsidRPr="00C66272">
        <w:rPr>
          <w:rFonts w:ascii="Brill" w:eastAsia="Brill" w:hAnsi="Brill" w:cs="Brill"/>
          <w:color w:val="000000"/>
        </w:rPr>
        <w:t xml:space="preserve"> quintals </w:t>
      </w:r>
      <w:r w:rsidR="003A5382" w:rsidRPr="00C66272">
        <w:rPr>
          <w:rFonts w:ascii="Brill" w:eastAsia="Brill" w:hAnsi="Brill" w:cs="Brill"/>
          <w:color w:val="000000"/>
        </w:rPr>
        <w:t>(5,080 k</w:t>
      </w:r>
      <w:ins w:id="3693" w:author="Autor">
        <w:r w:rsidR="00386675">
          <w:rPr>
            <w:rFonts w:ascii="Brill" w:eastAsia="Brill" w:hAnsi="Brill" w:cs="Brill"/>
            <w:color w:val="000000"/>
          </w:rPr>
          <w:t>g</w:t>
        </w:r>
      </w:ins>
      <w:del w:id="3694" w:author="Autor">
        <w:r w:rsidR="003A5382" w:rsidRPr="00C66272" w:rsidDel="00386675">
          <w:rPr>
            <w:rFonts w:ascii="Brill" w:eastAsia="Brill" w:hAnsi="Brill" w:cs="Brill"/>
            <w:color w:val="000000"/>
          </w:rPr>
          <w:delText>ilograms</w:delText>
        </w:r>
      </w:del>
      <w:r w:rsidR="003A5382" w:rsidRPr="00C66272">
        <w:rPr>
          <w:rFonts w:ascii="Brill" w:eastAsia="Brill" w:hAnsi="Brill" w:cs="Brill"/>
          <w:color w:val="000000"/>
        </w:rPr>
        <w:t xml:space="preserve">) </w:t>
      </w:r>
      <w:r w:rsidRPr="00C66272">
        <w:rPr>
          <w:rFonts w:ascii="Brill" w:eastAsia="Brill" w:hAnsi="Brill" w:cs="Brill"/>
          <w:color w:val="000000"/>
        </w:rPr>
        <w:t xml:space="preserve">of fish. This structure gives rise to a rather complicated external image: a double row of arches with rusticated pilasters on the ground floor and pilasters with capitals on the upper floor formally create a mix of stylistic choices which are not entirely justified, as </w:t>
      </w:r>
      <w:r w:rsidRPr="005A3ECD">
        <w:rPr>
          <w:rFonts w:ascii="Brill" w:eastAsia="Brill" w:hAnsi="Brill" w:cs="Brill"/>
          <w:color w:val="000000"/>
        </w:rPr>
        <w:t xml:space="preserve">Cosenza </w:t>
      </w:r>
      <w:r w:rsidR="00A66EB0" w:rsidRPr="005A3ECD">
        <w:rPr>
          <w:rFonts w:ascii="Brill" w:eastAsia="Brill" w:hAnsi="Brill" w:cs="Brill"/>
          <w:color w:val="000000"/>
        </w:rPr>
        <w:t>(1974</w:t>
      </w:r>
      <w:r w:rsidR="00A66EB0" w:rsidRPr="00C66272">
        <w:rPr>
          <w:rFonts w:ascii="Brill" w:eastAsia="Brill" w:hAnsi="Brill" w:cs="Brill"/>
          <w:color w:val="000000"/>
        </w:rPr>
        <w:t>) acknowledged.</w:t>
      </w:r>
      <w:r w:rsidRPr="00C66272">
        <w:rPr>
          <w:rFonts w:ascii="Brill" w:eastAsia="Brill" w:hAnsi="Brill" w:cs="Brill"/>
          <w:color w:val="000000"/>
        </w:rPr>
        <w:t xml:space="preserve"> </w:t>
      </w:r>
    </w:p>
    <w:p w14:paraId="35077D06" w14:textId="2EA5E50E" w:rsidR="00CB3FC9" w:rsidRPr="00C66272" w:rsidRDefault="00386675" w:rsidP="00386675">
      <w:pPr>
        <w:spacing w:line="360" w:lineRule="auto"/>
        <w:ind w:firstLine="720"/>
        <w:jc w:val="both"/>
        <w:rPr>
          <w:rFonts w:ascii="Brill" w:eastAsia="Brill" w:hAnsi="Brill" w:cs="Brill"/>
          <w:color w:val="000000"/>
        </w:rPr>
      </w:pPr>
      <w:ins w:id="3695" w:author="Autor">
        <w:r>
          <w:rPr>
            <w:rFonts w:ascii="Brill" w:eastAsia="Brill" w:hAnsi="Brill" w:cs="Brill"/>
            <w:color w:val="000000"/>
          </w:rPr>
          <w:t>Hence,</w:t>
        </w:r>
        <w:r w:rsidR="005A3ECD">
          <w:rPr>
            <w:rFonts w:ascii="Brill" w:eastAsia="Brill" w:hAnsi="Brill" w:cs="Brill"/>
            <w:color w:val="000000"/>
          </w:rPr>
          <w:t xml:space="preserve"> </w:t>
        </w:r>
        <w:r>
          <w:rPr>
            <w:rFonts w:ascii="Brill" w:eastAsia="Brill" w:hAnsi="Brill" w:cs="Brill"/>
            <w:color w:val="000000"/>
          </w:rPr>
          <w:t>t</w:t>
        </w:r>
      </w:ins>
      <w:del w:id="3696" w:author="Autor">
        <w:r w:rsidR="00C55FA1" w:rsidRPr="00C66272" w:rsidDel="00386675">
          <w:rPr>
            <w:rFonts w:ascii="Brill" w:eastAsia="Brill" w:hAnsi="Brill" w:cs="Brill"/>
            <w:color w:val="000000"/>
          </w:rPr>
          <w:delText>T</w:delText>
        </w:r>
      </w:del>
      <w:r w:rsidR="00C55FA1" w:rsidRPr="00C66272">
        <w:rPr>
          <w:rFonts w:ascii="Brill" w:eastAsia="Brill" w:hAnsi="Brill" w:cs="Brill"/>
          <w:color w:val="000000"/>
        </w:rPr>
        <w:t>he decision to develop an alternative solution</w:t>
      </w:r>
      <w:ins w:id="3697" w:author="Autor">
        <w:r>
          <w:rPr>
            <w:rFonts w:ascii="Brill" w:eastAsia="Brill" w:hAnsi="Brill" w:cs="Brill"/>
            <w:color w:val="000000"/>
          </w:rPr>
          <w:t xml:space="preserve"> </w:t>
        </w:r>
      </w:ins>
      <w:del w:id="3698" w:author="Autor">
        <w:r w:rsidR="00C55FA1" w:rsidRPr="00C66272" w:rsidDel="00386675">
          <w:rPr>
            <w:rFonts w:ascii="Brill" w:eastAsia="Brill" w:hAnsi="Brill" w:cs="Brill"/>
            <w:color w:val="000000"/>
          </w:rPr>
          <w:delText xml:space="preserve">, hence, </w:delText>
        </w:r>
      </w:del>
      <w:r w:rsidR="00C55FA1" w:rsidRPr="00C66272">
        <w:rPr>
          <w:rFonts w:ascii="Brill" w:eastAsia="Brill" w:hAnsi="Brill" w:cs="Brill"/>
          <w:color w:val="000000"/>
        </w:rPr>
        <w:t xml:space="preserve">was based on case studies of European markets (Hamburg and Marseilles) as well as national examples (Milan, Pozzuoli, </w:t>
      </w:r>
      <w:proofErr w:type="spellStart"/>
      <w:r w:rsidR="00C55FA1" w:rsidRPr="00C66272">
        <w:rPr>
          <w:rFonts w:ascii="Brill" w:eastAsia="Brill" w:hAnsi="Brill" w:cs="Brill"/>
          <w:color w:val="000000"/>
        </w:rPr>
        <w:t>Comacchio</w:t>
      </w:r>
      <w:proofErr w:type="spellEnd"/>
      <w:r w:rsidR="00C55FA1" w:rsidRPr="00C66272">
        <w:rPr>
          <w:rFonts w:ascii="Brill" w:eastAsia="Brill" w:hAnsi="Brill" w:cs="Brill"/>
          <w:color w:val="000000"/>
        </w:rPr>
        <w:t xml:space="preserve">); the aim was to conceive a functionally and economically market, capable of efficiently materializing the connection between production and consumption zones. The vast scale, urban and even more so interurban, is a strategic component of Cosenza’s work. Already in this first project, he </w:t>
      </w:r>
      <w:r w:rsidR="001A7922" w:rsidRPr="00C66272">
        <w:rPr>
          <w:rFonts w:ascii="Brill" w:eastAsia="Brill" w:hAnsi="Brill" w:cs="Brill"/>
          <w:color w:val="000000"/>
        </w:rPr>
        <w:t xml:space="preserve">was </w:t>
      </w:r>
      <w:r w:rsidR="00C55FA1" w:rsidRPr="00C66272">
        <w:rPr>
          <w:rFonts w:ascii="Brill" w:eastAsia="Brill" w:hAnsi="Brill" w:cs="Brill"/>
          <w:color w:val="000000"/>
        </w:rPr>
        <w:t>tackl</w:t>
      </w:r>
      <w:r w:rsidR="001A7922" w:rsidRPr="00C66272">
        <w:rPr>
          <w:rFonts w:ascii="Brill" w:eastAsia="Brill" w:hAnsi="Brill" w:cs="Brill"/>
          <w:color w:val="000000"/>
        </w:rPr>
        <w:t>ing</w:t>
      </w:r>
      <w:r w:rsidR="00C55FA1" w:rsidRPr="00C66272">
        <w:rPr>
          <w:rFonts w:ascii="Brill" w:eastAsia="Brill" w:hAnsi="Brill" w:cs="Brill"/>
          <w:color w:val="000000"/>
        </w:rPr>
        <w:t xml:space="preserve"> the theme</w:t>
      </w:r>
      <w:r w:rsidR="001A7922" w:rsidRPr="00C66272">
        <w:rPr>
          <w:rFonts w:ascii="Brill" w:eastAsia="Brill" w:hAnsi="Brill" w:cs="Brill"/>
          <w:color w:val="000000"/>
        </w:rPr>
        <w:t xml:space="preserve"> – </w:t>
      </w:r>
      <w:r w:rsidR="00C55FA1" w:rsidRPr="00C66272">
        <w:rPr>
          <w:rFonts w:ascii="Brill" w:eastAsia="Brill" w:hAnsi="Brill" w:cs="Brill"/>
          <w:color w:val="000000"/>
        </w:rPr>
        <w:t>which was to become recurring for him</w:t>
      </w:r>
      <w:r w:rsidR="001A7922" w:rsidRPr="00C66272">
        <w:rPr>
          <w:rFonts w:ascii="Brill" w:eastAsia="Brill" w:hAnsi="Brill" w:cs="Brill"/>
          <w:color w:val="000000"/>
        </w:rPr>
        <w:t xml:space="preserve"> – </w:t>
      </w:r>
      <w:r w:rsidR="00C55FA1" w:rsidRPr="00C66272">
        <w:rPr>
          <w:rFonts w:ascii="Brill" w:eastAsia="Brill" w:hAnsi="Brill" w:cs="Brill"/>
          <w:color w:val="000000"/>
        </w:rPr>
        <w:t xml:space="preserve">of the relationship between the elaboration of a building project and the coordinated development process of the entire territory involved. In fact, the Fish Market was studied in conjunction with the reorganization of Via Marina and the idea of the new Via Marittima for </w:t>
      </w:r>
      <w:r w:rsidR="00C55FA1" w:rsidRPr="00C66272">
        <w:rPr>
          <w:rFonts w:ascii="Brill" w:eastAsia="Brill" w:hAnsi="Brill" w:cs="Brill"/>
          <w:color w:val="000000"/>
        </w:rPr>
        <w:lastRenderedPageBreak/>
        <w:t xml:space="preserve">Naples, an east-west connection axis of great importance for the city, was already </w:t>
      </w:r>
      <w:r w:rsidR="0025352E" w:rsidRPr="00C66272">
        <w:rPr>
          <w:rFonts w:ascii="Brill" w:eastAsia="Brill" w:hAnsi="Brill" w:cs="Brill"/>
          <w:color w:val="000000"/>
        </w:rPr>
        <w:t>planned</w:t>
      </w:r>
      <w:r w:rsidR="00C55FA1" w:rsidRPr="00C66272">
        <w:rPr>
          <w:rFonts w:ascii="Brill" w:eastAsia="Brill" w:hAnsi="Brill" w:cs="Brill"/>
          <w:color w:val="000000"/>
        </w:rPr>
        <w:t>, and would be designed by Cosenza himself almost twenty years later</w:t>
      </w:r>
      <w:ins w:id="3699" w:author="Autor">
        <w:r>
          <w:rPr>
            <w:rFonts w:ascii="Brill" w:eastAsia="Brill" w:hAnsi="Brill" w:cs="Brill"/>
            <w:color w:val="000000"/>
          </w:rPr>
          <w:t xml:space="preserve"> (see Figure 8.5).</w:t>
        </w:r>
      </w:ins>
      <w:r w:rsidR="00C55FA1" w:rsidRPr="00C66272">
        <w:rPr>
          <w:rFonts w:ascii="Brill" w:eastAsia="Brill" w:hAnsi="Brill" w:cs="Brill"/>
          <w:color w:val="000000"/>
          <w:vertAlign w:val="superscript"/>
        </w:rPr>
        <w:footnoteReference w:id="49"/>
      </w:r>
      <w:r w:rsidR="00C55FA1" w:rsidRPr="00C66272">
        <w:rPr>
          <w:rFonts w:ascii="Brill" w:eastAsia="Brill" w:hAnsi="Brill" w:cs="Brill"/>
          <w:color w:val="000000"/>
        </w:rPr>
        <w:t xml:space="preserve"> </w:t>
      </w:r>
      <w:del w:id="3700" w:author="Autor">
        <w:r w:rsidR="00C55FA1" w:rsidRPr="00C66272" w:rsidDel="00386675">
          <w:rPr>
            <w:rFonts w:ascii="Brill" w:eastAsia="Brill" w:hAnsi="Brill" w:cs="Brill"/>
            <w:color w:val="000000"/>
          </w:rPr>
          <w:delText>(See Figure 8.5.)</w:delText>
        </w:r>
        <w:r w:rsidR="0025352E" w:rsidRPr="00C66272" w:rsidDel="00386675">
          <w:rPr>
            <w:rFonts w:ascii="Brill" w:eastAsia="Brill" w:hAnsi="Brill" w:cs="Brill"/>
            <w:color w:val="000000"/>
          </w:rPr>
          <w:delText>.</w:delText>
        </w:r>
      </w:del>
    </w:p>
    <w:p w14:paraId="35077D07" w14:textId="77777777" w:rsidR="00CB3FC9" w:rsidRPr="00C66272" w:rsidRDefault="00CB3FC9">
      <w:pPr>
        <w:jc w:val="both"/>
        <w:rPr>
          <w:rFonts w:ascii="Brill" w:eastAsia="Brill" w:hAnsi="Brill" w:cs="Brill"/>
          <w:color w:val="000000"/>
          <w:sz w:val="22"/>
          <w:szCs w:val="22"/>
        </w:rPr>
      </w:pPr>
    </w:p>
    <w:p w14:paraId="35077D08"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8.5. Here]</w:t>
      </w:r>
    </w:p>
    <w:p w14:paraId="35077D09" w14:textId="77777777" w:rsidR="00CB3FC9" w:rsidRPr="00C66272" w:rsidRDefault="00CB3FC9">
      <w:pPr>
        <w:jc w:val="both"/>
        <w:rPr>
          <w:rFonts w:ascii="Brill" w:eastAsia="Arial" w:hAnsi="Brill" w:cs="Arial"/>
          <w:color w:val="FF0000"/>
          <w:sz w:val="22"/>
          <w:szCs w:val="22"/>
        </w:rPr>
      </w:pPr>
    </w:p>
    <w:p w14:paraId="35077D0A"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8.5. Naples Fish Market, 2000s</w:t>
      </w:r>
    </w:p>
    <w:p w14:paraId="35077D0B"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 xml:space="preserve">Source: Photo by Alberto </w:t>
      </w:r>
      <w:proofErr w:type="spellStart"/>
      <w:r w:rsidRPr="00C66272">
        <w:rPr>
          <w:rFonts w:ascii="Brill" w:eastAsia="Brill" w:hAnsi="Brill" w:cs="Brill"/>
          <w:sz w:val="22"/>
          <w:szCs w:val="22"/>
          <w:highlight w:val="white"/>
        </w:rPr>
        <w:t>Muciaccia</w:t>
      </w:r>
      <w:proofErr w:type="spellEnd"/>
    </w:p>
    <w:p w14:paraId="35077D0C" w14:textId="77777777" w:rsidR="00CB3FC9" w:rsidRPr="00C66272" w:rsidRDefault="00CB3FC9">
      <w:pPr>
        <w:jc w:val="both"/>
        <w:rPr>
          <w:rFonts w:ascii="Brill" w:eastAsia="Arial" w:hAnsi="Brill" w:cs="Arial"/>
          <w:color w:val="FF0000"/>
          <w:sz w:val="22"/>
          <w:szCs w:val="22"/>
        </w:rPr>
      </w:pPr>
    </w:p>
    <w:p w14:paraId="35077D0D" w14:textId="77777777" w:rsidR="00CB3FC9" w:rsidRPr="00C66272" w:rsidRDefault="00CB3FC9">
      <w:pPr>
        <w:jc w:val="both"/>
        <w:rPr>
          <w:rFonts w:ascii="Brill" w:eastAsia="Brill" w:hAnsi="Brill" w:cs="Brill"/>
          <w:color w:val="000000"/>
          <w:sz w:val="22"/>
          <w:szCs w:val="22"/>
        </w:rPr>
      </w:pPr>
    </w:p>
    <w:p w14:paraId="35077D0E" w14:textId="029928CF"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Naples Fish Market is a factory characterized by continuous articulation of heterogeneous spaces. While the double symmetry blocks the planimetric layout in a static figure, it is in the concatenation of vertical spaces that we can read the spatial idea underlying the whole architecture. The variation of heights in the architectural sequences specifies and gives each space its own value and role in relation to the overall composition. This complex elaboration of successive and interrelated spaces is the origin of a </w:t>
      </w:r>
      <w:r w:rsidRPr="00C66272">
        <w:rPr>
          <w:rFonts w:ascii="Brill" w:eastAsia="Brill" w:hAnsi="Brill" w:cs="Brill"/>
          <w:i/>
          <w:color w:val="000000"/>
        </w:rPr>
        <w:t>tonal scale of interspaces</w:t>
      </w:r>
      <w:r w:rsidRPr="00C66272">
        <w:rPr>
          <w:rFonts w:ascii="Brill" w:eastAsia="Brill" w:hAnsi="Brill" w:cs="Brill"/>
          <w:color w:val="000000"/>
        </w:rPr>
        <w:t xml:space="preserve">, between interior and exterior, whose greater articulation corresponds to an increasing satisfaction of the functional requirements of the construction. This compositional solution of the </w:t>
      </w:r>
      <w:r w:rsidRPr="00C66272">
        <w:rPr>
          <w:rFonts w:ascii="Brill" w:eastAsia="Brill" w:hAnsi="Brill" w:cs="Brill"/>
          <w:i/>
          <w:color w:val="000000"/>
        </w:rPr>
        <w:t>continuous factory</w:t>
      </w:r>
      <w:r w:rsidRPr="00C66272">
        <w:rPr>
          <w:rFonts w:ascii="Brill" w:eastAsia="Brill" w:hAnsi="Brill" w:cs="Brill"/>
          <w:color w:val="000000"/>
        </w:rPr>
        <w:t>, which Cosenza would develop throughout his career, also reveals his attraction to the design of vertical elements, whether staircases or sequences of spaces, as paradigmatic nodes of combinations of different spatial forms (</w:t>
      </w:r>
      <w:commentRangeStart w:id="3701"/>
      <w:r w:rsidRPr="005A3ECD">
        <w:rPr>
          <w:rFonts w:ascii="Brill" w:eastAsia="Brill" w:hAnsi="Brill" w:cs="Brill"/>
          <w:color w:val="000000"/>
        </w:rPr>
        <w:t>Galante, 2018</w:t>
      </w:r>
      <w:commentRangeEnd w:id="3701"/>
      <w:r w:rsidR="005A3ECD">
        <w:rPr>
          <w:rStyle w:val="Odwoaniedokomentarza"/>
          <w:lang w:val="en-AU"/>
        </w:rPr>
        <w:commentReference w:id="3701"/>
      </w:r>
      <w:r w:rsidRPr="00C66272">
        <w:rPr>
          <w:rFonts w:ascii="Brill" w:eastAsia="Brill" w:hAnsi="Brill" w:cs="Brill"/>
          <w:color w:val="000000"/>
        </w:rPr>
        <w:t>)</w:t>
      </w:r>
      <w:r w:rsidR="0050600B" w:rsidRPr="00C66272">
        <w:rPr>
          <w:rFonts w:ascii="Brill" w:eastAsia="Brill" w:hAnsi="Brill" w:cs="Brill"/>
          <w:color w:val="000000"/>
        </w:rPr>
        <w:t>.</w:t>
      </w:r>
    </w:p>
    <w:p w14:paraId="35077D0F" w14:textId="09BA7E82"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Conceived for the circulation of goods, workers</w:t>
      </w:r>
      <w:r w:rsidR="0050600B" w:rsidRPr="00C66272">
        <w:rPr>
          <w:rFonts w:ascii="Brill" w:eastAsia="Brill" w:hAnsi="Brill" w:cs="Brill"/>
          <w:color w:val="000000"/>
        </w:rPr>
        <w:t>,</w:t>
      </w:r>
      <w:r w:rsidRPr="00C66272">
        <w:rPr>
          <w:rFonts w:ascii="Brill" w:eastAsia="Brill" w:hAnsi="Brill" w:cs="Brill"/>
          <w:color w:val="000000"/>
        </w:rPr>
        <w:t xml:space="preserve"> and users, the Fish Market is not the ultimate result of a process of reduction from the superfluous towards pure form, but embodies a scheme of structure and form which, in a certain sense, precedes architecture. From this primordial scheme, Cosenza’s compositional process starts by intersecting structural, functional</w:t>
      </w:r>
      <w:ins w:id="3702" w:author="Autor">
        <w:r w:rsidR="007E2631">
          <w:rPr>
            <w:rFonts w:ascii="Brill" w:eastAsia="Brill" w:hAnsi="Brill" w:cs="Brill"/>
            <w:color w:val="000000"/>
          </w:rPr>
          <w:t>,</w:t>
        </w:r>
      </w:ins>
      <w:r w:rsidRPr="00C66272">
        <w:rPr>
          <w:rFonts w:ascii="Brill" w:eastAsia="Brill" w:hAnsi="Brill" w:cs="Brill"/>
          <w:color w:val="000000"/>
        </w:rPr>
        <w:t xml:space="preserve"> and aesthetic instances with the aim of giving dignity to architecture. In this passage, literal choices become sophisticated: the great barrel vault, at first suspended from iron trusses, is transformed into a supported roof to preserve the continuous unity of the interior space</w:t>
      </w:r>
      <w:ins w:id="3703" w:author="Autor">
        <w:r w:rsidR="00293802">
          <w:rPr>
            <w:rFonts w:ascii="Brill" w:eastAsia="Brill" w:hAnsi="Brill" w:cs="Brill"/>
            <w:color w:val="000000"/>
          </w:rPr>
          <w:t>.</w:t>
        </w:r>
      </w:ins>
      <w:del w:id="3704" w:author="Autor">
        <w:r w:rsidRPr="00C66272" w:rsidDel="00293802">
          <w:rPr>
            <w:rFonts w:ascii="Brill" w:eastAsia="Brill" w:hAnsi="Brill" w:cs="Brill"/>
            <w:color w:val="000000"/>
          </w:rPr>
          <w:delText>;</w:delText>
        </w:r>
      </w:del>
      <w:r w:rsidRPr="00C66272">
        <w:rPr>
          <w:rFonts w:ascii="Brill" w:eastAsia="Brill" w:hAnsi="Brill" w:cs="Brill"/>
          <w:color w:val="000000"/>
        </w:rPr>
        <w:t xml:space="preserve"> </w:t>
      </w:r>
      <w:ins w:id="3705" w:author="Autor">
        <w:r w:rsidR="00293802">
          <w:rPr>
            <w:rFonts w:ascii="Brill" w:eastAsia="Brill" w:hAnsi="Brill" w:cs="Brill"/>
            <w:color w:val="000000"/>
          </w:rPr>
          <w:t>S</w:t>
        </w:r>
      </w:ins>
      <w:del w:id="3706" w:author="Autor">
        <w:r w:rsidRPr="00C66272" w:rsidDel="00293802">
          <w:rPr>
            <w:rFonts w:ascii="Brill" w:eastAsia="Brill" w:hAnsi="Brill" w:cs="Brill"/>
            <w:color w:val="000000"/>
          </w:rPr>
          <w:delText>s</w:delText>
        </w:r>
      </w:del>
      <w:r w:rsidRPr="00C66272">
        <w:rPr>
          <w:rFonts w:ascii="Brill" w:eastAsia="Brill" w:hAnsi="Brill" w:cs="Brill"/>
          <w:color w:val="000000"/>
        </w:rPr>
        <w:t xml:space="preserve">imilarly, the external elevations, initially symmetrical, are unbalanced on the short sides and on the southern front. </w:t>
      </w:r>
    </w:p>
    <w:p w14:paraId="35077D10" w14:textId="4F5148C8"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lastRenderedPageBreak/>
        <w:t xml:space="preserve">At </w:t>
      </w:r>
      <w:r w:rsidR="00E86287" w:rsidRPr="00C66272">
        <w:rPr>
          <w:rFonts w:ascii="Brill" w:eastAsia="Brill" w:hAnsi="Brill" w:cs="Brill"/>
          <w:color w:val="000000"/>
        </w:rPr>
        <w:t xml:space="preserve">the </w:t>
      </w:r>
      <w:r w:rsidRPr="00C66272">
        <w:rPr>
          <w:rFonts w:ascii="Brill" w:eastAsia="Brill" w:hAnsi="Brill" w:cs="Brill"/>
          <w:color w:val="000000"/>
        </w:rPr>
        <w:t>distribution level, the Fish Market is rationally organized around a large bargaining hall covered by a rounded vault built on iron reticular arches and surrounded by the rooms of the individual agents, each with their own sales organi</w:t>
      </w:r>
      <w:ins w:id="3707" w:author="Autor">
        <w:r w:rsidR="00BC643C">
          <w:rPr>
            <w:rFonts w:ascii="Brill" w:eastAsia="Brill" w:hAnsi="Brill" w:cs="Brill"/>
            <w:color w:val="000000"/>
          </w:rPr>
          <w:t>z</w:t>
        </w:r>
      </w:ins>
      <w:del w:id="3708" w:author="Autor">
        <w:r w:rsidRPr="00C66272" w:rsidDel="00BC643C">
          <w:rPr>
            <w:rFonts w:ascii="Brill" w:eastAsia="Brill" w:hAnsi="Brill" w:cs="Brill"/>
            <w:color w:val="000000"/>
          </w:rPr>
          <w:delText>s</w:delText>
        </w:r>
      </w:del>
      <w:r w:rsidRPr="00C66272">
        <w:rPr>
          <w:rFonts w:ascii="Brill" w:eastAsia="Brill" w:hAnsi="Brill" w:cs="Brill"/>
          <w:color w:val="000000"/>
        </w:rPr>
        <w:t xml:space="preserve">ation. The high vertical heads and wide longitudinal slits are made of glass-cement by Saint </w:t>
      </w:r>
      <w:proofErr w:type="spellStart"/>
      <w:r w:rsidRPr="00C66272">
        <w:rPr>
          <w:rFonts w:ascii="Brill" w:eastAsia="Brill" w:hAnsi="Brill" w:cs="Brill"/>
          <w:color w:val="000000"/>
        </w:rPr>
        <w:t>Gobain</w:t>
      </w:r>
      <w:proofErr w:type="spellEnd"/>
      <w:r w:rsidRPr="00C66272">
        <w:rPr>
          <w:rFonts w:ascii="Brill" w:eastAsia="Brill" w:hAnsi="Brill" w:cs="Brill"/>
          <w:color w:val="000000"/>
        </w:rPr>
        <w:t xml:space="preserve">, one of the first examples in southern Italy, to filter natural light </w:t>
      </w:r>
      <w:r w:rsidR="00064518" w:rsidRPr="00C66272">
        <w:rPr>
          <w:rFonts w:ascii="Brill" w:eastAsia="Brill" w:hAnsi="Brill" w:cs="Brill"/>
          <w:color w:val="000000"/>
        </w:rPr>
        <w:t>while</w:t>
      </w:r>
      <w:r w:rsidRPr="00C66272">
        <w:rPr>
          <w:rFonts w:ascii="Brill" w:eastAsia="Brill" w:hAnsi="Brill" w:cs="Brill"/>
          <w:color w:val="000000"/>
        </w:rPr>
        <w:t xml:space="preserve"> avoiding overheating indoors. At the lower level, cells and warehouses define the various spaces serving the marketing of the product. The public entrance is from the large staircase to the north, and the driveways with ramps from the opposite front and the western end. </w:t>
      </w:r>
      <w:r w:rsidR="000F4A6B" w:rsidRPr="00C66272">
        <w:rPr>
          <w:rFonts w:ascii="Brill" w:eastAsia="Brill" w:hAnsi="Brill" w:cs="Brill"/>
          <w:color w:val="000000"/>
        </w:rPr>
        <w:t>According to</w:t>
      </w:r>
      <w:r w:rsidRPr="00C66272">
        <w:rPr>
          <w:rFonts w:ascii="Brill" w:eastAsia="Brill" w:hAnsi="Brill" w:cs="Brill"/>
          <w:color w:val="000000"/>
        </w:rPr>
        <w:t xml:space="preserve"> its </w:t>
      </w:r>
      <w:r w:rsidR="000F4A6B" w:rsidRPr="00C66272">
        <w:rPr>
          <w:rFonts w:ascii="Brill" w:eastAsia="Brill" w:hAnsi="Brill" w:cs="Brill"/>
          <w:color w:val="000000"/>
        </w:rPr>
        <w:t>creator</w:t>
      </w:r>
      <w:r w:rsidRPr="00C66272">
        <w:rPr>
          <w:rFonts w:ascii="Brill" w:eastAsia="Brill" w:hAnsi="Brill" w:cs="Brill"/>
          <w:color w:val="000000"/>
        </w:rPr>
        <w:t xml:space="preserve">, the Fish Market is the result of a mechanical suppression of all ornamental forms. </w:t>
      </w:r>
    </w:p>
    <w:p w14:paraId="35077D11" w14:textId="0F5CC1C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There are clear contrasts between the interior and exterior of the market, in terms of form and references. The exterior has a clear German character, albeit attenuated, comparable to the industrial typologies of Peter Behrens: the result of successive filings of the roof ribs and projections which are reconfigured into more contained stringcourses, as is the case on the western front where the main entrance is marked by six coplanar windows. The interior, on the other hand, is of French influence and recalls the </w:t>
      </w:r>
      <w:ins w:id="3709" w:author="Autor">
        <w:r w:rsidR="00856668">
          <w:rPr>
            <w:rFonts w:ascii="Brill" w:eastAsia="Brill" w:hAnsi="Brill" w:cs="Brill"/>
            <w:color w:val="000000"/>
          </w:rPr>
          <w:t>18th-</w:t>
        </w:r>
      </w:ins>
      <w:del w:id="3710" w:author="Autor">
        <w:r w:rsidRPr="00C66272" w:rsidDel="00856668">
          <w:rPr>
            <w:rFonts w:ascii="Brill" w:eastAsia="Brill" w:hAnsi="Brill" w:cs="Brill"/>
            <w:color w:val="000000"/>
          </w:rPr>
          <w:delText>eighteenth-</w:delText>
        </w:r>
      </w:del>
      <w:r w:rsidRPr="00C66272">
        <w:rPr>
          <w:rFonts w:ascii="Brill" w:eastAsia="Brill" w:hAnsi="Brill" w:cs="Brill"/>
          <w:color w:val="000000"/>
        </w:rPr>
        <w:t xml:space="preserve">century rationalism of </w:t>
      </w:r>
      <w:proofErr w:type="spellStart"/>
      <w:r w:rsidRPr="00C66272">
        <w:rPr>
          <w:rFonts w:ascii="Brill" w:eastAsia="Brill" w:hAnsi="Brill" w:cs="Brill"/>
          <w:color w:val="000000"/>
        </w:rPr>
        <w:t>Boullèe</w:t>
      </w:r>
      <w:proofErr w:type="spellEnd"/>
      <w:r w:rsidRPr="00C66272">
        <w:rPr>
          <w:rFonts w:ascii="Brill" w:eastAsia="Brill" w:hAnsi="Brill" w:cs="Brill"/>
          <w:color w:val="000000"/>
        </w:rPr>
        <w:t>, among others, with his library project. In the single-nave secular basilica layout</w:t>
      </w:r>
      <w:r w:rsidR="00576E01" w:rsidRPr="00C66272">
        <w:rPr>
          <w:rFonts w:ascii="Brill" w:eastAsia="Brill" w:hAnsi="Brill" w:cs="Brill"/>
          <w:color w:val="000000"/>
        </w:rPr>
        <w:t>,</w:t>
      </w:r>
      <w:r w:rsidRPr="00C66272">
        <w:rPr>
          <w:rFonts w:ascii="Brill" w:eastAsia="Brill" w:hAnsi="Brill" w:cs="Brill"/>
          <w:color w:val="000000"/>
        </w:rPr>
        <w:t xml:space="preserve"> one perceives a renewed design vision that interprets space. Here, among the fourteen ceramic-clad sales platforms equipped with fountains for washing, one discovers the first and most authentic space for the architectural modernity of the Neapolitan </w:t>
      </w:r>
      <w:del w:id="3711" w:author="Autor">
        <w:r w:rsidRPr="00C66272" w:rsidDel="00856668">
          <w:rPr>
            <w:rFonts w:ascii="Brill" w:eastAsia="Brill" w:hAnsi="Brill" w:cs="Brill"/>
            <w:color w:val="000000"/>
          </w:rPr>
          <w:delText xml:space="preserve">twentieth </w:delText>
        </w:r>
      </w:del>
      <w:ins w:id="3712" w:author="Autor">
        <w:r w:rsidR="00856668">
          <w:rPr>
            <w:rFonts w:ascii="Brill" w:eastAsia="Brill" w:hAnsi="Brill" w:cs="Brill"/>
            <w:color w:val="000000"/>
          </w:rPr>
          <w:t>20th</w:t>
        </w:r>
        <w:r w:rsidR="00856668" w:rsidRPr="00C66272">
          <w:rPr>
            <w:rFonts w:ascii="Brill" w:eastAsia="Brill" w:hAnsi="Brill" w:cs="Brill"/>
            <w:color w:val="000000"/>
          </w:rPr>
          <w:t xml:space="preserve"> </w:t>
        </w:r>
      </w:ins>
      <w:r w:rsidRPr="00C66272">
        <w:rPr>
          <w:rFonts w:ascii="Brill" w:eastAsia="Brill" w:hAnsi="Brill" w:cs="Brill"/>
          <w:color w:val="000000"/>
        </w:rPr>
        <w:t xml:space="preserve">century, which Cosenza would continue, e.g., in the construction of the rationalist villas in Naples and Positano (Villa Oro and Villa a Positano, both designed with Bernard </w:t>
      </w:r>
      <w:proofErr w:type="spellStart"/>
      <w:r w:rsidRPr="00C66272">
        <w:rPr>
          <w:rFonts w:ascii="Brill" w:eastAsia="Brill" w:hAnsi="Brill" w:cs="Brill"/>
          <w:color w:val="000000"/>
        </w:rPr>
        <w:t>Rudofsky</w:t>
      </w:r>
      <w:proofErr w:type="spellEnd"/>
      <w:r w:rsidRPr="00C66272">
        <w:rPr>
          <w:rFonts w:ascii="Brill" w:eastAsia="Brill" w:hAnsi="Brill" w:cs="Brill"/>
          <w:color w:val="000000"/>
        </w:rPr>
        <w:t xml:space="preserve"> between 1934 and 1937). </w:t>
      </w:r>
    </w:p>
    <w:p w14:paraId="35077D12" w14:textId="3F783621" w:rsidR="00CB3FC9" w:rsidRPr="00C66272" w:rsidRDefault="00C55FA1">
      <w:pPr>
        <w:tabs>
          <w:tab w:val="left" w:pos="1134"/>
        </w:tabs>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a report dated 1978, Luigi Cosenza denounced the pressing needs that his market had to face in the first decades of activity, including the bombings of the Second World War, which, however, did not seriously damage the building </w:t>
      </w:r>
      <w:del w:id="3713" w:author="Autor">
        <w:r w:rsidRPr="00C66272" w:rsidDel="00856668">
          <w:rPr>
            <w:rFonts w:ascii="Brill" w:eastAsia="Brill" w:hAnsi="Brill" w:cs="Brill"/>
            <w:color w:val="000000"/>
          </w:rPr>
          <w:delText>and allowed it to</w:delText>
        </w:r>
      </w:del>
      <w:ins w:id="3714" w:author="Autor">
        <w:r w:rsidR="00856668">
          <w:rPr>
            <w:rFonts w:ascii="Brill" w:eastAsia="Brill" w:hAnsi="Brill" w:cs="Brill"/>
            <w:color w:val="000000"/>
          </w:rPr>
          <w:t>whose</w:t>
        </w:r>
      </w:ins>
      <w:del w:id="3715" w:author="Autor">
        <w:r w:rsidRPr="00C66272" w:rsidDel="00856668">
          <w:rPr>
            <w:rFonts w:ascii="Brill" w:eastAsia="Brill" w:hAnsi="Brill" w:cs="Brill"/>
            <w:color w:val="000000"/>
          </w:rPr>
          <w:delText xml:space="preserve"> continue its</w:delText>
        </w:r>
      </w:del>
      <w:r w:rsidRPr="00C66272">
        <w:rPr>
          <w:rFonts w:ascii="Brill" w:eastAsia="Brill" w:hAnsi="Brill" w:cs="Brill"/>
          <w:color w:val="000000"/>
        </w:rPr>
        <w:t xml:space="preserve"> operation</w:t>
      </w:r>
      <w:ins w:id="3716" w:author="Autor">
        <w:r w:rsidR="00856668">
          <w:rPr>
            <w:rFonts w:ascii="Brill" w:eastAsia="Brill" w:hAnsi="Brill" w:cs="Brill"/>
            <w:color w:val="000000"/>
          </w:rPr>
          <w:t xml:space="preserve"> continued</w:t>
        </w:r>
      </w:ins>
      <w:r w:rsidRPr="00C66272">
        <w:rPr>
          <w:rFonts w:ascii="Brill" w:eastAsia="Brill" w:hAnsi="Brill" w:cs="Brill"/>
          <w:color w:val="000000"/>
        </w:rPr>
        <w:t>. The structure’s greatest inadequacies came from a controversial process of adaptation to the regulations in terms of the handling and sale of fish products</w:t>
      </w:r>
      <w:r w:rsidR="00A73C21" w:rsidRPr="00C66272">
        <w:rPr>
          <w:rFonts w:ascii="Brill" w:eastAsia="Brill" w:hAnsi="Brill" w:cs="Brill"/>
          <w:color w:val="000000"/>
        </w:rPr>
        <w:t>. T</w:t>
      </w:r>
      <w:r w:rsidR="00042094" w:rsidRPr="00C66272">
        <w:rPr>
          <w:rFonts w:ascii="Brill" w:eastAsia="Brill" w:hAnsi="Brill" w:cs="Brill"/>
          <w:color w:val="000000"/>
        </w:rPr>
        <w:t xml:space="preserve">his was </w:t>
      </w:r>
      <w:r w:rsidRPr="00C66272">
        <w:rPr>
          <w:rFonts w:ascii="Brill" w:eastAsia="Brill" w:hAnsi="Brill" w:cs="Brill"/>
          <w:color w:val="000000"/>
        </w:rPr>
        <w:t xml:space="preserve">a trade </w:t>
      </w:r>
      <w:r w:rsidR="00A73C21" w:rsidRPr="00C66272">
        <w:rPr>
          <w:rFonts w:ascii="Brill" w:eastAsia="Brill" w:hAnsi="Brill" w:cs="Brill"/>
          <w:color w:val="000000"/>
        </w:rPr>
        <w:t xml:space="preserve">undergoing </w:t>
      </w:r>
      <w:r w:rsidRPr="00C66272">
        <w:rPr>
          <w:rFonts w:ascii="Brill" w:eastAsia="Brill" w:hAnsi="Brill" w:cs="Brill"/>
          <w:color w:val="000000"/>
        </w:rPr>
        <w:t xml:space="preserve">profound evolution in the second half of the </w:t>
      </w:r>
      <w:del w:id="3717" w:author="Autor">
        <w:r w:rsidRPr="00C66272" w:rsidDel="00075FAB">
          <w:rPr>
            <w:rFonts w:ascii="Brill" w:eastAsia="Brill" w:hAnsi="Brill" w:cs="Brill"/>
            <w:color w:val="000000"/>
          </w:rPr>
          <w:delText xml:space="preserve">twentieth </w:delText>
        </w:r>
      </w:del>
      <w:ins w:id="3718" w:author="Autor">
        <w:r w:rsidR="00075FAB">
          <w:rPr>
            <w:rFonts w:ascii="Brill" w:eastAsia="Brill" w:hAnsi="Brill" w:cs="Brill"/>
            <w:color w:val="000000"/>
          </w:rPr>
          <w:t>20th</w:t>
        </w:r>
        <w:r w:rsidR="00075FAB" w:rsidRPr="00C66272">
          <w:rPr>
            <w:rFonts w:ascii="Brill" w:eastAsia="Brill" w:hAnsi="Brill" w:cs="Brill"/>
            <w:color w:val="000000"/>
          </w:rPr>
          <w:t xml:space="preserve"> </w:t>
        </w:r>
      </w:ins>
      <w:r w:rsidRPr="00C66272">
        <w:rPr>
          <w:rFonts w:ascii="Brill" w:eastAsia="Brill" w:hAnsi="Brill" w:cs="Brill"/>
          <w:color w:val="000000"/>
        </w:rPr>
        <w:t>century</w:t>
      </w:r>
      <w:ins w:id="3719" w:author="Autor">
        <w:r w:rsidR="00075FAB">
          <w:rPr>
            <w:rFonts w:ascii="Brill" w:eastAsia="Brill" w:hAnsi="Brill" w:cs="Brill"/>
            <w:color w:val="000000"/>
          </w:rPr>
          <w:t>,</w:t>
        </w:r>
      </w:ins>
      <w:del w:id="3720" w:author="Autor">
        <w:r w:rsidRPr="00C66272" w:rsidDel="00075FAB">
          <w:rPr>
            <w:rFonts w:ascii="Brill" w:eastAsia="Brill" w:hAnsi="Brill" w:cs="Brill"/>
            <w:color w:val="000000"/>
          </w:rPr>
          <w:delText xml:space="preserve"> </w:delText>
        </w:r>
        <w:r w:rsidR="00A73C21" w:rsidRPr="00C66272" w:rsidDel="00075FAB">
          <w:rPr>
            <w:rFonts w:ascii="Brill" w:eastAsia="Brill" w:hAnsi="Brill" w:cs="Brill"/>
            <w:color w:val="000000"/>
          </w:rPr>
          <w:delText>and was</w:delText>
        </w:r>
      </w:del>
      <w:r w:rsidR="0054322A" w:rsidRPr="00C66272">
        <w:rPr>
          <w:rFonts w:ascii="Brill" w:eastAsia="Brill" w:hAnsi="Brill" w:cs="Brill"/>
          <w:color w:val="000000"/>
        </w:rPr>
        <w:t xml:space="preserve"> experiencing</w:t>
      </w:r>
      <w:r w:rsidRPr="00C66272">
        <w:rPr>
          <w:rFonts w:ascii="Brill" w:eastAsia="Brill" w:hAnsi="Brill" w:cs="Brill"/>
          <w:color w:val="000000"/>
        </w:rPr>
        <w:t xml:space="preserve"> a revolution in its rules</w:t>
      </w:r>
      <w:r w:rsidR="0054322A" w:rsidRPr="00C66272">
        <w:rPr>
          <w:rFonts w:ascii="Brill" w:eastAsia="Brill" w:hAnsi="Brill" w:cs="Brill"/>
          <w:color w:val="000000"/>
        </w:rPr>
        <w:t>. I</w:t>
      </w:r>
      <w:r w:rsidRPr="00C66272">
        <w:rPr>
          <w:rFonts w:ascii="Brill" w:eastAsia="Brill" w:hAnsi="Brill" w:cs="Brill"/>
          <w:color w:val="000000"/>
        </w:rPr>
        <w:t xml:space="preserve">n many port cities </w:t>
      </w:r>
      <w:r w:rsidR="0054322A" w:rsidRPr="00C66272">
        <w:rPr>
          <w:rFonts w:ascii="Brill" w:eastAsia="Brill" w:hAnsi="Brill" w:cs="Brill"/>
          <w:color w:val="000000"/>
        </w:rPr>
        <w:t xml:space="preserve">this resulted in </w:t>
      </w:r>
      <w:r w:rsidRPr="00C66272">
        <w:rPr>
          <w:rFonts w:ascii="Brill" w:eastAsia="Brill" w:hAnsi="Brill" w:cs="Brill"/>
          <w:color w:val="000000"/>
        </w:rPr>
        <w:t xml:space="preserve">the relocation of </w:t>
      </w:r>
      <w:r w:rsidR="001F38C8" w:rsidRPr="00C66272">
        <w:rPr>
          <w:rFonts w:ascii="Brill" w:eastAsia="Brill" w:hAnsi="Brill" w:cs="Brill"/>
          <w:color w:val="000000"/>
        </w:rPr>
        <w:t>important</w:t>
      </w:r>
      <w:r w:rsidRPr="00C66272">
        <w:rPr>
          <w:rFonts w:ascii="Brill" w:eastAsia="Brill" w:hAnsi="Brill" w:cs="Brill"/>
          <w:color w:val="000000"/>
        </w:rPr>
        <w:t xml:space="preserve"> establishments to inland areas to facilitate their transport. This explains the more recent years of the Neapolitan Market, which was decommissioned in 2007 and is still in a state of profound abandonment and neglect. Its value, however, is demonstrated by a </w:t>
      </w:r>
      <w:r w:rsidR="00D4619C" w:rsidRPr="00C66272">
        <w:rPr>
          <w:rFonts w:ascii="Brill" w:eastAsia="Brill" w:hAnsi="Brill" w:cs="Brill"/>
          <w:color w:val="000000"/>
        </w:rPr>
        <w:t>number of</w:t>
      </w:r>
      <w:r w:rsidRPr="00C66272">
        <w:rPr>
          <w:rFonts w:ascii="Brill" w:eastAsia="Brill" w:hAnsi="Brill" w:cs="Brill"/>
          <w:color w:val="000000"/>
        </w:rPr>
        <w:t xml:space="preserve"> initiatives</w:t>
      </w:r>
      <w:r w:rsidR="00D4619C" w:rsidRPr="00C66272">
        <w:rPr>
          <w:rFonts w:ascii="Brill" w:eastAsia="Brill" w:hAnsi="Brill" w:cs="Brill"/>
          <w:color w:val="000000"/>
        </w:rPr>
        <w:t xml:space="preserve">. One, </w:t>
      </w:r>
      <w:r w:rsidRPr="00C66272">
        <w:rPr>
          <w:rFonts w:ascii="Brill" w:eastAsia="Brill" w:hAnsi="Brill" w:cs="Brill"/>
          <w:color w:val="000000"/>
        </w:rPr>
        <w:t xml:space="preserve">in 2015, </w:t>
      </w:r>
      <w:r w:rsidRPr="00C66272">
        <w:rPr>
          <w:rFonts w:ascii="Brill" w:eastAsia="Brill" w:hAnsi="Brill" w:cs="Brill"/>
          <w:color w:val="000000"/>
        </w:rPr>
        <w:lastRenderedPageBreak/>
        <w:t>temporarily transformed it into a gallery for artistic performances and exhibitions of large-scale works. This highlighted the market’s innate potential to be converted into a cultural and socially attractive destination (see Fig. 8.6).</w:t>
      </w:r>
    </w:p>
    <w:p w14:paraId="35077D13" w14:textId="77777777" w:rsidR="00CB3FC9" w:rsidRPr="00C66272" w:rsidRDefault="00CB3FC9">
      <w:pPr>
        <w:jc w:val="both"/>
        <w:rPr>
          <w:rFonts w:ascii="Brill" w:eastAsia="Brill" w:hAnsi="Brill" w:cs="Brill"/>
          <w:color w:val="000000"/>
          <w:sz w:val="22"/>
          <w:szCs w:val="22"/>
        </w:rPr>
      </w:pPr>
    </w:p>
    <w:p w14:paraId="35077D14" w14:textId="77777777" w:rsidR="00CB3FC9" w:rsidRPr="00C66272" w:rsidRDefault="00C55FA1">
      <w:pPr>
        <w:jc w:val="both"/>
        <w:rPr>
          <w:rFonts w:ascii="Brill" w:eastAsia="Arial" w:hAnsi="Brill" w:cs="Arial"/>
          <w:b/>
          <w:color w:val="FF0000"/>
          <w:sz w:val="22"/>
          <w:szCs w:val="22"/>
        </w:rPr>
      </w:pPr>
      <w:r w:rsidRPr="00C66272">
        <w:rPr>
          <w:rFonts w:ascii="Brill" w:eastAsia="Arial" w:hAnsi="Brill" w:cs="Arial"/>
          <w:b/>
          <w:color w:val="FF0000"/>
          <w:sz w:val="22"/>
          <w:szCs w:val="22"/>
        </w:rPr>
        <w:t>[Place figure 8.6. Here]</w:t>
      </w:r>
    </w:p>
    <w:p w14:paraId="35077D15" w14:textId="77777777" w:rsidR="00CB3FC9" w:rsidRPr="00C66272" w:rsidRDefault="00CB3FC9">
      <w:pPr>
        <w:jc w:val="both"/>
        <w:rPr>
          <w:rFonts w:ascii="Brill" w:eastAsia="Arial" w:hAnsi="Brill" w:cs="Arial"/>
          <w:color w:val="FF0000"/>
          <w:sz w:val="22"/>
          <w:szCs w:val="22"/>
        </w:rPr>
      </w:pPr>
    </w:p>
    <w:p w14:paraId="35077D16"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Fig. 8.6. Naples Fish Market, 1936</w:t>
      </w:r>
    </w:p>
    <w:p w14:paraId="35077D17" w14:textId="77777777" w:rsidR="00CB3FC9" w:rsidRPr="00C66272" w:rsidRDefault="00C55FA1">
      <w:pPr>
        <w:rPr>
          <w:rFonts w:ascii="Brill" w:eastAsia="Brill" w:hAnsi="Brill" w:cs="Brill"/>
          <w:sz w:val="22"/>
          <w:szCs w:val="22"/>
          <w:highlight w:val="white"/>
        </w:rPr>
      </w:pPr>
      <w:r w:rsidRPr="00C66272">
        <w:rPr>
          <w:rFonts w:ascii="Brill" w:eastAsia="Brill" w:hAnsi="Brill" w:cs="Brill"/>
          <w:sz w:val="22"/>
          <w:szCs w:val="22"/>
          <w:highlight w:val="white"/>
        </w:rPr>
        <w:t xml:space="preserve">Source: </w:t>
      </w:r>
      <w:proofErr w:type="spellStart"/>
      <w:r w:rsidRPr="00C66272">
        <w:rPr>
          <w:rFonts w:ascii="Brill" w:eastAsia="Brill" w:hAnsi="Brill" w:cs="Brill"/>
          <w:sz w:val="22"/>
          <w:szCs w:val="22"/>
          <w:highlight w:val="white"/>
        </w:rPr>
        <w:t>Archivio</w:t>
      </w:r>
      <w:proofErr w:type="spellEnd"/>
      <w:r w:rsidRPr="00C66272">
        <w:rPr>
          <w:rFonts w:ascii="Brill" w:eastAsia="Brill" w:hAnsi="Brill" w:cs="Brill"/>
          <w:sz w:val="22"/>
          <w:szCs w:val="22"/>
          <w:highlight w:val="white"/>
        </w:rPr>
        <w:t xml:space="preserve"> Luigi Cosenza, </w:t>
      </w:r>
      <w:proofErr w:type="spellStart"/>
      <w:r w:rsidRPr="00C66272">
        <w:rPr>
          <w:rFonts w:ascii="Brill" w:eastAsia="Brill" w:hAnsi="Brill" w:cs="Brill"/>
          <w:sz w:val="22"/>
          <w:szCs w:val="22"/>
          <w:highlight w:val="white"/>
        </w:rPr>
        <w:t>Archivio</w:t>
      </w:r>
      <w:proofErr w:type="spellEnd"/>
      <w:r w:rsidRPr="00C66272">
        <w:rPr>
          <w:rFonts w:ascii="Brill" w:eastAsia="Brill" w:hAnsi="Brill" w:cs="Brill"/>
          <w:sz w:val="22"/>
          <w:szCs w:val="22"/>
          <w:highlight w:val="white"/>
        </w:rPr>
        <w:t xml:space="preserve"> di </w:t>
      </w:r>
      <w:proofErr w:type="spellStart"/>
      <w:r w:rsidRPr="00C66272">
        <w:rPr>
          <w:rFonts w:ascii="Brill" w:eastAsia="Brill" w:hAnsi="Brill" w:cs="Brill"/>
          <w:sz w:val="22"/>
          <w:szCs w:val="22"/>
          <w:highlight w:val="white"/>
        </w:rPr>
        <w:t>Stato</w:t>
      </w:r>
      <w:proofErr w:type="spellEnd"/>
      <w:r w:rsidRPr="00C66272">
        <w:rPr>
          <w:rFonts w:ascii="Brill" w:eastAsia="Brill" w:hAnsi="Brill" w:cs="Brill"/>
          <w:sz w:val="22"/>
          <w:szCs w:val="22"/>
          <w:highlight w:val="white"/>
        </w:rPr>
        <w:t>, Napoli/</w:t>
      </w:r>
      <w:proofErr w:type="spellStart"/>
      <w:r w:rsidRPr="00C66272">
        <w:rPr>
          <w:rFonts w:ascii="Brill" w:eastAsia="Brill" w:hAnsi="Brill" w:cs="Brill"/>
          <w:sz w:val="22"/>
          <w:szCs w:val="22"/>
          <w:highlight w:val="white"/>
        </w:rPr>
        <w:t>Pizzofalcone</w:t>
      </w:r>
      <w:proofErr w:type="spellEnd"/>
    </w:p>
    <w:p w14:paraId="35077D18" w14:textId="77777777" w:rsidR="00CB3FC9" w:rsidRPr="00C66272" w:rsidRDefault="00CB3FC9">
      <w:pPr>
        <w:jc w:val="both"/>
        <w:rPr>
          <w:rFonts w:ascii="Brill" w:eastAsia="Arial" w:hAnsi="Brill" w:cs="Arial"/>
          <w:color w:val="FF0000"/>
          <w:sz w:val="22"/>
          <w:szCs w:val="22"/>
        </w:rPr>
      </w:pPr>
    </w:p>
    <w:p w14:paraId="35077D19" w14:textId="77777777" w:rsidR="00CB3FC9" w:rsidRPr="00C66272" w:rsidRDefault="00CB3FC9">
      <w:pPr>
        <w:rPr>
          <w:rFonts w:ascii="Brill" w:eastAsia="Brill" w:hAnsi="Brill" w:cs="Brill"/>
          <w:b/>
          <w:color w:val="000000"/>
        </w:rPr>
      </w:pPr>
    </w:p>
    <w:p w14:paraId="35077D1A" w14:textId="77777777" w:rsidR="00CB3FC9" w:rsidRPr="00C66272" w:rsidRDefault="00C55FA1">
      <w:pPr>
        <w:spacing w:line="360" w:lineRule="auto"/>
        <w:rPr>
          <w:rFonts w:ascii="Brill" w:eastAsia="Brill" w:hAnsi="Brill" w:cs="Brill"/>
          <w:b/>
          <w:color w:val="000000"/>
        </w:rPr>
      </w:pPr>
      <w:r w:rsidRPr="00C66272">
        <w:rPr>
          <w:rFonts w:ascii="Brill" w:eastAsia="Brill" w:hAnsi="Brill" w:cs="Brill"/>
          <w:b/>
          <w:color w:val="000000"/>
        </w:rPr>
        <w:t>Key features and new public values for port-city environments: duality and rituality</w:t>
      </w:r>
    </w:p>
    <w:p w14:paraId="35077D1B" w14:textId="07D5EB0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As illustrated by the two paradigmatic cases of the </w:t>
      </w:r>
      <w:r w:rsidR="00D77580" w:rsidRPr="00C66272">
        <w:rPr>
          <w:rFonts w:ascii="Brill" w:eastAsia="Brill" w:hAnsi="Brill" w:cs="Brill"/>
          <w:color w:val="000000"/>
        </w:rPr>
        <w:t>f</w:t>
      </w:r>
      <w:r w:rsidRPr="00C66272">
        <w:rPr>
          <w:rFonts w:ascii="Brill" w:eastAsia="Brill" w:hAnsi="Brill" w:cs="Brill"/>
          <w:color w:val="000000"/>
        </w:rPr>
        <w:t xml:space="preserve">ish </w:t>
      </w:r>
      <w:r w:rsidR="00D77580" w:rsidRPr="00C66272">
        <w:rPr>
          <w:rFonts w:ascii="Brill" w:eastAsia="Brill" w:hAnsi="Brill" w:cs="Brill"/>
          <w:color w:val="000000"/>
        </w:rPr>
        <w:t>m</w:t>
      </w:r>
      <w:r w:rsidRPr="00C66272">
        <w:rPr>
          <w:rFonts w:ascii="Brill" w:eastAsia="Brill" w:hAnsi="Brill" w:cs="Brill"/>
          <w:color w:val="000000"/>
        </w:rPr>
        <w:t xml:space="preserve">arkets in Genoa and Naples, in the implementation of </w:t>
      </w:r>
      <w:r w:rsidRPr="00C66272">
        <w:rPr>
          <w:rFonts w:ascii="Brill" w:eastAsia="Brill" w:hAnsi="Brill" w:cs="Brill"/>
          <w:i/>
          <w:color w:val="000000"/>
        </w:rPr>
        <w:t>port-city architectures</w:t>
      </w:r>
      <w:r w:rsidRPr="00C66272">
        <w:rPr>
          <w:rFonts w:ascii="Brill" w:eastAsia="Brill" w:hAnsi="Brill" w:cs="Brill"/>
          <w:color w:val="000000"/>
        </w:rPr>
        <w:t xml:space="preserve"> designers intervened </w:t>
      </w:r>
      <w:r w:rsidR="00ED2B1D" w:rsidRPr="00C66272">
        <w:rPr>
          <w:rFonts w:ascii="Brill" w:eastAsia="Brill" w:hAnsi="Brill" w:cs="Brill"/>
          <w:color w:val="000000"/>
        </w:rPr>
        <w:t>i</w:t>
      </w:r>
      <w:r w:rsidRPr="00C66272">
        <w:rPr>
          <w:rFonts w:ascii="Brill" w:eastAsia="Brill" w:hAnsi="Brill" w:cs="Brill"/>
          <w:color w:val="000000"/>
        </w:rPr>
        <w:t>n the typology triggering a</w:t>
      </w:r>
      <w:r w:rsidR="00ED2B1D" w:rsidRPr="00C66272">
        <w:rPr>
          <w:rFonts w:ascii="Brill" w:eastAsia="Brill" w:hAnsi="Brill" w:cs="Brill"/>
          <w:color w:val="000000"/>
        </w:rPr>
        <w:t xml:space="preserve"> </w:t>
      </w:r>
      <w:r w:rsidRPr="00C66272">
        <w:rPr>
          <w:rFonts w:ascii="Brill" w:eastAsia="Brill" w:hAnsi="Brill" w:cs="Brill"/>
          <w:color w:val="000000"/>
        </w:rPr>
        <w:t>typological shift, making spaces for storage, sales</w:t>
      </w:r>
      <w:r w:rsidR="00ED2B1D" w:rsidRPr="00C66272">
        <w:rPr>
          <w:rFonts w:ascii="Brill" w:eastAsia="Brill" w:hAnsi="Brill" w:cs="Brill"/>
          <w:color w:val="000000"/>
        </w:rPr>
        <w:t>,</w:t>
      </w:r>
      <w:r w:rsidRPr="00C66272">
        <w:rPr>
          <w:rFonts w:ascii="Brill" w:eastAsia="Brill" w:hAnsi="Brill" w:cs="Brill"/>
          <w:color w:val="000000"/>
        </w:rPr>
        <w:t xml:space="preserve"> and production </w:t>
      </w:r>
      <w:ins w:id="3721" w:author="Autor">
        <w:r w:rsidR="00075FAB">
          <w:rPr>
            <w:rFonts w:ascii="Brill" w:eastAsia="Brill" w:hAnsi="Brill" w:cs="Brill"/>
            <w:color w:val="000000"/>
          </w:rPr>
          <w:t xml:space="preserve">of </w:t>
        </w:r>
      </w:ins>
      <w:r w:rsidRPr="00C66272">
        <w:rPr>
          <w:rFonts w:ascii="Brill" w:eastAsia="Brill" w:hAnsi="Brill" w:cs="Brill"/>
          <w:i/>
          <w:color w:val="000000"/>
        </w:rPr>
        <w:t>something else</w:t>
      </w:r>
      <w:r w:rsidRPr="00C66272">
        <w:rPr>
          <w:rFonts w:ascii="Brill" w:eastAsia="Brill" w:hAnsi="Brill" w:cs="Brill"/>
          <w:color w:val="000000"/>
        </w:rPr>
        <w:t xml:space="preserve">. </w:t>
      </w:r>
      <w:r w:rsidR="00ED2B1D" w:rsidRPr="00C66272">
        <w:rPr>
          <w:rFonts w:ascii="Brill" w:eastAsia="Brill" w:hAnsi="Brill" w:cs="Brill"/>
          <w:color w:val="000000"/>
        </w:rPr>
        <w:t>T</w:t>
      </w:r>
      <w:r w:rsidRPr="00C66272">
        <w:rPr>
          <w:rFonts w:ascii="Brill" w:eastAsia="Brill" w:hAnsi="Brill" w:cs="Brill"/>
          <w:color w:val="000000"/>
        </w:rPr>
        <w:t xml:space="preserve">he conversion of distribution spaces and equipment, imagined purely for logistics, into formal and properly architectural components is the central feature of these works. On the one hand, this character makes </w:t>
      </w:r>
      <w:r w:rsidRPr="00C66272">
        <w:rPr>
          <w:rFonts w:ascii="Brill" w:eastAsia="Brill" w:hAnsi="Brill" w:cs="Brill"/>
          <w:i/>
          <w:color w:val="000000"/>
        </w:rPr>
        <w:t>port-city architectures</w:t>
      </w:r>
      <w:r w:rsidRPr="00C66272">
        <w:rPr>
          <w:rFonts w:ascii="Brill" w:eastAsia="Brill" w:hAnsi="Brill" w:cs="Brill"/>
          <w:color w:val="000000"/>
        </w:rPr>
        <w:t xml:space="preserve"> specialized in terms of technical equipment, and on the other, it makes them generic factories in line with a widespread model that can be traced in various port cities in Italy and elsewhere.</w:t>
      </w:r>
    </w:p>
    <w:p w14:paraId="35077D1C" w14:textId="0A19E86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While in several </w:t>
      </w:r>
      <w:del w:id="3722" w:author="Autor">
        <w:r w:rsidRPr="00C66272" w:rsidDel="009C508E">
          <w:rPr>
            <w:rFonts w:ascii="Brill" w:eastAsia="Brill" w:hAnsi="Brill" w:cs="Brill"/>
            <w:color w:val="000000"/>
          </w:rPr>
          <w:delText>nineteenth</w:delText>
        </w:r>
      </w:del>
      <w:ins w:id="3723" w:author="Autor">
        <w:r w:rsidR="009C508E">
          <w:rPr>
            <w:rFonts w:ascii="Brill" w:eastAsia="Brill" w:hAnsi="Brill" w:cs="Brill"/>
            <w:color w:val="000000"/>
          </w:rPr>
          <w:t>19</w:t>
        </w:r>
        <w:r w:rsidR="009C508E" w:rsidRPr="00C66272">
          <w:rPr>
            <w:rFonts w:ascii="Brill" w:eastAsia="Brill" w:hAnsi="Brill" w:cs="Brill"/>
            <w:color w:val="000000"/>
          </w:rPr>
          <w:t>th</w:t>
        </w:r>
      </w:ins>
      <w:r w:rsidR="00B65B82" w:rsidRPr="00C66272">
        <w:rPr>
          <w:rFonts w:ascii="Brill" w:eastAsia="Brill" w:hAnsi="Brill" w:cs="Brill"/>
          <w:color w:val="000000"/>
        </w:rPr>
        <w:t>-</w:t>
      </w:r>
      <w:r w:rsidRPr="00C66272">
        <w:rPr>
          <w:rFonts w:ascii="Brill" w:eastAsia="Brill" w:hAnsi="Brill" w:cs="Brill"/>
          <w:color w:val="000000"/>
        </w:rPr>
        <w:t xml:space="preserve"> and </w:t>
      </w:r>
      <w:del w:id="3724" w:author="Autor">
        <w:r w:rsidRPr="00C66272" w:rsidDel="009C508E">
          <w:rPr>
            <w:rFonts w:ascii="Brill" w:eastAsia="Brill" w:hAnsi="Brill" w:cs="Brill"/>
            <w:color w:val="000000"/>
          </w:rPr>
          <w:delText>twentieth</w:delText>
        </w:r>
      </w:del>
      <w:ins w:id="3725" w:author="Autor">
        <w:r w:rsidR="009C508E">
          <w:rPr>
            <w:rFonts w:ascii="Brill" w:eastAsia="Brill" w:hAnsi="Brill" w:cs="Brill"/>
            <w:color w:val="000000"/>
          </w:rPr>
          <w:t>20</w:t>
        </w:r>
        <w:r w:rsidR="009C508E" w:rsidRPr="00C66272">
          <w:rPr>
            <w:rFonts w:ascii="Brill" w:eastAsia="Brill" w:hAnsi="Brill" w:cs="Brill"/>
            <w:color w:val="000000"/>
          </w:rPr>
          <w:t>th</w:t>
        </w:r>
      </w:ins>
      <w:r w:rsidR="00B65B82" w:rsidRPr="00C66272">
        <w:rPr>
          <w:rFonts w:ascii="Brill" w:eastAsia="Brill" w:hAnsi="Brill" w:cs="Brill"/>
          <w:color w:val="000000"/>
        </w:rPr>
        <w:t>-</w:t>
      </w:r>
      <w:r w:rsidRPr="00C66272">
        <w:rPr>
          <w:rFonts w:ascii="Brill" w:eastAsia="Brill" w:hAnsi="Brill" w:cs="Brill"/>
          <w:color w:val="000000"/>
        </w:rPr>
        <w:t>century ports of Europe, structures such as food markets were characterized by frenetic movements, repeated gestures, noises and dazzling lights, today their architecture retains, almost as surviving qualities, certain recurring key features, which it is possible not only to identify but also to enhance through reconversion projects.</w:t>
      </w:r>
      <w:r w:rsidRPr="00C66272">
        <w:rPr>
          <w:rFonts w:ascii="Brill" w:eastAsia="Brill" w:hAnsi="Brill" w:cs="Brill"/>
          <w:color w:val="000000"/>
          <w:vertAlign w:val="superscript"/>
        </w:rPr>
        <w:footnoteReference w:id="50"/>
      </w:r>
      <w:r w:rsidRPr="00C66272">
        <w:rPr>
          <w:rFonts w:ascii="Brill" w:eastAsia="Brill" w:hAnsi="Brill" w:cs="Brill"/>
          <w:color w:val="000000"/>
        </w:rPr>
        <w:t xml:space="preserve"> </w:t>
      </w:r>
    </w:p>
    <w:p w14:paraId="35077D1D" w14:textId="571FF73F"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the case of the two </w:t>
      </w:r>
      <w:r w:rsidR="00D77580" w:rsidRPr="00C66272">
        <w:rPr>
          <w:rFonts w:ascii="Brill" w:eastAsia="Brill" w:hAnsi="Brill" w:cs="Brill"/>
          <w:color w:val="000000"/>
        </w:rPr>
        <w:t>f</w:t>
      </w:r>
      <w:r w:rsidRPr="00C66272">
        <w:rPr>
          <w:rFonts w:ascii="Brill" w:eastAsia="Brill" w:hAnsi="Brill" w:cs="Brill"/>
          <w:color w:val="000000"/>
        </w:rPr>
        <w:t xml:space="preserve">ish </w:t>
      </w:r>
      <w:r w:rsidR="00D77580" w:rsidRPr="00C66272">
        <w:rPr>
          <w:rFonts w:ascii="Brill" w:eastAsia="Brill" w:hAnsi="Brill" w:cs="Brill"/>
          <w:color w:val="000000"/>
        </w:rPr>
        <w:t>m</w:t>
      </w:r>
      <w:r w:rsidRPr="00C66272">
        <w:rPr>
          <w:rFonts w:ascii="Brill" w:eastAsia="Brill" w:hAnsi="Brill" w:cs="Brill"/>
          <w:color w:val="000000"/>
        </w:rPr>
        <w:t xml:space="preserve">arkets </w:t>
      </w:r>
      <w:del w:id="3729" w:author="Autor">
        <w:r w:rsidRPr="00C66272" w:rsidDel="009C508E">
          <w:rPr>
            <w:rFonts w:ascii="Brill" w:eastAsia="Brill" w:hAnsi="Brill" w:cs="Brill"/>
            <w:color w:val="000000"/>
          </w:rPr>
          <w:delText xml:space="preserve">here </w:delText>
        </w:r>
      </w:del>
      <w:r w:rsidRPr="00C66272">
        <w:rPr>
          <w:rFonts w:ascii="Brill" w:eastAsia="Brill" w:hAnsi="Brill" w:cs="Brill"/>
          <w:color w:val="000000"/>
        </w:rPr>
        <w:t>investigated</w:t>
      </w:r>
      <w:ins w:id="3730" w:author="Autor">
        <w:r w:rsidR="009C508E">
          <w:rPr>
            <w:rFonts w:ascii="Brill" w:eastAsia="Brill" w:hAnsi="Brill" w:cs="Brill"/>
            <w:color w:val="000000"/>
          </w:rPr>
          <w:t xml:space="preserve"> here</w:t>
        </w:r>
      </w:ins>
      <w:r w:rsidRPr="00C66272">
        <w:rPr>
          <w:rFonts w:ascii="Brill" w:eastAsia="Brill" w:hAnsi="Brill" w:cs="Brill"/>
          <w:color w:val="000000"/>
        </w:rPr>
        <w:t xml:space="preserve">, these key features, recognizable in the forms and spatiality of the buildings, are the multiplicity, as a minimum </w:t>
      </w:r>
      <w:r w:rsidRPr="00C66272">
        <w:rPr>
          <w:rFonts w:ascii="Brill" w:eastAsia="Brill" w:hAnsi="Brill" w:cs="Brill"/>
          <w:i/>
          <w:color w:val="000000"/>
        </w:rPr>
        <w:t>duality</w:t>
      </w:r>
      <w:r w:rsidRPr="00C66272">
        <w:rPr>
          <w:rFonts w:ascii="Brill" w:eastAsia="Brill" w:hAnsi="Brill" w:cs="Brill"/>
          <w:color w:val="000000"/>
        </w:rPr>
        <w:t xml:space="preserve"> – intrinsic character of the identity of the architectural artefact but also visible in the accesses and thus the fronts of permeability and movement – and the </w:t>
      </w:r>
      <w:r w:rsidRPr="00C66272">
        <w:rPr>
          <w:rFonts w:ascii="Brill" w:eastAsia="Brill" w:hAnsi="Brill" w:cs="Brill"/>
          <w:i/>
          <w:color w:val="000000"/>
        </w:rPr>
        <w:t>rituality</w:t>
      </w:r>
      <w:r w:rsidRPr="00C66272">
        <w:rPr>
          <w:rFonts w:ascii="Brill" w:eastAsia="Brill" w:hAnsi="Brill" w:cs="Brill"/>
          <w:color w:val="000000"/>
        </w:rPr>
        <w:t xml:space="preserve"> of gestures and flows that underlies the logic of operation of a public architecture whose essence was aimed at encounter. </w:t>
      </w:r>
      <w:r w:rsidRPr="00C66272">
        <w:rPr>
          <w:rFonts w:ascii="Brill" w:eastAsia="Brill" w:hAnsi="Brill" w:cs="Brill"/>
          <w:i/>
          <w:color w:val="000000"/>
        </w:rPr>
        <w:t>Duality</w:t>
      </w:r>
      <w:r w:rsidRPr="00C66272">
        <w:rPr>
          <w:rFonts w:ascii="Brill" w:eastAsia="Brill" w:hAnsi="Brill" w:cs="Brill"/>
          <w:color w:val="000000"/>
        </w:rPr>
        <w:t xml:space="preserve"> and </w:t>
      </w:r>
      <w:r w:rsidRPr="00C66272">
        <w:rPr>
          <w:rFonts w:ascii="Brill" w:eastAsia="Brill" w:hAnsi="Brill" w:cs="Brill"/>
          <w:i/>
          <w:color w:val="000000"/>
        </w:rPr>
        <w:t>rituality</w:t>
      </w:r>
      <w:r w:rsidRPr="00C66272">
        <w:rPr>
          <w:rFonts w:ascii="Brill" w:eastAsia="Brill" w:hAnsi="Brill" w:cs="Brill"/>
          <w:color w:val="000000"/>
        </w:rPr>
        <w:t xml:space="preserve">, therefore, capture some of the most expressive particularities of the </w:t>
      </w:r>
      <w:proofErr w:type="spellStart"/>
      <w:r w:rsidRPr="00C66272">
        <w:rPr>
          <w:rFonts w:ascii="Brill" w:eastAsia="Brill" w:hAnsi="Brill" w:cs="Brill"/>
          <w:color w:val="000000"/>
        </w:rPr>
        <w:t>city­port</w:t>
      </w:r>
      <w:proofErr w:type="spellEnd"/>
      <w:r w:rsidRPr="00C66272">
        <w:rPr>
          <w:rFonts w:ascii="Brill" w:eastAsia="Brill" w:hAnsi="Brill" w:cs="Brill"/>
          <w:color w:val="000000"/>
        </w:rPr>
        <w:t xml:space="preserve"> dimension: the scale of the elements, the durability or voluntariness of </w:t>
      </w:r>
      <w:proofErr w:type="spellStart"/>
      <w:r w:rsidRPr="00C66272">
        <w:rPr>
          <w:rFonts w:ascii="Brill" w:eastAsia="Brill" w:hAnsi="Brill" w:cs="Brill"/>
          <w:color w:val="000000"/>
        </w:rPr>
        <w:t>city­port</w:t>
      </w:r>
      <w:proofErr w:type="spellEnd"/>
      <w:r w:rsidRPr="00C66272">
        <w:rPr>
          <w:rFonts w:ascii="Brill" w:eastAsia="Brill" w:hAnsi="Brill" w:cs="Brill"/>
          <w:color w:val="000000"/>
        </w:rPr>
        <w:t xml:space="preserve"> connections, the varying evolutionary temporalities of its spaces, and their composition from the perspective of uses, habits, and gestures, the specific </w:t>
      </w:r>
      <w:r w:rsidRPr="00C66272">
        <w:rPr>
          <w:rFonts w:ascii="Brill" w:eastAsia="Brill" w:hAnsi="Brill" w:cs="Brill"/>
          <w:color w:val="000000"/>
        </w:rPr>
        <w:lastRenderedPageBreak/>
        <w:t>languages produced by the relationship itself. These key features are tools for a critical reading of the port-city landscape and spatial condition. The</w:t>
      </w:r>
      <w:r w:rsidR="00A0291B" w:rsidRPr="00C66272">
        <w:rPr>
          <w:rFonts w:ascii="Brill" w:eastAsia="Brill" w:hAnsi="Brill" w:cs="Brill"/>
          <w:color w:val="000000"/>
        </w:rPr>
        <w:t>y</w:t>
      </w:r>
      <w:r w:rsidRPr="00C66272">
        <w:rPr>
          <w:rFonts w:ascii="Brill" w:eastAsia="Brill" w:hAnsi="Brill" w:cs="Brill"/>
          <w:color w:val="000000"/>
        </w:rPr>
        <w:t xml:space="preserve"> are emerging attributes of the intermediate dimension that characterizes the areas along the </w:t>
      </w:r>
      <w:proofErr w:type="spellStart"/>
      <w:r w:rsidRPr="00C66272">
        <w:rPr>
          <w:rFonts w:ascii="Brill" w:eastAsia="Brill" w:hAnsi="Brill" w:cs="Brill"/>
          <w:color w:val="000000"/>
        </w:rPr>
        <w:t>city­port</w:t>
      </w:r>
      <w:proofErr w:type="spellEnd"/>
      <w:r w:rsidRPr="00C66272">
        <w:rPr>
          <w:rFonts w:ascii="Brill" w:eastAsia="Brill" w:hAnsi="Brill" w:cs="Brill"/>
          <w:color w:val="000000"/>
        </w:rPr>
        <w:t xml:space="preserve"> threshold. Even if they arise from a specific observation of one or two port cities, they are of a much larger, almost universal, symbolic-figurative nature, which </w:t>
      </w:r>
      <w:del w:id="3731" w:author="Autor">
        <w:r w:rsidRPr="00C66272" w:rsidDel="008D62FE">
          <w:rPr>
            <w:rFonts w:ascii="Brill" w:eastAsia="Brill" w:hAnsi="Brill" w:cs="Brill"/>
            <w:color w:val="000000"/>
          </w:rPr>
          <w:delText>makes it possible to employ it</w:delText>
        </w:r>
      </w:del>
      <w:ins w:id="3732" w:author="Autor">
        <w:r w:rsidR="008D62FE">
          <w:rPr>
            <w:rFonts w:ascii="Brill" w:eastAsia="Brill" w:hAnsi="Brill" w:cs="Brill"/>
            <w:color w:val="000000"/>
          </w:rPr>
          <w:t>potentially employable</w:t>
        </w:r>
      </w:ins>
      <w:r w:rsidRPr="00C66272">
        <w:rPr>
          <w:rFonts w:ascii="Brill" w:eastAsia="Brill" w:hAnsi="Brill" w:cs="Brill"/>
          <w:color w:val="000000"/>
        </w:rPr>
        <w:t xml:space="preserve"> as an ingredient for developing project design. </w:t>
      </w:r>
    </w:p>
    <w:p w14:paraId="35077D1E" w14:textId="43A9BB05"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feature of </w:t>
      </w:r>
      <w:r w:rsidRPr="00C66272">
        <w:rPr>
          <w:rFonts w:ascii="Brill" w:eastAsia="Brill" w:hAnsi="Brill" w:cs="Brill"/>
          <w:i/>
          <w:color w:val="000000"/>
        </w:rPr>
        <w:t>duality</w:t>
      </w:r>
      <w:r w:rsidRPr="00C66272">
        <w:rPr>
          <w:rFonts w:ascii="Brill" w:eastAsia="Brill" w:hAnsi="Brill" w:cs="Brill"/>
          <w:color w:val="000000"/>
        </w:rPr>
        <w:t xml:space="preserve"> </w:t>
      </w:r>
      <w:r w:rsidR="00DA5392" w:rsidRPr="00C66272">
        <w:rPr>
          <w:rFonts w:ascii="Brill" w:eastAsia="Brill" w:hAnsi="Brill" w:cs="Brill"/>
          <w:color w:val="000000"/>
        </w:rPr>
        <w:t>relates to</w:t>
      </w:r>
      <w:r w:rsidRPr="00C66272">
        <w:rPr>
          <w:rFonts w:ascii="Brill" w:eastAsia="Brill" w:hAnsi="Brill" w:cs="Brill"/>
          <w:color w:val="000000"/>
        </w:rPr>
        <w:t xml:space="preserve"> the consolidated belief that the city-port organism is both semi-urban and semi-maritime: it incorporates distribution systems, composition of internal spaces</w:t>
      </w:r>
      <w:ins w:id="3733" w:author="Autor">
        <w:r w:rsidR="008D62FE">
          <w:rPr>
            <w:rFonts w:ascii="Brill" w:eastAsia="Brill" w:hAnsi="Brill" w:cs="Brill"/>
            <w:color w:val="000000"/>
          </w:rPr>
          <w:t>,</w:t>
        </w:r>
      </w:ins>
      <w:r w:rsidRPr="00C66272">
        <w:rPr>
          <w:rFonts w:ascii="Brill" w:eastAsia="Brill" w:hAnsi="Brill" w:cs="Brill"/>
          <w:color w:val="000000"/>
        </w:rPr>
        <w:t xml:space="preserve"> and technical innovations, especially those coming from ships and the sea, together with the engineering and naval component</w:t>
      </w:r>
      <w:r w:rsidR="00E860B1" w:rsidRPr="00C66272">
        <w:rPr>
          <w:rFonts w:ascii="Brill" w:eastAsia="Brill" w:hAnsi="Brill" w:cs="Brill"/>
          <w:color w:val="000000"/>
        </w:rPr>
        <w:t>,</w:t>
      </w:r>
      <w:r w:rsidRPr="00C66272">
        <w:rPr>
          <w:rFonts w:ascii="Brill" w:eastAsia="Brill" w:hAnsi="Brill" w:cs="Brill"/>
          <w:color w:val="000000"/>
        </w:rPr>
        <w:t xml:space="preserve"> into urban culture. This duality can be expressed in different forms. </w:t>
      </w:r>
    </w:p>
    <w:p w14:paraId="35077D1F" w14:textId="0E4609D1"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the Genoa Fish Market, </w:t>
      </w:r>
      <w:ins w:id="3734" w:author="Autor">
        <w:r w:rsidR="00D94F23">
          <w:rPr>
            <w:rFonts w:ascii="Brill" w:eastAsia="Brill" w:hAnsi="Brill" w:cs="Brill"/>
            <w:color w:val="000000"/>
          </w:rPr>
          <w:t>the duality</w:t>
        </w:r>
      </w:ins>
      <w:del w:id="3735" w:author="Autor">
        <w:r w:rsidRPr="00C66272" w:rsidDel="00D94F23">
          <w:rPr>
            <w:rFonts w:ascii="Brill" w:eastAsia="Brill" w:hAnsi="Brill" w:cs="Brill"/>
            <w:color w:val="000000"/>
          </w:rPr>
          <w:delText>it</w:delText>
        </w:r>
      </w:del>
      <w:r w:rsidRPr="00C66272">
        <w:rPr>
          <w:rFonts w:ascii="Brill" w:eastAsia="Brill" w:hAnsi="Brill" w:cs="Brill"/>
          <w:color w:val="000000"/>
        </w:rPr>
        <w:t xml:space="preserve"> is manifest in the overall ambiguity of the building, with no front and/or back: an architecture with multiple faces and entrances, as conflictual as the strip of land on which it stands, literally cut out between the properties of the city and the port and repeatedly disputed and reshaped. From a design point of view, the architectural duality of fronts is not only a mirror of the commercial activities of the past, but the source of potential new spatial arrangements capable of making the building plastic: a place of confluence and encounter from multiple sides and heights for a renewed, contemporary hustle.</w:t>
      </w:r>
    </w:p>
    <w:p w14:paraId="35077D20" w14:textId="490B2F0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duality can even be read in the finishing treatment of the Genoa </w:t>
      </w:r>
      <w:r w:rsidR="009F4788" w:rsidRPr="00C66272">
        <w:rPr>
          <w:rFonts w:ascii="Brill" w:eastAsia="Brill" w:hAnsi="Brill" w:cs="Brill"/>
          <w:color w:val="000000"/>
        </w:rPr>
        <w:t>m</w:t>
      </w:r>
      <w:r w:rsidRPr="00C66272">
        <w:rPr>
          <w:rFonts w:ascii="Brill" w:eastAsia="Brill" w:hAnsi="Brill" w:cs="Brill"/>
          <w:color w:val="000000"/>
        </w:rPr>
        <w:t>arket’s surfaces. Inside, the fish-preparation counters and the impermeable vertical surfaces were initially entirely covered with a blue-grey ceramic mosaic whose iridescence recalled a marine environment or the inside walls of a shell. The exteriors, on the other hand, were covered with reddish and grey clinker tiles with a material, stone, earthy appearance.</w:t>
      </w:r>
      <w:r w:rsidRPr="00C66272">
        <w:rPr>
          <w:rFonts w:ascii="Brill" w:eastAsia="Brill" w:hAnsi="Brill" w:cs="Brill"/>
          <w:color w:val="000000"/>
          <w:vertAlign w:val="superscript"/>
        </w:rPr>
        <w:footnoteReference w:id="51"/>
      </w:r>
    </w:p>
    <w:p w14:paraId="35077D21" w14:textId="4BF0233D"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Naples, the duality feature is legible in the configuration and distribution of accesses. Depending on their role (for people, goods, vehicles) and their position (on the </w:t>
      </w:r>
      <w:del w:id="3736" w:author="Autor">
        <w:r w:rsidRPr="00C66272" w:rsidDel="00D94F23">
          <w:rPr>
            <w:rFonts w:ascii="Brill" w:eastAsia="Brill" w:hAnsi="Brill" w:cs="Brill"/>
            <w:color w:val="000000"/>
          </w:rPr>
          <w:delText>sea side</w:delText>
        </w:r>
      </w:del>
      <w:ins w:id="3737" w:author="Autor">
        <w:r w:rsidR="00D94F23" w:rsidRPr="00C66272">
          <w:rPr>
            <w:rFonts w:ascii="Brill" w:eastAsia="Brill" w:hAnsi="Brill" w:cs="Brill"/>
            <w:color w:val="000000"/>
          </w:rPr>
          <w:t>seaside</w:t>
        </w:r>
      </w:ins>
      <w:r w:rsidRPr="00C66272">
        <w:rPr>
          <w:rFonts w:ascii="Brill" w:eastAsia="Brill" w:hAnsi="Brill" w:cs="Brill"/>
          <w:color w:val="000000"/>
        </w:rPr>
        <w:t xml:space="preserve">, railway side, </w:t>
      </w:r>
      <w:r w:rsidR="00E035DB" w:rsidRPr="00C66272">
        <w:rPr>
          <w:rFonts w:ascii="Brill" w:eastAsia="Brill" w:hAnsi="Brill" w:cs="Brill"/>
          <w:color w:val="000000"/>
        </w:rPr>
        <w:t>or</w:t>
      </w:r>
      <w:r w:rsidRPr="00C66272">
        <w:rPr>
          <w:rFonts w:ascii="Brill" w:eastAsia="Brill" w:hAnsi="Brill" w:cs="Brill"/>
          <w:color w:val="000000"/>
        </w:rPr>
        <w:t xml:space="preserve"> city side), the entrances have different and ambivalent scales and compositional codes. They are loggias and stairways towards the city, while they are high full-</w:t>
      </w:r>
      <w:r w:rsidRPr="00C66272">
        <w:rPr>
          <w:rFonts w:ascii="Brill" w:eastAsia="Brill" w:hAnsi="Brill" w:cs="Brill"/>
          <w:color w:val="000000"/>
        </w:rPr>
        <w:lastRenderedPageBreak/>
        <w:t xml:space="preserve">height passages served by vehicle ramps and mechanical floors for loading on the most operative sides. Yet, </w:t>
      </w:r>
      <w:r w:rsidR="00074FD3" w:rsidRPr="00C66272">
        <w:rPr>
          <w:rFonts w:ascii="Brill" w:eastAsia="Brill" w:hAnsi="Brill" w:cs="Brill"/>
          <w:color w:val="000000"/>
        </w:rPr>
        <w:t>overall</w:t>
      </w:r>
      <w:r w:rsidRPr="00C66272">
        <w:rPr>
          <w:rFonts w:ascii="Brill" w:eastAsia="Brill" w:hAnsi="Brill" w:cs="Brill"/>
          <w:color w:val="000000"/>
        </w:rPr>
        <w:t>, these two kinds of accesses do not behave as extraneous additions to the architecture but fit into the design of the façades, becoming the only decorative elements.</w:t>
      </w:r>
    </w:p>
    <w:p w14:paraId="35077D22" w14:textId="152E4B1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Regrettably, in the current state of the deeply altered Genoese </w:t>
      </w:r>
      <w:r w:rsidR="00577336" w:rsidRPr="00C66272">
        <w:rPr>
          <w:rFonts w:ascii="Brill" w:eastAsia="Brill" w:hAnsi="Brill" w:cs="Brill"/>
          <w:color w:val="000000"/>
        </w:rPr>
        <w:t>m</w:t>
      </w:r>
      <w:r w:rsidRPr="00C66272">
        <w:rPr>
          <w:rFonts w:ascii="Brill" w:eastAsia="Brill" w:hAnsi="Brill" w:cs="Brill"/>
          <w:color w:val="000000"/>
        </w:rPr>
        <w:t xml:space="preserve">arket, duality has been lost. The reorganization of volumes, which is still in progress, resolves the ambiguity of the building by giving it a clear front (the urban one) and a rear (the one towards the port). This operation erases the hinge nature of </w:t>
      </w:r>
      <w:proofErr w:type="spellStart"/>
      <w:r w:rsidRPr="00C66272">
        <w:rPr>
          <w:rFonts w:ascii="Brill" w:eastAsia="Brill" w:hAnsi="Brill" w:cs="Brill"/>
          <w:color w:val="000000"/>
        </w:rPr>
        <w:t>Braccialini's</w:t>
      </w:r>
      <w:proofErr w:type="spellEnd"/>
      <w:r w:rsidRPr="00C66272">
        <w:rPr>
          <w:rFonts w:ascii="Brill" w:eastAsia="Brill" w:hAnsi="Brill" w:cs="Brill"/>
          <w:color w:val="000000"/>
        </w:rPr>
        <w:t xml:space="preserve"> architecture</w:t>
      </w:r>
      <w:ins w:id="3738" w:author="Autor">
        <w:r w:rsidR="00D94F23">
          <w:rPr>
            <w:rFonts w:ascii="Brill" w:eastAsia="Brill" w:hAnsi="Brill" w:cs="Brill"/>
            <w:color w:val="000000"/>
          </w:rPr>
          <w:t>;</w:t>
        </w:r>
      </w:ins>
      <w:del w:id="3739" w:author="Autor">
        <w:r w:rsidRPr="00C66272" w:rsidDel="00D94F23">
          <w:rPr>
            <w:rFonts w:ascii="Brill" w:eastAsia="Brill" w:hAnsi="Brill" w:cs="Brill"/>
            <w:color w:val="000000"/>
          </w:rPr>
          <w:delText>,</w:delText>
        </w:r>
      </w:del>
      <w:r w:rsidRPr="00C66272">
        <w:rPr>
          <w:rFonts w:ascii="Brill" w:eastAsia="Brill" w:hAnsi="Brill" w:cs="Brill"/>
          <w:color w:val="000000"/>
        </w:rPr>
        <w:t xml:space="preserve"> at the same time it establishes banal and unidirectional relationships with its surroundings, in fact highlighting the inadequacy of the solution. </w:t>
      </w:r>
    </w:p>
    <w:p w14:paraId="35077D23" w14:textId="058C0E1B" w:rsidR="00CB3FC9" w:rsidRPr="00C66272" w:rsidRDefault="00074FD3">
      <w:pPr>
        <w:spacing w:line="360" w:lineRule="auto"/>
        <w:ind w:firstLine="720"/>
        <w:jc w:val="both"/>
        <w:rPr>
          <w:rFonts w:ascii="Brill" w:eastAsia="Brill" w:hAnsi="Brill" w:cs="Brill"/>
          <w:color w:val="000000"/>
        </w:rPr>
      </w:pPr>
      <w:r w:rsidRPr="00C66272">
        <w:rPr>
          <w:rFonts w:ascii="Brill" w:eastAsia="Brill" w:hAnsi="Brill" w:cs="Brill"/>
          <w:color w:val="000000"/>
        </w:rPr>
        <w:t>Also,</w:t>
      </w:r>
      <w:r w:rsidR="00C55FA1" w:rsidRPr="00C66272">
        <w:rPr>
          <w:rFonts w:ascii="Brill" w:eastAsia="Brill" w:hAnsi="Brill" w:cs="Brill"/>
          <w:color w:val="000000"/>
        </w:rPr>
        <w:t xml:space="preserve"> in the case of Naples, the duality character found in the past configuration is now severely compromised by the state of ruin of the building. Occupied illegally by </w:t>
      </w:r>
      <w:r w:rsidR="003A3F20" w:rsidRPr="00C66272">
        <w:rPr>
          <w:rFonts w:ascii="Brill" w:eastAsia="Brill" w:hAnsi="Brill" w:cs="Brill"/>
          <w:color w:val="000000"/>
        </w:rPr>
        <w:t xml:space="preserve">otherwise </w:t>
      </w:r>
      <w:r w:rsidR="00C55FA1" w:rsidRPr="00C66272">
        <w:rPr>
          <w:rFonts w:ascii="Brill" w:eastAsia="Brill" w:hAnsi="Brill" w:cs="Brill"/>
          <w:color w:val="000000"/>
        </w:rPr>
        <w:t xml:space="preserve">homeless </w:t>
      </w:r>
      <w:r w:rsidR="003A3F20" w:rsidRPr="00C66272">
        <w:rPr>
          <w:rFonts w:ascii="Brill" w:eastAsia="Brill" w:hAnsi="Brill" w:cs="Brill"/>
          <w:color w:val="000000"/>
        </w:rPr>
        <w:t>people</w:t>
      </w:r>
      <w:r w:rsidR="00C55FA1" w:rsidRPr="00C66272">
        <w:rPr>
          <w:rFonts w:ascii="Brill" w:eastAsia="Brill" w:hAnsi="Brill" w:cs="Brill"/>
          <w:color w:val="000000"/>
        </w:rPr>
        <w:t xml:space="preserve">, in 2022 the former </w:t>
      </w:r>
      <w:r w:rsidR="003A3F20" w:rsidRPr="00C66272">
        <w:rPr>
          <w:rFonts w:ascii="Brill" w:eastAsia="Brill" w:hAnsi="Brill" w:cs="Brill"/>
          <w:color w:val="000000"/>
        </w:rPr>
        <w:t>m</w:t>
      </w:r>
      <w:r w:rsidR="00C55FA1" w:rsidRPr="00C66272">
        <w:rPr>
          <w:rFonts w:ascii="Brill" w:eastAsia="Brill" w:hAnsi="Brill" w:cs="Brill"/>
          <w:color w:val="000000"/>
        </w:rPr>
        <w:t>arket was also damaged by a fire that exacerbates its isolation and degradation. This shifts the reasoning on the concept of hustle and bustle in the field of social emergency, even before that of architecture or urban design.</w:t>
      </w:r>
    </w:p>
    <w:p w14:paraId="35077D24" w14:textId="7777777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feature of </w:t>
      </w:r>
      <w:r w:rsidRPr="00C66272">
        <w:rPr>
          <w:rFonts w:ascii="Brill" w:eastAsia="Brill" w:hAnsi="Brill" w:cs="Brill"/>
          <w:i/>
          <w:color w:val="000000"/>
        </w:rPr>
        <w:t>rituality</w:t>
      </w:r>
      <w:r w:rsidRPr="00C66272">
        <w:rPr>
          <w:rFonts w:ascii="Brill" w:eastAsia="Brill" w:hAnsi="Brill" w:cs="Brill"/>
          <w:color w:val="000000"/>
        </w:rPr>
        <w:t xml:space="preserve"> of the ports is deeply rooted in these settlements from the very beginning: although the cycles of updating and technology and the laws of logistics have changed their system, the ensemble of habitual, repeated and codified behaviours, gestures and movements is still present. The rite to which these behaviours adhere is that of maritime trade, whose rules are similar in most contexts around the globe. </w:t>
      </w:r>
    </w:p>
    <w:p w14:paraId="35077D25" w14:textId="33DDA2A5"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Furthermore, the port is an intermediate site where only some parts of the overall process take place. Yet, even if only in these fragments, there is a rhythm that transforms actions into a celebration. In this endless cadence, </w:t>
      </w:r>
      <w:r w:rsidR="000F4A6B" w:rsidRPr="00C66272">
        <w:rPr>
          <w:rFonts w:ascii="Brill" w:eastAsia="Brill" w:hAnsi="Brill" w:cs="Brill"/>
          <w:color w:val="000000"/>
        </w:rPr>
        <w:t>humans</w:t>
      </w:r>
      <w:r w:rsidRPr="00C66272">
        <w:rPr>
          <w:rFonts w:ascii="Brill" w:eastAsia="Brill" w:hAnsi="Brill" w:cs="Brill"/>
          <w:color w:val="000000"/>
        </w:rPr>
        <w:t xml:space="preserve"> perceive </w:t>
      </w:r>
      <w:r w:rsidR="000F4A6B" w:rsidRPr="00C66272">
        <w:rPr>
          <w:rFonts w:ascii="Brill" w:eastAsia="Brill" w:hAnsi="Brill" w:cs="Brill"/>
          <w:color w:val="000000"/>
        </w:rPr>
        <w:t>their</w:t>
      </w:r>
      <w:r w:rsidRPr="00C66272">
        <w:rPr>
          <w:rFonts w:ascii="Brill" w:eastAsia="Brill" w:hAnsi="Brill" w:cs="Brill"/>
          <w:color w:val="000000"/>
        </w:rPr>
        <w:t xml:space="preserve"> transitory nature. Whether it</w:t>
      </w:r>
      <w:ins w:id="3740" w:author="Autor">
        <w:r w:rsidR="00CB142E">
          <w:rPr>
            <w:rFonts w:ascii="Brill" w:eastAsia="Brill" w:hAnsi="Brill" w:cs="Brill"/>
            <w:color w:val="000000"/>
          </w:rPr>
          <w:t xml:space="preserve"> i</w:t>
        </w:r>
      </w:ins>
      <w:del w:id="3741" w:author="Autor">
        <w:r w:rsidRPr="00C66272" w:rsidDel="00CB142E">
          <w:rPr>
            <w:rFonts w:ascii="Brill" w:eastAsia="Brill" w:hAnsi="Brill" w:cs="Brill"/>
            <w:color w:val="000000"/>
          </w:rPr>
          <w:delText>’</w:delText>
        </w:r>
      </w:del>
      <w:r w:rsidRPr="00C66272">
        <w:rPr>
          <w:rFonts w:ascii="Brill" w:eastAsia="Brill" w:hAnsi="Brill" w:cs="Brill"/>
          <w:color w:val="000000"/>
        </w:rPr>
        <w:t xml:space="preserve">s the cranes that await the docking of the ship on the wharf, the evolutionary manoeuvres of a container ship, or the stuffing/emptying phases of a dry dock, this ritual, celebrated in its slowness or velocity, produces a progressive modification of the places. </w:t>
      </w:r>
    </w:p>
    <w:p w14:paraId="35077D26" w14:textId="22DFBFD3"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These qualities recogni</w:t>
      </w:r>
      <w:ins w:id="3742" w:author="Autor">
        <w:r w:rsidR="002C79C1">
          <w:rPr>
            <w:rFonts w:ascii="Brill" w:eastAsia="Brill" w:hAnsi="Brill" w:cs="Brill"/>
            <w:color w:val="000000"/>
          </w:rPr>
          <w:t>z</w:t>
        </w:r>
      </w:ins>
      <w:del w:id="3743" w:author="Autor">
        <w:r w:rsidRPr="00C66272" w:rsidDel="002C79C1">
          <w:rPr>
            <w:rFonts w:ascii="Brill" w:eastAsia="Brill" w:hAnsi="Brill" w:cs="Brill"/>
            <w:color w:val="000000"/>
          </w:rPr>
          <w:delText>s</w:delText>
        </w:r>
      </w:del>
      <w:r w:rsidRPr="00C66272">
        <w:rPr>
          <w:rFonts w:ascii="Brill" w:eastAsia="Brill" w:hAnsi="Brill" w:cs="Brill"/>
          <w:color w:val="000000"/>
        </w:rPr>
        <w:t xml:space="preserve">ed in the complexity of the port environment are also transferred to its specific devices, such as fish markets, certainly in the age of the emporium, as well as in more recent times however subject to cycles of loading and unloading, alternating pauses and frenetic operations. In both the Genoa and Naples </w:t>
      </w:r>
      <w:r w:rsidR="00124E8E" w:rsidRPr="00C66272">
        <w:rPr>
          <w:rFonts w:ascii="Brill" w:eastAsia="Brill" w:hAnsi="Brill" w:cs="Brill"/>
          <w:color w:val="000000"/>
        </w:rPr>
        <w:t>fish markets</w:t>
      </w:r>
      <w:r w:rsidRPr="00C66272">
        <w:rPr>
          <w:rFonts w:ascii="Brill" w:eastAsia="Brill" w:hAnsi="Brill" w:cs="Brill"/>
          <w:color w:val="000000"/>
        </w:rPr>
        <w:t>, therefore,</w:t>
      </w:r>
      <w:del w:id="3744" w:author="Autor">
        <w:r w:rsidRPr="00C66272" w:rsidDel="00CB142E">
          <w:rPr>
            <w:rFonts w:ascii="Brill" w:eastAsia="Brill" w:hAnsi="Brill" w:cs="Brill"/>
            <w:color w:val="000000"/>
          </w:rPr>
          <w:delText xml:space="preserve"> the</w:delText>
        </w:r>
      </w:del>
      <w:r w:rsidRPr="00C66272">
        <w:rPr>
          <w:rFonts w:ascii="Brill" w:eastAsia="Brill" w:hAnsi="Brill" w:cs="Brill"/>
          <w:color w:val="000000"/>
        </w:rPr>
        <w:t xml:space="preserve"> habits, expectations, and promises govern and shape the built space. The foundation of repetitiveness, tested movements, assigned roles, and mechanisms learned by </w:t>
      </w:r>
      <w:r w:rsidRPr="00C66272">
        <w:rPr>
          <w:rFonts w:ascii="Brill" w:eastAsia="Brill" w:hAnsi="Brill" w:cs="Brill"/>
          <w:color w:val="000000"/>
        </w:rPr>
        <w:lastRenderedPageBreak/>
        <w:t xml:space="preserve">heart crowded the wholesale spaces during the night, making the port front of the buildings alive and noisy. Conversely, during the early hours of the morning, the market changed, depopulating and welcoming retail buyers, from the city streets and </w:t>
      </w:r>
      <w:r w:rsidR="00245A22" w:rsidRPr="00C66272">
        <w:rPr>
          <w:rFonts w:ascii="Brill" w:eastAsia="Brill" w:hAnsi="Brill" w:cs="Brill"/>
          <w:color w:val="000000"/>
        </w:rPr>
        <w:t xml:space="preserve">including </w:t>
      </w:r>
      <w:r w:rsidRPr="00C66272">
        <w:rPr>
          <w:rFonts w:ascii="Brill" w:eastAsia="Brill" w:hAnsi="Brill" w:cs="Brill"/>
          <w:color w:val="000000"/>
        </w:rPr>
        <w:t xml:space="preserve">neighbouring fishmongers. </w:t>
      </w:r>
    </w:p>
    <w:p w14:paraId="35077D27" w14:textId="4C276BBB"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Even today, ritual actions and the time factor determine the state of this </w:t>
      </w:r>
      <w:r w:rsidR="00245A22" w:rsidRPr="00C66272">
        <w:rPr>
          <w:rFonts w:ascii="Brill" w:eastAsia="Brill" w:hAnsi="Brill" w:cs="Brill"/>
          <w:color w:val="000000"/>
        </w:rPr>
        <w:t>port-city</w:t>
      </w:r>
      <w:r w:rsidRPr="00C66272">
        <w:rPr>
          <w:rFonts w:ascii="Brill" w:eastAsia="Brill" w:hAnsi="Brill" w:cs="Brill"/>
          <w:i/>
          <w:color w:val="000000"/>
        </w:rPr>
        <w:t xml:space="preserve"> architecture</w:t>
      </w:r>
      <w:r w:rsidRPr="00C66272">
        <w:rPr>
          <w:rFonts w:ascii="Brill" w:eastAsia="Brill" w:hAnsi="Brill" w:cs="Brill"/>
          <w:color w:val="000000"/>
        </w:rPr>
        <w:t xml:space="preserve">. The fish market, not only in Genoa and Naples, is a typology of </w:t>
      </w:r>
      <w:r w:rsidRPr="00C66272">
        <w:rPr>
          <w:rFonts w:ascii="Brill" w:eastAsia="Brill" w:hAnsi="Brill" w:cs="Brill"/>
          <w:i/>
          <w:color w:val="000000"/>
        </w:rPr>
        <w:t>temporary building</w:t>
      </w:r>
      <w:r w:rsidRPr="00C66272">
        <w:rPr>
          <w:rFonts w:ascii="Brill" w:eastAsia="Brill" w:hAnsi="Brill" w:cs="Brill"/>
          <w:color w:val="000000"/>
        </w:rPr>
        <w:t xml:space="preserve">: its survival, even with other forms and functions, lies in the quality of the initial architectural solution and its degree of adaptability to future programs. </w:t>
      </w:r>
    </w:p>
    <w:p w14:paraId="35077D28" w14:textId="00284ADC"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More than a critical point, though, the value of this architectural typology can be found precisely in this almost extreme versatility. The fact that, for example, in its original conception, the Naples Fish Market was inspired by the Roman basilicas, the </w:t>
      </w:r>
      <w:del w:id="3745" w:author="Autor">
        <w:r w:rsidRPr="00C66272" w:rsidDel="007D2DCD">
          <w:rPr>
            <w:rFonts w:ascii="Brill" w:eastAsia="Brill" w:hAnsi="Brill" w:cs="Brill"/>
            <w:color w:val="000000"/>
          </w:rPr>
          <w:delText>eighteenth</w:delText>
        </w:r>
      </w:del>
      <w:ins w:id="3746" w:author="Autor">
        <w:r w:rsidR="007D2DCD">
          <w:rPr>
            <w:rFonts w:ascii="Brill" w:eastAsia="Brill" w:hAnsi="Brill" w:cs="Brill"/>
            <w:color w:val="000000"/>
          </w:rPr>
          <w:t>18</w:t>
        </w:r>
        <w:r w:rsidR="007D2DCD" w:rsidRPr="00C66272">
          <w:rPr>
            <w:rFonts w:ascii="Brill" w:eastAsia="Brill" w:hAnsi="Brill" w:cs="Brill"/>
            <w:color w:val="000000"/>
          </w:rPr>
          <w:t>th</w:t>
        </w:r>
      </w:ins>
      <w:r w:rsidRPr="00C66272">
        <w:rPr>
          <w:rFonts w:ascii="Brill" w:eastAsia="Brill" w:hAnsi="Brill" w:cs="Brill"/>
          <w:color w:val="000000"/>
        </w:rPr>
        <w:t>-century French libraries</w:t>
      </w:r>
      <w:ins w:id="3747" w:author="Autor">
        <w:r w:rsidR="007D2DCD">
          <w:rPr>
            <w:rFonts w:ascii="Brill" w:eastAsia="Brill" w:hAnsi="Brill" w:cs="Brill"/>
            <w:color w:val="000000"/>
          </w:rPr>
          <w:t>,</w:t>
        </w:r>
      </w:ins>
      <w:r w:rsidRPr="00C66272">
        <w:rPr>
          <w:rFonts w:ascii="Brill" w:eastAsia="Brill" w:hAnsi="Brill" w:cs="Brill"/>
          <w:color w:val="000000"/>
        </w:rPr>
        <w:t xml:space="preserve"> or even the </w:t>
      </w:r>
      <w:proofErr w:type="spellStart"/>
      <w:r w:rsidRPr="00C66272">
        <w:rPr>
          <w:rFonts w:ascii="Brill" w:eastAsia="Brill" w:hAnsi="Brill" w:cs="Brill"/>
          <w:i/>
          <w:color w:val="000000"/>
        </w:rPr>
        <w:t>Beurs</w:t>
      </w:r>
      <w:proofErr w:type="spellEnd"/>
      <w:r w:rsidRPr="00C66272">
        <w:rPr>
          <w:rFonts w:ascii="Brill" w:eastAsia="Brill" w:hAnsi="Brill" w:cs="Brill"/>
          <w:i/>
          <w:color w:val="000000"/>
        </w:rPr>
        <w:t xml:space="preserve"> van Berlage</w:t>
      </w:r>
      <w:r w:rsidRPr="00C66272">
        <w:rPr>
          <w:rFonts w:ascii="Brill" w:eastAsia="Brill" w:hAnsi="Brill" w:cs="Brill"/>
          <w:color w:val="000000"/>
        </w:rPr>
        <w:t xml:space="preserve"> in Amsterdam only confirms its propensity to accept various programmes, that is to have the potential to adapt to more contemporary rituals. As for the Genoese Fish Market, the absence of aulic references does not allow the same reasoning. Nonetheless, the current state of the building, compressed between the old fabric of the city</w:t>
      </w:r>
      <w:r w:rsidR="00077696" w:rsidRPr="00C66272">
        <w:rPr>
          <w:rFonts w:ascii="Brill" w:eastAsia="Brill" w:hAnsi="Brill" w:cs="Brill"/>
          <w:color w:val="000000"/>
        </w:rPr>
        <w:t xml:space="preserve"> and </w:t>
      </w:r>
      <w:r w:rsidRPr="00C66272">
        <w:rPr>
          <w:rFonts w:ascii="Brill" w:eastAsia="Brill" w:hAnsi="Brill" w:cs="Brill"/>
          <w:color w:val="000000"/>
        </w:rPr>
        <w:t xml:space="preserve">the </w:t>
      </w:r>
      <w:r w:rsidR="00077696" w:rsidRPr="00C66272">
        <w:rPr>
          <w:rFonts w:ascii="Brill" w:eastAsia="Brill" w:hAnsi="Brill" w:cs="Brill"/>
          <w:color w:val="000000"/>
        </w:rPr>
        <w:t xml:space="preserve">surrounding </w:t>
      </w:r>
      <w:r w:rsidRPr="00C66272">
        <w:rPr>
          <w:rFonts w:ascii="Brill" w:eastAsia="Brill" w:hAnsi="Brill" w:cs="Brill"/>
          <w:color w:val="000000"/>
        </w:rPr>
        <w:t xml:space="preserve">elevated roads, gives it a </w:t>
      </w:r>
      <w:r w:rsidRPr="00C66272">
        <w:rPr>
          <w:rFonts w:ascii="Brill" w:eastAsia="Brill" w:hAnsi="Brill" w:cs="Brill"/>
          <w:i/>
          <w:color w:val="000000"/>
        </w:rPr>
        <w:t>hypogeal dimension</w:t>
      </w:r>
      <w:r w:rsidRPr="00C66272">
        <w:rPr>
          <w:rFonts w:ascii="Brill" w:eastAsia="Brill" w:hAnsi="Brill" w:cs="Brill"/>
          <w:color w:val="000000"/>
        </w:rPr>
        <w:t>, a foreign dimension, far from being common.</w:t>
      </w:r>
      <w:r w:rsidR="001A1E0C">
        <w:rPr>
          <w:rFonts w:ascii="Brill" w:eastAsia="Brill" w:hAnsi="Brill" w:cs="Brill"/>
          <w:color w:val="000000"/>
        </w:rPr>
        <w:t xml:space="preserve"> </w:t>
      </w:r>
    </w:p>
    <w:p w14:paraId="35077D29" w14:textId="77777777" w:rsidR="00CB3FC9" w:rsidRPr="00C66272" w:rsidRDefault="00CB3FC9">
      <w:pPr>
        <w:spacing w:line="360" w:lineRule="auto"/>
        <w:jc w:val="both"/>
        <w:rPr>
          <w:rFonts w:ascii="Brill" w:eastAsia="Brill" w:hAnsi="Brill" w:cs="Brill"/>
          <w:color w:val="000000"/>
        </w:rPr>
      </w:pPr>
    </w:p>
    <w:p w14:paraId="35077D2A" w14:textId="7C5330DC" w:rsidR="00CB3FC9" w:rsidRPr="00C66272" w:rsidRDefault="00CB142E">
      <w:pPr>
        <w:spacing w:line="360" w:lineRule="auto"/>
        <w:jc w:val="both"/>
        <w:rPr>
          <w:rFonts w:ascii="Brill" w:eastAsia="Brill" w:hAnsi="Brill" w:cs="Brill"/>
          <w:b/>
          <w:color w:val="000000"/>
        </w:rPr>
      </w:pPr>
      <w:ins w:id="3748" w:author="Autor">
        <w:r>
          <w:rPr>
            <w:rFonts w:ascii="Brill" w:eastAsia="Brill" w:hAnsi="Brill" w:cs="Brill"/>
            <w:b/>
            <w:color w:val="000000"/>
          </w:rPr>
          <w:t xml:space="preserve">Conclusion: </w:t>
        </w:r>
      </w:ins>
      <w:r w:rsidR="00C55FA1" w:rsidRPr="00C66272">
        <w:rPr>
          <w:rFonts w:ascii="Brill" w:eastAsia="Brill" w:hAnsi="Brill" w:cs="Brill"/>
          <w:b/>
          <w:color w:val="000000"/>
        </w:rPr>
        <w:t xml:space="preserve">New </w:t>
      </w:r>
      <w:ins w:id="3749" w:author="Autor">
        <w:r>
          <w:rPr>
            <w:rFonts w:ascii="Brill" w:eastAsia="Brill" w:hAnsi="Brill" w:cs="Brill"/>
            <w:b/>
            <w:color w:val="000000"/>
          </w:rPr>
          <w:t>p</w:t>
        </w:r>
      </w:ins>
      <w:del w:id="3750" w:author="Autor">
        <w:r w:rsidR="00C55FA1" w:rsidRPr="00C66272" w:rsidDel="00CB142E">
          <w:rPr>
            <w:rFonts w:ascii="Brill" w:eastAsia="Brill" w:hAnsi="Brill" w:cs="Brill"/>
            <w:b/>
            <w:color w:val="000000"/>
          </w:rPr>
          <w:delText>P</w:delText>
        </w:r>
      </w:del>
      <w:r w:rsidR="00C55FA1" w:rsidRPr="00C66272">
        <w:rPr>
          <w:rFonts w:ascii="Brill" w:eastAsia="Brill" w:hAnsi="Brill" w:cs="Brill"/>
          <w:b/>
          <w:color w:val="000000"/>
        </w:rPr>
        <w:t xml:space="preserve">ublic </w:t>
      </w:r>
      <w:ins w:id="3751" w:author="Autor">
        <w:r>
          <w:rPr>
            <w:rFonts w:ascii="Brill" w:eastAsia="Brill" w:hAnsi="Brill" w:cs="Brill"/>
            <w:b/>
            <w:color w:val="000000"/>
          </w:rPr>
          <w:t>v</w:t>
        </w:r>
      </w:ins>
      <w:del w:id="3752" w:author="Autor">
        <w:r w:rsidR="00C55FA1" w:rsidRPr="00C66272" w:rsidDel="00CB142E">
          <w:rPr>
            <w:rFonts w:ascii="Brill" w:eastAsia="Brill" w:hAnsi="Brill" w:cs="Brill"/>
            <w:b/>
            <w:color w:val="000000"/>
          </w:rPr>
          <w:delText>V</w:delText>
        </w:r>
      </w:del>
      <w:r w:rsidR="00C55FA1" w:rsidRPr="00C66272">
        <w:rPr>
          <w:rFonts w:ascii="Brill" w:eastAsia="Brill" w:hAnsi="Brill" w:cs="Brill"/>
          <w:b/>
          <w:color w:val="000000"/>
        </w:rPr>
        <w:t xml:space="preserve">alues and </w:t>
      </w:r>
      <w:ins w:id="3753" w:author="Autor">
        <w:r>
          <w:rPr>
            <w:rFonts w:ascii="Brill" w:eastAsia="Brill" w:hAnsi="Brill" w:cs="Brill"/>
            <w:b/>
            <w:color w:val="000000"/>
          </w:rPr>
          <w:t>d</w:t>
        </w:r>
      </w:ins>
      <w:del w:id="3754" w:author="Autor">
        <w:r w:rsidR="00C55FA1" w:rsidRPr="00C66272" w:rsidDel="00CB142E">
          <w:rPr>
            <w:rFonts w:ascii="Brill" w:eastAsia="Brill" w:hAnsi="Brill" w:cs="Brill"/>
            <w:b/>
            <w:color w:val="000000"/>
          </w:rPr>
          <w:delText>D</w:delText>
        </w:r>
      </w:del>
      <w:r w:rsidR="00C55FA1" w:rsidRPr="00C66272">
        <w:rPr>
          <w:rFonts w:ascii="Brill" w:eastAsia="Brill" w:hAnsi="Brill" w:cs="Brill"/>
          <w:b/>
          <w:color w:val="000000"/>
        </w:rPr>
        <w:t xml:space="preserve">esign </w:t>
      </w:r>
      <w:ins w:id="3755" w:author="Autor">
        <w:r>
          <w:rPr>
            <w:rFonts w:ascii="Brill" w:eastAsia="Brill" w:hAnsi="Brill" w:cs="Brill"/>
            <w:b/>
            <w:color w:val="000000"/>
          </w:rPr>
          <w:t>t</w:t>
        </w:r>
      </w:ins>
      <w:del w:id="3756" w:author="Autor">
        <w:r w:rsidR="00C55FA1" w:rsidRPr="00C66272" w:rsidDel="00CB142E">
          <w:rPr>
            <w:rFonts w:ascii="Brill" w:eastAsia="Brill" w:hAnsi="Brill" w:cs="Brill"/>
            <w:b/>
            <w:color w:val="000000"/>
          </w:rPr>
          <w:delText>T</w:delText>
        </w:r>
      </w:del>
      <w:r w:rsidR="00C55FA1" w:rsidRPr="00C66272">
        <w:rPr>
          <w:rFonts w:ascii="Brill" w:eastAsia="Brill" w:hAnsi="Brill" w:cs="Brill"/>
          <w:b/>
          <w:color w:val="000000"/>
        </w:rPr>
        <w:t>ools</w:t>
      </w:r>
    </w:p>
    <w:p w14:paraId="35077D2B" w14:textId="77777777"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Although today deprived of their original function and converted to new uses, </w:t>
      </w:r>
      <w:r w:rsidRPr="00C66272">
        <w:rPr>
          <w:rFonts w:ascii="Brill" w:eastAsia="Brill" w:hAnsi="Brill" w:cs="Brill"/>
          <w:i/>
          <w:color w:val="000000"/>
        </w:rPr>
        <w:t>port-city architectures</w:t>
      </w:r>
      <w:r w:rsidRPr="00C66272">
        <w:rPr>
          <w:rFonts w:ascii="Brill" w:eastAsia="Brill" w:hAnsi="Brill" w:cs="Brill"/>
          <w:color w:val="000000"/>
        </w:rPr>
        <w:t xml:space="preserve"> such as the Genoa and Naples Fish Markets are paradigms to test innovative design solutions. Their flexible volumes and central location, literally in the middle and therefore crucial to the dynamics that still bind a city to its port, can be exploited in new fields of contemporary production, logistics and trade. Not least, the decisive role of the interface between city and port, where they are still placed and claiming, is recognized at the European level,</w:t>
      </w:r>
      <w:commentRangeStart w:id="3757"/>
      <w:r w:rsidRPr="00C66272">
        <w:rPr>
          <w:rFonts w:ascii="Brill" w:eastAsia="Brill" w:hAnsi="Brill" w:cs="Brill"/>
          <w:color w:val="000000"/>
          <w:vertAlign w:val="superscript"/>
        </w:rPr>
        <w:t xml:space="preserve"> </w:t>
      </w:r>
      <w:r w:rsidRPr="00C66272">
        <w:rPr>
          <w:rFonts w:ascii="Brill" w:eastAsia="Brill" w:hAnsi="Brill" w:cs="Brill"/>
          <w:color w:val="000000"/>
          <w:vertAlign w:val="superscript"/>
        </w:rPr>
        <w:footnoteReference w:id="52"/>
      </w:r>
      <w:r w:rsidRPr="00C66272">
        <w:rPr>
          <w:rFonts w:ascii="Brill" w:eastAsia="Brill" w:hAnsi="Brill" w:cs="Brill"/>
          <w:color w:val="000000"/>
        </w:rPr>
        <w:t xml:space="preserve"> </w:t>
      </w:r>
      <w:commentRangeEnd w:id="3757"/>
      <w:r w:rsidR="007D2DCD">
        <w:rPr>
          <w:rStyle w:val="Odwoaniedokomentarza"/>
          <w:lang w:val="en-AU"/>
        </w:rPr>
        <w:commentReference w:id="3757"/>
      </w:r>
      <w:r w:rsidRPr="00C66272">
        <w:rPr>
          <w:rFonts w:ascii="Brill" w:eastAsia="Brill" w:hAnsi="Brill" w:cs="Brill"/>
          <w:color w:val="000000"/>
        </w:rPr>
        <w:t>confirming how contemporary port cities are leading the way in tackling the challenges of sustainable development.</w:t>
      </w:r>
      <w:r w:rsidRPr="00C66272">
        <w:rPr>
          <w:rFonts w:ascii="Brill" w:eastAsia="Brill" w:hAnsi="Brill" w:cs="Brill"/>
          <w:color w:val="000000"/>
          <w:vertAlign w:val="superscript"/>
        </w:rPr>
        <w:t xml:space="preserve"> </w:t>
      </w:r>
    </w:p>
    <w:p w14:paraId="35077D2C" w14:textId="20A74B49" w:rsidR="00CB3FC9" w:rsidRPr="00C66272" w:rsidDel="007D2DCD" w:rsidRDefault="00C55FA1">
      <w:pPr>
        <w:spacing w:line="360" w:lineRule="auto"/>
        <w:ind w:firstLine="720"/>
        <w:jc w:val="both"/>
        <w:rPr>
          <w:del w:id="3766" w:author="Autor"/>
          <w:rFonts w:ascii="Brill" w:eastAsia="Brill" w:hAnsi="Brill" w:cs="Brill"/>
          <w:color w:val="000000"/>
        </w:rPr>
      </w:pPr>
      <w:r w:rsidRPr="00C66272">
        <w:rPr>
          <w:rFonts w:ascii="Brill" w:eastAsia="Brill" w:hAnsi="Brill" w:cs="Brill"/>
          <w:color w:val="000000"/>
        </w:rPr>
        <w:lastRenderedPageBreak/>
        <w:t xml:space="preserve">A place not only rich in meaning and millenary history, the port-city interface is a strategic project area for the promotion of physical and cultural inclusion of port facilities, for the experimentation of measures to reduce negative impacts resulting from the proximity of the port (noise, water, air, </w:t>
      </w:r>
      <w:ins w:id="3767" w:author="Autor">
        <w:r w:rsidR="007D2DCD">
          <w:rPr>
            <w:rFonts w:ascii="Brill" w:eastAsia="Brill" w:hAnsi="Brill" w:cs="Brill"/>
            <w:color w:val="000000"/>
          </w:rPr>
          <w:t xml:space="preserve">and </w:t>
        </w:r>
      </w:ins>
      <w:r w:rsidRPr="00C66272">
        <w:rPr>
          <w:rFonts w:ascii="Brill" w:eastAsia="Brill" w:hAnsi="Brill" w:cs="Brill"/>
          <w:color w:val="000000"/>
        </w:rPr>
        <w:t>soil pollution</w:t>
      </w:r>
      <w:ins w:id="3768" w:author="Autor">
        <w:r w:rsidR="007D2DCD">
          <w:rPr>
            <w:rFonts w:ascii="Brill" w:eastAsia="Brill" w:hAnsi="Brill" w:cs="Brill"/>
            <w:color w:val="000000"/>
          </w:rPr>
          <w:t>,</w:t>
        </w:r>
      </w:ins>
      <w:r w:rsidRPr="00C66272">
        <w:rPr>
          <w:rFonts w:ascii="Brill" w:eastAsia="Brill" w:hAnsi="Brill" w:cs="Brill"/>
          <w:color w:val="000000"/>
        </w:rPr>
        <w:t xml:space="preserve"> but also lack of community acceptance and </w:t>
      </w:r>
      <w:r w:rsidR="00440128" w:rsidRPr="00C66272">
        <w:rPr>
          <w:rFonts w:ascii="Brill" w:eastAsia="Brill" w:hAnsi="Brill" w:cs="Brill"/>
          <w:color w:val="000000"/>
        </w:rPr>
        <w:t>communication barriers</w:t>
      </w:r>
      <w:r w:rsidR="001A1E0C">
        <w:rPr>
          <w:rFonts w:ascii="Brill" w:eastAsia="Brill" w:hAnsi="Brill" w:cs="Brill"/>
          <w:color w:val="000000"/>
        </w:rPr>
        <w:t xml:space="preserve"> </w:t>
      </w:r>
      <w:r w:rsidRPr="00C66272">
        <w:rPr>
          <w:rFonts w:ascii="Brill" w:eastAsia="Brill" w:hAnsi="Brill" w:cs="Brill"/>
          <w:color w:val="000000"/>
        </w:rPr>
        <w:t xml:space="preserve">between local institutions), and for attributing new public values and margins of operability both to the land-sea landscape and to the shared architectural and industrial </w:t>
      </w:r>
      <w:proofErr w:type="spellStart"/>
      <w:r w:rsidRPr="00C66272">
        <w:rPr>
          <w:rFonts w:ascii="Brill" w:eastAsia="Brill" w:hAnsi="Brill" w:cs="Brill"/>
          <w:color w:val="000000"/>
        </w:rPr>
        <w:t>heritage.</w:t>
      </w:r>
    </w:p>
    <w:p w14:paraId="35077D2D" w14:textId="56AC218B" w:rsidR="00CB3FC9" w:rsidRPr="00C66272" w:rsidRDefault="00C55FA1" w:rsidP="007D2DCD">
      <w:pPr>
        <w:spacing w:line="360" w:lineRule="auto"/>
        <w:ind w:firstLine="720"/>
        <w:jc w:val="both"/>
        <w:rPr>
          <w:rFonts w:ascii="Brill" w:eastAsia="Brill" w:hAnsi="Brill" w:cs="Brill"/>
          <w:color w:val="000000"/>
        </w:rPr>
      </w:pPr>
      <w:r w:rsidRPr="00C66272">
        <w:rPr>
          <w:rFonts w:ascii="Brill" w:eastAsia="Brill" w:hAnsi="Brill" w:cs="Brill"/>
          <w:color w:val="000000"/>
        </w:rPr>
        <w:t>This</w:t>
      </w:r>
      <w:proofErr w:type="spellEnd"/>
      <w:r w:rsidRPr="00C66272">
        <w:rPr>
          <w:rFonts w:ascii="Brill" w:eastAsia="Brill" w:hAnsi="Brill" w:cs="Brill"/>
          <w:color w:val="000000"/>
        </w:rPr>
        <w:t xml:space="preserve"> specific interface, somewhat like all border spaces, is also the physical and symbolic theatre where knowledge of the port by neighbouring communities can </w:t>
      </w:r>
      <w:r w:rsidR="00616306" w:rsidRPr="00C66272">
        <w:rPr>
          <w:rFonts w:ascii="Brill" w:eastAsia="Brill" w:hAnsi="Brill" w:cs="Brill"/>
          <w:color w:val="000000"/>
        </w:rPr>
        <w:t>increase</w:t>
      </w:r>
      <w:r w:rsidRPr="00C66272">
        <w:rPr>
          <w:rFonts w:ascii="Brill" w:eastAsia="Brill" w:hAnsi="Brill" w:cs="Brill"/>
          <w:color w:val="000000"/>
        </w:rPr>
        <w:t xml:space="preserve">, effectively engaging citizens, activists, NGOs and academics to take action on spatial injustices caused by the </w:t>
      </w:r>
      <w:r w:rsidRPr="00C66272">
        <w:rPr>
          <w:rFonts w:ascii="Brill" w:eastAsia="Brill" w:hAnsi="Brill" w:cs="Brill"/>
          <w:i/>
          <w:color w:val="000000"/>
        </w:rPr>
        <w:t>invasiveness</w:t>
      </w:r>
      <w:r w:rsidRPr="00C66272">
        <w:rPr>
          <w:rFonts w:ascii="Brill" w:eastAsia="Brill" w:hAnsi="Brill" w:cs="Brill"/>
          <w:color w:val="000000"/>
        </w:rPr>
        <w:t xml:space="preserve"> of the contemporary port.</w:t>
      </w:r>
    </w:p>
    <w:p w14:paraId="35077D2E" w14:textId="68A8F782"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Features such as </w:t>
      </w:r>
      <w:r w:rsidRPr="00C66272">
        <w:rPr>
          <w:rFonts w:ascii="Brill" w:eastAsia="Brill" w:hAnsi="Brill" w:cs="Brill"/>
          <w:i/>
          <w:color w:val="000000"/>
        </w:rPr>
        <w:t>duality</w:t>
      </w:r>
      <w:r w:rsidRPr="00C66272">
        <w:rPr>
          <w:rFonts w:ascii="Brill" w:eastAsia="Brill" w:hAnsi="Brill" w:cs="Brill"/>
          <w:color w:val="000000"/>
        </w:rPr>
        <w:t xml:space="preserve"> and </w:t>
      </w:r>
      <w:r w:rsidRPr="00C66272">
        <w:rPr>
          <w:rFonts w:ascii="Brill" w:eastAsia="Brill" w:hAnsi="Brill" w:cs="Brill"/>
          <w:i/>
          <w:color w:val="000000"/>
        </w:rPr>
        <w:t>rituality</w:t>
      </w:r>
      <w:r w:rsidRPr="00C66272">
        <w:rPr>
          <w:rFonts w:ascii="Brill" w:eastAsia="Brill" w:hAnsi="Brill" w:cs="Brill"/>
          <w:color w:val="000000"/>
        </w:rPr>
        <w:t>, but also others – explored in previous studies complementary to this contribution</w:t>
      </w:r>
      <w:r w:rsidRPr="00C66272">
        <w:rPr>
          <w:rFonts w:ascii="Brill" w:eastAsia="Brill" w:hAnsi="Brill" w:cs="Brill"/>
          <w:color w:val="000000"/>
          <w:vertAlign w:val="superscript"/>
        </w:rPr>
        <w:footnoteReference w:id="53"/>
      </w:r>
      <w:r w:rsidRPr="00C66272">
        <w:rPr>
          <w:rFonts w:ascii="Brill" w:eastAsia="Brill" w:hAnsi="Brill" w:cs="Brill"/>
          <w:color w:val="000000"/>
        </w:rPr>
        <w:t xml:space="preserve"> – such as the </w:t>
      </w:r>
      <w:r w:rsidRPr="00C66272">
        <w:rPr>
          <w:rFonts w:ascii="Brill" w:eastAsia="Brill" w:hAnsi="Brill" w:cs="Brill"/>
          <w:i/>
          <w:color w:val="000000"/>
        </w:rPr>
        <w:t>alterity</w:t>
      </w:r>
      <w:r w:rsidRPr="00C66272">
        <w:rPr>
          <w:rFonts w:ascii="Brill" w:eastAsia="Brill" w:hAnsi="Brill" w:cs="Brill"/>
          <w:color w:val="000000"/>
        </w:rPr>
        <w:t xml:space="preserve"> generated by the city-port contrast and the </w:t>
      </w:r>
      <w:r w:rsidRPr="00C66272">
        <w:rPr>
          <w:rFonts w:ascii="Brill" w:eastAsia="Brill" w:hAnsi="Brill" w:cs="Brill"/>
          <w:i/>
          <w:color w:val="000000"/>
        </w:rPr>
        <w:t>ambiguity</w:t>
      </w:r>
      <w:r w:rsidRPr="00C66272">
        <w:rPr>
          <w:rFonts w:ascii="Brill" w:eastAsia="Brill" w:hAnsi="Brill" w:cs="Brill"/>
          <w:color w:val="000000"/>
        </w:rPr>
        <w:t xml:space="preserve"> of literally being on the land-sea edge</w:t>
      </w:r>
      <w:ins w:id="3770" w:author="Autor">
        <w:r w:rsidR="007D2DCD">
          <w:rPr>
            <w:rFonts w:ascii="Brill" w:eastAsia="Brill" w:hAnsi="Brill" w:cs="Brill"/>
            <w:color w:val="000000"/>
          </w:rPr>
          <w:t xml:space="preserve"> </w:t>
        </w:r>
        <w:r w:rsidR="007D2DCD" w:rsidRPr="00C66272">
          <w:rPr>
            <w:rFonts w:ascii="Brill" w:eastAsia="Brill" w:hAnsi="Brill" w:cs="Brill"/>
            <w:color w:val="000000"/>
          </w:rPr>
          <w:t>–</w:t>
        </w:r>
      </w:ins>
      <w:del w:id="3771" w:author="Autor">
        <w:r w:rsidRPr="00C66272" w:rsidDel="007D2DCD">
          <w:rPr>
            <w:rFonts w:ascii="Brill" w:eastAsia="Brill" w:hAnsi="Brill" w:cs="Brill"/>
            <w:color w:val="000000"/>
          </w:rPr>
          <w:delText>,</w:delText>
        </w:r>
      </w:del>
      <w:r w:rsidRPr="00C66272">
        <w:rPr>
          <w:rFonts w:ascii="Brill" w:eastAsia="Brill" w:hAnsi="Brill" w:cs="Brill"/>
          <w:color w:val="000000"/>
        </w:rPr>
        <w:t xml:space="preserve"> are design tools that still belong to the architectures of the port city and continue to generate vibrant and attractive environments. It is these places – on which social and economic interests, cultural impulses</w:t>
      </w:r>
      <w:ins w:id="3772" w:author="Autor">
        <w:r w:rsidR="007D2DCD">
          <w:rPr>
            <w:rFonts w:ascii="Brill" w:eastAsia="Brill" w:hAnsi="Brill" w:cs="Brill"/>
            <w:color w:val="000000"/>
          </w:rPr>
          <w:t>,</w:t>
        </w:r>
      </w:ins>
      <w:r w:rsidRPr="00C66272">
        <w:rPr>
          <w:rFonts w:ascii="Brill" w:eastAsia="Brill" w:hAnsi="Brill" w:cs="Brill"/>
          <w:color w:val="000000"/>
        </w:rPr>
        <w:t xml:space="preserve"> and urban transformations of great impact have always converged – that have guarded the identity of port cities for centuries and, albeit renewed and refocused towards current targets and urgencies, are continuing to build it today.</w:t>
      </w:r>
    </w:p>
    <w:p w14:paraId="35077D2F" w14:textId="77777777" w:rsidR="00CB3FC9" w:rsidRPr="00C66272" w:rsidRDefault="00CB3FC9">
      <w:pPr>
        <w:rPr>
          <w:rFonts w:ascii="Brill" w:eastAsia="Brill" w:hAnsi="Brill" w:cs="Brill"/>
          <w:b/>
          <w:highlight w:val="white"/>
        </w:rPr>
      </w:pPr>
    </w:p>
    <w:p w14:paraId="35077D30" w14:textId="77777777" w:rsidR="00CB3FC9" w:rsidRDefault="00C55FA1">
      <w:pPr>
        <w:rPr>
          <w:rFonts w:ascii="Brill" w:eastAsia="Brill" w:hAnsi="Brill" w:cs="Brill"/>
          <w:b/>
          <w:highlight w:val="white"/>
        </w:rPr>
      </w:pPr>
      <w:r w:rsidRPr="00C66272">
        <w:rPr>
          <w:rFonts w:ascii="Brill" w:eastAsia="Brill" w:hAnsi="Brill" w:cs="Brill"/>
          <w:b/>
          <w:highlight w:val="white"/>
        </w:rPr>
        <w:t>References</w:t>
      </w:r>
    </w:p>
    <w:p w14:paraId="4D557BD8" w14:textId="77777777" w:rsidR="00F62668" w:rsidRPr="00C66272" w:rsidRDefault="00F62668">
      <w:pPr>
        <w:rPr>
          <w:rFonts w:ascii="Brill" w:eastAsia="Brill" w:hAnsi="Brill" w:cs="Brill"/>
          <w:b/>
          <w:highlight w:val="white"/>
        </w:rPr>
      </w:pPr>
    </w:p>
    <w:p w14:paraId="35077D31" w14:textId="5C52D189" w:rsidR="00CB3FC9" w:rsidRPr="00C66272" w:rsidRDefault="00C55FA1" w:rsidP="00A00FE2">
      <w:pPr>
        <w:spacing w:line="360" w:lineRule="auto"/>
        <w:rPr>
          <w:rFonts w:ascii="Brill" w:eastAsia="Brill" w:hAnsi="Brill" w:cs="Brill"/>
          <w:highlight w:val="white"/>
        </w:rPr>
      </w:pPr>
      <w:r w:rsidRPr="00C66272">
        <w:rPr>
          <w:rFonts w:ascii="Brill" w:eastAsia="Brill" w:hAnsi="Brill" w:cs="Brill"/>
          <w:highlight w:val="white"/>
        </w:rPr>
        <w:t>AIVP (2020). AIVP AGENDA 2030</w:t>
      </w:r>
      <w:ins w:id="3773" w:author="Autor">
        <w:r w:rsidR="00A00FE2">
          <w:rPr>
            <w:rFonts w:ascii="Brill" w:eastAsia="Brill" w:hAnsi="Brill" w:cs="Brill"/>
            <w:highlight w:val="white"/>
          </w:rPr>
          <w:t>.</w:t>
        </w:r>
      </w:ins>
      <w:del w:id="3774" w:author="Autor">
        <w:r w:rsidRPr="00C66272" w:rsidDel="00A00FE2">
          <w:rPr>
            <w:rFonts w:ascii="Brill" w:eastAsia="Brill" w:hAnsi="Brill" w:cs="Brill"/>
            <w:highlight w:val="white"/>
          </w:rPr>
          <w:delText xml:space="preserve"> online. </w:delText>
        </w:r>
      </w:del>
    </w:p>
    <w:p w14:paraId="35077D32" w14:textId="77777777" w:rsidR="00CB3FC9" w:rsidRPr="00C66272" w:rsidRDefault="00C55FA1" w:rsidP="00F62668">
      <w:pPr>
        <w:spacing w:line="360" w:lineRule="auto"/>
        <w:ind w:firstLine="720"/>
        <w:rPr>
          <w:rFonts w:ascii="Brill" w:eastAsia="Brill" w:hAnsi="Brill" w:cs="Brill"/>
          <w:highlight w:val="white"/>
        </w:rPr>
      </w:pPr>
      <w:r w:rsidRPr="00C66272">
        <w:rPr>
          <w:rFonts w:ascii="Brill" w:eastAsia="Brill" w:hAnsi="Brill" w:cs="Brill"/>
          <w:highlight w:val="white"/>
        </w:rPr>
        <w:t xml:space="preserve">Retrieved from: </w:t>
      </w:r>
      <w:hyperlink r:id="rId35">
        <w:r w:rsidRPr="00C66272">
          <w:rPr>
            <w:rFonts w:ascii="Brill" w:eastAsia="Brill" w:hAnsi="Brill" w:cs="Brill"/>
            <w:color w:val="0563C1"/>
            <w:highlight w:val="white"/>
            <w:u w:val="single"/>
          </w:rPr>
          <w:t>https://www.aivp.org/wp-content/uploads/2021/01/AIVP_Agenda_2030-Brochure-2020-EN.pdf</w:t>
        </w:r>
      </w:hyperlink>
    </w:p>
    <w:p w14:paraId="35077D33"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Andriani, C. (2018). Linea di costa </w:t>
      </w:r>
      <w:proofErr w:type="spellStart"/>
      <w:r w:rsidRPr="00C66272">
        <w:rPr>
          <w:rFonts w:ascii="Brill" w:eastAsia="Brill" w:hAnsi="Brill" w:cs="Brill"/>
          <w:highlight w:val="white"/>
        </w:rPr>
        <w:t>tra</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narrazione</w:t>
      </w:r>
      <w:proofErr w:type="spellEnd"/>
      <w:r w:rsidRPr="00C66272">
        <w:rPr>
          <w:rFonts w:ascii="Brill" w:eastAsia="Brill" w:hAnsi="Brill" w:cs="Brill"/>
          <w:highlight w:val="white"/>
        </w:rPr>
        <w:t xml:space="preserve"> e </w:t>
      </w:r>
      <w:proofErr w:type="spellStart"/>
      <w:r w:rsidRPr="00C66272">
        <w:rPr>
          <w:rFonts w:ascii="Brill" w:eastAsia="Brill" w:hAnsi="Brill" w:cs="Brill"/>
          <w:highlight w:val="white"/>
        </w:rPr>
        <w:t>progetto</w:t>
      </w:r>
      <w:proofErr w:type="spellEnd"/>
      <w:r w:rsidRPr="00C66272">
        <w:rPr>
          <w:rFonts w:ascii="Brill" w:eastAsia="Brill" w:hAnsi="Brill" w:cs="Brill"/>
          <w:highlight w:val="white"/>
        </w:rPr>
        <w:t xml:space="preserve">. In B. Moretti (Ed.), </w:t>
      </w:r>
      <w:r w:rsidRPr="00C66272">
        <w:rPr>
          <w:rFonts w:ascii="Brill" w:eastAsia="Brill" w:hAnsi="Brill" w:cs="Brill"/>
          <w:i/>
          <w:highlight w:val="white"/>
        </w:rPr>
        <w:t xml:space="preserve">Un </w:t>
      </w:r>
      <w:proofErr w:type="spellStart"/>
      <w:r w:rsidRPr="00C66272">
        <w:rPr>
          <w:rFonts w:ascii="Brill" w:eastAsia="Brill" w:hAnsi="Brill" w:cs="Brill"/>
          <w:i/>
          <w:highlight w:val="white"/>
        </w:rPr>
        <w:t>colle</w:t>
      </w:r>
      <w:proofErr w:type="spellEnd"/>
      <w:r w:rsidRPr="00C66272">
        <w:rPr>
          <w:rFonts w:ascii="Brill" w:eastAsia="Brill" w:hAnsi="Brill" w:cs="Brill"/>
          <w:i/>
          <w:highlight w:val="white"/>
        </w:rPr>
        <w:t xml:space="preserve">, un </w:t>
      </w:r>
      <w:proofErr w:type="spellStart"/>
      <w:r w:rsidRPr="00C66272">
        <w:rPr>
          <w:rFonts w:ascii="Brill" w:eastAsia="Brill" w:hAnsi="Brill" w:cs="Brill"/>
          <w:i/>
          <w:highlight w:val="white"/>
        </w:rPr>
        <w:t>transatlantico</w:t>
      </w:r>
      <w:proofErr w:type="spellEnd"/>
      <w:r w:rsidRPr="00C66272">
        <w:rPr>
          <w:rFonts w:ascii="Brill" w:eastAsia="Brill" w:hAnsi="Brill" w:cs="Brill"/>
          <w:i/>
          <w:highlight w:val="white"/>
        </w:rPr>
        <w:t xml:space="preserve"> e un </w:t>
      </w:r>
      <w:proofErr w:type="spellStart"/>
      <w:r w:rsidRPr="00C66272">
        <w:rPr>
          <w:rFonts w:ascii="Brill" w:eastAsia="Brill" w:hAnsi="Brill" w:cs="Brill"/>
          <w:i/>
          <w:highlight w:val="white"/>
        </w:rPr>
        <w:t>nome</w:t>
      </w:r>
      <w:proofErr w:type="spellEnd"/>
      <w:r w:rsidRPr="00C66272">
        <w:rPr>
          <w:rFonts w:ascii="Brill" w:eastAsia="Brill" w:hAnsi="Brill" w:cs="Brill"/>
          <w:i/>
          <w:highlight w:val="white"/>
        </w:rPr>
        <w:t xml:space="preserve">. Tre </w:t>
      </w:r>
      <w:proofErr w:type="spellStart"/>
      <w:r w:rsidRPr="00C66272">
        <w:rPr>
          <w:rFonts w:ascii="Brill" w:eastAsia="Brill" w:hAnsi="Brill" w:cs="Brill"/>
          <w:i/>
          <w:highlight w:val="white"/>
        </w:rPr>
        <w:t>storie</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sul</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porto</w:t>
      </w:r>
      <w:proofErr w:type="spellEnd"/>
      <w:r w:rsidRPr="00C66272">
        <w:rPr>
          <w:rFonts w:ascii="Brill" w:eastAsia="Brill" w:hAnsi="Brill" w:cs="Brill"/>
          <w:i/>
          <w:highlight w:val="white"/>
        </w:rPr>
        <w:t xml:space="preserve"> di Genova</w:t>
      </w:r>
      <w:r w:rsidRPr="00C66272">
        <w:rPr>
          <w:rFonts w:ascii="Brill" w:eastAsia="Brill" w:hAnsi="Brill" w:cs="Brill"/>
          <w:highlight w:val="white"/>
        </w:rPr>
        <w:t xml:space="preserve"> (pp. 9–17). Genoa: </w:t>
      </w:r>
      <w:proofErr w:type="spellStart"/>
      <w:r w:rsidRPr="00C66272">
        <w:rPr>
          <w:rFonts w:ascii="Brill" w:eastAsia="Brill" w:hAnsi="Brill" w:cs="Brill"/>
          <w:highlight w:val="white"/>
        </w:rPr>
        <w:t>Sagep</w:t>
      </w:r>
      <w:proofErr w:type="spellEnd"/>
      <w:r w:rsidRPr="00C66272">
        <w:rPr>
          <w:rFonts w:ascii="Brill" w:eastAsia="Brill" w:hAnsi="Brill" w:cs="Brill"/>
          <w:highlight w:val="white"/>
        </w:rPr>
        <w:t>.</w:t>
      </w:r>
    </w:p>
    <w:p w14:paraId="35077D34"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Andriani, C., Moretti, B., Servente, D. (2018). Patrimonio di confine </w:t>
      </w:r>
      <w:proofErr w:type="spellStart"/>
      <w:r w:rsidRPr="00C66272">
        <w:rPr>
          <w:rFonts w:ascii="Brill" w:eastAsia="Brill" w:hAnsi="Brill" w:cs="Brill"/>
          <w:highlight w:val="white"/>
        </w:rPr>
        <w:t>tra</w:t>
      </w:r>
      <w:proofErr w:type="spellEnd"/>
      <w:r w:rsidRPr="00C66272">
        <w:rPr>
          <w:rFonts w:ascii="Brill" w:eastAsia="Brill" w:hAnsi="Brill" w:cs="Brill"/>
          <w:highlight w:val="white"/>
        </w:rPr>
        <w:t xml:space="preserve"> Città e Porto. Il </w:t>
      </w:r>
      <w:proofErr w:type="spellStart"/>
      <w:r w:rsidRPr="00C66272">
        <w:rPr>
          <w:rFonts w:ascii="Brill" w:eastAsia="Brill" w:hAnsi="Brill" w:cs="Brill"/>
          <w:highlight w:val="white"/>
        </w:rPr>
        <w:t>caso</w:t>
      </w:r>
      <w:proofErr w:type="spellEnd"/>
      <w:r w:rsidRPr="00C66272">
        <w:rPr>
          <w:rFonts w:ascii="Brill" w:eastAsia="Brill" w:hAnsi="Brill" w:cs="Brill"/>
          <w:highlight w:val="white"/>
        </w:rPr>
        <w:t xml:space="preserve"> di Genova. </w:t>
      </w:r>
      <w:proofErr w:type="spellStart"/>
      <w:r w:rsidRPr="00C66272">
        <w:rPr>
          <w:rFonts w:ascii="Brill" w:eastAsia="Brill" w:hAnsi="Brill" w:cs="Brill"/>
          <w:i/>
          <w:highlight w:val="white"/>
        </w:rPr>
        <w:t>Paesaggio</w:t>
      </w:r>
      <w:proofErr w:type="spellEnd"/>
      <w:r w:rsidRPr="00C66272">
        <w:rPr>
          <w:rFonts w:ascii="Brill" w:eastAsia="Brill" w:hAnsi="Brill" w:cs="Brill"/>
          <w:i/>
          <w:highlight w:val="white"/>
        </w:rPr>
        <w:t xml:space="preserve"> Urbano, </w:t>
      </w:r>
      <w:commentRangeStart w:id="3775"/>
      <w:r w:rsidRPr="00C66272">
        <w:rPr>
          <w:rFonts w:ascii="Brill" w:eastAsia="Brill" w:hAnsi="Brill" w:cs="Brill"/>
          <w:i/>
          <w:highlight w:val="white"/>
        </w:rPr>
        <w:t>3</w:t>
      </w:r>
      <w:commentRangeEnd w:id="3775"/>
      <w:r w:rsidR="00A00FE2">
        <w:rPr>
          <w:rStyle w:val="Odwoaniedokomentarza"/>
          <w:lang w:val="en-AU"/>
        </w:rPr>
        <w:commentReference w:id="3775"/>
      </w:r>
      <w:r w:rsidRPr="00C66272">
        <w:rPr>
          <w:rFonts w:ascii="Brill" w:eastAsia="Brill" w:hAnsi="Brill" w:cs="Brill"/>
          <w:highlight w:val="white"/>
        </w:rPr>
        <w:t>, 29-39.</w:t>
      </w:r>
    </w:p>
    <w:p w14:paraId="35077D35"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Andriani, C. (2010) (Eds.). </w:t>
      </w:r>
      <w:r w:rsidRPr="00C66272">
        <w:rPr>
          <w:rFonts w:ascii="Brill" w:eastAsia="Brill" w:hAnsi="Brill" w:cs="Brill"/>
          <w:i/>
          <w:highlight w:val="white"/>
        </w:rPr>
        <w:t xml:space="preserve">Il </w:t>
      </w:r>
      <w:proofErr w:type="spellStart"/>
      <w:r w:rsidRPr="00C66272">
        <w:rPr>
          <w:rFonts w:ascii="Brill" w:eastAsia="Brill" w:hAnsi="Brill" w:cs="Brill"/>
          <w:i/>
          <w:highlight w:val="white"/>
        </w:rPr>
        <w:t>patrimonio</w:t>
      </w:r>
      <w:proofErr w:type="spellEnd"/>
      <w:r w:rsidRPr="00C66272">
        <w:rPr>
          <w:rFonts w:ascii="Brill" w:eastAsia="Brill" w:hAnsi="Brill" w:cs="Brill"/>
          <w:i/>
          <w:highlight w:val="white"/>
        </w:rPr>
        <w:t xml:space="preserve"> e </w:t>
      </w:r>
      <w:proofErr w:type="spellStart"/>
      <w:r w:rsidRPr="00C66272">
        <w:rPr>
          <w:rFonts w:ascii="Brill" w:eastAsia="Brill" w:hAnsi="Brill" w:cs="Brill"/>
          <w:i/>
          <w:highlight w:val="white"/>
        </w:rPr>
        <w:t>l’abitare</w:t>
      </w:r>
      <w:proofErr w:type="spellEnd"/>
      <w:r w:rsidRPr="00C66272">
        <w:rPr>
          <w:rFonts w:ascii="Brill" w:eastAsia="Brill" w:hAnsi="Brill" w:cs="Brill"/>
          <w:highlight w:val="white"/>
        </w:rPr>
        <w:t xml:space="preserve">. Rome: Donzelli </w:t>
      </w:r>
      <w:proofErr w:type="spellStart"/>
      <w:r w:rsidRPr="00C66272">
        <w:rPr>
          <w:rFonts w:ascii="Brill" w:eastAsia="Brill" w:hAnsi="Brill" w:cs="Brill"/>
          <w:highlight w:val="white"/>
        </w:rPr>
        <w:t>editore</w:t>
      </w:r>
      <w:proofErr w:type="spellEnd"/>
      <w:r w:rsidRPr="00C66272">
        <w:rPr>
          <w:rFonts w:ascii="Brill" w:eastAsia="Brill" w:hAnsi="Brill" w:cs="Brill"/>
          <w:highlight w:val="white"/>
        </w:rPr>
        <w:t>.</w:t>
      </w:r>
    </w:p>
    <w:p w14:paraId="35077D36" w14:textId="44568D81" w:rsidR="00CB3FC9" w:rsidDel="00CA452C" w:rsidRDefault="00C55FA1" w:rsidP="00F62668">
      <w:pPr>
        <w:spacing w:line="360" w:lineRule="auto"/>
        <w:ind w:left="426" w:hanging="426"/>
        <w:jc w:val="both"/>
        <w:rPr>
          <w:ins w:id="3776" w:author="Autor"/>
          <w:del w:id="3777" w:author="Autor"/>
          <w:rFonts w:ascii="Brill" w:eastAsia="Brill" w:hAnsi="Brill" w:cs="Brill"/>
          <w:highlight w:val="white"/>
        </w:rPr>
      </w:pPr>
      <w:commentRangeStart w:id="3778"/>
      <w:del w:id="3779" w:author="Autor">
        <w:r w:rsidRPr="00C66272" w:rsidDel="00CA452C">
          <w:rPr>
            <w:rFonts w:ascii="Brill" w:eastAsia="Brill" w:hAnsi="Brill" w:cs="Brill"/>
            <w:highlight w:val="white"/>
          </w:rPr>
          <w:delText xml:space="preserve">Banham, R. (1986). </w:delText>
        </w:r>
        <w:r w:rsidRPr="00C66272" w:rsidDel="00CA452C">
          <w:rPr>
            <w:rFonts w:ascii="Brill" w:eastAsia="Brill" w:hAnsi="Brill" w:cs="Brill"/>
            <w:i/>
            <w:highlight w:val="white"/>
          </w:rPr>
          <w:delText xml:space="preserve">A </w:delText>
        </w:r>
      </w:del>
      <w:ins w:id="3780" w:author="Autor">
        <w:del w:id="3781" w:author="Autor">
          <w:r w:rsidR="00EF169E" w:rsidDel="00CA452C">
            <w:rPr>
              <w:rFonts w:ascii="Brill" w:eastAsia="Brill" w:hAnsi="Brill" w:cs="Brill"/>
              <w:i/>
              <w:highlight w:val="white"/>
            </w:rPr>
            <w:delText>c</w:delText>
          </w:r>
        </w:del>
      </w:ins>
      <w:del w:id="3782" w:author="Autor">
        <w:r w:rsidRPr="00C66272" w:rsidDel="00CA452C">
          <w:rPr>
            <w:rFonts w:ascii="Brill" w:eastAsia="Brill" w:hAnsi="Brill" w:cs="Brill"/>
            <w:i/>
            <w:highlight w:val="white"/>
          </w:rPr>
          <w:delText>Concrete Atlantis</w:delText>
        </w:r>
      </w:del>
      <w:ins w:id="3783" w:author="Autor">
        <w:del w:id="3784" w:author="Autor">
          <w:r w:rsidR="00EF169E" w:rsidDel="00CA452C">
            <w:rPr>
              <w:rFonts w:ascii="Brill" w:eastAsia="Brill" w:hAnsi="Brill" w:cs="Brill"/>
              <w:i/>
              <w:highlight w:val="white"/>
            </w:rPr>
            <w:delText>:</w:delText>
          </w:r>
        </w:del>
      </w:ins>
      <w:del w:id="3785" w:author="Autor">
        <w:r w:rsidRPr="00C66272" w:rsidDel="00CA452C">
          <w:rPr>
            <w:rFonts w:ascii="Brill" w:eastAsia="Brill" w:hAnsi="Brill" w:cs="Brill"/>
            <w:i/>
            <w:highlight w:val="white"/>
          </w:rPr>
          <w:delText xml:space="preserve">. U.S. Industrial </w:delText>
        </w:r>
      </w:del>
      <w:ins w:id="3786" w:author="Autor">
        <w:del w:id="3787" w:author="Autor">
          <w:r w:rsidR="00EF169E" w:rsidDel="00CA452C">
            <w:rPr>
              <w:rFonts w:ascii="Brill" w:eastAsia="Brill" w:hAnsi="Brill" w:cs="Brill"/>
              <w:i/>
              <w:highlight w:val="white"/>
            </w:rPr>
            <w:delText>b</w:delText>
          </w:r>
        </w:del>
      </w:ins>
      <w:del w:id="3788" w:author="Autor">
        <w:r w:rsidRPr="00C66272" w:rsidDel="00CA452C">
          <w:rPr>
            <w:rFonts w:ascii="Brill" w:eastAsia="Brill" w:hAnsi="Brill" w:cs="Brill"/>
            <w:i/>
            <w:highlight w:val="white"/>
          </w:rPr>
          <w:delText xml:space="preserve">Building and European Modern Architecture 1900-1925. </w:delText>
        </w:r>
        <w:r w:rsidRPr="00C66272" w:rsidDel="00CA452C">
          <w:rPr>
            <w:rFonts w:ascii="Brill" w:eastAsia="Brill" w:hAnsi="Brill" w:cs="Brill"/>
            <w:highlight w:val="white"/>
          </w:rPr>
          <w:delText>Massachusetts: MIT Press.</w:delText>
        </w:r>
        <w:commentRangeEnd w:id="3778"/>
        <w:r w:rsidR="00EF169E" w:rsidDel="00CA452C">
          <w:rPr>
            <w:rStyle w:val="Odwoaniedokomentarza"/>
            <w:lang w:val="en-AU"/>
          </w:rPr>
          <w:commentReference w:id="3778"/>
        </w:r>
      </w:del>
    </w:p>
    <w:p w14:paraId="420A14CE" w14:textId="6005C499" w:rsidR="00484DF0" w:rsidRPr="00C66272" w:rsidRDefault="00484DF0" w:rsidP="00F62668">
      <w:pPr>
        <w:spacing w:line="360" w:lineRule="auto"/>
        <w:ind w:left="426" w:hanging="426"/>
        <w:jc w:val="both"/>
        <w:rPr>
          <w:rFonts w:ascii="Brill" w:eastAsia="Brill" w:hAnsi="Brill" w:cs="Brill"/>
          <w:highlight w:val="white"/>
        </w:rPr>
      </w:pPr>
      <w:ins w:id="3789" w:author="Autor">
        <w:r w:rsidRPr="00484DF0">
          <w:rPr>
            <w:rFonts w:ascii="Brill" w:eastAsia="Brill" w:hAnsi="Brill" w:cs="Brill"/>
          </w:rPr>
          <w:t xml:space="preserve">Bird, J. H. (1963). </w:t>
        </w:r>
        <w:r w:rsidRPr="00F34A6C">
          <w:rPr>
            <w:rFonts w:ascii="Brill" w:eastAsia="Brill" w:hAnsi="Brill" w:cs="Brill"/>
            <w:i/>
            <w:iCs/>
            <w:rPrChange w:id="3790" w:author="Autor">
              <w:rPr>
                <w:rFonts w:ascii="Brill" w:eastAsia="Brill" w:hAnsi="Brill" w:cs="Brill"/>
              </w:rPr>
            </w:rPrChange>
          </w:rPr>
          <w:t>The Major seaports of the United Kingdom</w:t>
        </w:r>
        <w:r w:rsidRPr="00484DF0">
          <w:rPr>
            <w:rFonts w:ascii="Brill" w:eastAsia="Brill" w:hAnsi="Brill" w:cs="Brill"/>
          </w:rPr>
          <w:t>, London: Hutchison.</w:t>
        </w:r>
      </w:ins>
    </w:p>
    <w:p w14:paraId="35077D37" w14:textId="540EE8D6" w:rsidR="00CB3FC9" w:rsidRPr="00C66272" w:rsidRDefault="00C55FA1" w:rsidP="00F62668">
      <w:pPr>
        <w:spacing w:line="360" w:lineRule="auto"/>
        <w:ind w:left="426" w:hanging="426"/>
        <w:jc w:val="both"/>
        <w:rPr>
          <w:rFonts w:ascii="Brill" w:eastAsia="Brill" w:hAnsi="Brill" w:cs="Brill"/>
          <w:color w:val="222222"/>
          <w:highlight w:val="white"/>
        </w:rPr>
      </w:pPr>
      <w:r w:rsidRPr="00C66272">
        <w:rPr>
          <w:rFonts w:ascii="Brill" w:eastAsia="Brill" w:hAnsi="Brill" w:cs="Brill"/>
          <w:color w:val="222222"/>
          <w:highlight w:val="white"/>
        </w:rPr>
        <w:lastRenderedPageBreak/>
        <w:t xml:space="preserve">Brand, D. (2012). Embracing </w:t>
      </w:r>
      <w:ins w:id="3791" w:author="Autor">
        <w:r w:rsidR="00EF169E">
          <w:rPr>
            <w:rFonts w:ascii="Brill" w:eastAsia="Brill" w:hAnsi="Brill" w:cs="Brill"/>
            <w:color w:val="222222"/>
            <w:highlight w:val="white"/>
          </w:rPr>
          <w:t>s</w:t>
        </w:r>
      </w:ins>
      <w:del w:id="3792" w:author="Autor">
        <w:r w:rsidRPr="00C66272" w:rsidDel="00EF169E">
          <w:rPr>
            <w:rFonts w:ascii="Brill" w:eastAsia="Brill" w:hAnsi="Brill" w:cs="Brill"/>
            <w:color w:val="222222"/>
            <w:highlight w:val="white"/>
          </w:rPr>
          <w:delText>S</w:delText>
        </w:r>
      </w:del>
      <w:r w:rsidRPr="00C66272">
        <w:rPr>
          <w:rFonts w:ascii="Brill" w:eastAsia="Brill" w:hAnsi="Brill" w:cs="Brill"/>
          <w:color w:val="222222"/>
          <w:highlight w:val="white"/>
        </w:rPr>
        <w:t xml:space="preserve">ea and </w:t>
      </w:r>
      <w:ins w:id="3793" w:author="Autor">
        <w:r w:rsidR="00EF169E">
          <w:rPr>
            <w:rFonts w:ascii="Brill" w:eastAsia="Brill" w:hAnsi="Brill" w:cs="Brill"/>
            <w:color w:val="222222"/>
            <w:highlight w:val="white"/>
          </w:rPr>
          <w:t>l</w:t>
        </w:r>
      </w:ins>
      <w:del w:id="3794" w:author="Autor">
        <w:r w:rsidRPr="00C66272" w:rsidDel="00EF169E">
          <w:rPr>
            <w:rFonts w:ascii="Brill" w:eastAsia="Brill" w:hAnsi="Brill" w:cs="Brill"/>
            <w:color w:val="222222"/>
            <w:highlight w:val="white"/>
          </w:rPr>
          <w:delText>L</w:delText>
        </w:r>
      </w:del>
      <w:r w:rsidRPr="00C66272">
        <w:rPr>
          <w:rFonts w:ascii="Brill" w:eastAsia="Brill" w:hAnsi="Brill" w:cs="Brill"/>
          <w:color w:val="222222"/>
          <w:highlight w:val="white"/>
        </w:rPr>
        <w:t xml:space="preserve">and: Ceremonial </w:t>
      </w:r>
      <w:ins w:id="3795" w:author="Autor">
        <w:r w:rsidR="00EF169E">
          <w:rPr>
            <w:rFonts w:ascii="Brill" w:eastAsia="Brill" w:hAnsi="Brill" w:cs="Brill"/>
            <w:color w:val="222222"/>
            <w:highlight w:val="white"/>
          </w:rPr>
          <w:t>t</w:t>
        </w:r>
      </w:ins>
      <w:del w:id="3796" w:author="Autor">
        <w:r w:rsidRPr="00C66272" w:rsidDel="00EF169E">
          <w:rPr>
            <w:rFonts w:ascii="Brill" w:eastAsia="Brill" w:hAnsi="Brill" w:cs="Brill"/>
            <w:color w:val="222222"/>
            <w:highlight w:val="white"/>
          </w:rPr>
          <w:delText>T</w:delText>
        </w:r>
      </w:del>
      <w:r w:rsidRPr="00C66272">
        <w:rPr>
          <w:rFonts w:ascii="Brill" w:eastAsia="Brill" w:hAnsi="Brill" w:cs="Brill"/>
          <w:color w:val="222222"/>
          <w:highlight w:val="white"/>
        </w:rPr>
        <w:t xml:space="preserve">ides in Lisbon's </w:t>
      </w:r>
      <w:ins w:id="3797" w:author="Autor">
        <w:r w:rsidR="00EF169E">
          <w:rPr>
            <w:rFonts w:ascii="Brill" w:eastAsia="Brill" w:hAnsi="Brill" w:cs="Brill"/>
            <w:color w:val="222222"/>
            <w:highlight w:val="white"/>
          </w:rPr>
          <w:t>w</w:t>
        </w:r>
      </w:ins>
      <w:del w:id="3798" w:author="Autor">
        <w:r w:rsidRPr="00C66272" w:rsidDel="00EF169E">
          <w:rPr>
            <w:rFonts w:ascii="Brill" w:eastAsia="Brill" w:hAnsi="Brill" w:cs="Brill"/>
            <w:color w:val="222222"/>
            <w:highlight w:val="white"/>
          </w:rPr>
          <w:delText>W</w:delText>
        </w:r>
      </w:del>
      <w:r w:rsidRPr="00C66272">
        <w:rPr>
          <w:rFonts w:ascii="Brill" w:eastAsia="Brill" w:hAnsi="Brill" w:cs="Brill"/>
          <w:color w:val="222222"/>
          <w:highlight w:val="white"/>
        </w:rPr>
        <w:t xml:space="preserve">aterfront </w:t>
      </w:r>
      <w:ins w:id="3799" w:author="Autor">
        <w:r w:rsidR="00EF169E">
          <w:rPr>
            <w:rFonts w:ascii="Brill" w:eastAsia="Brill" w:hAnsi="Brill" w:cs="Brill"/>
            <w:color w:val="222222"/>
            <w:highlight w:val="white"/>
          </w:rPr>
          <w:t>s</w:t>
        </w:r>
      </w:ins>
      <w:del w:id="3800" w:author="Autor">
        <w:r w:rsidRPr="00C66272" w:rsidDel="00EF169E">
          <w:rPr>
            <w:rFonts w:ascii="Brill" w:eastAsia="Brill" w:hAnsi="Brill" w:cs="Brill"/>
            <w:color w:val="222222"/>
            <w:highlight w:val="white"/>
          </w:rPr>
          <w:delText>S</w:delText>
        </w:r>
      </w:del>
      <w:r w:rsidRPr="00C66272">
        <w:rPr>
          <w:rFonts w:ascii="Brill" w:eastAsia="Brill" w:hAnsi="Brill" w:cs="Brill"/>
          <w:color w:val="222222"/>
          <w:highlight w:val="white"/>
        </w:rPr>
        <w:t>quares 1600–1800. </w:t>
      </w:r>
      <w:r w:rsidRPr="00C66272">
        <w:rPr>
          <w:rFonts w:ascii="Brill" w:eastAsia="Brill" w:hAnsi="Brill" w:cs="Brill"/>
          <w:i/>
          <w:color w:val="222222"/>
        </w:rPr>
        <w:t>Journal of Urban Design</w:t>
      </w:r>
      <w:r w:rsidRPr="00C66272">
        <w:rPr>
          <w:rFonts w:ascii="Brill" w:eastAsia="Brill" w:hAnsi="Brill" w:cs="Brill"/>
          <w:color w:val="222222"/>
          <w:highlight w:val="white"/>
        </w:rPr>
        <w:t>, </w:t>
      </w:r>
      <w:r w:rsidRPr="00C66272">
        <w:rPr>
          <w:rFonts w:ascii="Brill" w:eastAsia="Brill" w:hAnsi="Brill" w:cs="Brill"/>
          <w:i/>
          <w:color w:val="222222"/>
        </w:rPr>
        <w:t>17</w:t>
      </w:r>
      <w:r w:rsidRPr="00C66272">
        <w:rPr>
          <w:rFonts w:ascii="Brill" w:eastAsia="Brill" w:hAnsi="Brill" w:cs="Brill"/>
          <w:color w:val="222222"/>
          <w:highlight w:val="white"/>
        </w:rPr>
        <w:t>(1), 61-80.</w:t>
      </w:r>
    </w:p>
    <w:p w14:paraId="35077D38" w14:textId="5DA51FB9" w:rsidR="00CB3FC9" w:rsidRPr="00C66272" w:rsidDel="00CA452C" w:rsidRDefault="00C55FA1" w:rsidP="00F62668">
      <w:pPr>
        <w:spacing w:line="360" w:lineRule="auto"/>
        <w:ind w:left="426" w:hanging="426"/>
        <w:jc w:val="both"/>
        <w:rPr>
          <w:del w:id="3801" w:author="Autor"/>
          <w:rFonts w:ascii="Brill" w:eastAsia="Brill" w:hAnsi="Brill" w:cs="Brill"/>
          <w:highlight w:val="white"/>
        </w:rPr>
      </w:pPr>
      <w:commentRangeStart w:id="3802"/>
      <w:del w:id="3803" w:author="Autor">
        <w:r w:rsidRPr="00C66272" w:rsidDel="00CA452C">
          <w:rPr>
            <w:rFonts w:ascii="Brill" w:eastAsia="Brill" w:hAnsi="Brill" w:cs="Brill"/>
            <w:highlight w:val="white"/>
          </w:rPr>
          <w:delText xml:space="preserve">Brand, D. (2007). Bluespace: A Typological Matrix for Port Cities. </w:delText>
        </w:r>
        <w:r w:rsidRPr="00C66272" w:rsidDel="00CA452C">
          <w:rPr>
            <w:rFonts w:ascii="Brill" w:eastAsia="Brill" w:hAnsi="Brill" w:cs="Brill"/>
            <w:i/>
            <w:highlight w:val="white"/>
          </w:rPr>
          <w:delText>Urban Design International, 12</w:delText>
        </w:r>
        <w:r w:rsidRPr="00C66272" w:rsidDel="00CA452C">
          <w:rPr>
            <w:rFonts w:ascii="Brill" w:eastAsia="Brill" w:hAnsi="Brill" w:cs="Brill"/>
            <w:highlight w:val="white"/>
          </w:rPr>
          <w:delText>(2–3</w:delText>
        </w:r>
      </w:del>
      <w:ins w:id="3804" w:author="Autor">
        <w:del w:id="3805" w:author="Autor">
          <w:r w:rsidR="00EF169E" w:rsidDel="00CA452C">
            <w:rPr>
              <w:rFonts w:ascii="Brill" w:eastAsia="Brill" w:hAnsi="Brill" w:cs="Brill"/>
              <w:highlight w:val="white"/>
            </w:rPr>
            <w:delText>)</w:delText>
          </w:r>
        </w:del>
      </w:ins>
      <w:del w:id="3806" w:author="Autor">
        <w:r w:rsidRPr="00C66272" w:rsidDel="00CA452C">
          <w:rPr>
            <w:rFonts w:ascii="Brill" w:eastAsia="Brill" w:hAnsi="Brill" w:cs="Brill"/>
            <w:highlight w:val="white"/>
          </w:rPr>
          <w:delText xml:space="preserve">(, 69–85. </w:delText>
        </w:r>
        <w:commentRangeEnd w:id="3802"/>
        <w:r w:rsidR="00EF169E" w:rsidDel="00CA452C">
          <w:rPr>
            <w:rStyle w:val="Odwoaniedokomentarza"/>
            <w:lang w:val="en-AU"/>
          </w:rPr>
          <w:commentReference w:id="3802"/>
        </w:r>
      </w:del>
    </w:p>
    <w:p w14:paraId="35077D39" w14:textId="3F0D2807" w:rsidR="00CB3FC9" w:rsidRPr="00C66272" w:rsidDel="004B51D8" w:rsidRDefault="00C55FA1" w:rsidP="00F62668">
      <w:pPr>
        <w:spacing w:line="360" w:lineRule="auto"/>
        <w:ind w:left="426" w:hanging="426"/>
        <w:jc w:val="both"/>
        <w:rPr>
          <w:del w:id="3807" w:author="Autor"/>
          <w:rFonts w:ascii="Brill" w:eastAsia="Brill" w:hAnsi="Brill" w:cs="Brill"/>
          <w:highlight w:val="white"/>
        </w:rPr>
      </w:pPr>
      <w:commentRangeStart w:id="3808"/>
      <w:del w:id="3809" w:author="Autor">
        <w:r w:rsidRPr="00C66272" w:rsidDel="004B51D8">
          <w:rPr>
            <w:rFonts w:ascii="Brill" w:eastAsia="Brill" w:hAnsi="Brill" w:cs="Brill"/>
            <w:highlight w:val="white"/>
          </w:rPr>
          <w:delText xml:space="preserve">Buccaro, A. &amp; Mainini, G. (2006). Il Mercato Ittico e le origini del Moderno a Napoli. In A. Buccaro (Ed.) </w:delText>
        </w:r>
        <w:r w:rsidRPr="00C66272" w:rsidDel="004B51D8">
          <w:rPr>
            <w:rFonts w:ascii="Brill" w:eastAsia="Brill" w:hAnsi="Brill" w:cs="Brill"/>
            <w:i/>
            <w:highlight w:val="white"/>
          </w:rPr>
          <w:delText>Luigi Cosenza oggi</w:delText>
        </w:r>
        <w:r w:rsidRPr="00C66272" w:rsidDel="004B51D8">
          <w:rPr>
            <w:rFonts w:ascii="Brill" w:eastAsia="Brill" w:hAnsi="Brill" w:cs="Brill"/>
            <w:highlight w:val="white"/>
          </w:rPr>
          <w:delText>. (pp. 68-107). Naples: CLEAN.</w:delText>
        </w:r>
        <w:commentRangeEnd w:id="3808"/>
        <w:r w:rsidR="00EF169E" w:rsidDel="004B51D8">
          <w:rPr>
            <w:rStyle w:val="Odwoaniedokomentarza"/>
            <w:lang w:val="en-AU"/>
          </w:rPr>
          <w:commentReference w:id="3808"/>
        </w:r>
      </w:del>
    </w:p>
    <w:p w14:paraId="35077D3A" w14:textId="77777777" w:rsidR="00CB3FC9" w:rsidRPr="00F34A6C" w:rsidRDefault="00C55FA1" w:rsidP="00F62668">
      <w:pPr>
        <w:spacing w:line="360" w:lineRule="auto"/>
        <w:ind w:left="426" w:hanging="426"/>
        <w:jc w:val="both"/>
        <w:rPr>
          <w:rFonts w:ascii="Brill" w:eastAsia="Brill" w:hAnsi="Brill" w:cs="Brill"/>
          <w:highlight w:val="white"/>
          <w:lang w:val="en-US"/>
          <w:rPrChange w:id="3810" w:author="Autor">
            <w:rPr>
              <w:rFonts w:ascii="Brill" w:eastAsia="Brill" w:hAnsi="Brill" w:cs="Brill"/>
              <w:highlight w:val="white"/>
              <w:lang w:val="pl-PL"/>
            </w:rPr>
          </w:rPrChange>
        </w:rPr>
      </w:pPr>
      <w:r w:rsidRPr="00C66272">
        <w:rPr>
          <w:rFonts w:ascii="Brill" w:eastAsia="Brill" w:hAnsi="Brill" w:cs="Brill"/>
          <w:highlight w:val="white"/>
        </w:rPr>
        <w:t>Carrara-</w:t>
      </w:r>
      <w:proofErr w:type="spellStart"/>
      <w:r w:rsidRPr="00C66272">
        <w:rPr>
          <w:rFonts w:ascii="Brill" w:eastAsia="Brill" w:hAnsi="Brill" w:cs="Brill"/>
          <w:highlight w:val="white"/>
        </w:rPr>
        <w:t>Cagni</w:t>
      </w:r>
      <w:proofErr w:type="spellEnd"/>
      <w:r w:rsidRPr="00C66272">
        <w:rPr>
          <w:rFonts w:ascii="Brill" w:eastAsia="Brill" w:hAnsi="Brill" w:cs="Brill"/>
          <w:highlight w:val="white"/>
        </w:rPr>
        <w:t xml:space="preserve">, L. (1993). Il </w:t>
      </w:r>
      <w:proofErr w:type="spellStart"/>
      <w:r w:rsidRPr="00C66272">
        <w:rPr>
          <w:rFonts w:ascii="Brill" w:eastAsia="Brill" w:hAnsi="Brill" w:cs="Brill"/>
          <w:highlight w:val="white"/>
        </w:rPr>
        <w:t>mercato</w:t>
      </w:r>
      <w:proofErr w:type="spellEnd"/>
      <w:r w:rsidRPr="00C66272">
        <w:rPr>
          <w:rFonts w:ascii="Brill" w:eastAsia="Brill" w:hAnsi="Brill" w:cs="Brill"/>
          <w:highlight w:val="white"/>
        </w:rPr>
        <w:t xml:space="preserve"> del </w:t>
      </w:r>
      <w:proofErr w:type="spellStart"/>
      <w:r w:rsidRPr="00C66272">
        <w:rPr>
          <w:rFonts w:ascii="Brill" w:eastAsia="Brill" w:hAnsi="Brill" w:cs="Brill"/>
          <w:highlight w:val="white"/>
        </w:rPr>
        <w:t>pesce</w:t>
      </w:r>
      <w:proofErr w:type="spellEnd"/>
      <w:r w:rsidRPr="00C66272">
        <w:rPr>
          <w:rFonts w:ascii="Brill" w:eastAsia="Brill" w:hAnsi="Brill" w:cs="Brill"/>
          <w:highlight w:val="white"/>
        </w:rPr>
        <w:t xml:space="preserve"> di Genova. </w:t>
      </w:r>
      <w:proofErr w:type="spellStart"/>
      <w:r w:rsidRPr="00F34A6C">
        <w:rPr>
          <w:rFonts w:ascii="Brill" w:eastAsia="Brill" w:hAnsi="Brill" w:cs="Brill"/>
          <w:i/>
          <w:highlight w:val="white"/>
          <w:lang w:val="en-US"/>
          <w:rPrChange w:id="3811" w:author="Autor">
            <w:rPr>
              <w:rFonts w:ascii="Brill" w:eastAsia="Brill" w:hAnsi="Brill" w:cs="Brill"/>
              <w:i/>
              <w:highlight w:val="white"/>
              <w:lang w:val="pl-PL"/>
            </w:rPr>
          </w:rPrChange>
        </w:rPr>
        <w:t>Spazio</w:t>
      </w:r>
      <w:proofErr w:type="spellEnd"/>
      <w:r w:rsidRPr="00F34A6C">
        <w:rPr>
          <w:rFonts w:ascii="Brill" w:eastAsia="Brill" w:hAnsi="Brill" w:cs="Brill"/>
          <w:i/>
          <w:highlight w:val="white"/>
          <w:lang w:val="en-US"/>
          <w:rPrChange w:id="3812" w:author="Autor">
            <w:rPr>
              <w:rFonts w:ascii="Brill" w:eastAsia="Brill" w:hAnsi="Brill" w:cs="Brill"/>
              <w:i/>
              <w:highlight w:val="white"/>
              <w:lang w:val="pl-PL"/>
            </w:rPr>
          </w:rPrChange>
        </w:rPr>
        <w:t xml:space="preserve"> e </w:t>
      </w:r>
      <w:proofErr w:type="spellStart"/>
      <w:r w:rsidRPr="00F34A6C">
        <w:rPr>
          <w:rFonts w:ascii="Brill" w:eastAsia="Brill" w:hAnsi="Brill" w:cs="Brill"/>
          <w:i/>
          <w:highlight w:val="white"/>
          <w:lang w:val="en-US"/>
          <w:rPrChange w:id="3813" w:author="Autor">
            <w:rPr>
              <w:rFonts w:ascii="Brill" w:eastAsia="Brill" w:hAnsi="Brill" w:cs="Brill"/>
              <w:i/>
              <w:highlight w:val="white"/>
              <w:lang w:val="pl-PL"/>
            </w:rPr>
          </w:rPrChange>
        </w:rPr>
        <w:t>Società</w:t>
      </w:r>
      <w:proofErr w:type="spellEnd"/>
      <w:r w:rsidRPr="00F34A6C">
        <w:rPr>
          <w:rFonts w:ascii="Brill" w:eastAsia="Brill" w:hAnsi="Brill" w:cs="Brill"/>
          <w:highlight w:val="white"/>
          <w:lang w:val="en-US"/>
          <w:rPrChange w:id="3814" w:author="Autor">
            <w:rPr>
              <w:rFonts w:ascii="Brill" w:eastAsia="Brill" w:hAnsi="Brill" w:cs="Brill"/>
              <w:highlight w:val="white"/>
              <w:lang w:val="pl-PL"/>
            </w:rPr>
          </w:rPrChange>
        </w:rPr>
        <w:t xml:space="preserve">, </w:t>
      </w:r>
      <w:r w:rsidRPr="00F34A6C">
        <w:rPr>
          <w:rFonts w:ascii="Brill" w:eastAsia="Brill" w:hAnsi="Brill" w:cs="Brill"/>
          <w:i/>
          <w:highlight w:val="white"/>
          <w:lang w:val="en-US"/>
          <w:rPrChange w:id="3815" w:author="Autor">
            <w:rPr>
              <w:rFonts w:ascii="Brill" w:eastAsia="Brill" w:hAnsi="Brill" w:cs="Brill"/>
              <w:i/>
              <w:highlight w:val="white"/>
              <w:lang w:val="pl-PL"/>
            </w:rPr>
          </w:rPrChange>
        </w:rPr>
        <w:t>62</w:t>
      </w:r>
      <w:r w:rsidRPr="00F34A6C">
        <w:rPr>
          <w:rFonts w:ascii="Brill" w:eastAsia="Brill" w:hAnsi="Brill" w:cs="Brill"/>
          <w:highlight w:val="white"/>
          <w:lang w:val="en-US"/>
          <w:rPrChange w:id="3816" w:author="Autor">
            <w:rPr>
              <w:rFonts w:ascii="Brill" w:eastAsia="Brill" w:hAnsi="Brill" w:cs="Brill"/>
              <w:highlight w:val="white"/>
              <w:lang w:val="pl-PL"/>
            </w:rPr>
          </w:rPrChange>
        </w:rPr>
        <w:t>, 98-103.</w:t>
      </w:r>
    </w:p>
    <w:p w14:paraId="35077D3B" w14:textId="47FC0D38" w:rsidR="00CB3FC9" w:rsidRPr="00F34A6C" w:rsidRDefault="00C55FA1" w:rsidP="00F62668">
      <w:pPr>
        <w:spacing w:line="360" w:lineRule="auto"/>
        <w:ind w:left="426" w:hanging="426"/>
        <w:jc w:val="both"/>
        <w:rPr>
          <w:rFonts w:ascii="Brill" w:eastAsia="Brill" w:hAnsi="Brill" w:cs="Brill"/>
          <w:highlight w:val="white"/>
          <w:lang w:val="pl-PL"/>
          <w:rPrChange w:id="3817" w:author="Autor">
            <w:rPr>
              <w:rFonts w:ascii="Brill" w:eastAsia="Brill" w:hAnsi="Brill" w:cs="Brill"/>
              <w:highlight w:val="white"/>
            </w:rPr>
          </w:rPrChange>
        </w:rPr>
      </w:pPr>
      <w:r w:rsidRPr="00F34A6C">
        <w:rPr>
          <w:rFonts w:ascii="Brill" w:eastAsia="Brill" w:hAnsi="Brill" w:cs="Brill"/>
          <w:highlight w:val="white"/>
          <w:lang w:val="en-US"/>
          <w:rPrChange w:id="3818" w:author="Autor">
            <w:rPr>
              <w:rFonts w:ascii="Brill" w:eastAsia="Brill" w:hAnsi="Brill" w:cs="Brill"/>
              <w:highlight w:val="white"/>
              <w:lang w:val="pl-PL"/>
            </w:rPr>
          </w:rPrChange>
        </w:rPr>
        <w:t>Cosenza L. (1974)</w:t>
      </w:r>
      <w:ins w:id="3819" w:author="Autor">
        <w:r w:rsidR="005A3ECD" w:rsidRPr="00F34A6C">
          <w:rPr>
            <w:rFonts w:ascii="Brill" w:eastAsia="Brill" w:hAnsi="Brill" w:cs="Brill"/>
            <w:highlight w:val="white"/>
            <w:lang w:val="en-US"/>
            <w:rPrChange w:id="3820" w:author="Autor">
              <w:rPr>
                <w:rFonts w:ascii="Brill" w:eastAsia="Brill" w:hAnsi="Brill" w:cs="Brill"/>
                <w:highlight w:val="white"/>
                <w:lang w:val="pl-PL"/>
              </w:rPr>
            </w:rPrChange>
          </w:rPr>
          <w:t>.</w:t>
        </w:r>
      </w:ins>
      <w:del w:id="3821" w:author="Autor">
        <w:r w:rsidRPr="00F34A6C" w:rsidDel="005A3ECD">
          <w:rPr>
            <w:rFonts w:ascii="Brill" w:eastAsia="Brill" w:hAnsi="Brill" w:cs="Brill"/>
            <w:highlight w:val="white"/>
            <w:lang w:val="en-US"/>
            <w:rPrChange w:id="3822" w:author="Autor">
              <w:rPr>
                <w:rFonts w:ascii="Brill" w:eastAsia="Brill" w:hAnsi="Brill" w:cs="Brill"/>
                <w:highlight w:val="white"/>
                <w:lang w:val="pl-PL"/>
              </w:rPr>
            </w:rPrChange>
          </w:rPr>
          <w:delText>,</w:delText>
        </w:r>
      </w:del>
      <w:r w:rsidRPr="00F34A6C">
        <w:rPr>
          <w:rFonts w:ascii="Brill" w:eastAsia="Brill" w:hAnsi="Brill" w:cs="Brill"/>
          <w:highlight w:val="white"/>
          <w:lang w:val="en-US"/>
          <w:rPrChange w:id="3823" w:author="Autor">
            <w:rPr>
              <w:rFonts w:ascii="Brill" w:eastAsia="Brill" w:hAnsi="Brill" w:cs="Brill"/>
              <w:highlight w:val="white"/>
              <w:lang w:val="pl-PL"/>
            </w:rPr>
          </w:rPrChange>
        </w:rPr>
        <w:t xml:space="preserve"> </w:t>
      </w:r>
      <w:r w:rsidRPr="00C66272">
        <w:rPr>
          <w:rFonts w:ascii="Brill" w:eastAsia="Brill" w:hAnsi="Brill" w:cs="Brill"/>
          <w:i/>
          <w:highlight w:val="white"/>
          <w:lang w:val="pl-PL"/>
        </w:rPr>
        <w:t xml:space="preserve">La </w:t>
      </w:r>
      <w:proofErr w:type="spellStart"/>
      <w:r w:rsidRPr="00C66272">
        <w:rPr>
          <w:rFonts w:ascii="Brill" w:eastAsia="Brill" w:hAnsi="Brill" w:cs="Brill"/>
          <w:i/>
          <w:highlight w:val="white"/>
          <w:lang w:val="pl-PL"/>
        </w:rPr>
        <w:t>mia</w:t>
      </w:r>
      <w:proofErr w:type="spellEnd"/>
      <w:r w:rsidRPr="00C66272">
        <w:rPr>
          <w:rFonts w:ascii="Brill" w:eastAsia="Brill" w:hAnsi="Brill" w:cs="Brill"/>
          <w:i/>
          <w:highlight w:val="white"/>
          <w:lang w:val="pl-PL"/>
        </w:rPr>
        <w:t xml:space="preserve"> </w:t>
      </w:r>
      <w:proofErr w:type="spellStart"/>
      <w:r w:rsidRPr="00C66272">
        <w:rPr>
          <w:rFonts w:ascii="Brill" w:eastAsia="Brill" w:hAnsi="Brill" w:cs="Brill"/>
          <w:i/>
          <w:highlight w:val="white"/>
          <w:lang w:val="pl-PL"/>
        </w:rPr>
        <w:t>storia</w:t>
      </w:r>
      <w:proofErr w:type="spellEnd"/>
      <w:r w:rsidRPr="00C66272">
        <w:rPr>
          <w:rFonts w:ascii="Brill" w:eastAsia="Brill" w:hAnsi="Brill" w:cs="Brill"/>
          <w:highlight w:val="white"/>
          <w:lang w:val="pl-PL"/>
        </w:rPr>
        <w:t xml:space="preserve">. </w:t>
      </w:r>
      <w:r w:rsidRPr="00F34A6C">
        <w:rPr>
          <w:rFonts w:ascii="Brill" w:eastAsia="Brill" w:hAnsi="Brill" w:cs="Brill"/>
          <w:highlight w:val="white"/>
          <w:lang w:val="pl-PL"/>
          <w:rPrChange w:id="3824" w:author="Autor">
            <w:rPr>
              <w:rFonts w:ascii="Brill" w:eastAsia="Brill" w:hAnsi="Brill" w:cs="Brill"/>
              <w:highlight w:val="white"/>
            </w:rPr>
          </w:rPrChange>
        </w:rPr>
        <w:t>(</w:t>
      </w:r>
      <w:proofErr w:type="spellStart"/>
      <w:r w:rsidRPr="00F34A6C">
        <w:rPr>
          <w:rFonts w:ascii="Brill" w:eastAsia="Brill" w:hAnsi="Brill" w:cs="Brill"/>
          <w:highlight w:val="white"/>
          <w:lang w:val="pl-PL"/>
          <w:rPrChange w:id="3825" w:author="Autor">
            <w:rPr>
              <w:rFonts w:ascii="Brill" w:eastAsia="Brill" w:hAnsi="Brill" w:cs="Brill"/>
              <w:highlight w:val="white"/>
            </w:rPr>
          </w:rPrChange>
        </w:rPr>
        <w:t>unpublished</w:t>
      </w:r>
      <w:proofErr w:type="spellEnd"/>
      <w:r w:rsidRPr="00F34A6C">
        <w:rPr>
          <w:rFonts w:ascii="Brill" w:eastAsia="Brill" w:hAnsi="Brill" w:cs="Brill"/>
          <w:highlight w:val="white"/>
          <w:lang w:val="pl-PL"/>
          <w:rPrChange w:id="3826" w:author="Autor">
            <w:rPr>
              <w:rFonts w:ascii="Brill" w:eastAsia="Brill" w:hAnsi="Brill" w:cs="Brill"/>
              <w:highlight w:val="white"/>
            </w:rPr>
          </w:rPrChange>
        </w:rPr>
        <w:t>).</w:t>
      </w:r>
    </w:p>
    <w:p w14:paraId="35077D3C" w14:textId="076499FA" w:rsidR="00CB3FC9" w:rsidRDefault="00C55FA1" w:rsidP="00F62668">
      <w:pPr>
        <w:spacing w:line="360" w:lineRule="auto"/>
        <w:ind w:left="426" w:hanging="426"/>
        <w:jc w:val="both"/>
        <w:rPr>
          <w:ins w:id="3827" w:author="Autor"/>
          <w:rFonts w:ascii="Brill" w:eastAsia="Brill" w:hAnsi="Brill" w:cs="Brill"/>
          <w:highlight w:val="white"/>
        </w:rPr>
      </w:pPr>
      <w:proofErr w:type="spellStart"/>
      <w:r w:rsidRPr="00F34A6C">
        <w:rPr>
          <w:rFonts w:ascii="Brill" w:eastAsia="Brill" w:hAnsi="Brill" w:cs="Brill"/>
          <w:highlight w:val="white"/>
          <w:lang w:val="pl-PL"/>
          <w:rPrChange w:id="3828" w:author="Autor">
            <w:rPr>
              <w:rFonts w:ascii="Brill" w:eastAsia="Brill" w:hAnsi="Brill" w:cs="Brill"/>
              <w:highlight w:val="white"/>
            </w:rPr>
          </w:rPrChange>
        </w:rPr>
        <w:t>Daglioglu</w:t>
      </w:r>
      <w:proofErr w:type="spellEnd"/>
      <w:r w:rsidRPr="00F34A6C">
        <w:rPr>
          <w:rFonts w:ascii="Brill" w:eastAsia="Brill" w:hAnsi="Brill" w:cs="Brill"/>
          <w:highlight w:val="white"/>
          <w:lang w:val="pl-PL"/>
          <w:rPrChange w:id="3829" w:author="Autor">
            <w:rPr>
              <w:rFonts w:ascii="Brill" w:eastAsia="Brill" w:hAnsi="Brill" w:cs="Brill"/>
              <w:highlight w:val="white"/>
            </w:rPr>
          </w:rPrChange>
        </w:rPr>
        <w:t xml:space="preserve">, E. K. (2016). </w:t>
      </w:r>
      <w:r w:rsidRPr="00C66272">
        <w:rPr>
          <w:rFonts w:ascii="Brill" w:eastAsia="Brill" w:hAnsi="Brill" w:cs="Brill"/>
          <w:highlight w:val="white"/>
        </w:rPr>
        <w:t xml:space="preserve">The </w:t>
      </w:r>
      <w:ins w:id="3830" w:author="Autor">
        <w:r w:rsidR="00EF169E">
          <w:rPr>
            <w:rFonts w:ascii="Brill" w:eastAsia="Brill" w:hAnsi="Brill" w:cs="Brill"/>
            <w:highlight w:val="white"/>
          </w:rPr>
          <w:t>c</w:t>
        </w:r>
      </w:ins>
      <w:del w:id="3831" w:author="Autor">
        <w:r w:rsidRPr="00C66272" w:rsidDel="00EF169E">
          <w:rPr>
            <w:rFonts w:ascii="Brill" w:eastAsia="Brill" w:hAnsi="Brill" w:cs="Brill"/>
            <w:highlight w:val="white"/>
          </w:rPr>
          <w:delText>C</w:delText>
        </w:r>
      </w:del>
      <w:r w:rsidRPr="00C66272">
        <w:rPr>
          <w:rFonts w:ascii="Brill" w:eastAsia="Brill" w:hAnsi="Brill" w:cs="Brill"/>
          <w:highlight w:val="white"/>
        </w:rPr>
        <w:t xml:space="preserve">ontext </w:t>
      </w:r>
      <w:ins w:id="3832" w:author="Autor">
        <w:r w:rsidR="00EF169E">
          <w:rPr>
            <w:rFonts w:ascii="Brill" w:eastAsia="Brill" w:hAnsi="Brill" w:cs="Brill"/>
            <w:highlight w:val="white"/>
          </w:rPr>
          <w:t>d</w:t>
        </w:r>
      </w:ins>
      <w:del w:id="3833" w:author="Autor">
        <w:r w:rsidRPr="00C66272" w:rsidDel="00EF169E">
          <w:rPr>
            <w:rFonts w:ascii="Brill" w:eastAsia="Brill" w:hAnsi="Brill" w:cs="Brill"/>
            <w:highlight w:val="white"/>
          </w:rPr>
          <w:delText>D</w:delText>
        </w:r>
      </w:del>
      <w:r w:rsidRPr="00C66272">
        <w:rPr>
          <w:rFonts w:ascii="Brill" w:eastAsia="Brill" w:hAnsi="Brill" w:cs="Brill"/>
          <w:highlight w:val="white"/>
        </w:rPr>
        <w:t xml:space="preserve">ebate: An </w:t>
      </w:r>
      <w:ins w:id="3834" w:author="Autor">
        <w:r w:rsidR="00EF169E">
          <w:rPr>
            <w:rFonts w:ascii="Brill" w:eastAsia="Brill" w:hAnsi="Brill" w:cs="Brill"/>
            <w:highlight w:val="white"/>
          </w:rPr>
          <w:t>a</w:t>
        </w:r>
      </w:ins>
      <w:del w:id="3835" w:author="Autor">
        <w:r w:rsidRPr="00C66272" w:rsidDel="00EF169E">
          <w:rPr>
            <w:rFonts w:ascii="Brill" w:eastAsia="Brill" w:hAnsi="Brill" w:cs="Brill"/>
            <w:highlight w:val="white"/>
          </w:rPr>
          <w:delText>A</w:delText>
        </w:r>
      </w:del>
      <w:r w:rsidRPr="00C66272">
        <w:rPr>
          <w:rFonts w:ascii="Brill" w:eastAsia="Brill" w:hAnsi="Brill" w:cs="Brill"/>
          <w:highlight w:val="white"/>
        </w:rPr>
        <w:t xml:space="preserve">rchaeology. </w:t>
      </w:r>
      <w:r w:rsidRPr="00C66272">
        <w:rPr>
          <w:rFonts w:ascii="Brill" w:eastAsia="Brill" w:hAnsi="Brill" w:cs="Brill"/>
          <w:i/>
          <w:highlight w:val="white"/>
        </w:rPr>
        <w:t>Architectural Theory Review, 20</w:t>
      </w:r>
      <w:r w:rsidRPr="00C66272">
        <w:rPr>
          <w:rFonts w:ascii="Brill" w:eastAsia="Brill" w:hAnsi="Brill" w:cs="Brill"/>
          <w:highlight w:val="white"/>
        </w:rPr>
        <w:t>(2), 266-279.</w:t>
      </w:r>
    </w:p>
    <w:p w14:paraId="447D22D8" w14:textId="027E5490" w:rsidR="00484DF0" w:rsidRDefault="00484DF0" w:rsidP="00F62668">
      <w:pPr>
        <w:spacing w:line="360" w:lineRule="auto"/>
        <w:ind w:left="426" w:hanging="426"/>
        <w:jc w:val="both"/>
        <w:rPr>
          <w:ins w:id="3836" w:author="Autor"/>
          <w:rFonts w:ascii="Brill" w:hAnsi="Brill" w:cs="Arial"/>
          <w:color w:val="222222"/>
          <w:shd w:val="clear" w:color="auto" w:fill="FFFFFF"/>
        </w:rPr>
      </w:pPr>
      <w:ins w:id="3837" w:author="Autor">
        <w:r w:rsidRPr="00F34A6C">
          <w:rPr>
            <w:rFonts w:ascii="Brill" w:hAnsi="Brill" w:cs="Arial"/>
            <w:color w:val="222222"/>
            <w:shd w:val="clear" w:color="auto" w:fill="FFFFFF"/>
            <w:rPrChange w:id="3838" w:author="Autor">
              <w:rPr>
                <w:rFonts w:ascii="Arial" w:hAnsi="Arial" w:cs="Arial"/>
                <w:color w:val="222222"/>
                <w:sz w:val="20"/>
                <w:szCs w:val="20"/>
                <w:shd w:val="clear" w:color="auto" w:fill="FFFFFF"/>
              </w:rPr>
            </w:rPrChange>
          </w:rPr>
          <w:t xml:space="preserve">Ducruet, C., &amp; </w:t>
        </w:r>
        <w:proofErr w:type="spellStart"/>
        <w:r w:rsidRPr="00F34A6C">
          <w:rPr>
            <w:rFonts w:ascii="Brill" w:hAnsi="Brill" w:cs="Arial"/>
            <w:color w:val="222222"/>
            <w:shd w:val="clear" w:color="auto" w:fill="FFFFFF"/>
            <w:rPrChange w:id="3839" w:author="Autor">
              <w:rPr>
                <w:rFonts w:ascii="Arial" w:hAnsi="Arial" w:cs="Arial"/>
                <w:color w:val="222222"/>
                <w:sz w:val="20"/>
                <w:szCs w:val="20"/>
                <w:shd w:val="clear" w:color="auto" w:fill="FFFFFF"/>
              </w:rPr>
            </w:rPrChange>
          </w:rPr>
          <w:t>Notteboom</w:t>
        </w:r>
        <w:proofErr w:type="spellEnd"/>
        <w:r w:rsidRPr="00F34A6C">
          <w:rPr>
            <w:rFonts w:ascii="Brill" w:hAnsi="Brill" w:cs="Arial"/>
            <w:color w:val="222222"/>
            <w:shd w:val="clear" w:color="auto" w:fill="FFFFFF"/>
            <w:rPrChange w:id="3840" w:author="Autor">
              <w:rPr>
                <w:rFonts w:ascii="Arial" w:hAnsi="Arial" w:cs="Arial"/>
                <w:color w:val="222222"/>
                <w:sz w:val="20"/>
                <w:szCs w:val="20"/>
                <w:shd w:val="clear" w:color="auto" w:fill="FFFFFF"/>
              </w:rPr>
            </w:rPrChange>
          </w:rPr>
          <w:t>, T. (2012). The worldwide maritime network of container shipping: spatial structure and regional dynamics.</w:t>
        </w:r>
        <w:r w:rsidRPr="00F34A6C">
          <w:rPr>
            <w:rStyle w:val="apple-converted-space"/>
            <w:rFonts w:ascii="Brill" w:hAnsi="Brill" w:cs="Arial"/>
            <w:color w:val="222222"/>
            <w:shd w:val="clear" w:color="auto" w:fill="FFFFFF"/>
            <w:rPrChange w:id="3841"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842" w:author="Autor">
              <w:rPr>
                <w:rFonts w:ascii="Arial" w:hAnsi="Arial" w:cs="Arial"/>
                <w:i/>
                <w:iCs/>
                <w:color w:val="222222"/>
                <w:sz w:val="20"/>
                <w:szCs w:val="20"/>
              </w:rPr>
            </w:rPrChange>
          </w:rPr>
          <w:t>Global networks</w:t>
        </w:r>
        <w:r w:rsidRPr="00F34A6C">
          <w:rPr>
            <w:rFonts w:ascii="Brill" w:hAnsi="Brill" w:cs="Arial"/>
            <w:color w:val="222222"/>
            <w:shd w:val="clear" w:color="auto" w:fill="FFFFFF"/>
            <w:rPrChange w:id="3843"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3844"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845" w:author="Autor">
              <w:rPr>
                <w:rFonts w:ascii="Arial" w:hAnsi="Arial" w:cs="Arial"/>
                <w:i/>
                <w:iCs/>
                <w:color w:val="222222"/>
                <w:sz w:val="20"/>
                <w:szCs w:val="20"/>
              </w:rPr>
            </w:rPrChange>
          </w:rPr>
          <w:t>12</w:t>
        </w:r>
        <w:r w:rsidRPr="00F34A6C">
          <w:rPr>
            <w:rFonts w:ascii="Brill" w:hAnsi="Brill" w:cs="Arial"/>
            <w:color w:val="222222"/>
            <w:shd w:val="clear" w:color="auto" w:fill="FFFFFF"/>
            <w:rPrChange w:id="3846" w:author="Autor">
              <w:rPr>
                <w:rFonts w:ascii="Arial" w:hAnsi="Arial" w:cs="Arial"/>
                <w:color w:val="222222"/>
                <w:sz w:val="20"/>
                <w:szCs w:val="20"/>
                <w:shd w:val="clear" w:color="auto" w:fill="FFFFFF"/>
              </w:rPr>
            </w:rPrChange>
          </w:rPr>
          <w:t>(3), 395-423.</w:t>
        </w:r>
      </w:ins>
    </w:p>
    <w:p w14:paraId="6B30091B" w14:textId="03088CFF" w:rsidR="005F21F2" w:rsidRPr="005F21F2" w:rsidRDefault="005F21F2" w:rsidP="00F62668">
      <w:pPr>
        <w:spacing w:line="360" w:lineRule="auto"/>
        <w:ind w:left="426" w:hanging="426"/>
        <w:jc w:val="both"/>
        <w:rPr>
          <w:rFonts w:ascii="Brill" w:eastAsia="Brill" w:hAnsi="Brill" w:cs="Brill"/>
          <w:highlight w:val="white"/>
        </w:rPr>
      </w:pPr>
      <w:ins w:id="3847" w:author="Autor">
        <w:r w:rsidRPr="00F34A6C">
          <w:rPr>
            <w:rFonts w:ascii="Brill" w:hAnsi="Brill" w:cs="Arial"/>
            <w:color w:val="222222"/>
            <w:shd w:val="clear" w:color="auto" w:fill="FFFFFF"/>
            <w:rPrChange w:id="3848" w:author="Autor">
              <w:rPr>
                <w:rFonts w:ascii="Arial" w:hAnsi="Arial" w:cs="Arial"/>
                <w:color w:val="222222"/>
                <w:sz w:val="20"/>
                <w:szCs w:val="20"/>
                <w:shd w:val="clear" w:color="auto" w:fill="FFFFFF"/>
              </w:rPr>
            </w:rPrChange>
          </w:rPr>
          <w:t xml:space="preserve">Galante, P. (2018). Luigi Cosenza: </w:t>
        </w:r>
        <w:proofErr w:type="spellStart"/>
        <w:r w:rsidRPr="00F34A6C">
          <w:rPr>
            <w:rFonts w:ascii="Brill" w:hAnsi="Brill" w:cs="Arial"/>
            <w:color w:val="222222"/>
            <w:shd w:val="clear" w:color="auto" w:fill="FFFFFF"/>
            <w:rPrChange w:id="3849" w:author="Autor">
              <w:rPr>
                <w:rFonts w:ascii="Arial" w:hAnsi="Arial" w:cs="Arial"/>
                <w:color w:val="222222"/>
                <w:sz w:val="20"/>
                <w:szCs w:val="20"/>
                <w:shd w:val="clear" w:color="auto" w:fill="FFFFFF"/>
              </w:rPr>
            </w:rPrChange>
          </w:rPr>
          <w:t>articolazioni</w:t>
        </w:r>
        <w:proofErr w:type="spellEnd"/>
        <w:r w:rsidRPr="00F34A6C">
          <w:rPr>
            <w:rFonts w:ascii="Brill" w:hAnsi="Brill" w:cs="Arial"/>
            <w:color w:val="222222"/>
            <w:shd w:val="clear" w:color="auto" w:fill="FFFFFF"/>
            <w:rPrChange w:id="3850" w:author="Autor">
              <w:rPr>
                <w:rFonts w:ascii="Arial" w:hAnsi="Arial" w:cs="Arial"/>
                <w:color w:val="222222"/>
                <w:sz w:val="20"/>
                <w:szCs w:val="20"/>
                <w:shd w:val="clear" w:color="auto" w:fill="FFFFFF"/>
              </w:rPr>
            </w:rPrChange>
          </w:rPr>
          <w:t xml:space="preserve"> di </w:t>
        </w:r>
        <w:proofErr w:type="spellStart"/>
        <w:r w:rsidRPr="00F34A6C">
          <w:rPr>
            <w:rFonts w:ascii="Brill" w:hAnsi="Brill" w:cs="Arial"/>
            <w:color w:val="222222"/>
            <w:shd w:val="clear" w:color="auto" w:fill="FFFFFF"/>
            <w:rPrChange w:id="3851" w:author="Autor">
              <w:rPr>
                <w:rFonts w:ascii="Arial" w:hAnsi="Arial" w:cs="Arial"/>
                <w:color w:val="222222"/>
                <w:sz w:val="20"/>
                <w:szCs w:val="20"/>
                <w:shd w:val="clear" w:color="auto" w:fill="FFFFFF"/>
              </w:rPr>
            </w:rPrChange>
          </w:rPr>
          <w:t>una</w:t>
        </w:r>
        <w:proofErr w:type="spellEnd"/>
        <w:r w:rsidRPr="00F34A6C">
          <w:rPr>
            <w:rFonts w:ascii="Brill" w:hAnsi="Brill" w:cs="Arial"/>
            <w:color w:val="222222"/>
            <w:shd w:val="clear" w:color="auto" w:fill="FFFFFF"/>
            <w:rPrChange w:id="3852" w:author="Autor">
              <w:rPr>
                <w:rFonts w:ascii="Arial" w:hAnsi="Arial" w:cs="Arial"/>
                <w:color w:val="222222"/>
                <w:sz w:val="20"/>
                <w:szCs w:val="20"/>
                <w:shd w:val="clear" w:color="auto" w:fill="FFFFFF"/>
              </w:rPr>
            </w:rPrChange>
          </w:rPr>
          <w:t xml:space="preserve"> </w:t>
        </w:r>
        <w:proofErr w:type="spellStart"/>
        <w:r w:rsidRPr="00F34A6C">
          <w:rPr>
            <w:rFonts w:ascii="Brill" w:hAnsi="Brill" w:cs="Arial"/>
            <w:color w:val="222222"/>
            <w:shd w:val="clear" w:color="auto" w:fill="FFFFFF"/>
            <w:rPrChange w:id="3853" w:author="Autor">
              <w:rPr>
                <w:rFonts w:ascii="Arial" w:hAnsi="Arial" w:cs="Arial"/>
                <w:color w:val="222222"/>
                <w:sz w:val="20"/>
                <w:szCs w:val="20"/>
                <w:shd w:val="clear" w:color="auto" w:fill="FFFFFF"/>
              </w:rPr>
            </w:rPrChange>
          </w:rPr>
          <w:t>fabbrica</w:t>
        </w:r>
        <w:proofErr w:type="spellEnd"/>
        <w:r w:rsidRPr="00F34A6C">
          <w:rPr>
            <w:rFonts w:ascii="Brill" w:hAnsi="Brill" w:cs="Arial"/>
            <w:color w:val="222222"/>
            <w:shd w:val="clear" w:color="auto" w:fill="FFFFFF"/>
            <w:rPrChange w:id="3854" w:author="Autor">
              <w:rPr>
                <w:rFonts w:ascii="Arial" w:hAnsi="Arial" w:cs="Arial"/>
                <w:color w:val="222222"/>
                <w:sz w:val="20"/>
                <w:szCs w:val="20"/>
                <w:shd w:val="clear" w:color="auto" w:fill="FFFFFF"/>
              </w:rPr>
            </w:rPrChange>
          </w:rPr>
          <w:t xml:space="preserve"> continua. Napoli: Clean.</w:t>
        </w:r>
      </w:ins>
    </w:p>
    <w:p w14:paraId="35077D3D" w14:textId="5CFACFAC" w:rsidR="00CB3FC9" w:rsidRPr="00C66272" w:rsidDel="00EF169E" w:rsidRDefault="00C55FA1" w:rsidP="00F34A6C">
      <w:pPr>
        <w:spacing w:line="360" w:lineRule="auto"/>
        <w:ind w:left="426" w:hanging="426"/>
        <w:rPr>
          <w:del w:id="3855" w:author="Autor"/>
          <w:rFonts w:ascii="Brill" w:eastAsia="Brill" w:hAnsi="Brill" w:cs="Brill"/>
          <w:highlight w:val="white"/>
        </w:rPr>
      </w:pPr>
      <w:r w:rsidRPr="00C66272">
        <w:rPr>
          <w:rFonts w:ascii="Brill" w:eastAsia="Brill" w:hAnsi="Brill" w:cs="Brill"/>
          <w:i/>
          <w:highlight w:val="white"/>
        </w:rPr>
        <w:t xml:space="preserve">Genoa Municipality Web News </w:t>
      </w:r>
      <w:r w:rsidRPr="00C66272">
        <w:rPr>
          <w:rFonts w:ascii="Brill" w:eastAsia="Brill" w:hAnsi="Brill" w:cs="Brill"/>
          <w:highlight w:val="white"/>
        </w:rPr>
        <w:t>(2021</w:t>
      </w:r>
      <w:ins w:id="3856" w:author="Autor">
        <w:r w:rsidR="00EF169E">
          <w:rPr>
            <w:rFonts w:ascii="Brill" w:eastAsia="Brill" w:hAnsi="Brill" w:cs="Brill"/>
            <w:highlight w:val="white"/>
          </w:rPr>
          <w:t>, November 22</w:t>
        </w:r>
      </w:ins>
      <w:r w:rsidRPr="00C66272">
        <w:rPr>
          <w:rFonts w:ascii="Brill" w:eastAsia="Brill" w:hAnsi="Brill" w:cs="Brill"/>
          <w:highlight w:val="white"/>
        </w:rPr>
        <w:t xml:space="preserve">). Ex </w:t>
      </w:r>
      <w:proofErr w:type="spellStart"/>
      <w:r w:rsidRPr="00C66272">
        <w:rPr>
          <w:rFonts w:ascii="Brill" w:eastAsia="Brill" w:hAnsi="Brill" w:cs="Brill"/>
          <w:highlight w:val="white"/>
        </w:rPr>
        <w:t>mercato</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ittico</w:t>
      </w:r>
      <w:proofErr w:type="spellEnd"/>
      <w:r w:rsidRPr="00C66272">
        <w:rPr>
          <w:rFonts w:ascii="Brill" w:eastAsia="Brill" w:hAnsi="Brill" w:cs="Brill"/>
          <w:highlight w:val="white"/>
        </w:rPr>
        <w:t xml:space="preserve"> di piazza Cavour, </w:t>
      </w:r>
      <w:proofErr w:type="spellStart"/>
      <w:r w:rsidRPr="00C66272">
        <w:rPr>
          <w:rFonts w:ascii="Brill" w:eastAsia="Brill" w:hAnsi="Brill" w:cs="Brill"/>
          <w:highlight w:val="white"/>
        </w:rPr>
        <w:t>lavori</w:t>
      </w:r>
      <w:proofErr w:type="spellEnd"/>
      <w:r w:rsidRPr="00C66272">
        <w:rPr>
          <w:rFonts w:ascii="Brill" w:eastAsia="Brill" w:hAnsi="Brill" w:cs="Brill"/>
          <w:highlight w:val="white"/>
        </w:rPr>
        <w:t xml:space="preserve"> al via: piano terra </w:t>
      </w:r>
      <w:proofErr w:type="spellStart"/>
      <w:r w:rsidRPr="00C66272">
        <w:rPr>
          <w:rFonts w:ascii="Brill" w:eastAsia="Brill" w:hAnsi="Brill" w:cs="Brill"/>
          <w:highlight w:val="white"/>
        </w:rPr>
        <w:t>suddiviso</w:t>
      </w:r>
      <w:proofErr w:type="spellEnd"/>
      <w:r w:rsidRPr="00C66272">
        <w:rPr>
          <w:rFonts w:ascii="Brill" w:eastAsia="Brill" w:hAnsi="Brill" w:cs="Brill"/>
          <w:highlight w:val="white"/>
        </w:rPr>
        <w:t xml:space="preserve"> in quattro </w:t>
      </w:r>
      <w:proofErr w:type="spellStart"/>
      <w:r w:rsidRPr="00C66272">
        <w:rPr>
          <w:rFonts w:ascii="Brill" w:eastAsia="Brill" w:hAnsi="Brill" w:cs="Brill"/>
          <w:highlight w:val="white"/>
        </w:rPr>
        <w:t>spazi</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somministrazione</w:t>
      </w:r>
      <w:proofErr w:type="spellEnd"/>
      <w:r w:rsidRPr="00C66272">
        <w:rPr>
          <w:rFonts w:ascii="Brill" w:eastAsia="Brill" w:hAnsi="Brill" w:cs="Brill"/>
          <w:highlight w:val="white"/>
        </w:rPr>
        <w:t xml:space="preserve"> al primo e case </w:t>
      </w:r>
      <w:proofErr w:type="spellStart"/>
      <w:r w:rsidRPr="00C66272">
        <w:rPr>
          <w:rFonts w:ascii="Brill" w:eastAsia="Brill" w:hAnsi="Brill" w:cs="Brill"/>
          <w:highlight w:val="white"/>
        </w:rPr>
        <w:t>vacanze</w:t>
      </w:r>
      <w:proofErr w:type="spellEnd"/>
      <w:r w:rsidRPr="00C66272">
        <w:rPr>
          <w:rFonts w:ascii="Brill" w:eastAsia="Brill" w:hAnsi="Brill" w:cs="Brill"/>
          <w:highlight w:val="white"/>
        </w:rPr>
        <w:t xml:space="preserve">. </w:t>
      </w:r>
      <w:del w:id="3857" w:author="Autor">
        <w:r w:rsidRPr="00C66272" w:rsidDel="00EF169E">
          <w:rPr>
            <w:rFonts w:ascii="Brill" w:eastAsia="Brill" w:hAnsi="Brill" w:cs="Brill"/>
            <w:highlight w:val="white"/>
          </w:rPr>
          <w:delText xml:space="preserve">November 22, 2021. </w:delText>
        </w:r>
      </w:del>
    </w:p>
    <w:p w14:paraId="35077D3E" w14:textId="364FAF67" w:rsidR="00CB3FC9" w:rsidRPr="00C66272" w:rsidDel="00EF169E" w:rsidRDefault="00C55FA1" w:rsidP="00F34A6C">
      <w:pPr>
        <w:spacing w:line="360" w:lineRule="auto"/>
        <w:ind w:firstLine="426"/>
        <w:rPr>
          <w:del w:id="3858" w:author="Autor"/>
          <w:rFonts w:ascii="Brill" w:eastAsia="Brill" w:hAnsi="Brill" w:cs="Brill"/>
          <w:highlight w:val="white"/>
        </w:rPr>
      </w:pPr>
      <w:r w:rsidRPr="00C66272">
        <w:rPr>
          <w:rFonts w:ascii="Brill" w:eastAsia="Brill" w:hAnsi="Brill" w:cs="Brill"/>
          <w:highlight w:val="white"/>
        </w:rPr>
        <w:t>Retrieved from:</w:t>
      </w:r>
      <w:ins w:id="3859" w:author="Autor">
        <w:r w:rsidR="00EF169E">
          <w:t xml:space="preserve"> </w:t>
        </w:r>
      </w:ins>
    </w:p>
    <w:p w14:paraId="35077D3F" w14:textId="160A4C7F" w:rsidR="00CB3FC9" w:rsidRPr="00C66272" w:rsidDel="00484DF0" w:rsidRDefault="00EF169E" w:rsidP="00F34A6C">
      <w:pPr>
        <w:spacing w:line="360" w:lineRule="auto"/>
        <w:ind w:left="426" w:hanging="426"/>
        <w:rPr>
          <w:del w:id="3860" w:author="Autor"/>
          <w:rFonts w:ascii="Brill" w:eastAsia="Brill" w:hAnsi="Brill" w:cs="Brill"/>
          <w:highlight w:val="white"/>
        </w:rPr>
        <w:pPrChange w:id="3861" w:author="Autor">
          <w:pPr>
            <w:spacing w:line="360" w:lineRule="auto"/>
          </w:pPr>
        </w:pPrChange>
      </w:pPr>
      <w:ins w:id="3862" w:author="Autor">
        <w:r>
          <w:rPr>
            <w:rFonts w:ascii="Brill" w:eastAsia="Brill" w:hAnsi="Brill" w:cs="Brill"/>
            <w:color w:val="0563C1"/>
            <w:highlight w:val="white"/>
            <w:u w:val="single"/>
          </w:rPr>
          <w:fldChar w:fldCharType="begin"/>
        </w:r>
        <w:r>
          <w:rPr>
            <w:rFonts w:ascii="Brill" w:eastAsia="Brill" w:hAnsi="Brill" w:cs="Brill"/>
            <w:color w:val="0563C1"/>
            <w:highlight w:val="white"/>
            <w:u w:val="single"/>
          </w:rPr>
          <w:instrText>HYPERLINK "</w:instrText>
        </w:r>
      </w:ins>
      <w:r w:rsidRPr="00C66272">
        <w:rPr>
          <w:rFonts w:ascii="Brill" w:eastAsia="Brill" w:hAnsi="Brill" w:cs="Brill"/>
          <w:color w:val="0563C1"/>
          <w:highlight w:val="white"/>
          <w:u w:val="single"/>
        </w:rPr>
        <w:instrText>https://smart.comune.genova.it/comunicati-stampa-articoli/ex-mercato-ittico-di-piazza-cavour-lavori-al-piano-terra-suddiviso</w:instrText>
      </w:r>
      <w:ins w:id="3863" w:author="Autor">
        <w:r>
          <w:rPr>
            <w:rFonts w:ascii="Brill" w:eastAsia="Brill" w:hAnsi="Brill" w:cs="Brill"/>
            <w:color w:val="0563C1"/>
            <w:highlight w:val="white"/>
            <w:u w:val="single"/>
          </w:rPr>
          <w:instrText>"</w:instrText>
        </w:r>
        <w:r>
          <w:rPr>
            <w:rFonts w:ascii="Brill" w:eastAsia="Brill" w:hAnsi="Brill" w:cs="Brill"/>
            <w:color w:val="0563C1"/>
            <w:highlight w:val="white"/>
            <w:u w:val="single"/>
          </w:rPr>
        </w:r>
        <w:r>
          <w:rPr>
            <w:rFonts w:ascii="Brill" w:eastAsia="Brill" w:hAnsi="Brill" w:cs="Brill"/>
            <w:color w:val="0563C1"/>
            <w:highlight w:val="white"/>
            <w:u w:val="single"/>
          </w:rPr>
          <w:fldChar w:fldCharType="separate"/>
        </w:r>
      </w:ins>
      <w:r w:rsidRPr="00653120">
        <w:rPr>
          <w:rStyle w:val="Hipercze"/>
          <w:rFonts w:ascii="Brill" w:eastAsia="Brill" w:hAnsi="Brill" w:cs="Brill"/>
          <w:highlight w:val="white"/>
        </w:rPr>
        <w:t>https://smart.comune.genova.it/comunicati-stampa-articoli/ex-mercato-ittico-di-piazza-cavour-lavori-al-piano-terra-suddiviso</w:t>
      </w:r>
      <w:ins w:id="3864" w:author="Autor">
        <w:r>
          <w:rPr>
            <w:rFonts w:ascii="Brill" w:eastAsia="Brill" w:hAnsi="Brill" w:cs="Brill"/>
            <w:color w:val="0563C1"/>
            <w:highlight w:val="white"/>
            <w:u w:val="single"/>
          </w:rPr>
          <w:fldChar w:fldCharType="end"/>
        </w:r>
      </w:ins>
      <w:r w:rsidR="00C55FA1" w:rsidRPr="00C66272">
        <w:rPr>
          <w:rFonts w:ascii="Brill" w:eastAsia="Brill" w:hAnsi="Brill" w:cs="Brill"/>
          <w:highlight w:val="white"/>
        </w:rPr>
        <w:t xml:space="preserve"> </w:t>
      </w:r>
    </w:p>
    <w:p w14:paraId="35077D40" w14:textId="77777777" w:rsidR="00CB3FC9" w:rsidRPr="00C66272" w:rsidRDefault="00CB3FC9" w:rsidP="00F34A6C">
      <w:pPr>
        <w:spacing w:line="360" w:lineRule="auto"/>
        <w:ind w:left="426" w:hanging="426"/>
        <w:rPr>
          <w:rFonts w:ascii="Brill" w:eastAsia="Brill" w:hAnsi="Brill" w:cs="Brill"/>
          <w:highlight w:val="white"/>
        </w:rPr>
        <w:pPrChange w:id="3865" w:author="Autor">
          <w:pPr>
            <w:spacing w:line="360" w:lineRule="auto"/>
            <w:ind w:left="426" w:hanging="426"/>
            <w:jc w:val="both"/>
          </w:pPr>
        </w:pPrChange>
      </w:pPr>
    </w:p>
    <w:p w14:paraId="35077D41" w14:textId="2510DDB9"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highlight w:val="white"/>
        </w:rPr>
      </w:pPr>
      <w:r w:rsidRPr="00BF26E0">
        <w:rPr>
          <w:rFonts w:ascii="Brill" w:eastAsia="Brill" w:hAnsi="Brill" w:cs="Brill"/>
          <w:color w:val="000000"/>
          <w:highlight w:val="white"/>
          <w:lang w:val="nl-BE"/>
        </w:rPr>
        <w:t xml:space="preserve">Hein, C., Luning, S., &amp; van de Laar, P. (2021). </w:t>
      </w:r>
      <w:r w:rsidRPr="00C66272">
        <w:rPr>
          <w:rFonts w:ascii="Brill" w:eastAsia="Brill" w:hAnsi="Brill" w:cs="Brill"/>
          <w:color w:val="000000"/>
          <w:highlight w:val="white"/>
        </w:rPr>
        <w:t xml:space="preserve">Port </w:t>
      </w:r>
      <w:ins w:id="3866" w:author="Autor">
        <w:r w:rsidR="00EF169E">
          <w:rPr>
            <w:rFonts w:ascii="Brill" w:eastAsia="Brill" w:hAnsi="Brill" w:cs="Brill"/>
            <w:color w:val="000000"/>
            <w:highlight w:val="white"/>
          </w:rPr>
          <w:t>c</w:t>
        </w:r>
      </w:ins>
      <w:del w:id="3867" w:author="Autor">
        <w:r w:rsidRPr="00C66272" w:rsidDel="00EF169E">
          <w:rPr>
            <w:rFonts w:ascii="Brill" w:eastAsia="Brill" w:hAnsi="Brill" w:cs="Brill"/>
            <w:color w:val="000000"/>
            <w:highlight w:val="white"/>
          </w:rPr>
          <w:delText>C</w:delText>
        </w:r>
      </w:del>
      <w:r w:rsidRPr="00C66272">
        <w:rPr>
          <w:rFonts w:ascii="Brill" w:eastAsia="Brill" w:hAnsi="Brill" w:cs="Brill"/>
          <w:color w:val="000000"/>
          <w:highlight w:val="white"/>
        </w:rPr>
        <w:t xml:space="preserve">ity </w:t>
      </w:r>
      <w:ins w:id="3868" w:author="Autor">
        <w:r w:rsidR="00EF169E">
          <w:rPr>
            <w:rFonts w:ascii="Brill" w:eastAsia="Brill" w:hAnsi="Brill" w:cs="Brill"/>
            <w:color w:val="000000"/>
            <w:highlight w:val="white"/>
          </w:rPr>
          <w:t>c</w:t>
        </w:r>
      </w:ins>
      <w:del w:id="3869" w:author="Autor">
        <w:r w:rsidRPr="00C66272" w:rsidDel="00EF169E">
          <w:rPr>
            <w:rFonts w:ascii="Brill" w:eastAsia="Brill" w:hAnsi="Brill" w:cs="Brill"/>
            <w:color w:val="000000"/>
            <w:highlight w:val="white"/>
          </w:rPr>
          <w:delText>C</w:delText>
        </w:r>
      </w:del>
      <w:r w:rsidRPr="00C66272">
        <w:rPr>
          <w:rFonts w:ascii="Brill" w:eastAsia="Brill" w:hAnsi="Brill" w:cs="Brill"/>
          <w:color w:val="000000"/>
          <w:highlight w:val="white"/>
        </w:rPr>
        <w:t xml:space="preserve">ultures, </w:t>
      </w:r>
      <w:ins w:id="3870" w:author="Autor">
        <w:r w:rsidR="00EF169E">
          <w:rPr>
            <w:rFonts w:ascii="Brill" w:eastAsia="Brill" w:hAnsi="Brill" w:cs="Brill"/>
            <w:color w:val="000000"/>
            <w:highlight w:val="white"/>
          </w:rPr>
          <w:t>v</w:t>
        </w:r>
      </w:ins>
      <w:del w:id="3871" w:author="Autor">
        <w:r w:rsidRPr="00C66272" w:rsidDel="00EF169E">
          <w:rPr>
            <w:rFonts w:ascii="Brill" w:eastAsia="Brill" w:hAnsi="Brill" w:cs="Brill"/>
            <w:color w:val="000000"/>
            <w:highlight w:val="white"/>
          </w:rPr>
          <w:delText>V</w:delText>
        </w:r>
      </w:del>
      <w:r w:rsidRPr="00C66272">
        <w:rPr>
          <w:rFonts w:ascii="Brill" w:eastAsia="Brill" w:hAnsi="Brill" w:cs="Brill"/>
          <w:color w:val="000000"/>
          <w:highlight w:val="white"/>
        </w:rPr>
        <w:t xml:space="preserve">alues, and </w:t>
      </w:r>
      <w:ins w:id="3872" w:author="Autor">
        <w:r w:rsidR="00EF169E">
          <w:rPr>
            <w:rFonts w:ascii="Brill" w:eastAsia="Brill" w:hAnsi="Brill" w:cs="Brill"/>
            <w:color w:val="000000"/>
            <w:highlight w:val="white"/>
          </w:rPr>
          <w:t>m</w:t>
        </w:r>
      </w:ins>
      <w:del w:id="3873" w:author="Autor">
        <w:r w:rsidRPr="00C66272" w:rsidDel="00EF169E">
          <w:rPr>
            <w:rFonts w:ascii="Brill" w:eastAsia="Brill" w:hAnsi="Brill" w:cs="Brill"/>
            <w:color w:val="000000"/>
            <w:highlight w:val="white"/>
          </w:rPr>
          <w:delText>M</w:delText>
        </w:r>
      </w:del>
      <w:r w:rsidRPr="00C66272">
        <w:rPr>
          <w:rFonts w:ascii="Brill" w:eastAsia="Brill" w:hAnsi="Brill" w:cs="Brill"/>
          <w:color w:val="000000"/>
          <w:highlight w:val="white"/>
        </w:rPr>
        <w:t xml:space="preserve">aritime </w:t>
      </w:r>
      <w:ins w:id="3874" w:author="Autor">
        <w:r w:rsidR="00EF169E">
          <w:rPr>
            <w:rFonts w:ascii="Brill" w:eastAsia="Brill" w:hAnsi="Brill" w:cs="Brill"/>
            <w:color w:val="000000"/>
            <w:highlight w:val="white"/>
          </w:rPr>
          <w:t>m</w:t>
        </w:r>
      </w:ins>
      <w:del w:id="3875" w:author="Autor">
        <w:r w:rsidRPr="00C66272" w:rsidDel="00EF169E">
          <w:rPr>
            <w:rFonts w:ascii="Brill" w:eastAsia="Brill" w:hAnsi="Brill" w:cs="Brill"/>
            <w:color w:val="000000"/>
            <w:highlight w:val="white"/>
          </w:rPr>
          <w:delText>M</w:delText>
        </w:r>
      </w:del>
      <w:r w:rsidRPr="00C66272">
        <w:rPr>
          <w:rFonts w:ascii="Brill" w:eastAsia="Brill" w:hAnsi="Brill" w:cs="Brill"/>
          <w:color w:val="000000"/>
          <w:highlight w:val="white"/>
        </w:rPr>
        <w:t xml:space="preserve">indsets: Defining </w:t>
      </w:r>
      <w:ins w:id="3876" w:author="Autor">
        <w:r w:rsidR="00EF169E">
          <w:rPr>
            <w:rFonts w:ascii="Brill" w:eastAsia="Brill" w:hAnsi="Brill" w:cs="Brill"/>
            <w:color w:val="000000"/>
            <w:highlight w:val="white"/>
          </w:rPr>
          <w:t>w</w:t>
        </w:r>
      </w:ins>
      <w:del w:id="3877" w:author="Autor">
        <w:r w:rsidRPr="00C66272" w:rsidDel="00EF169E">
          <w:rPr>
            <w:rFonts w:ascii="Brill" w:eastAsia="Brill" w:hAnsi="Brill" w:cs="Brill"/>
            <w:color w:val="000000"/>
            <w:highlight w:val="white"/>
          </w:rPr>
          <w:delText>W</w:delText>
        </w:r>
      </w:del>
      <w:r w:rsidRPr="00C66272">
        <w:rPr>
          <w:rFonts w:ascii="Brill" w:eastAsia="Brill" w:hAnsi="Brill" w:cs="Brill"/>
          <w:color w:val="000000"/>
          <w:highlight w:val="white"/>
        </w:rPr>
        <w:t xml:space="preserve">hat </w:t>
      </w:r>
      <w:ins w:id="3878" w:author="Autor">
        <w:r w:rsidR="00EF169E">
          <w:rPr>
            <w:rFonts w:ascii="Brill" w:eastAsia="Brill" w:hAnsi="Brill" w:cs="Brill"/>
            <w:color w:val="000000"/>
            <w:highlight w:val="white"/>
          </w:rPr>
          <w:t>m</w:t>
        </w:r>
      </w:ins>
      <w:del w:id="3879" w:author="Autor">
        <w:r w:rsidRPr="00C66272" w:rsidDel="00EF169E">
          <w:rPr>
            <w:rFonts w:ascii="Brill" w:eastAsia="Brill" w:hAnsi="Brill" w:cs="Brill"/>
            <w:color w:val="000000"/>
            <w:highlight w:val="white"/>
          </w:rPr>
          <w:delText>M</w:delText>
        </w:r>
      </w:del>
      <w:r w:rsidRPr="00C66272">
        <w:rPr>
          <w:rFonts w:ascii="Brill" w:eastAsia="Brill" w:hAnsi="Brill" w:cs="Brill"/>
          <w:color w:val="000000"/>
          <w:highlight w:val="white"/>
        </w:rPr>
        <w:t xml:space="preserve">akes </w:t>
      </w:r>
      <w:ins w:id="3880" w:author="Autor">
        <w:r w:rsidR="00EF169E">
          <w:rPr>
            <w:rFonts w:ascii="Brill" w:eastAsia="Brill" w:hAnsi="Brill" w:cs="Brill"/>
            <w:color w:val="000000"/>
            <w:highlight w:val="white"/>
          </w:rPr>
          <w:t>p</w:t>
        </w:r>
      </w:ins>
      <w:del w:id="3881" w:author="Autor">
        <w:r w:rsidRPr="00C66272" w:rsidDel="00EF169E">
          <w:rPr>
            <w:rFonts w:ascii="Brill" w:eastAsia="Brill" w:hAnsi="Brill" w:cs="Brill"/>
            <w:color w:val="000000"/>
            <w:highlight w:val="white"/>
          </w:rPr>
          <w:delText>P</w:delText>
        </w:r>
      </w:del>
      <w:r w:rsidRPr="00C66272">
        <w:rPr>
          <w:rFonts w:ascii="Brill" w:eastAsia="Brill" w:hAnsi="Brill" w:cs="Brill"/>
          <w:color w:val="000000"/>
          <w:highlight w:val="white"/>
        </w:rPr>
        <w:t xml:space="preserve">ort </w:t>
      </w:r>
      <w:ins w:id="3882" w:author="Autor">
        <w:r w:rsidR="00EF169E">
          <w:rPr>
            <w:rFonts w:ascii="Brill" w:eastAsia="Brill" w:hAnsi="Brill" w:cs="Brill"/>
            <w:color w:val="000000"/>
            <w:highlight w:val="white"/>
          </w:rPr>
          <w:t>c</w:t>
        </w:r>
      </w:ins>
      <w:del w:id="3883" w:author="Autor">
        <w:r w:rsidRPr="00C66272" w:rsidDel="00EF169E">
          <w:rPr>
            <w:rFonts w:ascii="Brill" w:eastAsia="Brill" w:hAnsi="Brill" w:cs="Brill"/>
            <w:color w:val="000000"/>
            <w:highlight w:val="white"/>
          </w:rPr>
          <w:delText>C</w:delText>
        </w:r>
      </w:del>
      <w:r w:rsidRPr="00C66272">
        <w:rPr>
          <w:rFonts w:ascii="Brill" w:eastAsia="Brill" w:hAnsi="Brill" w:cs="Brill"/>
          <w:color w:val="000000"/>
          <w:highlight w:val="white"/>
        </w:rPr>
        <w:t xml:space="preserve">ities </w:t>
      </w:r>
      <w:ins w:id="3884" w:author="Autor">
        <w:r w:rsidR="00EF169E">
          <w:rPr>
            <w:rFonts w:ascii="Brill" w:eastAsia="Brill" w:hAnsi="Brill" w:cs="Brill"/>
            <w:color w:val="000000"/>
            <w:highlight w:val="white"/>
          </w:rPr>
          <w:t>s</w:t>
        </w:r>
      </w:ins>
      <w:del w:id="3885" w:author="Autor">
        <w:r w:rsidRPr="00C66272" w:rsidDel="00EF169E">
          <w:rPr>
            <w:rFonts w:ascii="Brill" w:eastAsia="Brill" w:hAnsi="Brill" w:cs="Brill"/>
            <w:color w:val="000000"/>
            <w:highlight w:val="white"/>
          </w:rPr>
          <w:delText>S</w:delText>
        </w:r>
      </w:del>
      <w:r w:rsidRPr="00C66272">
        <w:rPr>
          <w:rFonts w:ascii="Brill" w:eastAsia="Brill" w:hAnsi="Brill" w:cs="Brill"/>
          <w:color w:val="000000"/>
          <w:highlight w:val="white"/>
        </w:rPr>
        <w:t xml:space="preserve">pecial. </w:t>
      </w:r>
      <w:r w:rsidRPr="00C66272">
        <w:rPr>
          <w:rFonts w:ascii="Brill" w:eastAsia="Brill" w:hAnsi="Brill" w:cs="Brill"/>
          <w:i/>
          <w:color w:val="000000"/>
          <w:highlight w:val="white"/>
        </w:rPr>
        <w:t>European Journal of Creative Practices in Cities and Landscapes, 4</w:t>
      </w:r>
      <w:r w:rsidRPr="00C66272">
        <w:rPr>
          <w:rFonts w:ascii="Brill" w:eastAsia="Brill" w:hAnsi="Brill" w:cs="Brill"/>
          <w:color w:val="000000"/>
          <w:highlight w:val="white"/>
        </w:rPr>
        <w:t xml:space="preserve">(1), 7–20. </w:t>
      </w:r>
    </w:p>
    <w:p w14:paraId="35077D42" w14:textId="0F0BD3EF" w:rsidR="00CB3FC9" w:rsidRPr="00C66272" w:rsidDel="004B51D8" w:rsidRDefault="00C55FA1" w:rsidP="00F62668">
      <w:pPr>
        <w:spacing w:line="360" w:lineRule="auto"/>
        <w:ind w:left="426" w:hanging="426"/>
        <w:jc w:val="both"/>
        <w:rPr>
          <w:del w:id="3886" w:author="Autor"/>
          <w:rFonts w:ascii="Brill" w:eastAsia="Brill" w:hAnsi="Brill" w:cs="Brill"/>
          <w:highlight w:val="white"/>
        </w:rPr>
      </w:pPr>
      <w:commentRangeStart w:id="3887"/>
      <w:del w:id="3888" w:author="Autor">
        <w:r w:rsidRPr="00C66272" w:rsidDel="004B51D8">
          <w:rPr>
            <w:rFonts w:ascii="Brill" w:eastAsia="Brill" w:hAnsi="Brill" w:cs="Brill"/>
            <w:highlight w:val="white"/>
          </w:rPr>
          <w:delText>Hein, C. (2019). The Port Cityscape: Spatial and Institutional Approaches to Port City Relationships. PORTUSplus 8.</w:delText>
        </w:r>
      </w:del>
    </w:p>
    <w:p w14:paraId="35077D43" w14:textId="1670449E" w:rsidR="00CB3FC9" w:rsidRPr="00C66272" w:rsidDel="004B51D8" w:rsidRDefault="00C55FA1" w:rsidP="00F62668">
      <w:pPr>
        <w:spacing w:line="360" w:lineRule="auto"/>
        <w:ind w:left="426"/>
        <w:jc w:val="both"/>
        <w:rPr>
          <w:del w:id="3889" w:author="Autor"/>
          <w:rFonts w:ascii="Brill" w:eastAsia="Brill" w:hAnsi="Brill" w:cs="Brill"/>
          <w:highlight w:val="white"/>
        </w:rPr>
      </w:pPr>
      <w:del w:id="3890" w:author="Autor">
        <w:r w:rsidRPr="00C66272" w:rsidDel="004B51D8">
          <w:rPr>
            <w:rFonts w:ascii="Brill" w:eastAsia="Brill" w:hAnsi="Brill" w:cs="Brill"/>
            <w:highlight w:val="white"/>
          </w:rPr>
          <w:delText>Retrieved from:</w:delText>
        </w:r>
        <w:r w:rsidR="001A1E0C" w:rsidDel="004B51D8">
          <w:rPr>
            <w:rFonts w:ascii="Brill" w:eastAsia="Brill" w:hAnsi="Brill" w:cs="Brill"/>
            <w:highlight w:val="white"/>
          </w:rPr>
          <w:delText xml:space="preserve"> </w:delText>
        </w:r>
        <w:r w:rsidDel="004B51D8">
          <w:fldChar w:fldCharType="begin"/>
        </w:r>
        <w:r w:rsidDel="004B51D8">
          <w:delInstrText>HYPERLINK "https://portusplus.org/index.php/pp/article/view/190" \h</w:delInstrText>
        </w:r>
        <w:r w:rsidDel="004B51D8">
          <w:fldChar w:fldCharType="separate"/>
        </w:r>
        <w:r w:rsidRPr="00C66272" w:rsidDel="004B51D8">
          <w:rPr>
            <w:rFonts w:ascii="Brill" w:eastAsia="Brill" w:hAnsi="Brill" w:cs="Brill"/>
            <w:color w:val="0563C1"/>
            <w:highlight w:val="white"/>
            <w:u w:val="single"/>
          </w:rPr>
          <w:delText>https://portusplus.org/index.php/pp/article/view/190</w:delText>
        </w:r>
        <w:r w:rsidDel="004B51D8">
          <w:rPr>
            <w:rFonts w:ascii="Brill" w:eastAsia="Brill" w:hAnsi="Brill" w:cs="Brill"/>
            <w:color w:val="0563C1"/>
            <w:highlight w:val="white"/>
            <w:u w:val="single"/>
          </w:rPr>
          <w:fldChar w:fldCharType="end"/>
        </w:r>
        <w:r w:rsidRPr="00C66272" w:rsidDel="004B51D8">
          <w:rPr>
            <w:rFonts w:ascii="Brill" w:eastAsia="Brill" w:hAnsi="Brill" w:cs="Brill"/>
            <w:highlight w:val="white"/>
          </w:rPr>
          <w:delText xml:space="preserve"> </w:delText>
        </w:r>
        <w:commentRangeEnd w:id="3887"/>
        <w:r w:rsidR="00B63AEE" w:rsidDel="004B51D8">
          <w:rPr>
            <w:rStyle w:val="Odwoaniedokomentarza"/>
            <w:lang w:val="en-AU"/>
          </w:rPr>
          <w:commentReference w:id="3887"/>
        </w:r>
      </w:del>
    </w:p>
    <w:p w14:paraId="35077D44" w14:textId="77777777" w:rsidR="00CB3FC9" w:rsidRPr="00C66272" w:rsidRDefault="00C55FA1" w:rsidP="00F62668">
      <w:pPr>
        <w:spacing w:line="360" w:lineRule="auto"/>
        <w:ind w:left="426" w:hanging="426"/>
        <w:jc w:val="both"/>
        <w:rPr>
          <w:rFonts w:ascii="Brill" w:eastAsia="Brill" w:hAnsi="Brill" w:cs="Brill"/>
          <w:highlight w:val="white"/>
        </w:rPr>
      </w:pPr>
      <w:r w:rsidRPr="00BF26E0">
        <w:rPr>
          <w:rFonts w:ascii="Brill" w:eastAsia="Brill" w:hAnsi="Brill" w:cs="Brill"/>
          <w:highlight w:val="white"/>
          <w:lang w:val="nl-BE"/>
        </w:rPr>
        <w:t xml:space="preserve">Hein, C., Van Mil, Y. (2019). </w:t>
      </w:r>
      <w:r w:rsidRPr="00C66272">
        <w:rPr>
          <w:rFonts w:ascii="Brill" w:eastAsia="Brill" w:hAnsi="Brill" w:cs="Brill"/>
          <w:highlight w:val="white"/>
        </w:rPr>
        <w:t>Towards a Comparative Spatial Analysis for Port City Regions Based on Historical Geo-spatial Mapping.” </w:t>
      </w:r>
      <w:proofErr w:type="spellStart"/>
      <w:r w:rsidRPr="00C66272">
        <w:rPr>
          <w:rFonts w:ascii="Brill" w:eastAsia="Brill" w:hAnsi="Brill" w:cs="Brill"/>
          <w:highlight w:val="white"/>
        </w:rPr>
        <w:t>PORTUSplus</w:t>
      </w:r>
      <w:proofErr w:type="spellEnd"/>
      <w:r w:rsidRPr="00C66272">
        <w:rPr>
          <w:rFonts w:ascii="Brill" w:eastAsia="Brill" w:hAnsi="Brill" w:cs="Brill"/>
          <w:highlight w:val="white"/>
        </w:rPr>
        <w:t xml:space="preserve">. 8. </w:t>
      </w:r>
    </w:p>
    <w:p w14:paraId="35077D45" w14:textId="77777777" w:rsidR="00CB3FC9" w:rsidRDefault="00C55FA1" w:rsidP="00F62668">
      <w:pPr>
        <w:spacing w:line="360" w:lineRule="auto"/>
        <w:ind w:left="426"/>
        <w:jc w:val="both"/>
        <w:rPr>
          <w:ins w:id="3891" w:author="Autor"/>
          <w:rFonts w:ascii="Brill" w:eastAsia="Brill" w:hAnsi="Brill" w:cs="Brill"/>
          <w:highlight w:val="white"/>
        </w:rPr>
      </w:pPr>
      <w:r w:rsidRPr="00C66272">
        <w:rPr>
          <w:rFonts w:ascii="Brill" w:eastAsia="Brill" w:hAnsi="Brill" w:cs="Brill"/>
          <w:highlight w:val="white"/>
        </w:rPr>
        <w:t xml:space="preserve">Retrieved from: </w:t>
      </w:r>
      <w:hyperlink r:id="rId36">
        <w:r w:rsidRPr="00C66272">
          <w:rPr>
            <w:rFonts w:ascii="Brill" w:eastAsia="Brill" w:hAnsi="Brill" w:cs="Brill"/>
            <w:color w:val="0563C1"/>
            <w:highlight w:val="white"/>
            <w:u w:val="single"/>
          </w:rPr>
          <w:t>https://portusplus.org/index.php/pp/article/view/189</w:t>
        </w:r>
      </w:hyperlink>
      <w:r w:rsidRPr="00C66272">
        <w:rPr>
          <w:rFonts w:ascii="Brill" w:eastAsia="Brill" w:hAnsi="Brill" w:cs="Brill"/>
          <w:highlight w:val="white"/>
        </w:rPr>
        <w:t xml:space="preserve"> </w:t>
      </w:r>
    </w:p>
    <w:p w14:paraId="1D1CA46A" w14:textId="6224CA71" w:rsidR="00484DF0" w:rsidRPr="00484DF0" w:rsidRDefault="00484DF0" w:rsidP="00F34A6C">
      <w:pPr>
        <w:spacing w:line="360" w:lineRule="auto"/>
        <w:ind w:left="426" w:hanging="426"/>
        <w:jc w:val="both"/>
        <w:rPr>
          <w:rFonts w:ascii="Brill" w:eastAsia="Brill" w:hAnsi="Brill" w:cs="Brill"/>
          <w:highlight w:val="white"/>
        </w:rPr>
        <w:pPrChange w:id="3892" w:author="Autor">
          <w:pPr>
            <w:spacing w:line="360" w:lineRule="auto"/>
            <w:ind w:left="426"/>
            <w:jc w:val="both"/>
          </w:pPr>
        </w:pPrChange>
      </w:pPr>
      <w:ins w:id="3893" w:author="Autor">
        <w:r w:rsidRPr="00F34A6C">
          <w:rPr>
            <w:rFonts w:ascii="Brill" w:hAnsi="Brill" w:cs="Arial"/>
            <w:color w:val="222222"/>
            <w:shd w:val="clear" w:color="auto" w:fill="FFFFFF"/>
            <w:rPrChange w:id="3894" w:author="Autor">
              <w:rPr>
                <w:rFonts w:ascii="Arial" w:hAnsi="Arial" w:cs="Arial"/>
                <w:color w:val="222222"/>
                <w:sz w:val="20"/>
                <w:szCs w:val="20"/>
                <w:shd w:val="clear" w:color="auto" w:fill="FFFFFF"/>
              </w:rPr>
            </w:rPrChange>
          </w:rPr>
          <w:t xml:space="preserve">Hoyle, B. (2000). Confrontation, consultation, cooperation? Community groups and urban change </w:t>
        </w:r>
        <w:r>
          <w:rPr>
            <w:rFonts w:ascii="Brill" w:hAnsi="Brill" w:cs="Arial"/>
            <w:color w:val="222222"/>
            <w:shd w:val="clear" w:color="auto" w:fill="FFFFFF"/>
          </w:rPr>
          <w:tab/>
        </w:r>
        <w:r w:rsidRPr="00F34A6C">
          <w:rPr>
            <w:rFonts w:ascii="Brill" w:hAnsi="Brill" w:cs="Arial"/>
            <w:color w:val="222222"/>
            <w:shd w:val="clear" w:color="auto" w:fill="FFFFFF"/>
            <w:rPrChange w:id="3895" w:author="Autor">
              <w:rPr>
                <w:rFonts w:ascii="Arial" w:hAnsi="Arial" w:cs="Arial"/>
                <w:color w:val="222222"/>
                <w:sz w:val="20"/>
                <w:szCs w:val="20"/>
                <w:shd w:val="clear" w:color="auto" w:fill="FFFFFF"/>
              </w:rPr>
            </w:rPrChange>
          </w:rPr>
          <w:t xml:space="preserve"> Canadian port</w:t>
        </w:r>
        <w:r w:rsidRPr="00F34A6C">
          <w:rPr>
            <w:rFonts w:ascii="Brill" w:hAnsi="Brill" w:cs="Cambria Math"/>
            <w:color w:val="222222"/>
            <w:shd w:val="clear" w:color="auto" w:fill="FFFFFF"/>
            <w:rPrChange w:id="3896" w:author="Autor">
              <w:rPr>
                <w:rFonts w:ascii="Cambria Math" w:hAnsi="Cambria Math" w:cs="Cambria Math"/>
                <w:color w:val="222222"/>
                <w:sz w:val="20"/>
                <w:szCs w:val="20"/>
                <w:shd w:val="clear" w:color="auto" w:fill="FFFFFF"/>
              </w:rPr>
            </w:rPrChange>
          </w:rPr>
          <w:t>‐</w:t>
        </w:r>
        <w:r w:rsidRPr="00F34A6C">
          <w:rPr>
            <w:rFonts w:ascii="Brill" w:hAnsi="Brill" w:cs="Arial"/>
            <w:color w:val="222222"/>
            <w:shd w:val="clear" w:color="auto" w:fill="FFFFFF"/>
            <w:rPrChange w:id="3897" w:author="Autor">
              <w:rPr>
                <w:rFonts w:ascii="Arial" w:hAnsi="Arial" w:cs="Arial"/>
                <w:color w:val="222222"/>
                <w:sz w:val="20"/>
                <w:szCs w:val="20"/>
                <w:shd w:val="clear" w:color="auto" w:fill="FFFFFF"/>
              </w:rPr>
            </w:rPrChange>
          </w:rPr>
          <w:t>city waterfronts.</w:t>
        </w:r>
        <w:r w:rsidRPr="00F34A6C">
          <w:rPr>
            <w:rStyle w:val="apple-converted-space"/>
            <w:rFonts w:ascii="Brill" w:hAnsi="Brill" w:cs="Arial"/>
            <w:color w:val="222222"/>
            <w:shd w:val="clear" w:color="auto" w:fill="FFFFFF"/>
            <w:rPrChange w:id="3898"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899" w:author="Autor">
              <w:rPr>
                <w:rFonts w:ascii="Arial" w:hAnsi="Arial" w:cs="Arial"/>
                <w:i/>
                <w:iCs/>
                <w:color w:val="222222"/>
                <w:sz w:val="20"/>
                <w:szCs w:val="20"/>
              </w:rPr>
            </w:rPrChange>
          </w:rPr>
          <w:t xml:space="preserve">Canadian Geographer/Le </w:t>
        </w:r>
        <w:proofErr w:type="spellStart"/>
        <w:r w:rsidRPr="00F34A6C">
          <w:rPr>
            <w:rFonts w:ascii="Brill" w:hAnsi="Brill" w:cs="Arial"/>
            <w:i/>
            <w:iCs/>
            <w:color w:val="222222"/>
            <w:rPrChange w:id="3900" w:author="Autor">
              <w:rPr>
                <w:rFonts w:ascii="Arial" w:hAnsi="Arial" w:cs="Arial"/>
                <w:i/>
                <w:iCs/>
                <w:color w:val="222222"/>
                <w:sz w:val="20"/>
                <w:szCs w:val="20"/>
              </w:rPr>
            </w:rPrChange>
          </w:rPr>
          <w:t>Géographe</w:t>
        </w:r>
        <w:proofErr w:type="spellEnd"/>
        <w:r w:rsidRPr="00F34A6C">
          <w:rPr>
            <w:rFonts w:ascii="Brill" w:hAnsi="Brill" w:cs="Arial"/>
            <w:i/>
            <w:iCs/>
            <w:color w:val="222222"/>
            <w:rPrChange w:id="3901" w:author="Autor">
              <w:rPr>
                <w:rFonts w:ascii="Arial" w:hAnsi="Arial" w:cs="Arial"/>
                <w:i/>
                <w:iCs/>
                <w:color w:val="222222"/>
                <w:sz w:val="20"/>
                <w:szCs w:val="20"/>
              </w:rPr>
            </w:rPrChange>
          </w:rPr>
          <w:t xml:space="preserve"> </w:t>
        </w:r>
        <w:proofErr w:type="spellStart"/>
        <w:r w:rsidRPr="00F34A6C">
          <w:rPr>
            <w:rFonts w:ascii="Brill" w:hAnsi="Brill" w:cs="Arial"/>
            <w:i/>
            <w:iCs/>
            <w:color w:val="222222"/>
            <w:rPrChange w:id="3902" w:author="Autor">
              <w:rPr>
                <w:rFonts w:ascii="Arial" w:hAnsi="Arial" w:cs="Arial"/>
                <w:i/>
                <w:iCs/>
                <w:color w:val="222222"/>
                <w:sz w:val="20"/>
                <w:szCs w:val="20"/>
              </w:rPr>
            </w:rPrChange>
          </w:rPr>
          <w:t>canadien</w:t>
        </w:r>
        <w:proofErr w:type="spellEnd"/>
        <w:r w:rsidRPr="00F34A6C">
          <w:rPr>
            <w:rFonts w:ascii="Brill" w:hAnsi="Brill" w:cs="Arial"/>
            <w:color w:val="222222"/>
            <w:shd w:val="clear" w:color="auto" w:fill="FFFFFF"/>
            <w:rPrChange w:id="3903"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3904"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905" w:author="Autor">
              <w:rPr>
                <w:rFonts w:ascii="Arial" w:hAnsi="Arial" w:cs="Arial"/>
                <w:i/>
                <w:iCs/>
                <w:color w:val="222222"/>
                <w:sz w:val="20"/>
                <w:szCs w:val="20"/>
              </w:rPr>
            </w:rPrChange>
          </w:rPr>
          <w:t>44</w:t>
        </w:r>
        <w:r w:rsidRPr="00F34A6C">
          <w:rPr>
            <w:rFonts w:ascii="Brill" w:hAnsi="Brill" w:cs="Arial"/>
            <w:color w:val="222222"/>
            <w:shd w:val="clear" w:color="auto" w:fill="FFFFFF"/>
            <w:rPrChange w:id="3906" w:author="Autor">
              <w:rPr>
                <w:rFonts w:ascii="Arial" w:hAnsi="Arial" w:cs="Arial"/>
                <w:color w:val="222222"/>
                <w:sz w:val="20"/>
                <w:szCs w:val="20"/>
                <w:shd w:val="clear" w:color="auto" w:fill="FFFFFF"/>
              </w:rPr>
            </w:rPrChange>
          </w:rPr>
          <w:t>(3), 228</w:t>
        </w:r>
        <w:r>
          <w:rPr>
            <w:rFonts w:ascii="Brill" w:hAnsi="Brill" w:cs="Arial"/>
            <w:color w:val="222222"/>
            <w:shd w:val="clear" w:color="auto" w:fill="FFFFFF"/>
          </w:rPr>
          <w:t xml:space="preserve">- </w:t>
        </w:r>
        <w:r w:rsidRPr="00F34A6C">
          <w:rPr>
            <w:rFonts w:ascii="Brill" w:hAnsi="Brill" w:cs="Arial"/>
            <w:color w:val="222222"/>
            <w:shd w:val="clear" w:color="auto" w:fill="FFFFFF"/>
            <w:rPrChange w:id="3907" w:author="Autor">
              <w:rPr>
                <w:rFonts w:ascii="Arial" w:hAnsi="Arial" w:cs="Arial"/>
                <w:color w:val="222222"/>
                <w:sz w:val="20"/>
                <w:szCs w:val="20"/>
                <w:shd w:val="clear" w:color="auto" w:fill="FFFFFF"/>
              </w:rPr>
            </w:rPrChange>
          </w:rPr>
          <w:t>243.</w:t>
        </w:r>
      </w:ins>
    </w:p>
    <w:p w14:paraId="35077D46" w14:textId="6AF79FFB" w:rsidR="00CB3FC9" w:rsidRPr="00C66272" w:rsidDel="004B51D8" w:rsidRDefault="00C55FA1" w:rsidP="00F62668">
      <w:pPr>
        <w:spacing w:line="360" w:lineRule="auto"/>
        <w:ind w:left="426" w:hanging="426"/>
        <w:jc w:val="both"/>
        <w:rPr>
          <w:del w:id="3908" w:author="Autor"/>
          <w:rFonts w:ascii="Brill" w:eastAsia="Brill" w:hAnsi="Brill" w:cs="Brill"/>
          <w:highlight w:val="white"/>
        </w:rPr>
      </w:pPr>
      <w:commentRangeStart w:id="3909"/>
      <w:del w:id="3910" w:author="Autor">
        <w:r w:rsidRPr="00C66272" w:rsidDel="004B51D8">
          <w:rPr>
            <w:rFonts w:ascii="Brill" w:eastAsia="Brill" w:hAnsi="Brill" w:cs="Brill"/>
            <w:highlight w:val="white"/>
          </w:rPr>
          <w:delText xml:space="preserve">La nuova pescheria (1933), </w:delText>
        </w:r>
        <w:r w:rsidRPr="00C66272" w:rsidDel="004B51D8">
          <w:rPr>
            <w:rFonts w:ascii="Brill" w:eastAsia="Brill" w:hAnsi="Brill" w:cs="Brill"/>
            <w:i/>
            <w:highlight w:val="white"/>
          </w:rPr>
          <w:delText>Genova Rivista Municipale</w:delText>
        </w:r>
        <w:r w:rsidRPr="00C66272" w:rsidDel="004B51D8">
          <w:rPr>
            <w:rFonts w:ascii="Brill" w:eastAsia="Brill" w:hAnsi="Brill" w:cs="Brill"/>
            <w:highlight w:val="white"/>
          </w:rPr>
          <w:delText xml:space="preserve">, December 1933, 1018-1020. </w:delText>
        </w:r>
        <w:commentRangeEnd w:id="3909"/>
        <w:r w:rsidR="00B63AEE" w:rsidDel="004B51D8">
          <w:rPr>
            <w:rStyle w:val="Odwoaniedokomentarza"/>
            <w:lang w:val="en-AU"/>
          </w:rPr>
          <w:commentReference w:id="3909"/>
        </w:r>
      </w:del>
    </w:p>
    <w:p w14:paraId="35077D47"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Lee, R. (1998). The Socio-Economic and Demographic Characteristics of Port Cities: A Typology for Comparative Analysis? </w:t>
      </w:r>
      <w:r w:rsidRPr="00C66272">
        <w:rPr>
          <w:rFonts w:ascii="Brill" w:eastAsia="Brill" w:hAnsi="Brill" w:cs="Brill"/>
          <w:i/>
          <w:highlight w:val="white"/>
        </w:rPr>
        <w:t>Urban History, 25</w:t>
      </w:r>
      <w:r w:rsidRPr="00C66272">
        <w:rPr>
          <w:rFonts w:ascii="Brill" w:eastAsia="Brill" w:hAnsi="Brill" w:cs="Brill"/>
          <w:highlight w:val="white"/>
        </w:rPr>
        <w:t xml:space="preserve">(2), 147–72. </w:t>
      </w:r>
    </w:p>
    <w:p w14:paraId="35077D48" w14:textId="77777777" w:rsidR="00CB3FC9" w:rsidRPr="00C66272" w:rsidRDefault="00C55FA1" w:rsidP="00F62668">
      <w:pPr>
        <w:spacing w:line="360" w:lineRule="auto"/>
        <w:ind w:left="426" w:hanging="426"/>
        <w:jc w:val="both"/>
        <w:rPr>
          <w:rFonts w:ascii="Brill" w:eastAsia="Brill" w:hAnsi="Brill" w:cs="Brill"/>
          <w:highlight w:val="white"/>
        </w:rPr>
      </w:pPr>
      <w:proofErr w:type="spellStart"/>
      <w:r w:rsidRPr="00C66272">
        <w:rPr>
          <w:rFonts w:ascii="Brill" w:eastAsia="Brill" w:hAnsi="Brill" w:cs="Brill"/>
          <w:highlight w:val="white"/>
        </w:rPr>
        <w:t>Mandraccio</w:t>
      </w:r>
      <w:proofErr w:type="spellEnd"/>
      <w:r w:rsidRPr="00C66272">
        <w:rPr>
          <w:rFonts w:ascii="Brill" w:eastAsia="Brill" w:hAnsi="Brill" w:cs="Brill"/>
          <w:highlight w:val="white"/>
        </w:rPr>
        <w:t xml:space="preserve">, L. (2017). Il </w:t>
      </w:r>
      <w:proofErr w:type="spellStart"/>
      <w:r w:rsidRPr="00C66272">
        <w:rPr>
          <w:rFonts w:ascii="Brill" w:eastAsia="Brill" w:hAnsi="Brill" w:cs="Brill"/>
          <w:highlight w:val="white"/>
        </w:rPr>
        <w:t>Mandraccio</w:t>
      </w:r>
      <w:proofErr w:type="spellEnd"/>
      <w:r w:rsidRPr="00C66272">
        <w:rPr>
          <w:rFonts w:ascii="Brill" w:eastAsia="Brill" w:hAnsi="Brill" w:cs="Brill"/>
          <w:highlight w:val="white"/>
        </w:rPr>
        <w:t xml:space="preserve">. </w:t>
      </w:r>
      <w:r w:rsidRPr="00F34A6C">
        <w:rPr>
          <w:rFonts w:ascii="Brill" w:eastAsia="Brill" w:hAnsi="Brill" w:cs="Brill"/>
          <w:i/>
          <w:iCs/>
          <w:highlight w:val="white"/>
          <w:rPrChange w:id="3911" w:author="Autor">
            <w:rPr>
              <w:rFonts w:ascii="Brill" w:eastAsia="Brill" w:hAnsi="Brill" w:cs="Brill"/>
              <w:highlight w:val="white"/>
            </w:rPr>
          </w:rPrChange>
        </w:rPr>
        <w:t xml:space="preserve">Note </w:t>
      </w:r>
      <w:proofErr w:type="spellStart"/>
      <w:r w:rsidRPr="00F34A6C">
        <w:rPr>
          <w:rFonts w:ascii="Brill" w:eastAsia="Brill" w:hAnsi="Brill" w:cs="Brill"/>
          <w:i/>
          <w:iCs/>
          <w:highlight w:val="white"/>
          <w:rPrChange w:id="3912" w:author="Autor">
            <w:rPr>
              <w:rFonts w:ascii="Brill" w:eastAsia="Brill" w:hAnsi="Brill" w:cs="Brill"/>
              <w:highlight w:val="white"/>
            </w:rPr>
          </w:rPrChange>
        </w:rPr>
        <w:t>storiche</w:t>
      </w:r>
      <w:proofErr w:type="spellEnd"/>
      <w:r w:rsidRPr="00F34A6C">
        <w:rPr>
          <w:rFonts w:ascii="Brill" w:eastAsia="Brill" w:hAnsi="Brill" w:cs="Brill"/>
          <w:i/>
          <w:iCs/>
          <w:highlight w:val="white"/>
          <w:rPrChange w:id="3913" w:author="Autor">
            <w:rPr>
              <w:rFonts w:ascii="Brill" w:eastAsia="Brill" w:hAnsi="Brill" w:cs="Brill"/>
              <w:highlight w:val="white"/>
            </w:rPr>
          </w:rPrChange>
        </w:rPr>
        <w:t xml:space="preserve"> </w:t>
      </w:r>
      <w:proofErr w:type="spellStart"/>
      <w:r w:rsidRPr="00F34A6C">
        <w:rPr>
          <w:rFonts w:ascii="Brill" w:eastAsia="Brill" w:hAnsi="Brill" w:cs="Brill"/>
          <w:i/>
          <w:iCs/>
          <w:highlight w:val="white"/>
          <w:rPrChange w:id="3914" w:author="Autor">
            <w:rPr>
              <w:rFonts w:ascii="Brill" w:eastAsia="Brill" w:hAnsi="Brill" w:cs="Brill"/>
              <w:highlight w:val="white"/>
            </w:rPr>
          </w:rPrChange>
        </w:rPr>
        <w:t>sull’area</w:t>
      </w:r>
      <w:proofErr w:type="spellEnd"/>
      <w:r w:rsidRPr="00F34A6C">
        <w:rPr>
          <w:rFonts w:ascii="Brill" w:eastAsia="Brill" w:hAnsi="Brill" w:cs="Brill"/>
          <w:i/>
          <w:iCs/>
          <w:highlight w:val="white"/>
          <w:rPrChange w:id="3915" w:author="Autor">
            <w:rPr>
              <w:rFonts w:ascii="Brill" w:eastAsia="Brill" w:hAnsi="Brill" w:cs="Brill"/>
              <w:highlight w:val="white"/>
            </w:rPr>
          </w:rPrChange>
        </w:rPr>
        <w:t xml:space="preserve"> del Mercato del Pesce</w:t>
      </w:r>
      <w:r w:rsidRPr="00C66272">
        <w:rPr>
          <w:rFonts w:ascii="Brill" w:eastAsia="Brill" w:hAnsi="Brill" w:cs="Brill"/>
          <w:highlight w:val="white"/>
        </w:rPr>
        <w:t xml:space="preserve">. In A. Lavarello, L. </w:t>
      </w:r>
      <w:proofErr w:type="spellStart"/>
      <w:r w:rsidRPr="00C66272">
        <w:rPr>
          <w:rFonts w:ascii="Brill" w:eastAsia="Brill" w:hAnsi="Brill" w:cs="Brill"/>
          <w:highlight w:val="white"/>
        </w:rPr>
        <w:t>Mandraccio</w:t>
      </w:r>
      <w:proofErr w:type="spellEnd"/>
      <w:r w:rsidRPr="00C66272">
        <w:rPr>
          <w:rFonts w:ascii="Brill" w:eastAsia="Brill" w:hAnsi="Brill" w:cs="Brill"/>
          <w:highlight w:val="white"/>
        </w:rPr>
        <w:t xml:space="preserve">, G. </w:t>
      </w:r>
      <w:proofErr w:type="spellStart"/>
      <w:r w:rsidRPr="00C66272">
        <w:rPr>
          <w:rFonts w:ascii="Brill" w:eastAsia="Brill" w:hAnsi="Brill" w:cs="Brill"/>
          <w:highlight w:val="white"/>
        </w:rPr>
        <w:t>Porcile</w:t>
      </w:r>
      <w:proofErr w:type="spellEnd"/>
      <w:r w:rsidRPr="00C66272">
        <w:rPr>
          <w:rFonts w:ascii="Brill" w:eastAsia="Brill" w:hAnsi="Brill" w:cs="Brill"/>
          <w:highlight w:val="white"/>
        </w:rPr>
        <w:t xml:space="preserve">, V. Scelsi, L. </w:t>
      </w:r>
      <w:proofErr w:type="spellStart"/>
      <w:r w:rsidRPr="00C66272">
        <w:rPr>
          <w:rFonts w:ascii="Brill" w:eastAsia="Brill" w:hAnsi="Brill" w:cs="Brill"/>
          <w:highlight w:val="white"/>
        </w:rPr>
        <w:t>Trompetto</w:t>
      </w:r>
      <w:proofErr w:type="spellEnd"/>
      <w:r w:rsidRPr="00C66272">
        <w:rPr>
          <w:rFonts w:ascii="Brill" w:eastAsia="Brill" w:hAnsi="Brill" w:cs="Brill"/>
          <w:highlight w:val="white"/>
        </w:rPr>
        <w:t xml:space="preserve"> (Eds.), </w:t>
      </w:r>
      <w:r w:rsidRPr="00C66272">
        <w:rPr>
          <w:rFonts w:ascii="Brill" w:eastAsia="Brill" w:hAnsi="Brill" w:cs="Brill"/>
          <w:i/>
          <w:highlight w:val="white"/>
        </w:rPr>
        <w:t xml:space="preserve">Temporary Office – First Act. Il </w:t>
      </w:r>
      <w:proofErr w:type="spellStart"/>
      <w:r w:rsidRPr="00C66272">
        <w:rPr>
          <w:rFonts w:ascii="Brill" w:eastAsia="Brill" w:hAnsi="Brill" w:cs="Brill"/>
          <w:i/>
          <w:highlight w:val="white"/>
        </w:rPr>
        <w:t>mercato</w:t>
      </w:r>
      <w:proofErr w:type="spellEnd"/>
      <w:r w:rsidRPr="00C66272">
        <w:rPr>
          <w:rFonts w:ascii="Brill" w:eastAsia="Brill" w:hAnsi="Brill" w:cs="Brill"/>
          <w:i/>
          <w:highlight w:val="white"/>
        </w:rPr>
        <w:t xml:space="preserve"> del </w:t>
      </w:r>
      <w:proofErr w:type="spellStart"/>
      <w:r w:rsidRPr="00C66272">
        <w:rPr>
          <w:rFonts w:ascii="Brill" w:eastAsia="Brill" w:hAnsi="Brill" w:cs="Brill"/>
          <w:i/>
          <w:highlight w:val="white"/>
        </w:rPr>
        <w:t>pesce</w:t>
      </w:r>
      <w:proofErr w:type="spellEnd"/>
      <w:r w:rsidRPr="00C66272">
        <w:rPr>
          <w:rFonts w:ascii="Brill" w:eastAsia="Brill" w:hAnsi="Brill" w:cs="Brill"/>
          <w:i/>
          <w:highlight w:val="white"/>
        </w:rPr>
        <w:t xml:space="preserve"> di Genova</w:t>
      </w:r>
      <w:r w:rsidRPr="00C66272">
        <w:rPr>
          <w:rFonts w:ascii="Brill" w:eastAsia="Brill" w:hAnsi="Brill" w:cs="Brill"/>
          <w:highlight w:val="white"/>
        </w:rPr>
        <w:t xml:space="preserve">. (pp. 24-35). Genoa: </w:t>
      </w:r>
      <w:proofErr w:type="spellStart"/>
      <w:r w:rsidRPr="00C66272">
        <w:rPr>
          <w:rFonts w:ascii="Brill" w:eastAsia="Brill" w:hAnsi="Brill" w:cs="Brill"/>
          <w:highlight w:val="white"/>
        </w:rPr>
        <w:t>Sagep</w:t>
      </w:r>
      <w:proofErr w:type="spellEnd"/>
      <w:r w:rsidRPr="00C66272">
        <w:rPr>
          <w:rFonts w:ascii="Brill" w:eastAsia="Brill" w:hAnsi="Brill" w:cs="Brill"/>
          <w:highlight w:val="white"/>
        </w:rPr>
        <w:t>.</w:t>
      </w:r>
    </w:p>
    <w:p w14:paraId="35077D49"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Moretti, B. (2021). La </w:t>
      </w:r>
      <w:proofErr w:type="spellStart"/>
      <w:r w:rsidRPr="00C66272">
        <w:rPr>
          <w:rFonts w:ascii="Brill" w:eastAsia="Brill" w:hAnsi="Brill" w:cs="Brill"/>
          <w:highlight w:val="white"/>
        </w:rPr>
        <w:t>grammatica</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dei</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porti</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una</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morfologia</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speciale</w:t>
      </w:r>
      <w:proofErr w:type="spellEnd"/>
      <w:r w:rsidRPr="00C66272">
        <w:rPr>
          <w:rFonts w:ascii="Brill" w:eastAsia="Brill" w:hAnsi="Brill" w:cs="Brill"/>
          <w:highlight w:val="white"/>
        </w:rPr>
        <w:t xml:space="preserve"> di </w:t>
      </w:r>
      <w:proofErr w:type="spellStart"/>
      <w:r w:rsidRPr="00C66272">
        <w:rPr>
          <w:rFonts w:ascii="Brill" w:eastAsia="Brill" w:hAnsi="Brill" w:cs="Brill"/>
          <w:highlight w:val="white"/>
        </w:rPr>
        <w:t>paesaggi</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analoghi</w:t>
      </w:r>
      <w:proofErr w:type="spellEnd"/>
      <w:r w:rsidRPr="00C66272">
        <w:rPr>
          <w:rFonts w:ascii="Brill" w:eastAsia="Brill" w:hAnsi="Brill" w:cs="Brill"/>
          <w:highlight w:val="white"/>
        </w:rPr>
        <w:t xml:space="preserve">. Il </w:t>
      </w:r>
      <w:proofErr w:type="spellStart"/>
      <w:r w:rsidRPr="00C66272">
        <w:rPr>
          <w:rFonts w:ascii="Brill" w:eastAsia="Brill" w:hAnsi="Brill" w:cs="Brill"/>
          <w:highlight w:val="white"/>
        </w:rPr>
        <w:t>caso</w:t>
      </w:r>
      <w:proofErr w:type="spellEnd"/>
      <w:r w:rsidRPr="00C66272">
        <w:rPr>
          <w:rFonts w:ascii="Brill" w:eastAsia="Brill" w:hAnsi="Brill" w:cs="Brill"/>
          <w:highlight w:val="white"/>
        </w:rPr>
        <w:t xml:space="preserve"> del Grain Elevator di Buffalo. </w:t>
      </w:r>
      <w:r w:rsidRPr="00C66272">
        <w:rPr>
          <w:rFonts w:ascii="Brill" w:eastAsia="Brill" w:hAnsi="Brill" w:cs="Brill"/>
          <w:i/>
          <w:highlight w:val="white"/>
        </w:rPr>
        <w:t>GUD</w:t>
      </w:r>
      <w:r w:rsidRPr="00C66272">
        <w:rPr>
          <w:rFonts w:ascii="Brill" w:eastAsia="Brill" w:hAnsi="Brill" w:cs="Brill"/>
          <w:highlight w:val="white"/>
        </w:rPr>
        <w:t xml:space="preserve">, </w:t>
      </w:r>
      <w:r w:rsidRPr="00C66272">
        <w:rPr>
          <w:rFonts w:ascii="Brill" w:eastAsia="Brill" w:hAnsi="Brill" w:cs="Brill"/>
          <w:i/>
          <w:highlight w:val="white"/>
        </w:rPr>
        <w:t>Analogia – Analogy</w:t>
      </w:r>
      <w:r w:rsidRPr="00C66272">
        <w:rPr>
          <w:rFonts w:ascii="Brill" w:eastAsia="Brill" w:hAnsi="Brill" w:cs="Brill"/>
          <w:highlight w:val="white"/>
        </w:rPr>
        <w:t xml:space="preserve">, </w:t>
      </w:r>
      <w:r w:rsidRPr="00C66272">
        <w:rPr>
          <w:rFonts w:ascii="Brill" w:eastAsia="Brill" w:hAnsi="Brill" w:cs="Brill"/>
          <w:i/>
          <w:highlight w:val="white"/>
        </w:rPr>
        <w:t>3</w:t>
      </w:r>
      <w:r w:rsidRPr="00C66272">
        <w:rPr>
          <w:rFonts w:ascii="Brill" w:eastAsia="Brill" w:hAnsi="Brill" w:cs="Brill"/>
          <w:highlight w:val="white"/>
        </w:rPr>
        <w:t>, 46-55.</w:t>
      </w:r>
    </w:p>
    <w:p w14:paraId="35077D4A"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Moretti, B. (2020). </w:t>
      </w:r>
      <w:r w:rsidRPr="00C66272">
        <w:rPr>
          <w:rFonts w:ascii="Brill" w:eastAsia="Brill" w:hAnsi="Brill" w:cs="Brill"/>
          <w:i/>
          <w:highlight w:val="white"/>
        </w:rPr>
        <w:t xml:space="preserve">Beyond the Port City: The Condition of </w:t>
      </w:r>
      <w:proofErr w:type="spellStart"/>
      <w:r w:rsidRPr="00C66272">
        <w:rPr>
          <w:rFonts w:ascii="Brill" w:eastAsia="Brill" w:hAnsi="Brill" w:cs="Brill"/>
          <w:i/>
          <w:highlight w:val="white"/>
        </w:rPr>
        <w:t>Portuality</w:t>
      </w:r>
      <w:proofErr w:type="spellEnd"/>
      <w:r w:rsidRPr="00C66272">
        <w:rPr>
          <w:rFonts w:ascii="Brill" w:eastAsia="Brill" w:hAnsi="Brill" w:cs="Brill"/>
          <w:i/>
          <w:highlight w:val="white"/>
        </w:rPr>
        <w:t xml:space="preserve"> and the Threshold’s Concept</w:t>
      </w:r>
      <w:r w:rsidRPr="00C66272">
        <w:rPr>
          <w:rFonts w:ascii="Brill" w:eastAsia="Brill" w:hAnsi="Brill" w:cs="Brill"/>
          <w:highlight w:val="white"/>
        </w:rPr>
        <w:t>. Berlin: Jovis Verlag.</w:t>
      </w:r>
    </w:p>
    <w:p w14:paraId="35077D4B" w14:textId="77777777" w:rsidR="00CB3FC9" w:rsidRPr="00C66272" w:rsidRDefault="00C55FA1" w:rsidP="00F62668">
      <w:pPr>
        <w:spacing w:line="360" w:lineRule="auto"/>
        <w:ind w:left="426" w:hanging="426"/>
        <w:jc w:val="both"/>
        <w:rPr>
          <w:rFonts w:ascii="Brill" w:eastAsia="Brill" w:hAnsi="Brill" w:cs="Brill"/>
          <w:highlight w:val="white"/>
        </w:rPr>
      </w:pPr>
      <w:proofErr w:type="spellStart"/>
      <w:r w:rsidRPr="00C66272">
        <w:rPr>
          <w:rFonts w:ascii="Brill" w:eastAsia="Brill" w:hAnsi="Brill" w:cs="Brill"/>
          <w:highlight w:val="white"/>
        </w:rPr>
        <w:lastRenderedPageBreak/>
        <w:t>Pizzigoni</w:t>
      </w:r>
      <w:proofErr w:type="spellEnd"/>
      <w:r w:rsidRPr="00C66272">
        <w:rPr>
          <w:rFonts w:ascii="Brill" w:eastAsia="Brill" w:hAnsi="Brill" w:cs="Brill"/>
          <w:highlight w:val="white"/>
        </w:rPr>
        <w:t xml:space="preserve">, V. (2020). </w:t>
      </w:r>
      <w:r w:rsidRPr="00F34A6C">
        <w:rPr>
          <w:rFonts w:ascii="Brill" w:eastAsia="Brill" w:hAnsi="Brill" w:cs="Brill"/>
          <w:i/>
          <w:iCs/>
          <w:highlight w:val="white"/>
          <w:rPrChange w:id="3916" w:author="Autor">
            <w:rPr>
              <w:rFonts w:ascii="Brill" w:eastAsia="Brill" w:hAnsi="Brill" w:cs="Brill"/>
              <w:highlight w:val="white"/>
            </w:rPr>
          </w:rPrChange>
        </w:rPr>
        <w:t>Città e Mercato</w:t>
      </w:r>
      <w:r w:rsidRPr="00C66272">
        <w:rPr>
          <w:rFonts w:ascii="Brill" w:eastAsia="Brill" w:hAnsi="Brill" w:cs="Brill"/>
          <w:highlight w:val="white"/>
        </w:rPr>
        <w:t xml:space="preserve">. In V. </w:t>
      </w:r>
      <w:proofErr w:type="spellStart"/>
      <w:r w:rsidRPr="00C66272">
        <w:rPr>
          <w:rFonts w:ascii="Brill" w:eastAsia="Brill" w:hAnsi="Brill" w:cs="Brill"/>
          <w:highlight w:val="white"/>
        </w:rPr>
        <w:t>Pizzigoni</w:t>
      </w:r>
      <w:proofErr w:type="spellEnd"/>
      <w:r w:rsidRPr="00C66272">
        <w:rPr>
          <w:rFonts w:ascii="Brill" w:eastAsia="Brill" w:hAnsi="Brill" w:cs="Brill"/>
          <w:highlight w:val="white"/>
        </w:rPr>
        <w:t xml:space="preserve">, S. Gangemi, A. Lavarello, E. (Eds.) </w:t>
      </w:r>
      <w:proofErr w:type="spellStart"/>
      <w:r w:rsidRPr="00C66272">
        <w:rPr>
          <w:rFonts w:ascii="Brill" w:eastAsia="Brill" w:hAnsi="Brill" w:cs="Brill"/>
          <w:i/>
          <w:highlight w:val="white"/>
        </w:rPr>
        <w:t>Mercati</w:t>
      </w:r>
      <w:proofErr w:type="spellEnd"/>
      <w:r w:rsidRPr="00C66272">
        <w:rPr>
          <w:rFonts w:ascii="Brill" w:eastAsia="Brill" w:hAnsi="Brill" w:cs="Brill"/>
          <w:highlight w:val="white"/>
        </w:rPr>
        <w:t xml:space="preserve">, (pp. 4-5). Genoa: </w:t>
      </w:r>
      <w:proofErr w:type="spellStart"/>
      <w:r w:rsidRPr="00C66272">
        <w:rPr>
          <w:rFonts w:ascii="Brill" w:eastAsia="Brill" w:hAnsi="Brill" w:cs="Brill"/>
          <w:highlight w:val="white"/>
        </w:rPr>
        <w:t>Sagep</w:t>
      </w:r>
      <w:proofErr w:type="spellEnd"/>
      <w:r w:rsidRPr="00C66272">
        <w:rPr>
          <w:rFonts w:ascii="Brill" w:eastAsia="Brill" w:hAnsi="Brill" w:cs="Brill"/>
          <w:highlight w:val="white"/>
        </w:rPr>
        <w:t>.</w:t>
      </w:r>
    </w:p>
    <w:p w14:paraId="35077D4C" w14:textId="5E53B4E2" w:rsidR="00CB3FC9" w:rsidRPr="00C66272" w:rsidDel="004B51D8" w:rsidRDefault="00C55FA1" w:rsidP="00F62668">
      <w:pPr>
        <w:spacing w:line="360" w:lineRule="auto"/>
        <w:ind w:left="426" w:hanging="426"/>
        <w:jc w:val="both"/>
        <w:rPr>
          <w:del w:id="3917" w:author="Autor"/>
          <w:rFonts w:ascii="Brill" w:eastAsia="Brill" w:hAnsi="Brill" w:cs="Brill"/>
          <w:highlight w:val="white"/>
        </w:rPr>
      </w:pPr>
      <w:commentRangeStart w:id="3918"/>
      <w:del w:id="3919" w:author="Autor">
        <w:r w:rsidRPr="00C66272" w:rsidDel="004B51D8">
          <w:rPr>
            <w:rFonts w:ascii="Brill" w:eastAsia="Brill" w:hAnsi="Brill" w:cs="Brill"/>
            <w:highlight w:val="white"/>
          </w:rPr>
          <w:delText xml:space="preserve">Porcile, G. (2017). Il Mercato del Pesce di Genova. In A. Lavarello, L. Mandraccio, G. Porcile, V. Scelsi, L. Trompetto (Eds.), </w:delText>
        </w:r>
        <w:r w:rsidRPr="00C66272" w:rsidDel="004B51D8">
          <w:rPr>
            <w:rFonts w:ascii="Brill" w:eastAsia="Brill" w:hAnsi="Brill" w:cs="Brill"/>
            <w:i/>
            <w:highlight w:val="white"/>
          </w:rPr>
          <w:delText>Temporary Office – First Act. Il mercato del pesce di Genova</w:delText>
        </w:r>
        <w:r w:rsidRPr="00C66272" w:rsidDel="004B51D8">
          <w:rPr>
            <w:rFonts w:ascii="Brill" w:eastAsia="Brill" w:hAnsi="Brill" w:cs="Brill"/>
            <w:highlight w:val="white"/>
          </w:rPr>
          <w:delText>. (pp. 36-49). Genoa: Sagep.</w:delText>
        </w:r>
        <w:commentRangeEnd w:id="3918"/>
        <w:r w:rsidR="00B63AEE" w:rsidDel="004B51D8">
          <w:rPr>
            <w:rStyle w:val="Odwoaniedokomentarza"/>
            <w:lang w:val="en-AU"/>
          </w:rPr>
          <w:commentReference w:id="3918"/>
        </w:r>
      </w:del>
    </w:p>
    <w:p w14:paraId="35077D4D" w14:textId="1669B598" w:rsidR="00CB3FC9" w:rsidRPr="00C66272" w:rsidDel="00B63AEE" w:rsidRDefault="00C55FA1" w:rsidP="00F62668">
      <w:pPr>
        <w:spacing w:line="360" w:lineRule="auto"/>
        <w:ind w:left="426" w:hanging="426"/>
        <w:jc w:val="both"/>
        <w:rPr>
          <w:del w:id="3920" w:author="Autor"/>
          <w:rFonts w:ascii="Brill" w:eastAsia="Brill" w:hAnsi="Brill" w:cs="Brill"/>
          <w:highlight w:val="white"/>
        </w:rPr>
      </w:pPr>
      <w:proofErr w:type="spellStart"/>
      <w:r w:rsidRPr="00C66272">
        <w:rPr>
          <w:rFonts w:ascii="Brill" w:eastAsia="Brill" w:hAnsi="Brill" w:cs="Brill"/>
          <w:highlight w:val="white"/>
        </w:rPr>
        <w:t>Prelorenzo</w:t>
      </w:r>
      <w:proofErr w:type="spellEnd"/>
      <w:r w:rsidRPr="00C66272">
        <w:rPr>
          <w:rFonts w:ascii="Brill" w:eastAsia="Brill" w:hAnsi="Brill" w:cs="Brill"/>
          <w:highlight w:val="white"/>
        </w:rPr>
        <w:t xml:space="preserve">, C. (2009). The </w:t>
      </w:r>
      <w:ins w:id="3921" w:author="Autor">
        <w:r w:rsidR="00B63AEE">
          <w:rPr>
            <w:rFonts w:ascii="Brill" w:eastAsia="Brill" w:hAnsi="Brill" w:cs="Brill"/>
            <w:highlight w:val="white"/>
          </w:rPr>
          <w:t>c</w:t>
        </w:r>
      </w:ins>
      <w:del w:id="3922" w:author="Autor">
        <w:r w:rsidRPr="00C66272" w:rsidDel="00B63AEE">
          <w:rPr>
            <w:rFonts w:ascii="Brill" w:eastAsia="Brill" w:hAnsi="Brill" w:cs="Brill"/>
            <w:highlight w:val="white"/>
          </w:rPr>
          <w:delText>C</w:delText>
        </w:r>
      </w:del>
      <w:r w:rsidRPr="00C66272">
        <w:rPr>
          <w:rFonts w:ascii="Brill" w:eastAsia="Brill" w:hAnsi="Brill" w:cs="Brill"/>
          <w:highlight w:val="white"/>
        </w:rPr>
        <w:t xml:space="preserve">ultures of </w:t>
      </w:r>
      <w:ins w:id="3923" w:author="Autor">
        <w:r w:rsidR="00B63AEE">
          <w:rPr>
            <w:rFonts w:ascii="Brill" w:eastAsia="Brill" w:hAnsi="Brill" w:cs="Brill"/>
            <w:highlight w:val="white"/>
          </w:rPr>
          <w:t>p</w:t>
        </w:r>
      </w:ins>
      <w:del w:id="3924" w:author="Autor">
        <w:r w:rsidRPr="00C66272" w:rsidDel="00B63AEE">
          <w:rPr>
            <w:rFonts w:ascii="Brill" w:eastAsia="Brill" w:hAnsi="Brill" w:cs="Brill"/>
            <w:highlight w:val="white"/>
          </w:rPr>
          <w:delText>P</w:delText>
        </w:r>
      </w:del>
      <w:r w:rsidRPr="00C66272">
        <w:rPr>
          <w:rFonts w:ascii="Brill" w:eastAsia="Brill" w:hAnsi="Brill" w:cs="Brill"/>
          <w:highlight w:val="white"/>
        </w:rPr>
        <w:t xml:space="preserve">ort </w:t>
      </w:r>
      <w:ins w:id="3925" w:author="Autor">
        <w:r w:rsidR="00B63AEE">
          <w:rPr>
            <w:rFonts w:ascii="Brill" w:eastAsia="Brill" w:hAnsi="Brill" w:cs="Brill"/>
            <w:highlight w:val="white"/>
          </w:rPr>
          <w:t>l</w:t>
        </w:r>
      </w:ins>
      <w:del w:id="3926" w:author="Autor">
        <w:r w:rsidRPr="00C66272" w:rsidDel="00B63AEE">
          <w:rPr>
            <w:rFonts w:ascii="Brill" w:eastAsia="Brill" w:hAnsi="Brill" w:cs="Brill"/>
            <w:highlight w:val="white"/>
          </w:rPr>
          <w:delText>L</w:delText>
        </w:r>
      </w:del>
      <w:r w:rsidRPr="00C66272">
        <w:rPr>
          <w:rFonts w:ascii="Brill" w:eastAsia="Brill" w:hAnsi="Brill" w:cs="Brill"/>
          <w:highlight w:val="white"/>
        </w:rPr>
        <w:t>andscapes</w:t>
      </w:r>
      <w:ins w:id="3927" w:author="Autor">
        <w:r w:rsidR="00B63AEE">
          <w:rPr>
            <w:rFonts w:ascii="Brill" w:eastAsia="Brill" w:hAnsi="Brill" w:cs="Brill"/>
            <w:highlight w:val="white"/>
          </w:rPr>
          <w:t>:</w:t>
        </w:r>
      </w:ins>
      <w:del w:id="3928" w:author="Autor">
        <w:r w:rsidRPr="00C66272" w:rsidDel="00B63AEE">
          <w:rPr>
            <w:rFonts w:ascii="Brill" w:eastAsia="Brill" w:hAnsi="Brill" w:cs="Brill"/>
            <w:highlight w:val="white"/>
          </w:rPr>
          <w:delText>.</w:delText>
        </w:r>
      </w:del>
      <w:r w:rsidRPr="00C66272">
        <w:rPr>
          <w:rFonts w:ascii="Brill" w:eastAsia="Brill" w:hAnsi="Brill" w:cs="Brill"/>
          <w:highlight w:val="white"/>
        </w:rPr>
        <w:t xml:space="preserve"> Differences and </w:t>
      </w:r>
      <w:ins w:id="3929" w:author="Autor">
        <w:r w:rsidR="00B63AEE">
          <w:rPr>
            <w:rFonts w:ascii="Brill" w:eastAsia="Brill" w:hAnsi="Brill" w:cs="Brill"/>
            <w:highlight w:val="white"/>
          </w:rPr>
          <w:t>s</w:t>
        </w:r>
      </w:ins>
      <w:del w:id="3930" w:author="Autor">
        <w:r w:rsidRPr="00C66272" w:rsidDel="00B63AEE">
          <w:rPr>
            <w:rFonts w:ascii="Brill" w:eastAsia="Brill" w:hAnsi="Brill" w:cs="Brill"/>
            <w:highlight w:val="white"/>
          </w:rPr>
          <w:delText>S</w:delText>
        </w:r>
      </w:del>
      <w:r w:rsidRPr="00C66272">
        <w:rPr>
          <w:rFonts w:ascii="Brill" w:eastAsia="Brill" w:hAnsi="Brill" w:cs="Brill"/>
          <w:highlight w:val="white"/>
        </w:rPr>
        <w:t xml:space="preserve">imilarities between </w:t>
      </w:r>
      <w:ins w:id="3931" w:author="Autor">
        <w:r w:rsidR="00B63AEE">
          <w:rPr>
            <w:rFonts w:ascii="Brill" w:eastAsia="Brill" w:hAnsi="Brill" w:cs="Brill"/>
            <w:highlight w:val="white"/>
          </w:rPr>
          <w:t>p</w:t>
        </w:r>
      </w:ins>
      <w:del w:id="3932" w:author="Autor">
        <w:r w:rsidRPr="00C66272" w:rsidDel="00B63AEE">
          <w:rPr>
            <w:rFonts w:ascii="Brill" w:eastAsia="Brill" w:hAnsi="Brill" w:cs="Brill"/>
            <w:highlight w:val="white"/>
          </w:rPr>
          <w:delText>P</w:delText>
        </w:r>
      </w:del>
      <w:r w:rsidRPr="00C66272">
        <w:rPr>
          <w:rFonts w:ascii="Brill" w:eastAsia="Brill" w:hAnsi="Brill" w:cs="Brill"/>
          <w:highlight w:val="white"/>
        </w:rPr>
        <w:t xml:space="preserve">ort and </w:t>
      </w:r>
      <w:ins w:id="3933" w:author="Autor">
        <w:r w:rsidR="00B63AEE">
          <w:rPr>
            <w:rFonts w:ascii="Brill" w:eastAsia="Brill" w:hAnsi="Brill" w:cs="Brill"/>
            <w:highlight w:val="white"/>
          </w:rPr>
          <w:t>c</w:t>
        </w:r>
      </w:ins>
      <w:del w:id="3934" w:author="Autor">
        <w:r w:rsidRPr="00C66272" w:rsidDel="00B63AEE">
          <w:rPr>
            <w:rFonts w:ascii="Brill" w:eastAsia="Brill" w:hAnsi="Brill" w:cs="Brill"/>
            <w:highlight w:val="white"/>
          </w:rPr>
          <w:delText>C</w:delText>
        </w:r>
      </w:del>
      <w:r w:rsidRPr="00C66272">
        <w:rPr>
          <w:rFonts w:ascii="Brill" w:eastAsia="Brill" w:hAnsi="Brill" w:cs="Brill"/>
          <w:highlight w:val="white"/>
        </w:rPr>
        <w:t xml:space="preserve">ity. </w:t>
      </w:r>
      <w:r w:rsidRPr="00C66272">
        <w:rPr>
          <w:rFonts w:ascii="Brill" w:eastAsia="Brill" w:hAnsi="Brill" w:cs="Brill"/>
          <w:i/>
          <w:highlight w:val="white"/>
        </w:rPr>
        <w:t>Portus</w:t>
      </w:r>
      <w:r w:rsidRPr="00C66272">
        <w:rPr>
          <w:rFonts w:ascii="Brill" w:eastAsia="Brill" w:hAnsi="Brill" w:cs="Brill"/>
          <w:highlight w:val="white"/>
        </w:rPr>
        <w:t xml:space="preserve">, </w:t>
      </w:r>
      <w:del w:id="3935" w:author="Autor">
        <w:r w:rsidRPr="00C66272" w:rsidDel="00B63AEE">
          <w:rPr>
            <w:rFonts w:ascii="Brill" w:eastAsia="Brill" w:hAnsi="Brill" w:cs="Brill"/>
            <w:highlight w:val="white"/>
          </w:rPr>
          <w:delText xml:space="preserve">no. </w:delText>
        </w:r>
      </w:del>
      <w:r w:rsidRPr="00C66272">
        <w:rPr>
          <w:rFonts w:ascii="Brill" w:eastAsia="Brill" w:hAnsi="Brill" w:cs="Brill"/>
          <w:highlight w:val="white"/>
        </w:rPr>
        <w:t>18, RETE DIGITAL, Venice, 50-55.</w:t>
      </w:r>
      <w:ins w:id="3936" w:author="Autor">
        <w:r w:rsidR="00B63AEE">
          <w:t xml:space="preserve"> </w:t>
        </w:r>
      </w:ins>
    </w:p>
    <w:p w14:paraId="35077D4E" w14:textId="466069DE" w:rsidR="00CB3FC9" w:rsidRPr="00C66272" w:rsidRDefault="00B63AEE" w:rsidP="00B63AEE">
      <w:pPr>
        <w:spacing w:line="360" w:lineRule="auto"/>
        <w:ind w:left="426" w:hanging="426"/>
        <w:jc w:val="both"/>
        <w:rPr>
          <w:rFonts w:ascii="Brill" w:eastAsia="Brill" w:hAnsi="Brill" w:cs="Brill"/>
          <w:highlight w:val="white"/>
        </w:rPr>
      </w:pPr>
      <w:ins w:id="3937" w:author="Autor">
        <w:r>
          <w:rPr>
            <w:rFonts w:ascii="Brill" w:eastAsia="Brill" w:hAnsi="Brill" w:cs="Brill"/>
            <w:color w:val="0563C1"/>
            <w:highlight w:val="white"/>
            <w:u w:val="single"/>
          </w:rPr>
          <w:fldChar w:fldCharType="begin"/>
        </w:r>
        <w:r>
          <w:rPr>
            <w:rFonts w:ascii="Brill" w:eastAsia="Brill" w:hAnsi="Brill" w:cs="Brill"/>
            <w:color w:val="0563C1"/>
            <w:highlight w:val="white"/>
            <w:u w:val="single"/>
          </w:rPr>
          <w:instrText>HYPERLINK "</w:instrText>
        </w:r>
      </w:ins>
      <w:r w:rsidRPr="00C66272">
        <w:rPr>
          <w:rFonts w:ascii="Brill" w:eastAsia="Brill" w:hAnsi="Brill" w:cs="Brill"/>
          <w:color w:val="0563C1"/>
          <w:highlight w:val="white"/>
          <w:u w:val="single"/>
        </w:rPr>
        <w:instrText>http://retedigital.com/wpcontent/themes/rete/pdfs/portus/Portus_18/Les_cultures_du_paysage_portuaires.pdf</w:instrText>
      </w:r>
      <w:ins w:id="3938" w:author="Autor">
        <w:r>
          <w:rPr>
            <w:rFonts w:ascii="Brill" w:eastAsia="Brill" w:hAnsi="Brill" w:cs="Brill"/>
            <w:color w:val="0563C1"/>
            <w:highlight w:val="white"/>
            <w:u w:val="single"/>
          </w:rPr>
          <w:instrText>"</w:instrText>
        </w:r>
        <w:r>
          <w:rPr>
            <w:rFonts w:ascii="Brill" w:eastAsia="Brill" w:hAnsi="Brill" w:cs="Brill"/>
            <w:color w:val="0563C1"/>
            <w:highlight w:val="white"/>
            <w:u w:val="single"/>
          </w:rPr>
        </w:r>
        <w:r>
          <w:rPr>
            <w:rFonts w:ascii="Brill" w:eastAsia="Brill" w:hAnsi="Brill" w:cs="Brill"/>
            <w:color w:val="0563C1"/>
            <w:highlight w:val="white"/>
            <w:u w:val="single"/>
          </w:rPr>
          <w:fldChar w:fldCharType="separate"/>
        </w:r>
      </w:ins>
      <w:r w:rsidRPr="00653120">
        <w:rPr>
          <w:rStyle w:val="Hipercze"/>
          <w:rFonts w:ascii="Brill" w:eastAsia="Brill" w:hAnsi="Brill" w:cs="Brill"/>
          <w:highlight w:val="white"/>
        </w:rPr>
        <w:t>http://retedigital.com/wpcontent/themes/rete/pdfs/portus/Portus_18/Les_cultures_du_paysage_portuaires.pdf</w:t>
      </w:r>
      <w:ins w:id="3939" w:author="Autor">
        <w:r>
          <w:rPr>
            <w:rFonts w:ascii="Brill" w:eastAsia="Brill" w:hAnsi="Brill" w:cs="Brill"/>
            <w:color w:val="0563C1"/>
            <w:highlight w:val="white"/>
            <w:u w:val="single"/>
          </w:rPr>
          <w:fldChar w:fldCharType="end"/>
        </w:r>
      </w:ins>
      <w:r w:rsidR="00C55FA1" w:rsidRPr="00C66272">
        <w:rPr>
          <w:rFonts w:ascii="Brill" w:eastAsia="Brill" w:hAnsi="Brill" w:cs="Brill"/>
          <w:highlight w:val="white"/>
        </w:rPr>
        <w:t xml:space="preserve"> </w:t>
      </w:r>
    </w:p>
    <w:p w14:paraId="35077D4F" w14:textId="2C8DC089" w:rsidR="00CB3FC9" w:rsidRPr="00C66272" w:rsidRDefault="00C55FA1" w:rsidP="00F62668">
      <w:pPr>
        <w:spacing w:line="360" w:lineRule="auto"/>
        <w:ind w:left="426" w:hanging="426"/>
        <w:jc w:val="both"/>
        <w:rPr>
          <w:rFonts w:ascii="Brill" w:eastAsia="Brill" w:hAnsi="Brill" w:cs="Brill"/>
          <w:highlight w:val="white"/>
        </w:rPr>
      </w:pPr>
      <w:proofErr w:type="spellStart"/>
      <w:r w:rsidRPr="00C66272">
        <w:rPr>
          <w:rFonts w:ascii="Brill" w:eastAsia="Brill" w:hAnsi="Brill" w:cs="Brill"/>
          <w:highlight w:val="white"/>
          <w:lang w:val="pl-PL"/>
        </w:rPr>
        <w:t>Moriconi</w:t>
      </w:r>
      <w:proofErr w:type="spellEnd"/>
      <w:r w:rsidRPr="00C66272">
        <w:rPr>
          <w:rFonts w:ascii="Brill" w:eastAsia="Brill" w:hAnsi="Brill" w:cs="Brill"/>
          <w:highlight w:val="white"/>
          <w:lang w:val="pl-PL"/>
        </w:rPr>
        <w:t xml:space="preserve">, M. &amp; </w:t>
      </w:r>
      <w:proofErr w:type="spellStart"/>
      <w:r w:rsidRPr="00C66272">
        <w:rPr>
          <w:rFonts w:ascii="Brill" w:eastAsia="Brill" w:hAnsi="Brill" w:cs="Brill"/>
          <w:highlight w:val="white"/>
          <w:lang w:val="pl-PL"/>
        </w:rPr>
        <w:t>Rosadini</w:t>
      </w:r>
      <w:proofErr w:type="spellEnd"/>
      <w:r w:rsidRPr="00C66272">
        <w:rPr>
          <w:rFonts w:ascii="Brill" w:eastAsia="Brill" w:hAnsi="Brill" w:cs="Brill"/>
          <w:highlight w:val="white"/>
          <w:lang w:val="pl-PL"/>
        </w:rPr>
        <w:t xml:space="preserve">, F. (2004). </w:t>
      </w:r>
      <w:proofErr w:type="spellStart"/>
      <w:r w:rsidRPr="00C66272">
        <w:rPr>
          <w:rFonts w:ascii="Brill" w:eastAsia="Brill" w:hAnsi="Brill" w:cs="Brill"/>
          <w:highlight w:val="white"/>
          <w:lang w:val="pl-PL"/>
        </w:rPr>
        <w:t>G</w:t>
      </w:r>
      <w:r w:rsidRPr="00C66272">
        <w:rPr>
          <w:rFonts w:ascii="Brill" w:eastAsia="Brill" w:hAnsi="Brill" w:cs="Brill"/>
          <w:i/>
          <w:highlight w:val="white"/>
          <w:lang w:val="pl-PL"/>
        </w:rPr>
        <w:t>enova</w:t>
      </w:r>
      <w:proofErr w:type="spellEnd"/>
      <w:r w:rsidRPr="00C66272">
        <w:rPr>
          <w:rFonts w:ascii="Brill" w:eastAsia="Brill" w:hAnsi="Brill" w:cs="Brill"/>
          <w:i/>
          <w:highlight w:val="white"/>
          <w:lang w:val="pl-PL"/>
        </w:rPr>
        <w:t xml:space="preserve"> 900. </w:t>
      </w:r>
      <w:proofErr w:type="spellStart"/>
      <w:r w:rsidRPr="00C66272">
        <w:rPr>
          <w:rFonts w:ascii="Brill" w:eastAsia="Brill" w:hAnsi="Brill" w:cs="Brill"/>
          <w:i/>
          <w:highlight w:val="white"/>
        </w:rPr>
        <w:t>L’architettura</w:t>
      </w:r>
      <w:proofErr w:type="spellEnd"/>
      <w:r w:rsidRPr="00C66272">
        <w:rPr>
          <w:rFonts w:ascii="Brill" w:eastAsia="Brill" w:hAnsi="Brill" w:cs="Brill"/>
          <w:i/>
          <w:highlight w:val="white"/>
        </w:rPr>
        <w:t xml:space="preserve"> del </w:t>
      </w:r>
      <w:proofErr w:type="spellStart"/>
      <w:r w:rsidRPr="00C66272">
        <w:rPr>
          <w:rFonts w:ascii="Brill" w:eastAsia="Brill" w:hAnsi="Brill" w:cs="Brill"/>
          <w:i/>
          <w:highlight w:val="white"/>
        </w:rPr>
        <w:t>Movimento</w:t>
      </w:r>
      <w:proofErr w:type="spellEnd"/>
      <w:r w:rsidRPr="00C66272">
        <w:rPr>
          <w:rFonts w:ascii="Brill" w:eastAsia="Brill" w:hAnsi="Brill" w:cs="Brill"/>
          <w:i/>
          <w:highlight w:val="white"/>
        </w:rPr>
        <w:t xml:space="preserve"> Moderno. </w:t>
      </w:r>
      <w:proofErr w:type="spellStart"/>
      <w:r w:rsidRPr="00C66272">
        <w:rPr>
          <w:rFonts w:ascii="Brill" w:eastAsia="Brill" w:hAnsi="Brill" w:cs="Brill"/>
          <w:i/>
          <w:highlight w:val="white"/>
        </w:rPr>
        <w:t>Universale</w:t>
      </w:r>
      <w:proofErr w:type="spellEnd"/>
      <w:r w:rsidRPr="00C66272">
        <w:rPr>
          <w:rFonts w:ascii="Brill" w:eastAsia="Brill" w:hAnsi="Brill" w:cs="Brill"/>
          <w:i/>
          <w:highlight w:val="white"/>
        </w:rPr>
        <w:t xml:space="preserve"> di </w:t>
      </w:r>
      <w:proofErr w:type="spellStart"/>
      <w:r w:rsidRPr="00C66272">
        <w:rPr>
          <w:rFonts w:ascii="Brill" w:eastAsia="Brill" w:hAnsi="Brill" w:cs="Brill"/>
          <w:i/>
          <w:highlight w:val="white"/>
        </w:rPr>
        <w:t>architettura</w:t>
      </w:r>
      <w:proofErr w:type="spellEnd"/>
      <w:del w:id="3940" w:author="Autor">
        <w:r w:rsidRPr="00C66272" w:rsidDel="004B51D8">
          <w:rPr>
            <w:rFonts w:ascii="Brill" w:eastAsia="Brill" w:hAnsi="Brill" w:cs="Brill"/>
            <w:i/>
            <w:highlight w:val="white"/>
          </w:rPr>
          <w:delText>,</w:delText>
        </w:r>
        <w:r w:rsidRPr="00C66272" w:rsidDel="00B63AEE">
          <w:rPr>
            <w:rFonts w:ascii="Brill" w:eastAsia="Brill" w:hAnsi="Brill" w:cs="Brill"/>
            <w:i/>
            <w:highlight w:val="white"/>
          </w:rPr>
          <w:delText xml:space="preserve"> n</w:delText>
        </w:r>
      </w:del>
      <w:ins w:id="3941" w:author="Autor">
        <w:r w:rsidR="004B51D8">
          <w:rPr>
            <w:rFonts w:ascii="Brill" w:eastAsia="Brill" w:hAnsi="Brill" w:cs="Brill"/>
            <w:i/>
            <w:highlight w:val="white"/>
          </w:rPr>
          <w:t xml:space="preserve">. </w:t>
        </w:r>
      </w:ins>
      <w:del w:id="3942" w:author="Autor">
        <w:r w:rsidRPr="00C66272" w:rsidDel="00B63AEE">
          <w:rPr>
            <w:rFonts w:ascii="Brill" w:eastAsia="Brill" w:hAnsi="Brill" w:cs="Brill"/>
            <w:i/>
            <w:highlight w:val="white"/>
          </w:rPr>
          <w:delText>o.</w:delText>
        </w:r>
        <w:r w:rsidRPr="00C66272" w:rsidDel="004B51D8">
          <w:rPr>
            <w:rFonts w:ascii="Brill" w:eastAsia="Brill" w:hAnsi="Brill" w:cs="Brill"/>
            <w:i/>
            <w:highlight w:val="white"/>
          </w:rPr>
          <w:delText xml:space="preserve"> </w:delText>
        </w:r>
        <w:commentRangeStart w:id="3943"/>
        <w:r w:rsidRPr="00C66272" w:rsidDel="004B51D8">
          <w:rPr>
            <w:rFonts w:ascii="Brill" w:eastAsia="Brill" w:hAnsi="Brill" w:cs="Brill"/>
            <w:i/>
            <w:highlight w:val="white"/>
          </w:rPr>
          <w:delText>154</w:delText>
        </w:r>
        <w:r w:rsidRPr="00C66272" w:rsidDel="004B51D8">
          <w:rPr>
            <w:rFonts w:ascii="Brill" w:eastAsia="Brill" w:hAnsi="Brill" w:cs="Brill"/>
            <w:highlight w:val="white"/>
          </w:rPr>
          <w:delText>,</w:delText>
        </w:r>
        <w:commentRangeEnd w:id="3943"/>
        <w:r w:rsidR="00B63AEE" w:rsidDel="004B51D8">
          <w:rPr>
            <w:rStyle w:val="Odwoaniedokomentarza"/>
            <w:lang w:val="en-AU"/>
          </w:rPr>
          <w:commentReference w:id="3943"/>
        </w:r>
      </w:del>
      <w:r w:rsidRPr="00C66272">
        <w:rPr>
          <w:rFonts w:ascii="Brill" w:eastAsia="Brill" w:hAnsi="Brill" w:cs="Brill"/>
          <w:highlight w:val="white"/>
        </w:rPr>
        <w:t xml:space="preserve"> Rome: </w:t>
      </w:r>
      <w:proofErr w:type="spellStart"/>
      <w:r w:rsidRPr="00C66272">
        <w:rPr>
          <w:rFonts w:ascii="Brill" w:eastAsia="Brill" w:hAnsi="Brill" w:cs="Brill"/>
          <w:highlight w:val="white"/>
        </w:rPr>
        <w:t>Testo&amp;Immagine</w:t>
      </w:r>
      <w:proofErr w:type="spellEnd"/>
      <w:r w:rsidRPr="00C66272">
        <w:rPr>
          <w:rFonts w:ascii="Brill" w:eastAsia="Brill" w:hAnsi="Brill" w:cs="Brill"/>
          <w:highlight w:val="white"/>
        </w:rPr>
        <w:t>.</w:t>
      </w:r>
    </w:p>
    <w:p w14:paraId="35077D50" w14:textId="3FE458A8" w:rsidR="00CB3FC9" w:rsidRDefault="00C55FA1" w:rsidP="00F62668">
      <w:pPr>
        <w:spacing w:line="360" w:lineRule="auto"/>
        <w:ind w:left="426" w:hanging="426"/>
        <w:jc w:val="both"/>
        <w:rPr>
          <w:ins w:id="3944" w:author="Autor"/>
          <w:rFonts w:ascii="Brill" w:eastAsia="Brill" w:hAnsi="Brill" w:cs="Brill"/>
          <w:highlight w:val="white"/>
        </w:rPr>
      </w:pPr>
      <w:r w:rsidRPr="00C66272">
        <w:rPr>
          <w:rFonts w:ascii="Brill" w:eastAsia="Brill" w:hAnsi="Brill" w:cs="Brill"/>
          <w:highlight w:val="white"/>
        </w:rPr>
        <w:t>Nucifora</w:t>
      </w:r>
      <w:ins w:id="3945" w:author="Autor">
        <w:r w:rsidR="00B63AEE">
          <w:rPr>
            <w:rFonts w:ascii="Brill" w:eastAsia="Brill" w:hAnsi="Brill" w:cs="Brill"/>
            <w:highlight w:val="white"/>
          </w:rPr>
          <w:t>,</w:t>
        </w:r>
      </w:ins>
      <w:r w:rsidRPr="00C66272">
        <w:rPr>
          <w:rFonts w:ascii="Brill" w:eastAsia="Brill" w:hAnsi="Brill" w:cs="Brill"/>
          <w:highlight w:val="white"/>
        </w:rPr>
        <w:t xml:space="preserve"> S. &amp; Urso</w:t>
      </w:r>
      <w:ins w:id="3946" w:author="Autor">
        <w:r w:rsidR="00B63AEE">
          <w:rPr>
            <w:rFonts w:ascii="Brill" w:eastAsia="Brill" w:hAnsi="Brill" w:cs="Brill"/>
            <w:highlight w:val="white"/>
          </w:rPr>
          <w:t>,</w:t>
        </w:r>
      </w:ins>
      <w:r w:rsidRPr="00C66272">
        <w:rPr>
          <w:rFonts w:ascii="Brill" w:eastAsia="Brill" w:hAnsi="Brill" w:cs="Brill"/>
          <w:highlight w:val="white"/>
        </w:rPr>
        <w:t xml:space="preserve"> A. (2012). </w:t>
      </w:r>
      <w:proofErr w:type="spellStart"/>
      <w:r w:rsidRPr="00C66272">
        <w:rPr>
          <w:rFonts w:ascii="Brill" w:eastAsia="Brill" w:hAnsi="Brill" w:cs="Brill"/>
          <w:i/>
          <w:highlight w:val="white"/>
        </w:rPr>
        <w:t>L’architettura</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dei</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mercati</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coperti</w:t>
      </w:r>
      <w:proofErr w:type="spellEnd"/>
      <w:r w:rsidRPr="00C66272">
        <w:rPr>
          <w:rFonts w:ascii="Brill" w:eastAsia="Brill" w:hAnsi="Brill" w:cs="Brill"/>
          <w:highlight w:val="white"/>
        </w:rPr>
        <w:t>. Florence: ed.it,</w:t>
      </w:r>
    </w:p>
    <w:p w14:paraId="75A8312F" w14:textId="0A23BA59" w:rsidR="005F21F2" w:rsidRPr="005F21F2" w:rsidRDefault="005F21F2" w:rsidP="00F62668">
      <w:pPr>
        <w:spacing w:line="360" w:lineRule="auto"/>
        <w:ind w:left="426" w:hanging="426"/>
        <w:jc w:val="both"/>
        <w:rPr>
          <w:rFonts w:ascii="Brill" w:eastAsia="Brill" w:hAnsi="Brill" w:cs="Brill"/>
          <w:highlight w:val="white"/>
        </w:rPr>
      </w:pPr>
      <w:ins w:id="3947" w:author="Autor">
        <w:r w:rsidRPr="00F34A6C">
          <w:rPr>
            <w:rFonts w:ascii="Brill" w:hAnsi="Brill" w:cs="Arial"/>
            <w:color w:val="222222"/>
            <w:shd w:val="clear" w:color="auto" w:fill="FFFFFF"/>
            <w:rPrChange w:id="3948" w:author="Autor">
              <w:rPr>
                <w:rFonts w:ascii="Arial" w:hAnsi="Arial" w:cs="Arial"/>
                <w:color w:val="222222"/>
                <w:sz w:val="20"/>
                <w:szCs w:val="20"/>
                <w:shd w:val="clear" w:color="auto" w:fill="FFFFFF"/>
              </w:rPr>
            </w:rPrChange>
          </w:rPr>
          <w:t>Pevsner, N. (</w:t>
        </w:r>
        <w:r>
          <w:rPr>
            <w:rFonts w:ascii="Brill" w:hAnsi="Brill" w:cs="Arial"/>
            <w:color w:val="222222"/>
            <w:shd w:val="clear" w:color="auto" w:fill="FFFFFF"/>
          </w:rPr>
          <w:t>1976</w:t>
        </w:r>
        <w:r w:rsidRPr="00F34A6C">
          <w:rPr>
            <w:rFonts w:ascii="Brill" w:hAnsi="Brill" w:cs="Arial"/>
            <w:color w:val="222222"/>
            <w:shd w:val="clear" w:color="auto" w:fill="FFFFFF"/>
            <w:rPrChange w:id="3949" w:author="Autor">
              <w:rPr>
                <w:rFonts w:ascii="Arial" w:hAnsi="Arial" w:cs="Arial"/>
                <w:color w:val="222222"/>
                <w:sz w:val="20"/>
                <w:szCs w:val="20"/>
                <w:shd w:val="clear" w:color="auto" w:fill="FFFFFF"/>
              </w:rPr>
            </w:rPrChange>
          </w:rPr>
          <w:t>).</w:t>
        </w:r>
        <w:r w:rsidRPr="00F34A6C">
          <w:rPr>
            <w:rStyle w:val="apple-converted-space"/>
            <w:rFonts w:ascii="Brill" w:hAnsi="Brill" w:cs="Arial"/>
            <w:color w:val="222222"/>
            <w:shd w:val="clear" w:color="auto" w:fill="FFFFFF"/>
            <w:rPrChange w:id="3950" w:author="Autor">
              <w:rPr>
                <w:rStyle w:val="apple-converted-space"/>
                <w:rFonts w:ascii="Arial" w:hAnsi="Arial" w:cs="Arial"/>
                <w:color w:val="222222"/>
                <w:sz w:val="20"/>
                <w:szCs w:val="20"/>
                <w:shd w:val="clear" w:color="auto" w:fill="FFFFFF"/>
              </w:rPr>
            </w:rPrChange>
          </w:rPr>
          <w:t> </w:t>
        </w:r>
        <w:r w:rsidRPr="00F34A6C">
          <w:rPr>
            <w:rFonts w:ascii="Brill" w:hAnsi="Brill" w:cs="Arial"/>
            <w:i/>
            <w:iCs/>
            <w:color w:val="222222"/>
            <w:rPrChange w:id="3951" w:author="Autor">
              <w:rPr>
                <w:rFonts w:ascii="Arial" w:hAnsi="Arial" w:cs="Arial"/>
                <w:i/>
                <w:iCs/>
                <w:color w:val="222222"/>
                <w:sz w:val="20"/>
                <w:szCs w:val="20"/>
              </w:rPr>
            </w:rPrChange>
          </w:rPr>
          <w:t>A history of building types</w:t>
        </w:r>
        <w:r w:rsidRPr="00F34A6C">
          <w:rPr>
            <w:rStyle w:val="apple-converted-space"/>
            <w:rFonts w:ascii="Brill" w:hAnsi="Brill" w:cs="Arial"/>
            <w:color w:val="222222"/>
            <w:shd w:val="clear" w:color="auto" w:fill="FFFFFF"/>
            <w:rPrChange w:id="3952" w:author="Autor">
              <w:rPr>
                <w:rStyle w:val="apple-converted-space"/>
                <w:rFonts w:ascii="Arial" w:hAnsi="Arial" w:cs="Arial"/>
                <w:color w:val="222222"/>
                <w:sz w:val="20"/>
                <w:szCs w:val="20"/>
                <w:shd w:val="clear" w:color="auto" w:fill="FFFFFF"/>
              </w:rPr>
            </w:rPrChange>
          </w:rPr>
          <w:t xml:space="preserve">. Princeton: </w:t>
        </w:r>
        <w:r w:rsidRPr="00F34A6C">
          <w:rPr>
            <w:rFonts w:ascii="Brill" w:hAnsi="Brill" w:cs="Arial"/>
            <w:color w:val="222222"/>
            <w:shd w:val="clear" w:color="auto" w:fill="FFFFFF"/>
            <w:rPrChange w:id="3953" w:author="Autor">
              <w:rPr>
                <w:rFonts w:ascii="Arial" w:hAnsi="Arial" w:cs="Arial"/>
                <w:color w:val="222222"/>
                <w:sz w:val="20"/>
                <w:szCs w:val="20"/>
                <w:shd w:val="clear" w:color="auto" w:fill="FFFFFF"/>
              </w:rPr>
            </w:rPrChange>
          </w:rPr>
          <w:t>Princeton University Press.</w:t>
        </w:r>
      </w:ins>
    </w:p>
    <w:p w14:paraId="35077D51" w14:textId="58A73D62"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Sennett</w:t>
      </w:r>
      <w:ins w:id="3954" w:author="Autor">
        <w:r w:rsidR="00B63AEE">
          <w:rPr>
            <w:rFonts w:ascii="Brill" w:eastAsia="Brill" w:hAnsi="Brill" w:cs="Brill"/>
            <w:highlight w:val="white"/>
          </w:rPr>
          <w:t>,</w:t>
        </w:r>
      </w:ins>
      <w:r w:rsidRPr="00C66272">
        <w:rPr>
          <w:rFonts w:ascii="Brill" w:eastAsia="Brill" w:hAnsi="Brill" w:cs="Brill"/>
          <w:highlight w:val="white"/>
        </w:rPr>
        <w:t xml:space="preserve"> R. (1994). </w:t>
      </w:r>
      <w:r w:rsidRPr="00C66272">
        <w:rPr>
          <w:rFonts w:ascii="Brill" w:eastAsia="Brill" w:hAnsi="Brill" w:cs="Brill"/>
          <w:i/>
          <w:highlight w:val="white"/>
        </w:rPr>
        <w:t xml:space="preserve">Flesh and </w:t>
      </w:r>
      <w:ins w:id="3955" w:author="Autor">
        <w:r w:rsidR="00B63AEE">
          <w:rPr>
            <w:rFonts w:ascii="Brill" w:eastAsia="Brill" w:hAnsi="Brill" w:cs="Brill"/>
            <w:i/>
            <w:highlight w:val="white"/>
          </w:rPr>
          <w:t>s</w:t>
        </w:r>
      </w:ins>
      <w:del w:id="3956" w:author="Autor">
        <w:r w:rsidRPr="00C66272" w:rsidDel="00B63AEE">
          <w:rPr>
            <w:rFonts w:ascii="Brill" w:eastAsia="Brill" w:hAnsi="Brill" w:cs="Brill"/>
            <w:i/>
            <w:highlight w:val="white"/>
          </w:rPr>
          <w:delText>S</w:delText>
        </w:r>
      </w:del>
      <w:r w:rsidRPr="00C66272">
        <w:rPr>
          <w:rFonts w:ascii="Brill" w:eastAsia="Brill" w:hAnsi="Brill" w:cs="Brill"/>
          <w:i/>
          <w:highlight w:val="white"/>
        </w:rPr>
        <w:t>tone</w:t>
      </w:r>
      <w:ins w:id="3957" w:author="Autor">
        <w:r w:rsidR="00B63AEE">
          <w:rPr>
            <w:rFonts w:ascii="Brill" w:eastAsia="Brill" w:hAnsi="Brill" w:cs="Brill"/>
            <w:i/>
            <w:highlight w:val="white"/>
          </w:rPr>
          <w:t>:</w:t>
        </w:r>
      </w:ins>
      <w:del w:id="3958" w:author="Autor">
        <w:r w:rsidRPr="00C66272" w:rsidDel="00B63AEE">
          <w:rPr>
            <w:rFonts w:ascii="Brill" w:eastAsia="Brill" w:hAnsi="Brill" w:cs="Brill"/>
            <w:i/>
            <w:highlight w:val="white"/>
          </w:rPr>
          <w:delText>.</w:delText>
        </w:r>
      </w:del>
      <w:r w:rsidRPr="00C66272">
        <w:rPr>
          <w:rFonts w:ascii="Brill" w:eastAsia="Brill" w:hAnsi="Brill" w:cs="Brill"/>
          <w:i/>
          <w:highlight w:val="white"/>
        </w:rPr>
        <w:t xml:space="preserve"> The </w:t>
      </w:r>
      <w:ins w:id="3959" w:author="Autor">
        <w:r w:rsidR="00B63AEE">
          <w:rPr>
            <w:rFonts w:ascii="Brill" w:eastAsia="Brill" w:hAnsi="Brill" w:cs="Brill"/>
            <w:i/>
            <w:highlight w:val="white"/>
          </w:rPr>
          <w:t>b</w:t>
        </w:r>
      </w:ins>
      <w:del w:id="3960" w:author="Autor">
        <w:r w:rsidRPr="00C66272" w:rsidDel="00B63AEE">
          <w:rPr>
            <w:rFonts w:ascii="Brill" w:eastAsia="Brill" w:hAnsi="Brill" w:cs="Brill"/>
            <w:i/>
            <w:highlight w:val="white"/>
          </w:rPr>
          <w:delText>B</w:delText>
        </w:r>
      </w:del>
      <w:r w:rsidRPr="00C66272">
        <w:rPr>
          <w:rFonts w:ascii="Brill" w:eastAsia="Brill" w:hAnsi="Brill" w:cs="Brill"/>
          <w:i/>
          <w:highlight w:val="white"/>
        </w:rPr>
        <w:t xml:space="preserve">ody and the </w:t>
      </w:r>
      <w:ins w:id="3961" w:author="Autor">
        <w:r w:rsidR="00B63AEE">
          <w:rPr>
            <w:rFonts w:ascii="Brill" w:eastAsia="Brill" w:hAnsi="Brill" w:cs="Brill"/>
            <w:i/>
            <w:highlight w:val="white"/>
          </w:rPr>
          <w:t>c</w:t>
        </w:r>
      </w:ins>
      <w:del w:id="3962" w:author="Autor">
        <w:r w:rsidRPr="00C66272" w:rsidDel="00B63AEE">
          <w:rPr>
            <w:rFonts w:ascii="Brill" w:eastAsia="Brill" w:hAnsi="Brill" w:cs="Brill"/>
            <w:i/>
            <w:highlight w:val="white"/>
          </w:rPr>
          <w:delText>C</w:delText>
        </w:r>
      </w:del>
      <w:r w:rsidRPr="00C66272">
        <w:rPr>
          <w:rFonts w:ascii="Brill" w:eastAsia="Brill" w:hAnsi="Brill" w:cs="Brill"/>
          <w:i/>
          <w:highlight w:val="white"/>
        </w:rPr>
        <w:t xml:space="preserve">ity in Western </w:t>
      </w:r>
      <w:ins w:id="3963" w:author="Autor">
        <w:r w:rsidR="00B63AEE">
          <w:rPr>
            <w:rFonts w:ascii="Brill" w:eastAsia="Brill" w:hAnsi="Brill" w:cs="Brill"/>
            <w:i/>
            <w:highlight w:val="white"/>
          </w:rPr>
          <w:t>c</w:t>
        </w:r>
      </w:ins>
      <w:del w:id="3964" w:author="Autor">
        <w:r w:rsidRPr="00C66272" w:rsidDel="00B63AEE">
          <w:rPr>
            <w:rFonts w:ascii="Brill" w:eastAsia="Brill" w:hAnsi="Brill" w:cs="Brill"/>
            <w:i/>
            <w:highlight w:val="white"/>
          </w:rPr>
          <w:delText>C</w:delText>
        </w:r>
      </w:del>
      <w:r w:rsidRPr="00C66272">
        <w:rPr>
          <w:rFonts w:ascii="Brill" w:eastAsia="Brill" w:hAnsi="Brill" w:cs="Brill"/>
          <w:i/>
          <w:highlight w:val="white"/>
        </w:rPr>
        <w:t>ivilization</w:t>
      </w:r>
      <w:r w:rsidRPr="00C66272">
        <w:rPr>
          <w:rFonts w:ascii="Brill" w:eastAsia="Brill" w:hAnsi="Brill" w:cs="Brill"/>
          <w:highlight w:val="white"/>
        </w:rPr>
        <w:t>. London and Boston: Faber and Faber.</w:t>
      </w:r>
    </w:p>
    <w:p w14:paraId="35077D52" w14:textId="7B8FA0BA" w:rsidR="00CB3FC9" w:rsidRPr="00C66272" w:rsidRDefault="00C55FA1" w:rsidP="00F62668">
      <w:pPr>
        <w:spacing w:line="360" w:lineRule="auto"/>
        <w:ind w:left="426" w:hanging="426"/>
        <w:jc w:val="both"/>
        <w:rPr>
          <w:rFonts w:ascii="Brill" w:eastAsia="Brill" w:hAnsi="Brill" w:cs="Brill"/>
          <w:color w:val="0563C1"/>
          <w:highlight w:val="white"/>
          <w:u w:val="single"/>
        </w:rPr>
      </w:pPr>
      <w:r w:rsidRPr="00C66272">
        <w:rPr>
          <w:rFonts w:ascii="Brill" w:eastAsia="Brill" w:hAnsi="Brill" w:cs="Brill"/>
        </w:rPr>
        <w:t xml:space="preserve">Scott Brown, D. (2012). Context and </w:t>
      </w:r>
      <w:ins w:id="3965" w:author="Autor">
        <w:r w:rsidR="00B63AEE">
          <w:rPr>
            <w:rFonts w:ascii="Brill" w:eastAsia="Brill" w:hAnsi="Brill" w:cs="Brill"/>
          </w:rPr>
          <w:t>c</w:t>
        </w:r>
      </w:ins>
      <w:del w:id="3966" w:author="Autor">
        <w:r w:rsidRPr="00C66272" w:rsidDel="00B63AEE">
          <w:rPr>
            <w:rFonts w:ascii="Brill" w:eastAsia="Brill" w:hAnsi="Brill" w:cs="Brill"/>
          </w:rPr>
          <w:delText>C</w:delText>
        </w:r>
      </w:del>
      <w:r w:rsidRPr="00C66272">
        <w:rPr>
          <w:rFonts w:ascii="Brill" w:eastAsia="Brill" w:hAnsi="Brill" w:cs="Brill"/>
        </w:rPr>
        <w:t xml:space="preserve">omplexity. In A. </w:t>
      </w:r>
      <w:proofErr w:type="spellStart"/>
      <w:r w:rsidRPr="00C66272">
        <w:rPr>
          <w:rFonts w:ascii="Brill" w:eastAsia="Brill" w:hAnsi="Brill" w:cs="Brill"/>
        </w:rPr>
        <w:t>Gleiniger</w:t>
      </w:r>
      <w:proofErr w:type="spellEnd"/>
      <w:r w:rsidRPr="00C66272">
        <w:rPr>
          <w:rFonts w:ascii="Brill" w:eastAsia="Brill" w:hAnsi="Brill" w:cs="Brill"/>
        </w:rPr>
        <w:t xml:space="preserve"> &amp; </w:t>
      </w:r>
      <w:proofErr w:type="spellStart"/>
      <w:r w:rsidRPr="00C66272">
        <w:rPr>
          <w:rFonts w:ascii="Brill" w:eastAsia="Brill" w:hAnsi="Brill" w:cs="Brill"/>
        </w:rPr>
        <w:t>Vrachliotis</w:t>
      </w:r>
      <w:proofErr w:type="spellEnd"/>
      <w:r w:rsidRPr="00C66272">
        <w:rPr>
          <w:rFonts w:ascii="Brill" w:eastAsia="Brill" w:hAnsi="Brill" w:cs="Brill"/>
        </w:rPr>
        <w:t xml:space="preserve"> G. (eds.), </w:t>
      </w:r>
      <w:r w:rsidRPr="00C66272">
        <w:rPr>
          <w:rFonts w:ascii="Brill" w:eastAsia="Brill" w:hAnsi="Brill" w:cs="Brill"/>
          <w:i/>
        </w:rPr>
        <w:t>Complexity: Design Strategy and World View.</w:t>
      </w:r>
      <w:r w:rsidRPr="00C66272">
        <w:rPr>
          <w:rFonts w:ascii="Brill" w:eastAsia="Brill" w:hAnsi="Brill" w:cs="Brill"/>
        </w:rPr>
        <w:t xml:space="preserve"> (pp. 25-36). Berlin, Boston: </w:t>
      </w:r>
      <w:proofErr w:type="spellStart"/>
      <w:r w:rsidRPr="00C66272">
        <w:rPr>
          <w:rFonts w:ascii="Brill" w:eastAsia="Brill" w:hAnsi="Brill" w:cs="Brill"/>
        </w:rPr>
        <w:t>Birkhäuser</w:t>
      </w:r>
      <w:proofErr w:type="spellEnd"/>
      <w:r w:rsidRPr="00C66272">
        <w:rPr>
          <w:rFonts w:ascii="Brill" w:eastAsia="Brill" w:hAnsi="Brill" w:cs="Brill"/>
        </w:rPr>
        <w:t>.</w:t>
      </w:r>
    </w:p>
    <w:p w14:paraId="35077D53" w14:textId="77777777" w:rsidR="00CB3FC9" w:rsidRPr="00C66272" w:rsidRDefault="00C55FA1" w:rsidP="00F62668">
      <w:pPr>
        <w:spacing w:line="360" w:lineRule="auto"/>
        <w:ind w:left="426" w:hanging="426"/>
        <w:jc w:val="both"/>
        <w:rPr>
          <w:rFonts w:ascii="Brill" w:eastAsia="Brill" w:hAnsi="Brill" w:cs="Brill"/>
          <w:highlight w:val="white"/>
        </w:rPr>
      </w:pPr>
      <w:r w:rsidRPr="00C66272">
        <w:rPr>
          <w:rFonts w:ascii="Brill" w:eastAsia="Brill" w:hAnsi="Brill" w:cs="Brill"/>
          <w:highlight w:val="white"/>
        </w:rPr>
        <w:t xml:space="preserve">Venturi, R. (2002) [1966]. </w:t>
      </w:r>
      <w:proofErr w:type="spellStart"/>
      <w:r w:rsidRPr="00C66272">
        <w:rPr>
          <w:rFonts w:ascii="Brill" w:eastAsia="Brill" w:hAnsi="Brill" w:cs="Brill"/>
          <w:i/>
          <w:highlight w:val="white"/>
        </w:rPr>
        <w:t>Complessità</w:t>
      </w:r>
      <w:proofErr w:type="spellEnd"/>
      <w:r w:rsidRPr="00C66272">
        <w:rPr>
          <w:rFonts w:ascii="Brill" w:eastAsia="Brill" w:hAnsi="Brill" w:cs="Brill"/>
          <w:i/>
          <w:highlight w:val="white"/>
        </w:rPr>
        <w:t xml:space="preserve"> e </w:t>
      </w:r>
      <w:proofErr w:type="spellStart"/>
      <w:r w:rsidRPr="00C66272">
        <w:rPr>
          <w:rFonts w:ascii="Brill" w:eastAsia="Brill" w:hAnsi="Brill" w:cs="Brill"/>
          <w:i/>
          <w:highlight w:val="white"/>
        </w:rPr>
        <w:t>contraddizioni</w:t>
      </w:r>
      <w:proofErr w:type="spellEnd"/>
      <w:r w:rsidRPr="00C66272">
        <w:rPr>
          <w:rFonts w:ascii="Brill" w:eastAsia="Brill" w:hAnsi="Brill" w:cs="Brill"/>
          <w:i/>
          <w:highlight w:val="white"/>
        </w:rPr>
        <w:t xml:space="preserve"> </w:t>
      </w:r>
      <w:proofErr w:type="spellStart"/>
      <w:r w:rsidRPr="00C66272">
        <w:rPr>
          <w:rFonts w:ascii="Brill" w:eastAsia="Brill" w:hAnsi="Brill" w:cs="Brill"/>
          <w:i/>
          <w:highlight w:val="white"/>
        </w:rPr>
        <w:t>nell’architettura</w:t>
      </w:r>
      <w:proofErr w:type="spellEnd"/>
      <w:r w:rsidRPr="00C66272">
        <w:rPr>
          <w:rFonts w:ascii="Brill" w:eastAsia="Brill" w:hAnsi="Brill" w:cs="Brill"/>
          <w:highlight w:val="white"/>
        </w:rPr>
        <w:t xml:space="preserve">, Bari: </w:t>
      </w:r>
      <w:proofErr w:type="spellStart"/>
      <w:r w:rsidRPr="00C66272">
        <w:rPr>
          <w:rFonts w:ascii="Brill" w:eastAsia="Brill" w:hAnsi="Brill" w:cs="Brill"/>
          <w:highlight w:val="white"/>
        </w:rPr>
        <w:t>Edizioni</w:t>
      </w:r>
      <w:proofErr w:type="spellEnd"/>
      <w:r w:rsidRPr="00C66272">
        <w:rPr>
          <w:rFonts w:ascii="Brill" w:eastAsia="Brill" w:hAnsi="Brill" w:cs="Brill"/>
          <w:highlight w:val="white"/>
        </w:rPr>
        <w:t xml:space="preserve"> </w:t>
      </w:r>
      <w:proofErr w:type="spellStart"/>
      <w:r w:rsidRPr="00C66272">
        <w:rPr>
          <w:rFonts w:ascii="Brill" w:eastAsia="Brill" w:hAnsi="Brill" w:cs="Brill"/>
          <w:highlight w:val="white"/>
        </w:rPr>
        <w:t>Dedalo</w:t>
      </w:r>
      <w:proofErr w:type="spellEnd"/>
      <w:r w:rsidRPr="00C66272">
        <w:rPr>
          <w:rFonts w:ascii="Brill" w:eastAsia="Brill" w:hAnsi="Brill" w:cs="Brill"/>
          <w:highlight w:val="white"/>
        </w:rPr>
        <w:t>.</w:t>
      </w:r>
    </w:p>
    <w:p w14:paraId="35077D54" w14:textId="77777777" w:rsidR="00CB3FC9" w:rsidRPr="00C66272" w:rsidRDefault="00CB3FC9">
      <w:pPr>
        <w:rPr>
          <w:rFonts w:ascii="Brill" w:eastAsia="Brill" w:hAnsi="Brill" w:cs="Brill"/>
          <w:highlight w:val="white"/>
        </w:rPr>
        <w:sectPr w:rsidR="00CB3FC9" w:rsidRPr="00C66272" w:rsidSect="0046291F">
          <w:pgSz w:w="11906" w:h="16838"/>
          <w:pgMar w:top="1440" w:right="1440" w:bottom="1440" w:left="1440" w:header="708" w:footer="708" w:gutter="0"/>
          <w:cols w:space="720"/>
        </w:sectPr>
      </w:pPr>
    </w:p>
    <w:p w14:paraId="35077D55" w14:textId="357D62B2" w:rsidR="00CB3FC9" w:rsidRPr="00C66272" w:rsidRDefault="00C55FA1">
      <w:pPr>
        <w:spacing w:line="360" w:lineRule="auto"/>
        <w:jc w:val="both"/>
        <w:rPr>
          <w:rFonts w:ascii="Brill" w:eastAsia="Brill" w:hAnsi="Brill" w:cs="Brill"/>
          <w:b/>
          <w:sz w:val="28"/>
          <w:szCs w:val="28"/>
        </w:rPr>
      </w:pPr>
      <w:r w:rsidRPr="00C66272">
        <w:rPr>
          <w:rFonts w:ascii="Brill" w:eastAsia="Brill" w:hAnsi="Brill" w:cs="Brill"/>
          <w:b/>
          <w:sz w:val="28"/>
          <w:szCs w:val="28"/>
        </w:rPr>
        <w:lastRenderedPageBreak/>
        <w:t>Chapter 9. “Ships, shipyards, people, energy!”</w:t>
      </w:r>
      <w:ins w:id="3967" w:author="Autor">
        <w:r w:rsidR="00F03D64">
          <w:rPr>
            <w:rFonts w:ascii="Brill" w:eastAsia="Brill" w:hAnsi="Brill" w:cs="Brill"/>
            <w:b/>
            <w:sz w:val="28"/>
            <w:szCs w:val="28"/>
          </w:rPr>
          <w:t>:</w:t>
        </w:r>
      </w:ins>
      <w:del w:id="3968" w:author="Autor">
        <w:r w:rsidRPr="00C66272" w:rsidDel="00F03D64">
          <w:rPr>
            <w:rFonts w:ascii="Brill" w:eastAsia="Brill" w:hAnsi="Brill" w:cs="Brill"/>
            <w:b/>
            <w:sz w:val="28"/>
            <w:szCs w:val="28"/>
          </w:rPr>
          <w:delText>.</w:delText>
        </w:r>
      </w:del>
      <w:r w:rsidRPr="00C66272">
        <w:rPr>
          <w:rFonts w:ascii="Brill" w:eastAsia="Brill" w:hAnsi="Brill" w:cs="Brill"/>
          <w:b/>
          <w:sz w:val="28"/>
          <w:szCs w:val="28"/>
        </w:rPr>
        <w:t xml:space="preserve"> Images of Hamburg and its port in the German television series </w:t>
      </w:r>
      <w:del w:id="3969" w:author="Autor">
        <w:r w:rsidRPr="00F34A6C" w:rsidDel="00F03D64">
          <w:rPr>
            <w:rFonts w:ascii="Brill" w:eastAsia="Brill" w:hAnsi="Brill" w:cs="Brill"/>
            <w:b/>
            <w:i/>
            <w:iCs/>
            <w:sz w:val="28"/>
            <w:szCs w:val="28"/>
            <w:rPrChange w:id="3970" w:author="Autor">
              <w:rPr>
                <w:rFonts w:ascii="Brill" w:eastAsia="Brill" w:hAnsi="Brill" w:cs="Brill"/>
                <w:b/>
                <w:sz w:val="28"/>
                <w:szCs w:val="28"/>
              </w:rPr>
            </w:rPrChange>
          </w:rPr>
          <w:delText>“</w:delText>
        </w:r>
      </w:del>
      <w:r w:rsidRPr="00F34A6C">
        <w:rPr>
          <w:rFonts w:ascii="Brill" w:eastAsia="Brill" w:hAnsi="Brill" w:cs="Brill"/>
          <w:b/>
          <w:i/>
          <w:iCs/>
          <w:sz w:val="28"/>
          <w:szCs w:val="28"/>
          <w:rPrChange w:id="3971" w:author="Autor">
            <w:rPr>
              <w:rFonts w:ascii="Brill" w:eastAsia="Brill" w:hAnsi="Brill" w:cs="Brill"/>
              <w:b/>
              <w:sz w:val="28"/>
              <w:szCs w:val="28"/>
            </w:rPr>
          </w:rPrChange>
        </w:rPr>
        <w:t>Port Police</w:t>
      </w:r>
      <w:del w:id="3972" w:author="Autor">
        <w:r w:rsidRPr="00F34A6C" w:rsidDel="00F03D64">
          <w:rPr>
            <w:rFonts w:ascii="Brill" w:eastAsia="Brill" w:hAnsi="Brill" w:cs="Brill"/>
            <w:b/>
            <w:i/>
            <w:iCs/>
            <w:sz w:val="28"/>
            <w:szCs w:val="28"/>
            <w:rPrChange w:id="3973" w:author="Autor">
              <w:rPr>
                <w:rFonts w:ascii="Brill" w:eastAsia="Brill" w:hAnsi="Brill" w:cs="Brill"/>
                <w:b/>
                <w:sz w:val="28"/>
                <w:szCs w:val="28"/>
              </w:rPr>
            </w:rPrChange>
          </w:rPr>
          <w:delText>”</w:delText>
        </w:r>
      </w:del>
      <w:r w:rsidRPr="00C66272">
        <w:rPr>
          <w:rFonts w:ascii="Brill" w:eastAsia="Brill" w:hAnsi="Brill" w:cs="Brill"/>
          <w:b/>
          <w:sz w:val="28"/>
          <w:szCs w:val="28"/>
        </w:rPr>
        <w:t xml:space="preserve"> (1963-1966)</w:t>
      </w:r>
    </w:p>
    <w:p w14:paraId="6FA9A3C5" w14:textId="77777777" w:rsidR="00F62668" w:rsidRDefault="00F62668">
      <w:pPr>
        <w:spacing w:line="360" w:lineRule="auto"/>
        <w:jc w:val="both"/>
        <w:rPr>
          <w:rFonts w:ascii="Brill" w:eastAsia="Brill" w:hAnsi="Brill" w:cs="Brill"/>
          <w:i/>
        </w:rPr>
      </w:pPr>
    </w:p>
    <w:p w14:paraId="35077D56" w14:textId="3023FCE5" w:rsidR="00CB3FC9" w:rsidRPr="00C66272" w:rsidRDefault="00C55FA1">
      <w:pPr>
        <w:spacing w:line="360" w:lineRule="auto"/>
        <w:jc w:val="both"/>
        <w:rPr>
          <w:rFonts w:ascii="Brill" w:eastAsia="Brill" w:hAnsi="Brill" w:cs="Brill"/>
          <w:i/>
        </w:rPr>
      </w:pPr>
      <w:r w:rsidRPr="00C66272">
        <w:rPr>
          <w:rFonts w:ascii="Brill" w:eastAsia="Brill" w:hAnsi="Brill" w:cs="Brill"/>
          <w:i/>
        </w:rPr>
        <w:t>Christian Strupp</w:t>
      </w:r>
    </w:p>
    <w:p w14:paraId="35077D57"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(University of Hamburg)</w:t>
      </w:r>
    </w:p>
    <w:p w14:paraId="35077D58" w14:textId="77777777" w:rsidR="00CB3FC9" w:rsidRPr="00C66272" w:rsidRDefault="00CB3FC9">
      <w:pPr>
        <w:spacing w:line="360" w:lineRule="auto"/>
        <w:jc w:val="both"/>
        <w:rPr>
          <w:rFonts w:ascii="Brill" w:eastAsia="Brill" w:hAnsi="Brill" w:cs="Brill"/>
        </w:rPr>
      </w:pPr>
    </w:p>
    <w:p w14:paraId="35077D59" w14:textId="708C842D" w:rsidR="00CB3FC9" w:rsidRPr="00C66272" w:rsidRDefault="00C55FA1">
      <w:pPr>
        <w:spacing w:line="360" w:lineRule="auto"/>
        <w:jc w:val="both"/>
        <w:rPr>
          <w:rFonts w:ascii="Brill" w:eastAsia="Brill" w:hAnsi="Brill" w:cs="Brill"/>
          <w:b/>
        </w:rPr>
      </w:pPr>
      <w:r w:rsidRPr="00C66272">
        <w:rPr>
          <w:rFonts w:ascii="Brill" w:eastAsia="Brill" w:hAnsi="Brill" w:cs="Brill"/>
          <w:b/>
        </w:rPr>
        <w:t>Introduction</w:t>
      </w:r>
    </w:p>
    <w:p w14:paraId="35077D5A" w14:textId="7597976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For centuries, port cities and seaports have been </w:t>
      </w:r>
      <w:del w:id="3974" w:author="Autor">
        <w:r w:rsidRPr="00C66272" w:rsidDel="00D95C4F">
          <w:rPr>
            <w:rFonts w:ascii="Brill" w:eastAsia="Brill" w:hAnsi="Brill" w:cs="Brill"/>
          </w:rPr>
          <w:delText>characterise</w:delText>
        </w:r>
      </w:del>
      <w:ins w:id="3975" w:author="Autor">
        <w:r w:rsidR="00D95C4F">
          <w:rPr>
            <w:rFonts w:ascii="Brill" w:eastAsia="Brill" w:hAnsi="Brill" w:cs="Brill"/>
          </w:rPr>
          <w:t>characterize</w:t>
        </w:r>
      </w:ins>
      <w:r w:rsidRPr="00C66272">
        <w:rPr>
          <w:rFonts w:ascii="Brill" w:eastAsia="Brill" w:hAnsi="Brill" w:cs="Brill"/>
        </w:rPr>
        <w:t xml:space="preserve">d by a double face: </w:t>
      </w:r>
      <w:ins w:id="3976" w:author="Autor">
        <w:r w:rsidR="003068F1">
          <w:rPr>
            <w:rFonts w:ascii="Brill" w:eastAsia="Brill" w:hAnsi="Brill" w:cs="Brill"/>
          </w:rPr>
          <w:t>t</w:t>
        </w:r>
      </w:ins>
      <w:del w:id="3977" w:author="Autor">
        <w:r w:rsidRPr="00C66272" w:rsidDel="003068F1">
          <w:rPr>
            <w:rFonts w:ascii="Brill" w:eastAsia="Brill" w:hAnsi="Brill" w:cs="Brill"/>
          </w:rPr>
          <w:delText>T</w:delText>
        </w:r>
      </w:del>
      <w:r w:rsidRPr="00C66272">
        <w:rPr>
          <w:rFonts w:ascii="Brill" w:eastAsia="Brill" w:hAnsi="Brill" w:cs="Brill"/>
        </w:rPr>
        <w:t>hey have exerted fascination as “gateways to the world,” “transit spaces,” and “anchoring points” of global flows of goods and people (</w:t>
      </w:r>
      <w:proofErr w:type="spellStart"/>
      <w:r w:rsidRPr="00CE472E">
        <w:rPr>
          <w:rFonts w:ascii="Brill" w:eastAsia="Brill" w:hAnsi="Brill" w:cs="Brill"/>
        </w:rPr>
        <w:t>Heerten</w:t>
      </w:r>
      <w:proofErr w:type="spellEnd"/>
      <w:r w:rsidRPr="00CE472E">
        <w:rPr>
          <w:rFonts w:ascii="Brill" w:eastAsia="Brill" w:hAnsi="Brill" w:cs="Brill"/>
        </w:rPr>
        <w:t>, 2021</w:t>
      </w:r>
      <w:r w:rsidRPr="00C66272">
        <w:rPr>
          <w:rFonts w:ascii="Brill" w:eastAsia="Brill" w:hAnsi="Brill" w:cs="Brill"/>
        </w:rPr>
        <w:t xml:space="preserve">; </w:t>
      </w:r>
      <w:r w:rsidRPr="00CE472E">
        <w:rPr>
          <w:rFonts w:ascii="Brill" w:eastAsia="Brill" w:hAnsi="Brill" w:cs="Brill"/>
        </w:rPr>
        <w:t>Brugger</w:t>
      </w:r>
      <w:ins w:id="3978" w:author="Autor">
        <w:r w:rsidR="00515396">
          <w:rPr>
            <w:rFonts w:ascii="Brill" w:eastAsia="Brill" w:hAnsi="Brill" w:cs="Brill"/>
          </w:rPr>
          <w:t xml:space="preserve"> et al., </w:t>
        </w:r>
      </w:ins>
      <w:del w:id="3979" w:author="Autor">
        <w:r w:rsidRPr="00C66272" w:rsidDel="00515396">
          <w:rPr>
            <w:rFonts w:ascii="Brill" w:eastAsia="Brill" w:hAnsi="Brill" w:cs="Brill"/>
          </w:rPr>
          <w:delText xml:space="preserve">, Schürch &amp; Tremmel-Werner, </w:delText>
        </w:r>
      </w:del>
      <w:r w:rsidRPr="00C66272">
        <w:rPr>
          <w:rFonts w:ascii="Brill" w:eastAsia="Brill" w:hAnsi="Brill" w:cs="Brill"/>
        </w:rPr>
        <w:t>2018).</w:t>
      </w:r>
      <w:r w:rsidRPr="00C66272">
        <w:rPr>
          <w:rFonts w:ascii="Brill" w:eastAsia="Brill" w:hAnsi="Brill" w:cs="Brill"/>
          <w:vertAlign w:val="superscript"/>
        </w:rPr>
        <w:footnoteReference w:id="54"/>
      </w:r>
      <w:r w:rsidRPr="00C66272">
        <w:rPr>
          <w:rFonts w:ascii="Brill" w:eastAsia="Brill" w:hAnsi="Brill" w:cs="Brill"/>
        </w:rPr>
        <w:t xml:space="preserve"> Various types of cargo, ship crews, and travellers of all kinds </w:t>
      </w:r>
      <w:r w:rsidR="001224A0" w:rsidRPr="00C66272">
        <w:rPr>
          <w:rFonts w:ascii="Brill" w:eastAsia="Brill" w:hAnsi="Brill" w:cs="Brill"/>
        </w:rPr>
        <w:t xml:space="preserve">have </w:t>
      </w:r>
      <w:r w:rsidRPr="00C66272">
        <w:rPr>
          <w:rFonts w:ascii="Brill" w:eastAsia="Brill" w:hAnsi="Brill" w:cs="Brill"/>
        </w:rPr>
        <w:t>moved in and out of the port around the clock, creating the unique bustle that distinguishes port cities from other vibrant metropolises. Port cities have always been sites of complex interactions between the global and the local (</w:t>
      </w:r>
      <w:r w:rsidRPr="00CE472E">
        <w:rPr>
          <w:rFonts w:ascii="Brill" w:eastAsia="Brill" w:hAnsi="Brill" w:cs="Brill"/>
        </w:rPr>
        <w:t>Hein, 2014</w:t>
      </w:r>
      <w:r w:rsidRPr="00C66272">
        <w:rPr>
          <w:rFonts w:ascii="Brill" w:eastAsia="Brill" w:hAnsi="Brill" w:cs="Brill"/>
        </w:rPr>
        <w:t xml:space="preserve">; </w:t>
      </w:r>
      <w:r w:rsidRPr="00CE472E">
        <w:rPr>
          <w:rFonts w:ascii="Brill" w:eastAsia="Brill" w:hAnsi="Brill" w:cs="Brill"/>
        </w:rPr>
        <w:t>Hoyle, 2000</w:t>
      </w:r>
      <w:r w:rsidRPr="00C66272">
        <w:rPr>
          <w:rFonts w:ascii="Brill" w:eastAsia="Brill" w:hAnsi="Brill" w:cs="Brill"/>
        </w:rPr>
        <w:t xml:space="preserve">). Their particular spatial structures </w:t>
      </w:r>
      <w:ins w:id="3980" w:author="Autor">
        <w:r w:rsidR="00515396">
          <w:rPr>
            <w:rFonts w:ascii="ArialMT" w:eastAsia="ArialMT" w:cs="ArialMT" w:hint="eastAsia"/>
            <w:sz w:val="17"/>
            <w:szCs w:val="17"/>
            <w:lang w:val="en-AU"/>
          </w:rPr>
          <w:t>–</w:t>
        </w:r>
        <w:r w:rsidR="00515396" w:rsidRPr="00C66272" w:rsidDel="00515396">
          <w:rPr>
            <w:rFonts w:ascii="Brill" w:eastAsia="Brill" w:hAnsi="Brill" w:cs="Brill"/>
          </w:rPr>
          <w:t xml:space="preserve"> </w:t>
        </w:r>
      </w:ins>
      <w:del w:id="3981" w:author="Autor">
        <w:r w:rsidRPr="00C66272" w:rsidDel="00515396">
          <w:rPr>
            <w:rFonts w:ascii="Brill" w:eastAsia="Brill" w:hAnsi="Brill" w:cs="Brill"/>
          </w:rPr>
          <w:delText>—</w:delText>
        </w:r>
      </w:del>
      <w:r w:rsidRPr="00C66272">
        <w:rPr>
          <w:rFonts w:ascii="Brill" w:eastAsia="Brill" w:hAnsi="Brill" w:cs="Brill"/>
        </w:rPr>
        <w:t xml:space="preserve"> </w:t>
      </w:r>
      <w:r w:rsidR="00481F66" w:rsidRPr="00C66272">
        <w:rPr>
          <w:rFonts w:ascii="Brill" w:eastAsia="Brill" w:hAnsi="Brill" w:cs="Brill"/>
        </w:rPr>
        <w:t xml:space="preserve">at once </w:t>
      </w:r>
      <w:r w:rsidRPr="00C66272">
        <w:rPr>
          <w:rFonts w:ascii="Brill" w:eastAsia="Brill" w:hAnsi="Brill" w:cs="Brill"/>
        </w:rPr>
        <w:t>urban and maritime</w:t>
      </w:r>
      <w:r w:rsidR="00481F66" w:rsidRPr="00C66272">
        <w:rPr>
          <w:rFonts w:ascii="Brill" w:eastAsia="Brill" w:hAnsi="Brill" w:cs="Brill"/>
        </w:rPr>
        <w:t xml:space="preserve"> </w:t>
      </w:r>
      <w:ins w:id="3982" w:author="Autor">
        <w:r w:rsidR="00515396">
          <w:rPr>
            <w:rFonts w:ascii="ArialMT" w:eastAsia="ArialMT" w:cs="ArialMT" w:hint="eastAsia"/>
            <w:sz w:val="17"/>
            <w:szCs w:val="17"/>
            <w:lang w:val="en-AU"/>
          </w:rPr>
          <w:t>–</w:t>
        </w:r>
        <w:r w:rsidR="00515396" w:rsidRPr="00C66272" w:rsidDel="00515396">
          <w:rPr>
            <w:rFonts w:ascii="Brill" w:eastAsia="Brill" w:hAnsi="Brill" w:cs="Brill"/>
          </w:rPr>
          <w:t xml:space="preserve"> </w:t>
        </w:r>
      </w:ins>
      <w:del w:id="3983" w:author="Autor">
        <w:r w:rsidRPr="00C66272" w:rsidDel="00515396">
          <w:rPr>
            <w:rFonts w:ascii="Brill" w:eastAsia="Brill" w:hAnsi="Brill" w:cs="Brill"/>
          </w:rPr>
          <w:delText>—</w:delText>
        </w:r>
      </w:del>
      <w:r w:rsidRPr="00C66272">
        <w:rPr>
          <w:rFonts w:ascii="Brill" w:eastAsia="Brill" w:hAnsi="Brill" w:cs="Brill"/>
        </w:rPr>
        <w:t xml:space="preserve"> have in recent years been subsumed under terms such as “</w:t>
      </w:r>
      <w:proofErr w:type="spellStart"/>
      <w:r w:rsidRPr="00C66272">
        <w:rPr>
          <w:rFonts w:ascii="Brill" w:eastAsia="Brill" w:hAnsi="Brill" w:cs="Brill"/>
        </w:rPr>
        <w:t>bluespace</w:t>
      </w:r>
      <w:proofErr w:type="spellEnd"/>
      <w:ins w:id="3984" w:author="Autor">
        <w:r w:rsidR="00515396">
          <w:rPr>
            <w:rFonts w:ascii="Brill" w:eastAsia="Brill" w:hAnsi="Brill" w:cs="Brill"/>
          </w:rPr>
          <w:t>,</w:t>
        </w:r>
      </w:ins>
      <w:r w:rsidRPr="00C66272">
        <w:rPr>
          <w:rFonts w:ascii="Brill" w:eastAsia="Brill" w:hAnsi="Brill" w:cs="Brill"/>
        </w:rPr>
        <w:t>”</w:t>
      </w:r>
      <w:del w:id="3985" w:author="Autor">
        <w:r w:rsidRPr="00C66272" w:rsidDel="00515396">
          <w:rPr>
            <w:rFonts w:ascii="Brill" w:eastAsia="Brill" w:hAnsi="Brill" w:cs="Brill"/>
          </w:rPr>
          <w:delText>,</w:delText>
        </w:r>
      </w:del>
      <w:r w:rsidRPr="00C66272">
        <w:rPr>
          <w:rFonts w:ascii="Brill" w:eastAsia="Brill" w:hAnsi="Brill" w:cs="Brill"/>
        </w:rPr>
        <w:t xml:space="preserve"> “</w:t>
      </w:r>
      <w:proofErr w:type="spellStart"/>
      <w:r w:rsidRPr="00C66272">
        <w:rPr>
          <w:rFonts w:ascii="Brill" w:eastAsia="Brill" w:hAnsi="Brill" w:cs="Brill"/>
        </w:rPr>
        <w:t>portuality</w:t>
      </w:r>
      <w:proofErr w:type="spellEnd"/>
      <w:ins w:id="3986" w:author="Autor">
        <w:r w:rsidR="00515396">
          <w:rPr>
            <w:rFonts w:ascii="Brill" w:eastAsia="Brill" w:hAnsi="Brill" w:cs="Brill"/>
          </w:rPr>
          <w:t>,</w:t>
        </w:r>
      </w:ins>
      <w:r w:rsidRPr="00C66272">
        <w:rPr>
          <w:rFonts w:ascii="Brill" w:eastAsia="Brill" w:hAnsi="Brill" w:cs="Brill"/>
        </w:rPr>
        <w:t>”</w:t>
      </w:r>
      <w:del w:id="3987" w:author="Autor">
        <w:r w:rsidRPr="00C66272" w:rsidDel="00515396">
          <w:rPr>
            <w:rFonts w:ascii="Brill" w:eastAsia="Brill" w:hAnsi="Brill" w:cs="Brill"/>
          </w:rPr>
          <w:delText>,</w:delText>
        </w:r>
      </w:del>
      <w:r w:rsidRPr="00C66272">
        <w:rPr>
          <w:rFonts w:ascii="Brill" w:eastAsia="Brill" w:hAnsi="Brill" w:cs="Brill"/>
        </w:rPr>
        <w:t xml:space="preserve"> </w:t>
      </w:r>
      <w:r w:rsidR="00481F66" w:rsidRPr="00C66272">
        <w:rPr>
          <w:rFonts w:ascii="Brill" w:eastAsia="Brill" w:hAnsi="Brill" w:cs="Brill"/>
        </w:rPr>
        <w:t>and</w:t>
      </w:r>
      <w:r w:rsidRPr="00C66272">
        <w:rPr>
          <w:rFonts w:ascii="Brill" w:eastAsia="Brill" w:hAnsi="Brill" w:cs="Brill"/>
        </w:rPr>
        <w:t xml:space="preserve"> “port cityscape” (</w:t>
      </w:r>
      <w:commentRangeStart w:id="3988"/>
      <w:r w:rsidR="00F62668" w:rsidRPr="00B4294C">
        <w:rPr>
          <w:rFonts w:ascii="Brill" w:eastAsia="Brill" w:hAnsi="Brill" w:cs="Brill"/>
        </w:rPr>
        <w:t>Hein, 2011</w:t>
      </w:r>
      <w:commentRangeEnd w:id="3988"/>
      <w:r w:rsidR="00B4294C">
        <w:rPr>
          <w:rStyle w:val="Odwoaniedokomentarza"/>
          <w:lang w:val="en-AU"/>
        </w:rPr>
        <w:commentReference w:id="3988"/>
      </w:r>
      <w:r w:rsidR="00F62668">
        <w:rPr>
          <w:rFonts w:ascii="Brill" w:eastAsia="Brill" w:hAnsi="Brill" w:cs="Brill"/>
        </w:rPr>
        <w:t xml:space="preserve">; </w:t>
      </w:r>
      <w:r w:rsidRPr="00C66272">
        <w:rPr>
          <w:rFonts w:ascii="Brill" w:eastAsia="Brill" w:hAnsi="Brill" w:cs="Brill"/>
        </w:rPr>
        <w:t>Hein</w:t>
      </w:r>
      <w:ins w:id="3989" w:author="Autor">
        <w:r w:rsidR="00515396">
          <w:rPr>
            <w:rFonts w:ascii="Brill" w:eastAsia="Brill" w:hAnsi="Brill" w:cs="Brill"/>
          </w:rPr>
          <w:t xml:space="preserve"> et al.</w:t>
        </w:r>
      </w:ins>
      <w:del w:id="3990" w:author="Autor">
        <w:r w:rsidRPr="00C66272" w:rsidDel="00515396">
          <w:rPr>
            <w:rFonts w:ascii="Brill" w:eastAsia="Brill" w:hAnsi="Brill" w:cs="Brill"/>
          </w:rPr>
          <w:delText>, Luning &amp; Van de Laar</w:delText>
        </w:r>
      </w:del>
      <w:r w:rsidRPr="00C66272">
        <w:rPr>
          <w:rFonts w:ascii="Brill" w:eastAsia="Brill" w:hAnsi="Brill" w:cs="Brill"/>
        </w:rPr>
        <w:t>, 2021). For those who d</w:t>
      </w:r>
      <w:r w:rsidR="00481F66" w:rsidRPr="00C66272">
        <w:rPr>
          <w:rFonts w:ascii="Brill" w:eastAsia="Brill" w:hAnsi="Brill" w:cs="Brill"/>
        </w:rPr>
        <w:t>o</w:t>
      </w:r>
      <w:r w:rsidRPr="00C66272">
        <w:rPr>
          <w:rFonts w:ascii="Brill" w:eastAsia="Brill" w:hAnsi="Brill" w:cs="Brill"/>
        </w:rPr>
        <w:t xml:space="preserve"> not make it aboard a ship and out to the sea, the port districts themselves </w:t>
      </w:r>
      <w:r w:rsidR="00481F66" w:rsidRPr="00C66272">
        <w:rPr>
          <w:rFonts w:ascii="Brill" w:eastAsia="Brill" w:hAnsi="Brill" w:cs="Brill"/>
        </w:rPr>
        <w:t xml:space="preserve">have </w:t>
      </w:r>
      <w:r w:rsidRPr="00C66272">
        <w:rPr>
          <w:rFonts w:ascii="Brill" w:eastAsia="Brill" w:hAnsi="Brill" w:cs="Brill"/>
        </w:rPr>
        <w:t>represented places of longing</w:t>
      </w:r>
      <w:r w:rsidR="00E306C4" w:rsidRPr="00C66272">
        <w:rPr>
          <w:rFonts w:ascii="Brill" w:eastAsia="Brill" w:hAnsi="Brill" w:cs="Brill"/>
        </w:rPr>
        <w:t>,</w:t>
      </w:r>
      <w:r w:rsidRPr="00C66272">
        <w:rPr>
          <w:rFonts w:ascii="Brill" w:eastAsia="Brill" w:hAnsi="Brill" w:cs="Brill"/>
        </w:rPr>
        <w:t xml:space="preserve"> full of freedom and adventure</w:t>
      </w:r>
      <w:r w:rsidR="00E306C4" w:rsidRPr="00C66272">
        <w:rPr>
          <w:rFonts w:ascii="Brill" w:eastAsia="Brill" w:hAnsi="Brill" w:cs="Brill"/>
        </w:rPr>
        <w:t>,</w:t>
      </w:r>
      <w:r w:rsidRPr="00C66272">
        <w:rPr>
          <w:rFonts w:ascii="Brill" w:eastAsia="Brill" w:hAnsi="Brill" w:cs="Brill"/>
        </w:rPr>
        <w:t xml:space="preserve"> that </w:t>
      </w:r>
      <w:r w:rsidR="00E306C4" w:rsidRPr="00C66272">
        <w:rPr>
          <w:rFonts w:ascii="Brill" w:eastAsia="Brill" w:hAnsi="Brill" w:cs="Brill"/>
        </w:rPr>
        <w:t xml:space="preserve">have </w:t>
      </w:r>
      <w:r w:rsidRPr="00C66272">
        <w:rPr>
          <w:rFonts w:ascii="Brill" w:eastAsia="Brill" w:hAnsi="Brill" w:cs="Brill"/>
        </w:rPr>
        <w:t>captivated locals and visitors alike with offers of entertainment, alcohol</w:t>
      </w:r>
      <w:ins w:id="3991" w:author="Autor">
        <w:r w:rsidR="00515396">
          <w:rPr>
            <w:rFonts w:ascii="Brill" w:eastAsia="Brill" w:hAnsi="Brill" w:cs="Brill"/>
          </w:rPr>
          <w:t>,</w:t>
        </w:r>
      </w:ins>
      <w:r w:rsidRPr="00C66272">
        <w:rPr>
          <w:rFonts w:ascii="Brill" w:eastAsia="Brill" w:hAnsi="Brill" w:cs="Brill"/>
        </w:rPr>
        <w:t xml:space="preserve"> and sex. The term “</w:t>
      </w:r>
      <w:proofErr w:type="spellStart"/>
      <w:r w:rsidRPr="00C66272">
        <w:rPr>
          <w:rFonts w:ascii="Brill" w:eastAsia="Brill" w:hAnsi="Brill" w:cs="Brill"/>
        </w:rPr>
        <w:t>pleasurescapes</w:t>
      </w:r>
      <w:proofErr w:type="spellEnd"/>
      <w:r w:rsidRPr="00C66272">
        <w:rPr>
          <w:rFonts w:ascii="Brill" w:eastAsia="Brill" w:hAnsi="Brill" w:cs="Brill"/>
        </w:rPr>
        <w:t>” has been proposed to describe the complex interaction of space, culture, and social relations in these districts (</w:t>
      </w:r>
      <w:proofErr w:type="spellStart"/>
      <w:r w:rsidRPr="00CE472E">
        <w:rPr>
          <w:rFonts w:ascii="Brill" w:eastAsia="Brill" w:hAnsi="Brill" w:cs="Brill"/>
        </w:rPr>
        <w:t>Kosok</w:t>
      </w:r>
      <w:proofErr w:type="spellEnd"/>
      <w:r w:rsidRPr="00CE472E">
        <w:rPr>
          <w:rFonts w:ascii="Brill" w:eastAsia="Brill" w:hAnsi="Brill" w:cs="Brill"/>
        </w:rPr>
        <w:t>, 2022</w:t>
      </w:r>
      <w:r w:rsidRPr="00C66272">
        <w:rPr>
          <w:rFonts w:ascii="Brill" w:eastAsia="Brill" w:hAnsi="Brill" w:cs="Brill"/>
        </w:rPr>
        <w:t xml:space="preserve">). </w:t>
      </w:r>
    </w:p>
    <w:p w14:paraId="35077D5B" w14:textId="79A1C8D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culture of port cities </w:t>
      </w:r>
      <w:del w:id="3992" w:author="Autor">
        <w:r w:rsidR="00E306C4" w:rsidRPr="00C66272" w:rsidDel="00515396">
          <w:rPr>
            <w:rFonts w:ascii="Brill" w:eastAsia="Brill" w:hAnsi="Brill" w:cs="Brill"/>
          </w:rPr>
          <w:delText xml:space="preserve">has </w:delText>
        </w:r>
      </w:del>
      <w:r w:rsidRPr="00C66272">
        <w:rPr>
          <w:rFonts w:ascii="Brill" w:eastAsia="Brill" w:hAnsi="Brill" w:cs="Brill"/>
        </w:rPr>
        <w:t>seem</w:t>
      </w:r>
      <w:ins w:id="3993" w:author="Autor">
        <w:r w:rsidR="00515396">
          <w:rPr>
            <w:rFonts w:ascii="Brill" w:eastAsia="Brill" w:hAnsi="Brill" w:cs="Brill"/>
          </w:rPr>
          <w:t>s</w:t>
        </w:r>
      </w:ins>
      <w:del w:id="3994" w:author="Autor">
        <w:r w:rsidRPr="00C66272" w:rsidDel="00515396">
          <w:rPr>
            <w:rFonts w:ascii="Brill" w:eastAsia="Brill" w:hAnsi="Brill" w:cs="Brill"/>
          </w:rPr>
          <w:delText>ed to be</w:delText>
        </w:r>
      </w:del>
      <w:r w:rsidRPr="00C66272">
        <w:rPr>
          <w:rFonts w:ascii="Brill" w:eastAsia="Brill" w:hAnsi="Brill" w:cs="Brill"/>
        </w:rPr>
        <w:t xml:space="preserve"> different from that of other cities</w:t>
      </w:r>
      <w:ins w:id="3995" w:author="Autor">
        <w:r w:rsidR="00515396">
          <w:rPr>
            <w:rFonts w:ascii="Brill" w:eastAsia="Brill" w:hAnsi="Brill" w:cs="Brill"/>
          </w:rPr>
          <w:t>,</w:t>
        </w:r>
      </w:ins>
      <w:del w:id="3996" w:author="Autor">
        <w:r w:rsidRPr="00C66272" w:rsidDel="00515396">
          <w:rPr>
            <w:rFonts w:ascii="Brill" w:eastAsia="Brill" w:hAnsi="Brill" w:cs="Brill"/>
          </w:rPr>
          <w:delText xml:space="preserve"> and</w:delText>
        </w:r>
      </w:del>
      <w:r w:rsidRPr="00C66272">
        <w:rPr>
          <w:rFonts w:ascii="Brill" w:eastAsia="Brill" w:hAnsi="Brill" w:cs="Brill"/>
        </w:rPr>
        <w:t xml:space="preserve"> </w:t>
      </w:r>
      <w:del w:id="3997" w:author="Autor">
        <w:r w:rsidRPr="00C66272" w:rsidDel="00D95C4F">
          <w:rPr>
            <w:rFonts w:ascii="Brill" w:eastAsia="Brill" w:hAnsi="Brill" w:cs="Brill"/>
          </w:rPr>
          <w:delText>characterise</w:delText>
        </w:r>
      </w:del>
      <w:ins w:id="3998" w:author="Autor">
        <w:r w:rsidR="00D95C4F">
          <w:rPr>
            <w:rFonts w:ascii="Brill" w:eastAsia="Brill" w:hAnsi="Brill" w:cs="Brill"/>
          </w:rPr>
          <w:t>characterize</w:t>
        </w:r>
      </w:ins>
      <w:r w:rsidRPr="00C66272">
        <w:rPr>
          <w:rFonts w:ascii="Brill" w:eastAsia="Brill" w:hAnsi="Brill" w:cs="Brill"/>
        </w:rPr>
        <w:t xml:space="preserve">d by cosmopolitanism, internationalism, </w:t>
      </w:r>
      <w:r w:rsidR="00934C5C" w:rsidRPr="00C66272">
        <w:rPr>
          <w:rFonts w:ascii="Brill" w:eastAsia="Brill" w:hAnsi="Brill" w:cs="Brill"/>
        </w:rPr>
        <w:t>liberalism</w:t>
      </w:r>
      <w:r w:rsidRPr="00C66272">
        <w:rPr>
          <w:rFonts w:ascii="Brill" w:eastAsia="Brill" w:hAnsi="Brill" w:cs="Brill"/>
        </w:rPr>
        <w:t xml:space="preserve">, and the exoticism of foreign sailors and the goods they </w:t>
      </w:r>
      <w:r w:rsidR="00934C5C" w:rsidRPr="00C66272">
        <w:rPr>
          <w:rFonts w:ascii="Brill" w:eastAsia="Brill" w:hAnsi="Brill" w:cs="Brill"/>
        </w:rPr>
        <w:t xml:space="preserve">have </w:t>
      </w:r>
      <w:r w:rsidRPr="00C66272">
        <w:rPr>
          <w:rFonts w:ascii="Brill" w:eastAsia="Brill" w:hAnsi="Brill" w:cs="Brill"/>
        </w:rPr>
        <w:t>brought with them. The maritime “mind-set” extends beyond the port itself and the businesses operating there, and</w:t>
      </w:r>
      <w:r w:rsidR="00F62D72" w:rsidRPr="00C66272">
        <w:rPr>
          <w:rFonts w:ascii="Brill" w:eastAsia="Brill" w:hAnsi="Brill" w:cs="Brill"/>
        </w:rPr>
        <w:t xml:space="preserve"> it</w:t>
      </w:r>
      <w:r w:rsidRPr="00C66272">
        <w:rPr>
          <w:rFonts w:ascii="Brill" w:eastAsia="Brill" w:hAnsi="Brill" w:cs="Brill"/>
        </w:rPr>
        <w:t xml:space="preserve"> continues to shape port cities even after their ports have lost economic relevance or become spatially separated from the city (Hein</w:t>
      </w:r>
      <w:del w:id="3999" w:author="Autor">
        <w:r w:rsidRPr="00C66272" w:rsidDel="00515396">
          <w:rPr>
            <w:rFonts w:ascii="Brill" w:eastAsia="Brill" w:hAnsi="Brill" w:cs="Brill"/>
          </w:rPr>
          <w:delText>, Luning &amp; Van de Laar</w:delText>
        </w:r>
      </w:del>
      <w:ins w:id="4000" w:author="Autor">
        <w:r w:rsidR="00515396">
          <w:rPr>
            <w:rFonts w:ascii="Brill" w:eastAsia="Brill" w:hAnsi="Brill" w:cs="Brill"/>
          </w:rPr>
          <w:t xml:space="preserve"> et al.</w:t>
        </w:r>
      </w:ins>
      <w:r w:rsidRPr="00C66272">
        <w:rPr>
          <w:rFonts w:ascii="Brill" w:eastAsia="Brill" w:hAnsi="Brill" w:cs="Brill"/>
        </w:rPr>
        <w:t xml:space="preserve">, 2021; </w:t>
      </w:r>
      <w:r w:rsidRPr="00CE472E">
        <w:rPr>
          <w:rFonts w:ascii="Brill" w:eastAsia="Brill" w:hAnsi="Brill" w:cs="Brill"/>
        </w:rPr>
        <w:t>Mah, 2014</w:t>
      </w:r>
      <w:r w:rsidRPr="00C66272">
        <w:rPr>
          <w:rFonts w:ascii="Brill" w:eastAsia="Brill" w:hAnsi="Brill" w:cs="Brill"/>
        </w:rPr>
        <w:t xml:space="preserve">; </w:t>
      </w:r>
      <w:proofErr w:type="spellStart"/>
      <w:r w:rsidRPr="00CE472E">
        <w:rPr>
          <w:rFonts w:ascii="Brill" w:eastAsia="Brill" w:hAnsi="Brill" w:cs="Brill"/>
        </w:rPr>
        <w:t>Warsewa</w:t>
      </w:r>
      <w:proofErr w:type="spellEnd"/>
      <w:r w:rsidRPr="00CE472E">
        <w:rPr>
          <w:rFonts w:ascii="Brill" w:eastAsia="Brill" w:hAnsi="Brill" w:cs="Brill"/>
        </w:rPr>
        <w:t>, 2010</w:t>
      </w:r>
      <w:r w:rsidRPr="00C66272">
        <w:rPr>
          <w:rFonts w:ascii="Brill" w:eastAsia="Brill" w:hAnsi="Brill" w:cs="Brill"/>
        </w:rPr>
        <w:t xml:space="preserve">). The industrialisation </w:t>
      </w:r>
      <w:r w:rsidR="00F62D72" w:rsidRPr="00C66272">
        <w:rPr>
          <w:rFonts w:ascii="Brill" w:eastAsia="Brill" w:hAnsi="Brill" w:cs="Brill"/>
        </w:rPr>
        <w:t>of</w:t>
      </w:r>
      <w:r w:rsidRPr="00C66272">
        <w:rPr>
          <w:rFonts w:ascii="Brill" w:eastAsia="Brill" w:hAnsi="Brill" w:cs="Brill"/>
        </w:rPr>
        <w:t xml:space="preserve"> ports after 1945 and the containerisation of general cargo since the 1960s have de-romanticised the maritime sphere. At the same </w:t>
      </w:r>
      <w:del w:id="4001" w:author="Autor">
        <w:r w:rsidRPr="00C66272" w:rsidDel="00515396">
          <w:rPr>
            <w:rFonts w:ascii="Brill" w:eastAsia="Brill" w:hAnsi="Brill" w:cs="Brill"/>
          </w:rPr>
          <w:delText>time</w:delText>
        </w:r>
      </w:del>
      <w:ins w:id="4002" w:author="Autor">
        <w:r w:rsidR="00515396" w:rsidRPr="00C66272">
          <w:rPr>
            <w:rFonts w:ascii="Brill" w:eastAsia="Brill" w:hAnsi="Brill" w:cs="Brill"/>
          </w:rPr>
          <w:t>time,</w:t>
        </w:r>
      </w:ins>
      <w:r w:rsidRPr="00C66272">
        <w:rPr>
          <w:rFonts w:ascii="Brill" w:eastAsia="Brill" w:hAnsi="Brill" w:cs="Brill"/>
        </w:rPr>
        <w:t xml:space="preserve"> they have set in motion forms of nostalgic restaging through port festivals, museum ships, </w:t>
      </w:r>
      <w:r w:rsidRPr="00C66272">
        <w:rPr>
          <w:rFonts w:ascii="Brill" w:eastAsia="Brill" w:hAnsi="Brill" w:cs="Brill"/>
        </w:rPr>
        <w:lastRenderedPageBreak/>
        <w:t>and the inclusion of old piers, port cranes, and the like in urban heritage concepts (</w:t>
      </w:r>
      <w:proofErr w:type="spellStart"/>
      <w:r w:rsidRPr="00CE472E">
        <w:rPr>
          <w:rFonts w:ascii="Brill" w:eastAsia="Brill" w:hAnsi="Brill" w:cs="Brill"/>
        </w:rPr>
        <w:t>Ruhkopf</w:t>
      </w:r>
      <w:proofErr w:type="spellEnd"/>
      <w:r w:rsidRPr="00CE472E">
        <w:rPr>
          <w:rFonts w:ascii="Brill" w:eastAsia="Brill" w:hAnsi="Brill" w:cs="Brill"/>
        </w:rPr>
        <w:t>, 2021; Strupp, 2020</w:t>
      </w:r>
      <w:r w:rsidRPr="00C66272">
        <w:rPr>
          <w:rFonts w:ascii="Brill" w:eastAsia="Brill" w:hAnsi="Brill" w:cs="Brill"/>
        </w:rPr>
        <w:t xml:space="preserve">; </w:t>
      </w:r>
      <w:r w:rsidRPr="00CE472E">
        <w:rPr>
          <w:rFonts w:ascii="Brill" w:eastAsia="Brill" w:hAnsi="Brill" w:cs="Brill"/>
        </w:rPr>
        <w:t>Schubert, 2018</w:t>
      </w:r>
      <w:r w:rsidRPr="00C66272">
        <w:rPr>
          <w:rFonts w:ascii="Brill" w:eastAsia="Brill" w:hAnsi="Brill" w:cs="Brill"/>
        </w:rPr>
        <w:t xml:space="preserve">). </w:t>
      </w:r>
    </w:p>
    <w:p w14:paraId="35077D5C" w14:textId="6F1C85D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For centuries, however, the positive “blue” image has been contrasted with a negative “black” image of “crime, violence, poverty, and social exclusion</w:t>
      </w:r>
      <w:ins w:id="4003" w:author="Autor">
        <w:r w:rsidR="00515396">
          <w:rPr>
            <w:rFonts w:ascii="Brill" w:eastAsia="Brill" w:hAnsi="Brill" w:cs="Brill"/>
          </w:rPr>
          <w:t>,</w:t>
        </w:r>
      </w:ins>
      <w:r w:rsidRPr="00C66272">
        <w:rPr>
          <w:rFonts w:ascii="Brill" w:eastAsia="Brill" w:hAnsi="Brill" w:cs="Brill"/>
        </w:rPr>
        <w:t>”</w:t>
      </w:r>
      <w:del w:id="4004" w:author="Autor">
        <w:r w:rsidRPr="00C66272" w:rsidDel="00515396">
          <w:rPr>
            <w:rFonts w:ascii="Brill" w:eastAsia="Brill" w:hAnsi="Brill" w:cs="Brill"/>
          </w:rPr>
          <w:delText>,</w:delText>
        </w:r>
      </w:del>
      <w:r w:rsidRPr="00C66272">
        <w:rPr>
          <w:rFonts w:ascii="Brill" w:eastAsia="Brill" w:hAnsi="Brill" w:cs="Brill"/>
        </w:rPr>
        <w:t xml:space="preserve"> as British sociologist Alice Mah has put it (Mah, 2014, p.</w:t>
      </w:r>
      <w:del w:id="4005" w:author="Autor">
        <w:r w:rsidRPr="00C66272" w:rsidDel="00515396">
          <w:rPr>
            <w:rFonts w:ascii="Brill" w:eastAsia="Brill" w:hAnsi="Brill" w:cs="Brill"/>
          </w:rPr>
          <w:delText xml:space="preserve"> </w:delText>
        </w:r>
      </w:del>
      <w:r w:rsidRPr="00C66272">
        <w:rPr>
          <w:rFonts w:ascii="Brill" w:eastAsia="Brill" w:hAnsi="Brill" w:cs="Brill"/>
        </w:rPr>
        <w:t xml:space="preserve">27). Port cities </w:t>
      </w:r>
      <w:ins w:id="4006" w:author="Autor">
        <w:r w:rsidR="00515396">
          <w:rPr>
            <w:rFonts w:ascii="ArialMT" w:eastAsia="ArialMT" w:cs="ArialMT" w:hint="eastAsia"/>
            <w:sz w:val="17"/>
            <w:szCs w:val="17"/>
            <w:lang w:val="en-AU"/>
          </w:rPr>
          <w:t>–</w:t>
        </w:r>
        <w:r w:rsidR="00515396" w:rsidRPr="00C66272" w:rsidDel="00515396">
          <w:rPr>
            <w:rFonts w:ascii="Brill" w:eastAsia="Brill" w:hAnsi="Brill" w:cs="Brill"/>
          </w:rPr>
          <w:t xml:space="preserve"> </w:t>
        </w:r>
      </w:ins>
      <w:del w:id="4007" w:author="Autor">
        <w:r w:rsidRPr="00C66272" w:rsidDel="00515396">
          <w:rPr>
            <w:rFonts w:ascii="Brill" w:eastAsia="Brill" w:hAnsi="Brill" w:cs="Brill"/>
          </w:rPr>
          <w:delText>—</w:delText>
        </w:r>
      </w:del>
      <w:r w:rsidRPr="00C66272">
        <w:rPr>
          <w:rFonts w:ascii="Brill" w:eastAsia="Brill" w:hAnsi="Brill" w:cs="Brill"/>
        </w:rPr>
        <w:t xml:space="preserve"> or at least the ports themselves and the neighbouring “</w:t>
      </w:r>
      <w:commentRangeStart w:id="4008"/>
      <w:proofErr w:type="spellStart"/>
      <w:r w:rsidRPr="00C66272">
        <w:rPr>
          <w:rFonts w:ascii="Brill" w:eastAsia="Brill" w:hAnsi="Brill" w:cs="Brill"/>
        </w:rPr>
        <w:t>sailor</w:t>
      </w:r>
      <w:del w:id="4009" w:author="Autor">
        <w:r w:rsidRPr="00C66272" w:rsidDel="00733A75">
          <w:rPr>
            <w:rFonts w:ascii="Brill" w:eastAsia="Brill" w:hAnsi="Brill" w:cs="Brill"/>
          </w:rPr>
          <w:delText xml:space="preserve"> </w:delText>
        </w:r>
      </w:del>
      <w:r w:rsidRPr="00C66272">
        <w:rPr>
          <w:rFonts w:ascii="Brill" w:eastAsia="Brill" w:hAnsi="Brill" w:cs="Brill"/>
        </w:rPr>
        <w:t>towns</w:t>
      </w:r>
      <w:commentRangeEnd w:id="4008"/>
      <w:proofErr w:type="spellEnd"/>
      <w:r w:rsidR="00515396">
        <w:rPr>
          <w:rStyle w:val="Odwoaniedokomentarza"/>
          <w:lang w:val="en-AU"/>
        </w:rPr>
        <w:commentReference w:id="4008"/>
      </w:r>
      <w:r w:rsidRPr="00C66272">
        <w:rPr>
          <w:rFonts w:ascii="Brill" w:eastAsia="Brill" w:hAnsi="Brill" w:cs="Brill"/>
        </w:rPr>
        <w:t>” (</w:t>
      </w:r>
      <w:r w:rsidRPr="00A36921">
        <w:rPr>
          <w:rFonts w:ascii="Brill" w:eastAsia="Brill" w:hAnsi="Brill" w:cs="Brill"/>
        </w:rPr>
        <w:t>Baptist, 2020</w:t>
      </w:r>
      <w:r w:rsidRPr="00C66272">
        <w:rPr>
          <w:rFonts w:ascii="Brill" w:eastAsia="Brill" w:hAnsi="Brill" w:cs="Brill"/>
        </w:rPr>
        <w:t xml:space="preserve">) </w:t>
      </w:r>
      <w:ins w:id="4010" w:author="Autor">
        <w:r w:rsidR="00515396">
          <w:rPr>
            <w:rFonts w:ascii="ArialMT" w:eastAsia="ArialMT" w:cs="ArialMT" w:hint="eastAsia"/>
            <w:sz w:val="17"/>
            <w:szCs w:val="17"/>
            <w:lang w:val="en-AU"/>
          </w:rPr>
          <w:t>–</w:t>
        </w:r>
        <w:r w:rsidR="00515396" w:rsidRPr="00C66272" w:rsidDel="00515396">
          <w:rPr>
            <w:rFonts w:ascii="Brill" w:eastAsia="Brill" w:hAnsi="Brill" w:cs="Brill"/>
          </w:rPr>
          <w:t xml:space="preserve"> </w:t>
        </w:r>
      </w:ins>
      <w:del w:id="4011" w:author="Autor">
        <w:r w:rsidRPr="00C66272" w:rsidDel="00515396">
          <w:rPr>
            <w:rFonts w:ascii="Brill" w:eastAsia="Brill" w:hAnsi="Brill" w:cs="Brill"/>
          </w:rPr>
          <w:delText>—</w:delText>
        </w:r>
      </w:del>
      <w:r w:rsidRPr="00C66272">
        <w:rPr>
          <w:rFonts w:ascii="Brill" w:eastAsia="Brill" w:hAnsi="Brill" w:cs="Brill"/>
        </w:rPr>
        <w:t xml:space="preserve"> constituted rough, dirty and disreputable worlds in which the foreign appeared not as an enrichment but as a threat to civic order (</w:t>
      </w:r>
      <w:r w:rsidRPr="00A36921">
        <w:rPr>
          <w:rFonts w:ascii="Brill" w:eastAsia="Brill" w:hAnsi="Brill" w:cs="Brill"/>
        </w:rPr>
        <w:t>Beaven</w:t>
      </w:r>
      <w:ins w:id="4012" w:author="Autor">
        <w:r w:rsidR="00515396" w:rsidRPr="00A36921">
          <w:rPr>
            <w:rFonts w:ascii="Brill" w:eastAsia="Brill" w:hAnsi="Brill" w:cs="Brill"/>
          </w:rPr>
          <w:t xml:space="preserve"> et al.</w:t>
        </w:r>
      </w:ins>
      <w:del w:id="4013" w:author="Autor">
        <w:r w:rsidRPr="00A36921" w:rsidDel="00515396">
          <w:rPr>
            <w:rFonts w:ascii="Brill" w:eastAsia="Brill" w:hAnsi="Brill" w:cs="Brill"/>
          </w:rPr>
          <w:delText>, Bell &amp; James</w:delText>
        </w:r>
      </w:del>
      <w:r w:rsidRPr="00A36921">
        <w:rPr>
          <w:rFonts w:ascii="Brill" w:eastAsia="Brill" w:hAnsi="Brill" w:cs="Brill"/>
        </w:rPr>
        <w:t>, 2016</w:t>
      </w:r>
      <w:r w:rsidRPr="00C66272">
        <w:rPr>
          <w:rFonts w:ascii="Brill" w:eastAsia="Brill" w:hAnsi="Brill" w:cs="Brill"/>
        </w:rPr>
        <w:t xml:space="preserve">; </w:t>
      </w:r>
      <w:r w:rsidRPr="00CE472E">
        <w:rPr>
          <w:rFonts w:ascii="Brill" w:eastAsia="Brill" w:hAnsi="Brill" w:cs="Brill"/>
        </w:rPr>
        <w:t xml:space="preserve">Van </w:t>
      </w:r>
      <w:proofErr w:type="spellStart"/>
      <w:r w:rsidRPr="00CE472E">
        <w:rPr>
          <w:rFonts w:ascii="Brill" w:eastAsia="Brill" w:hAnsi="Brill" w:cs="Brill"/>
        </w:rPr>
        <w:t>Hooydonk</w:t>
      </w:r>
      <w:proofErr w:type="spellEnd"/>
      <w:r w:rsidRPr="00CE472E">
        <w:rPr>
          <w:rFonts w:ascii="Brill" w:eastAsia="Brill" w:hAnsi="Brill" w:cs="Brill"/>
        </w:rPr>
        <w:t>, 2007</w:t>
      </w:r>
      <w:r w:rsidRPr="00C66272">
        <w:rPr>
          <w:rFonts w:ascii="Brill" w:eastAsia="Brill" w:hAnsi="Brill" w:cs="Brill"/>
        </w:rPr>
        <w:t>). A sensationalist German “</w:t>
      </w:r>
      <w:proofErr w:type="spellStart"/>
      <w:r w:rsidRPr="00C66272">
        <w:rPr>
          <w:rFonts w:ascii="Brill" w:eastAsia="Brill" w:hAnsi="Brill" w:cs="Brill"/>
        </w:rPr>
        <w:t>Sittengeschichte</w:t>
      </w:r>
      <w:proofErr w:type="spellEnd"/>
      <w:r w:rsidRPr="00C66272">
        <w:rPr>
          <w:rFonts w:ascii="Brill" w:eastAsia="Brill" w:hAnsi="Brill" w:cs="Brill"/>
        </w:rPr>
        <w:t xml:space="preserve"> des </w:t>
      </w:r>
      <w:proofErr w:type="spellStart"/>
      <w:r w:rsidRPr="00C66272">
        <w:rPr>
          <w:rFonts w:ascii="Brill" w:eastAsia="Brill" w:hAnsi="Brill" w:cs="Brill"/>
        </w:rPr>
        <w:t>Hafens</w:t>
      </w:r>
      <w:proofErr w:type="spellEnd"/>
      <w:r w:rsidRPr="00C66272">
        <w:rPr>
          <w:rFonts w:ascii="Brill" w:eastAsia="Brill" w:hAnsi="Brill" w:cs="Brill"/>
        </w:rPr>
        <w:t xml:space="preserve"> und der Reise” (Moral history of the port and the voyage) from 1927 stated that if one were to “compile statistics of sexual, alcoholic and other excesses of all kinds at night in Hamburg’s St. Pauli entertainment district, one would undoubtedly obtain a record number.” However, its central entertainment mile, the Reeperbahn, “as wild and colourful, as mean and vicious as it is, is [...] a children's playground compared to all the pitch-black alleys and streets of the surrounding area” (</w:t>
      </w:r>
      <w:r w:rsidRPr="00CE472E">
        <w:rPr>
          <w:rFonts w:ascii="Brill" w:eastAsia="Brill" w:hAnsi="Brill" w:cs="Brill"/>
        </w:rPr>
        <w:t>Fischer, 1927</w:t>
      </w:r>
      <w:r w:rsidRPr="00C66272">
        <w:rPr>
          <w:rFonts w:ascii="Brill" w:eastAsia="Brill" w:hAnsi="Brill" w:cs="Brill"/>
        </w:rPr>
        <w:t>, p. 15, 17). These alleys and side streets were an expression of the hustle and bustle of port cities as well, but here</w:t>
      </w:r>
      <w:r w:rsidR="00394864" w:rsidRPr="00C66272">
        <w:rPr>
          <w:rFonts w:ascii="Brill" w:eastAsia="Brill" w:hAnsi="Brill" w:cs="Brill"/>
        </w:rPr>
        <w:t>,</w:t>
      </w:r>
      <w:r w:rsidRPr="00C66272">
        <w:rPr>
          <w:rFonts w:ascii="Brill" w:eastAsia="Brill" w:hAnsi="Brill" w:cs="Brill"/>
        </w:rPr>
        <w:t xml:space="preserve"> day and night</w:t>
      </w:r>
      <w:r w:rsidR="00394864" w:rsidRPr="00C66272">
        <w:rPr>
          <w:rFonts w:ascii="Brill" w:eastAsia="Brill" w:hAnsi="Brill" w:cs="Brill"/>
        </w:rPr>
        <w:t>,</w:t>
      </w:r>
      <w:r w:rsidRPr="00C66272">
        <w:rPr>
          <w:rFonts w:ascii="Brill" w:eastAsia="Brill" w:hAnsi="Brill" w:cs="Brill"/>
        </w:rPr>
        <w:t xml:space="preserve"> all kinds of shady activities took place.</w:t>
      </w:r>
    </w:p>
    <w:p w14:paraId="35077D5D" w14:textId="50D0BB4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course of the </w:t>
      </w:r>
      <w:del w:id="4014" w:author="Autor">
        <w:r w:rsidRPr="00C66272" w:rsidDel="00515396">
          <w:rPr>
            <w:rFonts w:ascii="Brill" w:eastAsia="Brill" w:hAnsi="Brill" w:cs="Brill"/>
          </w:rPr>
          <w:delText xml:space="preserve">twentieth </w:delText>
        </w:r>
      </w:del>
      <w:ins w:id="4015" w:author="Autor">
        <w:r w:rsidR="00515396">
          <w:rPr>
            <w:rFonts w:ascii="Brill" w:eastAsia="Brill" w:hAnsi="Brill" w:cs="Brill"/>
          </w:rPr>
          <w:t>20</w:t>
        </w:r>
        <w:r w:rsidR="00515396" w:rsidRPr="00C66272">
          <w:rPr>
            <w:rFonts w:ascii="Brill" w:eastAsia="Brill" w:hAnsi="Brill" w:cs="Brill"/>
          </w:rPr>
          <w:t xml:space="preserve">th </w:t>
        </w:r>
      </w:ins>
      <w:r w:rsidRPr="00C66272">
        <w:rPr>
          <w:rFonts w:ascii="Brill" w:eastAsia="Brill" w:hAnsi="Brill" w:cs="Brill"/>
        </w:rPr>
        <w:t>century, both stereotypes became less pronounced: global trade, internationality</w:t>
      </w:r>
      <w:ins w:id="4016" w:author="Autor">
        <w:r w:rsidR="00515396">
          <w:rPr>
            <w:rFonts w:ascii="Brill" w:eastAsia="Brill" w:hAnsi="Brill" w:cs="Brill"/>
          </w:rPr>
          <w:t>,</w:t>
        </w:r>
      </w:ins>
      <w:r w:rsidRPr="00C66272">
        <w:rPr>
          <w:rFonts w:ascii="Brill" w:eastAsia="Brill" w:hAnsi="Brill" w:cs="Brill"/>
        </w:rPr>
        <w:t xml:space="preserve"> and a liberal spirit were no longer exclusive characteristics of seaport cities, and port districts could no longer be regarded as focal points of crime and immorality. In many cases, the structural transformation of the port industry and the reuse of derelict docklands have given these areas a completely new image. They are now sought-after locations for cultural institutions, the creative industries and exclusive residential developments (</w:t>
      </w:r>
      <w:r w:rsidRPr="00CE472E">
        <w:rPr>
          <w:rFonts w:ascii="Brill" w:eastAsia="Brill" w:hAnsi="Brill" w:cs="Brill"/>
        </w:rPr>
        <w:t>Hein, 2020</w:t>
      </w:r>
      <w:r w:rsidRPr="00C66272">
        <w:rPr>
          <w:rFonts w:ascii="Brill" w:eastAsia="Brill" w:hAnsi="Brill" w:cs="Brill"/>
        </w:rPr>
        <w:t xml:space="preserve">; </w:t>
      </w:r>
      <w:r w:rsidRPr="00CE472E">
        <w:rPr>
          <w:rFonts w:ascii="Brill" w:eastAsia="Brill" w:hAnsi="Brill" w:cs="Brill"/>
        </w:rPr>
        <w:t>Schubert, 2020</w:t>
      </w:r>
      <w:r w:rsidRPr="00C66272">
        <w:rPr>
          <w:rFonts w:ascii="Brill" w:eastAsia="Brill" w:hAnsi="Brill" w:cs="Brill"/>
        </w:rPr>
        <w:t xml:space="preserve">; </w:t>
      </w:r>
      <w:proofErr w:type="spellStart"/>
      <w:r w:rsidRPr="00B4294C">
        <w:rPr>
          <w:rFonts w:ascii="Brill" w:eastAsia="Brill" w:hAnsi="Brill" w:cs="Brill"/>
        </w:rPr>
        <w:t>Desfor</w:t>
      </w:r>
      <w:proofErr w:type="spellEnd"/>
      <w:r w:rsidRPr="00B4294C">
        <w:rPr>
          <w:rFonts w:ascii="Brill" w:eastAsia="Brill" w:hAnsi="Brill" w:cs="Brill"/>
        </w:rPr>
        <w:t xml:space="preserve"> et al., 2011</w:t>
      </w:r>
      <w:r w:rsidRPr="00C66272">
        <w:rPr>
          <w:rFonts w:ascii="Brill" w:eastAsia="Brill" w:hAnsi="Brill" w:cs="Brill"/>
        </w:rPr>
        <w:t xml:space="preserve">). </w:t>
      </w:r>
    </w:p>
    <w:p w14:paraId="35077D5E" w14:textId="2DA418E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When we ask how the ambiguous image of ports and seaport cities and the maritime myths and stereotypes surrounding them were created and inscribed in collective memory over the centuries, fictional representations play an important role. Even at the height of maritime shipping and mass migration in the late 19th century, only a limited number of people experienced the ports first-hand. Everyone else became aware of port cities through artistic and media products. F</w:t>
      </w:r>
      <w:r w:rsidR="000B0B8B" w:rsidRPr="00C66272">
        <w:rPr>
          <w:rFonts w:ascii="Brill" w:eastAsia="Brill" w:hAnsi="Brill" w:cs="Brill"/>
        </w:rPr>
        <w:t>or</w:t>
      </w:r>
      <w:r w:rsidRPr="00C66272">
        <w:rPr>
          <w:rFonts w:ascii="Brill" w:eastAsia="Brill" w:hAnsi="Brill" w:cs="Brill"/>
        </w:rPr>
        <w:t xml:space="preserve"> cultural historians, testimonies, fiction</w:t>
      </w:r>
      <w:r w:rsidR="000B0B8B" w:rsidRPr="00C66272">
        <w:rPr>
          <w:rFonts w:ascii="Brill" w:eastAsia="Brill" w:hAnsi="Brill" w:cs="Brill"/>
        </w:rPr>
        <w:t>,</w:t>
      </w:r>
      <w:r w:rsidRPr="00C66272">
        <w:rPr>
          <w:rFonts w:ascii="Brill" w:eastAsia="Brill" w:hAnsi="Brill" w:cs="Brill"/>
        </w:rPr>
        <w:t xml:space="preserve"> </w:t>
      </w:r>
      <w:r w:rsidR="000B0B8B" w:rsidRPr="00C66272">
        <w:rPr>
          <w:rFonts w:ascii="Brill" w:eastAsia="Brill" w:hAnsi="Brill" w:cs="Brill"/>
        </w:rPr>
        <w:t>and</w:t>
      </w:r>
      <w:r w:rsidRPr="00C66272">
        <w:rPr>
          <w:rFonts w:ascii="Brill" w:eastAsia="Brill" w:hAnsi="Brill" w:cs="Brill"/>
        </w:rPr>
        <w:t xml:space="preserve"> paintings are important sources </w:t>
      </w:r>
      <w:r w:rsidR="00F8183B" w:rsidRPr="00C66272">
        <w:rPr>
          <w:rFonts w:ascii="Brill" w:eastAsia="Brill" w:hAnsi="Brill" w:cs="Brill"/>
        </w:rPr>
        <w:t xml:space="preserve">of evidence about </w:t>
      </w:r>
      <w:r w:rsidRPr="00C66272">
        <w:rPr>
          <w:rFonts w:ascii="Brill" w:eastAsia="Brill" w:hAnsi="Brill" w:cs="Brill"/>
        </w:rPr>
        <w:t xml:space="preserve">the older history of ports. </w:t>
      </w:r>
      <w:r w:rsidR="00F8183B" w:rsidRPr="00C66272">
        <w:rPr>
          <w:rFonts w:ascii="Brill" w:eastAsia="Brill" w:hAnsi="Brill" w:cs="Brill"/>
        </w:rPr>
        <w:t xml:space="preserve">Beginning in </w:t>
      </w:r>
      <w:r w:rsidRPr="00C66272">
        <w:rPr>
          <w:rFonts w:ascii="Brill" w:eastAsia="Brill" w:hAnsi="Brill" w:cs="Brill"/>
        </w:rPr>
        <w:t xml:space="preserve">the </w:t>
      </w:r>
      <w:del w:id="4017" w:author="Autor">
        <w:r w:rsidRPr="00C66272" w:rsidDel="007F6E59">
          <w:rPr>
            <w:rFonts w:ascii="Brill" w:eastAsia="Brill" w:hAnsi="Brill" w:cs="Brill"/>
          </w:rPr>
          <w:delText xml:space="preserve">nineteenth </w:delText>
        </w:r>
      </w:del>
      <w:ins w:id="4018" w:author="Autor">
        <w:r w:rsidR="007F6E59">
          <w:rPr>
            <w:rFonts w:ascii="Brill" w:eastAsia="Brill" w:hAnsi="Brill" w:cs="Brill"/>
          </w:rPr>
          <w:t>19</w:t>
        </w:r>
        <w:r w:rsidR="007F6E59" w:rsidRPr="00C66272">
          <w:rPr>
            <w:rFonts w:ascii="Brill" w:eastAsia="Brill" w:hAnsi="Brill" w:cs="Brill"/>
          </w:rPr>
          <w:t xml:space="preserve">th </w:t>
        </w:r>
      </w:ins>
      <w:r w:rsidRPr="00C66272">
        <w:rPr>
          <w:rFonts w:ascii="Brill" w:eastAsia="Brill" w:hAnsi="Brill" w:cs="Brill"/>
        </w:rPr>
        <w:t xml:space="preserve">century, photography was added to the mix, reaching a wide audience through picture postcards, for </w:t>
      </w:r>
      <w:r w:rsidRPr="00C66272">
        <w:rPr>
          <w:rFonts w:ascii="Brill" w:eastAsia="Brill" w:hAnsi="Brill" w:cs="Brill"/>
        </w:rPr>
        <w:lastRenderedPageBreak/>
        <w:t>example. While at first glance photographs seem to depict reality better than paintings, Maciej Kowalewski has pointed out that they must also be seen as idealised representations, reproducing “stereotypes, myths, simplifications, and beliefs about the identity of places and people” through their choice of subject and point of view (</w:t>
      </w:r>
      <w:commentRangeStart w:id="4019"/>
      <w:r w:rsidRPr="00F34A6C">
        <w:rPr>
          <w:rFonts w:ascii="Brill" w:eastAsia="Brill" w:hAnsi="Brill" w:cs="Brill"/>
          <w:highlight w:val="green"/>
          <w:rPrChange w:id="4020" w:author="Autor">
            <w:rPr>
              <w:rFonts w:ascii="Brill" w:eastAsia="Brill" w:hAnsi="Brill" w:cs="Brill"/>
            </w:rPr>
          </w:rPrChange>
        </w:rPr>
        <w:t xml:space="preserve">Kowalewski, </w:t>
      </w:r>
      <w:ins w:id="4021" w:author="Autor">
        <w:r w:rsidR="00733A75">
          <w:rPr>
            <w:rFonts w:ascii="Brill" w:eastAsia="Brill" w:hAnsi="Brill" w:cs="Brill"/>
            <w:highlight w:val="green"/>
          </w:rPr>
          <w:t xml:space="preserve">p. </w:t>
        </w:r>
      </w:ins>
      <w:del w:id="4022" w:author="Autor">
        <w:r w:rsidRPr="00F34A6C" w:rsidDel="00733A75">
          <w:rPr>
            <w:rFonts w:ascii="Brill" w:eastAsia="Brill" w:hAnsi="Brill" w:cs="Brill"/>
            <w:highlight w:val="green"/>
            <w:rPrChange w:id="4023" w:author="Autor">
              <w:rPr>
                <w:rFonts w:ascii="Brill" w:eastAsia="Brill" w:hAnsi="Brill" w:cs="Brill"/>
              </w:rPr>
            </w:rPrChange>
          </w:rPr>
          <w:delText>2021</w:delText>
        </w:r>
        <w:commentRangeEnd w:id="4019"/>
        <w:r w:rsidR="007F6E59" w:rsidDel="00733A75">
          <w:rPr>
            <w:rStyle w:val="Odwoaniedokomentarza"/>
            <w:lang w:val="en-AU"/>
          </w:rPr>
          <w:commentReference w:id="4019"/>
        </w:r>
      </w:del>
      <w:ins w:id="4024" w:author="Autor">
        <w:r w:rsidR="00733A75">
          <w:rPr>
            <w:rFonts w:ascii="Brill" w:eastAsia="Brill" w:hAnsi="Brill" w:cs="Brill"/>
          </w:rPr>
          <w:t>56</w:t>
        </w:r>
      </w:ins>
      <w:r w:rsidRPr="00C66272">
        <w:rPr>
          <w:rFonts w:ascii="Brill" w:eastAsia="Brill" w:hAnsi="Brill" w:cs="Brill"/>
        </w:rPr>
        <w:t>).</w:t>
      </w:r>
    </w:p>
    <w:p w14:paraId="35077D5F" w14:textId="5285658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same is true of music and the moving and talking images of film and television, which took the visualisation of maritime narratives to a new level in the </w:t>
      </w:r>
      <w:del w:id="4025" w:author="Autor">
        <w:r w:rsidRPr="00C66272" w:rsidDel="007F6E59">
          <w:rPr>
            <w:rFonts w:ascii="Brill" w:eastAsia="Brill" w:hAnsi="Brill" w:cs="Brill"/>
          </w:rPr>
          <w:delText xml:space="preserve">twentieth </w:delText>
        </w:r>
      </w:del>
      <w:ins w:id="4026" w:author="Autor">
        <w:r w:rsidR="007F6E59">
          <w:rPr>
            <w:rFonts w:ascii="Brill" w:eastAsia="Brill" w:hAnsi="Brill" w:cs="Brill"/>
          </w:rPr>
          <w:t>20</w:t>
        </w:r>
        <w:r w:rsidR="007F6E59" w:rsidRPr="00C66272">
          <w:rPr>
            <w:rFonts w:ascii="Brill" w:eastAsia="Brill" w:hAnsi="Brill" w:cs="Brill"/>
          </w:rPr>
          <w:t xml:space="preserve">th </w:t>
        </w:r>
      </w:ins>
      <w:r w:rsidRPr="00C66272">
        <w:rPr>
          <w:rFonts w:ascii="Brill" w:eastAsia="Brill" w:hAnsi="Brill" w:cs="Brill"/>
        </w:rPr>
        <w:t>century. Now, for the first time, it was also possible to capture the specific soundscape of the port, which impressed visitors on site (</w:t>
      </w:r>
      <w:r w:rsidRPr="00B4294C">
        <w:rPr>
          <w:rFonts w:ascii="Brill" w:eastAsia="Brill" w:hAnsi="Brill" w:cs="Brill"/>
        </w:rPr>
        <w:t>Amenda, 2011</w:t>
      </w:r>
      <w:r w:rsidRPr="00C66272">
        <w:rPr>
          <w:rFonts w:ascii="Brill" w:eastAsia="Brill" w:hAnsi="Brill" w:cs="Brill"/>
        </w:rPr>
        <w:t xml:space="preserve">). However, the film images also moved in a field of tension between authenticity </w:t>
      </w:r>
      <w:ins w:id="4027"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28" w:author="Autor">
        <w:r w:rsidRPr="00C66272" w:rsidDel="007F6E59">
          <w:rPr>
            <w:rFonts w:ascii="Brill" w:eastAsia="Brill" w:hAnsi="Brill" w:cs="Brill"/>
          </w:rPr>
          <w:delText>—</w:delText>
        </w:r>
      </w:del>
      <w:r w:rsidRPr="00C66272">
        <w:rPr>
          <w:rFonts w:ascii="Brill" w:eastAsia="Brill" w:hAnsi="Brill" w:cs="Brill"/>
        </w:rPr>
        <w:t xml:space="preserve"> one could see “real” ports, quays, and ships </w:t>
      </w:r>
      <w:ins w:id="4029"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30" w:author="Autor">
        <w:r w:rsidRPr="00C66272" w:rsidDel="007F6E59">
          <w:rPr>
            <w:rFonts w:ascii="Brill" w:eastAsia="Brill" w:hAnsi="Brill" w:cs="Brill"/>
          </w:rPr>
          <w:delText>—</w:delText>
        </w:r>
      </w:del>
      <w:r w:rsidRPr="00C66272">
        <w:rPr>
          <w:rFonts w:ascii="Brill" w:eastAsia="Brill" w:hAnsi="Brill" w:cs="Brill"/>
        </w:rPr>
        <w:t xml:space="preserve"> and the staging of these images by writers, directors and actors. In addition to the actual storyline, films and television series convey indirect messages that viewers receive in different ways, depending on their prior knowledge and expectations. </w:t>
      </w:r>
    </w:p>
    <w:p w14:paraId="35077D60" w14:textId="7B30C14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For the portrayal of urban milieus and social conditions, television crime dramas can be valuable sources. In the Federal Republic, they have been among the most successful programs right from the beginning: The “German ‘</w:t>
      </w:r>
      <w:proofErr w:type="spellStart"/>
      <w:r w:rsidRPr="00C66272">
        <w:rPr>
          <w:rFonts w:ascii="Brill" w:eastAsia="Brill" w:hAnsi="Brill" w:cs="Brill"/>
        </w:rPr>
        <w:t>Fernsehkrimi</w:t>
      </w:r>
      <w:proofErr w:type="spellEnd"/>
      <w:r w:rsidRPr="00C66272">
        <w:rPr>
          <w:rFonts w:ascii="Brill" w:eastAsia="Brill" w:hAnsi="Brill" w:cs="Brill"/>
        </w:rPr>
        <w:t>’ is a very significant element of German popular culture,” postulated Alan Cornell in his study of the genre (</w:t>
      </w:r>
      <w:r w:rsidRPr="00CE472E">
        <w:rPr>
          <w:rFonts w:ascii="Brill" w:eastAsia="Brill" w:hAnsi="Brill" w:cs="Brill"/>
        </w:rPr>
        <w:t>Cornell, 1997</w:t>
      </w:r>
      <w:r w:rsidRPr="00C66272">
        <w:rPr>
          <w:rFonts w:ascii="Brill" w:eastAsia="Brill" w:hAnsi="Brill" w:cs="Brill"/>
        </w:rPr>
        <w:t>, p.</w:t>
      </w:r>
      <w:del w:id="4031" w:author="Autor">
        <w:r w:rsidRPr="00C66272" w:rsidDel="007F6E59">
          <w:rPr>
            <w:rFonts w:ascii="Brill" w:eastAsia="Brill" w:hAnsi="Brill" w:cs="Brill"/>
          </w:rPr>
          <w:delText xml:space="preserve"> </w:delText>
        </w:r>
      </w:del>
      <w:r w:rsidRPr="00C66272">
        <w:rPr>
          <w:rFonts w:ascii="Brill" w:eastAsia="Brill" w:hAnsi="Brill" w:cs="Brill"/>
        </w:rPr>
        <w:t xml:space="preserve">100; see also </w:t>
      </w:r>
      <w:r w:rsidRPr="00CE472E">
        <w:rPr>
          <w:rFonts w:ascii="Brill" w:eastAsia="Brill" w:hAnsi="Brill" w:cs="Brill"/>
        </w:rPr>
        <w:t>Faulstich, 1994</w:t>
      </w:r>
      <w:r w:rsidRPr="00C66272">
        <w:rPr>
          <w:rFonts w:ascii="Brill" w:eastAsia="Brill" w:hAnsi="Brill" w:cs="Brill"/>
        </w:rPr>
        <w:t>, p</w:t>
      </w:r>
      <w:ins w:id="4032" w:author="Autor">
        <w:r w:rsidR="007F6E59">
          <w:rPr>
            <w:rFonts w:ascii="Brill" w:eastAsia="Brill" w:hAnsi="Brill" w:cs="Brill"/>
          </w:rPr>
          <w:t>p</w:t>
        </w:r>
      </w:ins>
      <w:r w:rsidRPr="00C66272">
        <w:rPr>
          <w:rFonts w:ascii="Brill" w:eastAsia="Brill" w:hAnsi="Brill" w:cs="Brill"/>
        </w:rPr>
        <w:t>.</w:t>
      </w:r>
      <w:del w:id="4033" w:author="Autor">
        <w:r w:rsidRPr="00C66272" w:rsidDel="007F6E59">
          <w:rPr>
            <w:rFonts w:ascii="Brill" w:eastAsia="Brill" w:hAnsi="Brill" w:cs="Brill"/>
          </w:rPr>
          <w:delText xml:space="preserve"> </w:delText>
        </w:r>
      </w:del>
      <w:r w:rsidRPr="00C66272">
        <w:rPr>
          <w:rFonts w:ascii="Brill" w:eastAsia="Brill" w:hAnsi="Brill" w:cs="Brill"/>
        </w:rPr>
        <w:t xml:space="preserve">226-27). Crime dramas are </w:t>
      </w:r>
      <w:del w:id="4034" w:author="Autor">
        <w:r w:rsidRPr="00C66272" w:rsidDel="00D95C4F">
          <w:rPr>
            <w:rFonts w:ascii="Brill" w:eastAsia="Brill" w:hAnsi="Brill" w:cs="Brill"/>
          </w:rPr>
          <w:delText>characterise</w:delText>
        </w:r>
      </w:del>
      <w:ins w:id="4035" w:author="Autor">
        <w:r w:rsidR="00D95C4F">
          <w:rPr>
            <w:rFonts w:ascii="Brill" w:eastAsia="Brill" w:hAnsi="Brill" w:cs="Brill"/>
          </w:rPr>
          <w:t>characterize</w:t>
        </w:r>
      </w:ins>
      <w:r w:rsidRPr="00C66272">
        <w:rPr>
          <w:rFonts w:ascii="Brill" w:eastAsia="Brill" w:hAnsi="Brill" w:cs="Brill"/>
        </w:rPr>
        <w:t>d by an “apparent factuality” and an ostensible closeness to reality (</w:t>
      </w:r>
      <w:proofErr w:type="spellStart"/>
      <w:r w:rsidRPr="00A36921">
        <w:rPr>
          <w:rFonts w:ascii="Brill" w:eastAsia="Brill" w:hAnsi="Brill" w:cs="Brill"/>
        </w:rPr>
        <w:t>Bollhöfer</w:t>
      </w:r>
      <w:proofErr w:type="spellEnd"/>
      <w:r w:rsidRPr="00A36921">
        <w:rPr>
          <w:rFonts w:ascii="Brill" w:eastAsia="Brill" w:hAnsi="Brill" w:cs="Brill"/>
        </w:rPr>
        <w:t>, 2010, p.</w:t>
      </w:r>
      <w:del w:id="4036" w:author="Autor">
        <w:r w:rsidRPr="00A36921" w:rsidDel="007F6E59">
          <w:rPr>
            <w:rFonts w:ascii="Brill" w:eastAsia="Brill" w:hAnsi="Brill" w:cs="Brill"/>
          </w:rPr>
          <w:delText xml:space="preserve"> </w:delText>
        </w:r>
      </w:del>
      <w:r w:rsidRPr="00A36921">
        <w:rPr>
          <w:rFonts w:ascii="Brill" w:eastAsia="Brill" w:hAnsi="Brill" w:cs="Brill"/>
        </w:rPr>
        <w:t>47</w:t>
      </w:r>
      <w:r w:rsidRPr="00C66272">
        <w:rPr>
          <w:rFonts w:ascii="Brill" w:eastAsia="Brill" w:hAnsi="Brill" w:cs="Brill"/>
        </w:rPr>
        <w:t xml:space="preserve">). Urban space plays an important role here: Creators </w:t>
      </w:r>
      <w:r w:rsidR="00817A0E" w:rsidRPr="00C66272">
        <w:rPr>
          <w:rFonts w:ascii="Brill" w:eastAsia="Brill" w:hAnsi="Brill" w:cs="Brill"/>
        </w:rPr>
        <w:t xml:space="preserve">use </w:t>
      </w:r>
      <w:r w:rsidRPr="00C66272">
        <w:rPr>
          <w:rFonts w:ascii="Brill" w:eastAsia="Brill" w:hAnsi="Brill" w:cs="Brill"/>
        </w:rPr>
        <w:t xml:space="preserve">familiar buildings, squares, street views and institutions to </w:t>
      </w:r>
      <w:ins w:id="4037" w:author="Autor">
        <w:r w:rsidR="007F6E59">
          <w:rPr>
            <w:rFonts w:ascii="Brill" w:eastAsia="Brill" w:hAnsi="Brill" w:cs="Brill"/>
          </w:rPr>
          <w:t xml:space="preserve">literally </w:t>
        </w:r>
      </w:ins>
      <w:r w:rsidRPr="00C66272">
        <w:rPr>
          <w:rFonts w:ascii="Brill" w:eastAsia="Brill" w:hAnsi="Brill" w:cs="Brill"/>
        </w:rPr>
        <w:t xml:space="preserve">“locate” </w:t>
      </w:r>
      <w:del w:id="4038" w:author="Autor">
        <w:r w:rsidRPr="00C66272" w:rsidDel="007F6E59">
          <w:rPr>
            <w:rFonts w:ascii="Brill" w:eastAsia="Brill" w:hAnsi="Brill" w:cs="Brill"/>
          </w:rPr>
          <w:delText xml:space="preserve">literally </w:delText>
        </w:r>
      </w:del>
      <w:r w:rsidRPr="00C66272">
        <w:rPr>
          <w:rFonts w:ascii="Brill" w:eastAsia="Brill" w:hAnsi="Brill" w:cs="Brill"/>
        </w:rPr>
        <w:t>the fictional plot in reality (</w:t>
      </w:r>
      <w:r w:rsidRPr="00CE472E">
        <w:rPr>
          <w:rFonts w:ascii="Brill" w:eastAsia="Brill" w:hAnsi="Brill" w:cs="Brill"/>
        </w:rPr>
        <w:t>Hickethier, 2005</w:t>
      </w:r>
      <w:r w:rsidRPr="00C66272">
        <w:rPr>
          <w:rFonts w:ascii="Brill" w:eastAsia="Brill" w:hAnsi="Brill" w:cs="Brill"/>
        </w:rPr>
        <w:t xml:space="preserve">; </w:t>
      </w:r>
      <w:proofErr w:type="spellStart"/>
      <w:r w:rsidRPr="00C66272">
        <w:rPr>
          <w:rFonts w:ascii="Brill" w:eastAsia="Brill" w:hAnsi="Brill" w:cs="Brill"/>
        </w:rPr>
        <w:t>Bollhöfer</w:t>
      </w:r>
      <w:proofErr w:type="spellEnd"/>
      <w:r w:rsidRPr="00C66272">
        <w:rPr>
          <w:rFonts w:ascii="Brill" w:eastAsia="Brill" w:hAnsi="Brill" w:cs="Brill"/>
        </w:rPr>
        <w:t>, 2010). They make selective use of clichés and stereotypes and “it is not the city that defines the film, but the film that defines the city” (</w:t>
      </w:r>
      <w:proofErr w:type="spellStart"/>
      <w:r w:rsidRPr="00A36921">
        <w:rPr>
          <w:rFonts w:ascii="Brill" w:eastAsia="Brill" w:hAnsi="Brill" w:cs="Brill"/>
        </w:rPr>
        <w:t>Bollhöfer</w:t>
      </w:r>
      <w:proofErr w:type="spellEnd"/>
      <w:r w:rsidRPr="00A36921">
        <w:rPr>
          <w:rFonts w:ascii="Brill" w:eastAsia="Brill" w:hAnsi="Brill" w:cs="Brill"/>
        </w:rPr>
        <w:t>, 2005</w:t>
      </w:r>
      <w:r w:rsidRPr="00C66272">
        <w:rPr>
          <w:rFonts w:ascii="Brill" w:eastAsia="Brill" w:hAnsi="Brill" w:cs="Brill"/>
        </w:rPr>
        <w:t>, p.</w:t>
      </w:r>
      <w:del w:id="4039" w:author="Autor">
        <w:r w:rsidRPr="00C66272" w:rsidDel="007F6E59">
          <w:rPr>
            <w:rFonts w:ascii="Brill" w:eastAsia="Brill" w:hAnsi="Brill" w:cs="Brill"/>
          </w:rPr>
          <w:delText xml:space="preserve"> </w:delText>
        </w:r>
      </w:del>
      <w:r w:rsidRPr="00C66272">
        <w:rPr>
          <w:rFonts w:ascii="Brill" w:eastAsia="Brill" w:hAnsi="Brill" w:cs="Brill"/>
        </w:rPr>
        <w:t xml:space="preserve">139), in other words, a crime story at best asserts the authenticity of its urban setting, but never achieves it. However, this does not stand in the way of a historical analysis of media products. After all, even </w:t>
      </w:r>
      <w:ins w:id="4040"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41" w:author="Autor">
        <w:r w:rsidRPr="00C66272" w:rsidDel="007F6E59">
          <w:rPr>
            <w:rFonts w:ascii="Brill" w:eastAsia="Brill" w:hAnsi="Brill" w:cs="Brill"/>
          </w:rPr>
          <w:delText>—</w:delText>
        </w:r>
      </w:del>
      <w:r w:rsidRPr="00C66272">
        <w:rPr>
          <w:rFonts w:ascii="Brill" w:eastAsia="Brill" w:hAnsi="Brill" w:cs="Brill"/>
        </w:rPr>
        <w:t xml:space="preserve"> or especially </w:t>
      </w:r>
      <w:ins w:id="4042"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43" w:author="Autor">
        <w:r w:rsidRPr="00C66272" w:rsidDel="007F6E59">
          <w:rPr>
            <w:rFonts w:ascii="Brill" w:eastAsia="Brill" w:hAnsi="Brill" w:cs="Brill"/>
          </w:rPr>
          <w:delText>—</w:delText>
        </w:r>
      </w:del>
      <w:r w:rsidRPr="00C66272">
        <w:rPr>
          <w:rFonts w:ascii="Brill" w:eastAsia="Brill" w:hAnsi="Brill" w:cs="Brill"/>
        </w:rPr>
        <w:t xml:space="preserve"> a fictionalised image of a city shapes the collective imagination of the audience and therefore provides valuable research material. </w:t>
      </w:r>
    </w:p>
    <w:p w14:paraId="35077D61" w14:textId="4DCC001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Many well-known Hamburg films are thrillers </w:t>
      </w:r>
      <w:ins w:id="4044" w:author="Autor">
        <w:r w:rsidR="007F6E59">
          <w:rPr>
            <w:rFonts w:ascii="Brill" w:eastAsia="Brill" w:hAnsi="Brill" w:cs="Brill"/>
          </w:rPr>
          <w:t>that</w:t>
        </w:r>
      </w:ins>
      <w:del w:id="4045" w:author="Autor">
        <w:r w:rsidRPr="00C66272" w:rsidDel="007F6E59">
          <w:rPr>
            <w:rFonts w:ascii="Brill" w:eastAsia="Brill" w:hAnsi="Brill" w:cs="Brill"/>
          </w:rPr>
          <w:delText>or</w:delText>
        </w:r>
      </w:del>
      <w:r w:rsidRPr="00C66272">
        <w:rPr>
          <w:rFonts w:ascii="Brill" w:eastAsia="Brill" w:hAnsi="Brill" w:cs="Brill"/>
        </w:rPr>
        <w:t xml:space="preserve"> at least touch on the milieu around the Reeperbahn and the edge of the port, thus </w:t>
      </w:r>
      <w:r w:rsidR="00A84E42" w:rsidRPr="00C66272">
        <w:rPr>
          <w:rFonts w:ascii="Brill" w:eastAsia="Brill" w:hAnsi="Brill" w:cs="Brill"/>
        </w:rPr>
        <w:t>aligning</w:t>
      </w:r>
      <w:r w:rsidRPr="00C66272">
        <w:rPr>
          <w:rFonts w:ascii="Brill" w:eastAsia="Brill" w:hAnsi="Brill" w:cs="Brill"/>
        </w:rPr>
        <w:t xml:space="preserve"> with viewers’ expectations. In a representative survey in 1960, 65 per cent of West Germans associated the city of Hamburg with terms such as port city, gateway to the world, shipbuilding, and the like (</w:t>
      </w:r>
      <w:r w:rsidRPr="00B4294C">
        <w:rPr>
          <w:rFonts w:ascii="Brill" w:eastAsia="Brill" w:hAnsi="Brill" w:cs="Brill"/>
        </w:rPr>
        <w:t>Amenda, 2020</w:t>
      </w:r>
      <w:r w:rsidRPr="00C66272">
        <w:rPr>
          <w:rFonts w:ascii="Brill" w:eastAsia="Brill" w:hAnsi="Brill" w:cs="Brill"/>
        </w:rPr>
        <w:t xml:space="preserve">; </w:t>
      </w:r>
      <w:proofErr w:type="spellStart"/>
      <w:r w:rsidRPr="00CE472E">
        <w:rPr>
          <w:rFonts w:ascii="Brill" w:eastAsia="Brill" w:hAnsi="Brill" w:cs="Brill"/>
        </w:rPr>
        <w:lastRenderedPageBreak/>
        <w:t>Grünen</w:t>
      </w:r>
      <w:proofErr w:type="spellEnd"/>
      <w:r w:rsidRPr="00CE472E">
        <w:rPr>
          <w:rFonts w:ascii="Brill" w:eastAsia="Brill" w:hAnsi="Brill" w:cs="Brill"/>
        </w:rPr>
        <w:t>, 2008</w:t>
      </w:r>
      <w:r w:rsidRPr="00C66272">
        <w:rPr>
          <w:rFonts w:ascii="Brill" w:eastAsia="Brill" w:hAnsi="Brill" w:cs="Brill"/>
        </w:rPr>
        <w:t xml:space="preserve">). Over the decades, thousands of episodes of various crime series set in Hamburg have been produced for television. </w:t>
      </w:r>
    </w:p>
    <w:p w14:paraId="35077D62" w14:textId="77777777" w:rsidR="00CB3FC9" w:rsidRPr="00C66272" w:rsidRDefault="00CB3FC9">
      <w:pPr>
        <w:spacing w:line="360" w:lineRule="auto"/>
        <w:ind w:firstLine="720"/>
        <w:jc w:val="both"/>
        <w:rPr>
          <w:rFonts w:ascii="Brill" w:eastAsia="Brill" w:hAnsi="Brill" w:cs="Brill"/>
        </w:rPr>
      </w:pPr>
    </w:p>
    <w:p w14:paraId="35077D63"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The Television Series </w:t>
      </w:r>
      <w:del w:id="4046" w:author="Autor">
        <w:r w:rsidRPr="00F34A6C" w:rsidDel="007F6E59">
          <w:rPr>
            <w:rFonts w:ascii="Brill" w:eastAsia="Brill" w:hAnsi="Brill" w:cs="Brill"/>
            <w:b/>
            <w:i/>
            <w:iCs/>
            <w:rPrChange w:id="4047" w:author="Autor">
              <w:rPr>
                <w:rFonts w:ascii="Brill" w:eastAsia="Brill" w:hAnsi="Brill" w:cs="Brill"/>
                <w:b/>
              </w:rPr>
            </w:rPrChange>
          </w:rPr>
          <w:delText>“</w:delText>
        </w:r>
      </w:del>
      <w:r w:rsidRPr="00F34A6C">
        <w:rPr>
          <w:rFonts w:ascii="Brill" w:eastAsia="Brill" w:hAnsi="Brill" w:cs="Brill"/>
          <w:b/>
          <w:i/>
          <w:iCs/>
          <w:rPrChange w:id="4048" w:author="Autor">
            <w:rPr>
              <w:rFonts w:ascii="Brill" w:eastAsia="Brill" w:hAnsi="Brill" w:cs="Brill"/>
              <w:b/>
            </w:rPr>
          </w:rPrChange>
        </w:rPr>
        <w:t>Port Police</w:t>
      </w:r>
      <w:del w:id="4049" w:author="Autor">
        <w:r w:rsidRPr="00F34A6C" w:rsidDel="007F6E59">
          <w:rPr>
            <w:rFonts w:ascii="Brill" w:eastAsia="Brill" w:hAnsi="Brill" w:cs="Brill"/>
            <w:b/>
            <w:i/>
            <w:iCs/>
            <w:rPrChange w:id="4050" w:author="Autor">
              <w:rPr>
                <w:rFonts w:ascii="Brill" w:eastAsia="Brill" w:hAnsi="Brill" w:cs="Brill"/>
                <w:b/>
              </w:rPr>
            </w:rPrChange>
          </w:rPr>
          <w:delText>”</w:delText>
        </w:r>
      </w:del>
      <w:r w:rsidRPr="00C66272">
        <w:rPr>
          <w:rFonts w:ascii="Brill" w:eastAsia="Brill" w:hAnsi="Brill" w:cs="Brill"/>
          <w:b/>
        </w:rPr>
        <w:t xml:space="preserve"> (</w:t>
      </w:r>
      <w:proofErr w:type="spellStart"/>
      <w:r w:rsidRPr="00C66272">
        <w:rPr>
          <w:rFonts w:ascii="Brill" w:eastAsia="Brill" w:hAnsi="Brill" w:cs="Brill"/>
          <w:b/>
          <w:i/>
        </w:rPr>
        <w:t>Hafenpolizei</w:t>
      </w:r>
      <w:proofErr w:type="spellEnd"/>
      <w:r w:rsidRPr="00C66272">
        <w:rPr>
          <w:rFonts w:ascii="Brill" w:eastAsia="Brill" w:hAnsi="Brill" w:cs="Brill"/>
          <w:b/>
        </w:rPr>
        <w:t>)</w:t>
      </w:r>
    </w:p>
    <w:p w14:paraId="35077D64" w14:textId="2D386B7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This essay on </w:t>
      </w:r>
      <w:del w:id="4051" w:author="Autor">
        <w:r w:rsidRPr="00F34A6C" w:rsidDel="007F6E59">
          <w:rPr>
            <w:rFonts w:ascii="Brill" w:eastAsia="Brill" w:hAnsi="Brill" w:cs="Brill"/>
            <w:i/>
            <w:iCs/>
            <w:rPrChange w:id="4052" w:author="Autor">
              <w:rPr>
                <w:rFonts w:ascii="Brill" w:eastAsia="Brill" w:hAnsi="Brill" w:cs="Brill"/>
              </w:rPr>
            </w:rPrChange>
          </w:rPr>
          <w:delText>“</w:delText>
        </w:r>
      </w:del>
      <w:r w:rsidRPr="00F34A6C">
        <w:rPr>
          <w:rFonts w:ascii="Brill" w:eastAsia="Brill" w:hAnsi="Brill" w:cs="Brill"/>
          <w:i/>
          <w:iCs/>
          <w:rPrChange w:id="4053" w:author="Autor">
            <w:rPr>
              <w:rFonts w:ascii="Brill" w:eastAsia="Brill" w:hAnsi="Brill" w:cs="Brill"/>
            </w:rPr>
          </w:rPrChange>
        </w:rPr>
        <w:t>Port Police</w:t>
      </w:r>
      <w:del w:id="4054" w:author="Autor">
        <w:r w:rsidRPr="00F34A6C" w:rsidDel="007F6E59">
          <w:rPr>
            <w:rFonts w:ascii="Brill" w:eastAsia="Brill" w:hAnsi="Brill" w:cs="Brill"/>
            <w:i/>
            <w:iCs/>
            <w:rPrChange w:id="4055" w:author="Autor">
              <w:rPr>
                <w:rFonts w:ascii="Brill" w:eastAsia="Brill" w:hAnsi="Brill" w:cs="Brill"/>
              </w:rPr>
            </w:rPrChange>
          </w:rPr>
          <w:delText>”</w:delText>
        </w:r>
      </w:del>
      <w:r w:rsidRPr="00C66272">
        <w:rPr>
          <w:rFonts w:ascii="Brill" w:eastAsia="Brill" w:hAnsi="Brill" w:cs="Brill"/>
        </w:rPr>
        <w:t xml:space="preserve"> deals with one of the earliest television crime series from Hamburg.</w:t>
      </w:r>
      <w:r w:rsidRPr="00C66272">
        <w:rPr>
          <w:rFonts w:ascii="Brill" w:eastAsia="Brill" w:hAnsi="Brill" w:cs="Brill"/>
          <w:vertAlign w:val="superscript"/>
        </w:rPr>
        <w:footnoteReference w:id="55"/>
      </w:r>
      <w:r w:rsidRPr="00C66272">
        <w:rPr>
          <w:rFonts w:ascii="Brill" w:eastAsia="Brill" w:hAnsi="Brill" w:cs="Brill"/>
        </w:rPr>
        <w:t xml:space="preserve"> It was broadcast from 1963 to 1966 in the early evening hours in northern Germany on Germany’s main television network ARD.</w:t>
      </w:r>
      <w:r w:rsidRPr="00C66272">
        <w:rPr>
          <w:rFonts w:ascii="Brill" w:eastAsia="Brill" w:hAnsi="Brill" w:cs="Brill"/>
          <w:vertAlign w:val="superscript"/>
        </w:rPr>
        <w:footnoteReference w:id="56"/>
      </w:r>
      <w:r w:rsidRPr="00C66272">
        <w:rPr>
          <w:rFonts w:ascii="Brill" w:eastAsia="Brill" w:hAnsi="Brill" w:cs="Brill"/>
        </w:rPr>
        <w:t xml:space="preserve"> On the basis of a detailed evaluation of all 39 episodes, the essay analyses </w:t>
      </w:r>
      <w:r w:rsidR="001B7B0F" w:rsidRPr="00C66272">
        <w:rPr>
          <w:rFonts w:ascii="Brill" w:eastAsia="Brill" w:hAnsi="Brill" w:cs="Brill"/>
        </w:rPr>
        <w:t>the</w:t>
      </w:r>
      <w:r w:rsidRPr="00C66272">
        <w:rPr>
          <w:rFonts w:ascii="Brill" w:eastAsia="Brill" w:hAnsi="Brill" w:cs="Brill"/>
        </w:rPr>
        <w:t xml:space="preserve"> images of Hamburg, its port</w:t>
      </w:r>
      <w:ins w:id="4073" w:author="Autor">
        <w:r w:rsidR="007F6E59">
          <w:rPr>
            <w:rFonts w:ascii="Brill" w:eastAsia="Brill" w:hAnsi="Brill" w:cs="Brill"/>
          </w:rPr>
          <w:t>,</w:t>
        </w:r>
      </w:ins>
      <w:r w:rsidRPr="00C66272">
        <w:rPr>
          <w:rFonts w:ascii="Brill" w:eastAsia="Brill" w:hAnsi="Brill" w:cs="Brill"/>
        </w:rPr>
        <w:t xml:space="preserve"> and the neighbouring district of St. Pauli </w:t>
      </w:r>
      <w:r w:rsidR="001B7B0F" w:rsidRPr="00C66272">
        <w:rPr>
          <w:rFonts w:ascii="Brill" w:eastAsia="Brill" w:hAnsi="Brill" w:cs="Brill"/>
        </w:rPr>
        <w:t xml:space="preserve">included in </w:t>
      </w:r>
      <w:r w:rsidRPr="00C66272">
        <w:rPr>
          <w:rFonts w:ascii="Brill" w:eastAsia="Brill" w:hAnsi="Brill" w:cs="Brill"/>
        </w:rPr>
        <w:t>the series in the early 1960s. Thus, the focus is not on the criminal cases or the police investigations. It is about the character of the port and the legal and illegal activities on the water, on the quays, or in the bars and nightclubs. Did the series confirm or cha</w:t>
      </w:r>
      <w:r w:rsidR="00142513" w:rsidRPr="00C66272">
        <w:rPr>
          <w:rFonts w:ascii="Brill" w:eastAsia="Brill" w:hAnsi="Brill" w:cs="Brill"/>
        </w:rPr>
        <w:t>llenge</w:t>
      </w:r>
      <w:r w:rsidRPr="00C66272">
        <w:rPr>
          <w:rFonts w:ascii="Brill" w:eastAsia="Brill" w:hAnsi="Brill" w:cs="Brill"/>
        </w:rPr>
        <w:t xml:space="preserve"> maritime myths and stereotypes? Did it focus more on “blue” or “black” elements? What was the relationship between the port and the city? What image did “Port Police” create of the St. Pauli district? At the time, the episodes of the series competed with images from well-known Hamburg films such as </w:t>
      </w:r>
      <w:del w:id="4074" w:author="Autor">
        <w:r w:rsidRPr="00F34A6C" w:rsidDel="007F6E59">
          <w:rPr>
            <w:rFonts w:ascii="Brill" w:eastAsia="Brill" w:hAnsi="Brill" w:cs="Brill"/>
            <w:i/>
            <w:iCs/>
            <w:rPrChange w:id="4075" w:author="Autor">
              <w:rPr>
                <w:rFonts w:ascii="Brill" w:eastAsia="Brill" w:hAnsi="Brill" w:cs="Brill"/>
              </w:rPr>
            </w:rPrChange>
          </w:rPr>
          <w:delText>“</w:delText>
        </w:r>
      </w:del>
      <w:proofErr w:type="spellStart"/>
      <w:r w:rsidRPr="00F34A6C">
        <w:rPr>
          <w:rFonts w:ascii="Brill" w:eastAsia="Brill" w:hAnsi="Brill" w:cs="Brill"/>
          <w:i/>
          <w:iCs/>
          <w:rPrChange w:id="4076" w:author="Autor">
            <w:rPr>
              <w:rFonts w:ascii="Brill" w:eastAsia="Brill" w:hAnsi="Brill" w:cs="Brill"/>
            </w:rPr>
          </w:rPrChange>
        </w:rPr>
        <w:t>Große</w:t>
      </w:r>
      <w:proofErr w:type="spellEnd"/>
      <w:r w:rsidRPr="00F34A6C">
        <w:rPr>
          <w:rFonts w:ascii="Brill" w:eastAsia="Brill" w:hAnsi="Brill" w:cs="Brill"/>
          <w:i/>
          <w:iCs/>
          <w:rPrChange w:id="4077" w:author="Autor">
            <w:rPr>
              <w:rFonts w:ascii="Brill" w:eastAsia="Brill" w:hAnsi="Brill" w:cs="Brill"/>
            </w:rPr>
          </w:rPrChange>
        </w:rPr>
        <w:t xml:space="preserve"> Freiheit Nr. 7</w:t>
      </w:r>
      <w:del w:id="4078" w:author="Autor">
        <w:r w:rsidRPr="00F34A6C" w:rsidDel="007F6E59">
          <w:rPr>
            <w:rFonts w:ascii="Brill" w:eastAsia="Brill" w:hAnsi="Brill" w:cs="Brill"/>
            <w:i/>
            <w:iCs/>
            <w:rPrChange w:id="4079" w:author="Autor">
              <w:rPr>
                <w:rFonts w:ascii="Brill" w:eastAsia="Brill" w:hAnsi="Brill" w:cs="Brill"/>
              </w:rPr>
            </w:rPrChange>
          </w:rPr>
          <w:delText>”</w:delText>
        </w:r>
      </w:del>
      <w:r w:rsidRPr="00C66272">
        <w:rPr>
          <w:rFonts w:ascii="Brill" w:eastAsia="Brill" w:hAnsi="Brill" w:cs="Brill"/>
        </w:rPr>
        <w:t xml:space="preserve"> (1944/1945) and </w:t>
      </w:r>
      <w:del w:id="4080" w:author="Autor">
        <w:r w:rsidRPr="00F34A6C" w:rsidDel="007F6E59">
          <w:rPr>
            <w:rFonts w:ascii="Brill" w:eastAsia="Brill" w:hAnsi="Brill" w:cs="Brill"/>
            <w:i/>
            <w:iCs/>
            <w:rPrChange w:id="4081" w:author="Autor">
              <w:rPr>
                <w:rFonts w:ascii="Brill" w:eastAsia="Brill" w:hAnsi="Brill" w:cs="Brill"/>
              </w:rPr>
            </w:rPrChange>
          </w:rPr>
          <w:delText>“</w:delText>
        </w:r>
      </w:del>
      <w:r w:rsidRPr="00F34A6C">
        <w:rPr>
          <w:rFonts w:ascii="Brill" w:eastAsia="Brill" w:hAnsi="Brill" w:cs="Brill"/>
          <w:i/>
          <w:iCs/>
          <w:rPrChange w:id="4082" w:author="Autor">
            <w:rPr>
              <w:rFonts w:ascii="Brill" w:eastAsia="Brill" w:hAnsi="Brill" w:cs="Brill"/>
            </w:rPr>
          </w:rPrChange>
        </w:rPr>
        <w:t>Auf der</w:t>
      </w:r>
      <w:r w:rsidRPr="00C66272">
        <w:rPr>
          <w:rFonts w:ascii="Brill" w:eastAsia="Brill" w:hAnsi="Brill" w:cs="Brill"/>
        </w:rPr>
        <w:t xml:space="preserve"> </w:t>
      </w:r>
      <w:r w:rsidRPr="00F34A6C">
        <w:rPr>
          <w:rFonts w:ascii="Brill" w:eastAsia="Brill" w:hAnsi="Brill" w:cs="Brill"/>
          <w:i/>
          <w:iCs/>
          <w:rPrChange w:id="4083" w:author="Autor">
            <w:rPr>
              <w:rFonts w:ascii="Brill" w:eastAsia="Brill" w:hAnsi="Brill" w:cs="Brill"/>
            </w:rPr>
          </w:rPrChange>
        </w:rPr>
        <w:t xml:space="preserve">Reeperbahn </w:t>
      </w:r>
      <w:proofErr w:type="spellStart"/>
      <w:r w:rsidRPr="00F34A6C">
        <w:rPr>
          <w:rFonts w:ascii="Brill" w:eastAsia="Brill" w:hAnsi="Brill" w:cs="Brill"/>
          <w:i/>
          <w:iCs/>
          <w:rPrChange w:id="4084" w:author="Autor">
            <w:rPr>
              <w:rFonts w:ascii="Brill" w:eastAsia="Brill" w:hAnsi="Brill" w:cs="Brill"/>
            </w:rPr>
          </w:rPrChange>
        </w:rPr>
        <w:t>nachts</w:t>
      </w:r>
      <w:proofErr w:type="spellEnd"/>
      <w:r w:rsidRPr="00F34A6C">
        <w:rPr>
          <w:rFonts w:ascii="Brill" w:eastAsia="Brill" w:hAnsi="Brill" w:cs="Brill"/>
          <w:i/>
          <w:iCs/>
          <w:rPrChange w:id="4085" w:author="Autor">
            <w:rPr>
              <w:rFonts w:ascii="Brill" w:eastAsia="Brill" w:hAnsi="Brill" w:cs="Brill"/>
            </w:rPr>
          </w:rPrChange>
        </w:rPr>
        <w:t xml:space="preserve"> um </w:t>
      </w:r>
      <w:proofErr w:type="spellStart"/>
      <w:r w:rsidRPr="00F34A6C">
        <w:rPr>
          <w:rFonts w:ascii="Brill" w:eastAsia="Brill" w:hAnsi="Brill" w:cs="Brill"/>
          <w:i/>
          <w:iCs/>
          <w:rPrChange w:id="4086" w:author="Autor">
            <w:rPr>
              <w:rFonts w:ascii="Brill" w:eastAsia="Brill" w:hAnsi="Brill" w:cs="Brill"/>
            </w:rPr>
          </w:rPrChange>
        </w:rPr>
        <w:t>halb</w:t>
      </w:r>
      <w:proofErr w:type="spellEnd"/>
      <w:r w:rsidRPr="00F34A6C">
        <w:rPr>
          <w:rFonts w:ascii="Brill" w:eastAsia="Brill" w:hAnsi="Brill" w:cs="Brill"/>
          <w:i/>
          <w:iCs/>
          <w:rPrChange w:id="4087" w:author="Autor">
            <w:rPr>
              <w:rFonts w:ascii="Brill" w:eastAsia="Brill" w:hAnsi="Brill" w:cs="Brill"/>
            </w:rPr>
          </w:rPrChange>
        </w:rPr>
        <w:t xml:space="preserve"> </w:t>
      </w:r>
      <w:proofErr w:type="spellStart"/>
      <w:r w:rsidRPr="00F34A6C">
        <w:rPr>
          <w:rFonts w:ascii="Brill" w:eastAsia="Brill" w:hAnsi="Brill" w:cs="Brill"/>
          <w:i/>
          <w:iCs/>
          <w:rPrChange w:id="4088" w:author="Autor">
            <w:rPr>
              <w:rFonts w:ascii="Brill" w:eastAsia="Brill" w:hAnsi="Brill" w:cs="Brill"/>
            </w:rPr>
          </w:rPrChange>
        </w:rPr>
        <w:t>eins</w:t>
      </w:r>
      <w:proofErr w:type="spellEnd"/>
      <w:del w:id="4089" w:author="Autor">
        <w:r w:rsidRPr="00C66272" w:rsidDel="007F6E59">
          <w:rPr>
            <w:rFonts w:ascii="Brill" w:eastAsia="Brill" w:hAnsi="Brill" w:cs="Brill"/>
          </w:rPr>
          <w:delText>”</w:delText>
        </w:r>
      </w:del>
      <w:r w:rsidRPr="00C66272">
        <w:rPr>
          <w:rFonts w:ascii="Brill" w:eastAsia="Brill" w:hAnsi="Brill" w:cs="Brill"/>
        </w:rPr>
        <w:t xml:space="preserve"> (1954), both starring Hamburg acting legend Hans Albers, but there were few television productions. There were no ready-made answers to the question of how to capture the port and the port city in “typical” images and sounds on the small screen.</w:t>
      </w:r>
    </w:p>
    <w:p w14:paraId="35077D65" w14:textId="1761B02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“Ships, shipyards, people, energy! This is the port city, home to millions, where shipping routes from all over the world cross, where good and evil lie close together: day and night. An experienced police force watches over the safety of the city and its people. Modern technology is at their service. Based on documents from the Hamburg water police, the broadcast series ‘Port Police’ was created.” Thus began the first episode on 7 October 1963. The opening credits showed </w:t>
      </w:r>
      <w:ins w:id="4090"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91" w:author="Autor">
        <w:r w:rsidRPr="00C66272" w:rsidDel="007F6E59">
          <w:rPr>
            <w:rFonts w:ascii="Brill" w:eastAsia="Brill" w:hAnsi="Brill" w:cs="Brill"/>
          </w:rPr>
          <w:delText>—</w:delText>
        </w:r>
      </w:del>
      <w:r w:rsidRPr="00C66272">
        <w:rPr>
          <w:rFonts w:ascii="Brill" w:eastAsia="Brill" w:hAnsi="Brill" w:cs="Brill"/>
        </w:rPr>
        <w:t xml:space="preserve"> in black and white </w:t>
      </w:r>
      <w:ins w:id="4092" w:author="Autor">
        <w:r w:rsidR="007F6E59">
          <w:rPr>
            <w:rFonts w:ascii="ArialMT" w:eastAsia="ArialMT" w:cs="ArialMT" w:hint="eastAsia"/>
            <w:sz w:val="17"/>
            <w:szCs w:val="17"/>
            <w:lang w:val="en-AU"/>
          </w:rPr>
          <w:t>–</w:t>
        </w:r>
        <w:r w:rsidR="007F6E59" w:rsidRPr="00C66272" w:rsidDel="007F6E59">
          <w:rPr>
            <w:rFonts w:ascii="Brill" w:eastAsia="Brill" w:hAnsi="Brill" w:cs="Brill"/>
          </w:rPr>
          <w:t xml:space="preserve"> </w:t>
        </w:r>
      </w:ins>
      <w:del w:id="4093" w:author="Autor">
        <w:r w:rsidRPr="00C66272" w:rsidDel="007F6E59">
          <w:rPr>
            <w:rFonts w:ascii="Brill" w:eastAsia="Brill" w:hAnsi="Brill" w:cs="Brill"/>
          </w:rPr>
          <w:delText>—</w:delText>
        </w:r>
      </w:del>
      <w:r w:rsidRPr="00C66272">
        <w:rPr>
          <w:rFonts w:ascii="Brill" w:eastAsia="Brill" w:hAnsi="Brill" w:cs="Brill"/>
        </w:rPr>
        <w:t xml:space="preserve"> aerial shots of the River Elbe and the port facilities on its southern bank, accompanied by somewhat alarming music. It then panned </w:t>
      </w:r>
      <w:r w:rsidRPr="00C66272">
        <w:rPr>
          <w:rFonts w:ascii="Brill" w:eastAsia="Brill" w:hAnsi="Brill" w:cs="Brill"/>
        </w:rPr>
        <w:lastRenderedPageBreak/>
        <w:t xml:space="preserve">over the St. Pauli landing piers, where ferries and passenger ships docked, and showed, in rapid succession, clips of acts of violence and police operations on land, as well as footage of a police boat on the water, a helicopter and police cars in action. The </w:t>
      </w:r>
      <w:commentRangeStart w:id="4094"/>
      <w:commentRangeStart w:id="4095"/>
      <w:r w:rsidRPr="00C66272">
        <w:rPr>
          <w:rFonts w:ascii="Brill" w:eastAsia="Brill" w:hAnsi="Brill" w:cs="Brill"/>
        </w:rPr>
        <w:t>establishing</w:t>
      </w:r>
      <w:commentRangeEnd w:id="4094"/>
      <w:r w:rsidR="00993C56">
        <w:rPr>
          <w:rStyle w:val="Odwoaniedokomentarza"/>
          <w:lang w:val="en-AU"/>
        </w:rPr>
        <w:commentReference w:id="4094"/>
      </w:r>
      <w:commentRangeEnd w:id="4095"/>
      <w:r w:rsidR="00733A75">
        <w:rPr>
          <w:rStyle w:val="Odwoaniedokomentarza"/>
          <w:lang w:val="en-AU"/>
        </w:rPr>
        <w:commentReference w:id="4095"/>
      </w:r>
      <w:r w:rsidRPr="00C66272">
        <w:rPr>
          <w:rFonts w:ascii="Brill" w:eastAsia="Brill" w:hAnsi="Brill" w:cs="Brill"/>
        </w:rPr>
        <w:t xml:space="preserve"> shot of the port, often accompanied by a ship’s siren, had been a pattern for Hamburg films since </w:t>
      </w:r>
      <w:del w:id="4096" w:author="Autor">
        <w:r w:rsidRPr="00F34A6C" w:rsidDel="00993C56">
          <w:rPr>
            <w:rFonts w:ascii="Brill" w:eastAsia="Brill" w:hAnsi="Brill" w:cs="Brill"/>
            <w:i/>
            <w:iCs/>
            <w:rPrChange w:id="4097" w:author="Autor">
              <w:rPr>
                <w:rFonts w:ascii="Brill" w:eastAsia="Brill" w:hAnsi="Brill" w:cs="Brill"/>
              </w:rPr>
            </w:rPrChange>
          </w:rPr>
          <w:delText>“</w:delText>
        </w:r>
      </w:del>
      <w:r w:rsidRPr="00F34A6C">
        <w:rPr>
          <w:rFonts w:ascii="Brill" w:eastAsia="Brill" w:hAnsi="Brill" w:cs="Brill"/>
          <w:i/>
          <w:iCs/>
          <w:rPrChange w:id="4098" w:author="Autor">
            <w:rPr>
              <w:rFonts w:ascii="Brill" w:eastAsia="Brill" w:hAnsi="Brill" w:cs="Brill"/>
            </w:rPr>
          </w:rPrChange>
        </w:rPr>
        <w:t xml:space="preserve">Auf der Reeperbahn </w:t>
      </w:r>
      <w:proofErr w:type="spellStart"/>
      <w:r w:rsidRPr="00F34A6C">
        <w:rPr>
          <w:rFonts w:ascii="Brill" w:eastAsia="Brill" w:hAnsi="Brill" w:cs="Brill"/>
          <w:i/>
          <w:iCs/>
          <w:rPrChange w:id="4099" w:author="Autor">
            <w:rPr>
              <w:rFonts w:ascii="Brill" w:eastAsia="Brill" w:hAnsi="Brill" w:cs="Brill"/>
            </w:rPr>
          </w:rPrChange>
        </w:rPr>
        <w:t>nachts</w:t>
      </w:r>
      <w:proofErr w:type="spellEnd"/>
      <w:r w:rsidRPr="00F34A6C">
        <w:rPr>
          <w:rFonts w:ascii="Brill" w:eastAsia="Brill" w:hAnsi="Brill" w:cs="Brill"/>
          <w:i/>
          <w:iCs/>
          <w:rPrChange w:id="4100" w:author="Autor">
            <w:rPr>
              <w:rFonts w:ascii="Brill" w:eastAsia="Brill" w:hAnsi="Brill" w:cs="Brill"/>
            </w:rPr>
          </w:rPrChange>
        </w:rPr>
        <w:t xml:space="preserve"> um </w:t>
      </w:r>
      <w:proofErr w:type="spellStart"/>
      <w:r w:rsidRPr="00F34A6C">
        <w:rPr>
          <w:rFonts w:ascii="Brill" w:eastAsia="Brill" w:hAnsi="Brill" w:cs="Brill"/>
          <w:i/>
          <w:iCs/>
          <w:rPrChange w:id="4101" w:author="Autor">
            <w:rPr>
              <w:rFonts w:ascii="Brill" w:eastAsia="Brill" w:hAnsi="Brill" w:cs="Brill"/>
            </w:rPr>
          </w:rPrChange>
        </w:rPr>
        <w:t>halb</w:t>
      </w:r>
      <w:proofErr w:type="spellEnd"/>
      <w:r w:rsidRPr="00F34A6C">
        <w:rPr>
          <w:rFonts w:ascii="Brill" w:eastAsia="Brill" w:hAnsi="Brill" w:cs="Brill"/>
          <w:i/>
          <w:iCs/>
          <w:rPrChange w:id="4102" w:author="Autor">
            <w:rPr>
              <w:rFonts w:ascii="Brill" w:eastAsia="Brill" w:hAnsi="Brill" w:cs="Brill"/>
            </w:rPr>
          </w:rPrChange>
        </w:rPr>
        <w:t xml:space="preserve"> </w:t>
      </w:r>
      <w:proofErr w:type="spellStart"/>
      <w:r w:rsidRPr="00F34A6C">
        <w:rPr>
          <w:rFonts w:ascii="Brill" w:eastAsia="Brill" w:hAnsi="Brill" w:cs="Brill"/>
          <w:i/>
          <w:iCs/>
          <w:rPrChange w:id="4103" w:author="Autor">
            <w:rPr>
              <w:rFonts w:ascii="Brill" w:eastAsia="Brill" w:hAnsi="Brill" w:cs="Brill"/>
            </w:rPr>
          </w:rPrChange>
        </w:rPr>
        <w:t>eins</w:t>
      </w:r>
      <w:proofErr w:type="spellEnd"/>
      <w:del w:id="4104" w:author="Autor">
        <w:r w:rsidRPr="00C66272" w:rsidDel="00993C56">
          <w:rPr>
            <w:rFonts w:ascii="Brill" w:eastAsia="Brill" w:hAnsi="Brill" w:cs="Brill"/>
          </w:rPr>
          <w:delText>”</w:delText>
        </w:r>
      </w:del>
      <w:r w:rsidRPr="00C66272">
        <w:rPr>
          <w:rFonts w:ascii="Brill" w:eastAsia="Brill" w:hAnsi="Brill" w:cs="Brill"/>
        </w:rPr>
        <w:t xml:space="preserve"> (1954) and </w:t>
      </w:r>
      <w:del w:id="4105" w:author="Autor">
        <w:r w:rsidRPr="00F34A6C" w:rsidDel="00993C56">
          <w:rPr>
            <w:rFonts w:ascii="Brill" w:eastAsia="Brill" w:hAnsi="Brill" w:cs="Brill"/>
            <w:i/>
            <w:iCs/>
            <w:rPrChange w:id="4106" w:author="Autor">
              <w:rPr>
                <w:rFonts w:ascii="Brill" w:eastAsia="Brill" w:hAnsi="Brill" w:cs="Brill"/>
              </w:rPr>
            </w:rPrChange>
          </w:rPr>
          <w:delText>“</w:delText>
        </w:r>
      </w:del>
      <w:r w:rsidRPr="00F34A6C">
        <w:rPr>
          <w:rFonts w:ascii="Brill" w:eastAsia="Brill" w:hAnsi="Brill" w:cs="Brill"/>
          <w:i/>
          <w:iCs/>
          <w:rPrChange w:id="4107" w:author="Autor">
            <w:rPr>
              <w:rFonts w:ascii="Brill" w:eastAsia="Brill" w:hAnsi="Brill" w:cs="Brill"/>
            </w:rPr>
          </w:rPrChange>
        </w:rPr>
        <w:t>Das Herz von St. Pauli</w:t>
      </w:r>
      <w:del w:id="4108" w:author="Autor">
        <w:r w:rsidRPr="00F34A6C" w:rsidDel="00993C56">
          <w:rPr>
            <w:rFonts w:ascii="Brill" w:eastAsia="Brill" w:hAnsi="Brill" w:cs="Brill"/>
            <w:i/>
            <w:iCs/>
            <w:highlight w:val="green"/>
            <w:rPrChange w:id="4109" w:author="Autor">
              <w:rPr>
                <w:rFonts w:ascii="Brill" w:eastAsia="Brill" w:hAnsi="Brill" w:cs="Brill"/>
              </w:rPr>
            </w:rPrChange>
          </w:rPr>
          <w:delText>”</w:delText>
        </w:r>
      </w:del>
      <w:r w:rsidRPr="00C66272">
        <w:rPr>
          <w:rFonts w:ascii="Brill" w:eastAsia="Brill" w:hAnsi="Brill" w:cs="Brill"/>
        </w:rPr>
        <w:t xml:space="preserve"> (1957) (Amenda, 2011, p.</w:t>
      </w:r>
      <w:del w:id="4110" w:author="Autor">
        <w:r w:rsidRPr="00C66272" w:rsidDel="00993C56">
          <w:rPr>
            <w:rFonts w:ascii="Brill" w:eastAsia="Brill" w:hAnsi="Brill" w:cs="Brill"/>
          </w:rPr>
          <w:delText xml:space="preserve"> </w:delText>
        </w:r>
      </w:del>
      <w:r w:rsidRPr="00C66272">
        <w:rPr>
          <w:rFonts w:ascii="Brill" w:eastAsia="Brill" w:hAnsi="Brill" w:cs="Brill"/>
        </w:rPr>
        <w:t xml:space="preserve">215). The format of a crime series based on authentic cases from police files had been introduced in West Germany by the series </w:t>
      </w:r>
      <w:del w:id="4111" w:author="Autor">
        <w:r w:rsidRPr="00F34A6C" w:rsidDel="00993C56">
          <w:rPr>
            <w:rFonts w:ascii="Brill" w:eastAsia="Brill" w:hAnsi="Brill" w:cs="Brill"/>
            <w:i/>
            <w:iCs/>
            <w:rPrChange w:id="4112" w:author="Autor">
              <w:rPr>
                <w:rFonts w:ascii="Brill" w:eastAsia="Brill" w:hAnsi="Brill" w:cs="Brill"/>
              </w:rPr>
            </w:rPrChange>
          </w:rPr>
          <w:delText>“</w:delText>
        </w:r>
      </w:del>
      <w:r w:rsidRPr="00F34A6C">
        <w:rPr>
          <w:rFonts w:ascii="Brill" w:eastAsia="Brill" w:hAnsi="Brill" w:cs="Brill"/>
          <w:i/>
          <w:iCs/>
          <w:rPrChange w:id="4113" w:author="Autor">
            <w:rPr>
              <w:rFonts w:ascii="Brill" w:eastAsia="Brill" w:hAnsi="Brill" w:cs="Brill"/>
            </w:rPr>
          </w:rPrChange>
        </w:rPr>
        <w:t xml:space="preserve">Der </w:t>
      </w:r>
      <w:proofErr w:type="spellStart"/>
      <w:r w:rsidRPr="00F34A6C">
        <w:rPr>
          <w:rFonts w:ascii="Brill" w:eastAsia="Brill" w:hAnsi="Brill" w:cs="Brill"/>
          <w:i/>
          <w:iCs/>
          <w:rPrChange w:id="4114" w:author="Autor">
            <w:rPr>
              <w:rFonts w:ascii="Brill" w:eastAsia="Brill" w:hAnsi="Brill" w:cs="Brill"/>
            </w:rPr>
          </w:rPrChange>
        </w:rPr>
        <w:t>Polizeibericht</w:t>
      </w:r>
      <w:proofErr w:type="spellEnd"/>
      <w:r w:rsidRPr="00F34A6C">
        <w:rPr>
          <w:rFonts w:ascii="Brill" w:eastAsia="Brill" w:hAnsi="Brill" w:cs="Brill"/>
          <w:i/>
          <w:iCs/>
          <w:rPrChange w:id="4115" w:author="Autor">
            <w:rPr>
              <w:rFonts w:ascii="Brill" w:eastAsia="Brill" w:hAnsi="Brill" w:cs="Brill"/>
            </w:rPr>
          </w:rPrChange>
        </w:rPr>
        <w:t xml:space="preserve"> </w:t>
      </w:r>
      <w:proofErr w:type="spellStart"/>
      <w:r w:rsidRPr="00F34A6C">
        <w:rPr>
          <w:rFonts w:ascii="Brill" w:eastAsia="Brill" w:hAnsi="Brill" w:cs="Brill"/>
          <w:i/>
          <w:iCs/>
          <w:rPrChange w:id="4116" w:author="Autor">
            <w:rPr>
              <w:rFonts w:ascii="Brill" w:eastAsia="Brill" w:hAnsi="Brill" w:cs="Brill"/>
            </w:rPr>
          </w:rPrChange>
        </w:rPr>
        <w:t>meldet</w:t>
      </w:r>
      <w:proofErr w:type="spellEnd"/>
      <w:del w:id="4117" w:author="Autor">
        <w:r w:rsidRPr="00F34A6C" w:rsidDel="00993C56">
          <w:rPr>
            <w:rFonts w:ascii="Brill" w:eastAsia="Brill" w:hAnsi="Brill" w:cs="Brill"/>
            <w:i/>
            <w:iCs/>
            <w:rPrChange w:id="4118" w:author="Autor">
              <w:rPr>
                <w:rFonts w:ascii="Brill" w:eastAsia="Brill" w:hAnsi="Brill" w:cs="Brill"/>
              </w:rPr>
            </w:rPrChange>
          </w:rPr>
          <w:delText>”</w:delText>
        </w:r>
      </w:del>
      <w:r w:rsidRPr="00C66272">
        <w:rPr>
          <w:rFonts w:ascii="Brill" w:eastAsia="Brill" w:hAnsi="Brill" w:cs="Brill"/>
        </w:rPr>
        <w:t xml:space="preserve"> (1953-1958) and </w:t>
      </w:r>
      <w:del w:id="4119" w:author="Autor">
        <w:r w:rsidRPr="00F34A6C" w:rsidDel="00993C56">
          <w:rPr>
            <w:rFonts w:ascii="Brill" w:eastAsia="Brill" w:hAnsi="Brill" w:cs="Brill"/>
            <w:i/>
            <w:iCs/>
            <w:rPrChange w:id="4120" w:author="Autor">
              <w:rPr>
                <w:rFonts w:ascii="Brill" w:eastAsia="Brill" w:hAnsi="Brill" w:cs="Brill"/>
              </w:rPr>
            </w:rPrChange>
          </w:rPr>
          <w:delText>“</w:delText>
        </w:r>
      </w:del>
      <w:proofErr w:type="spellStart"/>
      <w:r w:rsidRPr="00F34A6C">
        <w:rPr>
          <w:rFonts w:ascii="Brill" w:eastAsia="Brill" w:hAnsi="Brill" w:cs="Brill"/>
          <w:i/>
          <w:iCs/>
          <w:rPrChange w:id="4121" w:author="Autor">
            <w:rPr>
              <w:rFonts w:ascii="Brill" w:eastAsia="Brill" w:hAnsi="Brill" w:cs="Brill"/>
            </w:rPr>
          </w:rPrChange>
        </w:rPr>
        <w:t>Stahlnetz</w:t>
      </w:r>
      <w:proofErr w:type="spellEnd"/>
      <w:del w:id="4122" w:author="Autor">
        <w:r w:rsidRPr="00C66272" w:rsidDel="00993C56">
          <w:rPr>
            <w:rFonts w:ascii="Brill" w:eastAsia="Brill" w:hAnsi="Brill" w:cs="Brill"/>
          </w:rPr>
          <w:delText>”</w:delText>
        </w:r>
      </w:del>
      <w:r w:rsidRPr="00C66272">
        <w:rPr>
          <w:rFonts w:ascii="Brill" w:eastAsia="Brill" w:hAnsi="Brill" w:cs="Brill"/>
        </w:rPr>
        <w:t xml:space="preserve"> (1958-1968), which was based on the American </w:t>
      </w:r>
      <w:del w:id="4123" w:author="Autor">
        <w:r w:rsidRPr="00F34A6C" w:rsidDel="00993C56">
          <w:rPr>
            <w:rFonts w:ascii="Brill" w:eastAsia="Brill" w:hAnsi="Brill" w:cs="Brill"/>
            <w:i/>
            <w:iCs/>
            <w:rPrChange w:id="4124" w:author="Autor">
              <w:rPr>
                <w:rFonts w:ascii="Brill" w:eastAsia="Brill" w:hAnsi="Brill" w:cs="Brill"/>
              </w:rPr>
            </w:rPrChange>
          </w:rPr>
          <w:delText>“</w:delText>
        </w:r>
      </w:del>
      <w:r w:rsidRPr="00F34A6C">
        <w:rPr>
          <w:rFonts w:ascii="Brill" w:eastAsia="Brill" w:hAnsi="Brill" w:cs="Brill"/>
          <w:i/>
          <w:iCs/>
          <w:rPrChange w:id="4125" w:author="Autor">
            <w:rPr>
              <w:rFonts w:ascii="Brill" w:eastAsia="Brill" w:hAnsi="Brill" w:cs="Brill"/>
            </w:rPr>
          </w:rPrChange>
        </w:rPr>
        <w:t>Dragnet</w:t>
      </w:r>
      <w:del w:id="4126" w:author="Autor">
        <w:r w:rsidRPr="00C66272" w:rsidDel="00993C56">
          <w:rPr>
            <w:rFonts w:ascii="Brill" w:eastAsia="Brill" w:hAnsi="Brill" w:cs="Brill"/>
          </w:rPr>
          <w:delText>”</w:delText>
        </w:r>
      </w:del>
      <w:r w:rsidRPr="00C66272">
        <w:rPr>
          <w:rFonts w:ascii="Brill" w:eastAsia="Brill" w:hAnsi="Brill" w:cs="Brill"/>
        </w:rPr>
        <w:t xml:space="preserve"> (</w:t>
      </w:r>
      <w:r w:rsidRPr="00CE472E">
        <w:rPr>
          <w:rFonts w:ascii="Brill" w:eastAsia="Brill" w:hAnsi="Brill" w:cs="Brill"/>
        </w:rPr>
        <w:t>Brück et al., 2003</w:t>
      </w:r>
      <w:r w:rsidRPr="00C66272">
        <w:rPr>
          <w:rFonts w:ascii="Brill" w:eastAsia="Brill" w:hAnsi="Brill" w:cs="Brill"/>
        </w:rPr>
        <w:t xml:space="preserve">; </w:t>
      </w:r>
      <w:proofErr w:type="spellStart"/>
      <w:r w:rsidRPr="00CE472E">
        <w:rPr>
          <w:rFonts w:ascii="Brill" w:eastAsia="Brill" w:hAnsi="Brill" w:cs="Brill"/>
        </w:rPr>
        <w:t>Peulings</w:t>
      </w:r>
      <w:proofErr w:type="spellEnd"/>
      <w:r w:rsidRPr="00CE472E">
        <w:rPr>
          <w:rFonts w:ascii="Brill" w:eastAsia="Brill" w:hAnsi="Brill" w:cs="Brill"/>
        </w:rPr>
        <w:t>, 1005</w:t>
      </w:r>
      <w:r w:rsidRPr="00C66272">
        <w:rPr>
          <w:rFonts w:ascii="Brill" w:eastAsia="Brill" w:hAnsi="Brill" w:cs="Brill"/>
        </w:rPr>
        <w:t>).</w:t>
      </w:r>
    </w:p>
    <w:p w14:paraId="35077D66" w14:textId="375AF0A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Claiming to show real police work, </w:t>
      </w:r>
      <w:del w:id="4127" w:author="Autor">
        <w:r w:rsidRPr="00F34A6C" w:rsidDel="00993C56">
          <w:rPr>
            <w:rFonts w:ascii="Brill" w:eastAsia="Brill" w:hAnsi="Brill" w:cs="Brill"/>
            <w:i/>
            <w:iCs/>
            <w:rPrChange w:id="4128" w:author="Autor">
              <w:rPr>
                <w:rFonts w:ascii="Brill" w:eastAsia="Brill" w:hAnsi="Brill" w:cs="Brill"/>
              </w:rPr>
            </w:rPrChange>
          </w:rPr>
          <w:delText>“</w:delText>
        </w:r>
      </w:del>
      <w:r w:rsidRPr="00F34A6C">
        <w:rPr>
          <w:rFonts w:ascii="Brill" w:eastAsia="Brill" w:hAnsi="Brill" w:cs="Brill"/>
          <w:i/>
          <w:iCs/>
          <w:rPrChange w:id="4129" w:author="Autor">
            <w:rPr>
              <w:rFonts w:ascii="Brill" w:eastAsia="Brill" w:hAnsi="Brill" w:cs="Brill"/>
            </w:rPr>
          </w:rPrChange>
        </w:rPr>
        <w:t>Port Police</w:t>
      </w:r>
      <w:del w:id="4130" w:author="Autor">
        <w:r w:rsidRPr="00F34A6C" w:rsidDel="00993C56">
          <w:rPr>
            <w:rFonts w:ascii="Brill" w:eastAsia="Brill" w:hAnsi="Brill" w:cs="Brill"/>
            <w:i/>
            <w:iCs/>
            <w:rPrChange w:id="4131" w:author="Autor">
              <w:rPr>
                <w:rFonts w:ascii="Brill" w:eastAsia="Brill" w:hAnsi="Brill" w:cs="Brill"/>
              </w:rPr>
            </w:rPrChange>
          </w:rPr>
          <w:delText>”</w:delText>
        </w:r>
      </w:del>
      <w:r w:rsidRPr="00C66272">
        <w:rPr>
          <w:rFonts w:ascii="Brill" w:eastAsia="Brill" w:hAnsi="Brill" w:cs="Brill"/>
        </w:rPr>
        <w:t xml:space="preserve"> was a hit with the public and ran for three seasons with 39 episodes, each just under 25 minutes long. The</w:t>
      </w:r>
      <w:ins w:id="4132" w:author="Autor">
        <w:r w:rsidR="00104E94">
          <w:rPr>
            <w:rFonts w:ascii="Brill" w:eastAsia="Brill" w:hAnsi="Brill" w:cs="Brill"/>
          </w:rPr>
          <w:t xml:space="preserve"> show</w:t>
        </w:r>
      </w:ins>
      <w:del w:id="4133" w:author="Autor">
        <w:r w:rsidRPr="00C66272" w:rsidDel="00104E94">
          <w:rPr>
            <w:rFonts w:ascii="Brill" w:eastAsia="Brill" w:hAnsi="Brill" w:cs="Brill"/>
          </w:rPr>
          <w:delText>y</w:delText>
        </w:r>
      </w:del>
      <w:r w:rsidRPr="00C66272">
        <w:rPr>
          <w:rFonts w:ascii="Brill" w:eastAsia="Brill" w:hAnsi="Brill" w:cs="Brill"/>
        </w:rPr>
        <w:t xml:space="preserve"> ran weekly from October to the end of December in 1963 and 1964, and from January to March in 1966. </w:t>
      </w:r>
      <w:del w:id="4134" w:author="Autor">
        <w:r w:rsidRPr="00C66272" w:rsidDel="00104E94">
          <w:rPr>
            <w:rFonts w:ascii="Brill" w:eastAsia="Brill" w:hAnsi="Brill" w:cs="Brill"/>
          </w:rPr>
          <w:delText xml:space="preserve">They </w:delText>
        </w:r>
      </w:del>
      <w:ins w:id="4135" w:author="Autor">
        <w:r w:rsidR="00104E94">
          <w:rPr>
            <w:rFonts w:ascii="Brill" w:eastAsia="Brill" w:hAnsi="Brill" w:cs="Brill"/>
          </w:rPr>
          <w:t>It</w:t>
        </w:r>
        <w:r w:rsidR="00104E94" w:rsidRPr="00C66272">
          <w:rPr>
            <w:rFonts w:ascii="Brill" w:eastAsia="Brill" w:hAnsi="Brill" w:cs="Brill"/>
          </w:rPr>
          <w:t xml:space="preserve"> </w:t>
        </w:r>
      </w:ins>
      <w:r w:rsidRPr="00C66272">
        <w:rPr>
          <w:rFonts w:ascii="Brill" w:eastAsia="Brill" w:hAnsi="Brill" w:cs="Brill"/>
        </w:rPr>
        <w:t xml:space="preserve">had an attractive time slot, namely on Mondays at around 7:30 p.m. and thus before the most important news programme in the Federal Republic, the </w:t>
      </w:r>
      <w:del w:id="4136" w:author="Autor">
        <w:r w:rsidRPr="00F34A6C" w:rsidDel="00104E94">
          <w:rPr>
            <w:rFonts w:ascii="Brill" w:eastAsia="Brill" w:hAnsi="Brill" w:cs="Brill"/>
            <w:i/>
            <w:iCs/>
            <w:rPrChange w:id="4137" w:author="Autor">
              <w:rPr>
                <w:rFonts w:ascii="Brill" w:eastAsia="Brill" w:hAnsi="Brill" w:cs="Brill"/>
              </w:rPr>
            </w:rPrChange>
          </w:rPr>
          <w:delText>“</w:delText>
        </w:r>
      </w:del>
      <w:proofErr w:type="spellStart"/>
      <w:r w:rsidRPr="00F34A6C">
        <w:rPr>
          <w:rFonts w:ascii="Brill" w:eastAsia="Brill" w:hAnsi="Brill" w:cs="Brill"/>
          <w:i/>
          <w:iCs/>
          <w:rPrChange w:id="4138" w:author="Autor">
            <w:rPr>
              <w:rFonts w:ascii="Brill" w:eastAsia="Brill" w:hAnsi="Brill" w:cs="Brill"/>
            </w:rPr>
          </w:rPrChange>
        </w:rPr>
        <w:t>Tagesschau</w:t>
      </w:r>
      <w:proofErr w:type="spellEnd"/>
      <w:del w:id="4139" w:author="Autor">
        <w:r w:rsidRPr="00C66272" w:rsidDel="00104E94">
          <w:rPr>
            <w:rFonts w:ascii="Brill" w:eastAsia="Brill" w:hAnsi="Brill" w:cs="Brill"/>
          </w:rPr>
          <w:delText>”</w:delText>
        </w:r>
      </w:del>
      <w:r w:rsidRPr="00C66272">
        <w:rPr>
          <w:rFonts w:ascii="Brill" w:eastAsia="Brill" w:hAnsi="Brill" w:cs="Brill"/>
        </w:rPr>
        <w:t xml:space="preserve">, which started daily at 8 p.m. In this programme slot, framed by commercials, the series were </w:t>
      </w:r>
      <w:del w:id="4140" w:author="Autor">
        <w:r w:rsidRPr="00C66272" w:rsidDel="00D95C4F">
          <w:rPr>
            <w:rFonts w:ascii="Brill" w:eastAsia="Brill" w:hAnsi="Brill" w:cs="Brill"/>
          </w:rPr>
          <w:delText>characterise</w:delText>
        </w:r>
      </w:del>
      <w:ins w:id="4141" w:author="Autor">
        <w:r w:rsidR="00D95C4F">
          <w:rPr>
            <w:rFonts w:ascii="Brill" w:eastAsia="Brill" w:hAnsi="Brill" w:cs="Brill"/>
          </w:rPr>
          <w:t>characterize</w:t>
        </w:r>
      </w:ins>
      <w:r w:rsidRPr="00C66272">
        <w:rPr>
          <w:rFonts w:ascii="Brill" w:eastAsia="Brill" w:hAnsi="Brill" w:cs="Brill"/>
        </w:rPr>
        <w:t>d by “everyday relevance and local colour” (</w:t>
      </w:r>
      <w:proofErr w:type="spellStart"/>
      <w:r w:rsidRPr="00CE472E">
        <w:rPr>
          <w:rFonts w:ascii="Brill" w:eastAsia="Brill" w:hAnsi="Brill" w:cs="Brill"/>
        </w:rPr>
        <w:t>Töteberg</w:t>
      </w:r>
      <w:proofErr w:type="spellEnd"/>
      <w:r w:rsidRPr="00CE472E">
        <w:rPr>
          <w:rFonts w:ascii="Brill" w:eastAsia="Brill" w:hAnsi="Brill" w:cs="Brill"/>
        </w:rPr>
        <w:t xml:space="preserve"> &amp; </w:t>
      </w:r>
      <w:proofErr w:type="spellStart"/>
      <w:r w:rsidRPr="00CE472E">
        <w:rPr>
          <w:rFonts w:ascii="Brill" w:eastAsia="Brill" w:hAnsi="Brill" w:cs="Brill"/>
        </w:rPr>
        <w:t>Reißmann</w:t>
      </w:r>
      <w:proofErr w:type="spellEnd"/>
      <w:r w:rsidRPr="00CE472E">
        <w:rPr>
          <w:rFonts w:ascii="Brill" w:eastAsia="Brill" w:hAnsi="Brill" w:cs="Brill"/>
        </w:rPr>
        <w:t>, 2014</w:t>
      </w:r>
      <w:ins w:id="4142" w:author="Autor">
        <w:r w:rsidR="00104E94">
          <w:rPr>
            <w:rFonts w:ascii="Brill" w:eastAsia="Brill" w:hAnsi="Brill" w:cs="Brill"/>
          </w:rPr>
          <w:t>, p.</w:t>
        </w:r>
      </w:ins>
      <w:del w:id="4143" w:author="Autor">
        <w:r w:rsidRPr="00C66272" w:rsidDel="00104E94">
          <w:rPr>
            <w:rFonts w:ascii="Brill" w:eastAsia="Brill" w:hAnsi="Brill" w:cs="Brill"/>
          </w:rPr>
          <w:delText xml:space="preserve">: </w:delText>
        </w:r>
      </w:del>
      <w:r w:rsidRPr="00C66272">
        <w:rPr>
          <w:rFonts w:ascii="Brill" w:eastAsia="Brill" w:hAnsi="Brill" w:cs="Brill"/>
        </w:rPr>
        <w:t xml:space="preserve">89; see also </w:t>
      </w:r>
      <w:r w:rsidRPr="00CE472E">
        <w:rPr>
          <w:rFonts w:ascii="Brill" w:eastAsia="Brill" w:hAnsi="Brill" w:cs="Brill"/>
        </w:rPr>
        <w:t>Wehn, 2002</w:t>
      </w:r>
      <w:r w:rsidRPr="00C66272">
        <w:rPr>
          <w:rFonts w:ascii="Brill" w:eastAsia="Brill" w:hAnsi="Brill" w:cs="Brill"/>
        </w:rPr>
        <w:t xml:space="preserve">; </w:t>
      </w:r>
      <w:proofErr w:type="spellStart"/>
      <w:r w:rsidRPr="00CE472E">
        <w:rPr>
          <w:rFonts w:ascii="Brill" w:eastAsia="Brill" w:hAnsi="Brill" w:cs="Brill"/>
        </w:rPr>
        <w:t>Giesenfeld</w:t>
      </w:r>
      <w:proofErr w:type="spellEnd"/>
      <w:r w:rsidRPr="00CE472E">
        <w:rPr>
          <w:rFonts w:ascii="Brill" w:eastAsia="Brill" w:hAnsi="Brill" w:cs="Brill"/>
        </w:rPr>
        <w:t xml:space="preserve"> &amp; </w:t>
      </w:r>
      <w:proofErr w:type="spellStart"/>
      <w:r w:rsidRPr="00CE472E">
        <w:rPr>
          <w:rFonts w:ascii="Brill" w:eastAsia="Brill" w:hAnsi="Brill" w:cs="Brill"/>
        </w:rPr>
        <w:t>Prugger</w:t>
      </w:r>
      <w:proofErr w:type="spellEnd"/>
      <w:r w:rsidRPr="00F34A6C">
        <w:rPr>
          <w:rFonts w:ascii="Brill" w:eastAsia="Brill" w:hAnsi="Brill" w:cs="Brill"/>
          <w:i/>
          <w:iCs/>
          <w:rPrChange w:id="4144" w:author="Autor">
            <w:rPr>
              <w:rFonts w:ascii="Brill" w:eastAsia="Brill" w:hAnsi="Brill" w:cs="Brill"/>
            </w:rPr>
          </w:rPrChange>
        </w:rPr>
        <w:t>, 1994</w:t>
      </w:r>
      <w:r w:rsidRPr="00C66272">
        <w:rPr>
          <w:rFonts w:ascii="Brill" w:eastAsia="Brill" w:hAnsi="Brill" w:cs="Brill"/>
        </w:rPr>
        <w:t>). It is estimated that 80 to 90 per cent of all viewers in the Hamburg area watched the series, which was also sold to other European television stations (</w:t>
      </w:r>
      <w:proofErr w:type="spellStart"/>
      <w:r w:rsidRPr="00CE472E">
        <w:rPr>
          <w:rFonts w:ascii="Brill" w:eastAsia="Brill" w:hAnsi="Brill" w:cs="Brill"/>
        </w:rPr>
        <w:t>Töteberg</w:t>
      </w:r>
      <w:proofErr w:type="spellEnd"/>
      <w:r w:rsidRPr="00CE472E">
        <w:rPr>
          <w:rFonts w:ascii="Brill" w:eastAsia="Brill" w:hAnsi="Brill" w:cs="Brill"/>
        </w:rPr>
        <w:t xml:space="preserve"> &amp; </w:t>
      </w:r>
      <w:proofErr w:type="spellStart"/>
      <w:r w:rsidRPr="00CE472E">
        <w:rPr>
          <w:rFonts w:ascii="Brill" w:eastAsia="Brill" w:hAnsi="Brill" w:cs="Brill"/>
        </w:rPr>
        <w:t>Reißmann</w:t>
      </w:r>
      <w:proofErr w:type="spellEnd"/>
      <w:r w:rsidRPr="00C66272">
        <w:rPr>
          <w:rFonts w:ascii="Brill" w:eastAsia="Brill" w:hAnsi="Brill" w:cs="Brill"/>
        </w:rPr>
        <w:t xml:space="preserve">, 2014). Two follow-up series with a different concept, </w:t>
      </w:r>
      <w:del w:id="4145" w:author="Autor">
        <w:r w:rsidRPr="00F34A6C" w:rsidDel="00104E94">
          <w:rPr>
            <w:rFonts w:ascii="Brill" w:eastAsia="Brill" w:hAnsi="Brill" w:cs="Brill"/>
            <w:i/>
            <w:iCs/>
            <w:rPrChange w:id="4146" w:author="Autor">
              <w:rPr>
                <w:rFonts w:ascii="Brill" w:eastAsia="Brill" w:hAnsi="Brill" w:cs="Brill"/>
              </w:rPr>
            </w:rPrChange>
          </w:rPr>
          <w:delText>“</w:delText>
        </w:r>
      </w:del>
      <w:proofErr w:type="spellStart"/>
      <w:r w:rsidRPr="00F34A6C">
        <w:rPr>
          <w:rFonts w:ascii="Brill" w:eastAsia="Brill" w:hAnsi="Brill" w:cs="Brill"/>
          <w:i/>
          <w:iCs/>
          <w:rPrChange w:id="4147" w:author="Autor">
            <w:rPr>
              <w:rFonts w:ascii="Brill" w:eastAsia="Brill" w:hAnsi="Brill" w:cs="Brill"/>
            </w:rPr>
          </w:rPrChange>
        </w:rPr>
        <w:t>Polizeifunk</w:t>
      </w:r>
      <w:proofErr w:type="spellEnd"/>
      <w:r w:rsidRPr="00F34A6C">
        <w:rPr>
          <w:rFonts w:ascii="Brill" w:eastAsia="Brill" w:hAnsi="Brill" w:cs="Brill"/>
          <w:i/>
          <w:iCs/>
          <w:rPrChange w:id="4148" w:author="Autor">
            <w:rPr>
              <w:rFonts w:ascii="Brill" w:eastAsia="Brill" w:hAnsi="Brill" w:cs="Brill"/>
            </w:rPr>
          </w:rPrChange>
        </w:rPr>
        <w:t xml:space="preserve"> </w:t>
      </w:r>
      <w:proofErr w:type="spellStart"/>
      <w:r w:rsidRPr="00F34A6C">
        <w:rPr>
          <w:rFonts w:ascii="Brill" w:eastAsia="Brill" w:hAnsi="Brill" w:cs="Brill"/>
          <w:i/>
          <w:iCs/>
          <w:rPrChange w:id="4149" w:author="Autor">
            <w:rPr>
              <w:rFonts w:ascii="Brill" w:eastAsia="Brill" w:hAnsi="Brill" w:cs="Brill"/>
            </w:rPr>
          </w:rPrChange>
        </w:rPr>
        <w:t>ruft</w:t>
      </w:r>
      <w:proofErr w:type="spellEnd"/>
      <w:del w:id="4150" w:author="Autor">
        <w:r w:rsidRPr="00F34A6C" w:rsidDel="00104E94">
          <w:rPr>
            <w:rFonts w:ascii="Brill" w:eastAsia="Brill" w:hAnsi="Brill" w:cs="Brill"/>
            <w:i/>
            <w:iCs/>
            <w:rPrChange w:id="4151" w:author="Autor">
              <w:rPr>
                <w:rFonts w:ascii="Brill" w:eastAsia="Brill" w:hAnsi="Brill" w:cs="Brill"/>
              </w:rPr>
            </w:rPrChange>
          </w:rPr>
          <w:delText>”</w:delText>
        </w:r>
      </w:del>
      <w:r w:rsidRPr="00C66272">
        <w:rPr>
          <w:rFonts w:ascii="Brill" w:eastAsia="Brill" w:hAnsi="Brill" w:cs="Brill"/>
        </w:rPr>
        <w:t xml:space="preserve"> and </w:t>
      </w:r>
      <w:del w:id="4152" w:author="Autor">
        <w:r w:rsidRPr="00F34A6C" w:rsidDel="00104E94">
          <w:rPr>
            <w:rFonts w:ascii="Brill" w:eastAsia="Brill" w:hAnsi="Brill" w:cs="Brill"/>
            <w:i/>
            <w:iCs/>
            <w:rPrChange w:id="4153" w:author="Autor">
              <w:rPr>
                <w:rFonts w:ascii="Brill" w:eastAsia="Brill" w:hAnsi="Brill" w:cs="Brill"/>
              </w:rPr>
            </w:rPrChange>
          </w:rPr>
          <w:delText>“</w:delText>
        </w:r>
      </w:del>
      <w:r w:rsidRPr="00F34A6C">
        <w:rPr>
          <w:rFonts w:ascii="Brill" w:eastAsia="Brill" w:hAnsi="Brill" w:cs="Brill"/>
          <w:i/>
          <w:iCs/>
          <w:rPrChange w:id="4154" w:author="Autor">
            <w:rPr>
              <w:rFonts w:ascii="Brill" w:eastAsia="Brill" w:hAnsi="Brill" w:cs="Brill"/>
            </w:rPr>
          </w:rPrChange>
        </w:rPr>
        <w:t>Hamburg Transit</w:t>
      </w:r>
      <w:del w:id="4155" w:author="Autor">
        <w:r w:rsidRPr="00C66272" w:rsidDel="00104E94">
          <w:rPr>
            <w:rFonts w:ascii="Brill" w:eastAsia="Brill" w:hAnsi="Brill" w:cs="Brill"/>
          </w:rPr>
          <w:delText>”</w:delText>
        </w:r>
      </w:del>
      <w:r w:rsidRPr="00C66272">
        <w:rPr>
          <w:rFonts w:ascii="Brill" w:eastAsia="Brill" w:hAnsi="Brill" w:cs="Brill"/>
        </w:rPr>
        <w:t>, with a further 104 episodes, were to follow from 1966 to 1974.</w:t>
      </w:r>
    </w:p>
    <w:p w14:paraId="35077D67" w14:textId="444A3F7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series was produced by </w:t>
      </w:r>
      <w:del w:id="4156" w:author="Autor">
        <w:r w:rsidRPr="00C66272" w:rsidDel="00104E94">
          <w:rPr>
            <w:rFonts w:ascii="Brill" w:eastAsia="Brill" w:hAnsi="Brill" w:cs="Brill"/>
          </w:rPr>
          <w:delText>“</w:delText>
        </w:r>
      </w:del>
      <w:r w:rsidRPr="00C66272">
        <w:rPr>
          <w:rFonts w:ascii="Brill" w:eastAsia="Brill" w:hAnsi="Brill" w:cs="Brill"/>
        </w:rPr>
        <w:t>Studio Hamburg</w:t>
      </w:r>
      <w:del w:id="4157" w:author="Autor">
        <w:r w:rsidRPr="00C66272" w:rsidDel="00104E94">
          <w:rPr>
            <w:rFonts w:ascii="Brill" w:eastAsia="Brill" w:hAnsi="Brill" w:cs="Brill"/>
          </w:rPr>
          <w:delText>”</w:delText>
        </w:r>
      </w:del>
      <w:r w:rsidRPr="00C66272">
        <w:rPr>
          <w:rFonts w:ascii="Brill" w:eastAsia="Brill" w:hAnsi="Brill" w:cs="Brill"/>
        </w:rPr>
        <w:t>, the production company of the prominent film producer Gyula Trebitsch, which maintained a huge film studio in Hamburg where numerous film and television productions had been made since the late 1940s (</w:t>
      </w:r>
      <w:proofErr w:type="spellStart"/>
      <w:r w:rsidRPr="00C66272">
        <w:rPr>
          <w:rFonts w:ascii="Brill" w:eastAsia="Brill" w:hAnsi="Brill" w:cs="Brill"/>
        </w:rPr>
        <w:t>Töteberg</w:t>
      </w:r>
      <w:proofErr w:type="spellEnd"/>
      <w:r w:rsidRPr="00C66272">
        <w:rPr>
          <w:rFonts w:ascii="Brill" w:eastAsia="Brill" w:hAnsi="Brill" w:cs="Brill"/>
        </w:rPr>
        <w:t xml:space="preserve"> &amp; </w:t>
      </w:r>
      <w:proofErr w:type="spellStart"/>
      <w:r w:rsidRPr="00C66272">
        <w:rPr>
          <w:rFonts w:ascii="Brill" w:eastAsia="Brill" w:hAnsi="Brill" w:cs="Brill"/>
        </w:rPr>
        <w:t>Reißmann</w:t>
      </w:r>
      <w:proofErr w:type="spellEnd"/>
      <w:r w:rsidRPr="00C66272">
        <w:rPr>
          <w:rFonts w:ascii="Brill" w:eastAsia="Brill" w:hAnsi="Brill" w:cs="Brill"/>
        </w:rPr>
        <w:t xml:space="preserve">, 2014). In 1970 the press director of </w:t>
      </w:r>
      <w:del w:id="4158" w:author="Autor">
        <w:r w:rsidRPr="00C66272" w:rsidDel="00104E94">
          <w:rPr>
            <w:rFonts w:ascii="Brill" w:eastAsia="Brill" w:hAnsi="Brill" w:cs="Brill"/>
          </w:rPr>
          <w:delText>“</w:delText>
        </w:r>
      </w:del>
      <w:r w:rsidRPr="00C66272">
        <w:rPr>
          <w:rFonts w:ascii="Brill" w:eastAsia="Brill" w:hAnsi="Brill" w:cs="Brill"/>
        </w:rPr>
        <w:t>Studio Hamburg</w:t>
      </w:r>
      <w:del w:id="4159" w:author="Autor">
        <w:r w:rsidRPr="00C66272" w:rsidDel="00104E94">
          <w:rPr>
            <w:rFonts w:ascii="Brill" w:eastAsia="Brill" w:hAnsi="Brill" w:cs="Brill"/>
          </w:rPr>
          <w:delText>”</w:delText>
        </w:r>
      </w:del>
      <w:r w:rsidRPr="00C66272">
        <w:rPr>
          <w:rFonts w:ascii="Brill" w:eastAsia="Brill" w:hAnsi="Brill" w:cs="Brill"/>
        </w:rPr>
        <w:t xml:space="preserve"> affirmed that the “port milieu and ships were among the most popular motifs for television viewers.” In his opinion, no other German city offered such a colourful backdrop as Hamburg (</w:t>
      </w:r>
      <w:r w:rsidRPr="00CE472E">
        <w:rPr>
          <w:rFonts w:ascii="Brill" w:eastAsia="Brill" w:hAnsi="Brill" w:cs="Brill"/>
        </w:rPr>
        <w:t xml:space="preserve">Hamburger </w:t>
      </w:r>
      <w:proofErr w:type="spellStart"/>
      <w:r w:rsidRPr="00CE472E">
        <w:rPr>
          <w:rFonts w:ascii="Brill" w:eastAsia="Brill" w:hAnsi="Brill" w:cs="Brill"/>
        </w:rPr>
        <w:t>Abendblat</w:t>
      </w:r>
      <w:r w:rsidRPr="00C66272">
        <w:rPr>
          <w:rFonts w:ascii="Brill" w:eastAsia="Brill" w:hAnsi="Brill" w:cs="Brill"/>
        </w:rPr>
        <w:t>t</w:t>
      </w:r>
      <w:proofErr w:type="spellEnd"/>
      <w:r w:rsidRPr="00C66272">
        <w:rPr>
          <w:rFonts w:ascii="Brill" w:eastAsia="Brill" w:hAnsi="Brill" w:cs="Brill"/>
        </w:rPr>
        <w:t xml:space="preserve">, 9 April 1970, p. 4). The production files for the third season of </w:t>
      </w:r>
      <w:del w:id="4160" w:author="Autor">
        <w:r w:rsidRPr="00F34A6C" w:rsidDel="00104E94">
          <w:rPr>
            <w:rFonts w:ascii="Brill" w:eastAsia="Brill" w:hAnsi="Brill" w:cs="Brill"/>
            <w:i/>
            <w:iCs/>
            <w:rPrChange w:id="4161" w:author="Autor">
              <w:rPr>
                <w:rFonts w:ascii="Brill" w:eastAsia="Brill" w:hAnsi="Brill" w:cs="Brill"/>
              </w:rPr>
            </w:rPrChange>
          </w:rPr>
          <w:delText>“</w:delText>
        </w:r>
      </w:del>
      <w:r w:rsidRPr="00F34A6C">
        <w:rPr>
          <w:rFonts w:ascii="Brill" w:eastAsia="Brill" w:hAnsi="Brill" w:cs="Brill"/>
          <w:i/>
          <w:iCs/>
          <w:rPrChange w:id="4162" w:author="Autor">
            <w:rPr>
              <w:rFonts w:ascii="Brill" w:eastAsia="Brill" w:hAnsi="Brill" w:cs="Brill"/>
            </w:rPr>
          </w:rPrChange>
        </w:rPr>
        <w:t>Port Police</w:t>
      </w:r>
      <w:del w:id="4163" w:author="Autor">
        <w:r w:rsidRPr="00F34A6C" w:rsidDel="00104E94">
          <w:rPr>
            <w:rFonts w:ascii="Brill" w:eastAsia="Brill" w:hAnsi="Brill" w:cs="Brill"/>
            <w:i/>
            <w:iCs/>
            <w:rPrChange w:id="4164" w:author="Autor">
              <w:rPr>
                <w:rFonts w:ascii="Brill" w:eastAsia="Brill" w:hAnsi="Brill" w:cs="Brill"/>
              </w:rPr>
            </w:rPrChange>
          </w:rPr>
          <w:delText>”</w:delText>
        </w:r>
      </w:del>
      <w:r w:rsidRPr="00C66272">
        <w:rPr>
          <w:rFonts w:ascii="Brill" w:eastAsia="Brill" w:hAnsi="Brill" w:cs="Brill"/>
        </w:rPr>
        <w:t xml:space="preserve"> show that only a few shooting days were available for each episode, during which several scenes were filmed, sometimes simultaneously by two teams. The second team was responsible for filming on location in the port area. For example, on 31 March 1965, shots for episode 37 (</w:t>
      </w:r>
      <w:r w:rsidR="006B4855" w:rsidRPr="00C66272">
        <w:rPr>
          <w:rFonts w:ascii="Brill" w:eastAsia="Brill" w:hAnsi="Brill" w:cs="Brill"/>
        </w:rPr>
        <w:t>“</w:t>
      </w:r>
      <w:r w:rsidRPr="00C66272">
        <w:rPr>
          <w:rFonts w:ascii="Brill" w:eastAsia="Brill" w:hAnsi="Brill" w:cs="Brill"/>
        </w:rPr>
        <w:t>Jewels Made to Measure</w:t>
      </w:r>
      <w:r w:rsidR="006B4855" w:rsidRPr="00C66272">
        <w:rPr>
          <w:rFonts w:ascii="Brill" w:eastAsia="Brill" w:hAnsi="Brill" w:cs="Brill"/>
        </w:rPr>
        <w:t>”</w:t>
      </w:r>
      <w:r w:rsidRPr="00C66272">
        <w:rPr>
          <w:rFonts w:ascii="Brill" w:eastAsia="Brill" w:hAnsi="Brill" w:cs="Brill"/>
        </w:rPr>
        <w:t xml:space="preserve">) were scheduled in a storage shed, and on 1 and 2 April 1965, shots for three different episodes were filmed on the police boat. Unfortunately, the </w:t>
      </w:r>
      <w:r w:rsidRPr="00C66272">
        <w:rPr>
          <w:rFonts w:ascii="Brill" w:eastAsia="Brill" w:hAnsi="Brill" w:cs="Brill"/>
        </w:rPr>
        <w:lastRenderedPageBreak/>
        <w:t>production files do not allow for the precise identification of the filming locations, but contain only general descriptions (pier, harbour quay, quay steps, in front of warehouse).</w:t>
      </w:r>
    </w:p>
    <w:p w14:paraId="35077D68" w14:textId="3994A847" w:rsidR="00CB3FC9" w:rsidRPr="00C66272" w:rsidRDefault="00C55FA1">
      <w:pPr>
        <w:spacing w:line="360" w:lineRule="auto"/>
        <w:ind w:firstLine="720"/>
        <w:jc w:val="both"/>
        <w:rPr>
          <w:rFonts w:ascii="Brill" w:eastAsia="Brill" w:hAnsi="Brill" w:cs="Brill"/>
        </w:rPr>
      </w:pPr>
      <w:del w:id="4165" w:author="Autor">
        <w:r w:rsidRPr="00F34A6C" w:rsidDel="00E96DAD">
          <w:rPr>
            <w:rFonts w:ascii="Brill" w:eastAsia="Brill" w:hAnsi="Brill" w:cs="Brill"/>
            <w:i/>
            <w:iCs/>
            <w:rPrChange w:id="4166" w:author="Autor">
              <w:rPr>
                <w:rFonts w:ascii="Brill" w:eastAsia="Brill" w:hAnsi="Brill" w:cs="Brill"/>
              </w:rPr>
            </w:rPrChange>
          </w:rPr>
          <w:delText>“</w:delText>
        </w:r>
      </w:del>
      <w:r w:rsidRPr="00F34A6C">
        <w:rPr>
          <w:rFonts w:ascii="Brill" w:eastAsia="Brill" w:hAnsi="Brill" w:cs="Brill"/>
          <w:i/>
          <w:iCs/>
          <w:rPrChange w:id="4167" w:author="Autor">
            <w:rPr>
              <w:rFonts w:ascii="Brill" w:eastAsia="Brill" w:hAnsi="Brill" w:cs="Brill"/>
            </w:rPr>
          </w:rPrChange>
        </w:rPr>
        <w:t>Port Police</w:t>
      </w:r>
      <w:del w:id="4168" w:author="Autor">
        <w:r w:rsidRPr="00F34A6C" w:rsidDel="00E96DAD">
          <w:rPr>
            <w:rFonts w:ascii="Brill" w:eastAsia="Brill" w:hAnsi="Brill" w:cs="Brill"/>
            <w:i/>
            <w:iCs/>
            <w:rPrChange w:id="4169" w:author="Autor">
              <w:rPr>
                <w:rFonts w:ascii="Brill" w:eastAsia="Brill" w:hAnsi="Brill" w:cs="Brill"/>
              </w:rPr>
            </w:rPrChange>
          </w:rPr>
          <w:delText>”</w:delText>
        </w:r>
      </w:del>
      <w:r w:rsidRPr="00C66272">
        <w:rPr>
          <w:rFonts w:ascii="Brill" w:eastAsia="Brill" w:hAnsi="Brill" w:cs="Brill"/>
        </w:rPr>
        <w:t xml:space="preserve"> featured six regular characters, all men. Three criminal investigators, Detective Peters and his colleagues Zink and </w:t>
      </w:r>
      <w:proofErr w:type="spellStart"/>
      <w:r w:rsidRPr="00C66272">
        <w:rPr>
          <w:rFonts w:ascii="Brill" w:eastAsia="Brill" w:hAnsi="Brill" w:cs="Brill"/>
        </w:rPr>
        <w:t>Koldehoff</w:t>
      </w:r>
      <w:proofErr w:type="spellEnd"/>
      <w:r w:rsidRPr="00C66272">
        <w:rPr>
          <w:rFonts w:ascii="Brill" w:eastAsia="Brill" w:hAnsi="Brill" w:cs="Brill"/>
        </w:rPr>
        <w:t xml:space="preserve">, worked in a police station on land. Three uniformed policemen manned the police boat </w:t>
      </w:r>
      <w:del w:id="4170" w:author="Autor">
        <w:r w:rsidRPr="00F34A6C" w:rsidDel="00E96DAD">
          <w:rPr>
            <w:rFonts w:ascii="Brill" w:eastAsia="Brill" w:hAnsi="Brill" w:cs="Brill"/>
            <w:i/>
            <w:iCs/>
            <w:rPrChange w:id="4171" w:author="Autor">
              <w:rPr>
                <w:rFonts w:ascii="Brill" w:eastAsia="Brill" w:hAnsi="Brill" w:cs="Brill"/>
              </w:rPr>
            </w:rPrChange>
          </w:rPr>
          <w:delText>“</w:delText>
        </w:r>
      </w:del>
      <w:r w:rsidRPr="00F34A6C">
        <w:rPr>
          <w:rFonts w:ascii="Brill" w:eastAsia="Brill" w:hAnsi="Brill" w:cs="Brill"/>
          <w:i/>
          <w:iCs/>
          <w:rPrChange w:id="4172" w:author="Autor">
            <w:rPr>
              <w:rFonts w:ascii="Brill" w:eastAsia="Brill" w:hAnsi="Brill" w:cs="Brill"/>
            </w:rPr>
          </w:rPrChange>
        </w:rPr>
        <w:t>Elbe 3</w:t>
      </w:r>
      <w:del w:id="4173" w:author="Autor">
        <w:r w:rsidRPr="00C66272" w:rsidDel="00E96DAD">
          <w:rPr>
            <w:rFonts w:ascii="Brill" w:eastAsia="Brill" w:hAnsi="Brill" w:cs="Brill"/>
          </w:rPr>
          <w:delText>”</w:delText>
        </w:r>
      </w:del>
      <w:r w:rsidRPr="00C66272">
        <w:rPr>
          <w:rFonts w:ascii="Brill" w:eastAsia="Brill" w:hAnsi="Brill" w:cs="Brill"/>
        </w:rPr>
        <w:t xml:space="preserve"> on the water: Constable Lühr and his colleagues Wolters (later: Ahlmann) and Ordemann (later: Hansen). The latter steered the boat, so a real policeman had to play him. The jurisdiction of the Hamburg water police extended to the port, other water areas of the city and downstream to the mouth of the Elbe at Cuxhaven. The main actors of </w:t>
      </w:r>
      <w:del w:id="4174" w:author="Autor">
        <w:r w:rsidRPr="00F34A6C" w:rsidDel="00E96DAD">
          <w:rPr>
            <w:rFonts w:ascii="Brill" w:eastAsia="Brill" w:hAnsi="Brill" w:cs="Brill"/>
            <w:i/>
            <w:iCs/>
            <w:rPrChange w:id="4175" w:author="Autor">
              <w:rPr>
                <w:rFonts w:ascii="Brill" w:eastAsia="Brill" w:hAnsi="Brill" w:cs="Brill"/>
              </w:rPr>
            </w:rPrChange>
          </w:rPr>
          <w:delText>“</w:delText>
        </w:r>
      </w:del>
      <w:r w:rsidRPr="00F34A6C">
        <w:rPr>
          <w:rFonts w:ascii="Brill" w:eastAsia="Brill" w:hAnsi="Brill" w:cs="Brill"/>
          <w:i/>
          <w:iCs/>
          <w:rPrChange w:id="4176" w:author="Autor">
            <w:rPr>
              <w:rFonts w:ascii="Brill" w:eastAsia="Brill" w:hAnsi="Brill" w:cs="Brill"/>
            </w:rPr>
          </w:rPrChange>
        </w:rPr>
        <w:t>Port Police</w:t>
      </w:r>
      <w:del w:id="4177" w:author="Autor">
        <w:r w:rsidRPr="00F34A6C" w:rsidDel="00E96DAD">
          <w:rPr>
            <w:rFonts w:ascii="Brill" w:eastAsia="Brill" w:hAnsi="Brill" w:cs="Brill"/>
            <w:i/>
            <w:iCs/>
            <w:rPrChange w:id="4178" w:author="Autor">
              <w:rPr>
                <w:rFonts w:ascii="Brill" w:eastAsia="Brill" w:hAnsi="Brill" w:cs="Brill"/>
              </w:rPr>
            </w:rPrChange>
          </w:rPr>
          <w:delText>”</w:delText>
        </w:r>
      </w:del>
      <w:r w:rsidRPr="00C66272">
        <w:rPr>
          <w:rFonts w:ascii="Brill" w:eastAsia="Brill" w:hAnsi="Brill" w:cs="Brill"/>
        </w:rPr>
        <w:t xml:space="preserve"> were little known theatre and television actors of the time. The supporting roles were repeatedly played by local actors from the </w:t>
      </w:r>
      <w:proofErr w:type="spellStart"/>
      <w:r w:rsidRPr="00C66272">
        <w:rPr>
          <w:rFonts w:ascii="Brill" w:eastAsia="Brill" w:hAnsi="Brill" w:cs="Brill"/>
        </w:rPr>
        <w:t>Ohnsorg</w:t>
      </w:r>
      <w:proofErr w:type="spellEnd"/>
      <w:r w:rsidRPr="00C66272">
        <w:rPr>
          <w:rFonts w:ascii="Brill" w:eastAsia="Brill" w:hAnsi="Brill" w:cs="Brill"/>
        </w:rPr>
        <w:t xml:space="preserve"> Theat</w:t>
      </w:r>
      <w:del w:id="4179" w:author="Autor">
        <w:r w:rsidRPr="00C66272" w:rsidDel="00EC057D">
          <w:rPr>
            <w:rFonts w:ascii="Brill" w:eastAsia="Brill" w:hAnsi="Brill" w:cs="Brill"/>
          </w:rPr>
          <w:delText>e</w:delText>
        </w:r>
      </w:del>
      <w:r w:rsidRPr="00C66272">
        <w:rPr>
          <w:rFonts w:ascii="Brill" w:eastAsia="Brill" w:hAnsi="Brill" w:cs="Brill"/>
        </w:rPr>
        <w:t>r</w:t>
      </w:r>
      <w:ins w:id="4180" w:author="Autor">
        <w:r w:rsidR="00EC057D">
          <w:rPr>
            <w:rFonts w:ascii="Brill" w:eastAsia="Brill" w:hAnsi="Brill" w:cs="Brill"/>
          </w:rPr>
          <w:t>e</w:t>
        </w:r>
      </w:ins>
      <w:r w:rsidRPr="00C66272">
        <w:rPr>
          <w:rFonts w:ascii="Brill" w:eastAsia="Brill" w:hAnsi="Brill" w:cs="Brill"/>
        </w:rPr>
        <w:t>, a popular Hamburg folk theatre with performances in the Low German dialect. Their characteristic “Hamburg slang” reinforced the local setting of the stories.</w:t>
      </w:r>
    </w:p>
    <w:p w14:paraId="35077D69" w14:textId="35270691"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All the policemen in the series conformed to the image of the jovial, friendly</w:t>
      </w:r>
      <w:ins w:id="4181" w:author="Autor">
        <w:r w:rsidR="00E96DAD">
          <w:rPr>
            <w:rFonts w:ascii="Brill" w:eastAsia="Brill" w:hAnsi="Brill" w:cs="Brill"/>
          </w:rPr>
          <w:t>,</w:t>
        </w:r>
      </w:ins>
      <w:r w:rsidRPr="00C66272">
        <w:rPr>
          <w:rFonts w:ascii="Brill" w:eastAsia="Brill" w:hAnsi="Brill" w:cs="Brill"/>
        </w:rPr>
        <w:t xml:space="preserve"> and righteous officer who operated in a world where good and evil were clearly identifiable. These were clichés of popular German detective productions of the 1950s and 1960s, which also served to restore confidence in the police authorities after the Third Reich (</w:t>
      </w:r>
      <w:r w:rsidRPr="00A36921">
        <w:rPr>
          <w:rFonts w:ascii="Brill" w:eastAsia="Brill" w:hAnsi="Brill" w:cs="Brill"/>
        </w:rPr>
        <w:t>Anderson, 2020</w:t>
      </w:r>
      <w:r w:rsidRPr="00C66272">
        <w:rPr>
          <w:rFonts w:ascii="Brill" w:eastAsia="Brill" w:hAnsi="Brill" w:cs="Brill"/>
        </w:rPr>
        <w:t xml:space="preserve">; </w:t>
      </w:r>
      <w:proofErr w:type="spellStart"/>
      <w:r w:rsidRPr="00CE472E">
        <w:rPr>
          <w:rFonts w:ascii="Brill" w:eastAsia="Brill" w:hAnsi="Brill" w:cs="Brill"/>
        </w:rPr>
        <w:t>Giesenfeld</w:t>
      </w:r>
      <w:proofErr w:type="spellEnd"/>
      <w:r w:rsidRPr="00CE472E">
        <w:rPr>
          <w:rFonts w:ascii="Brill" w:eastAsia="Brill" w:hAnsi="Brill" w:cs="Brill"/>
        </w:rPr>
        <w:t xml:space="preserve"> &amp; </w:t>
      </w:r>
      <w:proofErr w:type="spellStart"/>
      <w:r w:rsidRPr="00CE472E">
        <w:rPr>
          <w:rFonts w:ascii="Brill" w:eastAsia="Brill" w:hAnsi="Brill" w:cs="Brill"/>
        </w:rPr>
        <w:t>Prugger</w:t>
      </w:r>
      <w:proofErr w:type="spellEnd"/>
      <w:r w:rsidRPr="00CE472E">
        <w:rPr>
          <w:rFonts w:ascii="Brill" w:eastAsia="Brill" w:hAnsi="Brill" w:cs="Brill"/>
        </w:rPr>
        <w:t>, 1994</w:t>
      </w:r>
      <w:r w:rsidRPr="00C66272">
        <w:rPr>
          <w:rFonts w:ascii="Brill" w:eastAsia="Brill" w:hAnsi="Brill" w:cs="Brill"/>
        </w:rPr>
        <w:t>). Constable Lühr, the elderly commander of the boat, with his uniform and tobacco pipe, his brittle charm</w:t>
      </w:r>
      <w:ins w:id="4182" w:author="Autor">
        <w:r w:rsidR="00E96DAD">
          <w:rPr>
            <w:rFonts w:ascii="Brill" w:eastAsia="Brill" w:hAnsi="Brill" w:cs="Brill"/>
          </w:rPr>
          <w:t>,</w:t>
        </w:r>
      </w:ins>
      <w:r w:rsidRPr="00C66272">
        <w:rPr>
          <w:rFonts w:ascii="Brill" w:eastAsia="Brill" w:hAnsi="Brill" w:cs="Brill"/>
        </w:rPr>
        <w:t xml:space="preserve"> and his clout recalled the cliché of the rough-and-tumble “old salt” and resembled a little bit the Hamburg idol Hans Albers. After the second episode (</w:t>
      </w:r>
      <w:r w:rsidR="00A2539D" w:rsidRPr="00C66272">
        <w:rPr>
          <w:rFonts w:ascii="Brill" w:eastAsia="Brill" w:hAnsi="Brill" w:cs="Brill"/>
        </w:rPr>
        <w:t>“</w:t>
      </w:r>
      <w:r w:rsidRPr="00C66272">
        <w:rPr>
          <w:rFonts w:ascii="Brill" w:eastAsia="Brill" w:hAnsi="Brill" w:cs="Brill"/>
        </w:rPr>
        <w:t>Murder on Board</w:t>
      </w:r>
      <w:r w:rsidR="00A2539D" w:rsidRPr="00C66272">
        <w:rPr>
          <w:rFonts w:ascii="Brill" w:eastAsia="Brill" w:hAnsi="Brill" w:cs="Brill"/>
        </w:rPr>
        <w:t>”</w:t>
      </w:r>
      <w:r w:rsidRPr="00C66272">
        <w:rPr>
          <w:rFonts w:ascii="Brill" w:eastAsia="Brill" w:hAnsi="Brill" w:cs="Brill"/>
        </w:rPr>
        <w:t xml:space="preserve">), the local newspaper </w:t>
      </w:r>
      <w:r w:rsidRPr="00F62668">
        <w:rPr>
          <w:rFonts w:ascii="Brill" w:eastAsia="Brill" w:hAnsi="Brill" w:cs="Brill"/>
          <w:i/>
          <w:iCs/>
        </w:rPr>
        <w:t xml:space="preserve">Hamburger </w:t>
      </w:r>
      <w:proofErr w:type="spellStart"/>
      <w:r w:rsidRPr="00F62668">
        <w:rPr>
          <w:rFonts w:ascii="Brill" w:eastAsia="Brill" w:hAnsi="Brill" w:cs="Brill"/>
          <w:i/>
          <w:iCs/>
        </w:rPr>
        <w:t>Abendblatt</w:t>
      </w:r>
      <w:proofErr w:type="spellEnd"/>
      <w:r w:rsidRPr="00C66272">
        <w:rPr>
          <w:rFonts w:ascii="Brill" w:eastAsia="Brill" w:hAnsi="Brill" w:cs="Brill"/>
        </w:rPr>
        <w:t xml:space="preserve"> ridiculed the apparent ease with which a murderer could be arrested — the police had simply waited at night on the well-lit gangway for someone to disembark in secret. The newspaper wondered why “the Hamburg water police would even support such naive reports about their work or that of the criminal investigators” (</w:t>
      </w:r>
      <w:r w:rsidRPr="00F62668">
        <w:rPr>
          <w:rFonts w:ascii="Brill" w:eastAsia="Brill" w:hAnsi="Brill" w:cs="Brill"/>
          <w:i/>
          <w:iCs/>
        </w:rPr>
        <w:t xml:space="preserve">Hamburger </w:t>
      </w:r>
      <w:proofErr w:type="spellStart"/>
      <w:r w:rsidRPr="00F62668">
        <w:rPr>
          <w:rFonts w:ascii="Brill" w:eastAsia="Brill" w:hAnsi="Brill" w:cs="Brill"/>
          <w:i/>
          <w:iCs/>
        </w:rPr>
        <w:t>Abendblatt</w:t>
      </w:r>
      <w:proofErr w:type="spellEnd"/>
      <w:r w:rsidRPr="00C66272">
        <w:rPr>
          <w:rFonts w:ascii="Brill" w:eastAsia="Brill" w:hAnsi="Brill" w:cs="Brill"/>
        </w:rPr>
        <w:t>, 15 October 1963, p.</w:t>
      </w:r>
      <w:del w:id="4183" w:author="Autor">
        <w:r w:rsidRPr="00C66272" w:rsidDel="00E96DAD">
          <w:rPr>
            <w:rFonts w:ascii="Brill" w:eastAsia="Brill" w:hAnsi="Brill" w:cs="Brill"/>
          </w:rPr>
          <w:delText xml:space="preserve"> </w:delText>
        </w:r>
      </w:del>
      <w:r w:rsidRPr="00C66272">
        <w:rPr>
          <w:rFonts w:ascii="Brill" w:eastAsia="Brill" w:hAnsi="Brill" w:cs="Brill"/>
        </w:rPr>
        <w:t xml:space="preserve">5). In fact, all the cases were solved within the allotted 25 minutes, because the perpetrators were generally not very intelligent and </w:t>
      </w:r>
      <w:r w:rsidR="00C12B44" w:rsidRPr="00C66272">
        <w:rPr>
          <w:rFonts w:ascii="Brill" w:eastAsia="Brill" w:hAnsi="Brill" w:cs="Brill"/>
        </w:rPr>
        <w:t xml:space="preserve">immediately </w:t>
      </w:r>
      <w:r w:rsidRPr="00C66272">
        <w:rPr>
          <w:rFonts w:ascii="Brill" w:eastAsia="Brill" w:hAnsi="Brill" w:cs="Brill"/>
        </w:rPr>
        <w:t xml:space="preserve">confessed their </w:t>
      </w:r>
      <w:r w:rsidR="00C12B44" w:rsidRPr="00C66272">
        <w:rPr>
          <w:rFonts w:ascii="Brill" w:eastAsia="Brill" w:hAnsi="Brill" w:cs="Brill"/>
        </w:rPr>
        <w:t>crime</w:t>
      </w:r>
      <w:r w:rsidRPr="00C66272">
        <w:rPr>
          <w:rFonts w:ascii="Brill" w:eastAsia="Brill" w:hAnsi="Brill" w:cs="Brill"/>
        </w:rPr>
        <w:t xml:space="preserve">s when confronted by the police. </w:t>
      </w:r>
    </w:p>
    <w:p w14:paraId="35077D6A" w14:textId="77777777" w:rsidR="00CB3FC9" w:rsidRPr="00C66272" w:rsidRDefault="00CB3FC9">
      <w:pPr>
        <w:spacing w:line="360" w:lineRule="auto"/>
        <w:jc w:val="both"/>
        <w:rPr>
          <w:rFonts w:ascii="Brill" w:eastAsia="Brill" w:hAnsi="Brill" w:cs="Brill"/>
        </w:rPr>
      </w:pPr>
    </w:p>
    <w:p w14:paraId="35077D6B" w14:textId="77777777" w:rsidR="00CB3FC9" w:rsidRPr="00F34A6C" w:rsidRDefault="00C55FA1">
      <w:pPr>
        <w:spacing w:line="360" w:lineRule="auto"/>
        <w:jc w:val="both"/>
        <w:rPr>
          <w:rFonts w:ascii="Brill" w:eastAsia="Brill" w:hAnsi="Brill" w:cs="Brill"/>
          <w:b/>
          <w:i/>
          <w:iCs/>
          <w:rPrChange w:id="4184" w:author="Autor">
            <w:rPr>
              <w:rFonts w:ascii="Brill" w:eastAsia="Brill" w:hAnsi="Brill" w:cs="Brill"/>
              <w:b/>
            </w:rPr>
          </w:rPrChange>
        </w:rPr>
      </w:pPr>
      <w:r w:rsidRPr="00C66272">
        <w:rPr>
          <w:rFonts w:ascii="Brill" w:eastAsia="Brill" w:hAnsi="Brill" w:cs="Brill"/>
          <w:b/>
        </w:rPr>
        <w:t xml:space="preserve">Hamburg and the port of the </w:t>
      </w:r>
      <w:del w:id="4185" w:author="Autor">
        <w:r w:rsidRPr="00F34A6C" w:rsidDel="00E96DAD">
          <w:rPr>
            <w:rFonts w:ascii="Brill" w:eastAsia="Brill" w:hAnsi="Brill" w:cs="Brill"/>
            <w:b/>
            <w:i/>
            <w:iCs/>
            <w:rPrChange w:id="4186" w:author="Autor">
              <w:rPr>
                <w:rFonts w:ascii="Brill" w:eastAsia="Brill" w:hAnsi="Brill" w:cs="Brill"/>
                <w:b/>
              </w:rPr>
            </w:rPrChange>
          </w:rPr>
          <w:delText>“</w:delText>
        </w:r>
      </w:del>
      <w:r w:rsidRPr="00F34A6C">
        <w:rPr>
          <w:rFonts w:ascii="Brill" w:eastAsia="Brill" w:hAnsi="Brill" w:cs="Brill"/>
          <w:b/>
          <w:i/>
          <w:iCs/>
          <w:rPrChange w:id="4187" w:author="Autor">
            <w:rPr>
              <w:rFonts w:ascii="Brill" w:eastAsia="Brill" w:hAnsi="Brill" w:cs="Brill"/>
              <w:b/>
            </w:rPr>
          </w:rPrChange>
        </w:rPr>
        <w:t>Port Police</w:t>
      </w:r>
      <w:del w:id="4188" w:author="Autor">
        <w:r w:rsidRPr="00F34A6C" w:rsidDel="00E96DAD">
          <w:rPr>
            <w:rFonts w:ascii="Brill" w:eastAsia="Brill" w:hAnsi="Brill" w:cs="Brill"/>
            <w:b/>
            <w:i/>
            <w:iCs/>
            <w:rPrChange w:id="4189" w:author="Autor">
              <w:rPr>
                <w:rFonts w:ascii="Brill" w:eastAsia="Brill" w:hAnsi="Brill" w:cs="Brill"/>
                <w:b/>
              </w:rPr>
            </w:rPrChange>
          </w:rPr>
          <w:delText>”</w:delText>
        </w:r>
      </w:del>
    </w:p>
    <w:p w14:paraId="35077D6C" w14:textId="307AE74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early 1960s, the Port of Hamburg, with its quays, storage sheds, shipyards and industrial facilities, covered an area of some 10,000 hectares, almost one-seventh of the total area of Hamburg, a city of nearly 1.8 million inhabitants. Germany’s largest seaport had fully </w:t>
      </w:r>
      <w:r w:rsidRPr="00C66272">
        <w:rPr>
          <w:rFonts w:ascii="Brill" w:eastAsia="Brill" w:hAnsi="Brill" w:cs="Brill"/>
        </w:rPr>
        <w:lastRenderedPageBreak/>
        <w:t>recovered from the crises and conflicts of the first half of the 20th century, when total tonnage had plummeted dramatically during each of the two</w:t>
      </w:r>
      <w:ins w:id="4190" w:author="Autor">
        <w:r w:rsidR="00E96DAD">
          <w:rPr>
            <w:rFonts w:ascii="Brill" w:eastAsia="Brill" w:hAnsi="Brill" w:cs="Brill"/>
          </w:rPr>
          <w:t xml:space="preserve"> W</w:t>
        </w:r>
      </w:ins>
      <w:del w:id="4191" w:author="Autor">
        <w:r w:rsidRPr="00C66272" w:rsidDel="00E96DAD">
          <w:rPr>
            <w:rFonts w:ascii="Brill" w:eastAsia="Brill" w:hAnsi="Brill" w:cs="Brill"/>
          </w:rPr>
          <w:delText xml:space="preserve"> w</w:delText>
        </w:r>
      </w:del>
      <w:r w:rsidRPr="00C66272">
        <w:rPr>
          <w:rFonts w:ascii="Brill" w:eastAsia="Brill" w:hAnsi="Brill" w:cs="Brill"/>
        </w:rPr>
        <w:t xml:space="preserve">orld </w:t>
      </w:r>
      <w:ins w:id="4192" w:author="Autor">
        <w:r w:rsidR="00E96DAD">
          <w:rPr>
            <w:rFonts w:ascii="Brill" w:eastAsia="Brill" w:hAnsi="Brill" w:cs="Brill"/>
          </w:rPr>
          <w:t>W</w:t>
        </w:r>
      </w:ins>
      <w:del w:id="4193" w:author="Autor">
        <w:r w:rsidRPr="00C66272" w:rsidDel="00E96DAD">
          <w:rPr>
            <w:rFonts w:ascii="Brill" w:eastAsia="Brill" w:hAnsi="Brill" w:cs="Brill"/>
          </w:rPr>
          <w:delText>w</w:delText>
        </w:r>
      </w:del>
      <w:r w:rsidRPr="00C66272">
        <w:rPr>
          <w:rFonts w:ascii="Brill" w:eastAsia="Brill" w:hAnsi="Brill" w:cs="Brill"/>
        </w:rPr>
        <w:t>ars, the Great Depression, and the immediate post-war period. After 1945, the city’s political and business leaders had fiercely defended Hamburg’s traditional position as a city of trade and shipping. Even the loss of the Eastern European hinterland due to the division of Europe in the Cold War, which was publicly lamented for more than a decade, had not hindered the port’s rebirth. Losses in breakbulk after 1945 were compensated for by a massive increase in oil imports and the rise of the petrochemical industry in the port (</w:t>
      </w:r>
      <w:r w:rsidRPr="00CE472E">
        <w:rPr>
          <w:rFonts w:ascii="Brill" w:eastAsia="Brill" w:hAnsi="Brill" w:cs="Brill"/>
        </w:rPr>
        <w:t>Strupp, 2021</w:t>
      </w:r>
      <w:r w:rsidRPr="00C66272">
        <w:rPr>
          <w:rFonts w:ascii="Brill" w:eastAsia="Brill" w:hAnsi="Brill" w:cs="Brill"/>
        </w:rPr>
        <w:t xml:space="preserve">). In 1959, a new all-time record was set with 29.1 million tons of cargo turnover. In 1963, the first year of </w:t>
      </w:r>
      <w:del w:id="4194" w:author="Autor">
        <w:r w:rsidRPr="00F34A6C" w:rsidDel="00E96DAD">
          <w:rPr>
            <w:rFonts w:ascii="Brill" w:eastAsia="Brill" w:hAnsi="Brill" w:cs="Brill"/>
            <w:i/>
            <w:iCs/>
            <w:rPrChange w:id="4195" w:author="Autor">
              <w:rPr>
                <w:rFonts w:ascii="Brill" w:eastAsia="Brill" w:hAnsi="Brill" w:cs="Brill"/>
              </w:rPr>
            </w:rPrChange>
          </w:rPr>
          <w:delText>“</w:delText>
        </w:r>
      </w:del>
      <w:r w:rsidRPr="00F34A6C">
        <w:rPr>
          <w:rFonts w:ascii="Brill" w:eastAsia="Brill" w:hAnsi="Brill" w:cs="Brill"/>
          <w:i/>
          <w:iCs/>
          <w:rPrChange w:id="4196" w:author="Autor">
            <w:rPr>
              <w:rFonts w:ascii="Brill" w:eastAsia="Brill" w:hAnsi="Brill" w:cs="Brill"/>
            </w:rPr>
          </w:rPrChange>
        </w:rPr>
        <w:t>Port Police</w:t>
      </w:r>
      <w:del w:id="4197" w:author="Autor">
        <w:r w:rsidRPr="00F34A6C" w:rsidDel="00E96DAD">
          <w:rPr>
            <w:rFonts w:ascii="Brill" w:eastAsia="Brill" w:hAnsi="Brill" w:cs="Brill"/>
            <w:i/>
            <w:iCs/>
            <w:rPrChange w:id="4198" w:author="Autor">
              <w:rPr>
                <w:rFonts w:ascii="Brill" w:eastAsia="Brill" w:hAnsi="Brill" w:cs="Brill"/>
              </w:rPr>
            </w:rPrChange>
          </w:rPr>
          <w:delText>”</w:delText>
        </w:r>
      </w:del>
      <w:r w:rsidRPr="00F34A6C">
        <w:rPr>
          <w:rFonts w:ascii="Brill" w:eastAsia="Brill" w:hAnsi="Brill" w:cs="Brill"/>
          <w:i/>
          <w:iCs/>
          <w:rPrChange w:id="4199" w:author="Autor">
            <w:rPr>
              <w:rFonts w:ascii="Brill" w:eastAsia="Brill" w:hAnsi="Brill" w:cs="Brill"/>
            </w:rPr>
          </w:rPrChange>
        </w:rPr>
        <w:t>,</w:t>
      </w:r>
      <w:r w:rsidRPr="00C66272">
        <w:rPr>
          <w:rFonts w:ascii="Brill" w:eastAsia="Brill" w:hAnsi="Brill" w:cs="Brill"/>
        </w:rPr>
        <w:t xml:space="preserve"> total cargo handling increased to 33.4 million tons, and in 1966, at the conclusion of the series, it reached 37.5 million tons (</w:t>
      </w:r>
      <w:r w:rsidRPr="00CE472E">
        <w:rPr>
          <w:rFonts w:ascii="Brill" w:eastAsia="Brill" w:hAnsi="Brill" w:cs="Brill"/>
        </w:rPr>
        <w:t>Kunz and Scholl, eds., 2011</w:t>
      </w:r>
      <w:ins w:id="4200" w:author="Autor">
        <w:r w:rsidR="00E96DAD">
          <w:rPr>
            <w:rFonts w:ascii="Brill" w:eastAsia="Brill" w:hAnsi="Brill" w:cs="Brill"/>
          </w:rPr>
          <w:t>, p.</w:t>
        </w:r>
      </w:ins>
      <w:del w:id="4201" w:author="Autor">
        <w:r w:rsidRPr="00C66272" w:rsidDel="00E96DAD">
          <w:rPr>
            <w:rFonts w:ascii="Brill" w:eastAsia="Brill" w:hAnsi="Brill" w:cs="Brill"/>
          </w:rPr>
          <w:delText xml:space="preserve">: </w:delText>
        </w:r>
      </w:del>
      <w:r w:rsidRPr="00C66272">
        <w:rPr>
          <w:rFonts w:ascii="Brill" w:eastAsia="Brill" w:hAnsi="Brill" w:cs="Brill"/>
        </w:rPr>
        <w:t xml:space="preserve">530). </w:t>
      </w:r>
    </w:p>
    <w:p w14:paraId="35077D6D" w14:textId="77777777" w:rsidR="00CB3FC9" w:rsidRPr="00C66272" w:rsidRDefault="00CB3FC9">
      <w:pPr>
        <w:ind w:firstLine="720"/>
        <w:jc w:val="both"/>
        <w:rPr>
          <w:rFonts w:ascii="Brill" w:eastAsia="Brill" w:hAnsi="Brill" w:cs="Brill"/>
        </w:rPr>
      </w:pPr>
    </w:p>
    <w:p w14:paraId="35077D6E" w14:textId="77777777" w:rsidR="00CB3FC9" w:rsidRPr="00C66272" w:rsidRDefault="00C55FA1">
      <w:pPr>
        <w:jc w:val="both"/>
        <w:rPr>
          <w:rFonts w:ascii="Brill" w:eastAsia="Arial" w:hAnsi="Brill" w:cs="Arial"/>
          <w:b/>
          <w:color w:val="FF0000"/>
        </w:rPr>
      </w:pPr>
      <w:r w:rsidRPr="00C66272">
        <w:rPr>
          <w:rFonts w:ascii="Brill" w:eastAsia="Arial" w:hAnsi="Brill" w:cs="Arial"/>
          <w:b/>
          <w:color w:val="FF0000"/>
        </w:rPr>
        <w:t>[PLACE ILLUSTRATION 9.1 HERE]</w:t>
      </w:r>
    </w:p>
    <w:p w14:paraId="35077D6F" w14:textId="77777777" w:rsidR="00CB3FC9" w:rsidRPr="00C66272" w:rsidRDefault="00CB3FC9">
      <w:pPr>
        <w:spacing w:after="120" w:line="360" w:lineRule="auto"/>
        <w:rPr>
          <w:rFonts w:ascii="Brill" w:eastAsia="Brill" w:hAnsi="Brill" w:cs="Brill"/>
          <w:color w:val="000000"/>
        </w:rPr>
      </w:pPr>
    </w:p>
    <w:p w14:paraId="35077D70" w14:textId="77777777" w:rsidR="00CB3FC9" w:rsidRPr="00C66272" w:rsidRDefault="00C55FA1">
      <w:pPr>
        <w:spacing w:after="120" w:line="360" w:lineRule="auto"/>
        <w:rPr>
          <w:rFonts w:ascii="Brill" w:eastAsia="Brill" w:hAnsi="Brill" w:cs="Brill"/>
          <w:color w:val="000000"/>
        </w:rPr>
      </w:pPr>
      <w:r w:rsidRPr="00C66272">
        <w:rPr>
          <w:rFonts w:ascii="Brill" w:eastAsia="Brill" w:hAnsi="Brill" w:cs="Brill"/>
          <w:color w:val="000000"/>
        </w:rPr>
        <w:t xml:space="preserve">Fig.9 1: Image of the Port of Hamburg, screenshot from the opening sequence of </w:t>
      </w:r>
      <w:del w:id="4202" w:author="Autor">
        <w:r w:rsidRPr="00F34A6C" w:rsidDel="00E96DAD">
          <w:rPr>
            <w:rFonts w:ascii="Brill" w:eastAsia="Brill" w:hAnsi="Brill" w:cs="Brill"/>
            <w:i/>
            <w:iCs/>
            <w:color w:val="000000"/>
            <w:rPrChange w:id="4203" w:author="Autor">
              <w:rPr>
                <w:rFonts w:ascii="Brill" w:eastAsia="Brill" w:hAnsi="Brill" w:cs="Brill"/>
                <w:color w:val="000000"/>
              </w:rPr>
            </w:rPrChange>
          </w:rPr>
          <w:delText>“</w:delText>
        </w:r>
      </w:del>
      <w:r w:rsidRPr="00F34A6C">
        <w:rPr>
          <w:rFonts w:ascii="Brill" w:eastAsia="Brill" w:hAnsi="Brill" w:cs="Brill"/>
          <w:i/>
          <w:iCs/>
          <w:color w:val="000000"/>
          <w:rPrChange w:id="4204" w:author="Autor">
            <w:rPr>
              <w:rFonts w:ascii="Brill" w:eastAsia="Brill" w:hAnsi="Brill" w:cs="Brill"/>
              <w:color w:val="000000"/>
            </w:rPr>
          </w:rPrChange>
        </w:rPr>
        <w:t>Port Police</w:t>
      </w:r>
      <w:del w:id="4205" w:author="Autor">
        <w:r w:rsidRPr="00C66272" w:rsidDel="00E96DAD">
          <w:rPr>
            <w:rFonts w:ascii="Brill" w:eastAsia="Brill" w:hAnsi="Brill" w:cs="Brill"/>
            <w:color w:val="000000"/>
          </w:rPr>
          <w:delText xml:space="preserve">”, </w:delText>
        </w:r>
      </w:del>
    </w:p>
    <w:p w14:paraId="35077D71" w14:textId="77777777" w:rsidR="00CB3FC9" w:rsidRPr="00C66272" w:rsidRDefault="00C55FA1">
      <w:pPr>
        <w:spacing w:after="120" w:line="360" w:lineRule="auto"/>
        <w:rPr>
          <w:rFonts w:ascii="Brill" w:eastAsia="Brill" w:hAnsi="Brill" w:cs="Brill"/>
          <w:color w:val="000000"/>
        </w:rPr>
      </w:pPr>
      <w:r w:rsidRPr="00C66272">
        <w:rPr>
          <w:rFonts w:ascii="Brill" w:eastAsia="Brill" w:hAnsi="Brill" w:cs="Brill"/>
          <w:color w:val="000000"/>
        </w:rPr>
        <w:t xml:space="preserve">Source: </w:t>
      </w:r>
      <w:proofErr w:type="spellStart"/>
      <w:r w:rsidRPr="00C66272">
        <w:rPr>
          <w:rFonts w:ascii="Brill" w:eastAsia="Brill" w:hAnsi="Brill" w:cs="Brill"/>
          <w:color w:val="000000"/>
        </w:rPr>
        <w:t>Pidax</w:t>
      </w:r>
      <w:proofErr w:type="spellEnd"/>
      <w:r w:rsidRPr="00C66272">
        <w:rPr>
          <w:rFonts w:ascii="Brill" w:eastAsia="Brill" w:hAnsi="Brill" w:cs="Brill"/>
          <w:color w:val="000000"/>
        </w:rPr>
        <w:t xml:space="preserve"> Film- und </w:t>
      </w:r>
      <w:proofErr w:type="spellStart"/>
      <w:r w:rsidRPr="00C66272">
        <w:rPr>
          <w:rFonts w:ascii="Brill" w:eastAsia="Brill" w:hAnsi="Brill" w:cs="Brill"/>
          <w:color w:val="000000"/>
        </w:rPr>
        <w:t>Hörspielverlag</w:t>
      </w:r>
      <w:proofErr w:type="spellEnd"/>
      <w:r w:rsidRPr="00C66272">
        <w:rPr>
          <w:rFonts w:ascii="Brill" w:eastAsia="Brill" w:hAnsi="Brill" w:cs="Brill"/>
          <w:color w:val="000000"/>
        </w:rPr>
        <w:t xml:space="preserve"> GmbH.</w:t>
      </w:r>
    </w:p>
    <w:p w14:paraId="35077D72" w14:textId="77777777" w:rsidR="00CB3FC9" w:rsidRPr="00C66272" w:rsidRDefault="00CB3FC9">
      <w:pPr>
        <w:jc w:val="both"/>
        <w:rPr>
          <w:rFonts w:ascii="Brill" w:eastAsia="Brill" w:hAnsi="Brill" w:cs="Brill"/>
          <w:b/>
        </w:rPr>
      </w:pPr>
    </w:p>
    <w:p w14:paraId="35077D73" w14:textId="46DA55C8" w:rsidR="00CB3FC9" w:rsidRPr="00C66272" w:rsidRDefault="00025B72">
      <w:pPr>
        <w:spacing w:line="360" w:lineRule="auto"/>
        <w:ind w:firstLine="720"/>
        <w:jc w:val="both"/>
        <w:rPr>
          <w:rFonts w:ascii="Brill" w:eastAsia="Brill" w:hAnsi="Brill" w:cs="Brill"/>
        </w:rPr>
      </w:pPr>
      <w:r w:rsidRPr="00C66272">
        <w:rPr>
          <w:rFonts w:ascii="Brill" w:eastAsia="Brill" w:hAnsi="Brill" w:cs="Brill"/>
        </w:rPr>
        <w:t xml:space="preserve">In </w:t>
      </w:r>
      <w:r w:rsidR="00AD676F" w:rsidRPr="00C66272">
        <w:rPr>
          <w:rFonts w:ascii="Brill" w:eastAsia="Brill" w:hAnsi="Brill" w:cs="Brill"/>
        </w:rPr>
        <w:t xml:space="preserve">the </w:t>
      </w:r>
      <w:r w:rsidRPr="00C66272">
        <w:rPr>
          <w:rFonts w:ascii="Brill" w:eastAsia="Brill" w:hAnsi="Brill" w:cs="Brill"/>
        </w:rPr>
        <w:t>1960s</w:t>
      </w:r>
      <w:r w:rsidR="00C55FA1" w:rsidRPr="00C66272">
        <w:rPr>
          <w:rFonts w:ascii="Brill" w:eastAsia="Brill" w:hAnsi="Brill" w:cs="Brill"/>
        </w:rPr>
        <w:t xml:space="preserve">, the port </w:t>
      </w:r>
      <w:r w:rsidR="00027B89" w:rsidRPr="00C66272">
        <w:rPr>
          <w:rFonts w:ascii="Brill" w:eastAsia="Brill" w:hAnsi="Brill" w:cs="Brill"/>
        </w:rPr>
        <w:t xml:space="preserve">was </w:t>
      </w:r>
      <w:r w:rsidR="008A2259" w:rsidRPr="00C66272">
        <w:rPr>
          <w:rFonts w:ascii="Brill" w:eastAsia="Brill" w:hAnsi="Brill" w:cs="Brill"/>
        </w:rPr>
        <w:t>a</w:t>
      </w:r>
      <w:r w:rsidR="00C55FA1" w:rsidRPr="00C66272">
        <w:rPr>
          <w:rFonts w:ascii="Brill" w:eastAsia="Brill" w:hAnsi="Brill" w:cs="Brill"/>
        </w:rPr>
        <w:t xml:space="preserve"> bustling place of work for tens of thousands of people and various businesses. A guarded customs border fenced off the large free</w:t>
      </w:r>
      <w:r w:rsidR="004E0810" w:rsidRPr="00C66272">
        <w:rPr>
          <w:rFonts w:ascii="Brill" w:eastAsia="Brill" w:hAnsi="Brill" w:cs="Brill"/>
        </w:rPr>
        <w:t xml:space="preserve"> </w:t>
      </w:r>
      <w:r w:rsidR="00C55FA1" w:rsidRPr="00C66272">
        <w:rPr>
          <w:rFonts w:ascii="Brill" w:eastAsia="Brill" w:hAnsi="Brill" w:cs="Brill"/>
        </w:rPr>
        <w:t>port area</w:t>
      </w:r>
      <w:r w:rsidR="000343AE" w:rsidRPr="00C66272">
        <w:rPr>
          <w:rFonts w:ascii="Brill" w:eastAsia="Brill" w:hAnsi="Brill" w:cs="Brill"/>
        </w:rPr>
        <w:t xml:space="preserve"> where goods were received and shipped free of customs duty</w:t>
      </w:r>
      <w:r w:rsidR="00C55FA1" w:rsidRPr="00C66272">
        <w:rPr>
          <w:rFonts w:ascii="Brill" w:eastAsia="Brill" w:hAnsi="Brill" w:cs="Brill"/>
        </w:rPr>
        <w:t xml:space="preserve">. The port was, and still is, located almost in the centre of the territory of Hamburg and has not moved downstream, </w:t>
      </w:r>
      <w:r w:rsidR="00E33D3C" w:rsidRPr="00C66272">
        <w:rPr>
          <w:rFonts w:ascii="Brill" w:eastAsia="Brill" w:hAnsi="Brill" w:cs="Brill"/>
        </w:rPr>
        <w:t xml:space="preserve">supporting </w:t>
      </w:r>
      <w:r w:rsidR="00C55FA1" w:rsidRPr="00C66272">
        <w:rPr>
          <w:rFonts w:ascii="Brill" w:eastAsia="Brill" w:hAnsi="Brill" w:cs="Brill"/>
        </w:rPr>
        <w:t>the idea of a port closely interwoven with the city. Maritime elements have certainly been and continue to be a key part of Hamburg’s city marketing strategies, but unlike nearby St. Pauli the port itself has never served as an easily accessible “</w:t>
      </w:r>
      <w:proofErr w:type="spellStart"/>
      <w:r w:rsidR="00C55FA1" w:rsidRPr="00C66272">
        <w:rPr>
          <w:rFonts w:ascii="Brill" w:eastAsia="Brill" w:hAnsi="Brill" w:cs="Brill"/>
        </w:rPr>
        <w:t>pleasurescape</w:t>
      </w:r>
      <w:proofErr w:type="spellEnd"/>
      <w:r w:rsidR="00C55FA1" w:rsidRPr="00C66272">
        <w:rPr>
          <w:rFonts w:ascii="Brill" w:eastAsia="Brill" w:hAnsi="Brill" w:cs="Brill"/>
        </w:rPr>
        <w:t xml:space="preserve">” for visitors. </w:t>
      </w:r>
    </w:p>
    <w:p w14:paraId="35077D74" w14:textId="4119A92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w:t>
      </w:r>
      <w:del w:id="4206" w:author="Autor">
        <w:r w:rsidRPr="00F34A6C" w:rsidDel="00E96DAD">
          <w:rPr>
            <w:rFonts w:ascii="Brill" w:eastAsia="Brill" w:hAnsi="Brill" w:cs="Brill"/>
            <w:i/>
            <w:iCs/>
            <w:rPrChange w:id="4207" w:author="Autor">
              <w:rPr>
                <w:rFonts w:ascii="Brill" w:eastAsia="Brill" w:hAnsi="Brill" w:cs="Brill"/>
              </w:rPr>
            </w:rPrChange>
          </w:rPr>
          <w:delText>“</w:delText>
        </w:r>
      </w:del>
      <w:r w:rsidRPr="00F34A6C">
        <w:rPr>
          <w:rFonts w:ascii="Brill" w:eastAsia="Brill" w:hAnsi="Brill" w:cs="Brill"/>
          <w:i/>
          <w:iCs/>
          <w:rPrChange w:id="4208" w:author="Autor">
            <w:rPr>
              <w:rFonts w:ascii="Brill" w:eastAsia="Brill" w:hAnsi="Brill" w:cs="Brill"/>
            </w:rPr>
          </w:rPrChange>
        </w:rPr>
        <w:t>Port Police</w:t>
      </w:r>
      <w:del w:id="4209" w:author="Autor">
        <w:r w:rsidRPr="00F34A6C" w:rsidDel="00E96DAD">
          <w:rPr>
            <w:rFonts w:ascii="Brill" w:eastAsia="Brill" w:hAnsi="Brill" w:cs="Brill"/>
            <w:i/>
            <w:iCs/>
            <w:rPrChange w:id="4210" w:author="Autor">
              <w:rPr>
                <w:rFonts w:ascii="Brill" w:eastAsia="Brill" w:hAnsi="Brill" w:cs="Brill"/>
              </w:rPr>
            </w:rPrChange>
          </w:rPr>
          <w:delText>”</w:delText>
        </w:r>
      </w:del>
      <w:r w:rsidRPr="00C66272">
        <w:rPr>
          <w:rFonts w:ascii="Brill" w:eastAsia="Brill" w:hAnsi="Brill" w:cs="Brill"/>
        </w:rPr>
        <w:t xml:space="preserve"> episodes do not address the economic importance of the port and the problems it faced after 1945 during the Cold War. In addition, the spatial dimensions of the port area are hardly made clear. The water police officers are usually at the right place with their boat within a few minutes, whether during the day or at night. </w:t>
      </w:r>
      <w:commentRangeStart w:id="4211"/>
      <w:commentRangeStart w:id="4212"/>
      <w:r w:rsidRPr="00C66272">
        <w:rPr>
          <w:rFonts w:ascii="Brill" w:eastAsia="Brill" w:hAnsi="Brill" w:cs="Brill"/>
        </w:rPr>
        <w:t>Establishing</w:t>
      </w:r>
      <w:commentRangeEnd w:id="4211"/>
      <w:r w:rsidR="00E96DAD">
        <w:rPr>
          <w:rStyle w:val="Odwoaniedokomentarza"/>
          <w:lang w:val="en-AU"/>
        </w:rPr>
        <w:commentReference w:id="4211"/>
      </w:r>
      <w:commentRangeEnd w:id="4212"/>
      <w:r w:rsidR="00733A75">
        <w:rPr>
          <w:rStyle w:val="Odwoaniedokomentarza"/>
          <w:lang w:val="en-AU"/>
        </w:rPr>
        <w:commentReference w:id="4212"/>
      </w:r>
      <w:r w:rsidRPr="00C66272">
        <w:rPr>
          <w:rFonts w:ascii="Brill" w:eastAsia="Brill" w:hAnsi="Brill" w:cs="Brill"/>
        </w:rPr>
        <w:t xml:space="preserve"> shots on the water are concentrated on the Elbe between the large bridges in the east, the city centre and the city limits downstream. There, the port and shipyards on the south side of the river and the panorama of St. Pauli and Altona on the north side provided a striking visual backdrop. It was used repeatedly in episodes where the </w:t>
      </w:r>
      <w:del w:id="4213" w:author="Autor">
        <w:r w:rsidRPr="00F34A6C" w:rsidDel="00E96DAD">
          <w:rPr>
            <w:rFonts w:ascii="Brill" w:eastAsia="Brill" w:hAnsi="Brill" w:cs="Brill"/>
            <w:i/>
            <w:iCs/>
            <w:rPrChange w:id="4214" w:author="Autor">
              <w:rPr>
                <w:rFonts w:ascii="Brill" w:eastAsia="Brill" w:hAnsi="Brill" w:cs="Brill"/>
              </w:rPr>
            </w:rPrChange>
          </w:rPr>
          <w:delText>“</w:delText>
        </w:r>
      </w:del>
      <w:r w:rsidRPr="00F34A6C">
        <w:rPr>
          <w:rFonts w:ascii="Brill" w:eastAsia="Brill" w:hAnsi="Brill" w:cs="Brill"/>
          <w:i/>
          <w:iCs/>
          <w:rPrChange w:id="4215" w:author="Autor">
            <w:rPr>
              <w:rFonts w:ascii="Brill" w:eastAsia="Brill" w:hAnsi="Brill" w:cs="Brill"/>
            </w:rPr>
          </w:rPrChange>
        </w:rPr>
        <w:t>Elbe 3</w:t>
      </w:r>
      <w:del w:id="4216" w:author="Autor">
        <w:r w:rsidRPr="00C66272" w:rsidDel="00E96DAD">
          <w:rPr>
            <w:rFonts w:ascii="Brill" w:eastAsia="Brill" w:hAnsi="Brill" w:cs="Brill"/>
          </w:rPr>
          <w:delText>”</w:delText>
        </w:r>
      </w:del>
      <w:r w:rsidRPr="00C66272">
        <w:rPr>
          <w:rFonts w:ascii="Brill" w:eastAsia="Brill" w:hAnsi="Brill" w:cs="Brill"/>
        </w:rPr>
        <w:t xml:space="preserve"> chased other boats at full speed. Here the </w:t>
      </w:r>
      <w:r w:rsidRPr="00C66272">
        <w:rPr>
          <w:rFonts w:ascii="Brill" w:eastAsia="Brill" w:hAnsi="Brill" w:cs="Brill"/>
        </w:rPr>
        <w:lastRenderedPageBreak/>
        <w:t xml:space="preserve">production team took full advantage of the city port character of Hamburg’s port. However, there were some practical restrictions on filming. A permit issued by the real police in January 1965 allowed filming “within the area of application of the port law,” but excluded tanker ports. In general, traffic safety was not to be compromised and any floodlights used were not to </w:t>
      </w:r>
      <w:r w:rsidR="00FE55E3" w:rsidRPr="00C66272">
        <w:rPr>
          <w:rFonts w:ascii="Brill" w:eastAsia="Brill" w:hAnsi="Brill" w:cs="Brill"/>
        </w:rPr>
        <w:t xml:space="preserve">interfere with </w:t>
      </w:r>
      <w:r w:rsidRPr="00C66272">
        <w:rPr>
          <w:rFonts w:ascii="Brill" w:eastAsia="Brill" w:hAnsi="Brill" w:cs="Brill"/>
        </w:rPr>
        <w:t>shipping</w:t>
      </w:r>
      <w:r w:rsidR="00FE55E3" w:rsidRPr="00C66272">
        <w:rPr>
          <w:rFonts w:ascii="Brill" w:eastAsia="Brill" w:hAnsi="Brill" w:cs="Brill"/>
        </w:rPr>
        <w:t xml:space="preserve"> operations</w:t>
      </w:r>
      <w:r w:rsidRPr="00C66272">
        <w:rPr>
          <w:rFonts w:ascii="Brill" w:eastAsia="Brill" w:hAnsi="Brill" w:cs="Brill"/>
        </w:rPr>
        <w:t xml:space="preserve">. There seemed to be no restrictions on port facilities on land, but apparently it was easier to film a chase without extras on a little-used stretch of quay. As a result, the </w:t>
      </w:r>
      <w:del w:id="4217" w:author="Autor">
        <w:r w:rsidRPr="00F34A6C" w:rsidDel="00E96DAD">
          <w:rPr>
            <w:rFonts w:ascii="Brill" w:eastAsia="Brill" w:hAnsi="Brill" w:cs="Brill"/>
            <w:i/>
            <w:iCs/>
            <w:rPrChange w:id="4218" w:author="Autor">
              <w:rPr>
                <w:rFonts w:ascii="Brill" w:eastAsia="Brill" w:hAnsi="Brill" w:cs="Brill"/>
              </w:rPr>
            </w:rPrChange>
          </w:rPr>
          <w:delText>“</w:delText>
        </w:r>
      </w:del>
      <w:r w:rsidRPr="00F34A6C">
        <w:rPr>
          <w:rFonts w:ascii="Brill" w:eastAsia="Brill" w:hAnsi="Brill" w:cs="Brill"/>
          <w:i/>
          <w:iCs/>
          <w:rPrChange w:id="4219" w:author="Autor">
            <w:rPr>
              <w:rFonts w:ascii="Brill" w:eastAsia="Brill" w:hAnsi="Brill" w:cs="Brill"/>
            </w:rPr>
          </w:rPrChange>
        </w:rPr>
        <w:t>Port Police</w:t>
      </w:r>
      <w:del w:id="4220" w:author="Autor">
        <w:r w:rsidRPr="00F34A6C" w:rsidDel="00E96DAD">
          <w:rPr>
            <w:rFonts w:ascii="Brill" w:eastAsia="Brill" w:hAnsi="Brill" w:cs="Brill"/>
            <w:i/>
            <w:iCs/>
            <w:rPrChange w:id="4221" w:author="Autor">
              <w:rPr>
                <w:rFonts w:ascii="Brill" w:eastAsia="Brill" w:hAnsi="Brill" w:cs="Brill"/>
              </w:rPr>
            </w:rPrChange>
          </w:rPr>
          <w:delText>”</w:delText>
        </w:r>
      </w:del>
      <w:r w:rsidRPr="00C66272">
        <w:rPr>
          <w:rFonts w:ascii="Brill" w:eastAsia="Brill" w:hAnsi="Brill" w:cs="Brill"/>
        </w:rPr>
        <w:t xml:space="preserve"> port often looked a little deserted, and real dockers were seldom to be seen. The hustle and bustle of the port is expressed here less in concrete images than in the subliminal perception of constant movement and busyness.</w:t>
      </w:r>
    </w:p>
    <w:p w14:paraId="35077D75" w14:textId="77777777" w:rsidR="00CB3FC9" w:rsidRPr="00C66272" w:rsidRDefault="00CB3FC9">
      <w:pPr>
        <w:ind w:firstLine="720"/>
        <w:jc w:val="both"/>
        <w:rPr>
          <w:rFonts w:ascii="Brill" w:eastAsia="Brill" w:hAnsi="Brill" w:cs="Brill"/>
        </w:rPr>
      </w:pPr>
    </w:p>
    <w:p w14:paraId="35077D76" w14:textId="77777777" w:rsidR="00CB3FC9" w:rsidRPr="00C66272" w:rsidRDefault="00C55FA1">
      <w:pPr>
        <w:jc w:val="both"/>
        <w:rPr>
          <w:rFonts w:ascii="Brill" w:eastAsia="Arial" w:hAnsi="Brill" w:cs="Arial"/>
          <w:b/>
          <w:color w:val="FF0000"/>
        </w:rPr>
      </w:pPr>
      <w:r w:rsidRPr="00C66272">
        <w:rPr>
          <w:rFonts w:ascii="Brill" w:eastAsia="Arial" w:hAnsi="Brill" w:cs="Arial"/>
          <w:b/>
          <w:color w:val="FF0000"/>
        </w:rPr>
        <w:t>[PLACE ILLUSTRATION 9.2 HERE]</w:t>
      </w:r>
    </w:p>
    <w:p w14:paraId="35077D77" w14:textId="77777777" w:rsidR="00CB3FC9" w:rsidRPr="00C66272" w:rsidRDefault="00C55FA1">
      <w:pPr>
        <w:jc w:val="both"/>
        <w:rPr>
          <w:rFonts w:ascii="Brill" w:eastAsia="Brill" w:hAnsi="Brill" w:cs="Brill"/>
          <w:b/>
          <w:color w:val="FF0000"/>
        </w:rPr>
      </w:pPr>
      <w:r w:rsidRPr="00C66272">
        <w:rPr>
          <w:rFonts w:ascii="Brill" w:eastAsia="Brill" w:hAnsi="Brill" w:cs="Brill"/>
        </w:rPr>
        <w:t>Fig. 9.2: The police boat with Constable Lühr (r.) on a chase, background to the right: Altona fish auction hall, screenshot from episode 32</w:t>
      </w:r>
    </w:p>
    <w:p w14:paraId="35077D78" w14:textId="77777777" w:rsidR="00CB3FC9" w:rsidRPr="00C66272" w:rsidRDefault="00C55FA1">
      <w:pPr>
        <w:spacing w:after="120" w:line="360" w:lineRule="auto"/>
        <w:rPr>
          <w:rFonts w:ascii="Brill" w:eastAsia="Brill" w:hAnsi="Brill" w:cs="Brill"/>
          <w:color w:val="000000"/>
        </w:rPr>
      </w:pPr>
      <w:r w:rsidRPr="00C66272">
        <w:rPr>
          <w:rFonts w:ascii="Brill" w:eastAsia="Brill" w:hAnsi="Brill" w:cs="Brill"/>
          <w:color w:val="000000"/>
        </w:rPr>
        <w:t xml:space="preserve">Source: </w:t>
      </w:r>
      <w:proofErr w:type="spellStart"/>
      <w:r w:rsidRPr="00C66272">
        <w:rPr>
          <w:rFonts w:ascii="Brill" w:eastAsia="Brill" w:hAnsi="Brill" w:cs="Brill"/>
          <w:color w:val="000000"/>
        </w:rPr>
        <w:t>Pidax</w:t>
      </w:r>
      <w:proofErr w:type="spellEnd"/>
      <w:r w:rsidRPr="00C66272">
        <w:rPr>
          <w:rFonts w:ascii="Brill" w:eastAsia="Brill" w:hAnsi="Brill" w:cs="Brill"/>
          <w:color w:val="000000"/>
        </w:rPr>
        <w:t xml:space="preserve"> Film- und </w:t>
      </w:r>
      <w:proofErr w:type="spellStart"/>
      <w:r w:rsidRPr="00C66272">
        <w:rPr>
          <w:rFonts w:ascii="Brill" w:eastAsia="Brill" w:hAnsi="Brill" w:cs="Brill"/>
          <w:color w:val="000000"/>
        </w:rPr>
        <w:t>Hörspielverlag</w:t>
      </w:r>
      <w:proofErr w:type="spellEnd"/>
      <w:r w:rsidRPr="00C66272">
        <w:rPr>
          <w:rFonts w:ascii="Brill" w:eastAsia="Brill" w:hAnsi="Brill" w:cs="Brill"/>
          <w:color w:val="000000"/>
        </w:rPr>
        <w:t xml:space="preserve"> GmbH.</w:t>
      </w:r>
    </w:p>
    <w:p w14:paraId="35077D79" w14:textId="77777777" w:rsidR="00CB3FC9" w:rsidRPr="00C66272" w:rsidRDefault="00CB3FC9">
      <w:pPr>
        <w:spacing w:line="360" w:lineRule="auto"/>
        <w:jc w:val="both"/>
        <w:rPr>
          <w:rFonts w:ascii="Brill" w:eastAsia="Brill" w:hAnsi="Brill" w:cs="Brill"/>
          <w:b/>
        </w:rPr>
      </w:pPr>
    </w:p>
    <w:p w14:paraId="35077D7A" w14:textId="2495070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television series emphasises that the actual port area and the St. Pauli district on the north bank of the Elbe are closely intertwined. Police officers, criminals</w:t>
      </w:r>
      <w:ins w:id="4222" w:author="Autor">
        <w:r w:rsidR="000C711F">
          <w:rPr>
            <w:rFonts w:ascii="Brill" w:eastAsia="Brill" w:hAnsi="Brill" w:cs="Brill"/>
          </w:rPr>
          <w:t>,</w:t>
        </w:r>
      </w:ins>
      <w:r w:rsidRPr="00C66272">
        <w:rPr>
          <w:rFonts w:ascii="Brill" w:eastAsia="Brill" w:hAnsi="Brill" w:cs="Brill"/>
        </w:rPr>
        <w:t xml:space="preserve"> and bystanders alike move freely between water and land, but all are subject to the authority of the state. The three detectives on land and the water police officers with their patrol boat work together to ensure that law and order prevails both on land and water. On the water, one is not undisturbed, as the card shark in episode 32 (</w:t>
      </w:r>
      <w:r w:rsidR="00C50253" w:rsidRPr="00C66272">
        <w:rPr>
          <w:rFonts w:ascii="Brill" w:eastAsia="Brill" w:hAnsi="Brill" w:cs="Brill"/>
        </w:rPr>
        <w:t>“</w:t>
      </w:r>
      <w:r w:rsidRPr="00C66272">
        <w:rPr>
          <w:rFonts w:ascii="Brill" w:eastAsia="Brill" w:hAnsi="Brill" w:cs="Brill"/>
        </w:rPr>
        <w:t>The Poker Game</w:t>
      </w:r>
      <w:r w:rsidR="00C50253" w:rsidRPr="00C66272">
        <w:rPr>
          <w:rFonts w:ascii="Brill" w:eastAsia="Brill" w:hAnsi="Brill" w:cs="Brill"/>
        </w:rPr>
        <w:t>”</w:t>
      </w:r>
      <w:r w:rsidRPr="00C66272">
        <w:rPr>
          <w:rFonts w:ascii="Brill" w:eastAsia="Brill" w:hAnsi="Brill" w:cs="Brill"/>
        </w:rPr>
        <w:t xml:space="preserve">) thinks and conducts his illegal poker games with unsuspecting Bavarian tourists on a barge. He is caught by detectives </w:t>
      </w:r>
      <w:proofErr w:type="spellStart"/>
      <w:r w:rsidRPr="00C66272">
        <w:rPr>
          <w:rFonts w:ascii="Brill" w:eastAsia="Brill" w:hAnsi="Brill" w:cs="Brill"/>
        </w:rPr>
        <w:t>Koldehoff</w:t>
      </w:r>
      <w:proofErr w:type="spellEnd"/>
      <w:r w:rsidRPr="00C66272">
        <w:rPr>
          <w:rFonts w:ascii="Brill" w:eastAsia="Brill" w:hAnsi="Brill" w:cs="Brill"/>
        </w:rPr>
        <w:t xml:space="preserve"> and Zink. The paedophile dock worker Walter, who lures a little girl onto his boat in episode 24 (</w:t>
      </w:r>
      <w:r w:rsidR="00C50253" w:rsidRPr="00C66272">
        <w:rPr>
          <w:rFonts w:ascii="Brill" w:eastAsia="Brill" w:hAnsi="Brill" w:cs="Brill"/>
        </w:rPr>
        <w:t>“</w:t>
      </w:r>
      <w:r w:rsidRPr="00C66272">
        <w:rPr>
          <w:rFonts w:ascii="Brill" w:eastAsia="Brill" w:hAnsi="Brill" w:cs="Brill"/>
        </w:rPr>
        <w:t>Dangerous Gifts</w:t>
      </w:r>
      <w:r w:rsidR="00C50253" w:rsidRPr="00C66272">
        <w:rPr>
          <w:rFonts w:ascii="Brill" w:eastAsia="Brill" w:hAnsi="Brill" w:cs="Brill"/>
        </w:rPr>
        <w:t>”</w:t>
      </w:r>
      <w:r w:rsidRPr="00C66272">
        <w:rPr>
          <w:rFonts w:ascii="Brill" w:eastAsia="Brill" w:hAnsi="Brill" w:cs="Brill"/>
        </w:rPr>
        <w:t xml:space="preserve">), is also stopped in time by the water police </w:t>
      </w:r>
      <w:ins w:id="4223" w:author="Autor">
        <w:r w:rsidR="000C711F">
          <w:rPr>
            <w:rFonts w:ascii="ArialMT" w:eastAsia="ArialMT" w:cs="ArialMT" w:hint="eastAsia"/>
            <w:sz w:val="17"/>
            <w:szCs w:val="17"/>
            <w:lang w:val="en-AU"/>
          </w:rPr>
          <w:t>–</w:t>
        </w:r>
      </w:ins>
      <w:del w:id="4224" w:author="Autor">
        <w:r w:rsidRPr="00C66272" w:rsidDel="000C711F">
          <w:rPr>
            <w:rFonts w:ascii="Brill" w:eastAsia="Brill" w:hAnsi="Brill" w:cs="Brill"/>
          </w:rPr>
          <w:delText>—</w:delText>
        </w:r>
      </w:del>
      <w:r w:rsidRPr="00C66272">
        <w:rPr>
          <w:rFonts w:ascii="Brill" w:eastAsia="Brill" w:hAnsi="Brill" w:cs="Brill"/>
        </w:rPr>
        <w:t xml:space="preserve"> again, the boat on the water does not create a lawless space. The audience may have found it reassuring that in the genre-typical tension between the fascination with crime and the protection of order the latter prevailed (</w:t>
      </w:r>
      <w:r w:rsidRPr="00CE472E">
        <w:rPr>
          <w:rFonts w:ascii="Brill" w:eastAsia="Brill" w:hAnsi="Brill" w:cs="Brill"/>
        </w:rPr>
        <w:t>Hickethier, 2005</w:t>
      </w:r>
      <w:r w:rsidRPr="00C66272">
        <w:rPr>
          <w:rFonts w:ascii="Brill" w:eastAsia="Brill" w:hAnsi="Brill" w:cs="Brill"/>
        </w:rPr>
        <w:t>, p.</w:t>
      </w:r>
      <w:del w:id="4225" w:author="Autor">
        <w:r w:rsidRPr="00C66272" w:rsidDel="000C711F">
          <w:rPr>
            <w:rFonts w:ascii="Brill" w:eastAsia="Brill" w:hAnsi="Brill" w:cs="Brill"/>
          </w:rPr>
          <w:delText xml:space="preserve"> </w:delText>
        </w:r>
      </w:del>
      <w:r w:rsidRPr="00C66272">
        <w:rPr>
          <w:rFonts w:ascii="Brill" w:eastAsia="Brill" w:hAnsi="Brill" w:cs="Brill"/>
        </w:rPr>
        <w:t>11). At the same time, this demystified the port as a special place with its own rules. In many episodes, it served primarily as a visually attractive backdrop for the plot.</w:t>
      </w:r>
    </w:p>
    <w:p w14:paraId="35077D7B" w14:textId="6A0504F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w:t>
      </w:r>
      <w:del w:id="4226" w:author="Autor">
        <w:r w:rsidRPr="00F34A6C" w:rsidDel="000C711F">
          <w:rPr>
            <w:rFonts w:ascii="Brill" w:eastAsia="Brill" w:hAnsi="Brill" w:cs="Brill"/>
            <w:i/>
            <w:iCs/>
            <w:rPrChange w:id="4227" w:author="Autor">
              <w:rPr>
                <w:rFonts w:ascii="Brill" w:eastAsia="Brill" w:hAnsi="Brill" w:cs="Brill"/>
              </w:rPr>
            </w:rPrChange>
          </w:rPr>
          <w:delText>“</w:delText>
        </w:r>
      </w:del>
      <w:r w:rsidRPr="00F34A6C">
        <w:rPr>
          <w:rFonts w:ascii="Brill" w:eastAsia="Brill" w:hAnsi="Brill" w:cs="Brill"/>
          <w:i/>
          <w:iCs/>
          <w:rPrChange w:id="4228" w:author="Autor">
            <w:rPr>
              <w:rFonts w:ascii="Brill" w:eastAsia="Brill" w:hAnsi="Brill" w:cs="Brill"/>
            </w:rPr>
          </w:rPrChange>
        </w:rPr>
        <w:t>Port Police</w:t>
      </w:r>
      <w:del w:id="4229" w:author="Autor">
        <w:r w:rsidRPr="00F34A6C" w:rsidDel="000C711F">
          <w:rPr>
            <w:rFonts w:ascii="Brill" w:eastAsia="Brill" w:hAnsi="Brill" w:cs="Brill"/>
            <w:i/>
            <w:iCs/>
            <w:rPrChange w:id="4230" w:author="Autor">
              <w:rPr>
                <w:rFonts w:ascii="Brill" w:eastAsia="Brill" w:hAnsi="Brill" w:cs="Brill"/>
              </w:rPr>
            </w:rPrChange>
          </w:rPr>
          <w:delText>”</w:delText>
        </w:r>
      </w:del>
      <w:r w:rsidRPr="00C66272">
        <w:rPr>
          <w:rFonts w:ascii="Brill" w:eastAsia="Brill" w:hAnsi="Brill" w:cs="Brill"/>
        </w:rPr>
        <w:t xml:space="preserve"> officers do not need intercultural skills for their work, as they </w:t>
      </w:r>
      <w:r w:rsidR="00774DC3" w:rsidRPr="00C66272">
        <w:rPr>
          <w:rFonts w:ascii="Brill" w:eastAsia="Brill" w:hAnsi="Brill" w:cs="Brill"/>
        </w:rPr>
        <w:t>rarely</w:t>
      </w:r>
      <w:r w:rsidRPr="00C66272">
        <w:rPr>
          <w:rFonts w:ascii="Brill" w:eastAsia="Brill" w:hAnsi="Brill" w:cs="Brill"/>
        </w:rPr>
        <w:t xml:space="preserve"> encounter foreigners </w:t>
      </w:r>
      <w:ins w:id="4231" w:author="Autor">
        <w:r w:rsidR="000C711F">
          <w:rPr>
            <w:rFonts w:ascii="ArialMT" w:eastAsia="ArialMT" w:cs="ArialMT" w:hint="eastAsia"/>
            <w:sz w:val="17"/>
            <w:szCs w:val="17"/>
            <w:lang w:val="en-AU"/>
          </w:rPr>
          <w:t>–</w:t>
        </w:r>
      </w:ins>
      <w:del w:id="4232" w:author="Autor">
        <w:r w:rsidRPr="00C66272" w:rsidDel="000C711F">
          <w:rPr>
            <w:rFonts w:ascii="Brill" w:eastAsia="Brill" w:hAnsi="Brill" w:cs="Brill"/>
          </w:rPr>
          <w:delText>—</w:delText>
        </w:r>
      </w:del>
      <w:r w:rsidRPr="00C66272">
        <w:rPr>
          <w:rFonts w:ascii="Brill" w:eastAsia="Brill" w:hAnsi="Brill" w:cs="Brill"/>
        </w:rPr>
        <w:t xml:space="preserve"> probably the most unusual feature of a television series set in an international seaport. Of the few characters who are initially presented as foreigners, some </w:t>
      </w:r>
      <w:r w:rsidRPr="00C66272">
        <w:rPr>
          <w:rFonts w:ascii="Brill" w:eastAsia="Brill" w:hAnsi="Brill" w:cs="Brill"/>
        </w:rPr>
        <w:lastRenderedPageBreak/>
        <w:t>later even turn out to be German: This is true of the two “Norwegian” sailors in episode 8 (The Party) or the “Chinese woman” in episode 20 (</w:t>
      </w:r>
      <w:r w:rsidR="00AB7EF8" w:rsidRPr="00C66272">
        <w:rPr>
          <w:rFonts w:ascii="Brill" w:eastAsia="Brill" w:hAnsi="Brill" w:cs="Brill"/>
        </w:rPr>
        <w:t>“</w:t>
      </w:r>
      <w:r w:rsidRPr="00C66272">
        <w:rPr>
          <w:rFonts w:ascii="Brill" w:eastAsia="Brill" w:hAnsi="Brill" w:cs="Brill"/>
        </w:rPr>
        <w:t>The Lady from Hong Kong</w:t>
      </w:r>
      <w:r w:rsidR="00AB7EF8" w:rsidRPr="00C66272">
        <w:rPr>
          <w:rFonts w:ascii="Brill" w:eastAsia="Brill" w:hAnsi="Brill" w:cs="Brill"/>
        </w:rPr>
        <w:t>”</w:t>
      </w:r>
      <w:r w:rsidRPr="00C66272">
        <w:rPr>
          <w:rFonts w:ascii="Brill" w:eastAsia="Brill" w:hAnsi="Brill" w:cs="Brill"/>
        </w:rPr>
        <w:t>), who turns out to have been born in Hamburg-Altona. In episode 23 (</w:t>
      </w:r>
      <w:r w:rsidR="00AB7EF8" w:rsidRPr="00C66272">
        <w:rPr>
          <w:rFonts w:ascii="Brill" w:eastAsia="Brill" w:hAnsi="Brill" w:cs="Brill"/>
        </w:rPr>
        <w:t>“</w:t>
      </w:r>
      <w:r w:rsidRPr="00C66272">
        <w:rPr>
          <w:rFonts w:ascii="Brill" w:eastAsia="Brill" w:hAnsi="Brill" w:cs="Brill"/>
        </w:rPr>
        <w:t>Travel Companion Wanted</w:t>
      </w:r>
      <w:r w:rsidR="00AB7EF8" w:rsidRPr="00C66272">
        <w:rPr>
          <w:rFonts w:ascii="Brill" w:eastAsia="Brill" w:hAnsi="Brill" w:cs="Brill"/>
        </w:rPr>
        <w:t>”</w:t>
      </w:r>
      <w:r w:rsidRPr="00C66272">
        <w:rPr>
          <w:rFonts w:ascii="Brill" w:eastAsia="Brill" w:hAnsi="Brill" w:cs="Brill"/>
        </w:rPr>
        <w:t xml:space="preserve">), the distinguished English housekeeper of a shady employment agency is forced to admit that she is German when Detective Zink speaks to her in English. This may have been for production reasons, as it was easier to work with local German actors. However, the rather “German” port shown in </w:t>
      </w:r>
      <w:del w:id="4233" w:author="Autor">
        <w:r w:rsidRPr="00F34A6C" w:rsidDel="000C711F">
          <w:rPr>
            <w:rFonts w:ascii="Brill" w:eastAsia="Brill" w:hAnsi="Brill" w:cs="Brill"/>
            <w:i/>
            <w:iCs/>
            <w:rPrChange w:id="4234" w:author="Autor">
              <w:rPr>
                <w:rFonts w:ascii="Brill" w:eastAsia="Brill" w:hAnsi="Brill" w:cs="Brill"/>
              </w:rPr>
            </w:rPrChange>
          </w:rPr>
          <w:delText>“</w:delText>
        </w:r>
      </w:del>
      <w:r w:rsidRPr="00F34A6C">
        <w:rPr>
          <w:rFonts w:ascii="Brill" w:eastAsia="Brill" w:hAnsi="Brill" w:cs="Brill"/>
          <w:i/>
          <w:iCs/>
          <w:rPrChange w:id="4235" w:author="Autor">
            <w:rPr>
              <w:rFonts w:ascii="Brill" w:eastAsia="Brill" w:hAnsi="Brill" w:cs="Brill"/>
            </w:rPr>
          </w:rPrChange>
        </w:rPr>
        <w:t>Port Police</w:t>
      </w:r>
      <w:del w:id="4236" w:author="Autor">
        <w:r w:rsidRPr="00F34A6C" w:rsidDel="000C711F">
          <w:rPr>
            <w:rFonts w:ascii="Brill" w:eastAsia="Brill" w:hAnsi="Brill" w:cs="Brill"/>
            <w:i/>
            <w:iCs/>
            <w:rPrChange w:id="4237" w:author="Autor">
              <w:rPr>
                <w:rFonts w:ascii="Brill" w:eastAsia="Brill" w:hAnsi="Brill" w:cs="Brill"/>
              </w:rPr>
            </w:rPrChange>
          </w:rPr>
          <w:delText>”</w:delText>
        </w:r>
      </w:del>
      <w:r w:rsidRPr="00C66272">
        <w:rPr>
          <w:rFonts w:ascii="Brill" w:eastAsia="Brill" w:hAnsi="Brill" w:cs="Brill"/>
        </w:rPr>
        <w:t xml:space="preserve"> does not correspond to the idea of seaports as decidedly cosmopolitan places.</w:t>
      </w:r>
    </w:p>
    <w:p w14:paraId="35077D7C" w14:textId="179BBF6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1963, 3.8 million tons of goods were imported via Hamburg from other European countries, 2.5 million tons from Africa, 8.0 million tons from North and South America, 5.7 million tons from Asia, and 0.2 million tons from Australia and the Pacific region. The largest product groups were coal, mineral oils</w:t>
      </w:r>
      <w:ins w:id="4238" w:author="Autor">
        <w:r w:rsidR="000C711F">
          <w:rPr>
            <w:rFonts w:ascii="Brill" w:eastAsia="Brill" w:hAnsi="Brill" w:cs="Brill"/>
          </w:rPr>
          <w:t>,</w:t>
        </w:r>
      </w:ins>
      <w:r w:rsidRPr="00C66272">
        <w:rPr>
          <w:rFonts w:ascii="Brill" w:eastAsia="Brill" w:hAnsi="Brill" w:cs="Brill"/>
        </w:rPr>
        <w:t xml:space="preserve"> and distillates at 15 million tons</w:t>
      </w:r>
      <w:ins w:id="4239" w:author="Autor">
        <w:r w:rsidR="000C711F">
          <w:rPr>
            <w:rFonts w:ascii="Brill" w:eastAsia="Brill" w:hAnsi="Brill" w:cs="Brill"/>
          </w:rPr>
          <w:t>;</w:t>
        </w:r>
      </w:ins>
      <w:del w:id="4240" w:author="Autor">
        <w:r w:rsidRPr="00C66272" w:rsidDel="000C711F">
          <w:rPr>
            <w:rFonts w:ascii="Brill" w:eastAsia="Brill" w:hAnsi="Brill" w:cs="Brill"/>
          </w:rPr>
          <w:delText>,</w:delText>
        </w:r>
      </w:del>
      <w:r w:rsidRPr="00C66272">
        <w:rPr>
          <w:rFonts w:ascii="Brill" w:eastAsia="Brill" w:hAnsi="Brill" w:cs="Brill"/>
        </w:rPr>
        <w:t xml:space="preserve"> food products at 4.2 million tons</w:t>
      </w:r>
      <w:ins w:id="4241" w:author="Autor">
        <w:r w:rsidR="000C711F">
          <w:rPr>
            <w:rFonts w:ascii="Brill" w:eastAsia="Brill" w:hAnsi="Brill" w:cs="Brill"/>
          </w:rPr>
          <w:t>;</w:t>
        </w:r>
      </w:ins>
      <w:del w:id="4242" w:author="Autor">
        <w:r w:rsidRPr="00C66272" w:rsidDel="000C711F">
          <w:rPr>
            <w:rFonts w:ascii="Brill" w:eastAsia="Brill" w:hAnsi="Brill" w:cs="Brill"/>
          </w:rPr>
          <w:delText>,</w:delText>
        </w:r>
      </w:del>
      <w:r w:rsidRPr="00C66272">
        <w:rPr>
          <w:rFonts w:ascii="Brill" w:eastAsia="Brill" w:hAnsi="Brill" w:cs="Brill"/>
        </w:rPr>
        <w:t xml:space="preserve"> and fodder, vegetable</w:t>
      </w:r>
      <w:ins w:id="4243" w:author="Autor">
        <w:r w:rsidR="000C711F">
          <w:rPr>
            <w:rFonts w:ascii="Brill" w:eastAsia="Brill" w:hAnsi="Brill" w:cs="Brill"/>
          </w:rPr>
          <w:t>,</w:t>
        </w:r>
      </w:ins>
      <w:r w:rsidRPr="00C66272">
        <w:rPr>
          <w:rFonts w:ascii="Brill" w:eastAsia="Brill" w:hAnsi="Brill" w:cs="Brill"/>
        </w:rPr>
        <w:t xml:space="preserve"> and animal fats and oils at 2.2 million tons </w:t>
      </w:r>
      <w:r w:rsidRPr="00CE472E">
        <w:rPr>
          <w:rFonts w:ascii="Brill" w:eastAsia="Brill" w:hAnsi="Brill" w:cs="Brill"/>
        </w:rPr>
        <w:t>(</w:t>
      </w:r>
      <w:proofErr w:type="spellStart"/>
      <w:r w:rsidRPr="00CE472E">
        <w:rPr>
          <w:rFonts w:ascii="Brill" w:eastAsia="Brill" w:hAnsi="Brill" w:cs="Brill"/>
        </w:rPr>
        <w:t>Statistik</w:t>
      </w:r>
      <w:proofErr w:type="spellEnd"/>
      <w:r w:rsidRPr="00CE472E">
        <w:rPr>
          <w:rFonts w:ascii="Brill" w:eastAsia="Brill" w:hAnsi="Brill" w:cs="Brill"/>
        </w:rPr>
        <w:t xml:space="preserve"> des </w:t>
      </w:r>
      <w:proofErr w:type="spellStart"/>
      <w:r w:rsidRPr="00CE472E">
        <w:rPr>
          <w:rFonts w:ascii="Brill" w:eastAsia="Brill" w:hAnsi="Brill" w:cs="Brill"/>
        </w:rPr>
        <w:t>Hamburgischen</w:t>
      </w:r>
      <w:proofErr w:type="spellEnd"/>
      <w:r w:rsidRPr="00CE472E">
        <w:rPr>
          <w:rFonts w:ascii="Brill" w:eastAsia="Brill" w:hAnsi="Brill" w:cs="Brill"/>
        </w:rPr>
        <w:t xml:space="preserve"> </w:t>
      </w:r>
      <w:proofErr w:type="spellStart"/>
      <w:r w:rsidRPr="00CE472E">
        <w:rPr>
          <w:rFonts w:ascii="Brill" w:eastAsia="Brill" w:hAnsi="Brill" w:cs="Brill"/>
        </w:rPr>
        <w:t>Staates</w:t>
      </w:r>
      <w:proofErr w:type="spellEnd"/>
      <w:r w:rsidRPr="00CE472E">
        <w:rPr>
          <w:rFonts w:ascii="Brill" w:eastAsia="Brill" w:hAnsi="Brill" w:cs="Brill"/>
        </w:rPr>
        <w:t>, 1964</w:t>
      </w:r>
      <w:r w:rsidRPr="00C66272">
        <w:rPr>
          <w:rFonts w:ascii="Brill" w:eastAsia="Brill" w:hAnsi="Brill" w:cs="Brill"/>
        </w:rPr>
        <w:t>, p</w:t>
      </w:r>
      <w:ins w:id="4244" w:author="Autor">
        <w:r w:rsidR="000C711F">
          <w:rPr>
            <w:rFonts w:ascii="Brill" w:eastAsia="Brill" w:hAnsi="Brill" w:cs="Brill"/>
          </w:rPr>
          <w:t>p</w:t>
        </w:r>
      </w:ins>
      <w:r w:rsidRPr="00C66272">
        <w:rPr>
          <w:rFonts w:ascii="Brill" w:eastAsia="Brill" w:hAnsi="Brill" w:cs="Brill"/>
        </w:rPr>
        <w:t>.</w:t>
      </w:r>
      <w:del w:id="4245" w:author="Autor">
        <w:r w:rsidRPr="00C66272" w:rsidDel="000C711F">
          <w:rPr>
            <w:rFonts w:ascii="Brill" w:eastAsia="Brill" w:hAnsi="Brill" w:cs="Brill"/>
          </w:rPr>
          <w:delText xml:space="preserve"> </w:delText>
        </w:r>
      </w:del>
      <w:r w:rsidRPr="00C66272">
        <w:rPr>
          <w:rFonts w:ascii="Brill" w:eastAsia="Brill" w:hAnsi="Brill" w:cs="Brill"/>
        </w:rPr>
        <w:t xml:space="preserve">47-54, 273-75). The </w:t>
      </w:r>
      <w:ins w:id="4246" w:author="Autor">
        <w:r w:rsidR="006719F4">
          <w:rPr>
            <w:rFonts w:ascii="Brill" w:eastAsia="Brill" w:hAnsi="Brill" w:cs="Brill"/>
          </w:rPr>
          <w:t xml:space="preserve">show </w:t>
        </w:r>
      </w:ins>
      <w:r w:rsidRPr="00C66272">
        <w:rPr>
          <w:rFonts w:ascii="Brill" w:eastAsia="Brill" w:hAnsi="Brill" w:cs="Brill"/>
        </w:rPr>
        <w:t>writers only sporadically refer to the international nature and diversity of the cargo</w:t>
      </w:r>
      <w:r w:rsidR="002A698E" w:rsidRPr="00C66272">
        <w:rPr>
          <w:rFonts w:ascii="Brill" w:eastAsia="Brill" w:hAnsi="Brill" w:cs="Brill"/>
        </w:rPr>
        <w:t>; they do so</w:t>
      </w:r>
      <w:r w:rsidRPr="00C66272">
        <w:rPr>
          <w:rFonts w:ascii="Brill" w:eastAsia="Brill" w:hAnsi="Brill" w:cs="Brill"/>
        </w:rPr>
        <w:t xml:space="preserve"> explicitly in episode 36, which begins on a banana freighter and then shows modern transport and refrigeration facilities for the delicate fruit. These scenes were probably filmed in the port’s new banana warehouse, completed in 1961.</w:t>
      </w:r>
    </w:p>
    <w:p w14:paraId="35077D7D" w14:textId="3A2A547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episode 22 (</w:t>
      </w:r>
      <w:r w:rsidR="009272D5" w:rsidRPr="00C66272">
        <w:rPr>
          <w:rFonts w:ascii="Brill" w:eastAsia="Brill" w:hAnsi="Brill" w:cs="Brill"/>
        </w:rPr>
        <w:t>“</w:t>
      </w:r>
      <w:r w:rsidRPr="00C66272">
        <w:rPr>
          <w:rFonts w:ascii="Brill" w:eastAsia="Brill" w:hAnsi="Brill" w:cs="Brill"/>
        </w:rPr>
        <w:t>Dangerous Refuge</w:t>
      </w:r>
      <w:r w:rsidR="009272D5" w:rsidRPr="00C66272">
        <w:rPr>
          <w:rFonts w:ascii="Brill" w:eastAsia="Brill" w:hAnsi="Brill" w:cs="Brill"/>
        </w:rPr>
        <w:t>”</w:t>
      </w:r>
      <w:r w:rsidRPr="00C66272">
        <w:rPr>
          <w:rFonts w:ascii="Brill" w:eastAsia="Brill" w:hAnsi="Brill" w:cs="Brill"/>
        </w:rPr>
        <w:t xml:space="preserve">), a lengthy chase with gunfire provides an opportunity to show the interior of the historic Altona Fish Auction Hall on the north bank of the River Elbe. Built in 1895/96, the attractive Art Nouveau steel-framed structure, lined with brickwork, is now a listed building and an event venue. In the 1960s, it was still used by fish traders. The rise of industry in the port area and the fact that Hamburg was the leading oil port in West Germany in the early 1960s, along with Wilhelmshaven, is only hinted at in one episode (39: </w:t>
      </w:r>
      <w:r w:rsidR="00515EEF" w:rsidRPr="00C66272">
        <w:rPr>
          <w:rFonts w:ascii="Brill" w:eastAsia="Brill" w:hAnsi="Brill" w:cs="Brill"/>
        </w:rPr>
        <w:t>“</w:t>
      </w:r>
      <w:r w:rsidRPr="00C66272">
        <w:rPr>
          <w:rFonts w:ascii="Brill" w:eastAsia="Brill" w:hAnsi="Brill" w:cs="Brill"/>
        </w:rPr>
        <w:t>The New Lead</w:t>
      </w:r>
      <w:r w:rsidR="00515EEF" w:rsidRPr="00C66272">
        <w:rPr>
          <w:rFonts w:ascii="Brill" w:eastAsia="Brill" w:hAnsi="Brill" w:cs="Brill"/>
        </w:rPr>
        <w:t>”</w:t>
      </w:r>
      <w:r w:rsidRPr="00C66272">
        <w:rPr>
          <w:rFonts w:ascii="Brill" w:eastAsia="Brill" w:hAnsi="Brill" w:cs="Brill"/>
        </w:rPr>
        <w:t xml:space="preserve">), when one of the criminals works in the petroleum port. The port’s trade as an important source of wealth for the city of Hamburg </w:t>
      </w:r>
      <w:r w:rsidR="0023408C" w:rsidRPr="00C66272">
        <w:rPr>
          <w:rFonts w:ascii="Brill" w:eastAsia="Brill" w:hAnsi="Brill" w:cs="Brill"/>
        </w:rPr>
        <w:t>is</w:t>
      </w:r>
      <w:r w:rsidRPr="00C66272">
        <w:rPr>
          <w:rFonts w:ascii="Brill" w:eastAsia="Brill" w:hAnsi="Brill" w:cs="Brill"/>
        </w:rPr>
        <w:t xml:space="preserve"> thus barely visible. It remains an open question whether the makers of </w:t>
      </w:r>
      <w:del w:id="4247" w:author="Autor">
        <w:r w:rsidRPr="00F34A6C" w:rsidDel="006719F4">
          <w:rPr>
            <w:rFonts w:ascii="Brill" w:eastAsia="Brill" w:hAnsi="Brill" w:cs="Brill"/>
            <w:i/>
            <w:iCs/>
            <w:rPrChange w:id="4248" w:author="Autor">
              <w:rPr>
                <w:rFonts w:ascii="Brill" w:eastAsia="Brill" w:hAnsi="Brill" w:cs="Brill"/>
              </w:rPr>
            </w:rPrChange>
          </w:rPr>
          <w:delText>“</w:delText>
        </w:r>
      </w:del>
      <w:r w:rsidRPr="00F34A6C">
        <w:rPr>
          <w:rFonts w:ascii="Brill" w:eastAsia="Brill" w:hAnsi="Brill" w:cs="Brill"/>
          <w:i/>
          <w:iCs/>
          <w:rPrChange w:id="4249" w:author="Autor">
            <w:rPr>
              <w:rFonts w:ascii="Brill" w:eastAsia="Brill" w:hAnsi="Brill" w:cs="Brill"/>
            </w:rPr>
          </w:rPrChange>
        </w:rPr>
        <w:t>Port Police</w:t>
      </w:r>
      <w:del w:id="4250" w:author="Autor">
        <w:r w:rsidRPr="00F34A6C" w:rsidDel="006719F4">
          <w:rPr>
            <w:rFonts w:ascii="Brill" w:eastAsia="Brill" w:hAnsi="Brill" w:cs="Brill"/>
            <w:i/>
            <w:iCs/>
            <w:rPrChange w:id="4251" w:author="Autor">
              <w:rPr>
                <w:rFonts w:ascii="Brill" w:eastAsia="Brill" w:hAnsi="Brill" w:cs="Brill"/>
              </w:rPr>
            </w:rPrChange>
          </w:rPr>
          <w:delText>”</w:delText>
        </w:r>
      </w:del>
      <w:r w:rsidRPr="00C66272">
        <w:rPr>
          <w:rFonts w:ascii="Brill" w:eastAsia="Brill" w:hAnsi="Brill" w:cs="Brill"/>
        </w:rPr>
        <w:t xml:space="preserve"> deliberately did not show complex loading operations, or whether they did not need to emphasise them because this aspect of the port’s hustle and bustle was part of the viewer’s established knowledge of Hamburg.</w:t>
      </w:r>
    </w:p>
    <w:p w14:paraId="35077D7E" w14:textId="6B7D5AA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images shown of the quays, the warehouses or, in episode 35 (</w:t>
      </w:r>
      <w:r w:rsidR="0023408C" w:rsidRPr="00C66272">
        <w:rPr>
          <w:rFonts w:ascii="Brill" w:eastAsia="Brill" w:hAnsi="Brill" w:cs="Brill"/>
        </w:rPr>
        <w:t>“</w:t>
      </w:r>
      <w:r w:rsidRPr="00C66272">
        <w:rPr>
          <w:rFonts w:ascii="Brill" w:eastAsia="Brill" w:hAnsi="Brill" w:cs="Brill"/>
        </w:rPr>
        <w:t>Adventures on Saturday</w:t>
      </w:r>
      <w:r w:rsidR="0023408C" w:rsidRPr="00C66272">
        <w:rPr>
          <w:rFonts w:ascii="Brill" w:eastAsia="Brill" w:hAnsi="Brill" w:cs="Brill"/>
        </w:rPr>
        <w:t>”</w:t>
      </w:r>
      <w:r w:rsidRPr="00C66272">
        <w:rPr>
          <w:rFonts w:ascii="Brill" w:eastAsia="Brill" w:hAnsi="Brill" w:cs="Brill"/>
        </w:rPr>
        <w:t xml:space="preserve">), the grounds of a small repair yard, often give a somewhat chaotic and disorderly </w:t>
      </w:r>
      <w:r w:rsidRPr="00C66272">
        <w:rPr>
          <w:rFonts w:ascii="Brill" w:eastAsia="Brill" w:hAnsi="Brill" w:cs="Brill"/>
        </w:rPr>
        <w:lastRenderedPageBreak/>
        <w:t>impression. Ships large and small are moored, boxes and sacks pile up on the waterfront and in cramped warehouses that look old and drifting. Quaysides look deserted and cluttered. These scenes depict a port still untouched by the rationalisation and order brought about by the container. The first full container ship arrived in Hamburg in May 1968. While the crates and stacked sacks on display certainly correspond to the viewer's preconceived associations and expectations of what a port looks like behind the scenes, visually attractive and typically “colonial” goods such as coffee or cocoa are never shown.</w:t>
      </w:r>
    </w:p>
    <w:p w14:paraId="35077D7F" w14:textId="0277281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Episode 36 (</w:t>
      </w:r>
      <w:r w:rsidR="00095E8D" w:rsidRPr="00C66272">
        <w:rPr>
          <w:rFonts w:ascii="Brill" w:eastAsia="Brill" w:hAnsi="Brill" w:cs="Brill"/>
        </w:rPr>
        <w:t>“</w:t>
      </w:r>
      <w:r w:rsidRPr="00C66272">
        <w:rPr>
          <w:rFonts w:ascii="Brill" w:eastAsia="Brill" w:hAnsi="Brill" w:cs="Brill"/>
        </w:rPr>
        <w:t>Snake Hunt</w:t>
      </w:r>
      <w:r w:rsidR="00095E8D" w:rsidRPr="00C66272">
        <w:rPr>
          <w:rFonts w:ascii="Brill" w:eastAsia="Brill" w:hAnsi="Brill" w:cs="Brill"/>
        </w:rPr>
        <w:t>”</w:t>
      </w:r>
      <w:r w:rsidRPr="00C66272">
        <w:rPr>
          <w:rFonts w:ascii="Brill" w:eastAsia="Brill" w:hAnsi="Brill" w:cs="Brill"/>
        </w:rPr>
        <w:t xml:space="preserve">) begins with a freighter being inspected by water police officers Lühr and Ahlmann. It is due to leave the day after tomorrow and the captain of the ship remarks: “Well, Hamburg is a fast port.” With this line, he was referring to the official advertising slogan of the 1950s of the state-owned company HHLA (Hamburg Hafen- und </w:t>
      </w:r>
      <w:proofErr w:type="spellStart"/>
      <w:r w:rsidRPr="00C66272">
        <w:rPr>
          <w:rFonts w:ascii="Brill" w:eastAsia="Brill" w:hAnsi="Brill" w:cs="Brill"/>
        </w:rPr>
        <w:t>Lagerhaus-Aktiengesellschaft</w:t>
      </w:r>
      <w:proofErr w:type="spellEnd"/>
      <w:r w:rsidRPr="00C66272">
        <w:rPr>
          <w:rFonts w:ascii="Brill" w:eastAsia="Brill" w:hAnsi="Brill" w:cs="Brill"/>
        </w:rPr>
        <w:t>), which operated large parts of the port (</w:t>
      </w:r>
      <w:proofErr w:type="spellStart"/>
      <w:r w:rsidRPr="00CE472E">
        <w:rPr>
          <w:rFonts w:ascii="Brill" w:eastAsia="Brill" w:hAnsi="Brill" w:cs="Brill"/>
        </w:rPr>
        <w:t>Mühlradt</w:t>
      </w:r>
      <w:proofErr w:type="spellEnd"/>
      <w:r w:rsidRPr="00CE472E">
        <w:rPr>
          <w:rFonts w:ascii="Brill" w:eastAsia="Brill" w:hAnsi="Brill" w:cs="Brill"/>
        </w:rPr>
        <w:t>, 1960</w:t>
      </w:r>
      <w:r w:rsidRPr="00C66272">
        <w:rPr>
          <w:rFonts w:ascii="Brill" w:eastAsia="Brill" w:hAnsi="Brill" w:cs="Brill"/>
        </w:rPr>
        <w:t xml:space="preserve">). However, this speed and modernity is rarely explicitly reflected in </w:t>
      </w:r>
      <w:del w:id="4252" w:author="Autor">
        <w:r w:rsidRPr="00F34A6C" w:rsidDel="00371866">
          <w:rPr>
            <w:rFonts w:ascii="Brill" w:eastAsia="Brill" w:hAnsi="Brill" w:cs="Brill"/>
            <w:i/>
            <w:iCs/>
            <w:rPrChange w:id="4253" w:author="Autor">
              <w:rPr>
                <w:rFonts w:ascii="Brill" w:eastAsia="Brill" w:hAnsi="Brill" w:cs="Brill"/>
              </w:rPr>
            </w:rPrChange>
          </w:rPr>
          <w:delText>“</w:delText>
        </w:r>
      </w:del>
      <w:r w:rsidRPr="00F34A6C">
        <w:rPr>
          <w:rFonts w:ascii="Brill" w:eastAsia="Brill" w:hAnsi="Brill" w:cs="Brill"/>
          <w:i/>
          <w:iCs/>
          <w:rPrChange w:id="4254" w:author="Autor">
            <w:rPr>
              <w:rFonts w:ascii="Brill" w:eastAsia="Brill" w:hAnsi="Brill" w:cs="Brill"/>
            </w:rPr>
          </w:rPrChange>
        </w:rPr>
        <w:t>Port Police</w:t>
      </w:r>
      <w:del w:id="4255" w:author="Autor">
        <w:r w:rsidRPr="00C66272" w:rsidDel="00371866">
          <w:rPr>
            <w:rFonts w:ascii="Brill" w:eastAsia="Brill" w:hAnsi="Brill" w:cs="Brill"/>
          </w:rPr>
          <w:delText>”</w:delText>
        </w:r>
      </w:del>
      <w:r w:rsidRPr="00C66272">
        <w:rPr>
          <w:rFonts w:ascii="Brill" w:eastAsia="Brill" w:hAnsi="Brill" w:cs="Brill"/>
        </w:rPr>
        <w:t>. Technical innovations are sporadically shown, such as in episode 17 (</w:t>
      </w:r>
      <w:r w:rsidR="005E37E5" w:rsidRPr="00C66272">
        <w:rPr>
          <w:rFonts w:ascii="Brill" w:eastAsia="Brill" w:hAnsi="Brill" w:cs="Brill"/>
        </w:rPr>
        <w:t>“</w:t>
      </w:r>
      <w:r w:rsidRPr="00C66272">
        <w:rPr>
          <w:rFonts w:ascii="Brill" w:eastAsia="Brill" w:hAnsi="Brill" w:cs="Brill"/>
        </w:rPr>
        <w:t>Pain and Suffering Money</w:t>
      </w:r>
      <w:r w:rsidR="005E37E5" w:rsidRPr="00C66272">
        <w:rPr>
          <w:rFonts w:ascii="Brill" w:eastAsia="Brill" w:hAnsi="Brill" w:cs="Brill"/>
        </w:rPr>
        <w:t>”</w:t>
      </w:r>
      <w:r w:rsidRPr="00C66272">
        <w:rPr>
          <w:rFonts w:ascii="Brill" w:eastAsia="Brill" w:hAnsi="Brill" w:cs="Brill"/>
        </w:rPr>
        <w:t>), which ends on board a floating bucket dredger used to dredge the shipping channel. In episode 26 (</w:t>
      </w:r>
      <w:r w:rsidR="005E37E5" w:rsidRPr="00C66272">
        <w:rPr>
          <w:rFonts w:ascii="Brill" w:eastAsia="Brill" w:hAnsi="Brill" w:cs="Brill"/>
        </w:rPr>
        <w:t>“</w:t>
      </w:r>
      <w:r w:rsidRPr="00C66272">
        <w:rPr>
          <w:rFonts w:ascii="Brill" w:eastAsia="Brill" w:hAnsi="Brill" w:cs="Brill"/>
        </w:rPr>
        <w:t>St. Pauli without a Mask</w:t>
      </w:r>
      <w:r w:rsidR="005E37E5" w:rsidRPr="00C66272">
        <w:rPr>
          <w:rFonts w:ascii="Brill" w:eastAsia="Brill" w:hAnsi="Brill" w:cs="Brill"/>
        </w:rPr>
        <w:t>”</w:t>
      </w:r>
      <w:r w:rsidRPr="00C66272">
        <w:rPr>
          <w:rFonts w:ascii="Brill" w:eastAsia="Brill" w:hAnsi="Brill" w:cs="Brill"/>
        </w:rPr>
        <w:t xml:space="preserve">), one of the perpetrators ends up in the silo of a grain warehouse, providing an opportunity to show how the automated system works. </w:t>
      </w:r>
      <w:r w:rsidR="00815E33" w:rsidRPr="00C66272">
        <w:rPr>
          <w:rFonts w:ascii="Brill" w:eastAsia="Brill" w:hAnsi="Brill" w:cs="Brill"/>
        </w:rPr>
        <w:t>E</w:t>
      </w:r>
      <w:r w:rsidRPr="00C66272">
        <w:rPr>
          <w:rFonts w:ascii="Brill" w:eastAsia="Brill" w:hAnsi="Brill" w:cs="Brill"/>
        </w:rPr>
        <w:t>pisode 27 (</w:t>
      </w:r>
      <w:r w:rsidR="005E37E5" w:rsidRPr="00C66272">
        <w:rPr>
          <w:rFonts w:ascii="Brill" w:eastAsia="Brill" w:hAnsi="Brill" w:cs="Brill"/>
        </w:rPr>
        <w:t>“</w:t>
      </w:r>
      <w:r w:rsidRPr="00C66272">
        <w:rPr>
          <w:rFonts w:ascii="Brill" w:eastAsia="Brill" w:hAnsi="Brill" w:cs="Brill"/>
        </w:rPr>
        <w:t>Aground</w:t>
      </w:r>
      <w:r w:rsidR="005E37E5" w:rsidRPr="00C66272">
        <w:rPr>
          <w:rFonts w:ascii="Brill" w:eastAsia="Brill" w:hAnsi="Brill" w:cs="Brill"/>
        </w:rPr>
        <w:t>”</w:t>
      </w:r>
      <w:r w:rsidRPr="00C66272">
        <w:rPr>
          <w:rFonts w:ascii="Brill" w:eastAsia="Brill" w:hAnsi="Brill" w:cs="Brill"/>
        </w:rPr>
        <w:t>)</w:t>
      </w:r>
      <w:r w:rsidR="00815E33" w:rsidRPr="00C66272">
        <w:rPr>
          <w:rFonts w:ascii="Brill" w:eastAsia="Brill" w:hAnsi="Brill" w:cs="Brill"/>
        </w:rPr>
        <w:t xml:space="preserve"> features</w:t>
      </w:r>
      <w:r w:rsidRPr="00C66272">
        <w:rPr>
          <w:rFonts w:ascii="Brill" w:eastAsia="Brill" w:hAnsi="Brill" w:cs="Brill"/>
        </w:rPr>
        <w:t xml:space="preserve"> the radar surveillance of the Lower Elbe, which was installed between 1959 and 1965. These documentary interludes added authenticity to the series and provided viewers with glimpses behind the </w:t>
      </w:r>
      <w:r w:rsidR="00815E33" w:rsidRPr="00C66272">
        <w:rPr>
          <w:rFonts w:ascii="Brill" w:eastAsia="Brill" w:hAnsi="Brill" w:cs="Brill"/>
        </w:rPr>
        <w:t>scenes</w:t>
      </w:r>
      <w:r w:rsidRPr="00C66272">
        <w:rPr>
          <w:rFonts w:ascii="Brill" w:eastAsia="Brill" w:hAnsi="Brill" w:cs="Brill"/>
        </w:rPr>
        <w:t>.</w:t>
      </w:r>
    </w:p>
    <w:p w14:paraId="35077D80" w14:textId="683A192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vastness and anonymity of the old port lends itself to the theft of cargo </w:t>
      </w:r>
      <w:ins w:id="4256" w:author="Autor">
        <w:r w:rsidR="00371866">
          <w:rPr>
            <w:rFonts w:ascii="ArialMT" w:eastAsia="ArialMT" w:cs="ArialMT" w:hint="eastAsia"/>
            <w:sz w:val="17"/>
            <w:szCs w:val="17"/>
            <w:lang w:val="en-AU"/>
          </w:rPr>
          <w:t>–</w:t>
        </w:r>
      </w:ins>
      <w:del w:id="4257" w:author="Autor">
        <w:r w:rsidRPr="00C66272" w:rsidDel="00371866">
          <w:rPr>
            <w:rFonts w:ascii="Brill" w:eastAsia="Brill" w:hAnsi="Brill" w:cs="Brill"/>
          </w:rPr>
          <w:delText>—</w:delText>
        </w:r>
      </w:del>
      <w:r w:rsidRPr="00C66272">
        <w:rPr>
          <w:rFonts w:ascii="Brill" w:eastAsia="Brill" w:hAnsi="Brill" w:cs="Brill"/>
        </w:rPr>
        <w:t xml:space="preserve"> be it ship diesel as in episode 9 </w:t>
      </w:r>
      <w:r w:rsidR="008A2ABE" w:rsidRPr="00C66272">
        <w:rPr>
          <w:rFonts w:ascii="Brill" w:eastAsia="Brill" w:hAnsi="Brill" w:cs="Brill"/>
        </w:rPr>
        <w:t>“</w:t>
      </w:r>
      <w:r w:rsidRPr="00C66272">
        <w:rPr>
          <w:rFonts w:ascii="Brill" w:eastAsia="Brill" w:hAnsi="Brill" w:cs="Brill"/>
        </w:rPr>
        <w:t>(The Oil Spill</w:t>
      </w:r>
      <w:r w:rsidR="008A2ABE" w:rsidRPr="00C66272">
        <w:rPr>
          <w:rFonts w:ascii="Brill" w:eastAsia="Brill" w:hAnsi="Brill" w:cs="Brill"/>
        </w:rPr>
        <w:t>”</w:t>
      </w:r>
      <w:r w:rsidRPr="00C66272">
        <w:rPr>
          <w:rFonts w:ascii="Brill" w:eastAsia="Brill" w:hAnsi="Brill" w:cs="Brill"/>
        </w:rPr>
        <w:t>), transistor radios as in episode 17 (</w:t>
      </w:r>
      <w:r w:rsidR="008A2ABE" w:rsidRPr="00C66272">
        <w:rPr>
          <w:rFonts w:ascii="Brill" w:eastAsia="Brill" w:hAnsi="Brill" w:cs="Brill"/>
        </w:rPr>
        <w:t>“</w:t>
      </w:r>
      <w:r w:rsidRPr="00C66272">
        <w:rPr>
          <w:rFonts w:ascii="Brill" w:eastAsia="Brill" w:hAnsi="Brill" w:cs="Brill"/>
        </w:rPr>
        <w:t>Pain and Suffering Money</w:t>
      </w:r>
      <w:r w:rsidR="008A2ABE" w:rsidRPr="00C66272">
        <w:rPr>
          <w:rFonts w:ascii="Brill" w:eastAsia="Brill" w:hAnsi="Brill" w:cs="Brill"/>
        </w:rPr>
        <w:t>”</w:t>
      </w:r>
      <w:r w:rsidRPr="00C66272">
        <w:rPr>
          <w:rFonts w:ascii="Brill" w:eastAsia="Brill" w:hAnsi="Brill" w:cs="Brill"/>
        </w:rPr>
        <w:t>), or bales of cloth and expensive whisky in episode 18 (</w:t>
      </w:r>
      <w:r w:rsidR="008A2ABE" w:rsidRPr="00C66272">
        <w:rPr>
          <w:rFonts w:ascii="Brill" w:eastAsia="Brill" w:hAnsi="Brill" w:cs="Brill"/>
        </w:rPr>
        <w:t>“</w:t>
      </w:r>
      <w:r w:rsidRPr="00C66272">
        <w:rPr>
          <w:rFonts w:ascii="Brill" w:eastAsia="Brill" w:hAnsi="Brill" w:cs="Brill"/>
        </w:rPr>
        <w:t>The Secret Stash</w:t>
      </w:r>
      <w:r w:rsidR="008A2ABE" w:rsidRPr="00C66272">
        <w:rPr>
          <w:rFonts w:ascii="Brill" w:eastAsia="Brill" w:hAnsi="Brill" w:cs="Brill"/>
        </w:rPr>
        <w:t>”</w:t>
      </w:r>
      <w:r w:rsidRPr="00C66272">
        <w:rPr>
          <w:rFonts w:ascii="Brill" w:eastAsia="Brill" w:hAnsi="Brill" w:cs="Brill"/>
        </w:rPr>
        <w:t>). Episode 29 (</w:t>
      </w:r>
      <w:r w:rsidR="008A2ABE" w:rsidRPr="00C66272">
        <w:rPr>
          <w:rFonts w:ascii="Brill" w:eastAsia="Brill" w:hAnsi="Brill" w:cs="Brill"/>
        </w:rPr>
        <w:t>“</w:t>
      </w:r>
      <w:r w:rsidRPr="00C66272">
        <w:rPr>
          <w:rFonts w:ascii="Brill" w:eastAsia="Brill" w:hAnsi="Brill" w:cs="Brill"/>
        </w:rPr>
        <w:t>The Car Wreck</w:t>
      </w:r>
      <w:r w:rsidR="008A2ABE" w:rsidRPr="00C66272">
        <w:rPr>
          <w:rFonts w:ascii="Brill" w:eastAsia="Brill" w:hAnsi="Brill" w:cs="Brill"/>
        </w:rPr>
        <w:t>”</w:t>
      </w:r>
      <w:r w:rsidRPr="00C66272">
        <w:rPr>
          <w:rFonts w:ascii="Brill" w:eastAsia="Brill" w:hAnsi="Brill" w:cs="Brill"/>
        </w:rPr>
        <w:t xml:space="preserve">) is about a break-in at a carpet wholesaler in the </w:t>
      </w:r>
      <w:r w:rsidR="001E6A90" w:rsidRPr="00C66272">
        <w:rPr>
          <w:rFonts w:ascii="Brill" w:eastAsia="Brill" w:hAnsi="Brill" w:cs="Brill"/>
        </w:rPr>
        <w:t>f</w:t>
      </w:r>
      <w:r w:rsidRPr="00C66272">
        <w:rPr>
          <w:rFonts w:ascii="Brill" w:eastAsia="Brill" w:hAnsi="Brill" w:cs="Brill"/>
        </w:rPr>
        <w:t>ree</w:t>
      </w:r>
      <w:r w:rsidR="001E6A90" w:rsidRPr="00C66272">
        <w:rPr>
          <w:rFonts w:ascii="Brill" w:eastAsia="Brill" w:hAnsi="Brill" w:cs="Brill"/>
        </w:rPr>
        <w:t xml:space="preserve"> </w:t>
      </w:r>
      <w:r w:rsidRPr="00C66272">
        <w:rPr>
          <w:rFonts w:ascii="Brill" w:eastAsia="Brill" w:hAnsi="Brill" w:cs="Brill"/>
        </w:rPr>
        <w:t>port. A recurring motif is also the hiding of loot from thefts in the port area. The young construction site thieves in episode 18 (</w:t>
      </w:r>
      <w:r w:rsidR="001D774C" w:rsidRPr="00C66272">
        <w:rPr>
          <w:rFonts w:ascii="Brill" w:eastAsia="Brill" w:hAnsi="Brill" w:cs="Brill"/>
        </w:rPr>
        <w:t>“</w:t>
      </w:r>
      <w:r w:rsidRPr="00C66272">
        <w:rPr>
          <w:rFonts w:ascii="Brill" w:eastAsia="Brill" w:hAnsi="Brill" w:cs="Brill"/>
        </w:rPr>
        <w:t>The Secret Hiding Place</w:t>
      </w:r>
      <w:r w:rsidR="001D774C" w:rsidRPr="00C66272">
        <w:rPr>
          <w:rFonts w:ascii="Brill" w:eastAsia="Brill" w:hAnsi="Brill" w:cs="Brill"/>
        </w:rPr>
        <w:t>”</w:t>
      </w:r>
      <w:r w:rsidRPr="00C66272">
        <w:rPr>
          <w:rFonts w:ascii="Brill" w:eastAsia="Brill" w:hAnsi="Brill" w:cs="Brill"/>
        </w:rPr>
        <w:t>) take their stolen goods aboard a wrecked ship, and as they also store dynamite there, an explosion occurs when shipyard workers are welding on board. Similarly, the bank robbers in episode 14 (</w:t>
      </w:r>
      <w:r w:rsidR="001D774C" w:rsidRPr="00C66272">
        <w:rPr>
          <w:rFonts w:ascii="Brill" w:eastAsia="Brill" w:hAnsi="Brill" w:cs="Brill"/>
        </w:rPr>
        <w:t>“</w:t>
      </w:r>
      <w:r w:rsidRPr="00C66272">
        <w:rPr>
          <w:rFonts w:ascii="Brill" w:eastAsia="Brill" w:hAnsi="Brill" w:cs="Brill"/>
        </w:rPr>
        <w:t>The Police: Your Friend and Helper</w:t>
      </w:r>
      <w:r w:rsidR="001D774C" w:rsidRPr="00C66272">
        <w:rPr>
          <w:rFonts w:ascii="Brill" w:eastAsia="Brill" w:hAnsi="Brill" w:cs="Brill"/>
        </w:rPr>
        <w:t>”</w:t>
      </w:r>
      <w:r w:rsidRPr="00C66272">
        <w:rPr>
          <w:rFonts w:ascii="Brill" w:eastAsia="Brill" w:hAnsi="Brill" w:cs="Brill"/>
        </w:rPr>
        <w:t>) flee in their van to a dockside warehouse to share the loot. This may have been done for dramatic effect, as it allowed Constable Lühr to surprise and arrest the perpetrators from the water. In episode 28 (</w:t>
      </w:r>
      <w:r w:rsidR="008170F7" w:rsidRPr="00C66272">
        <w:rPr>
          <w:rFonts w:ascii="Brill" w:eastAsia="Brill" w:hAnsi="Brill" w:cs="Brill"/>
        </w:rPr>
        <w:t>“</w:t>
      </w:r>
      <w:r w:rsidRPr="00C66272">
        <w:rPr>
          <w:rFonts w:ascii="Brill" w:eastAsia="Brill" w:hAnsi="Brill" w:cs="Brill"/>
        </w:rPr>
        <w:t>The Polar Bear</w:t>
      </w:r>
      <w:r w:rsidR="008170F7" w:rsidRPr="00C66272">
        <w:rPr>
          <w:rFonts w:ascii="Brill" w:eastAsia="Brill" w:hAnsi="Brill" w:cs="Brill"/>
        </w:rPr>
        <w:t>”</w:t>
      </w:r>
      <w:r w:rsidRPr="00C66272">
        <w:rPr>
          <w:rFonts w:ascii="Brill" w:eastAsia="Brill" w:hAnsi="Brill" w:cs="Brill"/>
        </w:rPr>
        <w:t xml:space="preserve">), </w:t>
      </w:r>
      <w:r w:rsidR="008170F7" w:rsidRPr="00C66272">
        <w:rPr>
          <w:rFonts w:ascii="Brill" w:eastAsia="Brill" w:hAnsi="Brill" w:cs="Brill"/>
        </w:rPr>
        <w:t xml:space="preserve">because </w:t>
      </w:r>
      <w:r w:rsidRPr="00C66272">
        <w:rPr>
          <w:rFonts w:ascii="Brill" w:eastAsia="Brill" w:hAnsi="Brill" w:cs="Brill"/>
        </w:rPr>
        <w:t xml:space="preserve">a department store thief is also a sailor, he can be shown on his ship and the water police can help with the arrest. </w:t>
      </w:r>
    </w:p>
    <w:p w14:paraId="35077D81" w14:textId="6122F29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An element of crime that has accompanied the ports and their wide range of goods through the centuries, both in real life and in fiction, is rarely addressed in the series: smuggling. In a portrait of the real water police in 1950, the </w:t>
      </w:r>
      <w:del w:id="4258" w:author="Autor">
        <w:r w:rsidRPr="00F34A6C" w:rsidDel="00371866">
          <w:rPr>
            <w:rFonts w:ascii="Brill" w:eastAsia="Brill" w:hAnsi="Brill" w:cs="Brill"/>
            <w:i/>
            <w:iCs/>
            <w:rPrChange w:id="4259" w:author="Autor">
              <w:rPr>
                <w:rFonts w:ascii="Brill" w:eastAsia="Brill" w:hAnsi="Brill" w:cs="Brill"/>
              </w:rPr>
            </w:rPrChange>
          </w:rPr>
          <w:delText>“</w:delText>
        </w:r>
      </w:del>
      <w:r w:rsidRPr="00F34A6C">
        <w:rPr>
          <w:rFonts w:ascii="Brill" w:eastAsia="Brill" w:hAnsi="Brill" w:cs="Brill"/>
          <w:i/>
          <w:iCs/>
          <w:rPrChange w:id="4260" w:author="Autor">
            <w:rPr>
              <w:rFonts w:ascii="Brill" w:eastAsia="Brill" w:hAnsi="Brill" w:cs="Brill"/>
            </w:rPr>
          </w:rPrChange>
        </w:rPr>
        <w:t xml:space="preserve">Hamburger </w:t>
      </w:r>
      <w:proofErr w:type="spellStart"/>
      <w:r w:rsidRPr="00F34A6C">
        <w:rPr>
          <w:rFonts w:ascii="Brill" w:eastAsia="Brill" w:hAnsi="Brill" w:cs="Brill"/>
          <w:i/>
          <w:iCs/>
          <w:rPrChange w:id="4261" w:author="Autor">
            <w:rPr>
              <w:rFonts w:ascii="Brill" w:eastAsia="Brill" w:hAnsi="Brill" w:cs="Brill"/>
            </w:rPr>
          </w:rPrChange>
        </w:rPr>
        <w:t>Abendblat</w:t>
      </w:r>
      <w:proofErr w:type="spellEnd"/>
      <w:del w:id="4262" w:author="Autor">
        <w:r w:rsidRPr="00F34A6C" w:rsidDel="00371866">
          <w:rPr>
            <w:rFonts w:ascii="Brill" w:eastAsia="Brill" w:hAnsi="Brill" w:cs="Brill"/>
            <w:i/>
            <w:iCs/>
            <w:rPrChange w:id="4263" w:author="Autor">
              <w:rPr>
                <w:rFonts w:ascii="Brill" w:eastAsia="Brill" w:hAnsi="Brill" w:cs="Brill"/>
              </w:rPr>
            </w:rPrChange>
          </w:rPr>
          <w:delText>t”</w:delText>
        </w:r>
      </w:del>
      <w:r w:rsidRPr="00C66272">
        <w:rPr>
          <w:rFonts w:ascii="Brill" w:eastAsia="Brill" w:hAnsi="Brill" w:cs="Brill"/>
        </w:rPr>
        <w:t xml:space="preserve"> noted that the officers’ “biggest battle is with smuggling” (Hamburger </w:t>
      </w:r>
      <w:proofErr w:type="spellStart"/>
      <w:r w:rsidRPr="00C66272">
        <w:rPr>
          <w:rFonts w:ascii="Brill" w:eastAsia="Brill" w:hAnsi="Brill" w:cs="Brill"/>
        </w:rPr>
        <w:t>Abendblatt</w:t>
      </w:r>
      <w:proofErr w:type="spellEnd"/>
      <w:r w:rsidRPr="00C66272">
        <w:rPr>
          <w:rFonts w:ascii="Brill" w:eastAsia="Brill" w:hAnsi="Brill" w:cs="Brill"/>
        </w:rPr>
        <w:t>, 5 May 1950, p.</w:t>
      </w:r>
      <w:ins w:id="4264" w:author="Autor">
        <w:r w:rsidR="00371866">
          <w:rPr>
            <w:rFonts w:ascii="Brill" w:eastAsia="Brill" w:hAnsi="Brill" w:cs="Brill"/>
          </w:rPr>
          <w:t>3</w:t>
        </w:r>
      </w:ins>
      <w:del w:id="4265" w:author="Autor">
        <w:r w:rsidRPr="00C66272" w:rsidDel="00371866">
          <w:rPr>
            <w:rFonts w:ascii="Brill" w:eastAsia="Brill" w:hAnsi="Brill" w:cs="Brill"/>
          </w:rPr>
          <w:delText xml:space="preserve"> III</w:delText>
        </w:r>
      </w:del>
      <w:r w:rsidRPr="00C66272">
        <w:rPr>
          <w:rFonts w:ascii="Brill" w:eastAsia="Brill" w:hAnsi="Brill" w:cs="Brill"/>
        </w:rPr>
        <w:t>) and in the mid-1960s, the newspaper bluntly stated: “The city-state of Hamburg has the most smuggler-friendly population in the entire Federal Republic.” At the time, around 5,000 people every year were caught smuggling cigarettes, cigars, tobacco, coffee, and alcohol, as well as clothes, tools, electronic equipment, cameras and oriental carpets (</w:t>
      </w:r>
      <w:r w:rsidRPr="00F34A6C">
        <w:rPr>
          <w:rFonts w:ascii="Brill" w:eastAsia="Brill" w:hAnsi="Brill" w:cs="Brill"/>
          <w:i/>
          <w:iCs/>
          <w:rPrChange w:id="4266" w:author="Autor">
            <w:rPr>
              <w:rFonts w:ascii="Brill" w:eastAsia="Brill" w:hAnsi="Brill" w:cs="Brill"/>
            </w:rPr>
          </w:rPrChange>
        </w:rPr>
        <w:t xml:space="preserve">Hamburger </w:t>
      </w:r>
      <w:proofErr w:type="spellStart"/>
      <w:r w:rsidRPr="00F34A6C">
        <w:rPr>
          <w:rFonts w:ascii="Brill" w:eastAsia="Brill" w:hAnsi="Brill" w:cs="Brill"/>
          <w:i/>
          <w:iCs/>
          <w:rPrChange w:id="4267" w:author="Autor">
            <w:rPr>
              <w:rFonts w:ascii="Brill" w:eastAsia="Brill" w:hAnsi="Brill" w:cs="Brill"/>
            </w:rPr>
          </w:rPrChange>
        </w:rPr>
        <w:t>Abendblatt</w:t>
      </w:r>
      <w:proofErr w:type="spellEnd"/>
      <w:r w:rsidRPr="00C66272">
        <w:rPr>
          <w:rFonts w:ascii="Brill" w:eastAsia="Brill" w:hAnsi="Brill" w:cs="Brill"/>
        </w:rPr>
        <w:t xml:space="preserve">, 13 January 1966, p. 9). But Constable Lühr and his colleagues rarely had to deal with them: </w:t>
      </w:r>
      <w:ins w:id="4268" w:author="Autor">
        <w:r w:rsidR="00371866">
          <w:rPr>
            <w:rFonts w:ascii="Brill" w:eastAsia="Brill" w:hAnsi="Brill" w:cs="Brill"/>
          </w:rPr>
          <w:t>i</w:t>
        </w:r>
      </w:ins>
      <w:del w:id="4269" w:author="Autor">
        <w:r w:rsidRPr="00C66272" w:rsidDel="00371866">
          <w:rPr>
            <w:rFonts w:ascii="Brill" w:eastAsia="Brill" w:hAnsi="Brill" w:cs="Brill"/>
          </w:rPr>
          <w:delText>I</w:delText>
        </w:r>
      </w:del>
      <w:r w:rsidRPr="00C66272">
        <w:rPr>
          <w:rFonts w:ascii="Brill" w:eastAsia="Brill" w:hAnsi="Brill" w:cs="Brill"/>
        </w:rPr>
        <w:t>n episode 13 (</w:t>
      </w:r>
      <w:r w:rsidR="00B5292B" w:rsidRPr="00C66272">
        <w:rPr>
          <w:rFonts w:ascii="Brill" w:eastAsia="Brill" w:hAnsi="Brill" w:cs="Brill"/>
        </w:rPr>
        <w:t>“</w:t>
      </w:r>
      <w:r w:rsidRPr="00C66272">
        <w:rPr>
          <w:rFonts w:ascii="Brill" w:eastAsia="Brill" w:hAnsi="Brill" w:cs="Brill"/>
        </w:rPr>
        <w:t>The Counterfeiters</w:t>
      </w:r>
      <w:r w:rsidR="00B5292B" w:rsidRPr="00C66272">
        <w:rPr>
          <w:rFonts w:ascii="Brill" w:eastAsia="Brill" w:hAnsi="Brill" w:cs="Brill"/>
        </w:rPr>
        <w:t>”</w:t>
      </w:r>
      <w:r w:rsidRPr="00C66272">
        <w:rPr>
          <w:rFonts w:ascii="Brill" w:eastAsia="Brill" w:hAnsi="Brill" w:cs="Brill"/>
        </w:rPr>
        <w:t>), two of the sailors on the “Veracruz” try to smuggle whisky from London in canisters, which they throw overboard with buoys before the ship enters the port of Hamburg. It is later discovered that one of the canisters also</w:t>
      </w:r>
      <w:del w:id="4270" w:author="Autor">
        <w:r w:rsidR="00C831ED" w:rsidRPr="00C66272" w:rsidDel="00371866">
          <w:rPr>
            <w:rFonts w:ascii="Brill" w:eastAsia="Brill" w:hAnsi="Brill" w:cs="Brill"/>
          </w:rPr>
          <w:delText>”</w:delText>
        </w:r>
      </w:del>
      <w:r w:rsidRPr="00C66272">
        <w:rPr>
          <w:rFonts w:ascii="Brill" w:eastAsia="Brill" w:hAnsi="Brill" w:cs="Brill"/>
        </w:rPr>
        <w:t xml:space="preserve"> contained a large quantity of counterfeit money. In episode 20 (</w:t>
      </w:r>
      <w:r w:rsidR="00C831ED" w:rsidRPr="00C66272">
        <w:rPr>
          <w:rFonts w:ascii="Brill" w:eastAsia="Brill" w:hAnsi="Brill" w:cs="Brill"/>
        </w:rPr>
        <w:t>“</w:t>
      </w:r>
      <w:r w:rsidRPr="00C66272">
        <w:rPr>
          <w:rFonts w:ascii="Brill" w:eastAsia="Brill" w:hAnsi="Brill" w:cs="Brill"/>
        </w:rPr>
        <w:t>The Lady from Hong Kong), the third officer of the “Pearl of Hong Kong” smuggles diamonds across the customs border in the free</w:t>
      </w:r>
      <w:r w:rsidR="001E6A90" w:rsidRPr="00C66272">
        <w:rPr>
          <w:rFonts w:ascii="Brill" w:eastAsia="Brill" w:hAnsi="Brill" w:cs="Brill"/>
        </w:rPr>
        <w:t xml:space="preserve"> </w:t>
      </w:r>
      <w:r w:rsidRPr="00C66272">
        <w:rPr>
          <w:rFonts w:ascii="Brill" w:eastAsia="Brill" w:hAnsi="Brill" w:cs="Brill"/>
        </w:rPr>
        <w:t>port with the help of the poodle of a barmaid from St. Pauli, who is dressed as a Chinese woman. She also smuggles Chinese silk on her body. Episode 26 (</w:t>
      </w:r>
      <w:r w:rsidR="00C831ED" w:rsidRPr="00C66272">
        <w:rPr>
          <w:rFonts w:ascii="Brill" w:eastAsia="Brill" w:hAnsi="Brill" w:cs="Brill"/>
        </w:rPr>
        <w:t>“</w:t>
      </w:r>
      <w:r w:rsidRPr="00C66272">
        <w:rPr>
          <w:rFonts w:ascii="Brill" w:eastAsia="Brill" w:hAnsi="Brill" w:cs="Brill"/>
        </w:rPr>
        <w:t>St. Pauli without a mask</w:t>
      </w:r>
      <w:r w:rsidR="00C831ED" w:rsidRPr="00C66272">
        <w:rPr>
          <w:rFonts w:ascii="Brill" w:eastAsia="Brill" w:hAnsi="Brill" w:cs="Brill"/>
        </w:rPr>
        <w:t>”</w:t>
      </w:r>
      <w:r w:rsidRPr="00C66272">
        <w:rPr>
          <w:rFonts w:ascii="Brill" w:eastAsia="Brill" w:hAnsi="Brill" w:cs="Brill"/>
        </w:rPr>
        <w:t>) deals with arms smuggling, a crime that the detectives themselves describe as rare.</w:t>
      </w:r>
    </w:p>
    <w:p w14:paraId="35077D82" w14:textId="6F415BA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There is no mention of dockers smuggling dutiable goods across the </w:t>
      </w:r>
      <w:r w:rsidR="007C0682" w:rsidRPr="00C66272">
        <w:rPr>
          <w:rFonts w:ascii="Brill" w:eastAsia="Brill" w:hAnsi="Brill" w:cs="Brill"/>
        </w:rPr>
        <w:t>f</w:t>
      </w:r>
      <w:r w:rsidRPr="00C66272">
        <w:rPr>
          <w:rFonts w:ascii="Brill" w:eastAsia="Brill" w:hAnsi="Brill" w:cs="Brill"/>
        </w:rPr>
        <w:t>ree</w:t>
      </w:r>
      <w:r w:rsidR="000D471F" w:rsidRPr="00C66272">
        <w:rPr>
          <w:rFonts w:ascii="Brill" w:eastAsia="Brill" w:hAnsi="Brill" w:cs="Brill"/>
        </w:rPr>
        <w:t xml:space="preserve"> </w:t>
      </w:r>
      <w:r w:rsidRPr="00C66272">
        <w:rPr>
          <w:rFonts w:ascii="Brill" w:eastAsia="Brill" w:hAnsi="Brill" w:cs="Brill"/>
        </w:rPr>
        <w:t>port’s customs boundary, although this did happen in Hamburg. In April 1963, the local press reported that 50 defendants were on trial for the spectacular theft of more than 10,000 boxes of tropical fruit in the 1950s. The men had declared flawless goods to be rotten, smuggled them out of the port and sold them (</w:t>
      </w:r>
      <w:r w:rsidRPr="00F62668">
        <w:rPr>
          <w:rFonts w:ascii="Brill" w:eastAsia="Brill" w:hAnsi="Brill" w:cs="Brill"/>
          <w:i/>
          <w:iCs/>
        </w:rPr>
        <w:t xml:space="preserve">Hamburger </w:t>
      </w:r>
      <w:proofErr w:type="spellStart"/>
      <w:r w:rsidRPr="00F62668">
        <w:rPr>
          <w:rFonts w:ascii="Brill" w:eastAsia="Brill" w:hAnsi="Brill" w:cs="Brill"/>
          <w:i/>
          <w:iCs/>
        </w:rPr>
        <w:t>Abendblatt</w:t>
      </w:r>
      <w:proofErr w:type="spellEnd"/>
      <w:r w:rsidRPr="00C66272">
        <w:rPr>
          <w:rFonts w:ascii="Brill" w:eastAsia="Brill" w:hAnsi="Brill" w:cs="Brill"/>
        </w:rPr>
        <w:t>, 25 April 1963, p.</w:t>
      </w:r>
      <w:del w:id="4271" w:author="Autor">
        <w:r w:rsidRPr="00C66272" w:rsidDel="00371866">
          <w:rPr>
            <w:rFonts w:ascii="Brill" w:eastAsia="Brill" w:hAnsi="Brill" w:cs="Brill"/>
          </w:rPr>
          <w:delText xml:space="preserve"> </w:delText>
        </w:r>
      </w:del>
      <w:r w:rsidRPr="00C66272">
        <w:rPr>
          <w:rFonts w:ascii="Brill" w:eastAsia="Brill" w:hAnsi="Brill" w:cs="Brill"/>
        </w:rPr>
        <w:t xml:space="preserve">4). The producers of </w:t>
      </w:r>
      <w:del w:id="4272" w:author="Autor">
        <w:r w:rsidRPr="00F34A6C" w:rsidDel="00371866">
          <w:rPr>
            <w:rFonts w:ascii="Brill" w:eastAsia="Brill" w:hAnsi="Brill" w:cs="Brill"/>
            <w:i/>
            <w:iCs/>
            <w:rPrChange w:id="4273" w:author="Autor">
              <w:rPr>
                <w:rFonts w:ascii="Brill" w:eastAsia="Brill" w:hAnsi="Brill" w:cs="Brill"/>
              </w:rPr>
            </w:rPrChange>
          </w:rPr>
          <w:delText>“</w:delText>
        </w:r>
      </w:del>
      <w:r w:rsidRPr="00F34A6C">
        <w:rPr>
          <w:rFonts w:ascii="Brill" w:eastAsia="Brill" w:hAnsi="Brill" w:cs="Brill"/>
          <w:i/>
          <w:iCs/>
          <w:rPrChange w:id="4274" w:author="Autor">
            <w:rPr>
              <w:rFonts w:ascii="Brill" w:eastAsia="Brill" w:hAnsi="Brill" w:cs="Brill"/>
            </w:rPr>
          </w:rPrChange>
        </w:rPr>
        <w:t>Port Police</w:t>
      </w:r>
      <w:del w:id="4275" w:author="Autor">
        <w:r w:rsidRPr="00F34A6C" w:rsidDel="00371866">
          <w:rPr>
            <w:rFonts w:ascii="Brill" w:eastAsia="Brill" w:hAnsi="Brill" w:cs="Brill"/>
            <w:i/>
            <w:iCs/>
            <w:rPrChange w:id="4276" w:author="Autor">
              <w:rPr>
                <w:rFonts w:ascii="Brill" w:eastAsia="Brill" w:hAnsi="Brill" w:cs="Brill"/>
              </w:rPr>
            </w:rPrChange>
          </w:rPr>
          <w:delText>”</w:delText>
        </w:r>
      </w:del>
      <w:r w:rsidRPr="00C66272">
        <w:rPr>
          <w:rFonts w:ascii="Brill" w:eastAsia="Brill" w:hAnsi="Brill" w:cs="Brill"/>
        </w:rPr>
        <w:t xml:space="preserve"> and their collaborators at police headquarters probably did not want to jeopardise the reputation of the port of Hamburg and its dockers by shedding light on this kind of activity. Nor does the series </w:t>
      </w:r>
      <w:r w:rsidR="00A55A70" w:rsidRPr="00C66272">
        <w:rPr>
          <w:rFonts w:ascii="Brill" w:eastAsia="Brill" w:hAnsi="Brill" w:cs="Brill"/>
        </w:rPr>
        <w:t xml:space="preserve">depict </w:t>
      </w:r>
      <w:r w:rsidRPr="00C66272">
        <w:rPr>
          <w:rFonts w:ascii="Brill" w:eastAsia="Brill" w:hAnsi="Brill" w:cs="Brill"/>
        </w:rPr>
        <w:t>any protest</w:t>
      </w:r>
      <w:r w:rsidR="003C471A" w:rsidRPr="00C66272">
        <w:rPr>
          <w:rFonts w:ascii="Brill" w:eastAsia="Brill" w:hAnsi="Brill" w:cs="Brill"/>
        </w:rPr>
        <w:t>s</w:t>
      </w:r>
      <w:r w:rsidRPr="00C66272">
        <w:rPr>
          <w:rFonts w:ascii="Brill" w:eastAsia="Brill" w:hAnsi="Brill" w:cs="Brill"/>
        </w:rPr>
        <w:t xml:space="preserve"> or social unrest among the dockers.</w:t>
      </w:r>
    </w:p>
    <w:p w14:paraId="35077D83" w14:textId="77777777" w:rsidR="00CB3FC9" w:rsidRPr="00C66272" w:rsidRDefault="00CB3FC9">
      <w:pPr>
        <w:spacing w:line="360" w:lineRule="auto"/>
        <w:jc w:val="both"/>
        <w:rPr>
          <w:rFonts w:ascii="Brill" w:eastAsia="Brill" w:hAnsi="Brill" w:cs="Brill"/>
        </w:rPr>
      </w:pPr>
    </w:p>
    <w:p w14:paraId="35077D84"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The Port as “Gateway to the World”</w:t>
      </w:r>
    </w:p>
    <w:p w14:paraId="35077D85" w14:textId="52C1C79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idea of ports and their ships as pathways to new worlds, to freedom and a new life</w:t>
      </w:r>
      <w:ins w:id="4277" w:author="Autor">
        <w:r w:rsidR="00371866">
          <w:rPr>
            <w:rFonts w:ascii="Brill" w:eastAsia="Brill" w:hAnsi="Brill" w:cs="Brill"/>
          </w:rPr>
          <w:t>,</w:t>
        </w:r>
      </w:ins>
      <w:r w:rsidRPr="00C66272">
        <w:rPr>
          <w:rFonts w:ascii="Brill" w:eastAsia="Brill" w:hAnsi="Brill" w:cs="Brill"/>
        </w:rPr>
        <w:t xml:space="preserve"> goes back centuries. In the</w:t>
      </w:r>
      <w:ins w:id="4278" w:author="Autor">
        <w:r w:rsidR="00371866">
          <w:rPr>
            <w:rFonts w:ascii="Brill" w:eastAsia="Brill" w:hAnsi="Brill" w:cs="Brill"/>
          </w:rPr>
          <w:t xml:space="preserve"> 18</w:t>
        </w:r>
      </w:ins>
      <w:del w:id="4279" w:author="Autor">
        <w:r w:rsidRPr="00C66272" w:rsidDel="00371866">
          <w:rPr>
            <w:rFonts w:ascii="Brill" w:eastAsia="Brill" w:hAnsi="Brill" w:cs="Brill"/>
          </w:rPr>
          <w:delText xml:space="preserve"> eighteen</w:delText>
        </w:r>
      </w:del>
      <w:r w:rsidRPr="00C66272">
        <w:rPr>
          <w:rFonts w:ascii="Brill" w:eastAsia="Brill" w:hAnsi="Brill" w:cs="Brill"/>
        </w:rPr>
        <w:t xml:space="preserve">th and </w:t>
      </w:r>
      <w:ins w:id="4280" w:author="Autor">
        <w:r w:rsidR="00371866">
          <w:rPr>
            <w:rFonts w:ascii="Brill" w:eastAsia="Brill" w:hAnsi="Brill" w:cs="Brill"/>
          </w:rPr>
          <w:t>19</w:t>
        </w:r>
      </w:ins>
      <w:del w:id="4281" w:author="Autor">
        <w:r w:rsidRPr="00C66272" w:rsidDel="00371866">
          <w:rPr>
            <w:rFonts w:ascii="Brill" w:eastAsia="Brill" w:hAnsi="Brill" w:cs="Brill"/>
          </w:rPr>
          <w:delText>nineteen</w:delText>
        </w:r>
      </w:del>
      <w:r w:rsidRPr="00C66272">
        <w:rPr>
          <w:rFonts w:ascii="Brill" w:eastAsia="Brill" w:hAnsi="Brill" w:cs="Brill"/>
        </w:rPr>
        <w:t>th centuries, it was fuelled by mass emigration, especially to the United States</w:t>
      </w:r>
      <w:ins w:id="4282" w:author="Autor">
        <w:r w:rsidR="00371866">
          <w:rPr>
            <w:rFonts w:ascii="Brill" w:eastAsia="Brill" w:hAnsi="Brill" w:cs="Brill"/>
          </w:rPr>
          <w:t>.</w:t>
        </w:r>
      </w:ins>
      <w:del w:id="4283" w:author="Autor">
        <w:r w:rsidRPr="00C66272" w:rsidDel="00371866">
          <w:rPr>
            <w:rFonts w:ascii="Brill" w:eastAsia="Brill" w:hAnsi="Brill" w:cs="Brill"/>
          </w:rPr>
          <w:delText>:</w:delText>
        </w:r>
      </w:del>
      <w:r w:rsidRPr="00C66272">
        <w:rPr>
          <w:rFonts w:ascii="Brill" w:eastAsia="Brill" w:hAnsi="Brill" w:cs="Brill"/>
        </w:rPr>
        <w:t xml:space="preserve"> Emigrants flocked to the ports and boarded ships in the hope of finding a better life and making their fortune. In the </w:t>
      </w:r>
      <w:ins w:id="4284" w:author="Autor">
        <w:r w:rsidR="00371866">
          <w:rPr>
            <w:rFonts w:ascii="Brill" w:eastAsia="Brill" w:hAnsi="Brill" w:cs="Brill"/>
          </w:rPr>
          <w:t>20</w:t>
        </w:r>
      </w:ins>
      <w:del w:id="4285" w:author="Autor">
        <w:r w:rsidRPr="00C66272" w:rsidDel="00371866">
          <w:rPr>
            <w:rFonts w:ascii="Brill" w:eastAsia="Brill" w:hAnsi="Brill" w:cs="Brill"/>
          </w:rPr>
          <w:delText>twentie</w:delText>
        </w:r>
      </w:del>
      <w:r w:rsidRPr="00C66272">
        <w:rPr>
          <w:rFonts w:ascii="Brill" w:eastAsia="Brill" w:hAnsi="Brill" w:cs="Brill"/>
        </w:rPr>
        <w:t xml:space="preserve">th century, this myth was still alive, even if it no longer motivated hundreds of thousands to leave every year. In Germany, flight </w:t>
      </w:r>
      <w:r w:rsidRPr="00C66272">
        <w:rPr>
          <w:rFonts w:ascii="Brill" w:eastAsia="Brill" w:hAnsi="Brill" w:cs="Brill"/>
        </w:rPr>
        <w:lastRenderedPageBreak/>
        <w:t>from political or racial persecution by the Nazi regime in the 1930s and flight from hunger and misery in the destroyed cities of the immediate post-war period triggered new waves of emigration (</w:t>
      </w:r>
      <w:r w:rsidRPr="00CE472E">
        <w:rPr>
          <w:rFonts w:ascii="Brill" w:eastAsia="Brill" w:hAnsi="Brill" w:cs="Brill"/>
        </w:rPr>
        <w:t xml:space="preserve">Reimann and </w:t>
      </w:r>
      <w:proofErr w:type="spellStart"/>
      <w:r w:rsidRPr="00CE472E">
        <w:rPr>
          <w:rFonts w:ascii="Brill" w:eastAsia="Brill" w:hAnsi="Brill" w:cs="Brill"/>
        </w:rPr>
        <w:t>Öhmann</w:t>
      </w:r>
      <w:proofErr w:type="spellEnd"/>
      <w:r w:rsidRPr="00CE472E">
        <w:rPr>
          <w:rFonts w:ascii="Brill" w:eastAsia="Brill" w:hAnsi="Brill" w:cs="Brill"/>
        </w:rPr>
        <w:t>, 2020</w:t>
      </w:r>
      <w:r w:rsidRPr="00C66272">
        <w:rPr>
          <w:rFonts w:ascii="Brill" w:eastAsia="Brill" w:hAnsi="Brill" w:cs="Brill"/>
        </w:rPr>
        <w:t xml:space="preserve">; </w:t>
      </w:r>
      <w:proofErr w:type="spellStart"/>
      <w:r w:rsidRPr="00CE472E">
        <w:rPr>
          <w:rFonts w:ascii="Brill" w:eastAsia="Brill" w:hAnsi="Brill" w:cs="Brill"/>
        </w:rPr>
        <w:t>Fahnenbruck</w:t>
      </w:r>
      <w:proofErr w:type="spellEnd"/>
      <w:r w:rsidRPr="00CE472E">
        <w:rPr>
          <w:rFonts w:ascii="Brill" w:eastAsia="Brill" w:hAnsi="Brill" w:cs="Brill"/>
        </w:rPr>
        <w:t xml:space="preserve"> &amp; Meyer-Lenz, 2018</w:t>
      </w:r>
      <w:r w:rsidRPr="00C66272">
        <w:rPr>
          <w:rFonts w:ascii="Brill" w:eastAsia="Brill" w:hAnsi="Brill" w:cs="Brill"/>
        </w:rPr>
        <w:t xml:space="preserve">). </w:t>
      </w:r>
    </w:p>
    <w:p w14:paraId="35077D86" w14:textId="4CF58BD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If </w:t>
      </w:r>
      <w:del w:id="4286" w:author="Autor">
        <w:r w:rsidRPr="00F34A6C" w:rsidDel="00371866">
          <w:rPr>
            <w:rFonts w:ascii="Brill" w:eastAsia="Brill" w:hAnsi="Brill" w:cs="Brill"/>
            <w:i/>
            <w:iCs/>
            <w:rPrChange w:id="4287" w:author="Autor">
              <w:rPr>
                <w:rFonts w:ascii="Brill" w:eastAsia="Brill" w:hAnsi="Brill" w:cs="Brill"/>
              </w:rPr>
            </w:rPrChange>
          </w:rPr>
          <w:delText>“</w:delText>
        </w:r>
      </w:del>
      <w:r w:rsidRPr="00F34A6C">
        <w:rPr>
          <w:rFonts w:ascii="Brill" w:eastAsia="Brill" w:hAnsi="Brill" w:cs="Brill"/>
          <w:i/>
          <w:iCs/>
          <w:rPrChange w:id="4288" w:author="Autor">
            <w:rPr>
              <w:rFonts w:ascii="Brill" w:eastAsia="Brill" w:hAnsi="Brill" w:cs="Brill"/>
            </w:rPr>
          </w:rPrChange>
        </w:rPr>
        <w:t>Port Police</w:t>
      </w:r>
      <w:del w:id="4289" w:author="Autor">
        <w:r w:rsidRPr="00F34A6C" w:rsidDel="00371866">
          <w:rPr>
            <w:rFonts w:ascii="Brill" w:eastAsia="Brill" w:hAnsi="Brill" w:cs="Brill"/>
            <w:i/>
            <w:iCs/>
            <w:rPrChange w:id="4290" w:author="Autor">
              <w:rPr>
                <w:rFonts w:ascii="Brill" w:eastAsia="Brill" w:hAnsi="Brill" w:cs="Brill"/>
              </w:rPr>
            </w:rPrChange>
          </w:rPr>
          <w:delText>”</w:delText>
        </w:r>
      </w:del>
      <w:r w:rsidRPr="00C66272">
        <w:rPr>
          <w:rFonts w:ascii="Brill" w:eastAsia="Brill" w:hAnsi="Brill" w:cs="Brill"/>
        </w:rPr>
        <w:t xml:space="preserve"> reinforced any maritime myth, it was this notion of the port as a gateway to freedom. In the port, ships are present day and night, seemingly offering an escape from everyday life. In all episodes, however, this escape ultimately fails, and the detectives on shore or the water police officers get in time in the way of the fugitives. Obviously, the myth is still present in the minds of those who want to escape, but </w:t>
      </w:r>
      <w:ins w:id="4291" w:author="Autor">
        <w:r w:rsidR="00672CE7">
          <w:rPr>
            <w:rFonts w:ascii="Brill" w:eastAsia="Brill" w:hAnsi="Brill" w:cs="Brill"/>
          </w:rPr>
          <w:t xml:space="preserve">in the show </w:t>
        </w:r>
      </w:ins>
      <w:r w:rsidRPr="00C66272">
        <w:rPr>
          <w:rFonts w:ascii="Brill" w:eastAsia="Brill" w:hAnsi="Brill" w:cs="Brill"/>
        </w:rPr>
        <w:t>they are regularly confronted with the reality of a controlled modern port, where routines no longer leave room for romantic adventures.</w:t>
      </w:r>
    </w:p>
    <w:p w14:paraId="35077D87" w14:textId="6B8B9C4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Touching is the story of 14-year-old Michael, who in episode 7 (</w:t>
      </w:r>
      <w:r w:rsidR="00975DB9" w:rsidRPr="00C66272">
        <w:rPr>
          <w:rFonts w:ascii="Brill" w:eastAsia="Brill" w:hAnsi="Brill" w:cs="Brill"/>
        </w:rPr>
        <w:t>“</w:t>
      </w:r>
      <w:r w:rsidRPr="00C66272">
        <w:rPr>
          <w:rFonts w:ascii="Brill" w:eastAsia="Brill" w:hAnsi="Brill" w:cs="Brill"/>
        </w:rPr>
        <w:t>The Blue Letter</w:t>
      </w:r>
      <w:r w:rsidR="00975DB9" w:rsidRPr="00C66272">
        <w:rPr>
          <w:rFonts w:ascii="Brill" w:eastAsia="Brill" w:hAnsi="Brill" w:cs="Brill"/>
        </w:rPr>
        <w:t>”</w:t>
      </w:r>
      <w:r w:rsidRPr="00C66272">
        <w:rPr>
          <w:rFonts w:ascii="Brill" w:eastAsia="Brill" w:hAnsi="Brill" w:cs="Brill"/>
        </w:rPr>
        <w:t xml:space="preserve">) has run away from home because of bad grades at school. He wants to work as a ship’s boy and arrives in Hamburg hidden on the back of a lorry. The scene cuts back and forth between shots of the bustling shipping business on the Elbe and the boy’s face, showing wonder and admiration at the hustle and bustle unfolding before his eyes. However, this episode also shows early on the limits of the romantic idea of going out into the world, when the waitress in the bar </w:t>
      </w:r>
      <w:r w:rsidR="00F612E9" w:rsidRPr="00C66272">
        <w:rPr>
          <w:rFonts w:ascii="Brill" w:eastAsia="Brill" w:hAnsi="Brill" w:cs="Brill"/>
        </w:rPr>
        <w:t>“</w:t>
      </w:r>
      <w:proofErr w:type="spellStart"/>
      <w:r w:rsidRPr="00C66272">
        <w:rPr>
          <w:rFonts w:ascii="Brill" w:eastAsia="Brill" w:hAnsi="Brill" w:cs="Brill"/>
        </w:rPr>
        <w:t>Ahoi</w:t>
      </w:r>
      <w:proofErr w:type="spellEnd"/>
      <w:r w:rsidR="00F612E9" w:rsidRPr="00C66272">
        <w:rPr>
          <w:rFonts w:ascii="Brill" w:eastAsia="Brill" w:hAnsi="Brill" w:cs="Brill"/>
        </w:rPr>
        <w:t>”</w:t>
      </w:r>
      <w:r w:rsidRPr="00C66272">
        <w:rPr>
          <w:rFonts w:ascii="Brill" w:eastAsia="Brill" w:hAnsi="Brill" w:cs="Brill"/>
        </w:rPr>
        <w:t xml:space="preserve"> explains to him that nowadays this is only possible with proper papers from the employment office for sailors. The motif is repeated in episode 22 (</w:t>
      </w:r>
      <w:r w:rsidR="00160EE6" w:rsidRPr="00C66272">
        <w:rPr>
          <w:rFonts w:ascii="Brill" w:eastAsia="Brill" w:hAnsi="Brill" w:cs="Brill"/>
        </w:rPr>
        <w:t>“</w:t>
      </w:r>
      <w:r w:rsidRPr="00C66272">
        <w:rPr>
          <w:rFonts w:ascii="Brill" w:eastAsia="Brill" w:hAnsi="Brill" w:cs="Brill"/>
        </w:rPr>
        <w:t>Dangerous Refuge</w:t>
      </w:r>
      <w:r w:rsidR="00160EE6" w:rsidRPr="00C66272">
        <w:rPr>
          <w:rFonts w:ascii="Brill" w:eastAsia="Brill" w:hAnsi="Brill" w:cs="Brill"/>
        </w:rPr>
        <w:t>”</w:t>
      </w:r>
      <w:r w:rsidRPr="00C66272">
        <w:rPr>
          <w:rFonts w:ascii="Brill" w:eastAsia="Brill" w:hAnsi="Brill" w:cs="Brill"/>
        </w:rPr>
        <w:t xml:space="preserve">): </w:t>
      </w:r>
      <w:ins w:id="4292" w:author="Autor">
        <w:r w:rsidR="00672CE7">
          <w:rPr>
            <w:rFonts w:ascii="Brill" w:eastAsia="Brill" w:hAnsi="Brill" w:cs="Brill"/>
          </w:rPr>
          <w:t>h</w:t>
        </w:r>
      </w:ins>
      <w:del w:id="4293" w:author="Autor">
        <w:r w:rsidRPr="00C66272" w:rsidDel="00672CE7">
          <w:rPr>
            <w:rFonts w:ascii="Brill" w:eastAsia="Brill" w:hAnsi="Brill" w:cs="Brill"/>
          </w:rPr>
          <w:delText>H</w:delText>
        </w:r>
      </w:del>
      <w:r w:rsidRPr="00C66272">
        <w:rPr>
          <w:rFonts w:ascii="Brill" w:eastAsia="Brill" w:hAnsi="Brill" w:cs="Brill"/>
        </w:rPr>
        <w:t xml:space="preserve">ere, a boy wants to go on board a ship because he admires his grandfather, who commanded a fishing trawler, and he wants to get away from his quarrelsome parents. When he sneaks aboard a ship with two gangsters and hides in the anchor chain locker, he is </w:t>
      </w:r>
      <w:r w:rsidR="00160EE6" w:rsidRPr="00C66272">
        <w:rPr>
          <w:rFonts w:ascii="Brill" w:eastAsia="Brill" w:hAnsi="Brill" w:cs="Brill"/>
        </w:rPr>
        <w:t xml:space="preserve">barely </w:t>
      </w:r>
      <w:r w:rsidRPr="00C66272">
        <w:rPr>
          <w:rFonts w:ascii="Brill" w:eastAsia="Brill" w:hAnsi="Brill" w:cs="Brill"/>
        </w:rPr>
        <w:t>saved.</w:t>
      </w:r>
    </w:p>
    <w:p w14:paraId="35077D88" w14:textId="0389C81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several other episodes it is the criminals who try to escape from the city and use the ships to do so, either as passengers like the insurance swindler Diedrichs, who in episode 3 (</w:t>
      </w:r>
      <w:r w:rsidR="005D754C" w:rsidRPr="00C66272">
        <w:rPr>
          <w:rFonts w:ascii="Brill" w:eastAsia="Brill" w:hAnsi="Brill" w:cs="Brill"/>
        </w:rPr>
        <w:t>“</w:t>
      </w:r>
      <w:r w:rsidRPr="00C66272">
        <w:rPr>
          <w:rFonts w:ascii="Brill" w:eastAsia="Brill" w:hAnsi="Brill" w:cs="Brill"/>
        </w:rPr>
        <w:t>100,000 Marks</w:t>
      </w:r>
      <w:r w:rsidR="005D754C" w:rsidRPr="00C66272">
        <w:rPr>
          <w:rFonts w:ascii="Brill" w:eastAsia="Brill" w:hAnsi="Brill" w:cs="Brill"/>
        </w:rPr>
        <w:t>”</w:t>
      </w:r>
      <w:r w:rsidRPr="00C66272">
        <w:rPr>
          <w:rFonts w:ascii="Brill" w:eastAsia="Brill" w:hAnsi="Brill" w:cs="Brill"/>
        </w:rPr>
        <w:t>) reports that his wife has drowned in the Elbe and wants to escape to Brazil, or as regularly hired sailors, like the murderer Henningsen in episode 5 (</w:t>
      </w:r>
      <w:r w:rsidR="005D754C" w:rsidRPr="00C66272">
        <w:rPr>
          <w:rFonts w:ascii="Brill" w:eastAsia="Brill" w:hAnsi="Brill" w:cs="Brill"/>
        </w:rPr>
        <w:t>“</w:t>
      </w:r>
      <w:r w:rsidRPr="00C66272">
        <w:rPr>
          <w:rFonts w:ascii="Brill" w:eastAsia="Brill" w:hAnsi="Brill" w:cs="Brill"/>
        </w:rPr>
        <w:t>The Big Chance</w:t>
      </w:r>
      <w:r w:rsidR="005D754C" w:rsidRPr="00C66272">
        <w:rPr>
          <w:rFonts w:ascii="Brill" w:eastAsia="Brill" w:hAnsi="Brill" w:cs="Brill"/>
        </w:rPr>
        <w:t>”</w:t>
      </w:r>
      <w:r w:rsidRPr="00C66272">
        <w:rPr>
          <w:rFonts w:ascii="Brill" w:eastAsia="Brill" w:hAnsi="Brill" w:cs="Brill"/>
        </w:rPr>
        <w:t>). Constable Lühr arrests him on board</w:t>
      </w:r>
      <w:r w:rsidR="001A1E0C">
        <w:rPr>
          <w:rFonts w:ascii="Brill" w:eastAsia="Brill" w:hAnsi="Brill" w:cs="Brill"/>
        </w:rPr>
        <w:t xml:space="preserve"> </w:t>
      </w:r>
      <w:r w:rsidRPr="00C66272">
        <w:rPr>
          <w:rFonts w:ascii="Brill" w:eastAsia="Brill" w:hAnsi="Brill" w:cs="Brill"/>
        </w:rPr>
        <w:t>his ship on the Elbe after a fierce exchange of gunfire. Also unsuccessful are a Düsseldorf bank robber in episode 4 (</w:t>
      </w:r>
      <w:r w:rsidR="00B064A0" w:rsidRPr="00C66272">
        <w:rPr>
          <w:rFonts w:ascii="Brill" w:eastAsia="Brill" w:hAnsi="Brill" w:cs="Brill"/>
        </w:rPr>
        <w:t>“</w:t>
      </w:r>
      <w:r w:rsidRPr="00C66272">
        <w:rPr>
          <w:rFonts w:ascii="Brill" w:eastAsia="Brill" w:hAnsi="Brill" w:cs="Brill"/>
        </w:rPr>
        <w:t>The Chinese Chef</w:t>
      </w:r>
      <w:r w:rsidR="00B064A0" w:rsidRPr="00C66272">
        <w:rPr>
          <w:rFonts w:ascii="Brill" w:eastAsia="Brill" w:hAnsi="Brill" w:cs="Brill"/>
        </w:rPr>
        <w:t>”</w:t>
      </w:r>
      <w:r w:rsidRPr="00C66272">
        <w:rPr>
          <w:rFonts w:ascii="Brill" w:eastAsia="Brill" w:hAnsi="Brill" w:cs="Brill"/>
        </w:rPr>
        <w:t>), who manages to stow away in the hold of a freighter with the help of a bribed Chinese cook, but is arrested by the police in time, and the sports trainer Machner in episode 33 (</w:t>
      </w:r>
      <w:r w:rsidR="00B064A0" w:rsidRPr="00C66272">
        <w:rPr>
          <w:rFonts w:ascii="Brill" w:eastAsia="Brill" w:hAnsi="Brill" w:cs="Brill"/>
        </w:rPr>
        <w:t>“</w:t>
      </w:r>
      <w:r w:rsidRPr="00C66272">
        <w:rPr>
          <w:rFonts w:ascii="Brill" w:eastAsia="Brill" w:hAnsi="Brill" w:cs="Brill"/>
        </w:rPr>
        <w:t>The Slimming Cure</w:t>
      </w:r>
      <w:r w:rsidR="00B064A0" w:rsidRPr="00C66272">
        <w:rPr>
          <w:rFonts w:ascii="Brill" w:eastAsia="Brill" w:hAnsi="Brill" w:cs="Brill"/>
        </w:rPr>
        <w:t>”</w:t>
      </w:r>
      <w:r w:rsidRPr="00C66272">
        <w:rPr>
          <w:rFonts w:ascii="Brill" w:eastAsia="Brill" w:hAnsi="Brill" w:cs="Brill"/>
        </w:rPr>
        <w:t xml:space="preserve">), who is in financial difficulties and suspected of a hold-up murder. </w:t>
      </w:r>
    </w:p>
    <w:p w14:paraId="35077D89" w14:textId="66C5A74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episode 6 (</w:t>
      </w:r>
      <w:r w:rsidR="00B064A0" w:rsidRPr="00C66272">
        <w:rPr>
          <w:rFonts w:ascii="Brill" w:eastAsia="Brill" w:hAnsi="Brill" w:cs="Brill"/>
        </w:rPr>
        <w:t>“</w:t>
      </w:r>
      <w:r w:rsidRPr="00C66272">
        <w:rPr>
          <w:rFonts w:ascii="Brill" w:eastAsia="Brill" w:hAnsi="Brill" w:cs="Brill"/>
        </w:rPr>
        <w:t>The Runaways</w:t>
      </w:r>
      <w:r w:rsidR="00B064A0" w:rsidRPr="00C66272">
        <w:rPr>
          <w:rFonts w:ascii="Brill" w:eastAsia="Brill" w:hAnsi="Brill" w:cs="Brill"/>
        </w:rPr>
        <w:t>”</w:t>
      </w:r>
      <w:r w:rsidRPr="00C66272">
        <w:rPr>
          <w:rFonts w:ascii="Brill" w:eastAsia="Brill" w:hAnsi="Brill" w:cs="Brill"/>
        </w:rPr>
        <w:t xml:space="preserve">), two juvenile delinquents escape from the prison island of </w:t>
      </w:r>
      <w:proofErr w:type="spellStart"/>
      <w:r w:rsidRPr="00C66272">
        <w:rPr>
          <w:rFonts w:ascii="Brill" w:eastAsia="Brill" w:hAnsi="Brill" w:cs="Brill"/>
        </w:rPr>
        <w:t>Hannöversand</w:t>
      </w:r>
      <w:proofErr w:type="spellEnd"/>
      <w:r w:rsidRPr="00C66272">
        <w:rPr>
          <w:rFonts w:ascii="Brill" w:eastAsia="Brill" w:hAnsi="Brill" w:cs="Brill"/>
        </w:rPr>
        <w:t xml:space="preserve"> in the Elbe, intending to board a ship and thus escape for good. When </w:t>
      </w:r>
      <w:r w:rsidRPr="00C66272">
        <w:rPr>
          <w:rFonts w:ascii="Brill" w:eastAsia="Brill" w:hAnsi="Brill" w:cs="Brill"/>
        </w:rPr>
        <w:lastRenderedPageBreak/>
        <w:t xml:space="preserve">Detective Zink notices them at the St. Pauli piers, they steal the port doctor’s barge. During the chase on the Elbe, they outwit the water police and sail away in the police boat </w:t>
      </w:r>
      <w:ins w:id="4294" w:author="Autor">
        <w:r w:rsidR="00733378">
          <w:rPr>
            <w:rFonts w:ascii="ArialMT" w:eastAsia="ArialMT" w:cs="ArialMT" w:hint="eastAsia"/>
            <w:sz w:val="17"/>
            <w:szCs w:val="17"/>
            <w:lang w:val="en-AU"/>
          </w:rPr>
          <w:t>–</w:t>
        </w:r>
      </w:ins>
      <w:del w:id="4295" w:author="Autor">
        <w:r w:rsidRPr="00C66272" w:rsidDel="00733378">
          <w:rPr>
            <w:rFonts w:ascii="Brill" w:eastAsia="Brill" w:hAnsi="Brill" w:cs="Brill"/>
          </w:rPr>
          <w:delText>—</w:delText>
        </w:r>
      </w:del>
      <w:r w:rsidRPr="00C66272">
        <w:rPr>
          <w:rFonts w:ascii="Brill" w:eastAsia="Brill" w:hAnsi="Brill" w:cs="Brill"/>
        </w:rPr>
        <w:t xml:space="preserve"> an unexpected twist on the water escape motif. In episode 18 (</w:t>
      </w:r>
      <w:r w:rsidR="00443F29" w:rsidRPr="00C66272">
        <w:rPr>
          <w:rFonts w:ascii="Brill" w:eastAsia="Brill" w:hAnsi="Brill" w:cs="Brill"/>
        </w:rPr>
        <w:t>“</w:t>
      </w:r>
      <w:r w:rsidRPr="00C66272">
        <w:rPr>
          <w:rFonts w:ascii="Brill" w:eastAsia="Brill" w:hAnsi="Brill" w:cs="Brill"/>
        </w:rPr>
        <w:t>The Secret Hideout</w:t>
      </w:r>
      <w:r w:rsidR="00443F29" w:rsidRPr="00C66272">
        <w:rPr>
          <w:rFonts w:ascii="Brill" w:eastAsia="Brill" w:hAnsi="Brill" w:cs="Brill"/>
        </w:rPr>
        <w:t>”</w:t>
      </w:r>
      <w:r w:rsidRPr="00C66272">
        <w:rPr>
          <w:rFonts w:ascii="Brill" w:eastAsia="Brill" w:hAnsi="Brill" w:cs="Brill"/>
        </w:rPr>
        <w:t xml:space="preserve">), one of the young construction site thieves tries in vain to persuade his girlfriend to go to England with him. After an exchange of gunfire, Lühr and Ahlmann arrest him. </w:t>
      </w:r>
    </w:p>
    <w:p w14:paraId="35077D8A" w14:textId="23BE274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A variation on the motif of the port as a gateway to a better life is seen in episode 23 (</w:t>
      </w:r>
      <w:r w:rsidR="00443F29" w:rsidRPr="00C66272">
        <w:rPr>
          <w:rFonts w:ascii="Brill" w:eastAsia="Brill" w:hAnsi="Brill" w:cs="Brill"/>
        </w:rPr>
        <w:t>“</w:t>
      </w:r>
      <w:r w:rsidRPr="00C66272">
        <w:rPr>
          <w:rFonts w:ascii="Brill" w:eastAsia="Brill" w:hAnsi="Brill" w:cs="Brill"/>
        </w:rPr>
        <w:t>Travel Companion Wanted</w:t>
      </w:r>
      <w:r w:rsidR="00443F29" w:rsidRPr="00C66272">
        <w:rPr>
          <w:rFonts w:ascii="Brill" w:eastAsia="Brill" w:hAnsi="Brill" w:cs="Brill"/>
        </w:rPr>
        <w:t>”</w:t>
      </w:r>
      <w:r w:rsidRPr="00C66272">
        <w:rPr>
          <w:rFonts w:ascii="Brill" w:eastAsia="Brill" w:hAnsi="Brill" w:cs="Brill"/>
        </w:rPr>
        <w:t>), in which employees of a shady employment agency recruit young women for supposedly well-paid jobs in England. Several women accept</w:t>
      </w:r>
      <w:ins w:id="4296" w:author="Autor">
        <w:r w:rsidR="00733378">
          <w:rPr>
            <w:rFonts w:ascii="Brill" w:eastAsia="Brill" w:hAnsi="Brill" w:cs="Brill"/>
          </w:rPr>
          <w:t xml:space="preserve"> offers</w:t>
        </w:r>
      </w:ins>
      <w:r w:rsidRPr="00C66272">
        <w:rPr>
          <w:rFonts w:ascii="Brill" w:eastAsia="Brill" w:hAnsi="Brill" w:cs="Brill"/>
        </w:rPr>
        <w:t>, sign contracts</w:t>
      </w:r>
      <w:ins w:id="4297" w:author="Autor">
        <w:r w:rsidR="00733378">
          <w:rPr>
            <w:rFonts w:ascii="Brill" w:eastAsia="Brill" w:hAnsi="Brill" w:cs="Brill"/>
          </w:rPr>
          <w:t>,</w:t>
        </w:r>
      </w:ins>
      <w:r w:rsidRPr="00C66272">
        <w:rPr>
          <w:rFonts w:ascii="Brill" w:eastAsia="Brill" w:hAnsi="Brill" w:cs="Brill"/>
        </w:rPr>
        <w:t xml:space="preserve"> and board a passenger ship to London, but in reality, they have hired themselves out as domestic servants. The police rescue them in time. Finally, the lure of ships plays a role in episode 8 (</w:t>
      </w:r>
      <w:r w:rsidR="00443F29" w:rsidRPr="00C66272">
        <w:rPr>
          <w:rFonts w:ascii="Brill" w:eastAsia="Brill" w:hAnsi="Brill" w:cs="Brill"/>
        </w:rPr>
        <w:t>“</w:t>
      </w:r>
      <w:r w:rsidRPr="00C66272">
        <w:rPr>
          <w:rFonts w:ascii="Brill" w:eastAsia="Brill" w:hAnsi="Brill" w:cs="Brill"/>
        </w:rPr>
        <w:t>The Party</w:t>
      </w:r>
      <w:r w:rsidR="00443F29" w:rsidRPr="00C66272">
        <w:rPr>
          <w:rFonts w:ascii="Brill" w:eastAsia="Brill" w:hAnsi="Brill" w:cs="Brill"/>
        </w:rPr>
        <w:t>”</w:t>
      </w:r>
      <w:r w:rsidRPr="00C66272">
        <w:rPr>
          <w:rFonts w:ascii="Brill" w:eastAsia="Brill" w:hAnsi="Brill" w:cs="Brill"/>
        </w:rPr>
        <w:t>), in which two young women fall in love with two handsome men, who introduce themselves as Norwegian ship’s officers. They promise to take the women to a party on board a yacht, but first collect from them a supposedly necessary deposit for the port office and then disappear to St. Pauli.</w:t>
      </w:r>
    </w:p>
    <w:p w14:paraId="35077D8B" w14:textId="39B9D13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If </w:t>
      </w:r>
      <w:del w:id="4298" w:author="Autor">
        <w:r w:rsidRPr="00F34A6C" w:rsidDel="00D007FD">
          <w:rPr>
            <w:rFonts w:ascii="Brill" w:eastAsia="Brill" w:hAnsi="Brill" w:cs="Brill"/>
            <w:i/>
            <w:iCs/>
            <w:rPrChange w:id="4299" w:author="Autor">
              <w:rPr>
                <w:rFonts w:ascii="Brill" w:eastAsia="Brill" w:hAnsi="Brill" w:cs="Brill"/>
              </w:rPr>
            </w:rPrChange>
          </w:rPr>
          <w:delText>“</w:delText>
        </w:r>
      </w:del>
      <w:r w:rsidRPr="00F34A6C">
        <w:rPr>
          <w:rFonts w:ascii="Brill" w:eastAsia="Brill" w:hAnsi="Brill" w:cs="Brill"/>
          <w:i/>
          <w:iCs/>
          <w:rPrChange w:id="4300" w:author="Autor">
            <w:rPr>
              <w:rFonts w:ascii="Brill" w:eastAsia="Brill" w:hAnsi="Brill" w:cs="Brill"/>
            </w:rPr>
          </w:rPrChange>
        </w:rPr>
        <w:t>Port Police</w:t>
      </w:r>
      <w:del w:id="4301" w:author="Autor">
        <w:r w:rsidRPr="00F34A6C" w:rsidDel="00D007FD">
          <w:rPr>
            <w:rFonts w:ascii="Brill" w:eastAsia="Brill" w:hAnsi="Brill" w:cs="Brill"/>
            <w:i/>
            <w:iCs/>
            <w:rPrChange w:id="4302" w:author="Autor">
              <w:rPr>
                <w:rFonts w:ascii="Brill" w:eastAsia="Brill" w:hAnsi="Brill" w:cs="Brill"/>
              </w:rPr>
            </w:rPrChange>
          </w:rPr>
          <w:delText>”</w:delText>
        </w:r>
      </w:del>
      <w:r w:rsidRPr="00C66272">
        <w:rPr>
          <w:rFonts w:ascii="Brill" w:eastAsia="Brill" w:hAnsi="Brill" w:cs="Brill"/>
        </w:rPr>
        <w:t xml:space="preserve"> portrayed the port of Hamburg as a possible escape route for criminals, it </w:t>
      </w:r>
      <w:ins w:id="4303" w:author="Autor">
        <w:r w:rsidR="00D007FD">
          <w:rPr>
            <w:rFonts w:ascii="Brill" w:eastAsia="Brill" w:hAnsi="Brill" w:cs="Brill"/>
          </w:rPr>
          <w:t xml:space="preserve">also </w:t>
        </w:r>
      </w:ins>
      <w:r w:rsidRPr="00C66272">
        <w:rPr>
          <w:rFonts w:ascii="Brill" w:eastAsia="Brill" w:hAnsi="Brill" w:cs="Brill"/>
        </w:rPr>
        <w:t>suggested that other ports also had this function, and that ships from abroad could bring crime into the city. Thus, in the very first episode (</w:t>
      </w:r>
      <w:r w:rsidR="006E0E89" w:rsidRPr="00C66272">
        <w:rPr>
          <w:rFonts w:ascii="Brill" w:eastAsia="Brill" w:hAnsi="Brill" w:cs="Brill"/>
        </w:rPr>
        <w:t>“</w:t>
      </w:r>
      <w:r w:rsidRPr="00C66272">
        <w:rPr>
          <w:rFonts w:ascii="Brill" w:eastAsia="Brill" w:hAnsi="Brill" w:cs="Brill"/>
        </w:rPr>
        <w:t>Marijuana</w:t>
      </w:r>
      <w:r w:rsidR="006E0E89" w:rsidRPr="00C66272">
        <w:rPr>
          <w:rFonts w:ascii="Brill" w:eastAsia="Brill" w:hAnsi="Brill" w:cs="Brill"/>
        </w:rPr>
        <w:t>”</w:t>
      </w:r>
      <w:r w:rsidRPr="00C66272">
        <w:rPr>
          <w:rFonts w:ascii="Brill" w:eastAsia="Brill" w:hAnsi="Brill" w:cs="Brill"/>
        </w:rPr>
        <w:t>), Miller, a hold-up murderer, and a drug smuggler arrive in Hamburg as sailors on a ship from Montreal. Other than that, drugs play no part in the series and are only mentioned again in episode 31 (</w:t>
      </w:r>
      <w:r w:rsidR="00443F29" w:rsidRPr="00C66272">
        <w:rPr>
          <w:rFonts w:ascii="Brill" w:eastAsia="Brill" w:hAnsi="Brill" w:cs="Brill"/>
        </w:rPr>
        <w:t>“</w:t>
      </w:r>
      <w:r w:rsidRPr="00C66272">
        <w:rPr>
          <w:rFonts w:ascii="Brill" w:eastAsia="Brill" w:hAnsi="Brill" w:cs="Brill"/>
        </w:rPr>
        <w:t>Jumping off the Bridge</w:t>
      </w:r>
      <w:r w:rsidR="00443F29" w:rsidRPr="00C66272">
        <w:rPr>
          <w:rFonts w:ascii="Brill" w:eastAsia="Brill" w:hAnsi="Brill" w:cs="Brill"/>
        </w:rPr>
        <w:t>”</w:t>
      </w:r>
      <w:r w:rsidRPr="00C66272">
        <w:rPr>
          <w:rFonts w:ascii="Brill" w:eastAsia="Brill" w:hAnsi="Brill" w:cs="Brill"/>
        </w:rPr>
        <w:t xml:space="preserve">), where the source of the narcotics is not the port but a drug wholesaler. In the early 1960s, drugs did not have the status that they would gain in Western societies in the decades to come, adding a new facet to the spectrum of port-related crime. </w:t>
      </w:r>
    </w:p>
    <w:p w14:paraId="35077D8C" w14:textId="774D55D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the second episode (</w:t>
      </w:r>
      <w:r w:rsidR="008F2B29" w:rsidRPr="00C66272">
        <w:rPr>
          <w:rFonts w:ascii="Brill" w:eastAsia="Brill" w:hAnsi="Brill" w:cs="Brill"/>
        </w:rPr>
        <w:t>“</w:t>
      </w:r>
      <w:r w:rsidRPr="00C66272">
        <w:rPr>
          <w:rFonts w:ascii="Brill" w:eastAsia="Brill" w:hAnsi="Brill" w:cs="Brill"/>
        </w:rPr>
        <w:t>Murder on Board</w:t>
      </w:r>
      <w:r w:rsidR="008F2B29" w:rsidRPr="00C66272">
        <w:rPr>
          <w:rFonts w:ascii="Brill" w:eastAsia="Brill" w:hAnsi="Brill" w:cs="Brill"/>
        </w:rPr>
        <w:t>”</w:t>
      </w:r>
      <w:r w:rsidRPr="00C66272">
        <w:rPr>
          <w:rFonts w:ascii="Brill" w:eastAsia="Brill" w:hAnsi="Brill" w:cs="Brill"/>
        </w:rPr>
        <w:t xml:space="preserve">), the first officer of the passenger liner Holmsund has been murdered and the police must find the killer in Hamburg before he can leave the ship. In the end, a stowaway is also discovered sneaking off the ship at night. The narrative thread of a murder on board that the detectives and the water police </w:t>
      </w:r>
      <w:r w:rsidR="008D63E3" w:rsidRPr="00C66272">
        <w:rPr>
          <w:rFonts w:ascii="Brill" w:eastAsia="Brill" w:hAnsi="Brill" w:cs="Brill"/>
        </w:rPr>
        <w:t>must</w:t>
      </w:r>
      <w:r w:rsidRPr="00C66272">
        <w:rPr>
          <w:rFonts w:ascii="Brill" w:eastAsia="Brill" w:hAnsi="Brill" w:cs="Brill"/>
        </w:rPr>
        <w:t xml:space="preserve"> solve is taken up again in episode 38 (</w:t>
      </w:r>
      <w:r w:rsidR="008D63E3" w:rsidRPr="00C66272">
        <w:rPr>
          <w:rFonts w:ascii="Brill" w:eastAsia="Brill" w:hAnsi="Brill" w:cs="Brill"/>
        </w:rPr>
        <w:t>“</w:t>
      </w:r>
      <w:r w:rsidRPr="00C66272">
        <w:rPr>
          <w:rFonts w:ascii="Brill" w:eastAsia="Brill" w:hAnsi="Brill" w:cs="Brill"/>
        </w:rPr>
        <w:t>The Steward</w:t>
      </w:r>
      <w:r w:rsidR="008D63E3" w:rsidRPr="00C66272">
        <w:rPr>
          <w:rFonts w:ascii="Brill" w:eastAsia="Brill" w:hAnsi="Brill" w:cs="Brill"/>
        </w:rPr>
        <w:t>”</w:t>
      </w:r>
      <w:r w:rsidRPr="00C66272">
        <w:rPr>
          <w:rFonts w:ascii="Brill" w:eastAsia="Brill" w:hAnsi="Brill" w:cs="Brill"/>
        </w:rPr>
        <w:t>), in which the chief steward of a passenger ship is shot in his cabin and the murderer is caught trying to leave the ship in a barge. In episode 34 (</w:t>
      </w:r>
      <w:r w:rsidR="008D63E3" w:rsidRPr="00C66272">
        <w:rPr>
          <w:rFonts w:ascii="Brill" w:eastAsia="Brill" w:hAnsi="Brill" w:cs="Brill"/>
        </w:rPr>
        <w:t>“</w:t>
      </w:r>
      <w:r w:rsidRPr="00C66272">
        <w:rPr>
          <w:rFonts w:ascii="Brill" w:eastAsia="Brill" w:hAnsi="Brill" w:cs="Brill"/>
        </w:rPr>
        <w:t>Pickpockets</w:t>
      </w:r>
      <w:r w:rsidR="008D63E3" w:rsidRPr="00C66272">
        <w:rPr>
          <w:rFonts w:ascii="Brill" w:eastAsia="Brill" w:hAnsi="Brill" w:cs="Brill"/>
        </w:rPr>
        <w:t>”</w:t>
      </w:r>
      <w:r w:rsidRPr="00C66272">
        <w:rPr>
          <w:rFonts w:ascii="Brill" w:eastAsia="Brill" w:hAnsi="Brill" w:cs="Brill"/>
        </w:rPr>
        <w:t xml:space="preserve">), the pickpockets turn out to be two sailors who have been travelling from port to port on their liner, committing thefts wherever the ship docks. </w:t>
      </w:r>
    </w:p>
    <w:p w14:paraId="35077D8D" w14:textId="49B6B2B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sailors who steal jewellery from an elderly couple in New York in episode 19 (</w:t>
      </w:r>
      <w:r w:rsidR="004316BC" w:rsidRPr="00C66272">
        <w:rPr>
          <w:rFonts w:ascii="Brill" w:eastAsia="Brill" w:hAnsi="Brill" w:cs="Brill"/>
        </w:rPr>
        <w:t>“</w:t>
      </w:r>
      <w:r w:rsidRPr="00C66272">
        <w:rPr>
          <w:rFonts w:ascii="Brill" w:eastAsia="Brill" w:hAnsi="Brill" w:cs="Brill"/>
        </w:rPr>
        <w:t>Quarantine</w:t>
      </w:r>
      <w:r w:rsidR="004316BC" w:rsidRPr="00C66272">
        <w:rPr>
          <w:rFonts w:ascii="Brill" w:eastAsia="Brill" w:hAnsi="Brill" w:cs="Brill"/>
        </w:rPr>
        <w:t>”</w:t>
      </w:r>
      <w:r w:rsidRPr="00C66272">
        <w:rPr>
          <w:rFonts w:ascii="Brill" w:eastAsia="Brill" w:hAnsi="Brill" w:cs="Brill"/>
        </w:rPr>
        <w:t xml:space="preserve">), only to be betrayed by their accomplice, are also caught in Hamburg after </w:t>
      </w:r>
      <w:r w:rsidRPr="00C66272">
        <w:rPr>
          <w:rFonts w:ascii="Brill" w:eastAsia="Brill" w:hAnsi="Brill" w:cs="Brill"/>
        </w:rPr>
        <w:lastRenderedPageBreak/>
        <w:t xml:space="preserve">crossing the Atlantic. This episode also illustrates another threat that can come in through the port: </w:t>
      </w:r>
      <w:ins w:id="4304" w:author="Autor">
        <w:r w:rsidR="00F058B7">
          <w:rPr>
            <w:rFonts w:ascii="Brill" w:eastAsia="Brill" w:hAnsi="Brill" w:cs="Brill"/>
          </w:rPr>
          <w:t>b</w:t>
        </w:r>
      </w:ins>
      <w:del w:id="4305" w:author="Autor">
        <w:r w:rsidRPr="00C66272" w:rsidDel="00F058B7">
          <w:rPr>
            <w:rFonts w:ascii="Brill" w:eastAsia="Brill" w:hAnsi="Brill" w:cs="Brill"/>
          </w:rPr>
          <w:delText>B</w:delText>
        </w:r>
      </w:del>
      <w:r w:rsidRPr="00C66272">
        <w:rPr>
          <w:rFonts w:ascii="Brill" w:eastAsia="Brill" w:hAnsi="Brill" w:cs="Brill"/>
        </w:rPr>
        <w:t xml:space="preserve">ecause one of the perpetrators on board comes down with a fever and seems to be suffering from a tropical disease, Lühr and the port doctor quarantine the </w:t>
      </w:r>
      <w:del w:id="4306" w:author="Autor">
        <w:r w:rsidRPr="00F34A6C" w:rsidDel="00E93035">
          <w:rPr>
            <w:rFonts w:ascii="Brill" w:eastAsia="Brill" w:hAnsi="Brill" w:cs="Brill"/>
            <w:i/>
            <w:iCs/>
            <w:rPrChange w:id="4307" w:author="Autor">
              <w:rPr>
                <w:rFonts w:ascii="Brill" w:eastAsia="Brill" w:hAnsi="Brill" w:cs="Brill"/>
              </w:rPr>
            </w:rPrChange>
          </w:rPr>
          <w:delText>“</w:delText>
        </w:r>
      </w:del>
      <w:r w:rsidRPr="00F34A6C">
        <w:rPr>
          <w:rFonts w:ascii="Brill" w:eastAsia="Brill" w:hAnsi="Brill" w:cs="Brill"/>
          <w:i/>
          <w:iCs/>
          <w:rPrChange w:id="4308" w:author="Autor">
            <w:rPr>
              <w:rFonts w:ascii="Brill" w:eastAsia="Brill" w:hAnsi="Brill" w:cs="Brill"/>
            </w:rPr>
          </w:rPrChange>
        </w:rPr>
        <w:t>Imperial Star</w:t>
      </w:r>
      <w:del w:id="4309" w:author="Autor">
        <w:r w:rsidRPr="00C66272" w:rsidDel="00E93035">
          <w:rPr>
            <w:rFonts w:ascii="Brill" w:eastAsia="Brill" w:hAnsi="Brill" w:cs="Brill"/>
          </w:rPr>
          <w:delText>”</w:delText>
        </w:r>
      </w:del>
      <w:r w:rsidRPr="00C66272">
        <w:rPr>
          <w:rFonts w:ascii="Brill" w:eastAsia="Brill" w:hAnsi="Brill" w:cs="Brill"/>
        </w:rPr>
        <w:t>. In episode 36 (</w:t>
      </w:r>
      <w:r w:rsidR="004316BC" w:rsidRPr="00C66272">
        <w:rPr>
          <w:rFonts w:ascii="Brill" w:eastAsia="Brill" w:hAnsi="Brill" w:cs="Brill"/>
        </w:rPr>
        <w:t>“</w:t>
      </w:r>
      <w:r w:rsidRPr="00C66272">
        <w:rPr>
          <w:rFonts w:ascii="Brill" w:eastAsia="Brill" w:hAnsi="Brill" w:cs="Brill"/>
        </w:rPr>
        <w:t>Snake Hunt</w:t>
      </w:r>
      <w:r w:rsidR="004316BC" w:rsidRPr="00C66272">
        <w:rPr>
          <w:rFonts w:ascii="Brill" w:eastAsia="Brill" w:hAnsi="Brill" w:cs="Brill"/>
        </w:rPr>
        <w:t>”</w:t>
      </w:r>
      <w:r w:rsidRPr="00C66272">
        <w:rPr>
          <w:rFonts w:ascii="Brill" w:eastAsia="Brill" w:hAnsi="Brill" w:cs="Brill"/>
        </w:rPr>
        <w:t>), the tarantula that Ahlmann sees in the hold of a banana steamer and the snake that manages to get out of a banana crate and onto a tourist barge are also unwelcome companions of international cargo traffic.</w:t>
      </w:r>
    </w:p>
    <w:p w14:paraId="35077D8E" w14:textId="166AA16D" w:rsidR="00CB3FC9" w:rsidRPr="00C66272" w:rsidRDefault="00C55FA1">
      <w:pPr>
        <w:spacing w:line="360" w:lineRule="auto"/>
        <w:ind w:firstLine="720"/>
        <w:jc w:val="both"/>
        <w:rPr>
          <w:rFonts w:ascii="Brill" w:eastAsia="Brill" w:hAnsi="Brill" w:cs="Brill"/>
        </w:rPr>
      </w:pPr>
      <w:del w:id="4310" w:author="Autor">
        <w:r w:rsidRPr="00F34A6C" w:rsidDel="00E93035">
          <w:rPr>
            <w:rFonts w:ascii="Brill" w:eastAsia="Brill" w:hAnsi="Brill" w:cs="Brill"/>
            <w:i/>
            <w:iCs/>
            <w:rPrChange w:id="4311" w:author="Autor">
              <w:rPr>
                <w:rFonts w:ascii="Brill" w:eastAsia="Brill" w:hAnsi="Brill" w:cs="Brill"/>
              </w:rPr>
            </w:rPrChange>
          </w:rPr>
          <w:delText>“</w:delText>
        </w:r>
      </w:del>
      <w:r w:rsidRPr="00F34A6C">
        <w:rPr>
          <w:rFonts w:ascii="Brill" w:eastAsia="Brill" w:hAnsi="Brill" w:cs="Brill"/>
          <w:i/>
          <w:iCs/>
          <w:rPrChange w:id="4312" w:author="Autor">
            <w:rPr>
              <w:rFonts w:ascii="Brill" w:eastAsia="Brill" w:hAnsi="Brill" w:cs="Brill"/>
            </w:rPr>
          </w:rPrChange>
        </w:rPr>
        <w:t>Port Police</w:t>
      </w:r>
      <w:del w:id="4313" w:author="Autor">
        <w:r w:rsidRPr="00F34A6C" w:rsidDel="00E93035">
          <w:rPr>
            <w:rFonts w:ascii="Brill" w:eastAsia="Brill" w:hAnsi="Brill" w:cs="Brill"/>
            <w:i/>
            <w:iCs/>
            <w:rPrChange w:id="4314" w:author="Autor">
              <w:rPr>
                <w:rFonts w:ascii="Brill" w:eastAsia="Brill" w:hAnsi="Brill" w:cs="Brill"/>
              </w:rPr>
            </w:rPrChange>
          </w:rPr>
          <w:delText>”</w:delText>
        </w:r>
      </w:del>
      <w:r w:rsidRPr="00C66272">
        <w:rPr>
          <w:rFonts w:ascii="Brill" w:eastAsia="Brill" w:hAnsi="Brill" w:cs="Brill"/>
        </w:rPr>
        <w:t xml:space="preserve"> shows the port of Hamburg primarily as a bustling place of work, where goods are handled and passengers disembark from international lines. In some episodes, however, the Elbe also appears as a place of leisure and adventure with a quality of its own. Boat trips could be for pleasure, whether as a party on board a larger ferry or on fast motorboats. In episode 15 (</w:t>
      </w:r>
      <w:r w:rsidR="004316BC" w:rsidRPr="00C66272">
        <w:rPr>
          <w:rFonts w:ascii="Brill" w:eastAsia="Brill" w:hAnsi="Brill" w:cs="Brill"/>
        </w:rPr>
        <w:t>“</w:t>
      </w:r>
      <w:r w:rsidRPr="00C66272">
        <w:rPr>
          <w:rFonts w:ascii="Brill" w:eastAsia="Brill" w:hAnsi="Brill" w:cs="Brill"/>
        </w:rPr>
        <w:t>The Company Outing</w:t>
      </w:r>
      <w:r w:rsidR="004316BC" w:rsidRPr="00C66272">
        <w:rPr>
          <w:rFonts w:ascii="Brill" w:eastAsia="Brill" w:hAnsi="Brill" w:cs="Brill"/>
        </w:rPr>
        <w:t>”</w:t>
      </w:r>
      <w:r w:rsidRPr="00C66272">
        <w:rPr>
          <w:rFonts w:ascii="Brill" w:eastAsia="Brill" w:hAnsi="Brill" w:cs="Brill"/>
        </w:rPr>
        <w:t>), a company from the Rhineland takes their company outing on board</w:t>
      </w:r>
      <w:ins w:id="4315" w:author="Autor">
        <w:r w:rsidR="00CE3EA1">
          <w:rPr>
            <w:rFonts w:ascii="Brill" w:eastAsia="Brill" w:hAnsi="Brill" w:cs="Brill"/>
          </w:rPr>
          <w:t>;</w:t>
        </w:r>
      </w:ins>
      <w:del w:id="4316" w:author="Autor">
        <w:r w:rsidRPr="00C66272" w:rsidDel="00CE3EA1">
          <w:rPr>
            <w:rFonts w:ascii="Brill" w:eastAsia="Brill" w:hAnsi="Brill" w:cs="Brill"/>
          </w:rPr>
          <w:delText>,</w:delText>
        </w:r>
      </w:del>
      <w:r w:rsidRPr="00C66272">
        <w:rPr>
          <w:rFonts w:ascii="Brill" w:eastAsia="Brill" w:hAnsi="Brill" w:cs="Brill"/>
        </w:rPr>
        <w:t xml:space="preserve"> in episode 36 (</w:t>
      </w:r>
      <w:r w:rsidR="004316BC" w:rsidRPr="00C66272">
        <w:rPr>
          <w:rFonts w:ascii="Brill" w:eastAsia="Brill" w:hAnsi="Brill" w:cs="Brill"/>
        </w:rPr>
        <w:t>“</w:t>
      </w:r>
      <w:r w:rsidRPr="00C66272">
        <w:rPr>
          <w:rFonts w:ascii="Brill" w:eastAsia="Brill" w:hAnsi="Brill" w:cs="Brill"/>
        </w:rPr>
        <w:t>Snake Hunt</w:t>
      </w:r>
      <w:r w:rsidR="004316BC" w:rsidRPr="00C66272">
        <w:rPr>
          <w:rFonts w:ascii="Brill" w:eastAsia="Brill" w:hAnsi="Brill" w:cs="Brill"/>
        </w:rPr>
        <w:t>”</w:t>
      </w:r>
      <w:r w:rsidRPr="00C66272">
        <w:rPr>
          <w:rFonts w:ascii="Brill" w:eastAsia="Brill" w:hAnsi="Brill" w:cs="Brill"/>
        </w:rPr>
        <w:t>), a school class takes a trip down the Elbe to Cuxhaven</w:t>
      </w:r>
      <w:ins w:id="4317" w:author="Autor">
        <w:r w:rsidR="00CE3EA1">
          <w:rPr>
            <w:rFonts w:ascii="Brill" w:eastAsia="Brill" w:hAnsi="Brill" w:cs="Brill"/>
          </w:rPr>
          <w:t>;</w:t>
        </w:r>
      </w:ins>
      <w:del w:id="4318" w:author="Autor">
        <w:r w:rsidRPr="00C66272" w:rsidDel="00CE3EA1">
          <w:rPr>
            <w:rFonts w:ascii="Brill" w:eastAsia="Brill" w:hAnsi="Brill" w:cs="Brill"/>
          </w:rPr>
          <w:delText>,</w:delText>
        </w:r>
      </w:del>
      <w:r w:rsidRPr="00C66272">
        <w:rPr>
          <w:rFonts w:ascii="Brill" w:eastAsia="Brill" w:hAnsi="Brill" w:cs="Brill"/>
        </w:rPr>
        <w:t xml:space="preserve"> and in episode 17 (</w:t>
      </w:r>
      <w:r w:rsidR="004316BC" w:rsidRPr="00C66272">
        <w:rPr>
          <w:rFonts w:ascii="Brill" w:eastAsia="Brill" w:hAnsi="Brill" w:cs="Brill"/>
        </w:rPr>
        <w:t>“</w:t>
      </w:r>
      <w:r w:rsidRPr="00C66272">
        <w:rPr>
          <w:rFonts w:ascii="Brill" w:eastAsia="Brill" w:hAnsi="Brill" w:cs="Brill"/>
        </w:rPr>
        <w:t>Pain and Suffering Money</w:t>
      </w:r>
      <w:r w:rsidR="004316BC" w:rsidRPr="00C66272">
        <w:rPr>
          <w:rFonts w:ascii="Brill" w:eastAsia="Brill" w:hAnsi="Brill" w:cs="Brill"/>
        </w:rPr>
        <w:t>”</w:t>
      </w:r>
      <w:r w:rsidRPr="00C66272">
        <w:rPr>
          <w:rFonts w:ascii="Brill" w:eastAsia="Brill" w:hAnsi="Brill" w:cs="Brill"/>
        </w:rPr>
        <w:t xml:space="preserve">), a motorboat driver races between the small sailing and rowing boats off the beach at </w:t>
      </w:r>
      <w:proofErr w:type="spellStart"/>
      <w:r w:rsidRPr="00C66272">
        <w:rPr>
          <w:rFonts w:ascii="Brill" w:eastAsia="Brill" w:hAnsi="Brill" w:cs="Brill"/>
        </w:rPr>
        <w:t>Övelgönne</w:t>
      </w:r>
      <w:proofErr w:type="spellEnd"/>
      <w:r w:rsidRPr="00C66272">
        <w:rPr>
          <w:rFonts w:ascii="Brill" w:eastAsia="Brill" w:hAnsi="Brill" w:cs="Brill"/>
        </w:rPr>
        <w:t>. He later turns out to be an impostor who has borrowed the boat from his boss without permission.</w:t>
      </w:r>
    </w:p>
    <w:p w14:paraId="35077D8F" w14:textId="61F3096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Some episodes of </w:t>
      </w:r>
      <w:del w:id="4319" w:author="Autor">
        <w:r w:rsidRPr="00F34A6C" w:rsidDel="00BC34BF">
          <w:rPr>
            <w:rFonts w:ascii="Brill" w:eastAsia="Brill" w:hAnsi="Brill" w:cs="Brill"/>
            <w:i/>
            <w:iCs/>
            <w:rPrChange w:id="4320" w:author="Autor">
              <w:rPr>
                <w:rFonts w:ascii="Brill" w:eastAsia="Brill" w:hAnsi="Brill" w:cs="Brill"/>
              </w:rPr>
            </w:rPrChange>
          </w:rPr>
          <w:delText>“</w:delText>
        </w:r>
      </w:del>
      <w:r w:rsidRPr="00F34A6C">
        <w:rPr>
          <w:rFonts w:ascii="Brill" w:eastAsia="Brill" w:hAnsi="Brill" w:cs="Brill"/>
          <w:i/>
          <w:iCs/>
          <w:rPrChange w:id="4321" w:author="Autor">
            <w:rPr>
              <w:rFonts w:ascii="Brill" w:eastAsia="Brill" w:hAnsi="Brill" w:cs="Brill"/>
            </w:rPr>
          </w:rPrChange>
        </w:rPr>
        <w:t>Port Police</w:t>
      </w:r>
      <w:del w:id="4322" w:author="Autor">
        <w:r w:rsidRPr="00F34A6C" w:rsidDel="00BC34BF">
          <w:rPr>
            <w:rFonts w:ascii="Brill" w:eastAsia="Brill" w:hAnsi="Brill" w:cs="Brill"/>
            <w:i/>
            <w:iCs/>
            <w:rPrChange w:id="4323" w:author="Autor">
              <w:rPr>
                <w:rFonts w:ascii="Brill" w:eastAsia="Brill" w:hAnsi="Brill" w:cs="Brill"/>
              </w:rPr>
            </w:rPrChange>
          </w:rPr>
          <w:delText>”</w:delText>
        </w:r>
      </w:del>
      <w:r w:rsidRPr="00C66272">
        <w:rPr>
          <w:rFonts w:ascii="Brill" w:eastAsia="Brill" w:hAnsi="Brill" w:cs="Brill"/>
        </w:rPr>
        <w:t xml:space="preserve"> took the viewers beyond Hamburg’s borders, reminding them that the city, 120 km inland, may not be a coastal town, but it is still connected to the sea. Episode 11 (</w:t>
      </w:r>
      <w:r w:rsidR="004316BC" w:rsidRPr="00C66272">
        <w:rPr>
          <w:rFonts w:ascii="Brill" w:eastAsia="Brill" w:hAnsi="Brill" w:cs="Brill"/>
        </w:rPr>
        <w:t>“</w:t>
      </w:r>
      <w:r w:rsidRPr="00C66272">
        <w:rPr>
          <w:rFonts w:ascii="Brill" w:eastAsia="Brill" w:hAnsi="Brill" w:cs="Brill"/>
        </w:rPr>
        <w:t>The Beach Chair Thief</w:t>
      </w:r>
      <w:r w:rsidR="004316BC" w:rsidRPr="00C66272">
        <w:rPr>
          <w:rFonts w:ascii="Brill" w:eastAsia="Brill" w:hAnsi="Brill" w:cs="Brill"/>
        </w:rPr>
        <w:t>”</w:t>
      </w:r>
      <w:r w:rsidRPr="00C66272">
        <w:rPr>
          <w:rFonts w:ascii="Brill" w:eastAsia="Brill" w:hAnsi="Brill" w:cs="Brill"/>
        </w:rPr>
        <w:t>) begins with a pickpocketing incident on the beach at Cuxhaven. The thief flees to the Wadden Sea, where Constable Lühr rescues him. Episode 21 (</w:t>
      </w:r>
      <w:r w:rsidR="004316BC" w:rsidRPr="00C66272">
        <w:rPr>
          <w:rFonts w:ascii="Brill" w:eastAsia="Brill" w:hAnsi="Brill" w:cs="Brill"/>
        </w:rPr>
        <w:t>“</w:t>
      </w:r>
      <w:r w:rsidRPr="00C66272">
        <w:rPr>
          <w:rFonts w:ascii="Brill" w:eastAsia="Brill" w:hAnsi="Brill" w:cs="Brill"/>
        </w:rPr>
        <w:t>The Howler</w:t>
      </w:r>
      <w:r w:rsidR="004316BC" w:rsidRPr="00C66272">
        <w:rPr>
          <w:rFonts w:ascii="Brill" w:eastAsia="Brill" w:hAnsi="Brill" w:cs="Brill"/>
        </w:rPr>
        <w:t>”</w:t>
      </w:r>
      <w:r w:rsidRPr="00C66272">
        <w:rPr>
          <w:rFonts w:ascii="Brill" w:eastAsia="Brill" w:hAnsi="Brill" w:cs="Brill"/>
        </w:rPr>
        <w:t>) is set in the Wadden Sea where two shipyard workers illegally hunt seals and shoot a tourist. Episode 27 (</w:t>
      </w:r>
      <w:r w:rsidR="004316BC" w:rsidRPr="00C66272">
        <w:rPr>
          <w:rFonts w:ascii="Brill" w:eastAsia="Brill" w:hAnsi="Brill" w:cs="Brill"/>
        </w:rPr>
        <w:t>“</w:t>
      </w:r>
      <w:r w:rsidRPr="00C66272">
        <w:rPr>
          <w:rFonts w:ascii="Brill" w:eastAsia="Brill" w:hAnsi="Brill" w:cs="Brill"/>
        </w:rPr>
        <w:t>Aground</w:t>
      </w:r>
      <w:r w:rsidR="004316BC" w:rsidRPr="00C66272">
        <w:rPr>
          <w:rFonts w:ascii="Brill" w:eastAsia="Brill" w:hAnsi="Brill" w:cs="Brill"/>
        </w:rPr>
        <w:t>”</w:t>
      </w:r>
      <w:r w:rsidRPr="00C66272">
        <w:rPr>
          <w:rFonts w:ascii="Brill" w:eastAsia="Brill" w:hAnsi="Brill" w:cs="Brill"/>
        </w:rPr>
        <w:t>), about a thief and his friend, starts on the island of Helgoland and then continues in the Wadden Sea as the two try to escape from the island in a cutter and get stuck in the fog. This is one of the few episodes where it is clear that the footage was shot in front of rear projections in the studio rather than on location.</w:t>
      </w:r>
    </w:p>
    <w:p w14:paraId="35077D90" w14:textId="77777777" w:rsidR="00CB3FC9" w:rsidRPr="00C66272" w:rsidDel="00BC34BF" w:rsidRDefault="00CB3FC9">
      <w:pPr>
        <w:spacing w:line="360" w:lineRule="auto"/>
        <w:jc w:val="both"/>
        <w:rPr>
          <w:del w:id="4324" w:author="Autor"/>
          <w:rFonts w:ascii="Brill" w:eastAsia="Brill" w:hAnsi="Brill" w:cs="Brill"/>
        </w:rPr>
      </w:pPr>
    </w:p>
    <w:p w14:paraId="35077D91" w14:textId="77777777" w:rsidR="00CB3FC9" w:rsidRPr="00C66272" w:rsidRDefault="00CB3FC9">
      <w:pPr>
        <w:spacing w:line="360" w:lineRule="auto"/>
        <w:jc w:val="both"/>
        <w:rPr>
          <w:rFonts w:ascii="Brill" w:eastAsia="Brill" w:hAnsi="Brill" w:cs="Brill"/>
        </w:rPr>
      </w:pPr>
    </w:p>
    <w:p w14:paraId="35077D92"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“On the Reeperbahn, for sure!” The hustle and bustle of St. Pauli</w:t>
      </w:r>
    </w:p>
    <w:p w14:paraId="35077D93" w14:textId="5971867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Key elements of Hamburg’s image as a hustling and bustling port city do not revolve around the city as a </w:t>
      </w:r>
      <w:r w:rsidR="006135F1" w:rsidRPr="00C66272">
        <w:rPr>
          <w:rFonts w:ascii="Brill" w:eastAsia="Brill" w:hAnsi="Brill" w:cs="Brill"/>
        </w:rPr>
        <w:t>whole but</w:t>
      </w:r>
      <w:r w:rsidRPr="00C66272">
        <w:rPr>
          <w:rFonts w:ascii="Brill" w:eastAsia="Brill" w:hAnsi="Brill" w:cs="Brill"/>
        </w:rPr>
        <w:t xml:space="preserve"> focus on the St. Pauli entertainment district. It is over-represented in the external perception of Hamburg (</w:t>
      </w:r>
      <w:r w:rsidRPr="00B4294C">
        <w:rPr>
          <w:rFonts w:ascii="Brill" w:eastAsia="Brill" w:hAnsi="Brill" w:cs="Brill"/>
        </w:rPr>
        <w:t>Amenda, 2020</w:t>
      </w:r>
      <w:r w:rsidRPr="00C66272">
        <w:rPr>
          <w:rFonts w:ascii="Brill" w:eastAsia="Brill" w:hAnsi="Brill" w:cs="Brill"/>
        </w:rPr>
        <w:t xml:space="preserve">). St. Pauli was originally located outside the city walls between Hamburg and Altona, which was Danish until 1864 and then Prussian until 1937, and thus removed from closer state control. The area was </w:t>
      </w:r>
      <w:del w:id="4325" w:author="Autor">
        <w:r w:rsidRPr="00C66272" w:rsidDel="00D95C4F">
          <w:rPr>
            <w:rFonts w:ascii="Brill" w:eastAsia="Brill" w:hAnsi="Brill" w:cs="Brill"/>
          </w:rPr>
          <w:delText>characterise</w:delText>
        </w:r>
      </w:del>
      <w:ins w:id="4326" w:author="Autor">
        <w:r w:rsidR="00D95C4F">
          <w:rPr>
            <w:rFonts w:ascii="Brill" w:eastAsia="Brill" w:hAnsi="Brill" w:cs="Brill"/>
          </w:rPr>
          <w:t>characterize</w:t>
        </w:r>
      </w:ins>
      <w:r w:rsidRPr="00C66272">
        <w:rPr>
          <w:rFonts w:ascii="Brill" w:eastAsia="Brill" w:hAnsi="Brill" w:cs="Brill"/>
        </w:rPr>
        <w:t xml:space="preserve">d by port-related trades such as rope-making </w:t>
      </w:r>
      <w:ins w:id="4327" w:author="Autor">
        <w:r w:rsidR="00236D76">
          <w:rPr>
            <w:rFonts w:ascii="ArialMT" w:eastAsia="ArialMT" w:cs="ArialMT" w:hint="eastAsia"/>
            <w:sz w:val="17"/>
            <w:szCs w:val="17"/>
            <w:lang w:val="en-AU"/>
          </w:rPr>
          <w:t>–</w:t>
        </w:r>
      </w:ins>
      <w:del w:id="4328" w:author="Autor">
        <w:r w:rsidRPr="00C66272" w:rsidDel="00236D76">
          <w:rPr>
            <w:rFonts w:ascii="Brill" w:eastAsia="Brill" w:hAnsi="Brill" w:cs="Brill"/>
          </w:rPr>
          <w:delText>—</w:delText>
        </w:r>
      </w:del>
      <w:r w:rsidRPr="00C66272">
        <w:rPr>
          <w:rFonts w:ascii="Brill" w:eastAsia="Brill" w:hAnsi="Brill" w:cs="Brill"/>
        </w:rPr>
        <w:t xml:space="preserve"> the name of its most famous </w:t>
      </w:r>
      <w:r w:rsidRPr="00C66272">
        <w:rPr>
          <w:rFonts w:ascii="Brill" w:eastAsia="Brill" w:hAnsi="Brill" w:cs="Brill"/>
        </w:rPr>
        <w:lastRenderedPageBreak/>
        <w:t xml:space="preserve">street, the Reeperbahn, derives from this tradition </w:t>
      </w:r>
      <w:ins w:id="4329" w:author="Autor">
        <w:r w:rsidR="00236D76">
          <w:rPr>
            <w:rFonts w:ascii="ArialMT" w:eastAsia="ArialMT" w:cs="ArialMT" w:hint="eastAsia"/>
            <w:sz w:val="17"/>
            <w:szCs w:val="17"/>
            <w:lang w:val="en-AU"/>
          </w:rPr>
          <w:t>–</w:t>
        </w:r>
      </w:ins>
      <w:del w:id="4330" w:author="Autor">
        <w:r w:rsidRPr="00C66272" w:rsidDel="00236D76">
          <w:rPr>
            <w:rFonts w:ascii="Brill" w:eastAsia="Brill" w:hAnsi="Brill" w:cs="Brill"/>
          </w:rPr>
          <w:delText>—</w:delText>
        </w:r>
      </w:del>
      <w:r w:rsidRPr="00C66272">
        <w:rPr>
          <w:rFonts w:ascii="Brill" w:eastAsia="Brill" w:hAnsi="Brill" w:cs="Brill"/>
        </w:rPr>
        <w:t xml:space="preserve"> and its proximity to ships and sailors. The street names </w:t>
      </w:r>
      <w:proofErr w:type="spellStart"/>
      <w:r w:rsidRPr="00C66272">
        <w:rPr>
          <w:rFonts w:ascii="Brill" w:eastAsia="Brill" w:hAnsi="Brill" w:cs="Brill"/>
        </w:rPr>
        <w:t>Große</w:t>
      </w:r>
      <w:proofErr w:type="spellEnd"/>
      <w:r w:rsidRPr="00C66272">
        <w:rPr>
          <w:rFonts w:ascii="Brill" w:eastAsia="Brill" w:hAnsi="Brill" w:cs="Brill"/>
        </w:rPr>
        <w:t xml:space="preserve"> Freiheit (Big freedom) and Kleine Freiheit (Small freedom) symbolise the liberal spirit of the district. The area’s entertainment venues date back to the early modern period. By the end of the </w:t>
      </w:r>
      <w:ins w:id="4331" w:author="Autor">
        <w:r w:rsidR="00236D76">
          <w:rPr>
            <w:rFonts w:ascii="Brill" w:eastAsia="Brill" w:hAnsi="Brill" w:cs="Brill"/>
          </w:rPr>
          <w:t>19</w:t>
        </w:r>
      </w:ins>
      <w:del w:id="4332" w:author="Autor">
        <w:r w:rsidRPr="00C66272" w:rsidDel="00236D76">
          <w:rPr>
            <w:rFonts w:ascii="Brill" w:eastAsia="Brill" w:hAnsi="Brill" w:cs="Brill"/>
          </w:rPr>
          <w:delText>nineteen</w:delText>
        </w:r>
      </w:del>
      <w:r w:rsidRPr="00C66272">
        <w:rPr>
          <w:rFonts w:ascii="Brill" w:eastAsia="Brill" w:hAnsi="Brill" w:cs="Brill"/>
        </w:rPr>
        <w:t>th century, the Reeperbahn and the surrounding streets and squares were home to a veritable leisure industry: socially acceptable establishments such as restaurants, dance halls, show theatres, vaudevilles, theatre and operetta houses and cinemas were joined by brothels, speakeasies, tattoo parlours and the like, all of which attracted a mix of locals, tourists</w:t>
      </w:r>
      <w:ins w:id="4333" w:author="Autor">
        <w:r w:rsidR="00FD3956">
          <w:rPr>
            <w:rFonts w:ascii="Brill" w:eastAsia="Brill" w:hAnsi="Brill" w:cs="Brill"/>
          </w:rPr>
          <w:t>,</w:t>
        </w:r>
      </w:ins>
      <w:r w:rsidRPr="00C66272">
        <w:rPr>
          <w:rFonts w:ascii="Brill" w:eastAsia="Brill" w:hAnsi="Brill" w:cs="Brill"/>
        </w:rPr>
        <w:t xml:space="preserve"> and sailors.</w:t>
      </w:r>
    </w:p>
    <w:p w14:paraId="35077D94" w14:textId="6EE6F26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After the destruction and deprivation of the Second World War and the immediate post-war period, St. Pauli experienced a revival in the 1950s and 1960s. But the scenery changed: the maritime aspect was already nostalgic in the 1950s </w:t>
      </w:r>
      <w:ins w:id="4334" w:author="Autor">
        <w:r w:rsidR="00FD3956">
          <w:rPr>
            <w:rFonts w:ascii="ArialMT" w:eastAsia="ArialMT" w:cs="ArialMT" w:hint="eastAsia"/>
            <w:sz w:val="17"/>
            <w:szCs w:val="17"/>
            <w:lang w:val="en-AU"/>
          </w:rPr>
          <w:t>–</w:t>
        </w:r>
      </w:ins>
      <w:del w:id="4335" w:author="Autor">
        <w:r w:rsidRPr="00C66272" w:rsidDel="00FD3956">
          <w:rPr>
            <w:rFonts w:ascii="Brill" w:eastAsia="Brill" w:hAnsi="Brill" w:cs="Brill"/>
          </w:rPr>
          <w:delText>—</w:delText>
        </w:r>
      </w:del>
      <w:r w:rsidRPr="00C66272">
        <w:rPr>
          <w:rFonts w:ascii="Brill" w:eastAsia="Brill" w:hAnsi="Brill" w:cs="Brill"/>
        </w:rPr>
        <w:t xml:space="preserve"> it was said that there had long been more “see-men” than seamen on the Reeperbahn. The sometimes rather crude amusements aimed at sailors and the working class lost some of </w:t>
      </w:r>
      <w:r w:rsidR="003B6C1C" w:rsidRPr="00C66272">
        <w:rPr>
          <w:rFonts w:ascii="Brill" w:eastAsia="Brill" w:hAnsi="Brill" w:cs="Brill"/>
        </w:rPr>
        <w:t>their</w:t>
      </w:r>
      <w:r w:rsidRPr="00C66272">
        <w:rPr>
          <w:rFonts w:ascii="Brill" w:eastAsia="Brill" w:hAnsi="Brill" w:cs="Brill"/>
        </w:rPr>
        <w:t xml:space="preserve"> importance (</w:t>
      </w:r>
      <w:r w:rsidRPr="00CE472E">
        <w:rPr>
          <w:rFonts w:ascii="Brill" w:eastAsia="Brill" w:hAnsi="Brill" w:cs="Brill"/>
        </w:rPr>
        <w:t>Sneeringer, 2018</w:t>
      </w:r>
      <w:r w:rsidRPr="00C66272">
        <w:rPr>
          <w:rFonts w:ascii="Brill" w:eastAsia="Brill" w:hAnsi="Brill" w:cs="Brill"/>
        </w:rPr>
        <w:t xml:space="preserve">). Instead, the early 1960s saw the rise of dance halls with live music such as the </w:t>
      </w:r>
      <w:del w:id="4336" w:author="Autor">
        <w:r w:rsidRPr="00C66272" w:rsidDel="00FD3956">
          <w:rPr>
            <w:rFonts w:ascii="Brill" w:eastAsia="Brill" w:hAnsi="Brill" w:cs="Brill"/>
          </w:rPr>
          <w:delText>“</w:delText>
        </w:r>
      </w:del>
      <w:r w:rsidRPr="00C66272">
        <w:rPr>
          <w:rFonts w:ascii="Brill" w:eastAsia="Brill" w:hAnsi="Brill" w:cs="Brill"/>
        </w:rPr>
        <w:t>Star Club</w:t>
      </w:r>
      <w:ins w:id="4337" w:author="Autor">
        <w:r w:rsidR="00FD3956">
          <w:rPr>
            <w:rFonts w:ascii="Brill" w:eastAsia="Brill" w:hAnsi="Brill" w:cs="Brill"/>
          </w:rPr>
          <w:t>,</w:t>
        </w:r>
      </w:ins>
      <w:del w:id="4338" w:author="Autor">
        <w:r w:rsidRPr="00C66272" w:rsidDel="00FD3956">
          <w:rPr>
            <w:rFonts w:ascii="Brill" w:eastAsia="Brill" w:hAnsi="Brill" w:cs="Brill"/>
          </w:rPr>
          <w:delText>”,</w:delText>
        </w:r>
      </w:del>
      <w:r w:rsidRPr="00C66272">
        <w:rPr>
          <w:rFonts w:ascii="Brill" w:eastAsia="Brill" w:hAnsi="Brill" w:cs="Brill"/>
        </w:rPr>
        <w:t xml:space="preserve"> where, among others, the international career of the Beatles began. West Germany’s post-war “economic miracle” provided new options for consumers, and these venues targeted a younger and more affluent audience with more leisure time (Sneeringer, 2018). The glittering world of the nightly illuminated establishments around the Reeperbahn and the darker world of the side streets also fascinated filmmakers</w:t>
      </w:r>
      <w:r w:rsidR="003369EA" w:rsidRPr="00C66272">
        <w:rPr>
          <w:rFonts w:ascii="Brill" w:eastAsia="Brill" w:hAnsi="Brill" w:cs="Brill"/>
        </w:rPr>
        <w:t>. Consequently,</w:t>
      </w:r>
      <w:r w:rsidRPr="00C66272">
        <w:rPr>
          <w:rFonts w:ascii="Brill" w:eastAsia="Brill" w:hAnsi="Brill" w:cs="Brill"/>
        </w:rPr>
        <w:t xml:space="preserve"> </w:t>
      </w:r>
      <w:del w:id="4339" w:author="Autor">
        <w:r w:rsidRPr="00C66272" w:rsidDel="00FD3956">
          <w:rPr>
            <w:rFonts w:ascii="Brill" w:eastAsia="Brill" w:hAnsi="Brill" w:cs="Brill"/>
          </w:rPr>
          <w:delText>a large number of</w:delText>
        </w:r>
      </w:del>
      <w:ins w:id="4340" w:author="Autor">
        <w:r w:rsidR="00FD3956">
          <w:rPr>
            <w:rFonts w:ascii="Brill" w:eastAsia="Brill" w:hAnsi="Brill" w:cs="Brill"/>
          </w:rPr>
          <w:t>many</w:t>
        </w:r>
      </w:ins>
      <w:r w:rsidRPr="00C66272">
        <w:rPr>
          <w:rFonts w:ascii="Brill" w:eastAsia="Brill" w:hAnsi="Brill" w:cs="Brill"/>
        </w:rPr>
        <w:t xml:space="preserve"> productions were made from the early 1950s onwards, some of which were artistically valuable</w:t>
      </w:r>
      <w:ins w:id="4341" w:author="Autor">
        <w:r w:rsidR="00FD3956">
          <w:rPr>
            <w:rFonts w:ascii="Brill" w:eastAsia="Brill" w:hAnsi="Brill" w:cs="Brill"/>
          </w:rPr>
          <w:t>;</w:t>
        </w:r>
      </w:ins>
      <w:del w:id="4342" w:author="Autor">
        <w:r w:rsidRPr="00C66272" w:rsidDel="00FD3956">
          <w:rPr>
            <w:rFonts w:ascii="Brill" w:eastAsia="Brill" w:hAnsi="Brill" w:cs="Brill"/>
          </w:rPr>
          <w:delText>, but</w:delText>
        </w:r>
      </w:del>
      <w:r w:rsidRPr="00C66272">
        <w:rPr>
          <w:rFonts w:ascii="Brill" w:eastAsia="Brill" w:hAnsi="Brill" w:cs="Brill"/>
        </w:rPr>
        <w:t xml:space="preserve"> many others were undemanding, sensationalist</w:t>
      </w:r>
      <w:ins w:id="4343" w:author="Autor">
        <w:r w:rsidR="00FD3956">
          <w:rPr>
            <w:rFonts w:ascii="Brill" w:eastAsia="Brill" w:hAnsi="Brill" w:cs="Brill"/>
          </w:rPr>
          <w:t>,</w:t>
        </w:r>
      </w:ins>
      <w:r w:rsidRPr="00C66272">
        <w:rPr>
          <w:rFonts w:ascii="Brill" w:eastAsia="Brill" w:hAnsi="Brill" w:cs="Brill"/>
        </w:rPr>
        <w:t xml:space="preserve"> and cliché-ridden </w:t>
      </w:r>
      <w:r w:rsidRPr="00CE472E">
        <w:rPr>
          <w:rFonts w:ascii="Brill" w:eastAsia="Brill" w:hAnsi="Brill" w:cs="Brill"/>
        </w:rPr>
        <w:t>(</w:t>
      </w:r>
      <w:proofErr w:type="spellStart"/>
      <w:r w:rsidRPr="00CE472E">
        <w:rPr>
          <w:rFonts w:ascii="Brill" w:eastAsia="Brill" w:hAnsi="Brill" w:cs="Brill"/>
        </w:rPr>
        <w:t>Töteberg</w:t>
      </w:r>
      <w:proofErr w:type="spellEnd"/>
      <w:r w:rsidRPr="00CE472E">
        <w:rPr>
          <w:rFonts w:ascii="Brill" w:eastAsia="Brill" w:hAnsi="Brill" w:cs="Brill"/>
        </w:rPr>
        <w:t>, 2016</w:t>
      </w:r>
      <w:r w:rsidRPr="00C66272">
        <w:rPr>
          <w:rFonts w:ascii="Brill" w:eastAsia="Brill" w:hAnsi="Brill" w:cs="Brill"/>
        </w:rPr>
        <w:t>).</w:t>
      </w:r>
    </w:p>
    <w:p w14:paraId="35077D95" w14:textId="729DD85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w:t>
      </w:r>
      <w:del w:id="4344" w:author="Autor">
        <w:r w:rsidRPr="00F34A6C" w:rsidDel="00FD3956">
          <w:rPr>
            <w:rFonts w:ascii="Brill" w:eastAsia="Brill" w:hAnsi="Brill" w:cs="Brill"/>
            <w:i/>
            <w:iCs/>
            <w:rPrChange w:id="4345" w:author="Autor">
              <w:rPr>
                <w:rFonts w:ascii="Brill" w:eastAsia="Brill" w:hAnsi="Brill" w:cs="Brill"/>
              </w:rPr>
            </w:rPrChange>
          </w:rPr>
          <w:delText>“</w:delText>
        </w:r>
      </w:del>
      <w:r w:rsidRPr="00F34A6C">
        <w:rPr>
          <w:rFonts w:ascii="Brill" w:eastAsia="Brill" w:hAnsi="Brill" w:cs="Brill"/>
          <w:i/>
          <w:iCs/>
          <w:rPrChange w:id="4346" w:author="Autor">
            <w:rPr>
              <w:rFonts w:ascii="Brill" w:eastAsia="Brill" w:hAnsi="Brill" w:cs="Brill"/>
            </w:rPr>
          </w:rPrChange>
        </w:rPr>
        <w:t>Port Police</w:t>
      </w:r>
      <w:del w:id="4347" w:author="Autor">
        <w:r w:rsidRPr="00F34A6C" w:rsidDel="00FD3956">
          <w:rPr>
            <w:rFonts w:ascii="Brill" w:eastAsia="Brill" w:hAnsi="Brill" w:cs="Brill"/>
            <w:i/>
            <w:iCs/>
            <w:rPrChange w:id="4348" w:author="Autor">
              <w:rPr>
                <w:rFonts w:ascii="Brill" w:eastAsia="Brill" w:hAnsi="Brill" w:cs="Brill"/>
              </w:rPr>
            </w:rPrChange>
          </w:rPr>
          <w:delText>”</w:delText>
        </w:r>
      </w:del>
      <w:r w:rsidRPr="00C66272">
        <w:rPr>
          <w:rFonts w:ascii="Brill" w:eastAsia="Brill" w:hAnsi="Brill" w:cs="Brill"/>
        </w:rPr>
        <w:t xml:space="preserve"> episodes fall into neither the first nor the second </w:t>
      </w:r>
      <w:r w:rsidR="003369EA" w:rsidRPr="00C66272">
        <w:rPr>
          <w:rFonts w:ascii="Brill" w:eastAsia="Brill" w:hAnsi="Brill" w:cs="Brill"/>
        </w:rPr>
        <w:t>category but</w:t>
      </w:r>
      <w:r w:rsidRPr="00C66272">
        <w:rPr>
          <w:rFonts w:ascii="Brill" w:eastAsia="Brill" w:hAnsi="Brill" w:cs="Brill"/>
        </w:rPr>
        <w:t xml:space="preserve"> represent a more dispassionate perspective on St. Pauli. Much of the footage shot on land takes place in the district, usually depicting a vibrant nightlife with large crowds of people moving about. The idea of the hustle and bustle of port cities is nowhere more evident in the series than in these scenes, but the atmosphere is different from that described in the 1927 history of port morals. Prostitution is never shown or even mentioned. Instead, there is a strong focus on the pubs and bars. Illegal activities take place in all of them. </w:t>
      </w:r>
    </w:p>
    <w:p w14:paraId="35077D96" w14:textId="77777777" w:rsidR="00CB3FC9" w:rsidRPr="00C66272" w:rsidRDefault="00CB3FC9">
      <w:pPr>
        <w:ind w:firstLine="720"/>
        <w:jc w:val="both"/>
        <w:rPr>
          <w:rFonts w:ascii="Brill" w:eastAsia="Brill" w:hAnsi="Brill" w:cs="Brill"/>
        </w:rPr>
      </w:pPr>
    </w:p>
    <w:p w14:paraId="1294BCF8" w14:textId="77777777" w:rsidR="00FD3956" w:rsidRDefault="00FD3956">
      <w:pPr>
        <w:jc w:val="both"/>
        <w:rPr>
          <w:ins w:id="4349" w:author="Autor"/>
          <w:rFonts w:ascii="Brill" w:eastAsia="Brill" w:hAnsi="Brill" w:cs="Brill"/>
          <w:b/>
          <w:color w:val="FF0000"/>
          <w:sz w:val="28"/>
          <w:szCs w:val="28"/>
        </w:rPr>
      </w:pPr>
    </w:p>
    <w:p w14:paraId="2670E641" w14:textId="77777777" w:rsidR="00FD3956" w:rsidRDefault="00FD3956">
      <w:pPr>
        <w:jc w:val="both"/>
        <w:rPr>
          <w:ins w:id="4350" w:author="Autor"/>
          <w:rFonts w:ascii="Brill" w:eastAsia="Brill" w:hAnsi="Brill" w:cs="Brill"/>
          <w:b/>
          <w:color w:val="FF0000"/>
          <w:sz w:val="28"/>
          <w:szCs w:val="28"/>
        </w:rPr>
      </w:pPr>
    </w:p>
    <w:p w14:paraId="567C5304" w14:textId="77777777" w:rsidR="00FD3956" w:rsidRDefault="00FD3956">
      <w:pPr>
        <w:jc w:val="both"/>
        <w:rPr>
          <w:ins w:id="4351" w:author="Autor"/>
          <w:rFonts w:ascii="Brill" w:eastAsia="Brill" w:hAnsi="Brill" w:cs="Brill"/>
          <w:b/>
          <w:color w:val="FF0000"/>
          <w:sz w:val="28"/>
          <w:szCs w:val="28"/>
        </w:rPr>
      </w:pPr>
    </w:p>
    <w:p w14:paraId="35077D97" w14:textId="06611C03" w:rsidR="00CB3FC9" w:rsidRPr="00C66272" w:rsidRDefault="00C55FA1">
      <w:pPr>
        <w:jc w:val="both"/>
        <w:rPr>
          <w:rFonts w:ascii="Brill" w:eastAsia="Brill" w:hAnsi="Brill" w:cs="Brill"/>
          <w:b/>
          <w:color w:val="FF0000"/>
          <w:sz w:val="28"/>
          <w:szCs w:val="28"/>
        </w:rPr>
      </w:pPr>
      <w:r w:rsidRPr="00C66272">
        <w:rPr>
          <w:rFonts w:ascii="Brill" w:eastAsia="Brill" w:hAnsi="Brill" w:cs="Brill"/>
          <w:b/>
          <w:color w:val="FF0000"/>
          <w:sz w:val="28"/>
          <w:szCs w:val="28"/>
        </w:rPr>
        <w:lastRenderedPageBreak/>
        <w:t>[PLACE ILLUSTRATION 9.3 HERE]</w:t>
      </w:r>
    </w:p>
    <w:p w14:paraId="35077D98" w14:textId="77777777" w:rsidR="00CB3FC9" w:rsidRPr="00C66272" w:rsidRDefault="00C55FA1">
      <w:pPr>
        <w:jc w:val="both"/>
        <w:rPr>
          <w:rFonts w:ascii="Brill" w:eastAsia="Brill" w:hAnsi="Brill" w:cs="Brill"/>
          <w:color w:val="FF0000"/>
        </w:rPr>
      </w:pPr>
      <w:r w:rsidRPr="00C66272">
        <w:rPr>
          <w:rFonts w:ascii="Brill" w:eastAsia="Brill" w:hAnsi="Brill" w:cs="Brill"/>
        </w:rPr>
        <w:t xml:space="preserve">Fig. 9.3: Detectives Peters (l.) and </w:t>
      </w:r>
      <w:proofErr w:type="spellStart"/>
      <w:r w:rsidRPr="00C66272">
        <w:rPr>
          <w:rFonts w:ascii="Brill" w:eastAsia="Brill" w:hAnsi="Brill" w:cs="Brill"/>
        </w:rPr>
        <w:t>Koldehoff</w:t>
      </w:r>
      <w:proofErr w:type="spellEnd"/>
      <w:r w:rsidRPr="00C66272">
        <w:rPr>
          <w:rFonts w:ascii="Brill" w:eastAsia="Brill" w:hAnsi="Brill" w:cs="Brill"/>
        </w:rPr>
        <w:t xml:space="preserve"> at the “Bamboo Bar”, screenshot from episode 20</w:t>
      </w:r>
    </w:p>
    <w:p w14:paraId="35077D99" w14:textId="77777777" w:rsidR="00CB3FC9" w:rsidRPr="00C66272" w:rsidRDefault="00C55FA1">
      <w:pPr>
        <w:spacing w:after="120" w:line="360" w:lineRule="auto"/>
        <w:rPr>
          <w:rFonts w:ascii="Brill" w:eastAsia="Brill" w:hAnsi="Brill" w:cs="Brill"/>
          <w:color w:val="000000"/>
        </w:rPr>
      </w:pPr>
      <w:r w:rsidRPr="00C66272">
        <w:rPr>
          <w:rFonts w:ascii="Brill" w:eastAsia="Brill" w:hAnsi="Brill" w:cs="Brill"/>
          <w:color w:val="000000"/>
        </w:rPr>
        <w:t xml:space="preserve">Source: </w:t>
      </w:r>
      <w:proofErr w:type="spellStart"/>
      <w:r w:rsidRPr="00C66272">
        <w:rPr>
          <w:rFonts w:ascii="Brill" w:eastAsia="Brill" w:hAnsi="Brill" w:cs="Brill"/>
          <w:color w:val="000000"/>
        </w:rPr>
        <w:t>Pidax</w:t>
      </w:r>
      <w:proofErr w:type="spellEnd"/>
      <w:r w:rsidRPr="00C66272">
        <w:rPr>
          <w:rFonts w:ascii="Brill" w:eastAsia="Brill" w:hAnsi="Brill" w:cs="Brill"/>
          <w:color w:val="000000"/>
        </w:rPr>
        <w:t xml:space="preserve"> Film- und </w:t>
      </w:r>
      <w:proofErr w:type="spellStart"/>
      <w:r w:rsidRPr="00C66272">
        <w:rPr>
          <w:rFonts w:ascii="Brill" w:eastAsia="Brill" w:hAnsi="Brill" w:cs="Brill"/>
          <w:color w:val="000000"/>
        </w:rPr>
        <w:t>Hörspielverlag</w:t>
      </w:r>
      <w:proofErr w:type="spellEnd"/>
      <w:r w:rsidRPr="00C66272">
        <w:rPr>
          <w:rFonts w:ascii="Brill" w:eastAsia="Brill" w:hAnsi="Brill" w:cs="Brill"/>
          <w:color w:val="000000"/>
        </w:rPr>
        <w:t xml:space="preserve"> GmbH.</w:t>
      </w:r>
    </w:p>
    <w:p w14:paraId="35077D9A" w14:textId="2C81206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Criminals meet there to discuss their plans as in the “Silver Dollar” in episode 28 (</w:t>
      </w:r>
      <w:r w:rsidR="00B22D2E" w:rsidRPr="00C66272">
        <w:rPr>
          <w:rFonts w:ascii="Brill" w:eastAsia="Brill" w:hAnsi="Brill" w:cs="Brill"/>
        </w:rPr>
        <w:t>“</w:t>
      </w:r>
      <w:r w:rsidRPr="00C66272">
        <w:rPr>
          <w:rFonts w:ascii="Brill" w:eastAsia="Brill" w:hAnsi="Brill" w:cs="Brill"/>
        </w:rPr>
        <w:t>The Polar Bear</w:t>
      </w:r>
      <w:r w:rsidR="00B22D2E" w:rsidRPr="00C66272">
        <w:rPr>
          <w:rFonts w:ascii="Brill" w:eastAsia="Brill" w:hAnsi="Brill" w:cs="Brill"/>
        </w:rPr>
        <w:t>”</w:t>
      </w:r>
      <w:r w:rsidRPr="00C66272">
        <w:rPr>
          <w:rFonts w:ascii="Brill" w:eastAsia="Brill" w:hAnsi="Brill" w:cs="Brill"/>
        </w:rPr>
        <w:t xml:space="preserve">) or to get new papers (episode 1: </w:t>
      </w:r>
      <w:r w:rsidR="00A3125D" w:rsidRPr="00C66272">
        <w:rPr>
          <w:rFonts w:ascii="Brill" w:eastAsia="Brill" w:hAnsi="Brill" w:cs="Brill"/>
        </w:rPr>
        <w:t>“</w:t>
      </w:r>
      <w:r w:rsidRPr="00C66272">
        <w:rPr>
          <w:rFonts w:ascii="Brill" w:eastAsia="Brill" w:hAnsi="Brill" w:cs="Brill"/>
        </w:rPr>
        <w:t>Marijuana</w:t>
      </w:r>
      <w:r w:rsidR="00A3125D" w:rsidRPr="00C66272">
        <w:rPr>
          <w:rFonts w:ascii="Brill" w:eastAsia="Brill" w:hAnsi="Brill" w:cs="Brill"/>
        </w:rPr>
        <w:t>”</w:t>
      </w:r>
      <w:r w:rsidRPr="00C66272">
        <w:rPr>
          <w:rFonts w:ascii="Brill" w:eastAsia="Brill" w:hAnsi="Brill" w:cs="Brill"/>
        </w:rPr>
        <w:t>). They find new victims as in episode 15 (</w:t>
      </w:r>
      <w:r w:rsidR="00B22D2E" w:rsidRPr="00C66272">
        <w:rPr>
          <w:rFonts w:ascii="Brill" w:eastAsia="Brill" w:hAnsi="Brill" w:cs="Brill"/>
        </w:rPr>
        <w:t>“</w:t>
      </w:r>
      <w:r w:rsidRPr="00C66272">
        <w:rPr>
          <w:rFonts w:ascii="Brill" w:eastAsia="Brill" w:hAnsi="Brill" w:cs="Brill"/>
        </w:rPr>
        <w:t>The Company Outing</w:t>
      </w:r>
      <w:r w:rsidR="00B22D2E" w:rsidRPr="00C66272">
        <w:rPr>
          <w:rFonts w:ascii="Brill" w:eastAsia="Brill" w:hAnsi="Brill" w:cs="Brill"/>
        </w:rPr>
        <w:t>”</w:t>
      </w:r>
      <w:r w:rsidRPr="00C66272">
        <w:rPr>
          <w:rFonts w:ascii="Brill" w:eastAsia="Brill" w:hAnsi="Brill" w:cs="Brill"/>
        </w:rPr>
        <w:t xml:space="preserve">), when a drunken accountant attracts the attention of </w:t>
      </w:r>
      <w:r w:rsidR="00A3125D" w:rsidRPr="00C66272">
        <w:rPr>
          <w:rFonts w:ascii="Brill" w:eastAsia="Brill" w:hAnsi="Brill" w:cs="Brill"/>
        </w:rPr>
        <w:t>gangsters,</w:t>
      </w:r>
      <w:r w:rsidRPr="00C66272">
        <w:rPr>
          <w:rFonts w:ascii="Brill" w:eastAsia="Brill" w:hAnsi="Brill" w:cs="Brill"/>
        </w:rPr>
        <w:t xml:space="preserve"> and they steal his company keys. They may even fall victim to other crooks, like the “Norwegians” in episode 8 (</w:t>
      </w:r>
      <w:r w:rsidR="00B22D2E" w:rsidRPr="00C66272">
        <w:rPr>
          <w:rFonts w:ascii="Brill" w:eastAsia="Brill" w:hAnsi="Brill" w:cs="Brill"/>
        </w:rPr>
        <w:t>“</w:t>
      </w:r>
      <w:r w:rsidRPr="00C66272">
        <w:rPr>
          <w:rFonts w:ascii="Brill" w:eastAsia="Brill" w:hAnsi="Brill" w:cs="Brill"/>
        </w:rPr>
        <w:t>The Party</w:t>
      </w:r>
      <w:r w:rsidR="00B22D2E" w:rsidRPr="00C66272">
        <w:rPr>
          <w:rFonts w:ascii="Brill" w:eastAsia="Brill" w:hAnsi="Brill" w:cs="Brill"/>
        </w:rPr>
        <w:t>”</w:t>
      </w:r>
      <w:r w:rsidRPr="00C66272">
        <w:rPr>
          <w:rFonts w:ascii="Brill" w:eastAsia="Brill" w:hAnsi="Brill" w:cs="Brill"/>
        </w:rPr>
        <w:t>), who are pickpocketed in a dance club. When the detectives learn in episode 15 (</w:t>
      </w:r>
      <w:r w:rsidR="00B22D2E" w:rsidRPr="00C66272">
        <w:rPr>
          <w:rFonts w:ascii="Brill" w:eastAsia="Brill" w:hAnsi="Brill" w:cs="Brill"/>
        </w:rPr>
        <w:t>“</w:t>
      </w:r>
      <w:r w:rsidRPr="00C66272">
        <w:rPr>
          <w:rFonts w:ascii="Brill" w:eastAsia="Brill" w:hAnsi="Brill" w:cs="Brill"/>
        </w:rPr>
        <w:t>The Company Outing</w:t>
      </w:r>
      <w:r w:rsidR="00B22D2E" w:rsidRPr="00C66272">
        <w:rPr>
          <w:rFonts w:ascii="Brill" w:eastAsia="Brill" w:hAnsi="Brill" w:cs="Brill"/>
        </w:rPr>
        <w:t>”</w:t>
      </w:r>
      <w:r w:rsidRPr="00C66272">
        <w:rPr>
          <w:rFonts w:ascii="Brill" w:eastAsia="Brill" w:hAnsi="Brill" w:cs="Brill"/>
        </w:rPr>
        <w:t xml:space="preserve">) that two men who have robbed 3,000 Marks will probably turn up in Hamburg with the loot, Detective </w:t>
      </w:r>
      <w:proofErr w:type="spellStart"/>
      <w:r w:rsidRPr="00C66272">
        <w:rPr>
          <w:rFonts w:ascii="Brill" w:eastAsia="Brill" w:hAnsi="Brill" w:cs="Brill"/>
        </w:rPr>
        <w:t>Koldehoff</w:t>
      </w:r>
      <w:proofErr w:type="spellEnd"/>
      <w:r w:rsidRPr="00C66272">
        <w:rPr>
          <w:rFonts w:ascii="Brill" w:eastAsia="Brill" w:hAnsi="Brill" w:cs="Brill"/>
        </w:rPr>
        <w:t xml:space="preserve"> simply remarks: “On the Reeperbahn, for sure!” The young railway worker who, in episode 14 (</w:t>
      </w:r>
      <w:r w:rsidR="00B22D2E" w:rsidRPr="00C66272">
        <w:rPr>
          <w:rFonts w:ascii="Brill" w:eastAsia="Brill" w:hAnsi="Brill" w:cs="Brill"/>
        </w:rPr>
        <w:t>“</w:t>
      </w:r>
      <w:r w:rsidRPr="00C66272">
        <w:rPr>
          <w:rFonts w:ascii="Brill" w:eastAsia="Brill" w:hAnsi="Brill" w:cs="Brill"/>
        </w:rPr>
        <w:t>The Police: Your Friend and Helper</w:t>
      </w:r>
      <w:r w:rsidR="00B22D2E" w:rsidRPr="00C66272">
        <w:rPr>
          <w:rFonts w:ascii="Brill" w:eastAsia="Brill" w:hAnsi="Brill" w:cs="Brill"/>
        </w:rPr>
        <w:t>”</w:t>
      </w:r>
      <w:r w:rsidRPr="00C66272">
        <w:rPr>
          <w:rFonts w:ascii="Brill" w:eastAsia="Brill" w:hAnsi="Brill" w:cs="Brill"/>
        </w:rPr>
        <w:t>), accidentally gets hold of the bag containing the money after a bank robbery, naturally squanders it in a bar in St. Pauli. In episode 20 (</w:t>
      </w:r>
      <w:r w:rsidR="00B22D2E" w:rsidRPr="00C66272">
        <w:rPr>
          <w:rFonts w:ascii="Brill" w:eastAsia="Brill" w:hAnsi="Brill" w:cs="Brill"/>
        </w:rPr>
        <w:t>“</w:t>
      </w:r>
      <w:r w:rsidRPr="00C66272">
        <w:rPr>
          <w:rFonts w:ascii="Brill" w:eastAsia="Brill" w:hAnsi="Brill" w:cs="Brill"/>
        </w:rPr>
        <w:t>The Lady from Hong Kong</w:t>
      </w:r>
      <w:r w:rsidR="00B22D2E" w:rsidRPr="00C66272">
        <w:rPr>
          <w:rFonts w:ascii="Brill" w:eastAsia="Brill" w:hAnsi="Brill" w:cs="Brill"/>
        </w:rPr>
        <w:t>”</w:t>
      </w:r>
      <w:r w:rsidRPr="00C66272">
        <w:rPr>
          <w:rFonts w:ascii="Brill" w:eastAsia="Brill" w:hAnsi="Brill" w:cs="Brill"/>
        </w:rPr>
        <w:t xml:space="preserve">), the “Bamboo Bar” is at the centre of a diamond smuggling story. When the police want to track down a gang of card sharks, they do so by posing as naive trade fairgoers in a St. Pauli pub (episode 32: </w:t>
      </w:r>
      <w:r w:rsidR="00B22D2E" w:rsidRPr="00C66272">
        <w:rPr>
          <w:rFonts w:ascii="Brill" w:eastAsia="Brill" w:hAnsi="Brill" w:cs="Brill"/>
        </w:rPr>
        <w:t>“</w:t>
      </w:r>
      <w:r w:rsidRPr="00C66272">
        <w:rPr>
          <w:rFonts w:ascii="Brill" w:eastAsia="Brill" w:hAnsi="Brill" w:cs="Brill"/>
        </w:rPr>
        <w:t>The Poker Game</w:t>
      </w:r>
      <w:r w:rsidR="00B22D2E" w:rsidRPr="00C66272">
        <w:rPr>
          <w:rFonts w:ascii="Brill" w:eastAsia="Brill" w:hAnsi="Brill" w:cs="Brill"/>
        </w:rPr>
        <w:t>”</w:t>
      </w:r>
      <w:r w:rsidRPr="00C66272">
        <w:rPr>
          <w:rFonts w:ascii="Brill" w:eastAsia="Brill" w:hAnsi="Brill" w:cs="Brill"/>
        </w:rPr>
        <w:t xml:space="preserve">). </w:t>
      </w:r>
    </w:p>
    <w:p w14:paraId="35077D9B" w14:textId="62579BA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w:t>
      </w:r>
      <w:del w:id="4352" w:author="Autor">
        <w:r w:rsidRPr="00F34A6C" w:rsidDel="00FD3956">
          <w:rPr>
            <w:rFonts w:ascii="Brill" w:eastAsia="Brill" w:hAnsi="Brill" w:cs="Brill"/>
            <w:i/>
            <w:iCs/>
            <w:rPrChange w:id="4353" w:author="Autor">
              <w:rPr>
                <w:rFonts w:ascii="Brill" w:eastAsia="Brill" w:hAnsi="Brill" w:cs="Brill"/>
              </w:rPr>
            </w:rPrChange>
          </w:rPr>
          <w:delText>“</w:delText>
        </w:r>
      </w:del>
      <w:r w:rsidRPr="00F34A6C">
        <w:rPr>
          <w:rFonts w:ascii="Brill" w:eastAsia="Brill" w:hAnsi="Brill" w:cs="Brill"/>
          <w:i/>
          <w:iCs/>
          <w:rPrChange w:id="4354" w:author="Autor">
            <w:rPr>
              <w:rFonts w:ascii="Brill" w:eastAsia="Brill" w:hAnsi="Brill" w:cs="Brill"/>
            </w:rPr>
          </w:rPrChange>
        </w:rPr>
        <w:t>Port Police</w:t>
      </w:r>
      <w:del w:id="4355" w:author="Autor">
        <w:r w:rsidRPr="00F34A6C" w:rsidDel="00FD3956">
          <w:rPr>
            <w:rFonts w:ascii="Brill" w:eastAsia="Brill" w:hAnsi="Brill" w:cs="Brill"/>
            <w:i/>
            <w:iCs/>
            <w:rPrChange w:id="4356" w:author="Autor">
              <w:rPr>
                <w:rFonts w:ascii="Brill" w:eastAsia="Brill" w:hAnsi="Brill" w:cs="Brill"/>
              </w:rPr>
            </w:rPrChange>
          </w:rPr>
          <w:delText>”</w:delText>
        </w:r>
      </w:del>
      <w:r w:rsidRPr="00C66272">
        <w:rPr>
          <w:rFonts w:ascii="Brill" w:eastAsia="Brill" w:hAnsi="Brill" w:cs="Brill"/>
        </w:rPr>
        <w:t xml:space="preserve"> episodes pick up on existing St. Pauli stereotypes and reinforce them. Even the fictional characters are subject to them</w:t>
      </w:r>
      <w:ins w:id="4357" w:author="Autor">
        <w:r w:rsidR="00E013D9">
          <w:rPr>
            <w:rFonts w:ascii="Brill" w:eastAsia="Brill" w:hAnsi="Brill" w:cs="Brill"/>
          </w:rPr>
          <w:t>.</w:t>
        </w:r>
      </w:ins>
      <w:del w:id="4358" w:author="Autor">
        <w:r w:rsidRPr="00C66272" w:rsidDel="00E013D9">
          <w:rPr>
            <w:rFonts w:ascii="Brill" w:eastAsia="Brill" w:hAnsi="Brill" w:cs="Brill"/>
          </w:rPr>
          <w:delText>:</w:delText>
        </w:r>
      </w:del>
      <w:r w:rsidRPr="00C66272">
        <w:rPr>
          <w:rFonts w:ascii="Brill" w:eastAsia="Brill" w:hAnsi="Brill" w:cs="Brill"/>
        </w:rPr>
        <w:t xml:space="preserve"> When the detectives suggest to the drunken accountant’s wife that she should look for her husband herself, she replies, “Where, on the Reeperbahn? Well, a woman like me is bound to get molested there!” (episode 15: </w:t>
      </w:r>
      <w:r w:rsidR="00B22D2E" w:rsidRPr="00C66272">
        <w:rPr>
          <w:rFonts w:ascii="Brill" w:eastAsia="Brill" w:hAnsi="Brill" w:cs="Brill"/>
        </w:rPr>
        <w:t>“</w:t>
      </w:r>
      <w:r w:rsidRPr="00C66272">
        <w:rPr>
          <w:rFonts w:ascii="Brill" w:eastAsia="Brill" w:hAnsi="Brill" w:cs="Brill"/>
        </w:rPr>
        <w:t>The Company Outing</w:t>
      </w:r>
      <w:r w:rsidR="00B22D2E" w:rsidRPr="00C66272">
        <w:rPr>
          <w:rFonts w:ascii="Brill" w:eastAsia="Brill" w:hAnsi="Brill" w:cs="Brill"/>
        </w:rPr>
        <w:t>”</w:t>
      </w:r>
      <w:r w:rsidRPr="00C66272">
        <w:rPr>
          <w:rFonts w:ascii="Brill" w:eastAsia="Brill" w:hAnsi="Brill" w:cs="Brill"/>
        </w:rPr>
        <w:t>). In episode 26 (</w:t>
      </w:r>
      <w:r w:rsidR="00B22D2E" w:rsidRPr="00C66272">
        <w:rPr>
          <w:rFonts w:ascii="Brill" w:eastAsia="Brill" w:hAnsi="Brill" w:cs="Brill"/>
        </w:rPr>
        <w:t>“</w:t>
      </w:r>
      <w:r w:rsidRPr="00C66272">
        <w:rPr>
          <w:rFonts w:ascii="Brill" w:eastAsia="Brill" w:hAnsi="Brill" w:cs="Brill"/>
        </w:rPr>
        <w:t>St. Pauli Unmasked</w:t>
      </w:r>
      <w:r w:rsidR="00B22D2E" w:rsidRPr="00C66272">
        <w:rPr>
          <w:rFonts w:ascii="Brill" w:eastAsia="Brill" w:hAnsi="Brill" w:cs="Brill"/>
        </w:rPr>
        <w:t>”</w:t>
      </w:r>
      <w:r w:rsidRPr="00C66272">
        <w:rPr>
          <w:rFonts w:ascii="Brill" w:eastAsia="Brill" w:hAnsi="Brill" w:cs="Brill"/>
        </w:rPr>
        <w:t xml:space="preserve">), about the author of a novel, </w:t>
      </w:r>
      <w:proofErr w:type="spellStart"/>
      <w:r w:rsidRPr="00C66272">
        <w:rPr>
          <w:rFonts w:ascii="Brill" w:eastAsia="Brill" w:hAnsi="Brill" w:cs="Brill"/>
        </w:rPr>
        <w:t>Koldehoff</w:t>
      </w:r>
      <w:proofErr w:type="spellEnd"/>
      <w:r w:rsidRPr="00C66272">
        <w:rPr>
          <w:rFonts w:ascii="Brill" w:eastAsia="Brill" w:hAnsi="Brill" w:cs="Brill"/>
        </w:rPr>
        <w:t xml:space="preserve"> dryly remarks that he reads “St. Pauli Unmasked” every day in the police files. </w:t>
      </w:r>
    </w:p>
    <w:p w14:paraId="35077D9C" w14:textId="6453A3E9"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character of this </w:t>
      </w:r>
      <w:r w:rsidRPr="00C66272">
        <w:rPr>
          <w:rFonts w:ascii="Brill" w:eastAsia="Brill" w:hAnsi="Brill" w:cs="Brill"/>
          <w:i/>
        </w:rPr>
        <w:t>demimonde</w:t>
      </w:r>
      <w:r w:rsidRPr="00C66272">
        <w:rPr>
          <w:rFonts w:ascii="Brill" w:eastAsia="Brill" w:hAnsi="Brill" w:cs="Brill"/>
        </w:rPr>
        <w:t xml:space="preserve"> is not criticised or questioned, nor is it explicitly presented as a drawback of Hamburg as a port city </w:t>
      </w:r>
      <w:ins w:id="4359" w:author="Autor">
        <w:r w:rsidR="00E013D9">
          <w:rPr>
            <w:rFonts w:ascii="ArialMT" w:eastAsia="ArialMT" w:cs="ArialMT" w:hint="eastAsia"/>
            <w:sz w:val="17"/>
            <w:szCs w:val="17"/>
            <w:lang w:val="en-AU"/>
          </w:rPr>
          <w:t>–</w:t>
        </w:r>
      </w:ins>
      <w:del w:id="4360" w:author="Autor">
        <w:r w:rsidRPr="00C66272" w:rsidDel="00E013D9">
          <w:rPr>
            <w:rFonts w:ascii="Brill" w:eastAsia="Brill" w:hAnsi="Brill" w:cs="Brill"/>
          </w:rPr>
          <w:delText>—</w:delText>
        </w:r>
      </w:del>
      <w:r w:rsidRPr="00C66272">
        <w:rPr>
          <w:rFonts w:ascii="Brill" w:eastAsia="Brill" w:hAnsi="Brill" w:cs="Brill"/>
        </w:rPr>
        <w:t xml:space="preserve"> the milieu appears as an unavoidable by-product of the maritime metropolis. The detectives move confidently within this milieu, but in contrast to the more complex police characters of later film and television productions, with a clearly discernible distance. They are not corrupt themselves and are never suspects of crime. It is notable that prostitution and related illegal activities do not feature at all, presumably due to the </w:t>
      </w:r>
      <w:commentRangeStart w:id="4361"/>
      <w:commentRangeStart w:id="4362"/>
      <w:r w:rsidRPr="00C66272">
        <w:rPr>
          <w:rFonts w:ascii="Brill" w:eastAsia="Brill" w:hAnsi="Brill" w:cs="Brill"/>
        </w:rPr>
        <w:t>morality</w:t>
      </w:r>
      <w:commentRangeEnd w:id="4361"/>
      <w:r w:rsidR="00E013D9">
        <w:rPr>
          <w:rStyle w:val="Odwoaniedokomentarza"/>
          <w:lang w:val="en-AU"/>
        </w:rPr>
        <w:commentReference w:id="4361"/>
      </w:r>
      <w:commentRangeEnd w:id="4362"/>
      <w:r w:rsidR="00733A75">
        <w:rPr>
          <w:rStyle w:val="Odwoaniedokomentarza"/>
          <w:lang w:val="en-AU"/>
        </w:rPr>
        <w:commentReference w:id="4362"/>
      </w:r>
      <w:r w:rsidRPr="00C66272">
        <w:rPr>
          <w:rFonts w:ascii="Brill" w:eastAsia="Brill" w:hAnsi="Brill" w:cs="Brill"/>
        </w:rPr>
        <w:t xml:space="preserve"> of 1960s television and the early evening time slot.</w:t>
      </w:r>
    </w:p>
    <w:p w14:paraId="35077D9D" w14:textId="77777777" w:rsidR="00CB3FC9" w:rsidRPr="00C66272" w:rsidRDefault="00CB3FC9">
      <w:pPr>
        <w:spacing w:line="360" w:lineRule="auto"/>
        <w:ind w:firstLine="720"/>
        <w:jc w:val="both"/>
        <w:rPr>
          <w:rFonts w:ascii="Brill" w:eastAsia="Brill" w:hAnsi="Brill" w:cs="Brill"/>
        </w:rPr>
      </w:pPr>
    </w:p>
    <w:p w14:paraId="280F108D" w14:textId="77777777" w:rsidR="00E013D9" w:rsidRDefault="00E013D9">
      <w:pPr>
        <w:spacing w:line="360" w:lineRule="auto"/>
        <w:jc w:val="both"/>
        <w:rPr>
          <w:ins w:id="4363" w:author="Autor"/>
          <w:rFonts w:ascii="Brill" w:eastAsia="Arial" w:hAnsi="Brill" w:cs="Arial"/>
          <w:b/>
          <w:color w:val="FF0000"/>
        </w:rPr>
      </w:pPr>
    </w:p>
    <w:p w14:paraId="35077D9E" w14:textId="62245CF5" w:rsidR="00CB3FC9" w:rsidRPr="00C66272" w:rsidRDefault="00C55FA1">
      <w:pPr>
        <w:spacing w:line="360" w:lineRule="auto"/>
        <w:jc w:val="both"/>
        <w:rPr>
          <w:rFonts w:ascii="Brill" w:eastAsia="Arial" w:hAnsi="Brill" w:cs="Arial"/>
          <w:b/>
          <w:color w:val="FF0000"/>
        </w:rPr>
      </w:pPr>
      <w:r w:rsidRPr="00C66272">
        <w:rPr>
          <w:rFonts w:ascii="Brill" w:eastAsia="Arial" w:hAnsi="Brill" w:cs="Arial"/>
          <w:b/>
          <w:color w:val="FF0000"/>
        </w:rPr>
        <w:lastRenderedPageBreak/>
        <w:t>[PLACE ILLUSTRATION 9.4 HERE]</w:t>
      </w:r>
    </w:p>
    <w:p w14:paraId="35077D9F" w14:textId="77777777" w:rsidR="00CB3FC9" w:rsidRPr="00C66272" w:rsidRDefault="00C55FA1">
      <w:pPr>
        <w:spacing w:line="360" w:lineRule="auto"/>
        <w:jc w:val="both"/>
        <w:rPr>
          <w:rFonts w:ascii="Brill" w:eastAsia="Brill" w:hAnsi="Brill" w:cs="Brill"/>
          <w:color w:val="FF0000"/>
          <w:sz w:val="20"/>
          <w:szCs w:val="20"/>
        </w:rPr>
      </w:pPr>
      <w:r w:rsidRPr="00C66272">
        <w:rPr>
          <w:rFonts w:ascii="Brill" w:eastAsia="Brill" w:hAnsi="Brill" w:cs="Brill"/>
          <w:sz w:val="20"/>
          <w:szCs w:val="20"/>
        </w:rPr>
        <w:t>Fig. 9.4: St. Pauli dance hall scene, screenshot from episode 8</w:t>
      </w:r>
    </w:p>
    <w:p w14:paraId="35077DA0" w14:textId="77777777" w:rsidR="00CB3FC9" w:rsidRPr="00C66272" w:rsidRDefault="00C55FA1">
      <w:pPr>
        <w:spacing w:after="120" w:line="360" w:lineRule="auto"/>
        <w:rPr>
          <w:rFonts w:ascii="Brill" w:eastAsia="Brill" w:hAnsi="Brill" w:cs="Brill"/>
          <w:color w:val="000000"/>
          <w:sz w:val="20"/>
          <w:szCs w:val="20"/>
        </w:rPr>
      </w:pPr>
      <w:r w:rsidRPr="00C66272">
        <w:rPr>
          <w:rFonts w:ascii="Brill" w:eastAsia="Brill" w:hAnsi="Brill" w:cs="Brill"/>
          <w:color w:val="000000"/>
          <w:sz w:val="20"/>
          <w:szCs w:val="20"/>
        </w:rPr>
        <w:t xml:space="preserve">Source: </w:t>
      </w:r>
      <w:proofErr w:type="spellStart"/>
      <w:r w:rsidRPr="00C66272">
        <w:rPr>
          <w:rFonts w:ascii="Brill" w:eastAsia="Brill" w:hAnsi="Brill" w:cs="Brill"/>
          <w:color w:val="000000"/>
          <w:sz w:val="20"/>
          <w:szCs w:val="20"/>
        </w:rPr>
        <w:t>Pidax</w:t>
      </w:r>
      <w:proofErr w:type="spellEnd"/>
      <w:r w:rsidRPr="00C66272">
        <w:rPr>
          <w:rFonts w:ascii="Brill" w:eastAsia="Brill" w:hAnsi="Brill" w:cs="Brill"/>
          <w:color w:val="000000"/>
          <w:sz w:val="20"/>
          <w:szCs w:val="20"/>
        </w:rPr>
        <w:t xml:space="preserve"> Film- und </w:t>
      </w:r>
      <w:proofErr w:type="spellStart"/>
      <w:r w:rsidRPr="00C66272">
        <w:rPr>
          <w:rFonts w:ascii="Brill" w:eastAsia="Brill" w:hAnsi="Brill" w:cs="Brill"/>
          <w:color w:val="000000"/>
          <w:sz w:val="20"/>
          <w:szCs w:val="20"/>
        </w:rPr>
        <w:t>Hörspielverlag</w:t>
      </w:r>
      <w:proofErr w:type="spellEnd"/>
      <w:r w:rsidRPr="00C66272">
        <w:rPr>
          <w:rFonts w:ascii="Brill" w:eastAsia="Brill" w:hAnsi="Brill" w:cs="Brill"/>
          <w:color w:val="000000"/>
          <w:sz w:val="20"/>
          <w:szCs w:val="20"/>
        </w:rPr>
        <w:t xml:space="preserve"> GmbH.</w:t>
      </w:r>
    </w:p>
    <w:p w14:paraId="35077DA1" w14:textId="77777777" w:rsidR="00CB3FC9" w:rsidRPr="00C66272" w:rsidRDefault="00CB3FC9">
      <w:pPr>
        <w:spacing w:line="360" w:lineRule="auto"/>
        <w:jc w:val="both"/>
        <w:rPr>
          <w:rFonts w:ascii="Brill" w:eastAsia="Brill" w:hAnsi="Brill" w:cs="Brill"/>
          <w:b/>
        </w:rPr>
      </w:pPr>
    </w:p>
    <w:p w14:paraId="35077DA2" w14:textId="4584F70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Occasionally, </w:t>
      </w:r>
      <w:del w:id="4364" w:author="Autor">
        <w:r w:rsidRPr="00F34A6C" w:rsidDel="00E013D9">
          <w:rPr>
            <w:rFonts w:ascii="Brill" w:eastAsia="Brill" w:hAnsi="Brill" w:cs="Brill"/>
            <w:i/>
            <w:iCs/>
            <w:rPrChange w:id="4365" w:author="Autor">
              <w:rPr>
                <w:rFonts w:ascii="Brill" w:eastAsia="Brill" w:hAnsi="Brill" w:cs="Brill"/>
              </w:rPr>
            </w:rPrChange>
          </w:rPr>
          <w:delText>“</w:delText>
        </w:r>
      </w:del>
      <w:r w:rsidRPr="00F34A6C">
        <w:rPr>
          <w:rFonts w:ascii="Brill" w:eastAsia="Brill" w:hAnsi="Brill" w:cs="Brill"/>
          <w:i/>
          <w:iCs/>
          <w:rPrChange w:id="4366" w:author="Autor">
            <w:rPr>
              <w:rFonts w:ascii="Brill" w:eastAsia="Brill" w:hAnsi="Brill" w:cs="Brill"/>
            </w:rPr>
          </w:rPrChange>
        </w:rPr>
        <w:t>Port Police</w:t>
      </w:r>
      <w:del w:id="4367" w:author="Autor">
        <w:r w:rsidRPr="00F34A6C" w:rsidDel="00E013D9">
          <w:rPr>
            <w:rFonts w:ascii="Brill" w:eastAsia="Brill" w:hAnsi="Brill" w:cs="Brill"/>
            <w:i/>
            <w:iCs/>
            <w:rPrChange w:id="4368" w:author="Autor">
              <w:rPr>
                <w:rFonts w:ascii="Brill" w:eastAsia="Brill" w:hAnsi="Brill" w:cs="Brill"/>
              </w:rPr>
            </w:rPrChange>
          </w:rPr>
          <w:delText>”</w:delText>
        </w:r>
      </w:del>
      <w:r w:rsidRPr="00C66272">
        <w:rPr>
          <w:rFonts w:ascii="Brill" w:eastAsia="Brill" w:hAnsi="Brill" w:cs="Brill"/>
        </w:rPr>
        <w:t xml:space="preserve"> pays tribute to the vibrant music scene of St. Pauli. In episode 8 (</w:t>
      </w:r>
      <w:r w:rsidR="00B22D2E" w:rsidRPr="00C66272">
        <w:rPr>
          <w:rFonts w:ascii="Brill" w:eastAsia="Brill" w:hAnsi="Brill" w:cs="Brill"/>
        </w:rPr>
        <w:t>“</w:t>
      </w:r>
      <w:r w:rsidRPr="00C66272">
        <w:rPr>
          <w:rFonts w:ascii="Brill" w:eastAsia="Brill" w:hAnsi="Brill" w:cs="Brill"/>
        </w:rPr>
        <w:t>The Party</w:t>
      </w:r>
      <w:r w:rsidR="00B22D2E" w:rsidRPr="00C66272">
        <w:rPr>
          <w:rFonts w:ascii="Brill" w:eastAsia="Brill" w:hAnsi="Brill" w:cs="Brill"/>
        </w:rPr>
        <w:t>”</w:t>
      </w:r>
      <w:r w:rsidRPr="00C66272">
        <w:rPr>
          <w:rFonts w:ascii="Brill" w:eastAsia="Brill" w:hAnsi="Brill" w:cs="Brill"/>
        </w:rPr>
        <w:t xml:space="preserve">) there is a long sequence with a live band and a large crowd of young people dancing in front of the stage, which was probably filmed in one of the clubs on the Reeperbahn or </w:t>
      </w:r>
      <w:proofErr w:type="spellStart"/>
      <w:r w:rsidRPr="00C66272">
        <w:rPr>
          <w:rFonts w:ascii="Brill" w:eastAsia="Brill" w:hAnsi="Brill" w:cs="Brill"/>
        </w:rPr>
        <w:t>Große</w:t>
      </w:r>
      <w:proofErr w:type="spellEnd"/>
      <w:r w:rsidRPr="00C66272">
        <w:rPr>
          <w:rFonts w:ascii="Brill" w:eastAsia="Brill" w:hAnsi="Brill" w:cs="Brill"/>
        </w:rPr>
        <w:t xml:space="preserve"> Freiheit, and in episode 16 (</w:t>
      </w:r>
      <w:r w:rsidR="00B22D2E" w:rsidRPr="00C66272">
        <w:rPr>
          <w:rFonts w:ascii="Brill" w:eastAsia="Brill" w:hAnsi="Brill" w:cs="Brill"/>
        </w:rPr>
        <w:t>“</w:t>
      </w:r>
      <w:r w:rsidRPr="00C66272">
        <w:rPr>
          <w:rFonts w:ascii="Brill" w:eastAsia="Brill" w:hAnsi="Brill" w:cs="Brill"/>
        </w:rPr>
        <w:t>Crooked Tours</w:t>
      </w:r>
      <w:r w:rsidR="00B22D2E" w:rsidRPr="00C66272">
        <w:rPr>
          <w:rFonts w:ascii="Brill" w:eastAsia="Brill" w:hAnsi="Brill" w:cs="Brill"/>
        </w:rPr>
        <w:t>”</w:t>
      </w:r>
      <w:r w:rsidRPr="00C66272">
        <w:rPr>
          <w:rFonts w:ascii="Brill" w:eastAsia="Brill" w:hAnsi="Brill" w:cs="Brill"/>
        </w:rPr>
        <w:t xml:space="preserve">) the </w:t>
      </w:r>
      <w:del w:id="4369" w:author="Autor">
        <w:r w:rsidRPr="00C66272" w:rsidDel="00E013D9">
          <w:rPr>
            <w:rFonts w:ascii="Brill" w:eastAsia="Brill" w:hAnsi="Brill" w:cs="Brill"/>
          </w:rPr>
          <w:delText>“</w:delText>
        </w:r>
      </w:del>
      <w:r w:rsidRPr="00C66272">
        <w:rPr>
          <w:rFonts w:ascii="Brill" w:eastAsia="Brill" w:hAnsi="Brill" w:cs="Brill"/>
        </w:rPr>
        <w:t>Star Club</w:t>
      </w:r>
      <w:del w:id="4370" w:author="Autor">
        <w:r w:rsidRPr="00C66272" w:rsidDel="00E013D9">
          <w:rPr>
            <w:rFonts w:ascii="Brill" w:eastAsia="Brill" w:hAnsi="Brill" w:cs="Brill"/>
          </w:rPr>
          <w:delText>”</w:delText>
        </w:r>
      </w:del>
      <w:r w:rsidRPr="00C66272">
        <w:rPr>
          <w:rFonts w:ascii="Brill" w:eastAsia="Brill" w:hAnsi="Brill" w:cs="Brill"/>
        </w:rPr>
        <w:t xml:space="preserve"> is briefly seen from the outside. A junk dealer with shrunken heads above the counter in episode 11 (</w:t>
      </w:r>
      <w:r w:rsidR="00B22D2E" w:rsidRPr="00C66272">
        <w:rPr>
          <w:rFonts w:ascii="Brill" w:eastAsia="Brill" w:hAnsi="Brill" w:cs="Brill"/>
        </w:rPr>
        <w:t>“</w:t>
      </w:r>
      <w:r w:rsidRPr="00C66272">
        <w:rPr>
          <w:rFonts w:ascii="Brill" w:eastAsia="Brill" w:hAnsi="Brill" w:cs="Brill"/>
        </w:rPr>
        <w:t>The Beach Chair Thief</w:t>
      </w:r>
      <w:r w:rsidR="00B22D2E" w:rsidRPr="00C66272">
        <w:rPr>
          <w:rFonts w:ascii="Brill" w:eastAsia="Brill" w:hAnsi="Brill" w:cs="Brill"/>
        </w:rPr>
        <w:t>”</w:t>
      </w:r>
      <w:r w:rsidRPr="00C66272">
        <w:rPr>
          <w:rFonts w:ascii="Brill" w:eastAsia="Brill" w:hAnsi="Brill" w:cs="Brill"/>
        </w:rPr>
        <w:t>) and a quirky tattoo artist in episode 16 (</w:t>
      </w:r>
      <w:r w:rsidR="00B22D2E" w:rsidRPr="00C66272">
        <w:rPr>
          <w:rFonts w:ascii="Brill" w:eastAsia="Brill" w:hAnsi="Brill" w:cs="Brill"/>
        </w:rPr>
        <w:t>“</w:t>
      </w:r>
      <w:r w:rsidRPr="00C66272">
        <w:rPr>
          <w:rFonts w:ascii="Brill" w:eastAsia="Brill" w:hAnsi="Brill" w:cs="Brill"/>
        </w:rPr>
        <w:t>Crooked Tours</w:t>
      </w:r>
      <w:r w:rsidR="00B22D2E" w:rsidRPr="00C66272">
        <w:rPr>
          <w:rFonts w:ascii="Brill" w:eastAsia="Brill" w:hAnsi="Brill" w:cs="Brill"/>
        </w:rPr>
        <w:t>”</w:t>
      </w:r>
      <w:r w:rsidRPr="00C66272">
        <w:rPr>
          <w:rFonts w:ascii="Brill" w:eastAsia="Brill" w:hAnsi="Brill" w:cs="Brill"/>
        </w:rPr>
        <w:t xml:space="preserve">) represent older maritime structures in the neighbourhood, but these are otherwise not widely depicted. Historian Lars Amenda </w:t>
      </w:r>
      <w:del w:id="4371" w:author="Autor">
        <w:r w:rsidRPr="00C66272" w:rsidDel="00D95C4F">
          <w:rPr>
            <w:rFonts w:ascii="Brill" w:eastAsia="Brill" w:hAnsi="Brill" w:cs="Brill"/>
          </w:rPr>
          <w:delText>characterise</w:delText>
        </w:r>
      </w:del>
      <w:ins w:id="4372" w:author="Autor">
        <w:r w:rsidR="00D95C4F">
          <w:rPr>
            <w:rFonts w:ascii="Brill" w:eastAsia="Brill" w:hAnsi="Brill" w:cs="Brill"/>
          </w:rPr>
          <w:t>characterize</w:t>
        </w:r>
      </w:ins>
      <w:r w:rsidRPr="00C66272">
        <w:rPr>
          <w:rFonts w:ascii="Brill" w:eastAsia="Brill" w:hAnsi="Brill" w:cs="Brill"/>
        </w:rPr>
        <w:t>s St. Pauli as “a contact zone where the foreign and the alien mingled with the urban population” (</w:t>
      </w:r>
      <w:r w:rsidRPr="00B4294C">
        <w:rPr>
          <w:rFonts w:ascii="Brill" w:eastAsia="Brill" w:hAnsi="Brill" w:cs="Brill"/>
        </w:rPr>
        <w:t>Amenda, 2011</w:t>
      </w:r>
      <w:r w:rsidRPr="00C66272">
        <w:rPr>
          <w:rFonts w:ascii="Brill" w:eastAsia="Brill" w:hAnsi="Brill" w:cs="Brill"/>
        </w:rPr>
        <w:t>, p.</w:t>
      </w:r>
      <w:del w:id="4373" w:author="Autor">
        <w:r w:rsidRPr="00C66272" w:rsidDel="00E013D9">
          <w:rPr>
            <w:rFonts w:ascii="Brill" w:eastAsia="Brill" w:hAnsi="Brill" w:cs="Brill"/>
          </w:rPr>
          <w:delText xml:space="preserve"> </w:delText>
        </w:r>
      </w:del>
      <w:r w:rsidRPr="00C66272">
        <w:rPr>
          <w:rFonts w:ascii="Brill" w:eastAsia="Brill" w:hAnsi="Brill" w:cs="Brill"/>
        </w:rPr>
        <w:t xml:space="preserve">207). There is little of this in </w:t>
      </w:r>
      <w:del w:id="4374" w:author="Autor">
        <w:r w:rsidRPr="00F34A6C" w:rsidDel="00E013D9">
          <w:rPr>
            <w:rFonts w:ascii="Brill" w:eastAsia="Brill" w:hAnsi="Brill" w:cs="Brill"/>
            <w:i/>
            <w:iCs/>
            <w:rPrChange w:id="4375" w:author="Autor">
              <w:rPr>
                <w:rFonts w:ascii="Brill" w:eastAsia="Brill" w:hAnsi="Brill" w:cs="Brill"/>
              </w:rPr>
            </w:rPrChange>
          </w:rPr>
          <w:delText>“</w:delText>
        </w:r>
      </w:del>
      <w:r w:rsidRPr="00F34A6C">
        <w:rPr>
          <w:rFonts w:ascii="Brill" w:eastAsia="Brill" w:hAnsi="Brill" w:cs="Brill"/>
          <w:i/>
          <w:iCs/>
          <w:rPrChange w:id="4376" w:author="Autor">
            <w:rPr>
              <w:rFonts w:ascii="Brill" w:eastAsia="Brill" w:hAnsi="Brill" w:cs="Brill"/>
            </w:rPr>
          </w:rPrChange>
        </w:rPr>
        <w:t>Port Police</w:t>
      </w:r>
      <w:del w:id="4377" w:author="Autor">
        <w:r w:rsidRPr="00F34A6C" w:rsidDel="00E013D9">
          <w:rPr>
            <w:rFonts w:ascii="Brill" w:eastAsia="Brill" w:hAnsi="Brill" w:cs="Brill"/>
            <w:i/>
            <w:iCs/>
            <w:rPrChange w:id="4378" w:author="Autor">
              <w:rPr>
                <w:rFonts w:ascii="Brill" w:eastAsia="Brill" w:hAnsi="Brill" w:cs="Brill"/>
              </w:rPr>
            </w:rPrChange>
          </w:rPr>
          <w:delText>”</w:delText>
        </w:r>
      </w:del>
      <w:r w:rsidRPr="00F34A6C">
        <w:rPr>
          <w:rFonts w:ascii="Brill" w:eastAsia="Brill" w:hAnsi="Brill" w:cs="Brill"/>
          <w:i/>
          <w:iCs/>
          <w:rPrChange w:id="4379" w:author="Autor">
            <w:rPr>
              <w:rFonts w:ascii="Brill" w:eastAsia="Brill" w:hAnsi="Brill" w:cs="Brill"/>
            </w:rPr>
          </w:rPrChange>
        </w:rPr>
        <w:t xml:space="preserve">. </w:t>
      </w:r>
      <w:r w:rsidRPr="00C66272">
        <w:rPr>
          <w:rFonts w:ascii="Brill" w:eastAsia="Brill" w:hAnsi="Brill" w:cs="Brill"/>
        </w:rPr>
        <w:t>The presence of tourists is discernible, but the multi-ethnic composition of St. Pauli’s population plays no role at all.</w:t>
      </w:r>
    </w:p>
    <w:p w14:paraId="35077DA3" w14:textId="77777777" w:rsidR="00CB3FC9" w:rsidRPr="00C66272" w:rsidRDefault="00CB3FC9">
      <w:pPr>
        <w:spacing w:line="360" w:lineRule="auto"/>
        <w:jc w:val="both"/>
        <w:rPr>
          <w:rFonts w:ascii="Brill" w:eastAsia="Brill" w:hAnsi="Brill" w:cs="Brill"/>
        </w:rPr>
      </w:pPr>
    </w:p>
    <w:p w14:paraId="35077DA4"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Conclusion</w:t>
      </w:r>
    </w:p>
    <w:p w14:paraId="35077DA5" w14:textId="7C8F229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German television series </w:t>
      </w:r>
      <w:del w:id="4380" w:author="Autor">
        <w:r w:rsidRPr="00F34A6C" w:rsidDel="00E013D9">
          <w:rPr>
            <w:rFonts w:ascii="Brill" w:eastAsia="Brill" w:hAnsi="Brill" w:cs="Brill"/>
            <w:i/>
            <w:iCs/>
            <w:rPrChange w:id="4381" w:author="Autor">
              <w:rPr>
                <w:rFonts w:ascii="Brill" w:eastAsia="Brill" w:hAnsi="Brill" w:cs="Brill"/>
              </w:rPr>
            </w:rPrChange>
          </w:rPr>
          <w:delText>“</w:delText>
        </w:r>
      </w:del>
      <w:r w:rsidRPr="00F34A6C">
        <w:rPr>
          <w:rFonts w:ascii="Brill" w:eastAsia="Brill" w:hAnsi="Brill" w:cs="Brill"/>
          <w:i/>
          <w:iCs/>
          <w:rPrChange w:id="4382" w:author="Autor">
            <w:rPr>
              <w:rFonts w:ascii="Brill" w:eastAsia="Brill" w:hAnsi="Brill" w:cs="Brill"/>
            </w:rPr>
          </w:rPrChange>
        </w:rPr>
        <w:t>Port Police</w:t>
      </w:r>
      <w:del w:id="4383" w:author="Autor">
        <w:r w:rsidRPr="00F34A6C" w:rsidDel="00E013D9">
          <w:rPr>
            <w:rFonts w:ascii="Brill" w:eastAsia="Brill" w:hAnsi="Brill" w:cs="Brill"/>
            <w:i/>
            <w:iCs/>
            <w:rPrChange w:id="4384" w:author="Autor">
              <w:rPr>
                <w:rFonts w:ascii="Brill" w:eastAsia="Brill" w:hAnsi="Brill" w:cs="Brill"/>
              </w:rPr>
            </w:rPrChange>
          </w:rPr>
          <w:delText>”</w:delText>
        </w:r>
      </w:del>
      <w:r w:rsidRPr="00C66272">
        <w:rPr>
          <w:rFonts w:ascii="Brill" w:eastAsia="Brill" w:hAnsi="Brill" w:cs="Brill"/>
        </w:rPr>
        <w:t xml:space="preserve"> was a success with the public because the individual episodes showed a popular subject </w:t>
      </w:r>
      <w:ins w:id="4385" w:author="Autor">
        <w:r w:rsidR="00A36921">
          <w:rPr>
            <w:rFonts w:ascii="ArialMT" w:eastAsia="ArialMT" w:cs="ArialMT" w:hint="eastAsia"/>
            <w:sz w:val="17"/>
            <w:szCs w:val="17"/>
            <w:lang w:val="en-AU"/>
          </w:rPr>
          <w:t>–</w:t>
        </w:r>
      </w:ins>
      <w:del w:id="4386" w:author="Autor">
        <w:r w:rsidRPr="00C66272" w:rsidDel="00A36921">
          <w:rPr>
            <w:rFonts w:ascii="Brill" w:eastAsia="Brill" w:hAnsi="Brill" w:cs="Brill"/>
          </w:rPr>
          <w:delText>—</w:delText>
        </w:r>
      </w:del>
      <w:r w:rsidRPr="00C66272">
        <w:rPr>
          <w:rFonts w:ascii="Brill" w:eastAsia="Brill" w:hAnsi="Brill" w:cs="Brill"/>
        </w:rPr>
        <w:t xml:space="preserve"> the hustling and bustling port of Hamburg and the St. Pauli entertainment district </w:t>
      </w:r>
      <w:ins w:id="4387" w:author="Autor">
        <w:r w:rsidR="00A36921">
          <w:rPr>
            <w:rFonts w:ascii="ArialMT" w:eastAsia="ArialMT" w:cs="ArialMT" w:hint="eastAsia"/>
            <w:sz w:val="17"/>
            <w:szCs w:val="17"/>
            <w:lang w:val="en-AU"/>
          </w:rPr>
          <w:t>–</w:t>
        </w:r>
      </w:ins>
      <w:del w:id="4388" w:author="Autor">
        <w:r w:rsidRPr="00C66272" w:rsidDel="00A36921">
          <w:rPr>
            <w:rFonts w:ascii="Brill" w:eastAsia="Brill" w:hAnsi="Brill" w:cs="Brill"/>
          </w:rPr>
          <w:delText>—</w:delText>
        </w:r>
      </w:del>
      <w:r w:rsidRPr="00C66272">
        <w:rPr>
          <w:rFonts w:ascii="Brill" w:eastAsia="Brill" w:hAnsi="Brill" w:cs="Brill"/>
        </w:rPr>
        <w:t xml:space="preserve"> that viewers were familiar with from other media representations and, in some cases, from personal experience. It tapped into existing maritime images and expectations, which in turn may have been shaped by the ambiguous “blue” and “black” nature of the port city. While these maritime images echoed long-established stereotypes of the port as an escape route to a new life, </w:t>
      </w:r>
      <w:del w:id="4389" w:author="Autor">
        <w:r w:rsidRPr="00C66272" w:rsidDel="00A36921">
          <w:rPr>
            <w:rFonts w:ascii="Brill" w:eastAsia="Brill" w:hAnsi="Brill" w:cs="Brill"/>
          </w:rPr>
          <w:delText xml:space="preserve">but also </w:delText>
        </w:r>
      </w:del>
      <w:r w:rsidRPr="00C66272">
        <w:rPr>
          <w:rFonts w:ascii="Brill" w:eastAsia="Brill" w:hAnsi="Brill" w:cs="Brill"/>
        </w:rPr>
        <w:t>as</w:t>
      </w:r>
      <w:ins w:id="4390" w:author="Autor">
        <w:r w:rsidR="00A36921">
          <w:rPr>
            <w:rFonts w:ascii="Brill" w:eastAsia="Brill" w:hAnsi="Brill" w:cs="Brill"/>
          </w:rPr>
          <w:t xml:space="preserve"> well</w:t>
        </w:r>
      </w:ins>
      <w:r w:rsidRPr="00C66272">
        <w:rPr>
          <w:rFonts w:ascii="Brill" w:eastAsia="Brill" w:hAnsi="Brill" w:cs="Brill"/>
        </w:rPr>
        <w:t xml:space="preserve"> a</w:t>
      </w:r>
      <w:ins w:id="4391" w:author="Autor">
        <w:r w:rsidR="00A36921">
          <w:rPr>
            <w:rFonts w:ascii="Brill" w:eastAsia="Brill" w:hAnsi="Brill" w:cs="Brill"/>
          </w:rPr>
          <w:t>s</w:t>
        </w:r>
      </w:ins>
      <w:r w:rsidRPr="00C66272">
        <w:rPr>
          <w:rFonts w:ascii="Brill" w:eastAsia="Brill" w:hAnsi="Brill" w:cs="Brill"/>
        </w:rPr>
        <w:t xml:space="preserve"> playground for shady elements, the ships and work processes shown corresponded to the state of a modern seaport on the eve of containerisation and avoided explicitly nostalgic overtones.</w:t>
      </w:r>
    </w:p>
    <w:p w14:paraId="35077DA6" w14:textId="0618C3D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episodes of </w:t>
      </w:r>
      <w:del w:id="4392" w:author="Autor">
        <w:r w:rsidRPr="00F34A6C" w:rsidDel="00A36921">
          <w:rPr>
            <w:rFonts w:ascii="Brill" w:eastAsia="Brill" w:hAnsi="Brill" w:cs="Brill"/>
            <w:i/>
            <w:iCs/>
            <w:rPrChange w:id="4393" w:author="Autor">
              <w:rPr>
                <w:rFonts w:ascii="Brill" w:eastAsia="Brill" w:hAnsi="Brill" w:cs="Brill"/>
              </w:rPr>
            </w:rPrChange>
          </w:rPr>
          <w:delText>“</w:delText>
        </w:r>
      </w:del>
      <w:r w:rsidRPr="00F34A6C">
        <w:rPr>
          <w:rFonts w:ascii="Brill" w:eastAsia="Brill" w:hAnsi="Brill" w:cs="Brill"/>
          <w:i/>
          <w:iCs/>
          <w:rPrChange w:id="4394" w:author="Autor">
            <w:rPr>
              <w:rFonts w:ascii="Brill" w:eastAsia="Brill" w:hAnsi="Brill" w:cs="Brill"/>
            </w:rPr>
          </w:rPrChange>
        </w:rPr>
        <w:t>Port Police</w:t>
      </w:r>
      <w:del w:id="4395" w:author="Autor">
        <w:r w:rsidRPr="00F34A6C" w:rsidDel="00A36921">
          <w:rPr>
            <w:rFonts w:ascii="Brill" w:eastAsia="Brill" w:hAnsi="Brill" w:cs="Brill"/>
            <w:i/>
            <w:iCs/>
            <w:rPrChange w:id="4396" w:author="Autor">
              <w:rPr>
                <w:rFonts w:ascii="Brill" w:eastAsia="Brill" w:hAnsi="Brill" w:cs="Brill"/>
              </w:rPr>
            </w:rPrChange>
          </w:rPr>
          <w:delText>”</w:delText>
        </w:r>
      </w:del>
      <w:r w:rsidRPr="00C66272">
        <w:rPr>
          <w:rFonts w:ascii="Brill" w:eastAsia="Brill" w:hAnsi="Brill" w:cs="Brill"/>
        </w:rPr>
        <w:t xml:space="preserve"> could not do justice to the full complexity of port activities, partly because of production limitations and partly because of its genre character as a detective series. The shots of the port facilities, the River Elbe</w:t>
      </w:r>
      <w:ins w:id="4397" w:author="Autor">
        <w:r w:rsidR="00A36921">
          <w:rPr>
            <w:rFonts w:ascii="Brill" w:eastAsia="Brill" w:hAnsi="Brill" w:cs="Brill"/>
          </w:rPr>
          <w:t>,</w:t>
        </w:r>
      </w:ins>
      <w:r w:rsidRPr="00C66272">
        <w:rPr>
          <w:rFonts w:ascii="Brill" w:eastAsia="Brill" w:hAnsi="Brill" w:cs="Brill"/>
        </w:rPr>
        <w:t xml:space="preserve"> and the ships often had an illustrative function: the maritime elements served primarily as attractive backdrops and anchors of locality and authenticity. In particular, the chases on the water and the scenes set </w:t>
      </w:r>
      <w:r w:rsidRPr="00C66272">
        <w:rPr>
          <w:rFonts w:ascii="Brill" w:eastAsia="Brill" w:hAnsi="Brill" w:cs="Brill"/>
        </w:rPr>
        <w:lastRenderedPageBreak/>
        <w:t>in and around the warehouses on the quays, as well as some of the film scenes in the bars, showed perspectives that were not accessible to ordinary visitors walking around in the area. This explains why they were particularly appealing to viewers, as were other media representations with unusual perspectives, such as aerial views on picture postcards (</w:t>
      </w:r>
      <w:r w:rsidRPr="00CE472E">
        <w:rPr>
          <w:rFonts w:ascii="Brill" w:eastAsia="Brill" w:hAnsi="Brill" w:cs="Brill"/>
        </w:rPr>
        <w:t>Kowalewski, 2021</w:t>
      </w:r>
      <w:r w:rsidRPr="00C66272">
        <w:rPr>
          <w:rFonts w:ascii="Brill" w:eastAsia="Brill" w:hAnsi="Brill" w:cs="Brill"/>
        </w:rPr>
        <w:t>, p.</w:t>
      </w:r>
      <w:del w:id="4398" w:author="Autor">
        <w:r w:rsidRPr="00C66272" w:rsidDel="00A36921">
          <w:rPr>
            <w:rFonts w:ascii="Brill" w:eastAsia="Brill" w:hAnsi="Brill" w:cs="Brill"/>
          </w:rPr>
          <w:delText xml:space="preserve"> </w:delText>
        </w:r>
      </w:del>
      <w:r w:rsidRPr="00C66272">
        <w:rPr>
          <w:rFonts w:ascii="Brill" w:eastAsia="Brill" w:hAnsi="Brill" w:cs="Brill"/>
        </w:rPr>
        <w:t xml:space="preserve">61). </w:t>
      </w:r>
    </w:p>
    <w:p w14:paraId="35077DA7" w14:textId="7530363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plots of the </w:t>
      </w:r>
      <w:del w:id="4399" w:author="Autor">
        <w:r w:rsidRPr="00F34A6C" w:rsidDel="00A36921">
          <w:rPr>
            <w:rFonts w:ascii="Brill" w:eastAsia="Brill" w:hAnsi="Brill" w:cs="Brill"/>
            <w:i/>
            <w:iCs/>
            <w:rPrChange w:id="4400" w:author="Autor">
              <w:rPr>
                <w:rFonts w:ascii="Brill" w:eastAsia="Brill" w:hAnsi="Brill" w:cs="Brill"/>
              </w:rPr>
            </w:rPrChange>
          </w:rPr>
          <w:delText>“</w:delText>
        </w:r>
      </w:del>
      <w:r w:rsidRPr="00F34A6C">
        <w:rPr>
          <w:rFonts w:ascii="Brill" w:eastAsia="Brill" w:hAnsi="Brill" w:cs="Brill"/>
          <w:i/>
          <w:iCs/>
          <w:rPrChange w:id="4401" w:author="Autor">
            <w:rPr>
              <w:rFonts w:ascii="Brill" w:eastAsia="Brill" w:hAnsi="Brill" w:cs="Brill"/>
            </w:rPr>
          </w:rPrChange>
        </w:rPr>
        <w:t>Port Police</w:t>
      </w:r>
      <w:del w:id="4402" w:author="Autor">
        <w:r w:rsidRPr="00F34A6C" w:rsidDel="00A36921">
          <w:rPr>
            <w:rFonts w:ascii="Brill" w:eastAsia="Brill" w:hAnsi="Brill" w:cs="Brill"/>
            <w:i/>
            <w:iCs/>
            <w:rPrChange w:id="4403" w:author="Autor">
              <w:rPr>
                <w:rFonts w:ascii="Brill" w:eastAsia="Brill" w:hAnsi="Brill" w:cs="Brill"/>
              </w:rPr>
            </w:rPrChange>
          </w:rPr>
          <w:delText>”</w:delText>
        </w:r>
      </w:del>
      <w:r w:rsidRPr="00C66272">
        <w:rPr>
          <w:rFonts w:ascii="Brill" w:eastAsia="Brill" w:hAnsi="Brill" w:cs="Brill"/>
        </w:rPr>
        <w:t xml:space="preserve"> episodes served established myths, especially the image of the port and the ships as “the gateway to the world” and the image of St. Pauli as an entertainment district with a strong connection to crime. The latter was taken for granted, but the arrest of the perpetrators at the end of each episode showed that crime did not pay</w:t>
      </w:r>
      <w:r w:rsidR="00BC10DB" w:rsidRPr="00C66272">
        <w:rPr>
          <w:rFonts w:ascii="Brill" w:eastAsia="Brill" w:hAnsi="Brill" w:cs="Brill"/>
        </w:rPr>
        <w:t xml:space="preserve"> </w:t>
      </w:r>
      <w:r w:rsidRPr="00C66272">
        <w:rPr>
          <w:rFonts w:ascii="Brill" w:eastAsia="Brill" w:hAnsi="Brill" w:cs="Brill"/>
        </w:rPr>
        <w:t xml:space="preserve">and in a bustling port city the temptations might be greater than elsewhere, but in the end the civic order prevailed here too. What remained underexposed was the cosmopolitanism of the port city and its function as a hub for international cargo flows, as well as the spatial dimensions of the port. It can be assumed, however, that </w:t>
      </w:r>
      <w:del w:id="4404" w:author="Autor">
        <w:r w:rsidRPr="00F34A6C" w:rsidDel="00A36921">
          <w:rPr>
            <w:rFonts w:ascii="Brill" w:eastAsia="Brill" w:hAnsi="Brill" w:cs="Brill"/>
            <w:i/>
            <w:iCs/>
            <w:rPrChange w:id="4405" w:author="Autor">
              <w:rPr>
                <w:rFonts w:ascii="Brill" w:eastAsia="Brill" w:hAnsi="Brill" w:cs="Brill"/>
              </w:rPr>
            </w:rPrChange>
          </w:rPr>
          <w:delText>“</w:delText>
        </w:r>
      </w:del>
      <w:r w:rsidRPr="00F34A6C">
        <w:rPr>
          <w:rFonts w:ascii="Brill" w:eastAsia="Brill" w:hAnsi="Brill" w:cs="Brill"/>
          <w:i/>
          <w:iCs/>
          <w:rPrChange w:id="4406" w:author="Autor">
            <w:rPr>
              <w:rFonts w:ascii="Brill" w:eastAsia="Brill" w:hAnsi="Brill" w:cs="Brill"/>
            </w:rPr>
          </w:rPrChange>
        </w:rPr>
        <w:t>Port Police</w:t>
      </w:r>
      <w:del w:id="4407" w:author="Autor">
        <w:r w:rsidRPr="00F34A6C" w:rsidDel="00A36921">
          <w:rPr>
            <w:rFonts w:ascii="Brill" w:eastAsia="Brill" w:hAnsi="Brill" w:cs="Brill"/>
            <w:i/>
            <w:iCs/>
            <w:highlight w:val="green"/>
            <w:rPrChange w:id="4408" w:author="Autor">
              <w:rPr>
                <w:rFonts w:ascii="Brill" w:eastAsia="Brill" w:hAnsi="Brill" w:cs="Brill"/>
              </w:rPr>
            </w:rPrChange>
          </w:rPr>
          <w:delText>”</w:delText>
        </w:r>
      </w:del>
      <w:r w:rsidRPr="00C66272">
        <w:rPr>
          <w:rFonts w:ascii="Brill" w:eastAsia="Brill" w:hAnsi="Brill" w:cs="Brill"/>
        </w:rPr>
        <w:t xml:space="preserve"> did not have a corrective effect on the audience’s predetermined expectations; rather, viewers may have simply taken these aspects for granted.</w:t>
      </w:r>
    </w:p>
    <w:p w14:paraId="35077DA8" w14:textId="51CE97E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Today, the port of Hamburg looks very different: </w:t>
      </w:r>
      <w:ins w:id="4409" w:author="Autor">
        <w:r w:rsidR="00A36921">
          <w:rPr>
            <w:rFonts w:ascii="Brill" w:eastAsia="Brill" w:hAnsi="Brill" w:cs="Brill"/>
          </w:rPr>
          <w:t>t</w:t>
        </w:r>
      </w:ins>
      <w:del w:id="4410" w:author="Autor">
        <w:r w:rsidRPr="00C66272" w:rsidDel="00A36921">
          <w:rPr>
            <w:rFonts w:ascii="Brill" w:eastAsia="Brill" w:hAnsi="Brill" w:cs="Brill"/>
          </w:rPr>
          <w:delText>T</w:delText>
        </w:r>
      </w:del>
      <w:r w:rsidRPr="00C66272">
        <w:rPr>
          <w:rFonts w:ascii="Brill" w:eastAsia="Brill" w:hAnsi="Brill" w:cs="Brill"/>
        </w:rPr>
        <w:t xml:space="preserve">he quaysides and heavily secured container terminals are still busy 24 hours a day. The volume of cargo has quadrupled in recent decades compared with the years of the </w:t>
      </w:r>
      <w:del w:id="4411" w:author="Autor">
        <w:r w:rsidRPr="00F34A6C" w:rsidDel="00A36921">
          <w:rPr>
            <w:rFonts w:ascii="Brill" w:eastAsia="Brill" w:hAnsi="Brill" w:cs="Brill"/>
            <w:i/>
            <w:iCs/>
            <w:rPrChange w:id="4412" w:author="Autor">
              <w:rPr>
                <w:rFonts w:ascii="Brill" w:eastAsia="Brill" w:hAnsi="Brill" w:cs="Brill"/>
              </w:rPr>
            </w:rPrChange>
          </w:rPr>
          <w:delText>“</w:delText>
        </w:r>
      </w:del>
      <w:r w:rsidRPr="00F34A6C">
        <w:rPr>
          <w:rFonts w:ascii="Brill" w:eastAsia="Brill" w:hAnsi="Brill" w:cs="Brill"/>
          <w:i/>
          <w:iCs/>
          <w:rPrChange w:id="4413" w:author="Autor">
            <w:rPr>
              <w:rFonts w:ascii="Brill" w:eastAsia="Brill" w:hAnsi="Brill" w:cs="Brill"/>
            </w:rPr>
          </w:rPrChange>
        </w:rPr>
        <w:t>Port Police</w:t>
      </w:r>
      <w:del w:id="4414" w:author="Autor">
        <w:r w:rsidRPr="00F34A6C" w:rsidDel="00A36921">
          <w:rPr>
            <w:rFonts w:ascii="Brill" w:eastAsia="Brill" w:hAnsi="Brill" w:cs="Brill"/>
            <w:i/>
            <w:iCs/>
            <w:rPrChange w:id="4415" w:author="Autor">
              <w:rPr>
                <w:rFonts w:ascii="Brill" w:eastAsia="Brill" w:hAnsi="Brill" w:cs="Brill"/>
              </w:rPr>
            </w:rPrChange>
          </w:rPr>
          <w:delText>”</w:delText>
        </w:r>
      </w:del>
      <w:r w:rsidRPr="00C66272">
        <w:rPr>
          <w:rFonts w:ascii="Brill" w:eastAsia="Brill" w:hAnsi="Brill" w:cs="Brill"/>
        </w:rPr>
        <w:t xml:space="preserve"> series. But modern container ships lack the individuality of the old freighters, and port operations are now highly automated and computerised. While the port is still bustling in purely economic terms, the atmosphere has changed, with far fewer sailors, dockers, and other port workers. In St. Pauli, they are no longer present at all. The entertainment district is now entirely in the hands of spectators and tourists. Some of them frequent the brothels, adult book shops, and basement pubs that </w:t>
      </w:r>
      <w:r w:rsidR="00804D81" w:rsidRPr="00C66272">
        <w:rPr>
          <w:rFonts w:ascii="Brill" w:eastAsia="Brill" w:hAnsi="Brill" w:cs="Brill"/>
        </w:rPr>
        <w:t>remain</w:t>
      </w:r>
      <w:r w:rsidRPr="00C66272">
        <w:rPr>
          <w:rFonts w:ascii="Brill" w:eastAsia="Brill" w:hAnsi="Brill" w:cs="Brill"/>
        </w:rPr>
        <w:t xml:space="preserve">, but many others enjoy the respectable theatres, music clubs, </w:t>
      </w:r>
      <w:r w:rsidR="00804D81" w:rsidRPr="00C66272">
        <w:rPr>
          <w:rFonts w:ascii="Brill" w:eastAsia="Brill" w:hAnsi="Brill" w:cs="Brill"/>
        </w:rPr>
        <w:t>and</w:t>
      </w:r>
      <w:r w:rsidRPr="00C66272">
        <w:rPr>
          <w:rFonts w:ascii="Brill" w:eastAsia="Brill" w:hAnsi="Brill" w:cs="Brill"/>
        </w:rPr>
        <w:t xml:space="preserve"> restaurants that have revitalised the area since the 1980s. Crime still </w:t>
      </w:r>
      <w:r w:rsidR="00804D81" w:rsidRPr="00C66272">
        <w:rPr>
          <w:rFonts w:ascii="Brill" w:eastAsia="Brill" w:hAnsi="Brill" w:cs="Brill"/>
        </w:rPr>
        <w:t>exists but</w:t>
      </w:r>
      <w:r w:rsidRPr="00C66272">
        <w:rPr>
          <w:rFonts w:ascii="Brill" w:eastAsia="Brill" w:hAnsi="Brill" w:cs="Brill"/>
        </w:rPr>
        <w:t xml:space="preserve"> does not define the area’s image. While the success of </w:t>
      </w:r>
      <w:del w:id="4416" w:author="Autor">
        <w:r w:rsidRPr="00F34A6C" w:rsidDel="00A36921">
          <w:rPr>
            <w:rFonts w:ascii="Brill" w:eastAsia="Brill" w:hAnsi="Brill" w:cs="Brill"/>
            <w:i/>
            <w:iCs/>
            <w:rPrChange w:id="4417" w:author="Autor">
              <w:rPr>
                <w:rFonts w:ascii="Brill" w:eastAsia="Brill" w:hAnsi="Brill" w:cs="Brill"/>
              </w:rPr>
            </w:rPrChange>
          </w:rPr>
          <w:delText>“</w:delText>
        </w:r>
      </w:del>
      <w:r w:rsidRPr="00F34A6C">
        <w:rPr>
          <w:rFonts w:ascii="Brill" w:eastAsia="Brill" w:hAnsi="Brill" w:cs="Brill"/>
          <w:i/>
          <w:iCs/>
          <w:rPrChange w:id="4418" w:author="Autor">
            <w:rPr>
              <w:rFonts w:ascii="Brill" w:eastAsia="Brill" w:hAnsi="Brill" w:cs="Brill"/>
            </w:rPr>
          </w:rPrChange>
        </w:rPr>
        <w:t>Port Police</w:t>
      </w:r>
      <w:del w:id="4419" w:author="Autor">
        <w:r w:rsidRPr="00F34A6C" w:rsidDel="00A36921">
          <w:rPr>
            <w:rFonts w:ascii="Brill" w:eastAsia="Brill" w:hAnsi="Brill" w:cs="Brill"/>
            <w:i/>
            <w:iCs/>
            <w:rPrChange w:id="4420" w:author="Autor">
              <w:rPr>
                <w:rFonts w:ascii="Brill" w:eastAsia="Brill" w:hAnsi="Brill" w:cs="Brill"/>
              </w:rPr>
            </w:rPrChange>
          </w:rPr>
          <w:delText>”</w:delText>
        </w:r>
      </w:del>
      <w:r w:rsidRPr="00C66272">
        <w:rPr>
          <w:rFonts w:ascii="Brill" w:eastAsia="Brill" w:hAnsi="Brill" w:cs="Brill"/>
        </w:rPr>
        <w:t xml:space="preserve"> in the 1960s was based on its supposedly realistic portrayal of Hamburg’s “port cityscape</w:t>
      </w:r>
      <w:ins w:id="4421" w:author="Autor">
        <w:r w:rsidR="00A36921">
          <w:rPr>
            <w:rFonts w:ascii="Brill" w:eastAsia="Brill" w:hAnsi="Brill" w:cs="Brill"/>
          </w:rPr>
          <w:t>,</w:t>
        </w:r>
      </w:ins>
      <w:r w:rsidRPr="00C66272">
        <w:rPr>
          <w:rFonts w:ascii="Brill" w:eastAsia="Brill" w:hAnsi="Brill" w:cs="Brill"/>
        </w:rPr>
        <w:t>”</w:t>
      </w:r>
      <w:del w:id="4422" w:author="Autor">
        <w:r w:rsidRPr="00C66272" w:rsidDel="00A36921">
          <w:rPr>
            <w:rFonts w:ascii="Brill" w:eastAsia="Brill" w:hAnsi="Brill" w:cs="Brill"/>
          </w:rPr>
          <w:delText>,</w:delText>
        </w:r>
      </w:del>
      <w:r w:rsidRPr="00C66272">
        <w:rPr>
          <w:rFonts w:ascii="Brill" w:eastAsia="Brill" w:hAnsi="Brill" w:cs="Brill"/>
        </w:rPr>
        <w:t xml:space="preserve"> today the series evokes nostalgic feelings and has become part of the romanticised past of the port of Hamburg. Reruns are occasionally shown in night-time programmes. </w:t>
      </w:r>
    </w:p>
    <w:p w14:paraId="35077DA9" w14:textId="2CC7785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context of various forms of advertising for Hamburg </w:t>
      </w:r>
      <w:ins w:id="4423" w:author="Autor">
        <w:r w:rsidR="00A36921">
          <w:rPr>
            <w:rFonts w:ascii="ArialMT" w:eastAsia="ArialMT" w:cs="ArialMT" w:hint="eastAsia"/>
            <w:sz w:val="17"/>
            <w:szCs w:val="17"/>
            <w:lang w:val="en-AU"/>
          </w:rPr>
          <w:t>–</w:t>
        </w:r>
      </w:ins>
      <w:del w:id="4424" w:author="Autor">
        <w:r w:rsidRPr="00C66272" w:rsidDel="00A36921">
          <w:rPr>
            <w:rFonts w:ascii="Brill" w:eastAsia="Brill" w:hAnsi="Brill" w:cs="Brill"/>
          </w:rPr>
          <w:delText>—</w:delText>
        </w:r>
      </w:del>
      <w:r w:rsidRPr="00C66272">
        <w:rPr>
          <w:rFonts w:ascii="Brill" w:eastAsia="Brill" w:hAnsi="Brill" w:cs="Brill"/>
        </w:rPr>
        <w:t xml:space="preserve"> actively initiated by the city or indirectly through Hamburg’s presence in the media </w:t>
      </w:r>
      <w:ins w:id="4425" w:author="Autor">
        <w:r w:rsidR="00A36921">
          <w:rPr>
            <w:rFonts w:ascii="ArialMT" w:eastAsia="ArialMT" w:cs="ArialMT" w:hint="eastAsia"/>
            <w:sz w:val="17"/>
            <w:szCs w:val="17"/>
            <w:lang w:val="en-AU"/>
          </w:rPr>
          <w:t>–</w:t>
        </w:r>
        <w:r w:rsidR="00A36921">
          <w:rPr>
            <w:rFonts w:ascii="ArialMT" w:eastAsia="ArialMT" w:cs="ArialMT"/>
            <w:sz w:val="17"/>
            <w:szCs w:val="17"/>
            <w:lang w:val="en-AU"/>
          </w:rPr>
          <w:t xml:space="preserve"> </w:t>
        </w:r>
      </w:ins>
      <w:del w:id="4426" w:author="Autor">
        <w:r w:rsidRPr="00C66272" w:rsidDel="00A36921">
          <w:rPr>
            <w:rFonts w:ascii="Brill" w:eastAsia="Brill" w:hAnsi="Brill" w:cs="Brill"/>
          </w:rPr>
          <w:delText xml:space="preserve">— </w:delText>
        </w:r>
      </w:del>
      <w:r w:rsidRPr="00C66272">
        <w:rPr>
          <w:rFonts w:ascii="Brill" w:eastAsia="Brill" w:hAnsi="Brill" w:cs="Brill"/>
        </w:rPr>
        <w:t xml:space="preserve">television productions have had </w:t>
      </w:r>
      <w:r w:rsidRPr="00C66272">
        <w:rPr>
          <w:rFonts w:ascii="Brill" w:eastAsia="Brill" w:hAnsi="Brill" w:cs="Brill"/>
        </w:rPr>
        <w:lastRenderedPageBreak/>
        <w:t xml:space="preserve">a positive effect </w:t>
      </w:r>
      <w:r w:rsidR="000313DA" w:rsidRPr="00C66272">
        <w:rPr>
          <w:rFonts w:ascii="Brill" w:eastAsia="Brill" w:hAnsi="Brill" w:cs="Brill"/>
        </w:rPr>
        <w:t>on</w:t>
      </w:r>
      <w:r w:rsidRPr="00C66272">
        <w:rPr>
          <w:rFonts w:ascii="Brill" w:eastAsia="Brill" w:hAnsi="Brill" w:cs="Brill"/>
        </w:rPr>
        <w:t xml:space="preserve"> the city. They have put Hamburg and its port on the map in the eyes of the general public and stimulated interest in the city. The </w:t>
      </w:r>
      <w:del w:id="4427" w:author="Autor">
        <w:r w:rsidRPr="00F34A6C" w:rsidDel="00A36921">
          <w:rPr>
            <w:rFonts w:ascii="Brill" w:eastAsia="Brill" w:hAnsi="Brill" w:cs="Brill"/>
            <w:i/>
            <w:iCs/>
            <w:rPrChange w:id="4428" w:author="Autor">
              <w:rPr>
                <w:rFonts w:ascii="Brill" w:eastAsia="Brill" w:hAnsi="Brill" w:cs="Brill"/>
              </w:rPr>
            </w:rPrChange>
          </w:rPr>
          <w:delText>“</w:delText>
        </w:r>
      </w:del>
      <w:r w:rsidRPr="00F34A6C">
        <w:rPr>
          <w:rFonts w:ascii="Brill" w:eastAsia="Brill" w:hAnsi="Brill" w:cs="Brill"/>
          <w:i/>
          <w:iCs/>
          <w:rPrChange w:id="4429" w:author="Autor">
            <w:rPr>
              <w:rFonts w:ascii="Brill" w:eastAsia="Brill" w:hAnsi="Brill" w:cs="Brill"/>
            </w:rPr>
          </w:rPrChange>
        </w:rPr>
        <w:t>Port Police</w:t>
      </w:r>
      <w:del w:id="4430" w:author="Autor">
        <w:r w:rsidRPr="00F34A6C" w:rsidDel="00A36921">
          <w:rPr>
            <w:rFonts w:ascii="Brill" w:eastAsia="Brill" w:hAnsi="Brill" w:cs="Brill"/>
            <w:i/>
            <w:iCs/>
            <w:rPrChange w:id="4431" w:author="Autor">
              <w:rPr>
                <w:rFonts w:ascii="Brill" w:eastAsia="Brill" w:hAnsi="Brill" w:cs="Brill"/>
              </w:rPr>
            </w:rPrChange>
          </w:rPr>
          <w:delText>”</w:delText>
        </w:r>
      </w:del>
      <w:r w:rsidRPr="00C66272">
        <w:rPr>
          <w:rFonts w:ascii="Brill" w:eastAsia="Brill" w:hAnsi="Brill" w:cs="Brill"/>
        </w:rPr>
        <w:t xml:space="preserve"> series confirmed the “blue” associations of “Hamburg </w:t>
      </w:r>
      <w:ins w:id="4432" w:author="Autor">
        <w:r w:rsidR="00A36921">
          <w:rPr>
            <w:rFonts w:ascii="ArialMT" w:eastAsia="ArialMT" w:cs="ArialMT" w:hint="eastAsia"/>
            <w:sz w:val="17"/>
            <w:szCs w:val="17"/>
            <w:lang w:val="en-AU"/>
          </w:rPr>
          <w:t>–</w:t>
        </w:r>
        <w:r w:rsidR="00A36921">
          <w:rPr>
            <w:rFonts w:ascii="ArialMT" w:eastAsia="ArialMT" w:cs="ArialMT"/>
            <w:sz w:val="17"/>
            <w:szCs w:val="17"/>
            <w:lang w:val="en-AU"/>
          </w:rPr>
          <w:t xml:space="preserve"> </w:t>
        </w:r>
      </w:ins>
      <w:del w:id="4433" w:author="Autor">
        <w:r w:rsidRPr="00C66272" w:rsidDel="00A36921">
          <w:rPr>
            <w:rFonts w:ascii="Brill" w:eastAsia="Brill" w:hAnsi="Brill" w:cs="Brill"/>
          </w:rPr>
          <w:delText xml:space="preserve">— </w:delText>
        </w:r>
      </w:del>
      <w:r w:rsidRPr="00C66272">
        <w:rPr>
          <w:rFonts w:ascii="Brill" w:eastAsia="Brill" w:hAnsi="Brill" w:cs="Brill"/>
        </w:rPr>
        <w:t xml:space="preserve">port </w:t>
      </w:r>
      <w:ins w:id="4434" w:author="Autor">
        <w:r w:rsidR="00A36921">
          <w:rPr>
            <w:rFonts w:ascii="ArialMT" w:eastAsia="ArialMT" w:cs="ArialMT" w:hint="eastAsia"/>
            <w:sz w:val="17"/>
            <w:szCs w:val="17"/>
            <w:lang w:val="en-AU"/>
          </w:rPr>
          <w:t>–</w:t>
        </w:r>
      </w:ins>
      <w:del w:id="4435" w:author="Autor">
        <w:r w:rsidRPr="00C66272" w:rsidDel="00A36921">
          <w:rPr>
            <w:rFonts w:ascii="Brill" w:eastAsia="Brill" w:hAnsi="Brill" w:cs="Brill"/>
          </w:rPr>
          <w:delText>—</w:delText>
        </w:r>
      </w:del>
      <w:r w:rsidRPr="00C66272">
        <w:rPr>
          <w:rFonts w:ascii="Brill" w:eastAsia="Brill" w:hAnsi="Brill" w:cs="Brill"/>
        </w:rPr>
        <w:t xml:space="preserve"> ships,” to which local political and economic elites had attached great importance after the Second World War. In return, the city accepted that its presence in a crime series inevitably highlighted also its “black” sides.</w:t>
      </w:r>
    </w:p>
    <w:p w14:paraId="35077DAA" w14:textId="77777777" w:rsidR="00CB3FC9" w:rsidRPr="00C66272" w:rsidRDefault="00CB3FC9">
      <w:pPr>
        <w:jc w:val="both"/>
        <w:rPr>
          <w:rFonts w:ascii="Brill" w:eastAsia="Brill" w:hAnsi="Brill" w:cs="Brill"/>
        </w:rPr>
      </w:pPr>
    </w:p>
    <w:p w14:paraId="35077DAB" w14:textId="77777777" w:rsidR="00CB3FC9" w:rsidRPr="00BF26E0" w:rsidRDefault="00C55FA1">
      <w:pPr>
        <w:jc w:val="both"/>
        <w:rPr>
          <w:rFonts w:ascii="Brill" w:eastAsia="Brill" w:hAnsi="Brill" w:cs="Brill"/>
          <w:b/>
          <w:lang w:val="nl-BE"/>
        </w:rPr>
      </w:pPr>
      <w:r w:rsidRPr="00BF26E0">
        <w:rPr>
          <w:rFonts w:ascii="Brill" w:eastAsia="Brill" w:hAnsi="Brill" w:cs="Brill"/>
          <w:b/>
          <w:lang w:val="nl-BE"/>
        </w:rPr>
        <w:t>References</w:t>
      </w:r>
    </w:p>
    <w:p w14:paraId="35077DAC" w14:textId="77777777" w:rsidR="00CB3FC9" w:rsidRPr="00BF26E0" w:rsidRDefault="00CB3FC9">
      <w:pPr>
        <w:jc w:val="both"/>
        <w:rPr>
          <w:rFonts w:ascii="Brill" w:eastAsia="Brill" w:hAnsi="Brill" w:cs="Brill"/>
          <w:lang w:val="nl-BE"/>
        </w:rPr>
      </w:pPr>
    </w:p>
    <w:p w14:paraId="35077DAD" w14:textId="77777777" w:rsidR="00CB3FC9" w:rsidRPr="00BF26E0" w:rsidRDefault="00C55FA1" w:rsidP="00F34A6C">
      <w:pPr>
        <w:spacing w:line="360" w:lineRule="auto"/>
        <w:ind w:left="426" w:hanging="720"/>
        <w:rPr>
          <w:rFonts w:ascii="Brill" w:eastAsia="Brill" w:hAnsi="Brill" w:cs="Brill"/>
          <w:lang w:val="nl-BE"/>
        </w:rPr>
        <w:pPrChange w:id="4436" w:author="Autor">
          <w:pPr>
            <w:spacing w:line="276" w:lineRule="auto"/>
            <w:ind w:left="426" w:hanging="426"/>
          </w:pPr>
        </w:pPrChange>
      </w:pPr>
      <w:r w:rsidRPr="00BF26E0">
        <w:rPr>
          <w:rFonts w:ascii="Brill" w:eastAsia="Brill" w:hAnsi="Brill" w:cs="Brill"/>
          <w:lang w:val="nl-BE"/>
        </w:rPr>
        <w:t xml:space="preserve">Amenda, L. (2011). Hafenkonzert: Geräusche und Gesellschaft im 20. Jahrhundert. </w:t>
      </w:r>
      <w:r w:rsidRPr="00BF26E0">
        <w:rPr>
          <w:rFonts w:ascii="Brill" w:eastAsia="Brill" w:hAnsi="Brill" w:cs="Brill"/>
          <w:i/>
          <w:lang w:val="nl-BE"/>
        </w:rPr>
        <w:t>Zeithistorische Forschungen, 8</w:t>
      </w:r>
      <w:r w:rsidRPr="00BF26E0">
        <w:rPr>
          <w:rFonts w:ascii="Brill" w:eastAsia="Brill" w:hAnsi="Brill" w:cs="Brill"/>
          <w:lang w:val="nl-BE"/>
        </w:rPr>
        <w:t>(2), 198-216.</w:t>
      </w:r>
    </w:p>
    <w:p w14:paraId="35077DAE" w14:textId="77777777" w:rsidR="00CB3FC9" w:rsidRPr="00C66272" w:rsidRDefault="00C55FA1" w:rsidP="00F34A6C">
      <w:pPr>
        <w:spacing w:line="360" w:lineRule="auto"/>
        <w:ind w:left="426" w:hanging="720"/>
        <w:rPr>
          <w:rFonts w:ascii="Brill" w:eastAsia="Brill" w:hAnsi="Brill" w:cs="Brill"/>
        </w:rPr>
        <w:pPrChange w:id="4437" w:author="Autor">
          <w:pPr>
            <w:spacing w:line="276" w:lineRule="auto"/>
            <w:ind w:left="426" w:hanging="426"/>
          </w:pPr>
        </w:pPrChange>
      </w:pPr>
      <w:r w:rsidRPr="00BF26E0">
        <w:rPr>
          <w:rFonts w:ascii="Brill" w:eastAsia="Brill" w:hAnsi="Brill" w:cs="Brill"/>
          <w:lang w:val="nl-BE"/>
        </w:rPr>
        <w:t xml:space="preserve">Amenda, L. (2020). </w:t>
      </w:r>
      <w:r w:rsidRPr="00BF26E0">
        <w:rPr>
          <w:rFonts w:ascii="Brill" w:eastAsia="Brill" w:hAnsi="Brill" w:cs="Brill"/>
          <w:i/>
          <w:lang w:val="nl-BE"/>
        </w:rPr>
        <w:t>Marke Hamburg: Geschichte der Werbung für die Stadt.</w:t>
      </w:r>
      <w:r w:rsidRPr="00BF26E0">
        <w:rPr>
          <w:rFonts w:ascii="Brill" w:eastAsia="Brill" w:hAnsi="Brill" w:cs="Brill"/>
          <w:lang w:val="nl-BE"/>
        </w:rPr>
        <w:t xml:space="preserve"> </w:t>
      </w:r>
      <w:r w:rsidRPr="00C66272">
        <w:rPr>
          <w:rFonts w:ascii="Brill" w:eastAsia="Brill" w:hAnsi="Brill" w:cs="Brill"/>
        </w:rPr>
        <w:t>Hamburg: Junius.</w:t>
      </w:r>
    </w:p>
    <w:p w14:paraId="35077DAF" w14:textId="77777777" w:rsidR="00CB3FC9" w:rsidRPr="00C66272" w:rsidRDefault="00C55FA1" w:rsidP="00F34A6C">
      <w:pPr>
        <w:spacing w:line="360" w:lineRule="auto"/>
        <w:ind w:left="426" w:hanging="720"/>
        <w:rPr>
          <w:rFonts w:ascii="Brill" w:eastAsia="Brill" w:hAnsi="Brill" w:cs="Brill"/>
        </w:rPr>
        <w:pPrChange w:id="4438" w:author="Autor">
          <w:pPr>
            <w:spacing w:line="276" w:lineRule="auto"/>
            <w:ind w:left="426" w:hanging="426"/>
          </w:pPr>
        </w:pPrChange>
      </w:pPr>
      <w:r w:rsidRPr="00C66272">
        <w:rPr>
          <w:rFonts w:ascii="Brill" w:eastAsia="Brill" w:hAnsi="Brill" w:cs="Brill"/>
        </w:rPr>
        <w:t xml:space="preserve">Anderson, S. (2020). </w:t>
      </w:r>
      <w:r w:rsidRPr="00C66272">
        <w:rPr>
          <w:rFonts w:ascii="Brill" w:eastAsia="Brill" w:hAnsi="Brill" w:cs="Brill"/>
          <w:i/>
        </w:rPr>
        <w:t>A Dramatic Reinvention: German Television and Moral Renewal after National Socialism, 1956-1970.</w:t>
      </w:r>
      <w:r w:rsidRPr="00C66272">
        <w:rPr>
          <w:rFonts w:ascii="Brill" w:eastAsia="Brill" w:hAnsi="Brill" w:cs="Brill"/>
        </w:rPr>
        <w:t xml:space="preserve"> New York: </w:t>
      </w:r>
      <w:proofErr w:type="spellStart"/>
      <w:r w:rsidRPr="00C66272">
        <w:rPr>
          <w:rFonts w:ascii="Brill" w:eastAsia="Brill" w:hAnsi="Brill" w:cs="Brill"/>
        </w:rPr>
        <w:t>Berghahn</w:t>
      </w:r>
      <w:proofErr w:type="spellEnd"/>
      <w:r w:rsidRPr="00C66272">
        <w:rPr>
          <w:rFonts w:ascii="Brill" w:eastAsia="Brill" w:hAnsi="Brill" w:cs="Brill"/>
        </w:rPr>
        <w:t>.</w:t>
      </w:r>
    </w:p>
    <w:p w14:paraId="35077DB0" w14:textId="15D0ECED" w:rsidR="00CB3FC9" w:rsidRPr="00C66272" w:rsidRDefault="00C55FA1" w:rsidP="00F34A6C">
      <w:pPr>
        <w:spacing w:line="360" w:lineRule="auto"/>
        <w:ind w:left="426" w:hanging="720"/>
        <w:rPr>
          <w:rFonts w:ascii="Brill" w:eastAsia="Brill" w:hAnsi="Brill" w:cs="Brill"/>
        </w:rPr>
        <w:pPrChange w:id="4439" w:author="Autor">
          <w:pPr>
            <w:spacing w:line="276" w:lineRule="auto"/>
            <w:ind w:left="426" w:hanging="426"/>
          </w:pPr>
        </w:pPrChange>
      </w:pPr>
      <w:r w:rsidRPr="00C66272">
        <w:rPr>
          <w:rFonts w:ascii="Brill" w:eastAsia="Brill" w:hAnsi="Brill" w:cs="Brill"/>
        </w:rPr>
        <w:t xml:space="preserve">Baptist, V. (2020). Of </w:t>
      </w:r>
      <w:ins w:id="4440" w:author="Autor">
        <w:r w:rsidR="00A36921">
          <w:rPr>
            <w:rFonts w:ascii="Brill" w:eastAsia="Brill" w:hAnsi="Brill" w:cs="Brill"/>
          </w:rPr>
          <w:t>h</w:t>
        </w:r>
      </w:ins>
      <w:del w:id="4441" w:author="Autor">
        <w:r w:rsidRPr="00C66272" w:rsidDel="00A36921">
          <w:rPr>
            <w:rFonts w:ascii="Brill" w:eastAsia="Brill" w:hAnsi="Brill" w:cs="Brill"/>
          </w:rPr>
          <w:delText>H</w:delText>
        </w:r>
      </w:del>
      <w:r w:rsidRPr="00C66272">
        <w:rPr>
          <w:rFonts w:ascii="Brill" w:eastAsia="Brill" w:hAnsi="Brill" w:cs="Brill"/>
        </w:rPr>
        <w:t xml:space="preserve">edonism and </w:t>
      </w:r>
      <w:ins w:id="4442" w:author="Autor">
        <w:r w:rsidR="00A36921">
          <w:rPr>
            <w:rFonts w:ascii="Brill" w:eastAsia="Brill" w:hAnsi="Brill" w:cs="Brill"/>
          </w:rPr>
          <w:t>h</w:t>
        </w:r>
      </w:ins>
      <w:del w:id="4443" w:author="Autor">
        <w:r w:rsidRPr="00C66272" w:rsidDel="00A36921">
          <w:rPr>
            <w:rFonts w:ascii="Brill" w:eastAsia="Brill" w:hAnsi="Brill" w:cs="Brill"/>
          </w:rPr>
          <w:delText>H</w:delText>
        </w:r>
      </w:del>
      <w:r w:rsidRPr="00C66272">
        <w:rPr>
          <w:rFonts w:ascii="Brill" w:eastAsia="Brill" w:hAnsi="Brill" w:cs="Brill"/>
        </w:rPr>
        <w:t xml:space="preserve">eterotopia: Pathways for </w:t>
      </w:r>
      <w:ins w:id="4444" w:author="Autor">
        <w:r w:rsidR="00A36921">
          <w:rPr>
            <w:rFonts w:ascii="Brill" w:eastAsia="Brill" w:hAnsi="Brill" w:cs="Brill"/>
          </w:rPr>
          <w:t>r</w:t>
        </w:r>
      </w:ins>
      <w:del w:id="4445" w:author="Autor">
        <w:r w:rsidRPr="00C66272" w:rsidDel="00A36921">
          <w:rPr>
            <w:rFonts w:ascii="Brill" w:eastAsia="Brill" w:hAnsi="Brill" w:cs="Brill"/>
          </w:rPr>
          <w:delText>R</w:delText>
        </w:r>
      </w:del>
      <w:r w:rsidRPr="00C66272">
        <w:rPr>
          <w:rFonts w:ascii="Brill" w:eastAsia="Brill" w:hAnsi="Brill" w:cs="Brill"/>
        </w:rPr>
        <w:t xml:space="preserve">esearching </w:t>
      </w:r>
      <w:ins w:id="4446" w:author="Autor">
        <w:r w:rsidR="00A36921">
          <w:rPr>
            <w:rFonts w:ascii="Brill" w:eastAsia="Brill" w:hAnsi="Brill" w:cs="Brill"/>
          </w:rPr>
          <w:t>l</w:t>
        </w:r>
      </w:ins>
      <w:del w:id="4447" w:author="Autor">
        <w:r w:rsidRPr="00C66272" w:rsidDel="00A36921">
          <w:rPr>
            <w:rFonts w:ascii="Brill" w:eastAsia="Brill" w:hAnsi="Brill" w:cs="Brill"/>
          </w:rPr>
          <w:delText>L</w:delText>
        </w:r>
      </w:del>
      <w:r w:rsidRPr="00C66272">
        <w:rPr>
          <w:rFonts w:ascii="Brill" w:eastAsia="Brill" w:hAnsi="Brill" w:cs="Brill"/>
        </w:rPr>
        <w:t xml:space="preserve">egacies of </w:t>
      </w:r>
      <w:ins w:id="4448" w:author="Autor">
        <w:r w:rsidR="00A36921">
          <w:rPr>
            <w:rFonts w:ascii="Brill" w:eastAsia="Brill" w:hAnsi="Brill" w:cs="Brill"/>
          </w:rPr>
          <w:t>e</w:t>
        </w:r>
      </w:ins>
      <w:del w:id="4449" w:author="Autor">
        <w:r w:rsidRPr="00C66272" w:rsidDel="00A36921">
          <w:rPr>
            <w:rFonts w:ascii="Brill" w:eastAsia="Brill" w:hAnsi="Brill" w:cs="Brill"/>
          </w:rPr>
          <w:delText>E</w:delText>
        </w:r>
      </w:del>
      <w:r w:rsidRPr="00C66272">
        <w:rPr>
          <w:rFonts w:ascii="Brill" w:eastAsia="Brill" w:hAnsi="Brill" w:cs="Brill"/>
        </w:rPr>
        <w:t xml:space="preserve">ntertainment </w:t>
      </w:r>
      <w:ins w:id="4450" w:author="Autor">
        <w:r w:rsidR="00A36921">
          <w:rPr>
            <w:rFonts w:ascii="Brill" w:eastAsia="Brill" w:hAnsi="Brill" w:cs="Brill"/>
          </w:rPr>
          <w:t>c</w:t>
        </w:r>
      </w:ins>
      <w:del w:id="4451" w:author="Autor">
        <w:r w:rsidRPr="00C66272" w:rsidDel="00A36921">
          <w:rPr>
            <w:rFonts w:ascii="Brill" w:eastAsia="Brill" w:hAnsi="Brill" w:cs="Brill"/>
          </w:rPr>
          <w:delText>C</w:delText>
        </w:r>
      </w:del>
      <w:r w:rsidRPr="00C66272">
        <w:rPr>
          <w:rFonts w:ascii="Brill" w:eastAsia="Brill" w:hAnsi="Brill" w:cs="Brill"/>
        </w:rPr>
        <w:t xml:space="preserve">ulture in </w:t>
      </w:r>
      <w:ins w:id="4452" w:author="Autor">
        <w:r w:rsidR="00A36921">
          <w:rPr>
            <w:rFonts w:ascii="Brill" w:eastAsia="Brill" w:hAnsi="Brill" w:cs="Brill"/>
          </w:rPr>
          <w:t>p</w:t>
        </w:r>
      </w:ins>
      <w:del w:id="4453" w:author="Autor">
        <w:r w:rsidRPr="00C66272" w:rsidDel="00A36921">
          <w:rPr>
            <w:rFonts w:ascii="Brill" w:eastAsia="Brill" w:hAnsi="Brill" w:cs="Brill"/>
          </w:rPr>
          <w:delText>P</w:delText>
        </w:r>
      </w:del>
      <w:r w:rsidRPr="00C66272">
        <w:rPr>
          <w:rFonts w:ascii="Brill" w:eastAsia="Brill" w:hAnsi="Brill" w:cs="Brill"/>
        </w:rPr>
        <w:t xml:space="preserve">ort </w:t>
      </w:r>
      <w:ins w:id="4454" w:author="Autor">
        <w:r w:rsidR="00A36921">
          <w:rPr>
            <w:rFonts w:ascii="Brill" w:eastAsia="Brill" w:hAnsi="Brill" w:cs="Brill"/>
          </w:rPr>
          <w:t>c</w:t>
        </w:r>
      </w:ins>
      <w:del w:id="4455" w:author="Autor">
        <w:r w:rsidRPr="00C66272" w:rsidDel="00A36921">
          <w:rPr>
            <w:rFonts w:ascii="Brill" w:eastAsia="Brill" w:hAnsi="Brill" w:cs="Brill"/>
          </w:rPr>
          <w:delText>C</w:delText>
        </w:r>
      </w:del>
      <w:r w:rsidRPr="00C66272">
        <w:rPr>
          <w:rFonts w:ascii="Brill" w:eastAsia="Brill" w:hAnsi="Brill" w:cs="Brill"/>
        </w:rPr>
        <w:t xml:space="preserve">ities. </w:t>
      </w:r>
      <w:proofErr w:type="spellStart"/>
      <w:r w:rsidRPr="00C66272">
        <w:rPr>
          <w:rFonts w:ascii="Brill" w:eastAsia="Brill" w:hAnsi="Brill" w:cs="Brill"/>
          <w:i/>
        </w:rPr>
        <w:t>Portusplus</w:t>
      </w:r>
      <w:proofErr w:type="spellEnd"/>
      <w:r w:rsidRPr="00C66272">
        <w:rPr>
          <w:rFonts w:ascii="Brill" w:eastAsia="Brill" w:hAnsi="Brill" w:cs="Brill"/>
          <w:i/>
        </w:rPr>
        <w:t xml:space="preserve">, </w:t>
      </w:r>
      <w:commentRangeStart w:id="4456"/>
      <w:del w:id="4457" w:author="Autor">
        <w:r w:rsidRPr="00C66272" w:rsidDel="00A36921">
          <w:rPr>
            <w:rFonts w:ascii="Brill" w:eastAsia="Brill" w:hAnsi="Brill" w:cs="Brill"/>
            <w:i/>
          </w:rPr>
          <w:delText xml:space="preserve">No. </w:delText>
        </w:r>
      </w:del>
      <w:r w:rsidRPr="00C66272">
        <w:rPr>
          <w:rFonts w:ascii="Brill" w:eastAsia="Brill" w:hAnsi="Brill" w:cs="Brill"/>
          <w:i/>
        </w:rPr>
        <w:t>9</w:t>
      </w:r>
      <w:commentRangeEnd w:id="4456"/>
      <w:r w:rsidR="00A36921">
        <w:rPr>
          <w:rStyle w:val="Odwoaniedokomentarza"/>
          <w:lang w:val="en-AU"/>
        </w:rPr>
        <w:commentReference w:id="4456"/>
      </w:r>
      <w:ins w:id="4458" w:author="Autor">
        <w:r w:rsidR="00733A75">
          <w:rPr>
            <w:rFonts w:ascii="Brill" w:eastAsia="Brill" w:hAnsi="Brill" w:cs="Brill"/>
            <w:i/>
          </w:rPr>
          <w:t>, 1-16.</w:t>
        </w:r>
      </w:ins>
      <w:del w:id="4459" w:author="Autor">
        <w:r w:rsidRPr="00C66272" w:rsidDel="00733A75">
          <w:rPr>
            <w:rFonts w:ascii="Brill" w:eastAsia="Brill" w:hAnsi="Brill" w:cs="Brill"/>
            <w:i/>
          </w:rPr>
          <w:delText>.</w:delText>
        </w:r>
      </w:del>
    </w:p>
    <w:p w14:paraId="35077DB1" w14:textId="2C849A59" w:rsidR="00CB3FC9" w:rsidRPr="00C66272" w:rsidRDefault="00C55FA1" w:rsidP="00F34A6C">
      <w:pPr>
        <w:spacing w:line="360" w:lineRule="auto"/>
        <w:ind w:left="426" w:hanging="720"/>
        <w:rPr>
          <w:rFonts w:ascii="Brill" w:eastAsia="Brill" w:hAnsi="Brill" w:cs="Brill"/>
        </w:rPr>
        <w:pPrChange w:id="4460" w:author="Autor">
          <w:pPr>
            <w:spacing w:line="276" w:lineRule="auto"/>
            <w:ind w:left="426" w:hanging="426"/>
          </w:pPr>
        </w:pPrChange>
      </w:pPr>
      <w:r w:rsidRPr="00C66272">
        <w:rPr>
          <w:rFonts w:ascii="Brill" w:eastAsia="Brill" w:hAnsi="Brill" w:cs="Brill"/>
        </w:rPr>
        <w:t xml:space="preserve">Beaven, B., Bell, K., &amp; James, R. (Eds.). (2016). </w:t>
      </w:r>
      <w:r w:rsidRPr="00C66272">
        <w:rPr>
          <w:rFonts w:ascii="Brill" w:eastAsia="Brill" w:hAnsi="Brill" w:cs="Brill"/>
          <w:i/>
        </w:rPr>
        <w:t xml:space="preserve">Port </w:t>
      </w:r>
      <w:ins w:id="4461" w:author="Autor">
        <w:r w:rsidR="00A36921">
          <w:rPr>
            <w:rFonts w:ascii="Brill" w:eastAsia="Brill" w:hAnsi="Brill" w:cs="Brill"/>
            <w:i/>
          </w:rPr>
          <w:t>t</w:t>
        </w:r>
      </w:ins>
      <w:del w:id="4462" w:author="Autor">
        <w:r w:rsidRPr="00C66272" w:rsidDel="00A36921">
          <w:rPr>
            <w:rFonts w:ascii="Brill" w:eastAsia="Brill" w:hAnsi="Brill" w:cs="Brill"/>
            <w:i/>
          </w:rPr>
          <w:delText>T</w:delText>
        </w:r>
      </w:del>
      <w:r w:rsidRPr="00C66272">
        <w:rPr>
          <w:rFonts w:ascii="Brill" w:eastAsia="Brill" w:hAnsi="Brill" w:cs="Brill"/>
          <w:i/>
        </w:rPr>
        <w:t xml:space="preserve">owns and </w:t>
      </w:r>
      <w:ins w:id="4463" w:author="Autor">
        <w:r w:rsidR="00A36921">
          <w:rPr>
            <w:rFonts w:ascii="Brill" w:eastAsia="Brill" w:hAnsi="Brill" w:cs="Brill"/>
            <w:i/>
          </w:rPr>
          <w:t>u</w:t>
        </w:r>
      </w:ins>
      <w:del w:id="4464" w:author="Autor">
        <w:r w:rsidRPr="00C66272" w:rsidDel="00A36921">
          <w:rPr>
            <w:rFonts w:ascii="Brill" w:eastAsia="Brill" w:hAnsi="Brill" w:cs="Brill"/>
            <w:i/>
          </w:rPr>
          <w:delText>U</w:delText>
        </w:r>
      </w:del>
      <w:r w:rsidRPr="00C66272">
        <w:rPr>
          <w:rFonts w:ascii="Brill" w:eastAsia="Brill" w:hAnsi="Brill" w:cs="Brill"/>
          <w:i/>
        </w:rPr>
        <w:t xml:space="preserve">rban </w:t>
      </w:r>
      <w:ins w:id="4465" w:author="Autor">
        <w:r w:rsidR="00A36921">
          <w:rPr>
            <w:rFonts w:ascii="Brill" w:eastAsia="Brill" w:hAnsi="Brill" w:cs="Brill"/>
            <w:i/>
          </w:rPr>
          <w:t>c</w:t>
        </w:r>
      </w:ins>
      <w:del w:id="4466" w:author="Autor">
        <w:r w:rsidRPr="00C66272" w:rsidDel="00A36921">
          <w:rPr>
            <w:rFonts w:ascii="Brill" w:eastAsia="Brill" w:hAnsi="Brill" w:cs="Brill"/>
            <w:i/>
          </w:rPr>
          <w:delText>C</w:delText>
        </w:r>
      </w:del>
      <w:r w:rsidRPr="00C66272">
        <w:rPr>
          <w:rFonts w:ascii="Brill" w:eastAsia="Brill" w:hAnsi="Brill" w:cs="Brill"/>
          <w:i/>
        </w:rPr>
        <w:t xml:space="preserve">ultures: International </w:t>
      </w:r>
      <w:ins w:id="4467" w:author="Autor">
        <w:r w:rsidR="00A36921">
          <w:rPr>
            <w:rFonts w:ascii="Brill" w:eastAsia="Brill" w:hAnsi="Brill" w:cs="Brill"/>
            <w:i/>
          </w:rPr>
          <w:t>h</w:t>
        </w:r>
      </w:ins>
      <w:del w:id="4468" w:author="Autor">
        <w:r w:rsidRPr="00C66272" w:rsidDel="00A36921">
          <w:rPr>
            <w:rFonts w:ascii="Brill" w:eastAsia="Brill" w:hAnsi="Brill" w:cs="Brill"/>
            <w:i/>
          </w:rPr>
          <w:delText>H</w:delText>
        </w:r>
      </w:del>
      <w:r w:rsidRPr="00C66272">
        <w:rPr>
          <w:rFonts w:ascii="Brill" w:eastAsia="Brill" w:hAnsi="Brill" w:cs="Brill"/>
          <w:i/>
        </w:rPr>
        <w:t xml:space="preserve">istories of the </w:t>
      </w:r>
      <w:ins w:id="4469" w:author="Autor">
        <w:r w:rsidR="00A36921">
          <w:rPr>
            <w:rFonts w:ascii="Brill" w:eastAsia="Brill" w:hAnsi="Brill" w:cs="Brill"/>
            <w:i/>
          </w:rPr>
          <w:t>w</w:t>
        </w:r>
      </w:ins>
      <w:del w:id="4470" w:author="Autor">
        <w:r w:rsidRPr="00C66272" w:rsidDel="00A36921">
          <w:rPr>
            <w:rFonts w:ascii="Brill" w:eastAsia="Brill" w:hAnsi="Brill" w:cs="Brill"/>
            <w:i/>
          </w:rPr>
          <w:delText>W</w:delText>
        </w:r>
      </w:del>
      <w:r w:rsidRPr="00C66272">
        <w:rPr>
          <w:rFonts w:ascii="Brill" w:eastAsia="Brill" w:hAnsi="Brill" w:cs="Brill"/>
          <w:i/>
        </w:rPr>
        <w:t>aterfront, 1700-2000.</w:t>
      </w:r>
      <w:r w:rsidRPr="00C66272">
        <w:rPr>
          <w:rFonts w:ascii="Brill" w:eastAsia="Brill" w:hAnsi="Brill" w:cs="Brill"/>
        </w:rPr>
        <w:t xml:space="preserve"> Basingstoke: Palgrave Macmillan.</w:t>
      </w:r>
    </w:p>
    <w:p w14:paraId="35077DB2" w14:textId="77777777" w:rsidR="00CB3FC9" w:rsidRPr="00BF26E0" w:rsidRDefault="00C55FA1" w:rsidP="00F34A6C">
      <w:pPr>
        <w:spacing w:line="360" w:lineRule="auto"/>
        <w:ind w:left="426" w:hanging="720"/>
        <w:rPr>
          <w:rFonts w:ascii="Brill" w:eastAsia="Brill" w:hAnsi="Brill" w:cs="Brill"/>
          <w:lang w:val="nl-BE"/>
        </w:rPr>
        <w:pPrChange w:id="4471" w:author="Autor">
          <w:pPr>
            <w:spacing w:line="276" w:lineRule="auto"/>
            <w:ind w:left="426" w:hanging="426"/>
          </w:pPr>
        </w:pPrChange>
      </w:pPr>
      <w:proofErr w:type="spellStart"/>
      <w:r w:rsidRPr="00C66272">
        <w:rPr>
          <w:rFonts w:ascii="Brill" w:eastAsia="Brill" w:hAnsi="Brill" w:cs="Brill"/>
        </w:rPr>
        <w:t>Bollhöfer</w:t>
      </w:r>
      <w:proofErr w:type="spellEnd"/>
      <w:r w:rsidRPr="00C66272">
        <w:rPr>
          <w:rFonts w:ascii="Brill" w:eastAsia="Brill" w:hAnsi="Brill" w:cs="Brill"/>
        </w:rPr>
        <w:t xml:space="preserve">, B. (2005). </w:t>
      </w:r>
      <w:proofErr w:type="spellStart"/>
      <w:r w:rsidRPr="00C66272">
        <w:rPr>
          <w:rFonts w:ascii="Brill" w:eastAsia="Brill" w:hAnsi="Brill" w:cs="Brill"/>
        </w:rPr>
        <w:t>Stadtansichten</w:t>
      </w:r>
      <w:proofErr w:type="spellEnd"/>
      <w:r w:rsidRPr="00C66272">
        <w:rPr>
          <w:rFonts w:ascii="Brill" w:eastAsia="Brill" w:hAnsi="Brill" w:cs="Brill"/>
        </w:rPr>
        <w:t xml:space="preserve"> </w:t>
      </w:r>
      <w:proofErr w:type="spellStart"/>
      <w:r w:rsidRPr="00C66272">
        <w:rPr>
          <w:rFonts w:ascii="Brill" w:eastAsia="Brill" w:hAnsi="Brill" w:cs="Brill"/>
        </w:rPr>
        <w:t>im</w:t>
      </w:r>
      <w:proofErr w:type="spellEnd"/>
      <w:r w:rsidRPr="00C66272">
        <w:rPr>
          <w:rFonts w:ascii="Brill" w:eastAsia="Brill" w:hAnsi="Brill" w:cs="Brill"/>
        </w:rPr>
        <w:t xml:space="preserve"> </w:t>
      </w:r>
      <w:proofErr w:type="spellStart"/>
      <w:r w:rsidRPr="00C66272">
        <w:rPr>
          <w:rFonts w:ascii="Brill" w:eastAsia="Brill" w:hAnsi="Brill" w:cs="Brill"/>
        </w:rPr>
        <w:t>Tatort</w:t>
      </w:r>
      <w:proofErr w:type="spellEnd"/>
      <w:r w:rsidRPr="00C66272">
        <w:rPr>
          <w:rFonts w:ascii="Brill" w:eastAsia="Brill" w:hAnsi="Brill" w:cs="Brill"/>
        </w:rPr>
        <w:t xml:space="preserve">: </w:t>
      </w:r>
      <w:proofErr w:type="spellStart"/>
      <w:r w:rsidRPr="00C66272">
        <w:rPr>
          <w:rFonts w:ascii="Brill" w:eastAsia="Brill" w:hAnsi="Brill" w:cs="Brill"/>
        </w:rPr>
        <w:t>Filmischer</w:t>
      </w:r>
      <w:proofErr w:type="spellEnd"/>
      <w:r w:rsidRPr="00C66272">
        <w:rPr>
          <w:rFonts w:ascii="Brill" w:eastAsia="Brill" w:hAnsi="Brill" w:cs="Brill"/>
        </w:rPr>
        <w:t xml:space="preserve"> Raum und </w:t>
      </w:r>
      <w:proofErr w:type="spellStart"/>
      <w:r w:rsidRPr="00C66272">
        <w:rPr>
          <w:rFonts w:ascii="Brill" w:eastAsia="Brill" w:hAnsi="Brill" w:cs="Brill"/>
        </w:rPr>
        <w:t>filmisches</w:t>
      </w:r>
      <w:proofErr w:type="spellEnd"/>
      <w:r w:rsidRPr="00C66272">
        <w:rPr>
          <w:rFonts w:ascii="Brill" w:eastAsia="Brill" w:hAnsi="Brill" w:cs="Brill"/>
        </w:rPr>
        <w:t xml:space="preserve"> Image. </w:t>
      </w:r>
      <w:r w:rsidRPr="00BF26E0">
        <w:rPr>
          <w:rFonts w:ascii="Brill" w:eastAsia="Brill" w:hAnsi="Brill" w:cs="Brill"/>
          <w:lang w:val="nl-BE"/>
        </w:rPr>
        <w:t xml:space="preserve">In J. Vogt (Ed.), </w:t>
      </w:r>
      <w:r w:rsidRPr="00BF26E0">
        <w:rPr>
          <w:rFonts w:ascii="Brill" w:eastAsia="Brill" w:hAnsi="Brill" w:cs="Brill"/>
          <w:i/>
          <w:lang w:val="nl-BE"/>
        </w:rPr>
        <w:t>MedienMorde: Krimis intermedial</w:t>
      </w:r>
      <w:r w:rsidRPr="00BF26E0">
        <w:rPr>
          <w:rFonts w:ascii="Brill" w:eastAsia="Brill" w:hAnsi="Brill" w:cs="Brill"/>
          <w:lang w:val="nl-BE"/>
        </w:rPr>
        <w:t xml:space="preserve"> (pp. 130-144). Munich: Fink.</w:t>
      </w:r>
    </w:p>
    <w:p w14:paraId="35077DB3" w14:textId="77777777" w:rsidR="00CB3FC9" w:rsidRPr="00F34A6C" w:rsidRDefault="00C55FA1" w:rsidP="00F34A6C">
      <w:pPr>
        <w:spacing w:line="360" w:lineRule="auto"/>
        <w:ind w:left="426" w:hanging="720"/>
        <w:rPr>
          <w:rFonts w:ascii="Brill" w:eastAsia="Brill" w:hAnsi="Brill" w:cs="Brill"/>
          <w:lang w:val="en-US"/>
          <w:rPrChange w:id="4472" w:author="Autor">
            <w:rPr>
              <w:rFonts w:ascii="Brill" w:eastAsia="Brill" w:hAnsi="Brill" w:cs="Brill"/>
              <w:lang w:val="nl-BE"/>
            </w:rPr>
          </w:rPrChange>
        </w:rPr>
        <w:pPrChange w:id="4473" w:author="Autor">
          <w:pPr>
            <w:spacing w:line="276" w:lineRule="auto"/>
            <w:ind w:left="426" w:hanging="426"/>
          </w:pPr>
        </w:pPrChange>
      </w:pPr>
      <w:r w:rsidRPr="00BF26E0">
        <w:rPr>
          <w:rFonts w:ascii="Brill" w:eastAsia="Brill" w:hAnsi="Brill" w:cs="Brill"/>
          <w:lang w:val="nl-BE"/>
        </w:rPr>
        <w:t xml:space="preserve">Bollhöfer, B. (2010). Tatort Deutschland: Auf geographischer Spurensuche zwischen Sylt und Konstanz, Aachen und Dresden. In J. Griem &amp; S. Scholz (Eds.), </w:t>
      </w:r>
      <w:r w:rsidRPr="00BF26E0">
        <w:rPr>
          <w:rFonts w:ascii="Brill" w:eastAsia="Brill" w:hAnsi="Brill" w:cs="Brill"/>
          <w:i/>
          <w:lang w:val="nl-BE"/>
        </w:rPr>
        <w:t>Tatort Stadt: Mediale Topographien eines Fernsehklassikers</w:t>
      </w:r>
      <w:r w:rsidRPr="00BF26E0">
        <w:rPr>
          <w:rFonts w:ascii="Brill" w:eastAsia="Brill" w:hAnsi="Brill" w:cs="Brill"/>
          <w:lang w:val="nl-BE"/>
        </w:rPr>
        <w:t xml:space="preserve"> (pp. 31-50). </w:t>
      </w:r>
      <w:r w:rsidRPr="00F34A6C">
        <w:rPr>
          <w:rFonts w:ascii="Brill" w:eastAsia="Brill" w:hAnsi="Brill" w:cs="Brill"/>
          <w:lang w:val="en-US"/>
          <w:rPrChange w:id="4474" w:author="Autor">
            <w:rPr>
              <w:rFonts w:ascii="Brill" w:eastAsia="Brill" w:hAnsi="Brill" w:cs="Brill"/>
              <w:lang w:val="nl-BE"/>
            </w:rPr>
          </w:rPrChange>
        </w:rPr>
        <w:t>Frankfurt am Main: Campus.</w:t>
      </w:r>
    </w:p>
    <w:p w14:paraId="35077DB4" w14:textId="55F4B29B" w:rsidR="00CB3FC9" w:rsidRPr="00BF26E0" w:rsidRDefault="00733A75" w:rsidP="00F34A6C">
      <w:pPr>
        <w:spacing w:line="360" w:lineRule="auto"/>
        <w:ind w:left="426" w:hanging="720"/>
        <w:rPr>
          <w:rFonts w:ascii="Brill" w:eastAsia="Brill" w:hAnsi="Brill" w:cs="Brill"/>
          <w:lang w:val="nl-BE"/>
        </w:rPr>
        <w:pPrChange w:id="4475" w:author="Autor">
          <w:pPr>
            <w:spacing w:line="276" w:lineRule="auto"/>
            <w:ind w:left="426" w:hanging="426"/>
          </w:pPr>
        </w:pPrChange>
      </w:pPr>
      <w:ins w:id="4476" w:author="Autor">
        <w:r w:rsidRPr="00F34A6C">
          <w:rPr>
            <w:rFonts w:ascii="Brill" w:hAnsi="Brill" w:cs="Arial"/>
            <w:color w:val="222222"/>
            <w:shd w:val="clear" w:color="auto" w:fill="FFFFFF"/>
            <w:rPrChange w:id="4477" w:author="Autor">
              <w:rPr>
                <w:rFonts w:ascii="Arial" w:hAnsi="Arial" w:cs="Arial"/>
                <w:color w:val="222222"/>
                <w:sz w:val="20"/>
                <w:szCs w:val="20"/>
                <w:shd w:val="clear" w:color="auto" w:fill="FFFFFF"/>
              </w:rPr>
            </w:rPrChange>
          </w:rPr>
          <w:t xml:space="preserve">Brück, I., Guder, A., </w:t>
        </w:r>
        <w:proofErr w:type="spellStart"/>
        <w:r w:rsidRPr="00F34A6C">
          <w:rPr>
            <w:rFonts w:ascii="Brill" w:hAnsi="Brill" w:cs="Arial"/>
            <w:color w:val="222222"/>
            <w:shd w:val="clear" w:color="auto" w:fill="FFFFFF"/>
            <w:rPrChange w:id="4478" w:author="Autor">
              <w:rPr>
                <w:rFonts w:ascii="Arial" w:hAnsi="Arial" w:cs="Arial"/>
                <w:color w:val="222222"/>
                <w:sz w:val="20"/>
                <w:szCs w:val="20"/>
                <w:shd w:val="clear" w:color="auto" w:fill="FFFFFF"/>
              </w:rPr>
            </w:rPrChange>
          </w:rPr>
          <w:t>Viehoff</w:t>
        </w:r>
        <w:proofErr w:type="spellEnd"/>
        <w:r w:rsidRPr="00F34A6C">
          <w:rPr>
            <w:rFonts w:ascii="Brill" w:hAnsi="Brill" w:cs="Arial"/>
            <w:color w:val="222222"/>
            <w:shd w:val="clear" w:color="auto" w:fill="FFFFFF"/>
            <w:rPrChange w:id="4479" w:author="Autor">
              <w:rPr>
                <w:rFonts w:ascii="Arial" w:hAnsi="Arial" w:cs="Arial"/>
                <w:color w:val="222222"/>
                <w:sz w:val="20"/>
                <w:szCs w:val="20"/>
                <w:shd w:val="clear" w:color="auto" w:fill="FFFFFF"/>
              </w:rPr>
            </w:rPrChange>
          </w:rPr>
          <w:t>, R., &amp; Wehn, K.</w:t>
        </w:r>
        <w:r>
          <w:rPr>
            <w:rStyle w:val="apple-converted-space"/>
            <w:rFonts w:ascii="Arial" w:hAnsi="Arial" w:cs="Arial"/>
            <w:color w:val="222222"/>
            <w:sz w:val="20"/>
            <w:szCs w:val="20"/>
            <w:shd w:val="clear" w:color="auto" w:fill="FFFFFF"/>
          </w:rPr>
          <w:t> </w:t>
        </w:r>
        <w:r w:rsidRPr="00F34A6C" w:rsidDel="00733A75">
          <w:rPr>
            <w:rFonts w:ascii="Brill" w:eastAsia="Brill" w:hAnsi="Brill" w:cs="Brill"/>
            <w:lang w:val="en-US"/>
            <w:rPrChange w:id="4480" w:author="Autor">
              <w:rPr>
                <w:rFonts w:ascii="Brill" w:eastAsia="Brill" w:hAnsi="Brill" w:cs="Brill"/>
                <w:lang w:val="nl-BE"/>
              </w:rPr>
            </w:rPrChange>
          </w:rPr>
          <w:t xml:space="preserve"> </w:t>
        </w:r>
      </w:ins>
      <w:commentRangeStart w:id="4481"/>
      <w:del w:id="4482" w:author="Autor">
        <w:r w:rsidR="00C55FA1" w:rsidRPr="00F34A6C" w:rsidDel="00733A75">
          <w:rPr>
            <w:rFonts w:ascii="Brill" w:eastAsia="Brill" w:hAnsi="Brill" w:cs="Brill"/>
            <w:lang w:val="en-US"/>
            <w:rPrChange w:id="4483" w:author="Autor">
              <w:rPr>
                <w:rFonts w:ascii="Brill" w:eastAsia="Brill" w:hAnsi="Brill" w:cs="Brill"/>
                <w:lang w:val="nl-BE"/>
              </w:rPr>
            </w:rPrChange>
          </w:rPr>
          <w:delText xml:space="preserve">Brück, I., et al. </w:delText>
        </w:r>
        <w:commentRangeEnd w:id="4481"/>
        <w:r w:rsidR="00CE472E" w:rsidDel="00733A75">
          <w:rPr>
            <w:rStyle w:val="Odwoaniedokomentarza"/>
            <w:lang w:val="en-AU"/>
          </w:rPr>
          <w:commentReference w:id="4481"/>
        </w:r>
      </w:del>
      <w:r w:rsidR="00C55FA1" w:rsidRPr="00BF26E0">
        <w:rPr>
          <w:rFonts w:ascii="Brill" w:eastAsia="Brill" w:hAnsi="Brill" w:cs="Brill"/>
          <w:lang w:val="nl-BE"/>
        </w:rPr>
        <w:t xml:space="preserve">(2003). </w:t>
      </w:r>
      <w:r w:rsidR="00C55FA1" w:rsidRPr="00BF26E0">
        <w:rPr>
          <w:rFonts w:ascii="Brill" w:eastAsia="Brill" w:hAnsi="Brill" w:cs="Brill"/>
          <w:i/>
          <w:lang w:val="nl-BE"/>
        </w:rPr>
        <w:t>Der deutsche Fernsehkrimi: Eine Programm- und Produktionsgeschichte von den Anfängen bis heute.</w:t>
      </w:r>
      <w:r w:rsidR="00C55FA1" w:rsidRPr="00BF26E0">
        <w:rPr>
          <w:rFonts w:ascii="Brill" w:eastAsia="Brill" w:hAnsi="Brill" w:cs="Brill"/>
          <w:lang w:val="nl-BE"/>
        </w:rPr>
        <w:t xml:space="preserve"> Stuttgart, Weimar: J. B. Metzler.</w:t>
      </w:r>
    </w:p>
    <w:p w14:paraId="35077DB5" w14:textId="77777777" w:rsidR="00CB3FC9" w:rsidRPr="00C66272" w:rsidRDefault="00C55FA1" w:rsidP="00F34A6C">
      <w:pPr>
        <w:spacing w:line="360" w:lineRule="auto"/>
        <w:ind w:left="426" w:hanging="720"/>
        <w:rPr>
          <w:rFonts w:ascii="Brill" w:eastAsia="Brill" w:hAnsi="Brill" w:cs="Brill"/>
        </w:rPr>
        <w:pPrChange w:id="4484" w:author="Autor">
          <w:pPr>
            <w:spacing w:line="276" w:lineRule="auto"/>
            <w:ind w:left="426" w:hanging="426"/>
          </w:pPr>
        </w:pPrChange>
      </w:pPr>
      <w:r w:rsidRPr="00BF26E0">
        <w:rPr>
          <w:rFonts w:ascii="Brill" w:eastAsia="Brill" w:hAnsi="Brill" w:cs="Brill"/>
          <w:lang w:val="nl-BE"/>
        </w:rPr>
        <w:t xml:space="preserve">Brugger, E., Schürch, I., &amp; Tremmel-Werner, B. (2018). Der Hafen: Praxeologische Perspektiven auf Zirkulation, Transfer und Transformation. </w:t>
      </w:r>
      <w:proofErr w:type="spellStart"/>
      <w:r w:rsidRPr="00C66272">
        <w:rPr>
          <w:rFonts w:ascii="Brill" w:eastAsia="Brill" w:hAnsi="Brill" w:cs="Brill"/>
          <w:i/>
        </w:rPr>
        <w:t>Historische</w:t>
      </w:r>
      <w:proofErr w:type="spellEnd"/>
      <w:r w:rsidRPr="00C66272">
        <w:rPr>
          <w:rFonts w:ascii="Brill" w:eastAsia="Brill" w:hAnsi="Brill" w:cs="Brill"/>
          <w:i/>
        </w:rPr>
        <w:t xml:space="preserve"> Anthropologie, 26</w:t>
      </w:r>
      <w:r w:rsidRPr="00C66272">
        <w:rPr>
          <w:rFonts w:ascii="Brill" w:eastAsia="Brill" w:hAnsi="Brill" w:cs="Brill"/>
        </w:rPr>
        <w:t>(1), 29-42.</w:t>
      </w:r>
    </w:p>
    <w:p w14:paraId="35077DB6" w14:textId="75EF1948" w:rsidR="00CB3FC9" w:rsidRPr="00C66272" w:rsidRDefault="00C55FA1" w:rsidP="00F34A6C">
      <w:pPr>
        <w:spacing w:line="360" w:lineRule="auto"/>
        <w:ind w:left="426" w:hanging="720"/>
        <w:rPr>
          <w:rFonts w:ascii="Brill" w:eastAsia="Brill" w:hAnsi="Brill" w:cs="Brill"/>
        </w:rPr>
        <w:pPrChange w:id="4485" w:author="Autor">
          <w:pPr>
            <w:spacing w:line="276" w:lineRule="auto"/>
            <w:ind w:left="426" w:hanging="426"/>
          </w:pPr>
        </w:pPrChange>
      </w:pPr>
      <w:r w:rsidRPr="00C66272">
        <w:rPr>
          <w:rFonts w:ascii="Brill" w:eastAsia="Brill" w:hAnsi="Brill" w:cs="Brill"/>
        </w:rPr>
        <w:t>Cornell, A. (1997). The ‘</w:t>
      </w:r>
      <w:proofErr w:type="spellStart"/>
      <w:r w:rsidRPr="00C66272">
        <w:rPr>
          <w:rFonts w:ascii="Brill" w:eastAsia="Brill" w:hAnsi="Brill" w:cs="Brill"/>
        </w:rPr>
        <w:t>Fernsehkrimi</w:t>
      </w:r>
      <w:proofErr w:type="spellEnd"/>
      <w:r w:rsidRPr="00C66272">
        <w:rPr>
          <w:rFonts w:ascii="Brill" w:eastAsia="Brill" w:hAnsi="Brill" w:cs="Brill"/>
        </w:rPr>
        <w:t xml:space="preserve">’: Traditions and </w:t>
      </w:r>
      <w:ins w:id="4486" w:author="Autor">
        <w:r w:rsidR="00CE472E">
          <w:rPr>
            <w:rFonts w:ascii="Brill" w:eastAsia="Brill" w:hAnsi="Brill" w:cs="Brill"/>
          </w:rPr>
          <w:t>d</w:t>
        </w:r>
      </w:ins>
      <w:del w:id="4487" w:author="Autor">
        <w:r w:rsidRPr="00C66272" w:rsidDel="00CE472E">
          <w:rPr>
            <w:rFonts w:ascii="Brill" w:eastAsia="Brill" w:hAnsi="Brill" w:cs="Brill"/>
          </w:rPr>
          <w:delText>D</w:delText>
        </w:r>
      </w:del>
      <w:r w:rsidRPr="00C66272">
        <w:rPr>
          <w:rFonts w:ascii="Brill" w:eastAsia="Brill" w:hAnsi="Brill" w:cs="Brill"/>
        </w:rPr>
        <w:t xml:space="preserve">evelopments. </w:t>
      </w:r>
      <w:r w:rsidRPr="00C66272">
        <w:rPr>
          <w:rFonts w:ascii="Brill" w:eastAsia="Brill" w:hAnsi="Brill" w:cs="Brill"/>
          <w:i/>
        </w:rPr>
        <w:t>German Life and Letters, 50</w:t>
      </w:r>
      <w:r w:rsidRPr="00C66272">
        <w:rPr>
          <w:rFonts w:ascii="Brill" w:eastAsia="Brill" w:hAnsi="Brill" w:cs="Brill"/>
        </w:rPr>
        <w:t>(1), 82-102.</w:t>
      </w:r>
    </w:p>
    <w:p w14:paraId="35077DB7" w14:textId="14797B47" w:rsidR="00CB3FC9" w:rsidRPr="00C66272" w:rsidRDefault="00733A75" w:rsidP="00F34A6C">
      <w:pPr>
        <w:spacing w:line="360" w:lineRule="auto"/>
        <w:ind w:left="426" w:hanging="720"/>
        <w:rPr>
          <w:rFonts w:ascii="Brill" w:eastAsia="Brill" w:hAnsi="Brill" w:cs="Brill"/>
        </w:rPr>
        <w:pPrChange w:id="4488" w:author="Autor">
          <w:pPr>
            <w:spacing w:line="276" w:lineRule="auto"/>
            <w:ind w:left="426" w:hanging="426"/>
          </w:pPr>
        </w:pPrChange>
      </w:pPr>
      <w:proofErr w:type="spellStart"/>
      <w:ins w:id="4489" w:author="Autor">
        <w:r w:rsidRPr="00F34A6C">
          <w:rPr>
            <w:rFonts w:ascii="Times New Roman" w:hAnsi="Times New Roman" w:cs="Times New Roman"/>
            <w:color w:val="222222"/>
            <w:shd w:val="clear" w:color="auto" w:fill="FFFFFF"/>
            <w:rPrChange w:id="4490" w:author="Autor">
              <w:rPr>
                <w:rFonts w:ascii="Arial" w:hAnsi="Arial" w:cs="Arial"/>
                <w:color w:val="222222"/>
                <w:sz w:val="20"/>
                <w:szCs w:val="20"/>
                <w:shd w:val="clear" w:color="auto" w:fill="FFFFFF"/>
              </w:rPr>
            </w:rPrChange>
          </w:rPr>
          <w:t>Desfor</w:t>
        </w:r>
        <w:proofErr w:type="spellEnd"/>
        <w:r w:rsidRPr="00F34A6C">
          <w:rPr>
            <w:rFonts w:ascii="Times New Roman" w:hAnsi="Times New Roman" w:cs="Times New Roman"/>
            <w:color w:val="222222"/>
            <w:shd w:val="clear" w:color="auto" w:fill="FFFFFF"/>
            <w:rPrChange w:id="4491" w:author="Autor">
              <w:rPr>
                <w:rFonts w:ascii="Arial" w:hAnsi="Arial" w:cs="Arial"/>
                <w:color w:val="222222"/>
                <w:sz w:val="20"/>
                <w:szCs w:val="20"/>
                <w:shd w:val="clear" w:color="auto" w:fill="FFFFFF"/>
              </w:rPr>
            </w:rPrChange>
          </w:rPr>
          <w:t>, G., Laidley, J., Stevens, Q., &amp; Schubert, D</w:t>
        </w:r>
        <w:r>
          <w:rPr>
            <w:rFonts w:ascii="Arial" w:hAnsi="Arial" w:cs="Arial"/>
            <w:color w:val="222222"/>
            <w:sz w:val="20"/>
            <w:szCs w:val="20"/>
            <w:shd w:val="clear" w:color="auto" w:fill="FFFFFF"/>
          </w:rPr>
          <w:t>.</w:t>
        </w:r>
        <w:r>
          <w:rPr>
            <w:rStyle w:val="apple-converted-space"/>
            <w:rFonts w:ascii="Arial" w:hAnsi="Arial" w:cs="Arial"/>
            <w:color w:val="222222"/>
            <w:sz w:val="20"/>
            <w:szCs w:val="20"/>
            <w:shd w:val="clear" w:color="auto" w:fill="FFFFFF"/>
          </w:rPr>
          <w:t> </w:t>
        </w:r>
      </w:ins>
      <w:commentRangeStart w:id="4492"/>
      <w:del w:id="4493" w:author="Autor">
        <w:r w:rsidR="00C55FA1" w:rsidRPr="00F34A6C" w:rsidDel="00733A75">
          <w:rPr>
            <w:rFonts w:ascii="Brill" w:eastAsia="Brill" w:hAnsi="Brill" w:cs="Brill"/>
            <w:lang w:val="en-US"/>
            <w:rPrChange w:id="4494" w:author="Autor">
              <w:rPr>
                <w:rFonts w:ascii="Brill" w:eastAsia="Brill" w:hAnsi="Brill" w:cs="Brill"/>
                <w:lang w:val="nl-BE"/>
              </w:rPr>
            </w:rPrChange>
          </w:rPr>
          <w:delText>Desfor, G., et al</w:delText>
        </w:r>
        <w:commentRangeEnd w:id="4492"/>
        <w:r w:rsidR="00CE472E" w:rsidDel="00733A75">
          <w:rPr>
            <w:rStyle w:val="Odwoaniedokomentarza"/>
            <w:lang w:val="en-AU"/>
          </w:rPr>
          <w:commentReference w:id="4492"/>
        </w:r>
        <w:r w:rsidR="00C55FA1" w:rsidRPr="00F34A6C" w:rsidDel="00733A75">
          <w:rPr>
            <w:rFonts w:ascii="Brill" w:eastAsia="Brill" w:hAnsi="Brill" w:cs="Brill"/>
            <w:lang w:val="en-US"/>
            <w:rPrChange w:id="4495" w:author="Autor">
              <w:rPr>
                <w:rFonts w:ascii="Brill" w:eastAsia="Brill" w:hAnsi="Brill" w:cs="Brill"/>
                <w:lang w:val="nl-BE"/>
              </w:rPr>
            </w:rPrChange>
          </w:rPr>
          <w:delText xml:space="preserve">. </w:delText>
        </w:r>
      </w:del>
      <w:r w:rsidR="00C55FA1" w:rsidRPr="00F34A6C">
        <w:rPr>
          <w:rFonts w:ascii="Brill" w:eastAsia="Brill" w:hAnsi="Brill" w:cs="Brill"/>
          <w:lang w:val="en-US"/>
          <w:rPrChange w:id="4496" w:author="Autor">
            <w:rPr>
              <w:rFonts w:ascii="Brill" w:eastAsia="Brill" w:hAnsi="Brill" w:cs="Brill"/>
              <w:lang w:val="nl-BE"/>
            </w:rPr>
          </w:rPrChange>
        </w:rPr>
        <w:t xml:space="preserve">(Eds.). (2011). </w:t>
      </w:r>
      <w:r w:rsidR="00C55FA1" w:rsidRPr="00C66272">
        <w:rPr>
          <w:rFonts w:ascii="Brill" w:eastAsia="Brill" w:hAnsi="Brill" w:cs="Brill"/>
          <w:i/>
        </w:rPr>
        <w:t>Transforming Urban Waterfronts: Fixity and Flow.</w:t>
      </w:r>
      <w:r w:rsidR="00C55FA1" w:rsidRPr="00C66272">
        <w:rPr>
          <w:rFonts w:ascii="Brill" w:eastAsia="Brill" w:hAnsi="Brill" w:cs="Brill"/>
        </w:rPr>
        <w:t xml:space="preserve"> New York: Routledge.</w:t>
      </w:r>
    </w:p>
    <w:p w14:paraId="35077DB8" w14:textId="77777777" w:rsidR="00CB3FC9" w:rsidRPr="00C66272" w:rsidRDefault="00C55FA1" w:rsidP="00F34A6C">
      <w:pPr>
        <w:spacing w:line="360" w:lineRule="auto"/>
        <w:ind w:left="426" w:hanging="720"/>
        <w:rPr>
          <w:rFonts w:ascii="Brill" w:eastAsia="Brill" w:hAnsi="Brill" w:cs="Brill"/>
        </w:rPr>
        <w:pPrChange w:id="4497" w:author="Autor">
          <w:pPr>
            <w:spacing w:line="276" w:lineRule="auto"/>
            <w:ind w:left="426" w:hanging="426"/>
          </w:pPr>
        </w:pPrChange>
      </w:pPr>
      <w:r w:rsidRPr="00C66272">
        <w:rPr>
          <w:rFonts w:ascii="Brill" w:eastAsia="Brill" w:hAnsi="Brill" w:cs="Brill"/>
        </w:rPr>
        <w:t xml:space="preserve">Die </w:t>
      </w:r>
      <w:proofErr w:type="spellStart"/>
      <w:r w:rsidRPr="00C66272">
        <w:rPr>
          <w:rFonts w:ascii="Brill" w:eastAsia="Brill" w:hAnsi="Brill" w:cs="Brill"/>
        </w:rPr>
        <w:t>Krimihomepage</w:t>
      </w:r>
      <w:proofErr w:type="spellEnd"/>
      <w:r w:rsidRPr="00C66272">
        <w:rPr>
          <w:rFonts w:ascii="Brill" w:eastAsia="Brill" w:hAnsi="Brill" w:cs="Brill"/>
        </w:rPr>
        <w:t xml:space="preserve">: </w:t>
      </w:r>
      <w:proofErr w:type="spellStart"/>
      <w:r w:rsidRPr="00C66272">
        <w:rPr>
          <w:rFonts w:ascii="Brill" w:eastAsia="Brill" w:hAnsi="Brill" w:cs="Brill"/>
        </w:rPr>
        <w:t>Hafenpolizei</w:t>
      </w:r>
      <w:proofErr w:type="spellEnd"/>
      <w:r w:rsidRPr="00C66272">
        <w:rPr>
          <w:rFonts w:ascii="Brill" w:eastAsia="Brill" w:hAnsi="Brill" w:cs="Brill"/>
        </w:rPr>
        <w:t xml:space="preserve">. (2022, February 28). </w:t>
      </w:r>
      <w:r>
        <w:fldChar w:fldCharType="begin"/>
      </w:r>
      <w:r>
        <w:instrText>HYPERLINK "http://krimiserien.heimat.eu/h/hafenpolizei.htm" \h</w:instrText>
      </w:r>
      <w:r>
        <w:fldChar w:fldCharType="separate"/>
      </w:r>
      <w:r w:rsidRPr="00C66272">
        <w:rPr>
          <w:rFonts w:ascii="Brill" w:eastAsia="Brill" w:hAnsi="Brill" w:cs="Brill"/>
          <w:color w:val="DCA10D"/>
          <w:u w:val="single"/>
        </w:rPr>
        <w:t>http://krimiserien.heimat.eu/h/hafenpolizei.htm</w:t>
      </w:r>
      <w:r>
        <w:rPr>
          <w:rFonts w:ascii="Brill" w:eastAsia="Brill" w:hAnsi="Brill" w:cs="Brill"/>
          <w:color w:val="DCA10D"/>
          <w:u w:val="single"/>
        </w:rPr>
        <w:fldChar w:fldCharType="end"/>
      </w:r>
    </w:p>
    <w:p w14:paraId="35077DB9" w14:textId="77777777" w:rsidR="00CB3FC9" w:rsidRPr="00BF26E0" w:rsidRDefault="00C55FA1" w:rsidP="00F34A6C">
      <w:pPr>
        <w:spacing w:line="360" w:lineRule="auto"/>
        <w:ind w:left="426" w:hanging="720"/>
        <w:rPr>
          <w:rFonts w:ascii="Brill" w:eastAsia="Brill" w:hAnsi="Brill" w:cs="Brill"/>
          <w:lang w:val="nl-BE"/>
        </w:rPr>
        <w:pPrChange w:id="4498" w:author="Autor">
          <w:pPr>
            <w:spacing w:line="276" w:lineRule="auto"/>
            <w:ind w:left="426" w:hanging="426"/>
          </w:pPr>
        </w:pPrChange>
      </w:pPr>
      <w:proofErr w:type="spellStart"/>
      <w:r w:rsidRPr="00C66272">
        <w:rPr>
          <w:rFonts w:ascii="Brill" w:eastAsia="Brill" w:hAnsi="Brill" w:cs="Brill"/>
        </w:rPr>
        <w:lastRenderedPageBreak/>
        <w:t>Fahnenbruck</w:t>
      </w:r>
      <w:proofErr w:type="spellEnd"/>
      <w:r w:rsidRPr="00C66272">
        <w:rPr>
          <w:rFonts w:ascii="Brill" w:eastAsia="Brill" w:hAnsi="Brill" w:cs="Brill"/>
        </w:rPr>
        <w:t xml:space="preserve">, N. M., &amp; Meyer-Lenz, J. (Eds.). </w:t>
      </w:r>
      <w:r w:rsidRPr="00BF26E0">
        <w:rPr>
          <w:rFonts w:ascii="Brill" w:eastAsia="Brill" w:hAnsi="Brill" w:cs="Brill"/>
          <w:lang w:val="nl-BE"/>
        </w:rPr>
        <w:t xml:space="preserve">(2018). </w:t>
      </w:r>
      <w:r w:rsidRPr="00BF26E0">
        <w:rPr>
          <w:rFonts w:ascii="Brill" w:eastAsia="Brill" w:hAnsi="Brill" w:cs="Brill"/>
          <w:i/>
          <w:lang w:val="nl-BE"/>
        </w:rPr>
        <w:t>Fluchtpunkt Hamburg: Zur Geschichte von Flucht und Migration in Hamburg von der Frühen Neuzeit bis zur Gegenwart.</w:t>
      </w:r>
      <w:r w:rsidRPr="00BF26E0">
        <w:rPr>
          <w:rFonts w:ascii="Brill" w:eastAsia="Brill" w:hAnsi="Brill" w:cs="Brill"/>
          <w:lang w:val="nl-BE"/>
        </w:rPr>
        <w:t xml:space="preserve"> Bielefeld: transcript.</w:t>
      </w:r>
    </w:p>
    <w:p w14:paraId="35077DBA" w14:textId="77777777" w:rsidR="00CB3FC9" w:rsidRPr="00BF26E0" w:rsidRDefault="00C55FA1" w:rsidP="00F34A6C">
      <w:pPr>
        <w:spacing w:line="360" w:lineRule="auto"/>
        <w:ind w:left="426" w:hanging="720"/>
        <w:rPr>
          <w:rFonts w:ascii="Brill" w:eastAsia="Brill" w:hAnsi="Brill" w:cs="Brill"/>
          <w:lang w:val="nl-BE"/>
        </w:rPr>
        <w:pPrChange w:id="4499" w:author="Autor">
          <w:pPr>
            <w:spacing w:line="276" w:lineRule="auto"/>
            <w:ind w:left="426" w:hanging="426"/>
          </w:pPr>
        </w:pPrChange>
      </w:pPr>
      <w:r w:rsidRPr="00BF26E0">
        <w:rPr>
          <w:rFonts w:ascii="Brill" w:eastAsia="Brill" w:hAnsi="Brill" w:cs="Brill"/>
          <w:lang w:val="nl-BE"/>
        </w:rPr>
        <w:t xml:space="preserve">Faulstich, W. (1994). Fernsehgeschichte als Erfolgsgeschichte: Die Sendungen mit den höchsten Einschaltquoten. In W. Faulstich (Ed.), </w:t>
      </w:r>
      <w:r w:rsidRPr="00BF26E0">
        <w:rPr>
          <w:rFonts w:ascii="Brill" w:eastAsia="Brill" w:hAnsi="Brill" w:cs="Brill"/>
          <w:i/>
          <w:lang w:val="nl-BE"/>
        </w:rPr>
        <w:t>Geschichte des Fernsehens in der Bundesrepublik Deutschland, vol. 5: Vom „Autor“ zum Nutzer: Handlungsrollen im Fernsehen</w:t>
      </w:r>
      <w:r w:rsidRPr="00BF26E0">
        <w:rPr>
          <w:rFonts w:ascii="Brill" w:eastAsia="Brill" w:hAnsi="Brill" w:cs="Brill"/>
          <w:lang w:val="nl-BE"/>
        </w:rPr>
        <w:t xml:space="preserve"> (pp. 217-236). Munich: Wilhelm Fink.</w:t>
      </w:r>
    </w:p>
    <w:p w14:paraId="35077DBB" w14:textId="77777777" w:rsidR="00CB3FC9" w:rsidRPr="00BF26E0" w:rsidRDefault="00C55FA1" w:rsidP="00F34A6C">
      <w:pPr>
        <w:spacing w:line="360" w:lineRule="auto"/>
        <w:ind w:left="426" w:hanging="720"/>
        <w:rPr>
          <w:rFonts w:ascii="Brill" w:eastAsia="Brill" w:hAnsi="Brill" w:cs="Brill"/>
          <w:lang w:val="nl-BE"/>
        </w:rPr>
        <w:pPrChange w:id="4500" w:author="Autor">
          <w:pPr>
            <w:spacing w:line="276" w:lineRule="auto"/>
            <w:ind w:left="426" w:hanging="426"/>
          </w:pPr>
        </w:pPrChange>
      </w:pPr>
      <w:r w:rsidRPr="00BF26E0">
        <w:rPr>
          <w:rFonts w:ascii="Brill" w:eastAsia="Brill" w:hAnsi="Brill" w:cs="Brill"/>
          <w:lang w:val="nl-BE"/>
        </w:rPr>
        <w:t xml:space="preserve">Fischer, H. E. (1927). </w:t>
      </w:r>
      <w:r w:rsidRPr="00BF26E0">
        <w:rPr>
          <w:rFonts w:ascii="Brill" w:eastAsia="Brill" w:hAnsi="Brill" w:cs="Brill"/>
          <w:i/>
          <w:lang w:val="nl-BE"/>
        </w:rPr>
        <w:t>Sittengeschichte des Hafens und der Reise.</w:t>
      </w:r>
      <w:r w:rsidRPr="00BF26E0">
        <w:rPr>
          <w:rFonts w:ascii="Brill" w:eastAsia="Brill" w:hAnsi="Brill" w:cs="Brill"/>
          <w:lang w:val="nl-BE"/>
        </w:rPr>
        <w:t xml:space="preserve"> Vienna, Leipzig: Verlag für Kulturforschung.</w:t>
      </w:r>
    </w:p>
    <w:p w14:paraId="35077DBC" w14:textId="77777777" w:rsidR="00CB3FC9" w:rsidRPr="00BF26E0" w:rsidRDefault="00C55FA1" w:rsidP="00F34A6C">
      <w:pPr>
        <w:spacing w:line="360" w:lineRule="auto"/>
        <w:ind w:left="426" w:hanging="720"/>
        <w:rPr>
          <w:rFonts w:ascii="Brill" w:eastAsia="Brill" w:hAnsi="Brill" w:cs="Brill"/>
          <w:lang w:val="nl-BE"/>
        </w:rPr>
        <w:pPrChange w:id="4501" w:author="Autor">
          <w:pPr>
            <w:spacing w:line="276" w:lineRule="auto"/>
            <w:ind w:left="426" w:hanging="426"/>
          </w:pPr>
        </w:pPrChange>
      </w:pPr>
      <w:r w:rsidRPr="00BF26E0">
        <w:rPr>
          <w:rFonts w:ascii="Brill" w:eastAsia="Brill" w:hAnsi="Brill" w:cs="Brill"/>
          <w:lang w:val="nl-BE"/>
        </w:rPr>
        <w:t xml:space="preserve">Giesenfeld, G., &amp; Prugger, P. (1994). Serien im Vorabend- und im Hauptprogramm. In H. Schanze &amp; B. Zimmermann (Eds.), </w:t>
      </w:r>
      <w:r w:rsidRPr="00BF26E0">
        <w:rPr>
          <w:rFonts w:ascii="Brill" w:eastAsia="Brill" w:hAnsi="Brill" w:cs="Brill"/>
          <w:i/>
          <w:lang w:val="nl-BE"/>
        </w:rPr>
        <w:t>Geschichte des Fernsehens in der Bundesrepublik Deutschland, vol. 2: Das Fernsehen und die Künste</w:t>
      </w:r>
      <w:r w:rsidRPr="00BF26E0">
        <w:rPr>
          <w:rFonts w:ascii="Brill" w:eastAsia="Brill" w:hAnsi="Brill" w:cs="Brill"/>
          <w:lang w:val="nl-BE"/>
        </w:rPr>
        <w:t xml:space="preserve"> (pp. 349-387). Munich: Wilhelm Fink.</w:t>
      </w:r>
    </w:p>
    <w:p w14:paraId="35077DBD" w14:textId="77777777" w:rsidR="00CB3FC9" w:rsidRPr="00BF26E0" w:rsidRDefault="00C55FA1" w:rsidP="00F34A6C">
      <w:pPr>
        <w:spacing w:line="360" w:lineRule="auto"/>
        <w:ind w:left="426" w:hanging="720"/>
        <w:rPr>
          <w:rFonts w:ascii="Brill" w:eastAsia="Brill" w:hAnsi="Brill" w:cs="Brill"/>
          <w:lang w:val="nl-BE"/>
        </w:rPr>
        <w:pPrChange w:id="4502" w:author="Autor">
          <w:pPr>
            <w:spacing w:line="276" w:lineRule="auto"/>
            <w:ind w:left="426" w:hanging="426"/>
          </w:pPr>
        </w:pPrChange>
      </w:pPr>
      <w:r w:rsidRPr="00BF26E0">
        <w:rPr>
          <w:rFonts w:ascii="Brill" w:eastAsia="Brill" w:hAnsi="Brill" w:cs="Brill"/>
          <w:lang w:val="nl-BE"/>
        </w:rPr>
        <w:t xml:space="preserve">Grünen, S. (2008). Touristenmetropole Hamburg: Die Entwicklung des Hamburger Städtetourismus, des Hamburg-Images und der touristischen Werbebilder in den Jahren 1955 bis 1975. In L. Amenda &amp; S. Grünen, </w:t>
      </w:r>
      <w:r w:rsidRPr="00BF26E0">
        <w:rPr>
          <w:rFonts w:ascii="Brill" w:eastAsia="Brill" w:hAnsi="Brill" w:cs="Brill"/>
          <w:i/>
          <w:lang w:val="nl-BE"/>
        </w:rPr>
        <w:t>“Tor zur Welt:” Hamburg-Bilder und Hamburg-Werbung im 20. Jahrhundert</w:t>
      </w:r>
      <w:r w:rsidRPr="00BF26E0">
        <w:rPr>
          <w:rFonts w:ascii="Brill" w:eastAsia="Brill" w:hAnsi="Brill" w:cs="Brill"/>
          <w:lang w:val="nl-BE"/>
        </w:rPr>
        <w:t xml:space="preserve"> (pp. 100-157, 174-180, 199-204). Munich: Dölling und Galitz.</w:t>
      </w:r>
    </w:p>
    <w:p w14:paraId="35077DBE" w14:textId="77777777" w:rsidR="00CB3FC9" w:rsidRPr="00BF26E0" w:rsidRDefault="00C55FA1" w:rsidP="00F34A6C">
      <w:pPr>
        <w:spacing w:line="360" w:lineRule="auto"/>
        <w:ind w:left="426" w:hanging="720"/>
        <w:rPr>
          <w:rFonts w:ascii="Brill" w:eastAsia="Brill" w:hAnsi="Brill" w:cs="Brill"/>
          <w:lang w:val="nl-BE"/>
        </w:rPr>
        <w:pPrChange w:id="4503" w:author="Autor">
          <w:pPr>
            <w:spacing w:line="276" w:lineRule="auto"/>
            <w:ind w:left="426" w:hanging="426"/>
          </w:pPr>
        </w:pPrChange>
      </w:pPr>
      <w:r w:rsidRPr="00BF26E0">
        <w:rPr>
          <w:rFonts w:ascii="Brill" w:eastAsia="Brill" w:hAnsi="Brill" w:cs="Brill"/>
          <w:lang w:val="nl-BE"/>
        </w:rPr>
        <w:t>Hamburger Abendblatt. (1950, May 5). Wasserpolizei des Nachts: Sicherungsfahrt auf dunklen Spuren der Metallschmuggler. III.</w:t>
      </w:r>
    </w:p>
    <w:p w14:paraId="35077DBF" w14:textId="77777777" w:rsidR="00CB3FC9" w:rsidRPr="00C66272" w:rsidRDefault="00C55FA1" w:rsidP="00F34A6C">
      <w:pPr>
        <w:spacing w:line="360" w:lineRule="auto"/>
        <w:ind w:left="426" w:hanging="720"/>
        <w:rPr>
          <w:rFonts w:ascii="Brill" w:eastAsia="Brill" w:hAnsi="Brill" w:cs="Brill"/>
        </w:rPr>
        <w:pPrChange w:id="4504" w:author="Autor">
          <w:pPr>
            <w:spacing w:line="276" w:lineRule="auto"/>
            <w:ind w:left="426" w:hanging="426"/>
          </w:pPr>
        </w:pPrChange>
      </w:pPr>
      <w:r w:rsidRPr="00BF26E0">
        <w:rPr>
          <w:rFonts w:ascii="Brill" w:eastAsia="Brill" w:hAnsi="Brill" w:cs="Brill"/>
          <w:lang w:val="nl-BE"/>
        </w:rPr>
        <w:t xml:space="preserve">Hamburger Abendblatt. (1963, April 25). Dann wurden die Orangen verkauft...: Der erste Tag im Schmuggel-Prozess. </w:t>
      </w:r>
      <w:r w:rsidRPr="00C66272">
        <w:rPr>
          <w:rFonts w:ascii="Brill" w:eastAsia="Brill" w:hAnsi="Brill" w:cs="Brill"/>
        </w:rPr>
        <w:t>4.</w:t>
      </w:r>
    </w:p>
    <w:p w14:paraId="35077DC0" w14:textId="77777777" w:rsidR="00CB3FC9" w:rsidRPr="00C66272" w:rsidRDefault="00C55FA1" w:rsidP="00F34A6C">
      <w:pPr>
        <w:spacing w:line="360" w:lineRule="auto"/>
        <w:ind w:left="426" w:hanging="720"/>
        <w:rPr>
          <w:rFonts w:ascii="Brill" w:eastAsia="Brill" w:hAnsi="Brill" w:cs="Brill"/>
        </w:rPr>
        <w:pPrChange w:id="4505" w:author="Autor">
          <w:pPr>
            <w:spacing w:line="276" w:lineRule="auto"/>
            <w:ind w:left="426" w:hanging="426"/>
          </w:pPr>
        </w:pPrChange>
      </w:pPr>
      <w:r w:rsidRPr="00C66272">
        <w:rPr>
          <w:rFonts w:ascii="Brill" w:eastAsia="Brill" w:hAnsi="Brill" w:cs="Brill"/>
        </w:rPr>
        <w:t xml:space="preserve">Hamburger </w:t>
      </w:r>
      <w:proofErr w:type="spellStart"/>
      <w:r w:rsidRPr="00C66272">
        <w:rPr>
          <w:rFonts w:ascii="Brill" w:eastAsia="Brill" w:hAnsi="Brill" w:cs="Brill"/>
        </w:rPr>
        <w:t>Abendblatt</w:t>
      </w:r>
      <w:proofErr w:type="spellEnd"/>
      <w:r w:rsidRPr="00C66272">
        <w:rPr>
          <w:rFonts w:ascii="Brill" w:eastAsia="Brill" w:hAnsi="Brill" w:cs="Brill"/>
        </w:rPr>
        <w:t xml:space="preserve">. (1963, October 15). So </w:t>
      </w:r>
      <w:proofErr w:type="spellStart"/>
      <w:r w:rsidRPr="00C66272">
        <w:rPr>
          <w:rFonts w:ascii="Brill" w:eastAsia="Brill" w:hAnsi="Brill" w:cs="Brill"/>
        </w:rPr>
        <w:t>einfach</w:t>
      </w:r>
      <w:proofErr w:type="spellEnd"/>
      <w:r w:rsidRPr="00C66272">
        <w:rPr>
          <w:rFonts w:ascii="Brill" w:eastAsia="Brill" w:hAnsi="Brill" w:cs="Brill"/>
        </w:rPr>
        <w:t>? 5.</w:t>
      </w:r>
    </w:p>
    <w:p w14:paraId="35077DC1" w14:textId="77777777" w:rsidR="00CB3FC9" w:rsidRPr="00C66272" w:rsidRDefault="00C55FA1" w:rsidP="00F34A6C">
      <w:pPr>
        <w:spacing w:line="360" w:lineRule="auto"/>
        <w:ind w:left="426" w:hanging="720"/>
        <w:rPr>
          <w:rFonts w:ascii="Brill" w:eastAsia="Brill" w:hAnsi="Brill" w:cs="Brill"/>
        </w:rPr>
        <w:pPrChange w:id="4506" w:author="Autor">
          <w:pPr>
            <w:spacing w:line="276" w:lineRule="auto"/>
            <w:ind w:left="426" w:hanging="426"/>
          </w:pPr>
        </w:pPrChange>
      </w:pPr>
      <w:r w:rsidRPr="00C66272">
        <w:rPr>
          <w:rFonts w:ascii="Brill" w:eastAsia="Brill" w:hAnsi="Brill" w:cs="Brill"/>
        </w:rPr>
        <w:t xml:space="preserve">Hamburger </w:t>
      </w:r>
      <w:proofErr w:type="spellStart"/>
      <w:r w:rsidRPr="00C66272">
        <w:rPr>
          <w:rFonts w:ascii="Brill" w:eastAsia="Brill" w:hAnsi="Brill" w:cs="Brill"/>
        </w:rPr>
        <w:t>Abendblatt</w:t>
      </w:r>
      <w:proofErr w:type="spellEnd"/>
      <w:r w:rsidRPr="00C66272">
        <w:rPr>
          <w:rFonts w:ascii="Brill" w:eastAsia="Brill" w:hAnsi="Brill" w:cs="Brill"/>
        </w:rPr>
        <w:t xml:space="preserve">. (1966, January 13). Pro Person </w:t>
      </w:r>
      <w:proofErr w:type="spellStart"/>
      <w:r w:rsidRPr="00C66272">
        <w:rPr>
          <w:rFonts w:ascii="Brill" w:eastAsia="Brill" w:hAnsi="Brill" w:cs="Brill"/>
        </w:rPr>
        <w:t>ein</w:t>
      </w:r>
      <w:proofErr w:type="spellEnd"/>
      <w:r w:rsidRPr="00C66272">
        <w:rPr>
          <w:rFonts w:ascii="Brill" w:eastAsia="Brill" w:hAnsi="Brill" w:cs="Brill"/>
        </w:rPr>
        <w:t xml:space="preserve"> </w:t>
      </w:r>
      <w:proofErr w:type="spellStart"/>
      <w:r w:rsidRPr="00C66272">
        <w:rPr>
          <w:rFonts w:ascii="Brill" w:eastAsia="Brill" w:hAnsi="Brill" w:cs="Brill"/>
        </w:rPr>
        <w:t>paar</w:t>
      </w:r>
      <w:proofErr w:type="spellEnd"/>
      <w:r w:rsidRPr="00C66272">
        <w:rPr>
          <w:rFonts w:ascii="Brill" w:eastAsia="Brill" w:hAnsi="Brill" w:cs="Brill"/>
        </w:rPr>
        <w:t xml:space="preserve"> </w:t>
      </w:r>
      <w:proofErr w:type="spellStart"/>
      <w:r w:rsidRPr="00C66272">
        <w:rPr>
          <w:rFonts w:ascii="Brill" w:eastAsia="Brill" w:hAnsi="Brill" w:cs="Brill"/>
        </w:rPr>
        <w:t>Tropfen</w:t>
      </w:r>
      <w:proofErr w:type="spellEnd"/>
      <w:r w:rsidRPr="00C66272">
        <w:rPr>
          <w:rFonts w:ascii="Brill" w:eastAsia="Brill" w:hAnsi="Brill" w:cs="Brill"/>
        </w:rPr>
        <w:t xml:space="preserve"> Schnaps: </w:t>
      </w:r>
      <w:proofErr w:type="spellStart"/>
      <w:r w:rsidRPr="00C66272">
        <w:rPr>
          <w:rFonts w:ascii="Brill" w:eastAsia="Brill" w:hAnsi="Brill" w:cs="Brill"/>
        </w:rPr>
        <w:t>Im</w:t>
      </w:r>
      <w:proofErr w:type="spellEnd"/>
      <w:r w:rsidRPr="00C66272">
        <w:rPr>
          <w:rFonts w:ascii="Brill" w:eastAsia="Brill" w:hAnsi="Brill" w:cs="Brill"/>
        </w:rPr>
        <w:t xml:space="preserve"> Hafen </w:t>
      </w:r>
      <w:proofErr w:type="spellStart"/>
      <w:r w:rsidRPr="00C66272">
        <w:rPr>
          <w:rFonts w:ascii="Brill" w:eastAsia="Brill" w:hAnsi="Brill" w:cs="Brill"/>
        </w:rPr>
        <w:t>wird</w:t>
      </w:r>
      <w:proofErr w:type="spellEnd"/>
      <w:r w:rsidRPr="00C66272">
        <w:rPr>
          <w:rFonts w:ascii="Brill" w:eastAsia="Brill" w:hAnsi="Brill" w:cs="Brill"/>
        </w:rPr>
        <w:t xml:space="preserve"> </w:t>
      </w:r>
      <w:proofErr w:type="spellStart"/>
      <w:r w:rsidRPr="00C66272">
        <w:rPr>
          <w:rFonts w:ascii="Brill" w:eastAsia="Brill" w:hAnsi="Brill" w:cs="Brill"/>
        </w:rPr>
        <w:t>ganz</w:t>
      </w:r>
      <w:proofErr w:type="spellEnd"/>
      <w:r w:rsidRPr="00C66272">
        <w:rPr>
          <w:rFonts w:ascii="Brill" w:eastAsia="Brill" w:hAnsi="Brill" w:cs="Brill"/>
        </w:rPr>
        <w:t xml:space="preserve"> </w:t>
      </w:r>
      <w:proofErr w:type="spellStart"/>
      <w:r w:rsidRPr="00C66272">
        <w:rPr>
          <w:rFonts w:ascii="Brill" w:eastAsia="Brill" w:hAnsi="Brill" w:cs="Brill"/>
        </w:rPr>
        <w:t>gern</w:t>
      </w:r>
      <w:proofErr w:type="spellEnd"/>
      <w:r w:rsidRPr="00C66272">
        <w:rPr>
          <w:rFonts w:ascii="Brill" w:eastAsia="Brill" w:hAnsi="Brill" w:cs="Brill"/>
        </w:rPr>
        <w:t xml:space="preserve"> </w:t>
      </w:r>
      <w:proofErr w:type="spellStart"/>
      <w:r w:rsidRPr="00C66272">
        <w:rPr>
          <w:rFonts w:ascii="Brill" w:eastAsia="Brill" w:hAnsi="Brill" w:cs="Brill"/>
        </w:rPr>
        <w:t>geschmuggelt</w:t>
      </w:r>
      <w:proofErr w:type="spellEnd"/>
      <w:r w:rsidRPr="00C66272">
        <w:rPr>
          <w:rFonts w:ascii="Brill" w:eastAsia="Brill" w:hAnsi="Brill" w:cs="Brill"/>
        </w:rPr>
        <w:t>. 9.</w:t>
      </w:r>
    </w:p>
    <w:p w14:paraId="35077DC2" w14:textId="77777777" w:rsidR="00CB3FC9" w:rsidRPr="00C66272" w:rsidRDefault="00C55FA1" w:rsidP="00F34A6C">
      <w:pPr>
        <w:spacing w:line="360" w:lineRule="auto"/>
        <w:ind w:left="426" w:hanging="720"/>
        <w:rPr>
          <w:rFonts w:ascii="Brill" w:eastAsia="Brill" w:hAnsi="Brill" w:cs="Brill"/>
        </w:rPr>
        <w:pPrChange w:id="4507" w:author="Autor">
          <w:pPr>
            <w:spacing w:line="276" w:lineRule="auto"/>
            <w:ind w:left="426" w:hanging="426"/>
          </w:pPr>
        </w:pPrChange>
      </w:pPr>
      <w:r w:rsidRPr="00C66272">
        <w:rPr>
          <w:rFonts w:ascii="Brill" w:eastAsia="Brill" w:hAnsi="Brill" w:cs="Brill"/>
        </w:rPr>
        <w:t xml:space="preserve">Hamburger </w:t>
      </w:r>
      <w:proofErr w:type="spellStart"/>
      <w:r w:rsidRPr="00C66272">
        <w:rPr>
          <w:rFonts w:ascii="Brill" w:eastAsia="Brill" w:hAnsi="Brill" w:cs="Brill"/>
        </w:rPr>
        <w:t>Abendblatt</w:t>
      </w:r>
      <w:proofErr w:type="spellEnd"/>
      <w:r w:rsidRPr="00C66272">
        <w:rPr>
          <w:rFonts w:ascii="Brill" w:eastAsia="Brill" w:hAnsi="Brill" w:cs="Brill"/>
        </w:rPr>
        <w:t xml:space="preserve">. (1970, April 9). Neue </w:t>
      </w:r>
      <w:proofErr w:type="spellStart"/>
      <w:r w:rsidRPr="00C66272">
        <w:rPr>
          <w:rFonts w:ascii="Brill" w:eastAsia="Brill" w:hAnsi="Brill" w:cs="Brill"/>
        </w:rPr>
        <w:t>Fernsehreihe</w:t>
      </w:r>
      <w:proofErr w:type="spellEnd"/>
      <w:r w:rsidRPr="00C66272">
        <w:rPr>
          <w:rFonts w:ascii="Brill" w:eastAsia="Brill" w:hAnsi="Brill" w:cs="Brill"/>
        </w:rPr>
        <w:t>: ‘Hamburg Transit’. 4.</w:t>
      </w:r>
    </w:p>
    <w:p w14:paraId="35077DC3" w14:textId="77777777" w:rsidR="00CB3FC9" w:rsidRPr="00C66272" w:rsidRDefault="00C55FA1" w:rsidP="00F34A6C">
      <w:pPr>
        <w:spacing w:line="360" w:lineRule="auto"/>
        <w:ind w:left="426" w:hanging="720"/>
        <w:rPr>
          <w:rFonts w:ascii="Brill" w:eastAsia="Brill" w:hAnsi="Brill" w:cs="Brill"/>
        </w:rPr>
        <w:pPrChange w:id="4508" w:author="Autor">
          <w:pPr>
            <w:spacing w:line="276" w:lineRule="auto"/>
            <w:ind w:left="426" w:hanging="426"/>
          </w:pPr>
        </w:pPrChange>
      </w:pPr>
      <w:proofErr w:type="spellStart"/>
      <w:r w:rsidRPr="00C66272">
        <w:rPr>
          <w:rFonts w:ascii="Brill" w:eastAsia="Brill" w:hAnsi="Brill" w:cs="Brill"/>
        </w:rPr>
        <w:t>Heerten</w:t>
      </w:r>
      <w:proofErr w:type="spellEnd"/>
      <w:r w:rsidRPr="00C66272">
        <w:rPr>
          <w:rFonts w:ascii="Brill" w:eastAsia="Brill" w:hAnsi="Brill" w:cs="Brill"/>
        </w:rPr>
        <w:t xml:space="preserve">, L. (2021). Mooring Mobilities, Fixing Flows: Towards a Global Urban History of Port Cities in the Age of Steam. </w:t>
      </w:r>
      <w:r w:rsidRPr="00C66272">
        <w:rPr>
          <w:rFonts w:ascii="Brill" w:eastAsia="Brill" w:hAnsi="Brill" w:cs="Brill"/>
          <w:i/>
        </w:rPr>
        <w:t>Journal of Historical Sociology, 34</w:t>
      </w:r>
      <w:r w:rsidRPr="00C66272">
        <w:rPr>
          <w:rFonts w:ascii="Brill" w:eastAsia="Brill" w:hAnsi="Brill" w:cs="Brill"/>
        </w:rPr>
        <w:t>(2), 350-374.</w:t>
      </w:r>
    </w:p>
    <w:p w14:paraId="35077DC4" w14:textId="77777777" w:rsidR="00CB3FC9" w:rsidRPr="00BF26E0" w:rsidRDefault="00C55FA1" w:rsidP="00F34A6C">
      <w:pPr>
        <w:spacing w:line="360" w:lineRule="auto"/>
        <w:ind w:left="426" w:hanging="720"/>
        <w:rPr>
          <w:rFonts w:ascii="Brill" w:eastAsia="Brill" w:hAnsi="Brill" w:cs="Brill"/>
          <w:lang w:val="nl-BE"/>
        </w:rPr>
        <w:pPrChange w:id="4509" w:author="Autor">
          <w:pPr>
            <w:spacing w:line="276" w:lineRule="auto"/>
            <w:ind w:left="426" w:hanging="426"/>
          </w:pPr>
        </w:pPrChange>
      </w:pPr>
      <w:r w:rsidRPr="00C66272">
        <w:rPr>
          <w:rFonts w:ascii="Brill" w:eastAsia="Brill" w:hAnsi="Brill" w:cs="Brill"/>
        </w:rPr>
        <w:t xml:space="preserve">Hein, C. (Ed.). (2020). </w:t>
      </w:r>
      <w:r w:rsidRPr="00C66272">
        <w:rPr>
          <w:rFonts w:ascii="Brill" w:eastAsia="Brill" w:hAnsi="Brill" w:cs="Brill"/>
          <w:i/>
        </w:rPr>
        <w:t>Adaptive Strategies for Water Heritage: Past, Present and Future.</w:t>
      </w:r>
      <w:r w:rsidRPr="00C66272">
        <w:rPr>
          <w:rFonts w:ascii="Brill" w:eastAsia="Brill" w:hAnsi="Brill" w:cs="Brill"/>
        </w:rPr>
        <w:t xml:space="preserve"> </w:t>
      </w:r>
      <w:r w:rsidRPr="00BF26E0">
        <w:rPr>
          <w:rFonts w:ascii="Brill" w:eastAsia="Brill" w:hAnsi="Brill" w:cs="Brill"/>
          <w:lang w:val="nl-BE"/>
        </w:rPr>
        <w:t>Cham: Springer.</w:t>
      </w:r>
    </w:p>
    <w:p w14:paraId="35077DC5" w14:textId="585D3D36" w:rsidR="00CB3FC9" w:rsidRPr="00C66272" w:rsidRDefault="00C55FA1" w:rsidP="00F34A6C">
      <w:pPr>
        <w:spacing w:line="360" w:lineRule="auto"/>
        <w:ind w:left="426" w:hanging="720"/>
        <w:rPr>
          <w:rFonts w:ascii="Brill" w:eastAsia="Brill" w:hAnsi="Brill" w:cs="Brill"/>
        </w:rPr>
        <w:pPrChange w:id="4510" w:author="Autor">
          <w:pPr>
            <w:spacing w:line="276" w:lineRule="auto"/>
            <w:ind w:left="426" w:hanging="426"/>
          </w:pPr>
        </w:pPrChange>
      </w:pPr>
      <w:r w:rsidRPr="00BF26E0">
        <w:rPr>
          <w:rFonts w:ascii="Brill" w:eastAsia="Brill" w:hAnsi="Brill" w:cs="Brill"/>
          <w:lang w:val="nl-BE"/>
        </w:rPr>
        <w:t xml:space="preserve">Hein, C., Luning, S., &amp; van de Laar, P. (2021). </w:t>
      </w:r>
      <w:r w:rsidRPr="00C66272">
        <w:rPr>
          <w:rFonts w:ascii="Brill" w:eastAsia="Brill" w:hAnsi="Brill" w:cs="Brill"/>
        </w:rPr>
        <w:t xml:space="preserve">Port </w:t>
      </w:r>
      <w:ins w:id="4511" w:author="Autor">
        <w:r w:rsidR="00CE472E">
          <w:rPr>
            <w:rFonts w:ascii="Brill" w:eastAsia="Brill" w:hAnsi="Brill" w:cs="Brill"/>
          </w:rPr>
          <w:t>c</w:t>
        </w:r>
      </w:ins>
      <w:del w:id="4512" w:author="Autor">
        <w:r w:rsidRPr="00C66272" w:rsidDel="00CE472E">
          <w:rPr>
            <w:rFonts w:ascii="Brill" w:eastAsia="Brill" w:hAnsi="Brill" w:cs="Brill"/>
          </w:rPr>
          <w:delText>C</w:delText>
        </w:r>
      </w:del>
      <w:r w:rsidRPr="00C66272">
        <w:rPr>
          <w:rFonts w:ascii="Brill" w:eastAsia="Brill" w:hAnsi="Brill" w:cs="Brill"/>
        </w:rPr>
        <w:t xml:space="preserve">ity </w:t>
      </w:r>
      <w:ins w:id="4513" w:author="Autor">
        <w:r w:rsidR="00CE472E">
          <w:rPr>
            <w:rFonts w:ascii="Brill" w:eastAsia="Brill" w:hAnsi="Brill" w:cs="Brill"/>
          </w:rPr>
          <w:t>c</w:t>
        </w:r>
      </w:ins>
      <w:del w:id="4514" w:author="Autor">
        <w:r w:rsidRPr="00C66272" w:rsidDel="00CE472E">
          <w:rPr>
            <w:rFonts w:ascii="Brill" w:eastAsia="Brill" w:hAnsi="Brill" w:cs="Brill"/>
          </w:rPr>
          <w:delText>C</w:delText>
        </w:r>
      </w:del>
      <w:r w:rsidRPr="00C66272">
        <w:rPr>
          <w:rFonts w:ascii="Brill" w:eastAsia="Brill" w:hAnsi="Brill" w:cs="Brill"/>
        </w:rPr>
        <w:t xml:space="preserve">ultures, </w:t>
      </w:r>
      <w:ins w:id="4515" w:author="Autor">
        <w:r w:rsidR="00CE472E">
          <w:rPr>
            <w:rFonts w:ascii="Brill" w:eastAsia="Brill" w:hAnsi="Brill" w:cs="Brill"/>
          </w:rPr>
          <w:t>v</w:t>
        </w:r>
      </w:ins>
      <w:del w:id="4516" w:author="Autor">
        <w:r w:rsidRPr="00C66272" w:rsidDel="00CE472E">
          <w:rPr>
            <w:rFonts w:ascii="Brill" w:eastAsia="Brill" w:hAnsi="Brill" w:cs="Brill"/>
          </w:rPr>
          <w:delText>V</w:delText>
        </w:r>
      </w:del>
      <w:r w:rsidRPr="00C66272">
        <w:rPr>
          <w:rFonts w:ascii="Brill" w:eastAsia="Brill" w:hAnsi="Brill" w:cs="Brill"/>
        </w:rPr>
        <w:t xml:space="preserve">alues, and </w:t>
      </w:r>
      <w:ins w:id="4517" w:author="Autor">
        <w:r w:rsidR="00CE472E">
          <w:rPr>
            <w:rFonts w:ascii="Brill" w:eastAsia="Brill" w:hAnsi="Brill" w:cs="Brill"/>
          </w:rPr>
          <w:t>m</w:t>
        </w:r>
      </w:ins>
      <w:del w:id="4518" w:author="Autor">
        <w:r w:rsidRPr="00C66272" w:rsidDel="00CE472E">
          <w:rPr>
            <w:rFonts w:ascii="Brill" w:eastAsia="Brill" w:hAnsi="Brill" w:cs="Brill"/>
          </w:rPr>
          <w:delText>M</w:delText>
        </w:r>
      </w:del>
      <w:r w:rsidRPr="00C66272">
        <w:rPr>
          <w:rFonts w:ascii="Brill" w:eastAsia="Brill" w:hAnsi="Brill" w:cs="Brill"/>
        </w:rPr>
        <w:t xml:space="preserve">aritime </w:t>
      </w:r>
      <w:ins w:id="4519" w:author="Autor">
        <w:r w:rsidR="00CE472E">
          <w:rPr>
            <w:rFonts w:ascii="Brill" w:eastAsia="Brill" w:hAnsi="Brill" w:cs="Brill"/>
          </w:rPr>
          <w:t>m</w:t>
        </w:r>
      </w:ins>
      <w:del w:id="4520" w:author="Autor">
        <w:r w:rsidRPr="00C66272" w:rsidDel="00CE472E">
          <w:rPr>
            <w:rFonts w:ascii="Brill" w:eastAsia="Brill" w:hAnsi="Brill" w:cs="Brill"/>
          </w:rPr>
          <w:delText>M</w:delText>
        </w:r>
      </w:del>
      <w:r w:rsidRPr="00C66272">
        <w:rPr>
          <w:rFonts w:ascii="Brill" w:eastAsia="Brill" w:hAnsi="Brill" w:cs="Brill"/>
        </w:rPr>
        <w:t xml:space="preserve">indsets: Defining </w:t>
      </w:r>
      <w:ins w:id="4521" w:author="Autor">
        <w:r w:rsidR="00CE472E">
          <w:rPr>
            <w:rFonts w:ascii="Brill" w:eastAsia="Brill" w:hAnsi="Brill" w:cs="Brill"/>
          </w:rPr>
          <w:t>w</w:t>
        </w:r>
      </w:ins>
      <w:del w:id="4522" w:author="Autor">
        <w:r w:rsidRPr="00C66272" w:rsidDel="00CE472E">
          <w:rPr>
            <w:rFonts w:ascii="Brill" w:eastAsia="Brill" w:hAnsi="Brill" w:cs="Brill"/>
          </w:rPr>
          <w:delText>W</w:delText>
        </w:r>
      </w:del>
      <w:r w:rsidRPr="00C66272">
        <w:rPr>
          <w:rFonts w:ascii="Brill" w:eastAsia="Brill" w:hAnsi="Brill" w:cs="Brill"/>
        </w:rPr>
        <w:t xml:space="preserve">hat </w:t>
      </w:r>
      <w:del w:id="4523" w:author="Autor">
        <w:r w:rsidRPr="00C66272" w:rsidDel="00CE472E">
          <w:rPr>
            <w:rFonts w:ascii="Brill" w:eastAsia="Brill" w:hAnsi="Brill" w:cs="Brill"/>
          </w:rPr>
          <w:delText>M</w:delText>
        </w:r>
      </w:del>
      <w:ins w:id="4524" w:author="Autor">
        <w:r w:rsidR="00CE472E">
          <w:rPr>
            <w:rFonts w:ascii="Brill" w:eastAsia="Brill" w:hAnsi="Brill" w:cs="Brill"/>
          </w:rPr>
          <w:t>m</w:t>
        </w:r>
      </w:ins>
      <w:r w:rsidRPr="00C66272">
        <w:rPr>
          <w:rFonts w:ascii="Brill" w:eastAsia="Brill" w:hAnsi="Brill" w:cs="Brill"/>
        </w:rPr>
        <w:t xml:space="preserve">akes </w:t>
      </w:r>
      <w:ins w:id="4525" w:author="Autor">
        <w:r w:rsidR="00CE472E">
          <w:rPr>
            <w:rFonts w:ascii="Brill" w:eastAsia="Brill" w:hAnsi="Brill" w:cs="Brill"/>
          </w:rPr>
          <w:t>p</w:t>
        </w:r>
      </w:ins>
      <w:del w:id="4526" w:author="Autor">
        <w:r w:rsidRPr="00C66272" w:rsidDel="00CE472E">
          <w:rPr>
            <w:rFonts w:ascii="Brill" w:eastAsia="Brill" w:hAnsi="Brill" w:cs="Brill"/>
          </w:rPr>
          <w:delText>P</w:delText>
        </w:r>
      </w:del>
      <w:r w:rsidRPr="00C66272">
        <w:rPr>
          <w:rFonts w:ascii="Brill" w:eastAsia="Brill" w:hAnsi="Brill" w:cs="Brill"/>
        </w:rPr>
        <w:t xml:space="preserve">ort </w:t>
      </w:r>
      <w:ins w:id="4527" w:author="Autor">
        <w:r w:rsidR="00CE472E">
          <w:rPr>
            <w:rFonts w:ascii="Brill" w:eastAsia="Brill" w:hAnsi="Brill" w:cs="Brill"/>
          </w:rPr>
          <w:t>c</w:t>
        </w:r>
      </w:ins>
      <w:del w:id="4528" w:author="Autor">
        <w:r w:rsidRPr="00C66272" w:rsidDel="00CE472E">
          <w:rPr>
            <w:rFonts w:ascii="Brill" w:eastAsia="Brill" w:hAnsi="Brill" w:cs="Brill"/>
          </w:rPr>
          <w:delText>C</w:delText>
        </w:r>
      </w:del>
      <w:r w:rsidRPr="00C66272">
        <w:rPr>
          <w:rFonts w:ascii="Brill" w:eastAsia="Brill" w:hAnsi="Brill" w:cs="Brill"/>
        </w:rPr>
        <w:t xml:space="preserve">ities </w:t>
      </w:r>
      <w:ins w:id="4529" w:author="Autor">
        <w:r w:rsidR="00CE472E">
          <w:rPr>
            <w:rFonts w:ascii="Brill" w:eastAsia="Brill" w:hAnsi="Brill" w:cs="Brill"/>
          </w:rPr>
          <w:t>s</w:t>
        </w:r>
      </w:ins>
      <w:del w:id="4530" w:author="Autor">
        <w:r w:rsidRPr="00C66272" w:rsidDel="00CE472E">
          <w:rPr>
            <w:rFonts w:ascii="Brill" w:eastAsia="Brill" w:hAnsi="Brill" w:cs="Brill"/>
          </w:rPr>
          <w:delText>S</w:delText>
        </w:r>
      </w:del>
      <w:r w:rsidRPr="00C66272">
        <w:rPr>
          <w:rFonts w:ascii="Brill" w:eastAsia="Brill" w:hAnsi="Brill" w:cs="Brill"/>
        </w:rPr>
        <w:t xml:space="preserve">pecial. </w:t>
      </w:r>
      <w:r w:rsidRPr="00C66272">
        <w:rPr>
          <w:rFonts w:ascii="Brill" w:eastAsia="Brill" w:hAnsi="Brill" w:cs="Brill"/>
          <w:i/>
        </w:rPr>
        <w:t>European Journal of Creative Practices in Cities and Landscapes, 4</w:t>
      </w:r>
      <w:r w:rsidRPr="00C66272">
        <w:rPr>
          <w:rFonts w:ascii="Brill" w:eastAsia="Brill" w:hAnsi="Brill" w:cs="Brill"/>
        </w:rPr>
        <w:t>(1), 7-20.</w:t>
      </w:r>
    </w:p>
    <w:p w14:paraId="35077DC6" w14:textId="77777777" w:rsidR="00CB3FC9" w:rsidRDefault="00C55FA1">
      <w:pPr>
        <w:spacing w:line="360" w:lineRule="auto"/>
        <w:ind w:left="426" w:hanging="720"/>
        <w:rPr>
          <w:ins w:id="4531" w:author="Autor"/>
          <w:rFonts w:ascii="Brill" w:eastAsia="Brill" w:hAnsi="Brill" w:cs="Brill"/>
        </w:rPr>
      </w:pPr>
      <w:r w:rsidRPr="00C66272">
        <w:rPr>
          <w:rFonts w:ascii="Brill" w:eastAsia="Brill" w:hAnsi="Brill" w:cs="Brill"/>
        </w:rPr>
        <w:lastRenderedPageBreak/>
        <w:t xml:space="preserve">Hein, C. (2014). Port Cities and Urban Wealth: Between Global Networks and Local Transformations. </w:t>
      </w:r>
      <w:r w:rsidRPr="00C66272">
        <w:rPr>
          <w:rFonts w:ascii="Brill" w:eastAsia="Brill" w:hAnsi="Brill" w:cs="Brill"/>
          <w:i/>
        </w:rPr>
        <w:t>International Journal of Global Environmental Issues, 13</w:t>
      </w:r>
      <w:r w:rsidRPr="00C66272">
        <w:rPr>
          <w:rFonts w:ascii="Brill" w:eastAsia="Brill" w:hAnsi="Brill" w:cs="Brill"/>
        </w:rPr>
        <w:t>(2-4), 339-361.</w:t>
      </w:r>
    </w:p>
    <w:p w14:paraId="788AEC4C" w14:textId="2C37CF7F" w:rsidR="00733A75" w:rsidRPr="00733A75" w:rsidRDefault="00733A75" w:rsidP="00F34A6C">
      <w:pPr>
        <w:spacing w:line="360" w:lineRule="auto"/>
        <w:ind w:left="426" w:hanging="720"/>
        <w:rPr>
          <w:rFonts w:ascii="Brill" w:eastAsia="Brill" w:hAnsi="Brill" w:cs="Brill"/>
        </w:rPr>
        <w:pPrChange w:id="4532" w:author="Autor">
          <w:pPr>
            <w:spacing w:line="276" w:lineRule="auto"/>
            <w:ind w:left="426" w:hanging="426"/>
          </w:pPr>
        </w:pPrChange>
      </w:pPr>
      <w:ins w:id="4533" w:author="Autor">
        <w:r w:rsidRPr="00F34A6C">
          <w:rPr>
            <w:rFonts w:ascii="Brill" w:hAnsi="Brill" w:cs="Arial"/>
            <w:color w:val="222222"/>
            <w:shd w:val="clear" w:color="auto" w:fill="FFFFFF"/>
            <w:rPrChange w:id="4534" w:author="Autor">
              <w:rPr>
                <w:rFonts w:ascii="Arial" w:hAnsi="Arial" w:cs="Arial"/>
                <w:color w:val="222222"/>
                <w:sz w:val="20"/>
                <w:szCs w:val="20"/>
                <w:shd w:val="clear" w:color="auto" w:fill="FFFFFF"/>
              </w:rPr>
            </w:rPrChange>
          </w:rPr>
          <w:t xml:space="preserve">Hein, C. (2011). </w:t>
        </w:r>
        <w:r w:rsidRPr="00F34A6C">
          <w:rPr>
            <w:rFonts w:ascii="Brill" w:hAnsi="Brill" w:cs="Arial"/>
            <w:i/>
            <w:iCs/>
            <w:color w:val="222222"/>
            <w:shd w:val="clear" w:color="auto" w:fill="FFFFFF"/>
            <w:rPrChange w:id="4535" w:author="Autor">
              <w:rPr>
                <w:rFonts w:ascii="Arial" w:hAnsi="Arial" w:cs="Arial"/>
                <w:color w:val="222222"/>
                <w:sz w:val="20"/>
                <w:szCs w:val="20"/>
                <w:shd w:val="clear" w:color="auto" w:fill="FFFFFF"/>
              </w:rPr>
            </w:rPrChange>
          </w:rPr>
          <w:t>Port cities: dynamic landscapes and global networks.</w:t>
        </w:r>
        <w:r w:rsidRPr="00F34A6C">
          <w:rPr>
            <w:rFonts w:ascii="Brill" w:hAnsi="Brill" w:cs="Arial"/>
            <w:color w:val="222222"/>
            <w:shd w:val="clear" w:color="auto" w:fill="FFFFFF"/>
            <w:rPrChange w:id="4536" w:author="Autor">
              <w:rPr>
                <w:rFonts w:ascii="Arial" w:hAnsi="Arial" w:cs="Arial"/>
                <w:color w:val="222222"/>
                <w:sz w:val="20"/>
                <w:szCs w:val="20"/>
                <w:shd w:val="clear" w:color="auto" w:fill="FFFFFF"/>
              </w:rPr>
            </w:rPrChange>
          </w:rPr>
          <w:t xml:space="preserve"> London: Routledge. </w:t>
        </w:r>
      </w:ins>
    </w:p>
    <w:p w14:paraId="35077DC7" w14:textId="77777777" w:rsidR="00CB3FC9" w:rsidRPr="00C66272" w:rsidRDefault="00C55FA1" w:rsidP="00F34A6C">
      <w:pPr>
        <w:spacing w:line="360" w:lineRule="auto"/>
        <w:ind w:left="426" w:hanging="720"/>
        <w:rPr>
          <w:rFonts w:ascii="Brill" w:eastAsia="Brill" w:hAnsi="Brill" w:cs="Brill"/>
        </w:rPr>
        <w:pPrChange w:id="4537" w:author="Autor">
          <w:pPr>
            <w:spacing w:line="276" w:lineRule="auto"/>
            <w:ind w:left="426" w:hanging="426"/>
          </w:pPr>
        </w:pPrChange>
      </w:pPr>
      <w:r w:rsidRPr="00C66272">
        <w:rPr>
          <w:rFonts w:ascii="Brill" w:eastAsia="Brill" w:hAnsi="Brill" w:cs="Brill"/>
        </w:rPr>
        <w:t xml:space="preserve">Hickethier, K. (2005). </w:t>
      </w:r>
      <w:proofErr w:type="spellStart"/>
      <w:r w:rsidRPr="00C66272">
        <w:rPr>
          <w:rFonts w:ascii="Brill" w:eastAsia="Brill" w:hAnsi="Brill" w:cs="Brill"/>
        </w:rPr>
        <w:t>Einleitung</w:t>
      </w:r>
      <w:proofErr w:type="spellEnd"/>
      <w:r w:rsidRPr="00C66272">
        <w:rPr>
          <w:rFonts w:ascii="Brill" w:eastAsia="Brill" w:hAnsi="Brill" w:cs="Brill"/>
        </w:rPr>
        <w:t xml:space="preserve">: Das Genre des Kriminalfilms. In K. Hickethier (Ed.), </w:t>
      </w:r>
      <w:proofErr w:type="spellStart"/>
      <w:r w:rsidRPr="00C66272">
        <w:rPr>
          <w:rFonts w:ascii="Brill" w:eastAsia="Brill" w:hAnsi="Brill" w:cs="Brill"/>
          <w:i/>
        </w:rPr>
        <w:t>Filmgenres</w:t>
      </w:r>
      <w:proofErr w:type="spellEnd"/>
      <w:r w:rsidRPr="00C66272">
        <w:rPr>
          <w:rFonts w:ascii="Brill" w:eastAsia="Brill" w:hAnsi="Brill" w:cs="Brill"/>
          <w:i/>
        </w:rPr>
        <w:t xml:space="preserve">: </w:t>
      </w:r>
      <w:proofErr w:type="spellStart"/>
      <w:r w:rsidRPr="00C66272">
        <w:rPr>
          <w:rFonts w:ascii="Brill" w:eastAsia="Brill" w:hAnsi="Brill" w:cs="Brill"/>
          <w:i/>
        </w:rPr>
        <w:t>Kriminalfilm</w:t>
      </w:r>
      <w:proofErr w:type="spellEnd"/>
      <w:r w:rsidRPr="00C66272">
        <w:rPr>
          <w:rFonts w:ascii="Brill" w:eastAsia="Brill" w:hAnsi="Brill" w:cs="Brill"/>
        </w:rPr>
        <w:t xml:space="preserve"> (pp. 11-41). Stuttgart: </w:t>
      </w:r>
      <w:proofErr w:type="spellStart"/>
      <w:r w:rsidRPr="00C66272">
        <w:rPr>
          <w:rFonts w:ascii="Brill" w:eastAsia="Brill" w:hAnsi="Brill" w:cs="Brill"/>
        </w:rPr>
        <w:t>Reclam</w:t>
      </w:r>
      <w:proofErr w:type="spellEnd"/>
      <w:r w:rsidRPr="00C66272">
        <w:rPr>
          <w:rFonts w:ascii="Brill" w:eastAsia="Brill" w:hAnsi="Brill" w:cs="Brill"/>
        </w:rPr>
        <w:t>.</w:t>
      </w:r>
    </w:p>
    <w:p w14:paraId="35077DC8" w14:textId="77777777" w:rsidR="00CB3FC9" w:rsidRPr="00C66272" w:rsidRDefault="00C55FA1" w:rsidP="00F34A6C">
      <w:pPr>
        <w:spacing w:line="360" w:lineRule="auto"/>
        <w:ind w:left="426" w:hanging="720"/>
        <w:rPr>
          <w:rFonts w:ascii="Brill" w:eastAsia="Brill" w:hAnsi="Brill" w:cs="Brill"/>
        </w:rPr>
        <w:pPrChange w:id="4538" w:author="Autor">
          <w:pPr>
            <w:spacing w:line="276" w:lineRule="auto"/>
            <w:ind w:left="426" w:hanging="426"/>
          </w:pPr>
        </w:pPrChange>
      </w:pPr>
      <w:proofErr w:type="spellStart"/>
      <w:r w:rsidRPr="00C66272">
        <w:rPr>
          <w:rFonts w:ascii="Brill" w:eastAsia="Brill" w:hAnsi="Brill" w:cs="Brill"/>
        </w:rPr>
        <w:t>Hooydonk</w:t>
      </w:r>
      <w:proofErr w:type="spellEnd"/>
      <w:r w:rsidRPr="00C66272">
        <w:rPr>
          <w:rFonts w:ascii="Brill" w:eastAsia="Brill" w:hAnsi="Brill" w:cs="Brill"/>
        </w:rPr>
        <w:t xml:space="preserve">, E. v. (2007). </w:t>
      </w:r>
      <w:r w:rsidRPr="00C66272">
        <w:rPr>
          <w:rFonts w:ascii="Brill" w:eastAsia="Brill" w:hAnsi="Brill" w:cs="Brill"/>
          <w:i/>
        </w:rPr>
        <w:t>Soft Values of Seaports: A Strategy for the Restoration of Public Support for Seaports.</w:t>
      </w:r>
      <w:r w:rsidRPr="00C66272">
        <w:rPr>
          <w:rFonts w:ascii="Brill" w:eastAsia="Brill" w:hAnsi="Brill" w:cs="Brill"/>
        </w:rPr>
        <w:t xml:space="preserve"> Antwerp: Garant.</w:t>
      </w:r>
    </w:p>
    <w:p w14:paraId="35077DC9" w14:textId="77777777" w:rsidR="00CB3FC9" w:rsidRPr="00C66272" w:rsidRDefault="00C55FA1" w:rsidP="00F34A6C">
      <w:pPr>
        <w:spacing w:line="360" w:lineRule="auto"/>
        <w:ind w:left="426" w:hanging="720"/>
        <w:rPr>
          <w:rFonts w:ascii="Brill" w:eastAsia="Brill" w:hAnsi="Brill" w:cs="Brill"/>
        </w:rPr>
        <w:pPrChange w:id="4539" w:author="Autor">
          <w:pPr>
            <w:spacing w:line="276" w:lineRule="auto"/>
            <w:ind w:left="426" w:hanging="426"/>
          </w:pPr>
        </w:pPrChange>
      </w:pPr>
      <w:r w:rsidRPr="00C66272">
        <w:rPr>
          <w:rFonts w:ascii="Brill" w:eastAsia="Brill" w:hAnsi="Brill" w:cs="Brill"/>
        </w:rPr>
        <w:t xml:space="preserve">Hoyle, B. (2000). Global and Local Change on the Port-City Waterfront. </w:t>
      </w:r>
      <w:r w:rsidRPr="00C66272">
        <w:rPr>
          <w:rFonts w:ascii="Brill" w:eastAsia="Brill" w:hAnsi="Brill" w:cs="Brill"/>
          <w:i/>
        </w:rPr>
        <w:t>Geographical Review, 90</w:t>
      </w:r>
      <w:r w:rsidRPr="00C66272">
        <w:rPr>
          <w:rFonts w:ascii="Brill" w:eastAsia="Brill" w:hAnsi="Brill" w:cs="Brill"/>
        </w:rPr>
        <w:t>(3), 395-417.</w:t>
      </w:r>
    </w:p>
    <w:p w14:paraId="35077DCA" w14:textId="77777777" w:rsidR="00CB3FC9" w:rsidRPr="00C66272" w:rsidRDefault="00C55FA1" w:rsidP="00F34A6C">
      <w:pPr>
        <w:spacing w:line="360" w:lineRule="auto"/>
        <w:ind w:left="426" w:hanging="720"/>
        <w:rPr>
          <w:rFonts w:ascii="Brill" w:eastAsia="Brill" w:hAnsi="Brill" w:cs="Brill"/>
        </w:rPr>
        <w:pPrChange w:id="4540" w:author="Autor">
          <w:pPr>
            <w:spacing w:line="276" w:lineRule="auto"/>
            <w:ind w:left="426" w:hanging="426"/>
          </w:pPr>
        </w:pPrChange>
      </w:pPr>
      <w:proofErr w:type="spellStart"/>
      <w:r w:rsidRPr="00C66272">
        <w:rPr>
          <w:rFonts w:ascii="Brill" w:eastAsia="Brill" w:hAnsi="Brill" w:cs="Brill"/>
        </w:rPr>
        <w:t>Kosok</w:t>
      </w:r>
      <w:proofErr w:type="spellEnd"/>
      <w:r w:rsidRPr="00C66272">
        <w:rPr>
          <w:rFonts w:ascii="Brill" w:eastAsia="Brill" w:hAnsi="Brill" w:cs="Brill"/>
        </w:rPr>
        <w:t xml:space="preserve">, L. (Ed.). (2022). </w:t>
      </w:r>
      <w:proofErr w:type="spellStart"/>
      <w:r w:rsidRPr="00C66272">
        <w:rPr>
          <w:rFonts w:ascii="Brill" w:eastAsia="Brill" w:hAnsi="Brill" w:cs="Brill"/>
        </w:rPr>
        <w:t>Pleasurescapes</w:t>
      </w:r>
      <w:proofErr w:type="spellEnd"/>
      <w:r w:rsidRPr="00C66272">
        <w:rPr>
          <w:rFonts w:ascii="Brill" w:eastAsia="Brill" w:hAnsi="Brill" w:cs="Brill"/>
        </w:rPr>
        <w:t xml:space="preserve"> on the Edge: Performing Modernity on Urban Waterfronts (1880-1960). </w:t>
      </w:r>
      <w:r w:rsidRPr="00C66272">
        <w:rPr>
          <w:rFonts w:ascii="Brill" w:eastAsia="Brill" w:hAnsi="Brill" w:cs="Brill"/>
          <w:i/>
        </w:rPr>
        <w:t>Journal of Urban History, 48</w:t>
      </w:r>
      <w:r w:rsidRPr="00C66272">
        <w:rPr>
          <w:rFonts w:ascii="Brill" w:eastAsia="Brill" w:hAnsi="Brill" w:cs="Brill"/>
        </w:rPr>
        <w:t>(6), 1199-1323.</w:t>
      </w:r>
    </w:p>
    <w:p w14:paraId="35077DCB" w14:textId="77777777" w:rsidR="00CB3FC9" w:rsidRPr="00BF26E0" w:rsidRDefault="00C55FA1" w:rsidP="00F34A6C">
      <w:pPr>
        <w:spacing w:line="360" w:lineRule="auto"/>
        <w:ind w:left="426" w:hanging="720"/>
        <w:rPr>
          <w:rFonts w:ascii="Brill" w:eastAsia="Brill" w:hAnsi="Brill" w:cs="Brill"/>
          <w:lang w:val="nl-BE"/>
        </w:rPr>
        <w:pPrChange w:id="4541" w:author="Autor">
          <w:pPr>
            <w:spacing w:line="276" w:lineRule="auto"/>
            <w:ind w:left="426" w:hanging="426"/>
          </w:pPr>
        </w:pPrChange>
      </w:pPr>
      <w:r w:rsidRPr="00C66272">
        <w:rPr>
          <w:rFonts w:ascii="Brill" w:eastAsia="Brill" w:hAnsi="Brill" w:cs="Brill"/>
        </w:rPr>
        <w:t xml:space="preserve">Kowalewski, M. (2021). Images and Spaces of Port Cities in Transition. </w:t>
      </w:r>
      <w:r w:rsidRPr="00BF26E0">
        <w:rPr>
          <w:rFonts w:ascii="Brill" w:eastAsia="Brill" w:hAnsi="Brill" w:cs="Brill"/>
          <w:i/>
          <w:lang w:val="nl-BE"/>
        </w:rPr>
        <w:t>Space and Culture, 24</w:t>
      </w:r>
      <w:r w:rsidRPr="00BF26E0">
        <w:rPr>
          <w:rFonts w:ascii="Brill" w:eastAsia="Brill" w:hAnsi="Brill" w:cs="Brill"/>
          <w:lang w:val="nl-BE"/>
        </w:rPr>
        <w:t>(1), 53-65.</w:t>
      </w:r>
    </w:p>
    <w:p w14:paraId="35077DCC" w14:textId="77777777" w:rsidR="00CB3FC9" w:rsidRPr="00C66272" w:rsidRDefault="00C55FA1" w:rsidP="00F34A6C">
      <w:pPr>
        <w:spacing w:line="360" w:lineRule="auto"/>
        <w:ind w:left="426" w:hanging="720"/>
        <w:rPr>
          <w:rFonts w:ascii="Brill" w:eastAsia="Brill" w:hAnsi="Brill" w:cs="Brill"/>
        </w:rPr>
        <w:pPrChange w:id="4542" w:author="Autor">
          <w:pPr>
            <w:spacing w:line="276" w:lineRule="auto"/>
            <w:ind w:left="426" w:hanging="426"/>
          </w:pPr>
        </w:pPrChange>
      </w:pPr>
      <w:r w:rsidRPr="00BF26E0">
        <w:rPr>
          <w:rFonts w:ascii="Brill" w:eastAsia="Brill" w:hAnsi="Brill" w:cs="Brill"/>
          <w:lang w:val="nl-BE"/>
        </w:rPr>
        <w:t xml:space="preserve">Kunz, A., &amp; Scholl, L. U. (Eds.). (2011). </w:t>
      </w:r>
      <w:r w:rsidRPr="00BF26E0">
        <w:rPr>
          <w:rFonts w:ascii="Brill" w:eastAsia="Brill" w:hAnsi="Brill" w:cs="Brill"/>
          <w:i/>
          <w:lang w:val="nl-BE"/>
        </w:rPr>
        <w:t>Die deutsche Seeschifffahrt 1821-1989: Ein Datenhandbuch.</w:t>
      </w:r>
      <w:r w:rsidRPr="00BF26E0">
        <w:rPr>
          <w:rFonts w:ascii="Brill" w:eastAsia="Brill" w:hAnsi="Brill" w:cs="Brill"/>
          <w:lang w:val="nl-BE"/>
        </w:rPr>
        <w:t xml:space="preserve"> </w:t>
      </w:r>
      <w:r w:rsidRPr="00C66272">
        <w:rPr>
          <w:rFonts w:ascii="Brill" w:eastAsia="Brill" w:hAnsi="Brill" w:cs="Brill"/>
        </w:rPr>
        <w:t>Bremen: H. M. Hauschild.</w:t>
      </w:r>
    </w:p>
    <w:p w14:paraId="35077DCD" w14:textId="77777777" w:rsidR="00CB3FC9" w:rsidRPr="00C66272" w:rsidRDefault="00C55FA1" w:rsidP="00F34A6C">
      <w:pPr>
        <w:spacing w:line="360" w:lineRule="auto"/>
        <w:ind w:left="426" w:hanging="720"/>
        <w:rPr>
          <w:rFonts w:ascii="Brill" w:eastAsia="Brill" w:hAnsi="Brill" w:cs="Brill"/>
        </w:rPr>
        <w:pPrChange w:id="4543" w:author="Autor">
          <w:pPr>
            <w:spacing w:line="276" w:lineRule="auto"/>
            <w:ind w:left="426" w:hanging="426"/>
          </w:pPr>
        </w:pPrChange>
      </w:pPr>
      <w:r w:rsidRPr="00C66272">
        <w:rPr>
          <w:rFonts w:ascii="Brill" w:eastAsia="Brill" w:hAnsi="Brill" w:cs="Brill"/>
        </w:rPr>
        <w:t xml:space="preserve">Mah, A. (2014). </w:t>
      </w:r>
      <w:r w:rsidRPr="00C66272">
        <w:rPr>
          <w:rFonts w:ascii="Brill" w:eastAsia="Brill" w:hAnsi="Brill" w:cs="Brill"/>
          <w:i/>
        </w:rPr>
        <w:t>Port Cities and Global Legacies: Urban Identity, Waterfront Work and Radicalism.</w:t>
      </w:r>
      <w:r w:rsidRPr="00C66272">
        <w:rPr>
          <w:rFonts w:ascii="Brill" w:eastAsia="Brill" w:hAnsi="Brill" w:cs="Brill"/>
        </w:rPr>
        <w:t xml:space="preserve"> Basingstoke, Hampshire: Palgrave Macmillan.</w:t>
      </w:r>
    </w:p>
    <w:p w14:paraId="35077DCE" w14:textId="172E5DA7" w:rsidR="00CB3FC9" w:rsidRPr="00BF26E0" w:rsidRDefault="00C55FA1" w:rsidP="00F34A6C">
      <w:pPr>
        <w:spacing w:line="360" w:lineRule="auto"/>
        <w:ind w:left="426" w:hanging="720"/>
        <w:rPr>
          <w:rFonts w:ascii="Brill" w:eastAsia="Brill" w:hAnsi="Brill" w:cs="Brill"/>
          <w:lang w:val="nl-BE"/>
        </w:rPr>
        <w:pPrChange w:id="4544" w:author="Autor">
          <w:pPr>
            <w:spacing w:line="276" w:lineRule="auto"/>
            <w:ind w:left="426" w:hanging="426"/>
          </w:pPr>
        </w:pPrChange>
      </w:pPr>
      <w:proofErr w:type="spellStart"/>
      <w:r w:rsidRPr="00C66272">
        <w:rPr>
          <w:rFonts w:ascii="Brill" w:eastAsia="Brill" w:hAnsi="Brill" w:cs="Brill"/>
        </w:rPr>
        <w:t>Mühlradt</w:t>
      </w:r>
      <w:proofErr w:type="spellEnd"/>
      <w:r w:rsidRPr="00C66272">
        <w:rPr>
          <w:rFonts w:ascii="Brill" w:eastAsia="Brill" w:hAnsi="Brill" w:cs="Brill"/>
        </w:rPr>
        <w:t xml:space="preserve">, F. (1960). Der </w:t>
      </w:r>
      <w:proofErr w:type="spellStart"/>
      <w:r w:rsidRPr="00C66272">
        <w:rPr>
          <w:rFonts w:ascii="Brill" w:eastAsia="Brill" w:hAnsi="Brill" w:cs="Brill"/>
        </w:rPr>
        <w:t>schnelle</w:t>
      </w:r>
      <w:proofErr w:type="spellEnd"/>
      <w:r w:rsidRPr="00C66272">
        <w:rPr>
          <w:rFonts w:ascii="Brill" w:eastAsia="Brill" w:hAnsi="Brill" w:cs="Brill"/>
        </w:rPr>
        <w:t xml:space="preserve"> </w:t>
      </w:r>
      <w:proofErr w:type="spellStart"/>
      <w:r w:rsidRPr="00C66272">
        <w:rPr>
          <w:rFonts w:ascii="Brill" w:eastAsia="Brill" w:hAnsi="Brill" w:cs="Brill"/>
        </w:rPr>
        <w:t>Seehafen</w:t>
      </w:r>
      <w:proofErr w:type="spellEnd"/>
      <w:r w:rsidRPr="00C66272">
        <w:rPr>
          <w:rFonts w:ascii="Brill" w:eastAsia="Brill" w:hAnsi="Brill" w:cs="Brill"/>
        </w:rPr>
        <w:t xml:space="preserve">: Eine </w:t>
      </w:r>
      <w:proofErr w:type="spellStart"/>
      <w:r w:rsidRPr="00C66272">
        <w:rPr>
          <w:rFonts w:ascii="Brill" w:eastAsia="Brill" w:hAnsi="Brill" w:cs="Brill"/>
        </w:rPr>
        <w:t>Auswirkung</w:t>
      </w:r>
      <w:proofErr w:type="spellEnd"/>
      <w:r w:rsidRPr="00C66272">
        <w:rPr>
          <w:rFonts w:ascii="Brill" w:eastAsia="Brill" w:hAnsi="Brill" w:cs="Brill"/>
        </w:rPr>
        <w:t xml:space="preserve"> </w:t>
      </w:r>
      <w:proofErr w:type="spellStart"/>
      <w:r w:rsidRPr="00C66272">
        <w:rPr>
          <w:rFonts w:ascii="Brill" w:eastAsia="Brill" w:hAnsi="Brill" w:cs="Brill"/>
        </w:rPr>
        <w:t>neuzeitlicher</w:t>
      </w:r>
      <w:proofErr w:type="spellEnd"/>
      <w:r w:rsidRPr="00C66272">
        <w:rPr>
          <w:rFonts w:ascii="Brill" w:eastAsia="Brill" w:hAnsi="Brill" w:cs="Brill"/>
        </w:rPr>
        <w:t xml:space="preserve"> </w:t>
      </w:r>
      <w:proofErr w:type="spellStart"/>
      <w:r w:rsidRPr="00C66272">
        <w:rPr>
          <w:rFonts w:ascii="Brill" w:eastAsia="Brill" w:hAnsi="Brill" w:cs="Brill"/>
        </w:rPr>
        <w:t>Umschlagtechnik</w:t>
      </w:r>
      <w:proofErr w:type="spellEnd"/>
      <w:r w:rsidRPr="00C66272">
        <w:rPr>
          <w:rFonts w:ascii="Brill" w:eastAsia="Brill" w:hAnsi="Brill" w:cs="Brill"/>
        </w:rPr>
        <w:t xml:space="preserve"> und </w:t>
      </w:r>
      <w:proofErr w:type="spellStart"/>
      <w:r w:rsidRPr="00C66272">
        <w:rPr>
          <w:rFonts w:ascii="Brill" w:eastAsia="Brill" w:hAnsi="Brill" w:cs="Brill"/>
        </w:rPr>
        <w:t>Betriebsorganisation</w:t>
      </w:r>
      <w:proofErr w:type="spellEnd"/>
      <w:r w:rsidRPr="00C66272">
        <w:rPr>
          <w:rFonts w:ascii="Brill" w:eastAsia="Brill" w:hAnsi="Brill" w:cs="Brill"/>
        </w:rPr>
        <w:t xml:space="preserve">. </w:t>
      </w:r>
      <w:r w:rsidRPr="00BF26E0">
        <w:rPr>
          <w:rFonts w:ascii="Brill" w:eastAsia="Brill" w:hAnsi="Brill" w:cs="Brill"/>
          <w:i/>
          <w:lang w:val="nl-BE"/>
        </w:rPr>
        <w:t>Europa-Verkehr,</w:t>
      </w:r>
      <w:r w:rsidRPr="0083343A">
        <w:rPr>
          <w:rFonts w:ascii="Brill" w:eastAsia="Brill" w:hAnsi="Brill" w:cs="Brill"/>
          <w:i/>
          <w:lang w:val="nl-BE"/>
        </w:rPr>
        <w:t xml:space="preserve"> </w:t>
      </w:r>
      <w:commentRangeStart w:id="4545"/>
      <w:r w:rsidRPr="0083343A">
        <w:rPr>
          <w:rFonts w:ascii="Brill" w:eastAsia="Brill" w:hAnsi="Brill" w:cs="Brill"/>
          <w:i/>
          <w:lang w:val="nl-BE"/>
        </w:rPr>
        <w:t>8</w:t>
      </w:r>
      <w:commentRangeEnd w:id="4545"/>
      <w:r w:rsidR="00CE472E" w:rsidRPr="00F34A6C">
        <w:rPr>
          <w:rStyle w:val="Odwoaniedokomentarza"/>
          <w:rFonts w:ascii="Brill" w:hAnsi="Brill"/>
          <w:sz w:val="24"/>
          <w:szCs w:val="24"/>
          <w:lang w:val="en-AU"/>
          <w:rPrChange w:id="4546" w:author="Autor">
            <w:rPr>
              <w:rStyle w:val="Odwoaniedokomentarza"/>
              <w:lang w:val="en-AU"/>
            </w:rPr>
          </w:rPrChange>
        </w:rPr>
        <w:commentReference w:id="4545"/>
      </w:r>
      <w:ins w:id="4547" w:author="Autor">
        <w:r w:rsidR="0083343A" w:rsidRPr="0083343A">
          <w:rPr>
            <w:rFonts w:ascii="Brill" w:eastAsia="Brill" w:hAnsi="Brill" w:cs="Brill"/>
            <w:i/>
            <w:lang w:val="nl-BE"/>
          </w:rPr>
          <w:t>(1)</w:t>
        </w:r>
      </w:ins>
      <w:r w:rsidRPr="0083343A">
        <w:rPr>
          <w:rFonts w:ascii="Brill" w:eastAsia="Brill" w:hAnsi="Brill" w:cs="Brill"/>
          <w:lang w:val="nl-BE"/>
        </w:rPr>
        <w:t>, 10-16.</w:t>
      </w:r>
    </w:p>
    <w:p w14:paraId="35077DCF" w14:textId="77777777" w:rsidR="00CB3FC9" w:rsidRPr="00C66272" w:rsidRDefault="00C55FA1" w:rsidP="00F34A6C">
      <w:pPr>
        <w:spacing w:line="360" w:lineRule="auto"/>
        <w:ind w:left="426" w:hanging="720"/>
        <w:rPr>
          <w:rFonts w:ascii="Brill" w:eastAsia="Brill" w:hAnsi="Brill" w:cs="Brill"/>
        </w:rPr>
        <w:pPrChange w:id="4548" w:author="Autor">
          <w:pPr>
            <w:spacing w:line="276" w:lineRule="auto"/>
            <w:ind w:left="426" w:hanging="426"/>
          </w:pPr>
        </w:pPrChange>
      </w:pPr>
      <w:r w:rsidRPr="00BF26E0">
        <w:rPr>
          <w:rFonts w:ascii="Brill" w:eastAsia="Brill" w:hAnsi="Brill" w:cs="Brill"/>
          <w:lang w:val="nl-BE"/>
        </w:rPr>
        <w:t xml:space="preserve">Peulings, B. (1995). Von ‘Der Polizeibericht meldet’ zu ‘Stahlnetz’. In H.-B. Heller &amp; P. Zimmermann (Eds.), </w:t>
      </w:r>
      <w:r w:rsidRPr="00BF26E0">
        <w:rPr>
          <w:rFonts w:ascii="Brill" w:eastAsia="Brill" w:hAnsi="Brill" w:cs="Brill"/>
          <w:i/>
          <w:lang w:val="nl-BE"/>
        </w:rPr>
        <w:t>Blicke in die Welt: Reportagen und Magazine des nordwestdeutschen Fernsehens in den 50er und 60er Jahren</w:t>
      </w:r>
      <w:r w:rsidRPr="00BF26E0">
        <w:rPr>
          <w:rFonts w:ascii="Brill" w:eastAsia="Brill" w:hAnsi="Brill" w:cs="Brill"/>
          <w:lang w:val="nl-BE"/>
        </w:rPr>
        <w:t xml:space="preserve"> (pp. 141-153). </w:t>
      </w:r>
      <w:r w:rsidRPr="00C66272">
        <w:rPr>
          <w:rFonts w:ascii="Brill" w:eastAsia="Brill" w:hAnsi="Brill" w:cs="Brill"/>
        </w:rPr>
        <w:t>Konstanz: UVK-</w:t>
      </w:r>
      <w:proofErr w:type="spellStart"/>
      <w:r w:rsidRPr="00C66272">
        <w:rPr>
          <w:rFonts w:ascii="Brill" w:eastAsia="Brill" w:hAnsi="Brill" w:cs="Brill"/>
        </w:rPr>
        <w:t>Medien</w:t>
      </w:r>
      <w:proofErr w:type="spellEnd"/>
      <w:r w:rsidRPr="00C66272">
        <w:rPr>
          <w:rFonts w:ascii="Brill" w:eastAsia="Brill" w:hAnsi="Brill" w:cs="Brill"/>
        </w:rPr>
        <w:t>.</w:t>
      </w:r>
    </w:p>
    <w:p w14:paraId="35077DD0" w14:textId="77777777" w:rsidR="00CB3FC9" w:rsidRPr="00C66272" w:rsidRDefault="00C55FA1" w:rsidP="00F34A6C">
      <w:pPr>
        <w:spacing w:line="360" w:lineRule="auto"/>
        <w:ind w:left="426" w:hanging="720"/>
        <w:rPr>
          <w:rFonts w:ascii="Brill" w:eastAsia="Brill" w:hAnsi="Brill" w:cs="Brill"/>
        </w:rPr>
        <w:pPrChange w:id="4549" w:author="Autor">
          <w:pPr>
            <w:spacing w:line="276" w:lineRule="auto"/>
            <w:ind w:left="426" w:hanging="426"/>
          </w:pPr>
        </w:pPrChange>
      </w:pPr>
      <w:r w:rsidRPr="00C66272">
        <w:rPr>
          <w:rFonts w:ascii="Brill" w:eastAsia="Brill" w:hAnsi="Brill" w:cs="Brill"/>
        </w:rPr>
        <w:t xml:space="preserve">Reimann, C., &amp; Öhman, M. (Eds.). (2020). </w:t>
      </w:r>
      <w:r w:rsidRPr="00C66272">
        <w:rPr>
          <w:rFonts w:ascii="Brill" w:eastAsia="Brill" w:hAnsi="Brill" w:cs="Brill"/>
          <w:i/>
        </w:rPr>
        <w:t>Migrants and the Making of the Urban Maritime World.</w:t>
      </w:r>
      <w:r w:rsidRPr="00C66272">
        <w:rPr>
          <w:rFonts w:ascii="Brill" w:eastAsia="Brill" w:hAnsi="Brill" w:cs="Brill"/>
        </w:rPr>
        <w:t xml:space="preserve"> New York, London: Routledge.</w:t>
      </w:r>
    </w:p>
    <w:p w14:paraId="35077DD1" w14:textId="77777777" w:rsidR="00CB3FC9" w:rsidRPr="00C66272" w:rsidRDefault="00C55FA1" w:rsidP="00F34A6C">
      <w:pPr>
        <w:spacing w:line="360" w:lineRule="auto"/>
        <w:ind w:left="426" w:hanging="720"/>
        <w:rPr>
          <w:rFonts w:ascii="Brill" w:eastAsia="Brill" w:hAnsi="Brill" w:cs="Brill"/>
        </w:rPr>
        <w:pPrChange w:id="4550" w:author="Autor">
          <w:pPr>
            <w:spacing w:line="276" w:lineRule="auto"/>
            <w:ind w:left="426" w:hanging="426"/>
          </w:pPr>
        </w:pPrChange>
      </w:pPr>
      <w:proofErr w:type="spellStart"/>
      <w:r w:rsidRPr="00C66272">
        <w:rPr>
          <w:rFonts w:ascii="Brill" w:eastAsia="Brill" w:hAnsi="Brill" w:cs="Brill"/>
        </w:rPr>
        <w:t>Ruhkopf</w:t>
      </w:r>
      <w:proofErr w:type="spellEnd"/>
      <w:r w:rsidRPr="00C66272">
        <w:rPr>
          <w:rFonts w:ascii="Brill" w:eastAsia="Brill" w:hAnsi="Brill" w:cs="Brill"/>
        </w:rPr>
        <w:t xml:space="preserve">, M. (2021). Globalization, Nautical Nostalgia and Maritime Identity Politics: A Case Study on Boundary Objects in the Future German Port Museum. </w:t>
      </w:r>
      <w:r w:rsidRPr="00C66272">
        <w:rPr>
          <w:rFonts w:ascii="Brill" w:eastAsia="Brill" w:hAnsi="Brill" w:cs="Brill"/>
          <w:i/>
        </w:rPr>
        <w:t>European Journal of Creative Practices in Cities and Landscapes, 4</w:t>
      </w:r>
      <w:r w:rsidRPr="00C66272">
        <w:rPr>
          <w:rFonts w:ascii="Brill" w:eastAsia="Brill" w:hAnsi="Brill" w:cs="Brill"/>
        </w:rPr>
        <w:t>(1), 113-132.</w:t>
      </w:r>
    </w:p>
    <w:p w14:paraId="35077DD2" w14:textId="77777777" w:rsidR="00CB3FC9" w:rsidRPr="00C66272" w:rsidRDefault="00C55FA1" w:rsidP="00F34A6C">
      <w:pPr>
        <w:spacing w:line="360" w:lineRule="auto"/>
        <w:ind w:left="426" w:hanging="720"/>
        <w:rPr>
          <w:rFonts w:ascii="Brill" w:eastAsia="Brill" w:hAnsi="Brill" w:cs="Brill"/>
        </w:rPr>
        <w:pPrChange w:id="4551" w:author="Autor">
          <w:pPr>
            <w:spacing w:line="276" w:lineRule="auto"/>
            <w:ind w:left="426" w:hanging="426"/>
          </w:pPr>
        </w:pPrChange>
      </w:pPr>
      <w:r w:rsidRPr="00C66272">
        <w:rPr>
          <w:rFonts w:ascii="Brill" w:eastAsia="Brill" w:hAnsi="Brill" w:cs="Brill"/>
        </w:rPr>
        <w:t xml:space="preserve">Schubert, D. (2018). </w:t>
      </w:r>
      <w:r w:rsidRPr="00BF26E0">
        <w:rPr>
          <w:rFonts w:ascii="Brill" w:eastAsia="Brill" w:hAnsi="Brill" w:cs="Brill"/>
          <w:lang w:val="nl-BE"/>
        </w:rPr>
        <w:t xml:space="preserve">Ikonen des Handels: Identitätsstiftende Speichergebäude in Seehafenstädten zwischen Erhalt und Kommerz. </w:t>
      </w:r>
      <w:r w:rsidRPr="00C66272">
        <w:rPr>
          <w:rFonts w:ascii="Brill" w:eastAsia="Brill" w:hAnsi="Brill" w:cs="Brill"/>
          <w:i/>
        </w:rPr>
        <w:t>Forum Stadt, 45</w:t>
      </w:r>
      <w:r w:rsidRPr="00C66272">
        <w:rPr>
          <w:rFonts w:ascii="Brill" w:eastAsia="Brill" w:hAnsi="Brill" w:cs="Brill"/>
        </w:rPr>
        <w:t>(4), 344-370.</w:t>
      </w:r>
    </w:p>
    <w:p w14:paraId="35077DD3" w14:textId="46286905" w:rsidR="00CB3FC9" w:rsidRPr="00C66272" w:rsidRDefault="00C55FA1" w:rsidP="00F34A6C">
      <w:pPr>
        <w:spacing w:line="360" w:lineRule="auto"/>
        <w:ind w:left="426" w:hanging="720"/>
        <w:rPr>
          <w:rFonts w:ascii="Brill" w:eastAsia="Brill" w:hAnsi="Brill" w:cs="Brill"/>
        </w:rPr>
        <w:pPrChange w:id="4552" w:author="Autor">
          <w:pPr>
            <w:spacing w:line="276" w:lineRule="auto"/>
            <w:ind w:left="426" w:hanging="426"/>
          </w:pPr>
        </w:pPrChange>
      </w:pPr>
      <w:r w:rsidRPr="00C66272">
        <w:rPr>
          <w:rFonts w:ascii="Brill" w:eastAsia="Brill" w:hAnsi="Brill" w:cs="Brill"/>
        </w:rPr>
        <w:t xml:space="preserve">Schubert, D. (2020). Spatial </w:t>
      </w:r>
      <w:ins w:id="4553" w:author="Autor">
        <w:r w:rsidR="00CE472E">
          <w:rPr>
            <w:rFonts w:ascii="Brill" w:eastAsia="Brill" w:hAnsi="Brill" w:cs="Brill"/>
          </w:rPr>
          <w:t>r</w:t>
        </w:r>
      </w:ins>
      <w:del w:id="4554" w:author="Autor">
        <w:r w:rsidRPr="00C66272" w:rsidDel="00CE472E">
          <w:rPr>
            <w:rFonts w:ascii="Brill" w:eastAsia="Brill" w:hAnsi="Brill" w:cs="Brill"/>
          </w:rPr>
          <w:delText>R</w:delText>
        </w:r>
      </w:del>
      <w:r w:rsidRPr="00C66272">
        <w:rPr>
          <w:rFonts w:ascii="Brill" w:eastAsia="Brill" w:hAnsi="Brill" w:cs="Brill"/>
        </w:rPr>
        <w:t xml:space="preserve">estructuring of </w:t>
      </w:r>
      <w:ins w:id="4555" w:author="Autor">
        <w:r w:rsidR="00CE472E">
          <w:rPr>
            <w:rFonts w:ascii="Brill" w:eastAsia="Brill" w:hAnsi="Brill" w:cs="Brill"/>
          </w:rPr>
          <w:t>p</w:t>
        </w:r>
      </w:ins>
      <w:del w:id="4556" w:author="Autor">
        <w:r w:rsidRPr="00C66272" w:rsidDel="00CE472E">
          <w:rPr>
            <w:rFonts w:ascii="Brill" w:eastAsia="Brill" w:hAnsi="Brill" w:cs="Brill"/>
          </w:rPr>
          <w:delText>P</w:delText>
        </w:r>
      </w:del>
      <w:r w:rsidRPr="00C66272">
        <w:rPr>
          <w:rFonts w:ascii="Brill" w:eastAsia="Brill" w:hAnsi="Brill" w:cs="Brill"/>
        </w:rPr>
        <w:t xml:space="preserve">ort </w:t>
      </w:r>
      <w:ins w:id="4557" w:author="Autor">
        <w:r w:rsidR="00CE472E">
          <w:rPr>
            <w:rFonts w:ascii="Brill" w:eastAsia="Brill" w:hAnsi="Brill" w:cs="Brill"/>
          </w:rPr>
          <w:t>c</w:t>
        </w:r>
      </w:ins>
      <w:del w:id="4558" w:author="Autor">
        <w:r w:rsidRPr="00C66272" w:rsidDel="00CE472E">
          <w:rPr>
            <w:rFonts w:ascii="Brill" w:eastAsia="Brill" w:hAnsi="Brill" w:cs="Brill"/>
          </w:rPr>
          <w:delText>C</w:delText>
        </w:r>
      </w:del>
      <w:r w:rsidRPr="00C66272">
        <w:rPr>
          <w:rFonts w:ascii="Brill" w:eastAsia="Brill" w:hAnsi="Brill" w:cs="Brill"/>
        </w:rPr>
        <w:t xml:space="preserve">ities: Periods from </w:t>
      </w:r>
      <w:ins w:id="4559" w:author="Autor">
        <w:r w:rsidR="00CE472E">
          <w:rPr>
            <w:rFonts w:ascii="Brill" w:eastAsia="Brill" w:hAnsi="Brill" w:cs="Brill"/>
          </w:rPr>
          <w:t>i</w:t>
        </w:r>
      </w:ins>
      <w:del w:id="4560" w:author="Autor">
        <w:r w:rsidRPr="00C66272" w:rsidDel="00CE472E">
          <w:rPr>
            <w:rFonts w:ascii="Brill" w:eastAsia="Brill" w:hAnsi="Brill" w:cs="Brill"/>
          </w:rPr>
          <w:delText>I</w:delText>
        </w:r>
      </w:del>
      <w:r w:rsidRPr="00C66272">
        <w:rPr>
          <w:rFonts w:ascii="Brill" w:eastAsia="Brill" w:hAnsi="Brill" w:cs="Brill"/>
        </w:rPr>
        <w:t xml:space="preserve">nclusion to </w:t>
      </w:r>
      <w:ins w:id="4561" w:author="Autor">
        <w:r w:rsidR="00CE472E">
          <w:rPr>
            <w:rFonts w:ascii="Brill" w:eastAsia="Brill" w:hAnsi="Brill" w:cs="Brill"/>
          </w:rPr>
          <w:t>f</w:t>
        </w:r>
      </w:ins>
      <w:del w:id="4562" w:author="Autor">
        <w:r w:rsidRPr="00C66272" w:rsidDel="00CE472E">
          <w:rPr>
            <w:rFonts w:ascii="Brill" w:eastAsia="Brill" w:hAnsi="Brill" w:cs="Brill"/>
          </w:rPr>
          <w:delText>F</w:delText>
        </w:r>
      </w:del>
      <w:r w:rsidRPr="00C66272">
        <w:rPr>
          <w:rFonts w:ascii="Brill" w:eastAsia="Brill" w:hAnsi="Brill" w:cs="Brill"/>
        </w:rPr>
        <w:t xml:space="preserve">ragmentation and </w:t>
      </w:r>
      <w:ins w:id="4563" w:author="Autor">
        <w:r w:rsidR="00CE472E">
          <w:rPr>
            <w:rFonts w:ascii="Brill" w:eastAsia="Brill" w:hAnsi="Brill" w:cs="Brill"/>
          </w:rPr>
          <w:t>r</w:t>
        </w:r>
      </w:ins>
      <w:del w:id="4564" w:author="Autor">
        <w:r w:rsidRPr="00C66272" w:rsidDel="00CE472E">
          <w:rPr>
            <w:rFonts w:ascii="Brill" w:eastAsia="Brill" w:hAnsi="Brill" w:cs="Brill"/>
          </w:rPr>
          <w:delText>R</w:delText>
        </w:r>
      </w:del>
      <w:r w:rsidRPr="00C66272">
        <w:rPr>
          <w:rFonts w:ascii="Brill" w:eastAsia="Brill" w:hAnsi="Brill" w:cs="Brill"/>
        </w:rPr>
        <w:t xml:space="preserve">e-integration of </w:t>
      </w:r>
      <w:ins w:id="4565" w:author="Autor">
        <w:r w:rsidR="00CE472E">
          <w:rPr>
            <w:rFonts w:ascii="Brill" w:eastAsia="Brill" w:hAnsi="Brill" w:cs="Brill"/>
          </w:rPr>
          <w:t>c</w:t>
        </w:r>
      </w:ins>
      <w:del w:id="4566" w:author="Autor">
        <w:r w:rsidRPr="00C66272" w:rsidDel="00CE472E">
          <w:rPr>
            <w:rFonts w:ascii="Brill" w:eastAsia="Brill" w:hAnsi="Brill" w:cs="Brill"/>
          </w:rPr>
          <w:delText>C</w:delText>
        </w:r>
      </w:del>
      <w:r w:rsidRPr="00C66272">
        <w:rPr>
          <w:rFonts w:ascii="Brill" w:eastAsia="Brill" w:hAnsi="Brill" w:cs="Brill"/>
        </w:rPr>
        <w:t xml:space="preserve">ity and </w:t>
      </w:r>
      <w:ins w:id="4567" w:author="Autor">
        <w:r w:rsidR="00CE472E">
          <w:rPr>
            <w:rFonts w:ascii="Brill" w:eastAsia="Brill" w:hAnsi="Brill" w:cs="Brill"/>
          </w:rPr>
          <w:t>p</w:t>
        </w:r>
      </w:ins>
      <w:del w:id="4568" w:author="Autor">
        <w:r w:rsidRPr="00C66272" w:rsidDel="00CE472E">
          <w:rPr>
            <w:rFonts w:ascii="Brill" w:eastAsia="Brill" w:hAnsi="Brill" w:cs="Brill"/>
          </w:rPr>
          <w:delText>P</w:delText>
        </w:r>
      </w:del>
      <w:r w:rsidRPr="00C66272">
        <w:rPr>
          <w:rFonts w:ascii="Brill" w:eastAsia="Brill" w:hAnsi="Brill" w:cs="Brill"/>
        </w:rPr>
        <w:t xml:space="preserve">ort in Hamburg. In A. Carpenter &amp; R. Lozano (Eds.), </w:t>
      </w:r>
      <w:r w:rsidRPr="00C66272">
        <w:rPr>
          <w:rFonts w:ascii="Brill" w:eastAsia="Brill" w:hAnsi="Brill" w:cs="Brill"/>
          <w:i/>
        </w:rPr>
        <w:lastRenderedPageBreak/>
        <w:t>European Port Cities in Transition: Moving Towards More Sustainable Sea Transport Hubs</w:t>
      </w:r>
      <w:r w:rsidRPr="00C66272">
        <w:rPr>
          <w:rFonts w:ascii="Brill" w:eastAsia="Brill" w:hAnsi="Brill" w:cs="Brill"/>
        </w:rPr>
        <w:t xml:space="preserve"> (pp. 109-126). Cham: Springer.</w:t>
      </w:r>
    </w:p>
    <w:p w14:paraId="35077DD4" w14:textId="3EA6B229" w:rsidR="00CB3FC9" w:rsidRPr="00C66272" w:rsidRDefault="00C55FA1" w:rsidP="00F34A6C">
      <w:pPr>
        <w:spacing w:line="360" w:lineRule="auto"/>
        <w:ind w:left="426" w:hanging="720"/>
        <w:rPr>
          <w:rFonts w:ascii="Brill" w:eastAsia="Brill" w:hAnsi="Brill" w:cs="Brill"/>
        </w:rPr>
        <w:pPrChange w:id="4569" w:author="Autor">
          <w:pPr>
            <w:spacing w:line="276" w:lineRule="auto"/>
            <w:ind w:left="426" w:hanging="426"/>
          </w:pPr>
        </w:pPrChange>
      </w:pPr>
      <w:r w:rsidRPr="00C66272">
        <w:rPr>
          <w:rFonts w:ascii="Brill" w:eastAsia="Brill" w:hAnsi="Brill" w:cs="Brill"/>
        </w:rPr>
        <w:t xml:space="preserve">Sneeringer, J. (2018). </w:t>
      </w:r>
      <w:r w:rsidRPr="00C66272">
        <w:rPr>
          <w:rFonts w:ascii="Brill" w:eastAsia="Brill" w:hAnsi="Brill" w:cs="Brill"/>
          <w:i/>
        </w:rPr>
        <w:t xml:space="preserve">A </w:t>
      </w:r>
      <w:ins w:id="4570" w:author="Autor">
        <w:r w:rsidR="00CE472E">
          <w:rPr>
            <w:rFonts w:ascii="Brill" w:eastAsia="Brill" w:hAnsi="Brill" w:cs="Brill"/>
            <w:i/>
          </w:rPr>
          <w:t>s</w:t>
        </w:r>
      </w:ins>
      <w:del w:id="4571" w:author="Autor">
        <w:r w:rsidRPr="00C66272" w:rsidDel="00CE472E">
          <w:rPr>
            <w:rFonts w:ascii="Brill" w:eastAsia="Brill" w:hAnsi="Brill" w:cs="Brill"/>
            <w:i/>
          </w:rPr>
          <w:delText>S</w:delText>
        </w:r>
      </w:del>
      <w:r w:rsidRPr="00C66272">
        <w:rPr>
          <w:rFonts w:ascii="Brill" w:eastAsia="Brill" w:hAnsi="Brill" w:cs="Brill"/>
          <w:i/>
        </w:rPr>
        <w:t xml:space="preserve">ocial </w:t>
      </w:r>
      <w:ins w:id="4572" w:author="Autor">
        <w:r w:rsidR="00CE472E">
          <w:rPr>
            <w:rFonts w:ascii="Brill" w:eastAsia="Brill" w:hAnsi="Brill" w:cs="Brill"/>
            <w:i/>
          </w:rPr>
          <w:t>h</w:t>
        </w:r>
      </w:ins>
      <w:del w:id="4573" w:author="Autor">
        <w:r w:rsidRPr="00C66272" w:rsidDel="00CE472E">
          <w:rPr>
            <w:rFonts w:ascii="Brill" w:eastAsia="Brill" w:hAnsi="Brill" w:cs="Brill"/>
            <w:i/>
          </w:rPr>
          <w:delText>H</w:delText>
        </w:r>
      </w:del>
      <w:r w:rsidRPr="00C66272">
        <w:rPr>
          <w:rFonts w:ascii="Brill" w:eastAsia="Brill" w:hAnsi="Brill" w:cs="Brill"/>
          <w:i/>
        </w:rPr>
        <w:t xml:space="preserve">istory of </w:t>
      </w:r>
      <w:ins w:id="4574" w:author="Autor">
        <w:r w:rsidR="00CE472E">
          <w:rPr>
            <w:rFonts w:ascii="Brill" w:eastAsia="Brill" w:hAnsi="Brill" w:cs="Brill"/>
            <w:i/>
          </w:rPr>
          <w:t>e</w:t>
        </w:r>
      </w:ins>
      <w:del w:id="4575" w:author="Autor">
        <w:r w:rsidRPr="00C66272" w:rsidDel="00CE472E">
          <w:rPr>
            <w:rFonts w:ascii="Brill" w:eastAsia="Brill" w:hAnsi="Brill" w:cs="Brill"/>
            <w:i/>
          </w:rPr>
          <w:delText>E</w:delText>
        </w:r>
      </w:del>
      <w:r w:rsidRPr="00C66272">
        <w:rPr>
          <w:rFonts w:ascii="Brill" w:eastAsia="Brill" w:hAnsi="Brill" w:cs="Brill"/>
          <w:i/>
        </w:rPr>
        <w:t xml:space="preserve">arly </w:t>
      </w:r>
      <w:ins w:id="4576" w:author="Autor">
        <w:r w:rsidR="00CE472E">
          <w:rPr>
            <w:rFonts w:ascii="Brill" w:eastAsia="Brill" w:hAnsi="Brill" w:cs="Brill"/>
            <w:i/>
          </w:rPr>
          <w:t>r</w:t>
        </w:r>
      </w:ins>
      <w:del w:id="4577" w:author="Autor">
        <w:r w:rsidRPr="00C66272" w:rsidDel="00CE472E">
          <w:rPr>
            <w:rFonts w:ascii="Brill" w:eastAsia="Brill" w:hAnsi="Brill" w:cs="Brill"/>
            <w:i/>
          </w:rPr>
          <w:delText>R</w:delText>
        </w:r>
      </w:del>
      <w:r w:rsidRPr="00C66272">
        <w:rPr>
          <w:rFonts w:ascii="Brill" w:eastAsia="Brill" w:hAnsi="Brill" w:cs="Brill"/>
          <w:i/>
        </w:rPr>
        <w:t>ock’n’</w:t>
      </w:r>
      <w:ins w:id="4578" w:author="Autor">
        <w:r w:rsidR="00CE472E">
          <w:rPr>
            <w:rFonts w:ascii="Brill" w:eastAsia="Brill" w:hAnsi="Brill" w:cs="Brill"/>
            <w:i/>
          </w:rPr>
          <w:t>r</w:t>
        </w:r>
      </w:ins>
      <w:del w:id="4579" w:author="Autor">
        <w:r w:rsidRPr="00C66272" w:rsidDel="00CE472E">
          <w:rPr>
            <w:rFonts w:ascii="Brill" w:eastAsia="Brill" w:hAnsi="Brill" w:cs="Brill"/>
            <w:i/>
          </w:rPr>
          <w:delText>R</w:delText>
        </w:r>
      </w:del>
      <w:r w:rsidRPr="00C66272">
        <w:rPr>
          <w:rFonts w:ascii="Brill" w:eastAsia="Brill" w:hAnsi="Brill" w:cs="Brill"/>
          <w:i/>
        </w:rPr>
        <w:t>oll in Germany: Hamburg from Burlesque to The Beatles, 1956-69.</w:t>
      </w:r>
      <w:r w:rsidRPr="00C66272">
        <w:rPr>
          <w:rFonts w:ascii="Brill" w:eastAsia="Brill" w:hAnsi="Brill" w:cs="Brill"/>
        </w:rPr>
        <w:t xml:space="preserve"> London: Bloomsbury Academic.</w:t>
      </w:r>
    </w:p>
    <w:p w14:paraId="35077DD5" w14:textId="77777777" w:rsidR="00CB3FC9" w:rsidRPr="00C66272" w:rsidRDefault="00C55FA1" w:rsidP="00F34A6C">
      <w:pPr>
        <w:spacing w:line="360" w:lineRule="auto"/>
        <w:ind w:left="426" w:hanging="720"/>
        <w:rPr>
          <w:rFonts w:ascii="Brill" w:eastAsia="Brill" w:hAnsi="Brill" w:cs="Brill"/>
        </w:rPr>
        <w:pPrChange w:id="4580" w:author="Autor">
          <w:pPr>
            <w:spacing w:line="276" w:lineRule="auto"/>
            <w:ind w:left="426" w:hanging="426"/>
          </w:pPr>
        </w:pPrChange>
      </w:pPr>
      <w:proofErr w:type="spellStart"/>
      <w:r w:rsidRPr="00C66272">
        <w:rPr>
          <w:rFonts w:ascii="Brill" w:eastAsia="Brill" w:hAnsi="Brill" w:cs="Brill"/>
        </w:rPr>
        <w:t>Statistik</w:t>
      </w:r>
      <w:proofErr w:type="spellEnd"/>
      <w:r w:rsidRPr="00C66272">
        <w:rPr>
          <w:rFonts w:ascii="Brill" w:eastAsia="Brill" w:hAnsi="Brill" w:cs="Brill"/>
        </w:rPr>
        <w:t xml:space="preserve"> des </w:t>
      </w:r>
      <w:proofErr w:type="spellStart"/>
      <w:r w:rsidRPr="00C66272">
        <w:rPr>
          <w:rFonts w:ascii="Brill" w:eastAsia="Brill" w:hAnsi="Brill" w:cs="Brill"/>
        </w:rPr>
        <w:t>Hamburgischen</w:t>
      </w:r>
      <w:proofErr w:type="spellEnd"/>
      <w:r w:rsidRPr="00C66272">
        <w:rPr>
          <w:rFonts w:ascii="Brill" w:eastAsia="Brill" w:hAnsi="Brill" w:cs="Brill"/>
        </w:rPr>
        <w:t xml:space="preserve"> </w:t>
      </w:r>
      <w:proofErr w:type="spellStart"/>
      <w:r w:rsidRPr="00C66272">
        <w:rPr>
          <w:rFonts w:ascii="Brill" w:eastAsia="Brill" w:hAnsi="Brill" w:cs="Brill"/>
        </w:rPr>
        <w:t>Staates</w:t>
      </w:r>
      <w:proofErr w:type="spellEnd"/>
      <w:r w:rsidRPr="00C66272">
        <w:rPr>
          <w:rFonts w:ascii="Brill" w:eastAsia="Brill" w:hAnsi="Brill" w:cs="Brill"/>
        </w:rPr>
        <w:t xml:space="preserve">, No. 67. (1964). </w:t>
      </w:r>
      <w:r w:rsidRPr="00C66272">
        <w:rPr>
          <w:rFonts w:ascii="Brill" w:eastAsia="Brill" w:hAnsi="Brill" w:cs="Brill"/>
          <w:i/>
        </w:rPr>
        <w:t xml:space="preserve">Handel und </w:t>
      </w:r>
      <w:proofErr w:type="spellStart"/>
      <w:r w:rsidRPr="00C66272">
        <w:rPr>
          <w:rFonts w:ascii="Brill" w:eastAsia="Brill" w:hAnsi="Brill" w:cs="Brill"/>
          <w:i/>
        </w:rPr>
        <w:t>Schiffahrt</w:t>
      </w:r>
      <w:proofErr w:type="spellEnd"/>
      <w:r w:rsidRPr="00C66272">
        <w:rPr>
          <w:rFonts w:ascii="Brill" w:eastAsia="Brill" w:hAnsi="Brill" w:cs="Brill"/>
          <w:i/>
        </w:rPr>
        <w:t xml:space="preserve"> des </w:t>
      </w:r>
      <w:proofErr w:type="spellStart"/>
      <w:r w:rsidRPr="00C66272">
        <w:rPr>
          <w:rFonts w:ascii="Brill" w:eastAsia="Brill" w:hAnsi="Brill" w:cs="Brill"/>
          <w:i/>
        </w:rPr>
        <w:t>Hafens</w:t>
      </w:r>
      <w:proofErr w:type="spellEnd"/>
      <w:r w:rsidRPr="00C66272">
        <w:rPr>
          <w:rFonts w:ascii="Brill" w:eastAsia="Brill" w:hAnsi="Brill" w:cs="Brill"/>
          <w:i/>
        </w:rPr>
        <w:t xml:space="preserve"> Hamburg 1963.</w:t>
      </w:r>
      <w:r w:rsidRPr="00C66272">
        <w:rPr>
          <w:rFonts w:ascii="Brill" w:eastAsia="Brill" w:hAnsi="Brill" w:cs="Brill"/>
        </w:rPr>
        <w:t xml:space="preserve"> Hamburg: </w:t>
      </w:r>
      <w:proofErr w:type="spellStart"/>
      <w:r w:rsidRPr="00C66272">
        <w:rPr>
          <w:rFonts w:ascii="Brill" w:eastAsia="Brill" w:hAnsi="Brill" w:cs="Brill"/>
        </w:rPr>
        <w:t>Statistisches</w:t>
      </w:r>
      <w:proofErr w:type="spellEnd"/>
      <w:r w:rsidRPr="00C66272">
        <w:rPr>
          <w:rFonts w:ascii="Brill" w:eastAsia="Brill" w:hAnsi="Brill" w:cs="Brill"/>
        </w:rPr>
        <w:t xml:space="preserve"> </w:t>
      </w:r>
      <w:proofErr w:type="spellStart"/>
      <w:r w:rsidRPr="00C66272">
        <w:rPr>
          <w:rFonts w:ascii="Brill" w:eastAsia="Brill" w:hAnsi="Brill" w:cs="Brill"/>
        </w:rPr>
        <w:t>Landesamt</w:t>
      </w:r>
      <w:proofErr w:type="spellEnd"/>
      <w:r w:rsidRPr="00C66272">
        <w:rPr>
          <w:rFonts w:ascii="Brill" w:eastAsia="Brill" w:hAnsi="Brill" w:cs="Brill"/>
        </w:rPr>
        <w:t xml:space="preserve"> der </w:t>
      </w:r>
      <w:proofErr w:type="spellStart"/>
      <w:r w:rsidRPr="00C66272">
        <w:rPr>
          <w:rFonts w:ascii="Brill" w:eastAsia="Brill" w:hAnsi="Brill" w:cs="Brill"/>
        </w:rPr>
        <w:t>Freien</w:t>
      </w:r>
      <w:proofErr w:type="spellEnd"/>
      <w:r w:rsidRPr="00C66272">
        <w:rPr>
          <w:rFonts w:ascii="Brill" w:eastAsia="Brill" w:hAnsi="Brill" w:cs="Brill"/>
        </w:rPr>
        <w:t xml:space="preserve"> und </w:t>
      </w:r>
      <w:proofErr w:type="spellStart"/>
      <w:r w:rsidRPr="00C66272">
        <w:rPr>
          <w:rFonts w:ascii="Brill" w:eastAsia="Brill" w:hAnsi="Brill" w:cs="Brill"/>
        </w:rPr>
        <w:t>Hansestadt</w:t>
      </w:r>
      <w:proofErr w:type="spellEnd"/>
      <w:r w:rsidRPr="00C66272">
        <w:rPr>
          <w:rFonts w:ascii="Brill" w:eastAsia="Brill" w:hAnsi="Brill" w:cs="Brill"/>
        </w:rPr>
        <w:t xml:space="preserve"> Hamburg.</w:t>
      </w:r>
    </w:p>
    <w:p w14:paraId="35077DD6" w14:textId="77777777" w:rsidR="00CB3FC9" w:rsidRPr="00C66272" w:rsidRDefault="00C55FA1" w:rsidP="00F34A6C">
      <w:pPr>
        <w:spacing w:line="360" w:lineRule="auto"/>
        <w:ind w:left="426" w:hanging="720"/>
        <w:rPr>
          <w:rFonts w:ascii="Brill" w:eastAsia="Brill" w:hAnsi="Brill" w:cs="Brill"/>
        </w:rPr>
        <w:pPrChange w:id="4581" w:author="Autor">
          <w:pPr>
            <w:spacing w:line="276" w:lineRule="auto"/>
            <w:ind w:left="426" w:hanging="426"/>
          </w:pPr>
        </w:pPrChange>
      </w:pPr>
      <w:r w:rsidRPr="00C66272">
        <w:rPr>
          <w:rFonts w:ascii="Brill" w:eastAsia="Brill" w:hAnsi="Brill" w:cs="Brill"/>
        </w:rPr>
        <w:t xml:space="preserve">Strupp, C. (2020). </w:t>
      </w:r>
      <w:proofErr w:type="spellStart"/>
      <w:r w:rsidRPr="00C66272">
        <w:rPr>
          <w:rFonts w:ascii="Brill" w:eastAsia="Brill" w:hAnsi="Brill" w:cs="Brill"/>
        </w:rPr>
        <w:t>Im</w:t>
      </w:r>
      <w:proofErr w:type="spellEnd"/>
      <w:r w:rsidRPr="00C66272">
        <w:rPr>
          <w:rFonts w:ascii="Brill" w:eastAsia="Brill" w:hAnsi="Brill" w:cs="Brill"/>
        </w:rPr>
        <w:t xml:space="preserve"> Bann des </w:t>
      </w:r>
      <w:proofErr w:type="spellStart"/>
      <w:r w:rsidRPr="00C66272">
        <w:rPr>
          <w:rFonts w:ascii="Brill" w:eastAsia="Brill" w:hAnsi="Brill" w:cs="Brill"/>
        </w:rPr>
        <w:t>Authentischen</w:t>
      </w:r>
      <w:proofErr w:type="spellEnd"/>
      <w:r w:rsidRPr="00C66272">
        <w:rPr>
          <w:rFonts w:ascii="Brill" w:eastAsia="Brill" w:hAnsi="Brill" w:cs="Brill"/>
        </w:rPr>
        <w:t xml:space="preserve">? </w:t>
      </w:r>
      <w:r w:rsidRPr="00BF26E0">
        <w:rPr>
          <w:rFonts w:ascii="Brill" w:eastAsia="Brill" w:hAnsi="Brill" w:cs="Brill"/>
          <w:lang w:val="nl-BE"/>
        </w:rPr>
        <w:t xml:space="preserve">Historische Schiffe und maritime Museen in Hamburg. In Forschungsstelle für Zeitgeschichte in Hamburg (Ed.), </w:t>
      </w:r>
      <w:r w:rsidRPr="00BF26E0">
        <w:rPr>
          <w:rFonts w:ascii="Brill" w:eastAsia="Brill" w:hAnsi="Brill" w:cs="Brill"/>
          <w:i/>
          <w:lang w:val="nl-BE"/>
        </w:rPr>
        <w:t>Zeitgeschichte in Hamburg 2019: Nachrichten aus der Forschungsstelle für Zeitgeschichte in Hamburg</w:t>
      </w:r>
      <w:r w:rsidRPr="00BF26E0">
        <w:rPr>
          <w:rFonts w:ascii="Brill" w:eastAsia="Brill" w:hAnsi="Brill" w:cs="Brill"/>
          <w:lang w:val="nl-BE"/>
        </w:rPr>
        <w:t xml:space="preserve"> (pp. 18-39). </w:t>
      </w:r>
      <w:r w:rsidRPr="00C66272">
        <w:rPr>
          <w:rFonts w:ascii="Brill" w:eastAsia="Brill" w:hAnsi="Brill" w:cs="Brill"/>
        </w:rPr>
        <w:t xml:space="preserve">Hamburg: </w:t>
      </w:r>
      <w:proofErr w:type="spellStart"/>
      <w:r w:rsidRPr="00C66272">
        <w:rPr>
          <w:rFonts w:ascii="Brill" w:eastAsia="Brill" w:hAnsi="Brill" w:cs="Brill"/>
        </w:rPr>
        <w:t>Forschungsstelle</w:t>
      </w:r>
      <w:proofErr w:type="spellEnd"/>
      <w:r w:rsidRPr="00C66272">
        <w:rPr>
          <w:rFonts w:ascii="Brill" w:eastAsia="Brill" w:hAnsi="Brill" w:cs="Brill"/>
        </w:rPr>
        <w:t xml:space="preserve"> für </w:t>
      </w:r>
      <w:proofErr w:type="spellStart"/>
      <w:r w:rsidRPr="00C66272">
        <w:rPr>
          <w:rFonts w:ascii="Brill" w:eastAsia="Brill" w:hAnsi="Brill" w:cs="Brill"/>
        </w:rPr>
        <w:t>Zeitgeschichte</w:t>
      </w:r>
      <w:proofErr w:type="spellEnd"/>
      <w:r w:rsidRPr="00C66272">
        <w:rPr>
          <w:rFonts w:ascii="Brill" w:eastAsia="Brill" w:hAnsi="Brill" w:cs="Brill"/>
        </w:rPr>
        <w:t xml:space="preserve"> in Hamburg.</w:t>
      </w:r>
    </w:p>
    <w:p w14:paraId="35077DD7" w14:textId="11E87B51" w:rsidR="00CB3FC9" w:rsidRPr="00C66272" w:rsidRDefault="00C55FA1" w:rsidP="00F34A6C">
      <w:pPr>
        <w:spacing w:line="360" w:lineRule="auto"/>
        <w:ind w:left="426" w:hanging="720"/>
        <w:rPr>
          <w:rFonts w:ascii="Brill" w:eastAsia="Brill" w:hAnsi="Brill" w:cs="Brill"/>
        </w:rPr>
        <w:pPrChange w:id="4582" w:author="Autor">
          <w:pPr>
            <w:spacing w:line="276" w:lineRule="auto"/>
            <w:ind w:left="426" w:hanging="426"/>
          </w:pPr>
        </w:pPrChange>
      </w:pPr>
      <w:r w:rsidRPr="00C66272">
        <w:rPr>
          <w:rFonts w:ascii="Brill" w:eastAsia="Brill" w:hAnsi="Brill" w:cs="Brill"/>
        </w:rPr>
        <w:t xml:space="preserve">Strupp, C. (2021). The </w:t>
      </w:r>
      <w:ins w:id="4583" w:author="Autor">
        <w:r w:rsidR="00CE472E">
          <w:rPr>
            <w:rFonts w:ascii="Brill" w:eastAsia="Brill" w:hAnsi="Brill" w:cs="Brill"/>
          </w:rPr>
          <w:t>p</w:t>
        </w:r>
      </w:ins>
      <w:del w:id="4584" w:author="Autor">
        <w:r w:rsidRPr="00C66272" w:rsidDel="00CE472E">
          <w:rPr>
            <w:rFonts w:ascii="Brill" w:eastAsia="Brill" w:hAnsi="Brill" w:cs="Brill"/>
          </w:rPr>
          <w:delText>P</w:delText>
        </w:r>
      </w:del>
      <w:r w:rsidRPr="00C66272">
        <w:rPr>
          <w:rFonts w:ascii="Brill" w:eastAsia="Brill" w:hAnsi="Brill" w:cs="Brill"/>
        </w:rPr>
        <w:t xml:space="preserve">ort of Hamburg in the 1940s and 1950s: Physical </w:t>
      </w:r>
      <w:ins w:id="4585" w:author="Autor">
        <w:r w:rsidR="00CE472E">
          <w:rPr>
            <w:rFonts w:ascii="Brill" w:eastAsia="Brill" w:hAnsi="Brill" w:cs="Brill"/>
          </w:rPr>
          <w:t>r</w:t>
        </w:r>
      </w:ins>
      <w:del w:id="4586" w:author="Autor">
        <w:r w:rsidRPr="00C66272" w:rsidDel="00CE472E">
          <w:rPr>
            <w:rFonts w:ascii="Brill" w:eastAsia="Brill" w:hAnsi="Brill" w:cs="Brill"/>
          </w:rPr>
          <w:delText>R</w:delText>
        </w:r>
      </w:del>
      <w:r w:rsidRPr="00C66272">
        <w:rPr>
          <w:rFonts w:ascii="Brill" w:eastAsia="Brill" w:hAnsi="Brill" w:cs="Brill"/>
        </w:rPr>
        <w:t xml:space="preserve">econstruction and </w:t>
      </w:r>
      <w:ins w:id="4587" w:author="Autor">
        <w:r w:rsidR="00CE472E">
          <w:rPr>
            <w:rFonts w:ascii="Brill" w:eastAsia="Brill" w:hAnsi="Brill" w:cs="Brill"/>
          </w:rPr>
          <w:t>p</w:t>
        </w:r>
      </w:ins>
      <w:del w:id="4588" w:author="Autor">
        <w:r w:rsidRPr="00C66272" w:rsidDel="00CE472E">
          <w:rPr>
            <w:rFonts w:ascii="Brill" w:eastAsia="Brill" w:hAnsi="Brill" w:cs="Brill"/>
          </w:rPr>
          <w:delText>P</w:delText>
        </w:r>
      </w:del>
      <w:r w:rsidRPr="00C66272">
        <w:rPr>
          <w:rFonts w:ascii="Brill" w:eastAsia="Brill" w:hAnsi="Brill" w:cs="Brill"/>
        </w:rPr>
        <w:t xml:space="preserve">olitical </w:t>
      </w:r>
      <w:ins w:id="4589" w:author="Autor">
        <w:r w:rsidR="00CE472E">
          <w:rPr>
            <w:rFonts w:ascii="Brill" w:eastAsia="Brill" w:hAnsi="Brill" w:cs="Brill"/>
          </w:rPr>
          <w:t>r</w:t>
        </w:r>
      </w:ins>
      <w:del w:id="4590" w:author="Autor">
        <w:r w:rsidRPr="00C66272" w:rsidDel="00CE472E">
          <w:rPr>
            <w:rFonts w:ascii="Brill" w:eastAsia="Brill" w:hAnsi="Brill" w:cs="Brill"/>
          </w:rPr>
          <w:delText>R</w:delText>
        </w:r>
      </w:del>
      <w:r w:rsidRPr="00C66272">
        <w:rPr>
          <w:rFonts w:ascii="Brill" w:eastAsia="Brill" w:hAnsi="Brill" w:cs="Brill"/>
        </w:rPr>
        <w:t xml:space="preserve">estructuring in the </w:t>
      </w:r>
      <w:ins w:id="4591" w:author="Autor">
        <w:r w:rsidR="00CE472E">
          <w:rPr>
            <w:rFonts w:ascii="Brill" w:eastAsia="Brill" w:hAnsi="Brill" w:cs="Brill"/>
          </w:rPr>
          <w:t>a</w:t>
        </w:r>
      </w:ins>
      <w:del w:id="4592" w:author="Autor">
        <w:r w:rsidRPr="00C66272" w:rsidDel="00CE472E">
          <w:rPr>
            <w:rFonts w:ascii="Brill" w:eastAsia="Brill" w:hAnsi="Brill" w:cs="Brill"/>
          </w:rPr>
          <w:delText>A</w:delText>
        </w:r>
      </w:del>
      <w:r w:rsidRPr="00C66272">
        <w:rPr>
          <w:rFonts w:ascii="Brill" w:eastAsia="Brill" w:hAnsi="Brill" w:cs="Brill"/>
        </w:rPr>
        <w:t xml:space="preserve">ftermath of World War II. </w:t>
      </w:r>
      <w:r w:rsidRPr="00C66272">
        <w:rPr>
          <w:rFonts w:ascii="Brill" w:eastAsia="Brill" w:hAnsi="Brill" w:cs="Brill"/>
          <w:i/>
        </w:rPr>
        <w:t>Journal of Urban History, 47</w:t>
      </w:r>
      <w:r w:rsidRPr="00C66272">
        <w:rPr>
          <w:rFonts w:ascii="Brill" w:eastAsia="Brill" w:hAnsi="Brill" w:cs="Brill"/>
        </w:rPr>
        <w:t>(2), 354-372.</w:t>
      </w:r>
    </w:p>
    <w:p w14:paraId="35077DD8" w14:textId="77777777" w:rsidR="00CB3FC9" w:rsidRPr="00BF26E0" w:rsidRDefault="00C55FA1" w:rsidP="00F34A6C">
      <w:pPr>
        <w:spacing w:line="360" w:lineRule="auto"/>
        <w:ind w:left="426" w:hanging="720"/>
        <w:rPr>
          <w:rFonts w:ascii="Brill" w:eastAsia="Brill" w:hAnsi="Brill" w:cs="Brill"/>
          <w:lang w:val="nl-BE"/>
        </w:rPr>
        <w:pPrChange w:id="4593" w:author="Autor">
          <w:pPr>
            <w:spacing w:line="276" w:lineRule="auto"/>
            <w:ind w:left="426" w:hanging="426"/>
          </w:pPr>
        </w:pPrChange>
      </w:pPr>
      <w:proofErr w:type="spellStart"/>
      <w:r w:rsidRPr="00C66272">
        <w:rPr>
          <w:rFonts w:ascii="Brill" w:eastAsia="Brill" w:hAnsi="Brill" w:cs="Brill"/>
        </w:rPr>
        <w:t>Töteberg</w:t>
      </w:r>
      <w:proofErr w:type="spellEnd"/>
      <w:r w:rsidRPr="00C66272">
        <w:rPr>
          <w:rFonts w:ascii="Brill" w:eastAsia="Brill" w:hAnsi="Brill" w:cs="Brill"/>
        </w:rPr>
        <w:t xml:space="preserve">, M., &amp; </w:t>
      </w:r>
      <w:proofErr w:type="spellStart"/>
      <w:r w:rsidRPr="00C66272">
        <w:rPr>
          <w:rFonts w:ascii="Brill" w:eastAsia="Brill" w:hAnsi="Brill" w:cs="Brill"/>
        </w:rPr>
        <w:t>Reißmann</w:t>
      </w:r>
      <w:proofErr w:type="spellEnd"/>
      <w:r w:rsidRPr="00C66272">
        <w:rPr>
          <w:rFonts w:ascii="Brill" w:eastAsia="Brill" w:hAnsi="Brill" w:cs="Brill"/>
        </w:rPr>
        <w:t xml:space="preserve">, V. (2014). </w:t>
      </w:r>
      <w:r w:rsidRPr="00C66272">
        <w:rPr>
          <w:rFonts w:ascii="Brill" w:eastAsia="Brill" w:hAnsi="Brill" w:cs="Brill"/>
          <w:i/>
        </w:rPr>
        <w:t>Gyula Trebitsch.</w:t>
      </w:r>
      <w:r w:rsidRPr="00C66272">
        <w:rPr>
          <w:rFonts w:ascii="Brill" w:eastAsia="Brill" w:hAnsi="Brill" w:cs="Brill"/>
        </w:rPr>
        <w:t xml:space="preserve"> </w:t>
      </w:r>
      <w:r w:rsidRPr="00BF26E0">
        <w:rPr>
          <w:rFonts w:ascii="Brill" w:eastAsia="Brill" w:hAnsi="Brill" w:cs="Brill"/>
          <w:lang w:val="nl-BE"/>
        </w:rPr>
        <w:t>Hamburg: Ellert &amp; Richter.</w:t>
      </w:r>
    </w:p>
    <w:p w14:paraId="35077DD9" w14:textId="77777777" w:rsidR="00CB3FC9" w:rsidRPr="00BF26E0" w:rsidRDefault="00C55FA1" w:rsidP="00F34A6C">
      <w:pPr>
        <w:spacing w:line="360" w:lineRule="auto"/>
        <w:ind w:left="426" w:hanging="720"/>
        <w:rPr>
          <w:rFonts w:ascii="Brill" w:eastAsia="Brill" w:hAnsi="Brill" w:cs="Brill"/>
          <w:lang w:val="nl-BE"/>
        </w:rPr>
        <w:pPrChange w:id="4594" w:author="Autor">
          <w:pPr>
            <w:spacing w:line="276" w:lineRule="auto"/>
            <w:ind w:left="426" w:hanging="426"/>
          </w:pPr>
        </w:pPrChange>
      </w:pPr>
      <w:r w:rsidRPr="00BF26E0">
        <w:rPr>
          <w:rFonts w:ascii="Brill" w:eastAsia="Brill" w:hAnsi="Brill" w:cs="Brill"/>
          <w:lang w:val="nl-BE"/>
        </w:rPr>
        <w:t xml:space="preserve">Töteberg, M. (2016). </w:t>
      </w:r>
      <w:r w:rsidRPr="00BF26E0">
        <w:rPr>
          <w:rFonts w:ascii="Brill" w:eastAsia="Brill" w:hAnsi="Brill" w:cs="Brill"/>
          <w:i/>
          <w:lang w:val="nl-BE"/>
        </w:rPr>
        <w:t>Filmstadt Hamburg: Kinogeschichten einer Großstadt; Stars, Studios, Schauplätze.</w:t>
      </w:r>
      <w:r w:rsidRPr="00BF26E0">
        <w:rPr>
          <w:rFonts w:ascii="Brill" w:eastAsia="Brill" w:hAnsi="Brill" w:cs="Brill"/>
          <w:lang w:val="nl-BE"/>
        </w:rPr>
        <w:t xml:space="preserve"> Hamburg: VSA (3rd ed.).</w:t>
      </w:r>
    </w:p>
    <w:p w14:paraId="35077DDA" w14:textId="77777777" w:rsidR="00CB3FC9" w:rsidRPr="00BF26E0" w:rsidRDefault="00C55FA1" w:rsidP="00F34A6C">
      <w:pPr>
        <w:spacing w:line="360" w:lineRule="auto"/>
        <w:ind w:left="426" w:hanging="720"/>
        <w:rPr>
          <w:rFonts w:ascii="Brill" w:eastAsia="Brill" w:hAnsi="Brill" w:cs="Brill"/>
          <w:lang w:val="nl-BE"/>
        </w:rPr>
        <w:pPrChange w:id="4595" w:author="Autor">
          <w:pPr>
            <w:spacing w:line="276" w:lineRule="auto"/>
            <w:ind w:left="426" w:hanging="426"/>
          </w:pPr>
        </w:pPrChange>
      </w:pPr>
      <w:r w:rsidRPr="00BF26E0">
        <w:rPr>
          <w:rFonts w:ascii="Brill" w:eastAsia="Brill" w:hAnsi="Brill" w:cs="Brill"/>
          <w:lang w:val="nl-BE"/>
        </w:rPr>
        <w:t xml:space="preserve">Warsewa, G. (2010). Lokale Kultur und die Neuerfindung der Hafenstadt. </w:t>
      </w:r>
      <w:r w:rsidRPr="00BF26E0">
        <w:rPr>
          <w:rFonts w:ascii="Brill" w:eastAsia="Brill" w:hAnsi="Brill" w:cs="Brill"/>
          <w:i/>
          <w:lang w:val="nl-BE"/>
        </w:rPr>
        <w:t>Raumforschung und Raumordnung, 68</w:t>
      </w:r>
      <w:r w:rsidRPr="00BF26E0">
        <w:rPr>
          <w:rFonts w:ascii="Brill" w:eastAsia="Brill" w:hAnsi="Brill" w:cs="Brill"/>
          <w:lang w:val="nl-BE"/>
        </w:rPr>
        <w:t>(5), 373-387.</w:t>
      </w:r>
    </w:p>
    <w:p w14:paraId="35077DDB" w14:textId="77777777" w:rsidR="00CB3FC9" w:rsidRPr="00BF26E0" w:rsidRDefault="00C55FA1" w:rsidP="00F34A6C">
      <w:pPr>
        <w:spacing w:line="360" w:lineRule="auto"/>
        <w:ind w:left="426" w:hanging="720"/>
        <w:jc w:val="both"/>
        <w:rPr>
          <w:rFonts w:ascii="Brill" w:eastAsia="Brill" w:hAnsi="Brill" w:cs="Brill"/>
          <w:lang w:val="nl-BE"/>
        </w:rPr>
        <w:pPrChange w:id="4596" w:author="Autor">
          <w:pPr>
            <w:spacing w:line="276" w:lineRule="auto"/>
            <w:ind w:left="426" w:hanging="426"/>
            <w:jc w:val="both"/>
          </w:pPr>
        </w:pPrChange>
      </w:pPr>
      <w:r w:rsidRPr="00BF26E0">
        <w:rPr>
          <w:rFonts w:ascii="Brill" w:eastAsia="Brill" w:hAnsi="Brill" w:cs="Brill"/>
          <w:lang w:val="nl-BE"/>
        </w:rPr>
        <w:t xml:space="preserve">Wehn, K. (2002). </w:t>
      </w:r>
      <w:r w:rsidRPr="00BF26E0">
        <w:rPr>
          <w:rFonts w:ascii="Brill" w:eastAsia="Brill" w:hAnsi="Brill" w:cs="Brill"/>
          <w:i/>
          <w:lang w:val="nl-BE"/>
        </w:rPr>
        <w:t>“Crime-Time” im Wandel: Produktion, Vermittlung und Genreentwicklung des west- und ostdeutschen Fernsehkrimis im dualen Rundfunksystem.</w:t>
      </w:r>
      <w:r w:rsidRPr="00BF26E0">
        <w:rPr>
          <w:rFonts w:ascii="Brill" w:eastAsia="Brill" w:hAnsi="Brill" w:cs="Brill"/>
          <w:lang w:val="nl-BE"/>
        </w:rPr>
        <w:t xml:space="preserve"> Bonn: ARCult-Media.</w:t>
      </w:r>
    </w:p>
    <w:p w14:paraId="35077DDC" w14:textId="77777777" w:rsidR="00CB3FC9" w:rsidRPr="00BF26E0" w:rsidRDefault="00CB3FC9" w:rsidP="00F34A6C">
      <w:pPr>
        <w:spacing w:line="360" w:lineRule="auto"/>
        <w:ind w:hanging="720"/>
        <w:jc w:val="both"/>
        <w:rPr>
          <w:rFonts w:ascii="Brill" w:eastAsia="Brill" w:hAnsi="Brill" w:cs="Brill"/>
          <w:lang w:val="nl-BE"/>
        </w:rPr>
        <w:pPrChange w:id="4597" w:author="Autor">
          <w:pPr>
            <w:spacing w:line="276" w:lineRule="auto"/>
            <w:jc w:val="both"/>
          </w:pPr>
        </w:pPrChange>
      </w:pPr>
    </w:p>
    <w:p w14:paraId="6EF9C56A" w14:textId="77777777" w:rsidR="00EA0F0A" w:rsidRDefault="00C55FA1" w:rsidP="00934964">
      <w:pPr>
        <w:spacing w:line="360" w:lineRule="auto"/>
        <w:ind w:hanging="720"/>
        <w:jc w:val="both"/>
        <w:rPr>
          <w:ins w:id="4598" w:author="Autor"/>
          <w:rFonts w:ascii="Brill" w:eastAsia="Brill" w:hAnsi="Brill" w:cs="Brill"/>
          <w:lang w:val="nl-BE"/>
        </w:rPr>
      </w:pPr>
      <w:r w:rsidRPr="00BF26E0">
        <w:rPr>
          <w:rFonts w:ascii="Brill" w:eastAsia="Brill" w:hAnsi="Brill" w:cs="Brill"/>
          <w:lang w:val="nl-BE"/>
        </w:rPr>
        <w:t xml:space="preserve">Unpublished sources: </w:t>
      </w:r>
    </w:p>
    <w:p w14:paraId="35077DDD" w14:textId="0C6C2498" w:rsidR="00CB3FC9" w:rsidRPr="00C66272" w:rsidRDefault="00C55FA1" w:rsidP="00F34A6C">
      <w:pPr>
        <w:spacing w:line="360" w:lineRule="auto"/>
        <w:ind w:hanging="720"/>
        <w:jc w:val="both"/>
        <w:rPr>
          <w:rFonts w:ascii="Brill" w:eastAsia="Brill" w:hAnsi="Brill" w:cs="Brill"/>
        </w:rPr>
        <w:pPrChange w:id="4599" w:author="Autor">
          <w:pPr>
            <w:spacing w:line="276" w:lineRule="auto"/>
            <w:jc w:val="both"/>
          </w:pPr>
        </w:pPrChange>
      </w:pPr>
      <w:r w:rsidRPr="00BF26E0">
        <w:rPr>
          <w:rFonts w:ascii="Brill" w:eastAsia="Brill" w:hAnsi="Brill" w:cs="Brill"/>
          <w:lang w:val="nl-BE"/>
        </w:rPr>
        <w:t>Durchschlag des Schreibens des Polizeipräsidenten</w:t>
      </w:r>
      <w:ins w:id="4600" w:author="Autor">
        <w:r w:rsidR="00EA0F0A">
          <w:rPr>
            <w:rFonts w:ascii="Brill" w:eastAsia="Brill" w:hAnsi="Brill" w:cs="Brill"/>
            <w:lang w:val="nl-BE"/>
          </w:rPr>
          <w:t>;</w:t>
        </w:r>
      </w:ins>
      <w:del w:id="4601" w:author="Autor">
        <w:r w:rsidRPr="00BF26E0" w:rsidDel="00EA0F0A">
          <w:rPr>
            <w:rFonts w:ascii="Brill" w:eastAsia="Brill" w:hAnsi="Brill" w:cs="Brill"/>
            <w:lang w:val="nl-BE"/>
          </w:rPr>
          <w:delText>,</w:delText>
        </w:r>
      </w:del>
      <w:r w:rsidRPr="00BF26E0">
        <w:rPr>
          <w:rFonts w:ascii="Brill" w:eastAsia="Brill" w:hAnsi="Brill" w:cs="Brill"/>
          <w:lang w:val="nl-BE"/>
        </w:rPr>
        <w:t xml:space="preserve"> Wasserschutzpolizeiamt, an Studio Hamburg Atelierbetriebsgesellschaft mbH</w:t>
      </w:r>
      <w:ins w:id="4602" w:author="Autor">
        <w:r w:rsidR="00EA0F0A">
          <w:rPr>
            <w:rFonts w:ascii="Brill" w:eastAsia="Brill" w:hAnsi="Brill" w:cs="Brill"/>
            <w:lang w:val="nl-BE"/>
          </w:rPr>
          <w:t>;</w:t>
        </w:r>
      </w:ins>
      <w:del w:id="4603" w:author="Autor">
        <w:r w:rsidRPr="00BF26E0" w:rsidDel="00EA0F0A">
          <w:rPr>
            <w:rFonts w:ascii="Brill" w:eastAsia="Brill" w:hAnsi="Brill" w:cs="Brill"/>
            <w:lang w:val="nl-BE"/>
          </w:rPr>
          <w:delText>,</w:delText>
        </w:r>
      </w:del>
      <w:r w:rsidRPr="00BF26E0">
        <w:rPr>
          <w:rFonts w:ascii="Brill" w:eastAsia="Brill" w:hAnsi="Brill" w:cs="Brill"/>
          <w:lang w:val="nl-BE"/>
        </w:rPr>
        <w:t xml:space="preserve"> Produktionsleiter Junge, 20 January 1965; Produktion Hafenpolizei, Voraussichtliche Drehfolge vom 29. </w:t>
      </w:r>
      <w:r w:rsidRPr="00C66272">
        <w:rPr>
          <w:rFonts w:ascii="Brill" w:eastAsia="Brill" w:hAnsi="Brill" w:cs="Brill"/>
        </w:rPr>
        <w:t>3. bis 11. 4. 65; Produktion “</w:t>
      </w:r>
      <w:proofErr w:type="spellStart"/>
      <w:r w:rsidRPr="00C66272">
        <w:rPr>
          <w:rFonts w:ascii="Brill" w:eastAsia="Brill" w:hAnsi="Brill" w:cs="Brill"/>
        </w:rPr>
        <w:t>Hafenpolizei</w:t>
      </w:r>
      <w:proofErr w:type="spellEnd"/>
      <w:r w:rsidRPr="00C66272">
        <w:rPr>
          <w:rFonts w:ascii="Brill" w:eastAsia="Brill" w:hAnsi="Brill" w:cs="Brill"/>
        </w:rPr>
        <w:t xml:space="preserve">”, </w:t>
      </w:r>
      <w:proofErr w:type="spellStart"/>
      <w:r w:rsidRPr="00C66272">
        <w:rPr>
          <w:rFonts w:ascii="Brill" w:eastAsia="Brill" w:hAnsi="Brill" w:cs="Brill"/>
        </w:rPr>
        <w:t>Umstellung</w:t>
      </w:r>
      <w:proofErr w:type="spellEnd"/>
      <w:r w:rsidRPr="00C66272">
        <w:rPr>
          <w:rFonts w:ascii="Brill" w:eastAsia="Brill" w:hAnsi="Brill" w:cs="Brill"/>
        </w:rPr>
        <w:t xml:space="preserve"> des </w:t>
      </w:r>
      <w:proofErr w:type="spellStart"/>
      <w:r w:rsidRPr="00C66272">
        <w:rPr>
          <w:rFonts w:ascii="Brill" w:eastAsia="Brill" w:hAnsi="Brill" w:cs="Brill"/>
        </w:rPr>
        <w:t>Drehprogramms</w:t>
      </w:r>
      <w:proofErr w:type="spellEnd"/>
      <w:r w:rsidRPr="00C66272">
        <w:rPr>
          <w:rFonts w:ascii="Brill" w:eastAsia="Brill" w:hAnsi="Brill" w:cs="Brill"/>
        </w:rPr>
        <w:t xml:space="preserve">, </w:t>
      </w:r>
      <w:proofErr w:type="spellStart"/>
      <w:r w:rsidRPr="00C66272">
        <w:rPr>
          <w:rFonts w:ascii="Brill" w:eastAsia="Brill" w:hAnsi="Brill" w:cs="Brill"/>
        </w:rPr>
        <w:t>Woche</w:t>
      </w:r>
      <w:proofErr w:type="spellEnd"/>
      <w:r w:rsidRPr="00C66272">
        <w:rPr>
          <w:rFonts w:ascii="Brill" w:eastAsia="Brill" w:hAnsi="Brill" w:cs="Brill"/>
        </w:rPr>
        <w:t xml:space="preserve"> </w:t>
      </w:r>
      <w:proofErr w:type="spellStart"/>
      <w:r w:rsidRPr="00C66272">
        <w:rPr>
          <w:rFonts w:ascii="Brill" w:eastAsia="Brill" w:hAnsi="Brill" w:cs="Brill"/>
        </w:rPr>
        <w:t>vom</w:t>
      </w:r>
      <w:proofErr w:type="spellEnd"/>
      <w:r w:rsidRPr="00C66272">
        <w:rPr>
          <w:rFonts w:ascii="Brill" w:eastAsia="Brill" w:hAnsi="Brill" w:cs="Brill"/>
        </w:rPr>
        <w:t xml:space="preserve"> 15. 3. bis 19. 3. 65 (Private Collection).</w:t>
      </w:r>
    </w:p>
    <w:p w14:paraId="35077DDE" w14:textId="77777777" w:rsidR="00CB3FC9" w:rsidRPr="00C66272" w:rsidRDefault="00C55FA1" w:rsidP="00F34A6C">
      <w:pPr>
        <w:spacing w:line="360" w:lineRule="auto"/>
        <w:ind w:hanging="720"/>
        <w:rPr>
          <w:rFonts w:ascii="Brill" w:eastAsia="Brill" w:hAnsi="Brill" w:cs="Brill"/>
        </w:rPr>
        <w:pPrChange w:id="4604" w:author="Autor">
          <w:pPr>
            <w:spacing w:line="276" w:lineRule="auto"/>
          </w:pPr>
        </w:pPrChange>
      </w:pPr>
      <w:r w:rsidRPr="00C66272">
        <w:rPr>
          <w:rFonts w:ascii="Brill" w:hAnsi="Brill"/>
        </w:rPr>
        <w:br w:type="page"/>
      </w:r>
    </w:p>
    <w:p w14:paraId="35077DDF" w14:textId="125A94C6" w:rsidR="00CB3FC9" w:rsidRPr="00C66272" w:rsidRDefault="00C55FA1">
      <w:pPr>
        <w:rPr>
          <w:rFonts w:ascii="Brill" w:eastAsia="Brill" w:hAnsi="Brill" w:cs="Brill"/>
          <w:sz w:val="28"/>
          <w:szCs w:val="28"/>
        </w:rPr>
      </w:pPr>
      <w:r w:rsidRPr="00C66272">
        <w:rPr>
          <w:rFonts w:ascii="Brill" w:eastAsia="Brill" w:hAnsi="Brill" w:cs="Brill"/>
          <w:b/>
          <w:sz w:val="28"/>
          <w:szCs w:val="28"/>
        </w:rPr>
        <w:lastRenderedPageBreak/>
        <w:t>Chapter 10. Prostitution in a communist port city</w:t>
      </w:r>
      <w:r w:rsidRPr="00C66272">
        <w:rPr>
          <w:rFonts w:ascii="Brill" w:eastAsia="Brill" w:hAnsi="Brill" w:cs="Brill"/>
          <w:sz w:val="28"/>
          <w:szCs w:val="28"/>
        </w:rPr>
        <w:t xml:space="preserve">: </w:t>
      </w:r>
      <w:r w:rsidRPr="00C66272">
        <w:rPr>
          <w:rFonts w:ascii="Brill" w:eastAsia="Brill" w:hAnsi="Brill" w:cs="Brill"/>
          <w:b/>
          <w:sz w:val="28"/>
          <w:szCs w:val="28"/>
        </w:rPr>
        <w:t xml:space="preserve">A social and demographic portrait of </w:t>
      </w:r>
      <w:commentRangeStart w:id="4605"/>
      <w:commentRangeStart w:id="4606"/>
      <w:commentRangeStart w:id="4607"/>
      <w:commentRangeStart w:id="4608"/>
      <w:r w:rsidRPr="00C66272">
        <w:rPr>
          <w:rFonts w:ascii="Brill" w:eastAsia="Brill" w:hAnsi="Brill" w:cs="Brill"/>
          <w:b/>
          <w:sz w:val="28"/>
          <w:szCs w:val="28"/>
        </w:rPr>
        <w:t>prostitutes</w:t>
      </w:r>
      <w:commentRangeEnd w:id="4605"/>
      <w:r w:rsidR="00534FDB" w:rsidRPr="00C66272">
        <w:rPr>
          <w:rStyle w:val="Odwoaniedokomentarza"/>
          <w:rFonts w:ascii="Brill" w:hAnsi="Brill"/>
          <w:lang w:val="en-AU"/>
        </w:rPr>
        <w:commentReference w:id="4605"/>
      </w:r>
      <w:commentRangeEnd w:id="4606"/>
      <w:r w:rsidR="000F4A6B" w:rsidRPr="00C66272">
        <w:rPr>
          <w:rStyle w:val="Odwoaniedokomentarza"/>
          <w:rFonts w:ascii="Brill" w:hAnsi="Brill"/>
          <w:lang w:val="en-AU"/>
        </w:rPr>
        <w:commentReference w:id="4606"/>
      </w:r>
      <w:commentRangeEnd w:id="4607"/>
      <w:r w:rsidR="00F62668">
        <w:rPr>
          <w:rStyle w:val="Odwoaniedokomentarza"/>
          <w:lang w:val="en-AU"/>
        </w:rPr>
        <w:commentReference w:id="4607"/>
      </w:r>
      <w:commentRangeEnd w:id="4608"/>
      <w:r w:rsidR="00611FD8">
        <w:rPr>
          <w:rStyle w:val="Odwoaniedokomentarza"/>
          <w:lang w:val="en-AU"/>
        </w:rPr>
        <w:commentReference w:id="4608"/>
      </w:r>
      <w:r w:rsidRPr="00C66272">
        <w:rPr>
          <w:rFonts w:ascii="Brill" w:eastAsia="Brill" w:hAnsi="Brill" w:cs="Brill"/>
          <w:b/>
          <w:sz w:val="28"/>
          <w:szCs w:val="28"/>
        </w:rPr>
        <w:t xml:space="preserve"> in Polish port cities in </w:t>
      </w:r>
      <w:r w:rsidR="00D5283B" w:rsidRPr="00C66272">
        <w:rPr>
          <w:rFonts w:ascii="Brill" w:eastAsia="Brill" w:hAnsi="Brill" w:cs="Brill"/>
          <w:b/>
          <w:sz w:val="28"/>
          <w:szCs w:val="28"/>
        </w:rPr>
        <w:t xml:space="preserve">the </w:t>
      </w:r>
      <w:r w:rsidRPr="00C66272">
        <w:rPr>
          <w:rFonts w:ascii="Brill" w:eastAsia="Brill" w:hAnsi="Brill" w:cs="Brill"/>
          <w:b/>
          <w:sz w:val="28"/>
          <w:szCs w:val="28"/>
        </w:rPr>
        <w:t>1950s</w:t>
      </w:r>
    </w:p>
    <w:p w14:paraId="35077DE0" w14:textId="77777777" w:rsidR="00CB3FC9" w:rsidRPr="00C66272" w:rsidRDefault="00CB3FC9">
      <w:pPr>
        <w:rPr>
          <w:rFonts w:ascii="Brill" w:eastAsia="Brill" w:hAnsi="Brill" w:cs="Brill"/>
        </w:rPr>
      </w:pPr>
    </w:p>
    <w:p w14:paraId="35077DE1" w14:textId="77777777" w:rsidR="00CB3FC9" w:rsidRPr="00C66272" w:rsidRDefault="00C55FA1">
      <w:pPr>
        <w:rPr>
          <w:rFonts w:ascii="Brill" w:eastAsia="Brill" w:hAnsi="Brill" w:cs="Brill"/>
          <w:i/>
          <w:lang w:val="pl-PL"/>
        </w:rPr>
      </w:pPr>
      <w:r w:rsidRPr="00C66272">
        <w:rPr>
          <w:rFonts w:ascii="Brill" w:eastAsia="Brill" w:hAnsi="Brill" w:cs="Brill"/>
          <w:i/>
          <w:lang w:val="pl-PL"/>
        </w:rPr>
        <w:t>Urszula Kozłowska, Karolina Izdebska</w:t>
      </w:r>
    </w:p>
    <w:p w14:paraId="35077DE2" w14:textId="77777777" w:rsidR="00CB3FC9" w:rsidRPr="00C66272" w:rsidRDefault="00C55FA1">
      <w:pPr>
        <w:spacing w:line="360" w:lineRule="auto"/>
        <w:jc w:val="both"/>
        <w:rPr>
          <w:rFonts w:ascii="Brill" w:eastAsia="Brill" w:hAnsi="Brill" w:cs="Brill"/>
          <w:lang w:val="pl-PL"/>
        </w:rPr>
      </w:pPr>
      <w:r w:rsidRPr="00C66272">
        <w:rPr>
          <w:rFonts w:ascii="Brill" w:eastAsia="Brill" w:hAnsi="Brill" w:cs="Brill"/>
          <w:lang w:val="pl-PL"/>
        </w:rPr>
        <w:t>(University of Szczecin)</w:t>
      </w:r>
    </w:p>
    <w:p w14:paraId="35077DE3" w14:textId="77777777" w:rsidR="00CB3FC9" w:rsidRPr="00C66272" w:rsidRDefault="00CB3FC9">
      <w:pPr>
        <w:spacing w:line="360" w:lineRule="auto"/>
        <w:jc w:val="both"/>
        <w:rPr>
          <w:rFonts w:ascii="Brill" w:eastAsia="Brill" w:hAnsi="Brill" w:cs="Brill"/>
          <w:b/>
          <w:lang w:val="pl-PL"/>
        </w:rPr>
      </w:pPr>
    </w:p>
    <w:p w14:paraId="35077DE4" w14:textId="0EA5DEA0" w:rsidR="00CB3FC9" w:rsidRPr="00C66272" w:rsidRDefault="00C55FA1" w:rsidP="00F34A6C">
      <w:pPr>
        <w:ind w:left="1276"/>
        <w:rPr>
          <w:rFonts w:ascii="Brill" w:eastAsia="Times New Roman" w:hAnsi="Brill" w:cs="Times New Roman"/>
          <w:sz w:val="20"/>
          <w:szCs w:val="20"/>
        </w:rPr>
        <w:pPrChange w:id="4609" w:author="Autor">
          <w:pPr>
            <w:ind w:left="1276"/>
            <w:jc w:val="right"/>
          </w:pPr>
        </w:pPrChange>
      </w:pPr>
      <w:r w:rsidRPr="00C66272">
        <w:rPr>
          <w:rFonts w:ascii="Brill" w:eastAsia="Times New Roman" w:hAnsi="Brill" w:cs="Times New Roman"/>
          <w:sz w:val="20"/>
          <w:szCs w:val="20"/>
          <w:lang w:val="pl-PL"/>
        </w:rPr>
        <w:t xml:space="preserve"> </w:t>
      </w:r>
      <w:r w:rsidRPr="00C66272">
        <w:rPr>
          <w:rFonts w:ascii="Brill" w:eastAsia="Times New Roman" w:hAnsi="Brill" w:cs="Times New Roman"/>
          <w:sz w:val="20"/>
          <w:szCs w:val="20"/>
        </w:rPr>
        <w:t>“[</w:t>
      </w:r>
      <w:proofErr w:type="spellStart"/>
      <w:r w:rsidRPr="00C66272">
        <w:rPr>
          <w:rFonts w:ascii="Brill" w:eastAsia="Times New Roman" w:hAnsi="Brill" w:cs="Times New Roman"/>
          <w:sz w:val="20"/>
          <w:szCs w:val="20"/>
        </w:rPr>
        <w:t>Gdańsk</w:t>
      </w:r>
      <w:proofErr w:type="spellEnd"/>
      <w:r w:rsidRPr="00C66272">
        <w:rPr>
          <w:rFonts w:ascii="Brill" w:eastAsia="Times New Roman" w:hAnsi="Brill" w:cs="Times New Roman"/>
          <w:sz w:val="20"/>
          <w:szCs w:val="20"/>
        </w:rPr>
        <w:t xml:space="preserve"> pubs] in which the dim light does not allow one to see all the ugliness and monstrosity of the evil and temptation crawling there, depraving the souls of the youth. The atmosphere in the nightclubs is the same everywhere - everywhere the stuffiness, the lack of air, the smell of cigarettes, cigars, alcohol, liqueurs and the common "</w:t>
      </w:r>
      <w:proofErr w:type="spellStart"/>
      <w:r w:rsidRPr="00F34A6C">
        <w:rPr>
          <w:rFonts w:ascii="Brill" w:eastAsia="Times New Roman" w:hAnsi="Brill" w:cs="Times New Roman"/>
          <w:i/>
          <w:iCs/>
          <w:sz w:val="20"/>
          <w:szCs w:val="20"/>
          <w:rPrChange w:id="4610" w:author="Autor">
            <w:rPr>
              <w:rFonts w:ascii="Brill" w:eastAsia="Times New Roman" w:hAnsi="Brill" w:cs="Times New Roman"/>
              <w:sz w:val="20"/>
              <w:szCs w:val="20"/>
            </w:rPr>
          </w:rPrChange>
        </w:rPr>
        <w:t>ghdel</w:t>
      </w:r>
      <w:proofErr w:type="spellEnd"/>
      <w:r w:rsidRPr="00C66272">
        <w:rPr>
          <w:rFonts w:ascii="Brill" w:eastAsia="Times New Roman" w:hAnsi="Brill" w:cs="Times New Roman"/>
          <w:sz w:val="20"/>
          <w:szCs w:val="20"/>
        </w:rPr>
        <w:t>", everywhere the pale, exhausted faces of women tired of their boisterous life, not even helped by a reformatory or prison, women deprived of all shame and ambition [...]. And trained waiters look on and smile, serving this and that, for which you have to pay thickly</w:t>
      </w:r>
      <w:ins w:id="4611" w:author="Autor">
        <w:r w:rsidR="00866811">
          <w:rPr>
            <w:rFonts w:ascii="Brill" w:eastAsia="Times New Roman" w:hAnsi="Brill" w:cs="Times New Roman"/>
            <w:sz w:val="20"/>
            <w:szCs w:val="20"/>
          </w:rPr>
          <w:t>.</w:t>
        </w:r>
      </w:ins>
      <w:r w:rsidRPr="00C66272">
        <w:rPr>
          <w:rFonts w:ascii="Brill" w:eastAsia="Times New Roman" w:hAnsi="Brill" w:cs="Times New Roman"/>
          <w:sz w:val="20"/>
          <w:szCs w:val="20"/>
        </w:rPr>
        <w:t>”</w:t>
      </w:r>
      <w:r w:rsidRPr="00C66272">
        <w:rPr>
          <w:rFonts w:ascii="Brill" w:eastAsia="Times New Roman" w:hAnsi="Brill" w:cs="Times New Roman"/>
          <w:vertAlign w:val="superscript"/>
        </w:rPr>
        <w:footnoteReference w:id="57"/>
      </w:r>
      <w:del w:id="4619" w:author="Autor">
        <w:r w:rsidRPr="00C66272" w:rsidDel="00866811">
          <w:rPr>
            <w:rFonts w:ascii="Brill" w:eastAsia="Times New Roman" w:hAnsi="Brill" w:cs="Times New Roman"/>
            <w:sz w:val="20"/>
            <w:szCs w:val="20"/>
          </w:rPr>
          <w:delText>.</w:delText>
        </w:r>
      </w:del>
    </w:p>
    <w:p w14:paraId="35077DE5" w14:textId="77777777" w:rsidR="00CB3FC9" w:rsidRPr="00C66272" w:rsidRDefault="00C55FA1" w:rsidP="00F34A6C">
      <w:pPr>
        <w:ind w:left="1276"/>
        <w:rPr>
          <w:rFonts w:ascii="Brill" w:eastAsia="Times New Roman" w:hAnsi="Brill" w:cs="Times New Roman"/>
          <w:i/>
          <w:sz w:val="20"/>
          <w:szCs w:val="20"/>
        </w:rPr>
        <w:pPrChange w:id="4620" w:author="Autor">
          <w:pPr>
            <w:ind w:left="1276"/>
            <w:jc w:val="right"/>
          </w:pPr>
        </w:pPrChange>
      </w:pPr>
      <w:proofErr w:type="spellStart"/>
      <w:r w:rsidRPr="00C66272">
        <w:rPr>
          <w:rFonts w:ascii="Brill" w:eastAsia="Times New Roman" w:hAnsi="Brill" w:cs="Times New Roman"/>
          <w:i/>
          <w:sz w:val="20"/>
          <w:szCs w:val="20"/>
        </w:rPr>
        <w:t>FreeVolous</w:t>
      </w:r>
      <w:proofErr w:type="spellEnd"/>
      <w:r w:rsidRPr="00C66272">
        <w:rPr>
          <w:rFonts w:ascii="Brill" w:eastAsia="Times New Roman" w:hAnsi="Brill" w:cs="Times New Roman"/>
          <w:i/>
          <w:sz w:val="20"/>
          <w:szCs w:val="20"/>
        </w:rPr>
        <w:t xml:space="preserve"> City (2022)</w:t>
      </w:r>
    </w:p>
    <w:p w14:paraId="35077DE6" w14:textId="77777777" w:rsidR="00CB3FC9" w:rsidRPr="00C66272" w:rsidRDefault="00CB3FC9">
      <w:pPr>
        <w:rPr>
          <w:rFonts w:ascii="Brill" w:hAnsi="Brill"/>
        </w:rPr>
      </w:pPr>
    </w:p>
    <w:p w14:paraId="35077DE7"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t>Introduction</w:t>
      </w:r>
    </w:p>
    <w:p w14:paraId="35077DE8" w14:textId="77777777" w:rsidR="00CB3FC9" w:rsidRPr="00C66272" w:rsidRDefault="00CB3FC9">
      <w:pPr>
        <w:rPr>
          <w:rFonts w:ascii="Brill" w:eastAsia="Brill" w:hAnsi="Brill" w:cs="Brill"/>
          <w:i/>
        </w:rPr>
      </w:pPr>
    </w:p>
    <w:p w14:paraId="35077DE9" w14:textId="4E0D02FC" w:rsidR="00CB3FC9" w:rsidRPr="00C66272" w:rsidRDefault="009E7152">
      <w:pPr>
        <w:spacing w:line="360" w:lineRule="auto"/>
        <w:ind w:firstLine="720"/>
        <w:jc w:val="both"/>
        <w:rPr>
          <w:rFonts w:ascii="Brill" w:eastAsia="Brill" w:hAnsi="Brill" w:cs="Brill"/>
        </w:rPr>
      </w:pPr>
      <w:r w:rsidRPr="00C66272">
        <w:rPr>
          <w:rFonts w:ascii="Brill" w:eastAsia="Brill" w:hAnsi="Brill" w:cs="Brill"/>
        </w:rPr>
        <w:t xml:space="preserve">A </w:t>
      </w:r>
      <w:r w:rsidR="00C55FA1" w:rsidRPr="00C66272">
        <w:rPr>
          <w:rFonts w:ascii="Brill" w:eastAsia="Brill" w:hAnsi="Brill" w:cs="Brill"/>
        </w:rPr>
        <w:t>myth</w:t>
      </w:r>
      <w:r w:rsidR="00CB66C7" w:rsidRPr="00C66272">
        <w:rPr>
          <w:rFonts w:ascii="Brill" w:eastAsia="Brill" w:hAnsi="Brill" w:cs="Brill"/>
        </w:rPr>
        <w:t>ic version</w:t>
      </w:r>
      <w:r w:rsidR="00C55FA1" w:rsidRPr="00C66272">
        <w:rPr>
          <w:rFonts w:ascii="Brill" w:eastAsia="Brill" w:hAnsi="Brill" w:cs="Brill"/>
        </w:rPr>
        <w:t xml:space="preserve"> of the port city </w:t>
      </w:r>
      <w:r w:rsidRPr="00C66272">
        <w:rPr>
          <w:rFonts w:ascii="Brill" w:eastAsia="Brill" w:hAnsi="Brill" w:cs="Brill"/>
        </w:rPr>
        <w:t>resides in</w:t>
      </w:r>
      <w:r w:rsidR="00C55FA1" w:rsidRPr="00C66272">
        <w:rPr>
          <w:rFonts w:ascii="Brill" w:eastAsia="Brill" w:hAnsi="Brill" w:cs="Brill"/>
        </w:rPr>
        <w:t xml:space="preserve"> people’s consciousness</w:t>
      </w:r>
      <w:r w:rsidRPr="00C66272">
        <w:rPr>
          <w:rFonts w:ascii="Brill" w:eastAsia="Brill" w:hAnsi="Brill" w:cs="Brill"/>
        </w:rPr>
        <w:t xml:space="preserve">, </w:t>
      </w:r>
      <w:r w:rsidR="00C55FA1" w:rsidRPr="00C66272">
        <w:rPr>
          <w:rFonts w:ascii="Brill" w:eastAsia="Brill" w:hAnsi="Brill" w:cs="Brill"/>
        </w:rPr>
        <w:t>art</w:t>
      </w:r>
      <w:r w:rsidR="00CB66C7" w:rsidRPr="00C66272">
        <w:rPr>
          <w:rFonts w:ascii="Brill" w:eastAsia="Brill" w:hAnsi="Brill" w:cs="Brill"/>
        </w:rPr>
        <w:t xml:space="preserve">, </w:t>
      </w:r>
      <w:r w:rsidR="00C55FA1" w:rsidRPr="00C66272">
        <w:rPr>
          <w:rFonts w:ascii="Brill" w:eastAsia="Brill" w:hAnsi="Brill" w:cs="Brill"/>
        </w:rPr>
        <w:t xml:space="preserve">and literature. </w:t>
      </w:r>
      <w:r w:rsidR="00BF3819" w:rsidRPr="00C66272">
        <w:rPr>
          <w:rFonts w:ascii="Brill" w:eastAsia="Brill" w:hAnsi="Brill" w:cs="Brill"/>
        </w:rPr>
        <w:t>L</w:t>
      </w:r>
      <w:r w:rsidR="00C55FA1" w:rsidRPr="00C66272">
        <w:rPr>
          <w:rFonts w:ascii="Brill" w:eastAsia="Brill" w:hAnsi="Brill" w:cs="Brill"/>
        </w:rPr>
        <w:t>iterary works</w:t>
      </w:r>
      <w:r w:rsidR="00BF3819" w:rsidRPr="00C66272">
        <w:rPr>
          <w:rFonts w:ascii="Brill" w:eastAsia="Brill" w:hAnsi="Brill" w:cs="Brill"/>
        </w:rPr>
        <w:t xml:space="preserve"> have often depict</w:t>
      </w:r>
      <w:r w:rsidR="004A78A9" w:rsidRPr="00C66272">
        <w:rPr>
          <w:rFonts w:ascii="Brill" w:eastAsia="Brill" w:hAnsi="Brill" w:cs="Brill"/>
        </w:rPr>
        <w:t>ed</w:t>
      </w:r>
      <w:r w:rsidR="00BF3819" w:rsidRPr="00C66272">
        <w:rPr>
          <w:rFonts w:ascii="Brill" w:eastAsia="Brill" w:hAnsi="Brill" w:cs="Brill"/>
        </w:rPr>
        <w:t xml:space="preserve"> life in port cities as </w:t>
      </w:r>
      <w:r w:rsidR="00C55FA1" w:rsidRPr="00C66272">
        <w:rPr>
          <w:rFonts w:ascii="Brill" w:eastAsia="Brill" w:hAnsi="Brill" w:cs="Brill"/>
        </w:rPr>
        <w:t>untamed and frenzied</w:t>
      </w:r>
      <w:r w:rsidR="00EE1A21" w:rsidRPr="00C66272">
        <w:rPr>
          <w:rFonts w:ascii="Brill" w:eastAsia="Brill" w:hAnsi="Brill" w:cs="Brill"/>
        </w:rPr>
        <w:t>. T</w:t>
      </w:r>
      <w:r w:rsidR="00C55FA1" w:rsidRPr="00C66272">
        <w:rPr>
          <w:rFonts w:ascii="Brill" w:eastAsia="Brill" w:hAnsi="Brill" w:cs="Brill"/>
        </w:rPr>
        <w:t>ransgressions t</w:t>
      </w:r>
      <w:r w:rsidR="001734BF" w:rsidRPr="00C66272">
        <w:rPr>
          <w:rFonts w:ascii="Brill" w:eastAsia="Brill" w:hAnsi="Brill" w:cs="Brill"/>
        </w:rPr>
        <w:t>hat</w:t>
      </w:r>
      <w:r w:rsidR="00C55FA1" w:rsidRPr="00C66272">
        <w:rPr>
          <w:rFonts w:ascii="Brill" w:eastAsia="Brill" w:hAnsi="Brill" w:cs="Brill"/>
        </w:rPr>
        <w:t xml:space="preserve"> </w:t>
      </w:r>
      <w:r w:rsidR="007C7111" w:rsidRPr="00C66272">
        <w:rPr>
          <w:rFonts w:ascii="Brill" w:eastAsia="Brill" w:hAnsi="Brill" w:cs="Brill"/>
        </w:rPr>
        <w:t xml:space="preserve">take </w:t>
      </w:r>
      <w:r w:rsidR="00C55FA1" w:rsidRPr="00C66272">
        <w:rPr>
          <w:rFonts w:ascii="Brill" w:eastAsia="Brill" w:hAnsi="Brill" w:cs="Brill"/>
        </w:rPr>
        <w:t xml:space="preserve">place in </w:t>
      </w:r>
      <w:r w:rsidR="00BF1D00" w:rsidRPr="00C66272">
        <w:rPr>
          <w:rFonts w:ascii="Brill" w:eastAsia="Brill" w:hAnsi="Brill" w:cs="Brill"/>
        </w:rPr>
        <w:t>red</w:t>
      </w:r>
      <w:r w:rsidR="00A84773" w:rsidRPr="00C66272">
        <w:rPr>
          <w:rFonts w:ascii="Brill" w:eastAsia="Brill" w:hAnsi="Brill" w:cs="Brill"/>
        </w:rPr>
        <w:t xml:space="preserve"> light</w:t>
      </w:r>
      <w:r w:rsidR="00BF1D00" w:rsidRPr="00C66272">
        <w:rPr>
          <w:rFonts w:ascii="Brill" w:eastAsia="Brill" w:hAnsi="Brill" w:cs="Brill"/>
        </w:rPr>
        <w:t xml:space="preserve"> </w:t>
      </w:r>
      <w:r w:rsidR="00C55FA1" w:rsidRPr="00C66272">
        <w:rPr>
          <w:rFonts w:ascii="Brill" w:eastAsia="Brill" w:hAnsi="Brill" w:cs="Brill"/>
        </w:rPr>
        <w:t xml:space="preserve">districts </w:t>
      </w:r>
      <w:r w:rsidR="002C231C" w:rsidRPr="00C66272">
        <w:rPr>
          <w:rFonts w:ascii="Brill" w:eastAsia="Brill" w:hAnsi="Brill" w:cs="Brill"/>
        </w:rPr>
        <w:t>alon</w:t>
      </w:r>
      <w:r w:rsidR="00A103C3" w:rsidRPr="00C66272">
        <w:rPr>
          <w:rFonts w:ascii="Brill" w:eastAsia="Brill" w:hAnsi="Brill" w:cs="Brill"/>
        </w:rPr>
        <w:t>g</w:t>
      </w:r>
      <w:r w:rsidR="002C231C" w:rsidRPr="00C66272">
        <w:rPr>
          <w:rFonts w:ascii="Brill" w:eastAsia="Brill" w:hAnsi="Brill" w:cs="Brill"/>
        </w:rPr>
        <w:t>side international ports</w:t>
      </w:r>
      <w:r w:rsidR="00EE1A21" w:rsidRPr="00C66272">
        <w:rPr>
          <w:rFonts w:ascii="Brill" w:eastAsia="Brill" w:hAnsi="Brill" w:cs="Brill"/>
        </w:rPr>
        <w:t xml:space="preserve"> have </w:t>
      </w:r>
      <w:r w:rsidR="001734BF" w:rsidRPr="00C66272">
        <w:rPr>
          <w:rFonts w:ascii="Brill" w:eastAsia="Brill" w:hAnsi="Brill" w:cs="Brill"/>
        </w:rPr>
        <w:t xml:space="preserve">been </w:t>
      </w:r>
      <w:r w:rsidR="00414A29" w:rsidRPr="00C66272">
        <w:rPr>
          <w:rFonts w:ascii="Brill" w:eastAsia="Brill" w:hAnsi="Brill" w:cs="Brill"/>
        </w:rPr>
        <w:t>of particular interest</w:t>
      </w:r>
      <w:r w:rsidR="00C55FA1" w:rsidRPr="00C66272">
        <w:rPr>
          <w:rFonts w:ascii="Brill" w:eastAsia="Brill" w:hAnsi="Brill" w:cs="Brill"/>
        </w:rPr>
        <w:t>.</w:t>
      </w:r>
      <w:r w:rsidR="0032442D" w:rsidRPr="00C66272">
        <w:rPr>
          <w:rFonts w:ascii="Brill" w:eastAsia="Brill" w:hAnsi="Brill" w:cs="Brill"/>
        </w:rPr>
        <w:t xml:space="preserve"> T</w:t>
      </w:r>
      <w:r w:rsidR="002C231C" w:rsidRPr="00C66272">
        <w:rPr>
          <w:rFonts w:ascii="Brill" w:eastAsia="Brill" w:hAnsi="Brill" w:cs="Brill"/>
        </w:rPr>
        <w:t xml:space="preserve">o literary </w:t>
      </w:r>
      <w:ins w:id="4621" w:author="Autor">
        <w:r w:rsidR="00866811">
          <w:rPr>
            <w:rFonts w:ascii="Brill" w:eastAsia="Brill" w:hAnsi="Brill" w:cs="Brill"/>
          </w:rPr>
          <w:t>“</w:t>
        </w:r>
      </w:ins>
      <w:del w:id="4622" w:author="Autor">
        <w:r w:rsidR="002C231C" w:rsidRPr="00C66272" w:rsidDel="00866811">
          <w:rPr>
            <w:rFonts w:ascii="Brill" w:eastAsia="Brill" w:hAnsi="Brill" w:cs="Brill"/>
          </w:rPr>
          <w:delText>'</w:delText>
        </w:r>
      </w:del>
      <w:r w:rsidR="002C231C" w:rsidRPr="00C66272">
        <w:rPr>
          <w:rFonts w:ascii="Brill" w:eastAsia="Brill" w:hAnsi="Brill" w:cs="Brill"/>
        </w:rPr>
        <w:t>bourgeois voyeurs</w:t>
      </w:r>
      <w:del w:id="4623" w:author="Autor">
        <w:r w:rsidR="002C231C" w:rsidRPr="00C66272" w:rsidDel="00866811">
          <w:rPr>
            <w:rFonts w:ascii="Brill" w:eastAsia="Brill" w:hAnsi="Brill" w:cs="Brill"/>
          </w:rPr>
          <w:delText>'</w:delText>
        </w:r>
      </w:del>
      <w:r w:rsidR="0032442D" w:rsidRPr="00C66272">
        <w:rPr>
          <w:rFonts w:ascii="Brill" w:eastAsia="Brill" w:hAnsi="Brill" w:cs="Brill"/>
        </w:rPr>
        <w:t>,</w:t>
      </w:r>
      <w:ins w:id="4624" w:author="Autor">
        <w:r w:rsidR="00866811">
          <w:rPr>
            <w:rFonts w:ascii="Brill" w:eastAsia="Brill" w:hAnsi="Brill" w:cs="Brill"/>
          </w:rPr>
          <w:t>”</w:t>
        </w:r>
      </w:ins>
      <w:r w:rsidR="002C231C" w:rsidRPr="00C66272">
        <w:rPr>
          <w:rFonts w:ascii="Brill" w:eastAsia="Brill" w:hAnsi="Brill" w:cs="Brill"/>
        </w:rPr>
        <w:t xml:space="preserve"> </w:t>
      </w:r>
      <w:r w:rsidR="0032442D" w:rsidRPr="00C66272">
        <w:rPr>
          <w:rFonts w:ascii="Brill" w:eastAsia="Brill" w:hAnsi="Brill" w:cs="Brill"/>
        </w:rPr>
        <w:t>p</w:t>
      </w:r>
      <w:r w:rsidR="00C55FA1" w:rsidRPr="00C66272">
        <w:rPr>
          <w:rFonts w:ascii="Brill" w:eastAsia="Brill" w:hAnsi="Brill" w:cs="Brill"/>
        </w:rPr>
        <w:t xml:space="preserve">ort </w:t>
      </w:r>
      <w:r w:rsidR="0032442D" w:rsidRPr="00C66272">
        <w:rPr>
          <w:rFonts w:ascii="Brill" w:eastAsia="Brill" w:hAnsi="Brill" w:cs="Brill"/>
        </w:rPr>
        <w:t>cities have appeared to be</w:t>
      </w:r>
      <w:r w:rsidR="00C55FA1" w:rsidRPr="00C66272">
        <w:rPr>
          <w:rFonts w:ascii="Brill" w:eastAsia="Brill" w:hAnsi="Brill" w:cs="Brill"/>
        </w:rPr>
        <w:t xml:space="preserve"> full of strangers and rampant crime (</w:t>
      </w:r>
      <w:r w:rsidR="00C55FA1" w:rsidRPr="00713589">
        <w:rPr>
          <w:rFonts w:ascii="Brill" w:eastAsia="Brill" w:hAnsi="Brill" w:cs="Brill"/>
        </w:rPr>
        <w:t>Kokot, 2008</w:t>
      </w:r>
      <w:r w:rsidR="00C55FA1" w:rsidRPr="00C66272">
        <w:rPr>
          <w:rFonts w:ascii="Brill" w:eastAsia="Brill" w:hAnsi="Brill" w:cs="Brill"/>
        </w:rPr>
        <w:t>). Moreover, th</w:t>
      </w:r>
      <w:r w:rsidR="009E7753" w:rsidRPr="00C66272">
        <w:rPr>
          <w:rFonts w:ascii="Brill" w:eastAsia="Brill" w:hAnsi="Brill" w:cs="Brill"/>
        </w:rPr>
        <w:t xml:space="preserve">e </w:t>
      </w:r>
      <w:r w:rsidR="00C55FA1" w:rsidRPr="00C66272">
        <w:rPr>
          <w:rFonts w:ascii="Brill" w:eastAsia="Brill" w:hAnsi="Brill" w:cs="Brill"/>
        </w:rPr>
        <w:t>image of the port city as a place where sailors from all over the world c</w:t>
      </w:r>
      <w:r w:rsidR="009E7753" w:rsidRPr="00C66272">
        <w:rPr>
          <w:rFonts w:ascii="Brill" w:eastAsia="Brill" w:hAnsi="Brill" w:cs="Brill"/>
        </w:rPr>
        <w:t>o</w:t>
      </w:r>
      <w:r w:rsidR="00C55FA1" w:rsidRPr="00C66272">
        <w:rPr>
          <w:rFonts w:ascii="Brill" w:eastAsia="Brill" w:hAnsi="Brill" w:cs="Brill"/>
        </w:rPr>
        <w:t>me and spen</w:t>
      </w:r>
      <w:r w:rsidR="00FC1F6C" w:rsidRPr="00C66272">
        <w:rPr>
          <w:rFonts w:ascii="Brill" w:eastAsia="Brill" w:hAnsi="Brill" w:cs="Brill"/>
        </w:rPr>
        <w:t>d</w:t>
      </w:r>
      <w:r w:rsidR="00C55FA1" w:rsidRPr="00C66272">
        <w:rPr>
          <w:rFonts w:ascii="Brill" w:eastAsia="Brill" w:hAnsi="Brill" w:cs="Brill"/>
        </w:rPr>
        <w:t xml:space="preserve"> time in pubs in the company of light-hearted ladies</w:t>
      </w:r>
      <w:r w:rsidR="00BD0202" w:rsidRPr="00C66272">
        <w:rPr>
          <w:rFonts w:ascii="Brill" w:eastAsia="Brill" w:hAnsi="Brill" w:cs="Brill"/>
        </w:rPr>
        <w:t xml:space="preserve"> and </w:t>
      </w:r>
      <w:r w:rsidR="00C55FA1" w:rsidRPr="00C66272">
        <w:rPr>
          <w:rFonts w:ascii="Brill" w:eastAsia="Brill" w:hAnsi="Brill" w:cs="Brill"/>
        </w:rPr>
        <w:t xml:space="preserve">sailors who </w:t>
      </w:r>
      <w:ins w:id="4625" w:author="Autor">
        <w:r w:rsidR="00866811">
          <w:rPr>
            <w:rFonts w:ascii="Brill" w:eastAsia="Brill" w:hAnsi="Brill" w:cs="Brill"/>
          </w:rPr>
          <w:t>“</w:t>
        </w:r>
      </w:ins>
      <w:del w:id="4626" w:author="Autor">
        <w:r w:rsidR="00C55FA1" w:rsidRPr="00C66272" w:rsidDel="00866811">
          <w:rPr>
            <w:rFonts w:ascii="Brill" w:eastAsia="Brill" w:hAnsi="Brill" w:cs="Brill"/>
          </w:rPr>
          <w:delText>'</w:delText>
        </w:r>
      </w:del>
      <w:r w:rsidR="00C55FA1" w:rsidRPr="00C66272">
        <w:rPr>
          <w:rFonts w:ascii="Brill" w:eastAsia="Brill" w:hAnsi="Brill" w:cs="Brill"/>
        </w:rPr>
        <w:t>have their girlfriend in every port</w:t>
      </w:r>
      <w:ins w:id="4627" w:author="Autor">
        <w:r w:rsidR="00866811">
          <w:rPr>
            <w:rFonts w:ascii="Brill" w:eastAsia="Brill" w:hAnsi="Brill" w:cs="Brill"/>
          </w:rPr>
          <w:t>”</w:t>
        </w:r>
      </w:ins>
      <w:del w:id="4628" w:author="Autor">
        <w:r w:rsidR="00C55FA1" w:rsidRPr="00C66272" w:rsidDel="00866811">
          <w:rPr>
            <w:rFonts w:ascii="Brill" w:eastAsia="Brill" w:hAnsi="Brill" w:cs="Brill"/>
          </w:rPr>
          <w:delText>'</w:delText>
        </w:r>
      </w:del>
      <w:r w:rsidR="00C55FA1" w:rsidRPr="00C66272">
        <w:rPr>
          <w:rFonts w:ascii="Brill" w:eastAsia="Brill" w:hAnsi="Brill" w:cs="Brill"/>
        </w:rPr>
        <w:t xml:space="preserve"> has a transnational character </w:t>
      </w:r>
      <w:r w:rsidR="00C55FA1" w:rsidRPr="00713589">
        <w:rPr>
          <w:rFonts w:ascii="Brill" w:eastAsia="Brill" w:hAnsi="Brill" w:cs="Brill"/>
        </w:rPr>
        <w:t>(Kowalewski, 2021</w:t>
      </w:r>
      <w:r w:rsidR="00C55FA1" w:rsidRPr="00C66272">
        <w:rPr>
          <w:rFonts w:ascii="Brill" w:eastAsia="Brill" w:hAnsi="Brill" w:cs="Brill"/>
        </w:rPr>
        <w:t xml:space="preserve">). </w:t>
      </w:r>
    </w:p>
    <w:p w14:paraId="35077DEA" w14:textId="0B1830F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Port spaces are liminal places functioning between water and land, in the rhythm of the tides. This geographical liminality of port cities and their location as boundary landscapes is fundamental to the processes of movement, mooring, circulation and exchange. Port cities are therefore </w:t>
      </w:r>
      <w:del w:id="4629" w:author="Autor">
        <w:r w:rsidRPr="00C66272" w:rsidDel="00D95C4F">
          <w:rPr>
            <w:rFonts w:ascii="Brill" w:eastAsia="Brill" w:hAnsi="Brill" w:cs="Brill"/>
          </w:rPr>
          <w:delText>characterise</w:delText>
        </w:r>
      </w:del>
      <w:ins w:id="4630" w:author="Autor">
        <w:r w:rsidR="00D95C4F">
          <w:rPr>
            <w:rFonts w:ascii="Brill" w:eastAsia="Brill" w:hAnsi="Brill" w:cs="Brill"/>
          </w:rPr>
          <w:t>characterize</w:t>
        </w:r>
      </w:ins>
      <w:r w:rsidRPr="00C66272">
        <w:rPr>
          <w:rFonts w:ascii="Brill" w:eastAsia="Brill" w:hAnsi="Brill" w:cs="Brill"/>
        </w:rPr>
        <w:t>d by cosmopolitanism and flows, and consequently an important feature of the societies of these cities is that they are open and oriented towards land and sea simultaneously (</w:t>
      </w:r>
      <w:r w:rsidRPr="00713589">
        <w:rPr>
          <w:rFonts w:ascii="Brill" w:eastAsia="Brill" w:hAnsi="Brill" w:cs="Brill"/>
        </w:rPr>
        <w:t>Dua, 2017</w:t>
      </w:r>
      <w:r w:rsidRPr="00C66272">
        <w:rPr>
          <w:rFonts w:ascii="Brill" w:eastAsia="Brill" w:hAnsi="Brill" w:cs="Brill"/>
        </w:rPr>
        <w:t xml:space="preserve">). </w:t>
      </w:r>
    </w:p>
    <w:p w14:paraId="35077DEB" w14:textId="404C7B6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This specificity of the port city has an important impact on </w:t>
      </w:r>
      <w:r w:rsidR="00F62668">
        <w:rPr>
          <w:rFonts w:ascii="Brill" w:eastAsia="Brill" w:hAnsi="Brill" w:cs="Brill"/>
        </w:rPr>
        <w:t xml:space="preserve">sex work, historically called </w:t>
      </w:r>
      <w:r w:rsidRPr="00C66272">
        <w:rPr>
          <w:rFonts w:ascii="Brill" w:eastAsia="Brill" w:hAnsi="Brill" w:cs="Brill"/>
        </w:rPr>
        <w:t>prostitution</w:t>
      </w:r>
      <w:ins w:id="4631" w:author="Autor">
        <w:r w:rsidR="00E46052">
          <w:rPr>
            <w:rFonts w:ascii="Brill" w:eastAsia="Brill" w:hAnsi="Brill" w:cs="Brill"/>
          </w:rPr>
          <w:t>,</w:t>
        </w:r>
      </w:ins>
      <w:r w:rsidR="00FE5BDD">
        <w:rPr>
          <w:rStyle w:val="Odwoanieprzypisudolnego"/>
          <w:rFonts w:ascii="Brill" w:eastAsia="Brill" w:hAnsi="Brill" w:cs="Brill"/>
        </w:rPr>
        <w:footnoteReference w:id="58"/>
      </w:r>
      <w:del w:id="4632" w:author="Autor">
        <w:r w:rsidR="00F62668" w:rsidDel="00E46052">
          <w:rPr>
            <w:rFonts w:ascii="Brill" w:eastAsia="Brill" w:hAnsi="Brill" w:cs="Brill"/>
          </w:rPr>
          <w:delText>,</w:delText>
        </w:r>
      </w:del>
      <w:r w:rsidR="00F62668">
        <w:rPr>
          <w:rFonts w:ascii="Brill" w:eastAsia="Brill" w:hAnsi="Brill" w:cs="Brill"/>
        </w:rPr>
        <w:t xml:space="preserve"> a term that we continue to use </w:t>
      </w:r>
      <w:r w:rsidR="00DF1780">
        <w:rPr>
          <w:rFonts w:ascii="Brill" w:eastAsia="Brill" w:hAnsi="Brill" w:cs="Brill"/>
        </w:rPr>
        <w:t xml:space="preserve">in this article as it is the term used at the time </w:t>
      </w:r>
      <w:del w:id="4633" w:author="Autor">
        <w:r w:rsidR="00DF1780" w:rsidDel="005F1525">
          <w:rPr>
            <w:rFonts w:ascii="Brill" w:eastAsia="Brill" w:hAnsi="Brill" w:cs="Brill"/>
          </w:rPr>
          <w:delText>analyzed</w:delText>
        </w:r>
      </w:del>
      <w:ins w:id="4634" w:author="Autor">
        <w:r w:rsidR="005F1525">
          <w:rPr>
            <w:rFonts w:ascii="Brill" w:eastAsia="Brill" w:hAnsi="Brill" w:cs="Brill"/>
          </w:rPr>
          <w:t>analysed</w:t>
        </w:r>
      </w:ins>
      <w:r w:rsidR="00DF1780">
        <w:rPr>
          <w:rFonts w:ascii="Brill" w:eastAsia="Brill" w:hAnsi="Brill" w:cs="Brill"/>
        </w:rPr>
        <w:t xml:space="preserve"> here</w:t>
      </w:r>
      <w:r w:rsidRPr="00C66272">
        <w:rPr>
          <w:rFonts w:ascii="Brill" w:eastAsia="Brill" w:hAnsi="Brill" w:cs="Brill"/>
        </w:rPr>
        <w:t xml:space="preserve">. Michaël </w:t>
      </w:r>
      <w:proofErr w:type="spellStart"/>
      <w:r w:rsidRPr="00713589">
        <w:rPr>
          <w:rFonts w:ascii="Brill" w:eastAsia="Brill" w:hAnsi="Brill" w:cs="Brill"/>
        </w:rPr>
        <w:t>Deinema</w:t>
      </w:r>
      <w:proofErr w:type="spellEnd"/>
      <w:r w:rsidRPr="00713589">
        <w:rPr>
          <w:rFonts w:ascii="Brill" w:eastAsia="Brill" w:hAnsi="Brill" w:cs="Brill"/>
        </w:rPr>
        <w:t xml:space="preserve"> and Manuel B. Aalbers (2012</w:t>
      </w:r>
      <w:r w:rsidRPr="00C66272">
        <w:rPr>
          <w:rFonts w:ascii="Brill" w:eastAsia="Brill" w:hAnsi="Brill" w:cs="Brill"/>
        </w:rPr>
        <w:t xml:space="preserve">) </w:t>
      </w:r>
      <w:r w:rsidR="00F879E6" w:rsidRPr="00C66272">
        <w:rPr>
          <w:rFonts w:ascii="Brill" w:eastAsia="Brill" w:hAnsi="Brill" w:cs="Brill"/>
        </w:rPr>
        <w:t xml:space="preserve">have </w:t>
      </w:r>
      <w:r w:rsidRPr="00C66272">
        <w:rPr>
          <w:rFonts w:ascii="Brill" w:eastAsia="Brill" w:hAnsi="Brill" w:cs="Brill"/>
        </w:rPr>
        <w:t>describ</w:t>
      </w:r>
      <w:r w:rsidR="00F879E6" w:rsidRPr="00C66272">
        <w:rPr>
          <w:rFonts w:ascii="Brill" w:eastAsia="Brill" w:hAnsi="Brill" w:cs="Brill"/>
        </w:rPr>
        <w:t>ed</w:t>
      </w:r>
      <w:r w:rsidRPr="00C66272">
        <w:rPr>
          <w:rFonts w:ascii="Brill" w:eastAsia="Brill" w:hAnsi="Brill" w:cs="Brill"/>
        </w:rPr>
        <w:t xml:space="preserve"> changing attitudes towards prostitution in Amsterdam. What seems to be important is that what has not changed and what reflects the geography of prostitution in the city is the orientation of the sex work sector towards global flows of people and trade, which has been operating in Amsterdam since around 1600 (</w:t>
      </w:r>
      <w:proofErr w:type="spellStart"/>
      <w:r w:rsidRPr="00C66272">
        <w:rPr>
          <w:rFonts w:ascii="Brill" w:eastAsia="Brill" w:hAnsi="Brill" w:cs="Brill"/>
        </w:rPr>
        <w:t>Deinema</w:t>
      </w:r>
      <w:proofErr w:type="spellEnd"/>
      <w:r w:rsidRPr="00C66272">
        <w:rPr>
          <w:rFonts w:ascii="Brill" w:eastAsia="Brill" w:hAnsi="Brill" w:cs="Brill"/>
        </w:rPr>
        <w:t xml:space="preserve"> and Aalbers, 2012). Since the late twentieth century, </w:t>
      </w:r>
      <w:r w:rsidR="00BA362E" w:rsidRPr="00C66272">
        <w:rPr>
          <w:rFonts w:ascii="Brill" w:eastAsia="Brill" w:hAnsi="Brill" w:cs="Brill"/>
        </w:rPr>
        <w:t xml:space="preserve">eager tourists from all over the world have engaged in </w:t>
      </w:r>
      <w:r w:rsidRPr="00C66272">
        <w:rPr>
          <w:rFonts w:ascii="Brill" w:eastAsia="Brill" w:hAnsi="Brill" w:cs="Brill"/>
        </w:rPr>
        <w:t xml:space="preserve">commercial sex transactions in the </w:t>
      </w:r>
      <w:del w:id="4635" w:author="Autor">
        <w:r w:rsidR="00071A47" w:rsidRPr="00C66272" w:rsidDel="00E46052">
          <w:rPr>
            <w:rFonts w:ascii="Brill" w:eastAsia="Brill" w:hAnsi="Brill" w:cs="Brill"/>
          </w:rPr>
          <w:delText>Red</w:delText>
        </w:r>
        <w:r w:rsidR="00063DD6" w:rsidRPr="00C66272" w:rsidDel="00E46052">
          <w:rPr>
            <w:rFonts w:ascii="Brill" w:eastAsia="Brill" w:hAnsi="Brill" w:cs="Brill"/>
          </w:rPr>
          <w:delText xml:space="preserve"> Light</w:delText>
        </w:r>
      </w:del>
      <w:ins w:id="4636" w:author="Autor">
        <w:r w:rsidR="00E46052" w:rsidRPr="00C66272">
          <w:rPr>
            <w:rFonts w:ascii="Brill" w:eastAsia="Brill" w:hAnsi="Brill" w:cs="Brill"/>
          </w:rPr>
          <w:t>Red-Light</w:t>
        </w:r>
      </w:ins>
      <w:r w:rsidR="00063DD6" w:rsidRPr="00C66272">
        <w:rPr>
          <w:rFonts w:ascii="Brill" w:eastAsia="Brill" w:hAnsi="Brill" w:cs="Brill"/>
        </w:rPr>
        <w:t xml:space="preserve"> District</w:t>
      </w:r>
      <w:r w:rsidR="00634850" w:rsidRPr="00C66272">
        <w:rPr>
          <w:rFonts w:ascii="Brill" w:eastAsia="Brill" w:hAnsi="Brill" w:cs="Brill"/>
        </w:rPr>
        <w:t xml:space="preserve"> (De Wallen)</w:t>
      </w:r>
      <w:r w:rsidR="00BA362E" w:rsidRPr="00C66272">
        <w:rPr>
          <w:rFonts w:ascii="Brill" w:eastAsia="Brill" w:hAnsi="Brill" w:cs="Brill"/>
        </w:rPr>
        <w:t>,</w:t>
      </w:r>
      <w:r w:rsidR="001A1E0C">
        <w:rPr>
          <w:rFonts w:ascii="Brill" w:eastAsia="Brill" w:hAnsi="Brill" w:cs="Brill"/>
        </w:rPr>
        <w:t xml:space="preserve"> </w:t>
      </w:r>
      <w:r w:rsidRPr="00C66272">
        <w:rPr>
          <w:rFonts w:ascii="Brill" w:eastAsia="Brill" w:hAnsi="Brill" w:cs="Brill"/>
        </w:rPr>
        <w:t xml:space="preserve">attracted by the ubiquitous light of the red lanterns and the evening crowd and bustle. </w:t>
      </w:r>
      <w:r w:rsidR="00AF5777" w:rsidRPr="00C66272">
        <w:rPr>
          <w:rFonts w:ascii="Brill" w:eastAsia="Brill" w:hAnsi="Brill" w:cs="Brill"/>
        </w:rPr>
        <w:t>Even in the past, p</w:t>
      </w:r>
      <w:r w:rsidRPr="00C66272">
        <w:rPr>
          <w:rFonts w:ascii="Brill" w:eastAsia="Brill" w:hAnsi="Brill" w:cs="Brill"/>
        </w:rPr>
        <w:t xml:space="preserve">rostitution in Amsterdam's harbour </w:t>
      </w:r>
      <w:r w:rsidR="00AF5777" w:rsidRPr="00C66272">
        <w:rPr>
          <w:rFonts w:ascii="Brill" w:eastAsia="Brill" w:hAnsi="Brill" w:cs="Brill"/>
        </w:rPr>
        <w:t>was</w:t>
      </w:r>
      <w:r w:rsidRPr="00C66272">
        <w:rPr>
          <w:rFonts w:ascii="Brill" w:eastAsia="Brill" w:hAnsi="Brill" w:cs="Brill"/>
        </w:rPr>
        <w:t xml:space="preserve"> only </w:t>
      </w:r>
      <w:r w:rsidR="00634850" w:rsidRPr="00C66272">
        <w:rPr>
          <w:rFonts w:ascii="Brill" w:eastAsia="Brill" w:hAnsi="Brill" w:cs="Brill"/>
        </w:rPr>
        <w:t xml:space="preserve">occasionally </w:t>
      </w:r>
      <w:r w:rsidRPr="00C66272">
        <w:rPr>
          <w:rFonts w:ascii="Brill" w:eastAsia="Brill" w:hAnsi="Brill" w:cs="Brill"/>
        </w:rPr>
        <w:t>subject</w:t>
      </w:r>
      <w:r w:rsidR="00634850" w:rsidRPr="00C66272">
        <w:rPr>
          <w:rFonts w:ascii="Brill" w:eastAsia="Brill" w:hAnsi="Brill" w:cs="Brill"/>
        </w:rPr>
        <w:t xml:space="preserve">ed </w:t>
      </w:r>
      <w:r w:rsidR="00AF5777" w:rsidRPr="00C66272">
        <w:rPr>
          <w:rFonts w:ascii="Brill" w:eastAsia="Brill" w:hAnsi="Brill" w:cs="Brill"/>
        </w:rPr>
        <w:t xml:space="preserve">to </w:t>
      </w:r>
      <w:r w:rsidRPr="00C66272">
        <w:rPr>
          <w:rFonts w:ascii="Brill" w:eastAsia="Brill" w:hAnsi="Brill" w:cs="Brill"/>
        </w:rPr>
        <w:t xml:space="preserve">repression. </w:t>
      </w:r>
      <w:r w:rsidR="00AF5777" w:rsidRPr="00C66272">
        <w:rPr>
          <w:rFonts w:ascii="Brill" w:eastAsia="Brill" w:hAnsi="Brill" w:cs="Brill"/>
        </w:rPr>
        <w:t>O</w:t>
      </w:r>
      <w:r w:rsidRPr="00C66272">
        <w:rPr>
          <w:rFonts w:ascii="Brill" w:eastAsia="Brill" w:hAnsi="Brill" w:cs="Brill"/>
        </w:rPr>
        <w:t>fficials tolerated the phenomenon as they considered it an integral and useful part of a busy port city, constantly visited by “sex-hungry sailors” (</w:t>
      </w:r>
      <w:proofErr w:type="spellStart"/>
      <w:r w:rsidRPr="00C66272">
        <w:rPr>
          <w:rFonts w:ascii="Brill" w:eastAsia="Brill" w:hAnsi="Brill" w:cs="Brill"/>
        </w:rPr>
        <w:t>Deinema</w:t>
      </w:r>
      <w:proofErr w:type="spellEnd"/>
      <w:r w:rsidRPr="00C66272">
        <w:rPr>
          <w:rFonts w:ascii="Brill" w:eastAsia="Brill" w:hAnsi="Brill" w:cs="Brill"/>
        </w:rPr>
        <w:t xml:space="preserve"> &amp; Aalbers, 2012, p.</w:t>
      </w:r>
      <w:del w:id="4637" w:author="Autor">
        <w:r w:rsidRPr="00C66272" w:rsidDel="00C54882">
          <w:rPr>
            <w:rFonts w:ascii="Brill" w:eastAsia="Brill" w:hAnsi="Brill" w:cs="Brill"/>
          </w:rPr>
          <w:delText xml:space="preserve"> </w:delText>
        </w:r>
      </w:del>
      <w:r w:rsidRPr="00C66272">
        <w:rPr>
          <w:rFonts w:ascii="Brill" w:eastAsia="Brill" w:hAnsi="Brill" w:cs="Brill"/>
        </w:rPr>
        <w:t xml:space="preserve">276). Port Moresby </w:t>
      </w:r>
      <w:r w:rsidR="00D60F7D" w:rsidRPr="00C66272">
        <w:rPr>
          <w:rFonts w:ascii="Brill" w:eastAsia="Brill" w:hAnsi="Brill" w:cs="Brill"/>
        </w:rPr>
        <w:t xml:space="preserve">has </w:t>
      </w:r>
      <w:r w:rsidR="00F10D31" w:rsidRPr="00C66272">
        <w:rPr>
          <w:rFonts w:ascii="Brill" w:eastAsia="Brill" w:hAnsi="Brill" w:cs="Brill"/>
        </w:rPr>
        <w:t xml:space="preserve">similarly been described </w:t>
      </w:r>
      <w:r w:rsidR="007B1635" w:rsidRPr="00C66272">
        <w:rPr>
          <w:rFonts w:ascii="Brill" w:eastAsia="Brill" w:hAnsi="Brill" w:cs="Brill"/>
        </w:rPr>
        <w:t>as a popular place for</w:t>
      </w:r>
      <w:r w:rsidR="001A1E0C">
        <w:rPr>
          <w:rFonts w:ascii="Brill" w:eastAsia="Brill" w:hAnsi="Brill" w:cs="Brill"/>
        </w:rPr>
        <w:t xml:space="preserve"> </w:t>
      </w:r>
      <w:r w:rsidR="007B1635" w:rsidRPr="00C66272">
        <w:rPr>
          <w:rFonts w:ascii="Brill" w:eastAsia="Brill" w:hAnsi="Brill" w:cs="Brill"/>
        </w:rPr>
        <w:t xml:space="preserve">commercial sex to be negotiated and/or conducted </w:t>
      </w:r>
      <w:r w:rsidR="005E1AF3" w:rsidRPr="00C66272">
        <w:rPr>
          <w:rFonts w:ascii="Brill" w:eastAsia="Brill" w:hAnsi="Brill" w:cs="Brill"/>
        </w:rPr>
        <w:t xml:space="preserve">in the vicinity of </w:t>
      </w:r>
      <w:r w:rsidR="00BE48AC" w:rsidRPr="00C66272">
        <w:rPr>
          <w:rFonts w:ascii="Brill" w:eastAsia="Brill" w:hAnsi="Brill" w:cs="Brill"/>
        </w:rPr>
        <w:t xml:space="preserve">the port, </w:t>
      </w:r>
      <w:r w:rsidRPr="00C66272">
        <w:rPr>
          <w:rFonts w:ascii="Brill" w:eastAsia="Brill" w:hAnsi="Brill" w:cs="Brill"/>
        </w:rPr>
        <w:t xml:space="preserve">beaches, shopping </w:t>
      </w:r>
      <w:r w:rsidR="00F62668">
        <w:rPr>
          <w:rFonts w:ascii="Brill" w:eastAsia="Brill" w:hAnsi="Brill" w:cs="Brill"/>
        </w:rPr>
        <w:t>centre</w:t>
      </w:r>
      <w:r w:rsidRPr="00C66272">
        <w:rPr>
          <w:rFonts w:ascii="Brill" w:eastAsia="Brill" w:hAnsi="Brill" w:cs="Brill"/>
        </w:rPr>
        <w:t>s, nightclubs, guesthouses, hotels</w:t>
      </w:r>
      <w:ins w:id="4638" w:author="Autor">
        <w:r w:rsidR="00C54882">
          <w:rPr>
            <w:rFonts w:ascii="Brill" w:eastAsia="Brill" w:hAnsi="Brill" w:cs="Brill"/>
          </w:rPr>
          <w:t>,</w:t>
        </w:r>
      </w:ins>
      <w:r w:rsidRPr="00C66272">
        <w:rPr>
          <w:rFonts w:ascii="Brill" w:eastAsia="Brill" w:hAnsi="Brill" w:cs="Brill"/>
        </w:rPr>
        <w:t xml:space="preserve"> and residences</w:t>
      </w:r>
      <w:r w:rsidR="001A1E0C">
        <w:rPr>
          <w:rFonts w:ascii="Brill" w:eastAsia="Brill" w:hAnsi="Brill" w:cs="Brill"/>
        </w:rPr>
        <w:t xml:space="preserve"> </w:t>
      </w:r>
      <w:r w:rsidRPr="00C66272">
        <w:rPr>
          <w:rFonts w:ascii="Brill" w:eastAsia="Brill" w:hAnsi="Brill" w:cs="Brill"/>
        </w:rPr>
        <w:t>(</w:t>
      </w:r>
      <w:r w:rsidRPr="00713589">
        <w:rPr>
          <w:rFonts w:ascii="Brill" w:eastAsia="Brill" w:hAnsi="Brill" w:cs="Brill"/>
        </w:rPr>
        <w:t>Jenkins, 2010</w:t>
      </w:r>
      <w:r w:rsidRPr="00C66272">
        <w:rPr>
          <w:rFonts w:ascii="Brill" w:eastAsia="Brill" w:hAnsi="Brill" w:cs="Brill"/>
        </w:rPr>
        <w:t xml:space="preserve">). </w:t>
      </w:r>
    </w:p>
    <w:p w14:paraId="35077DEC" w14:textId="4DF0D2A3" w:rsidR="00CB3FC9" w:rsidDel="00C54882" w:rsidRDefault="00C55FA1" w:rsidP="00C54882">
      <w:pPr>
        <w:spacing w:line="360" w:lineRule="auto"/>
        <w:ind w:firstLine="720"/>
        <w:jc w:val="both"/>
        <w:rPr>
          <w:del w:id="4639" w:author="Autor"/>
          <w:rFonts w:ascii="Brill" w:eastAsia="Brill" w:hAnsi="Brill" w:cs="Brill"/>
          <w:b/>
          <w:highlight w:val="yellow"/>
        </w:rPr>
      </w:pPr>
      <w:r w:rsidRPr="00C66272">
        <w:rPr>
          <w:rFonts w:ascii="Brill" w:eastAsia="Brill" w:hAnsi="Brill" w:cs="Brill"/>
        </w:rPr>
        <w:t>Undoubtedly, port cities, by virtue of their geographic</w:t>
      </w:r>
      <w:r w:rsidR="001A1E0C">
        <w:rPr>
          <w:rFonts w:ascii="Brill" w:eastAsia="Brill" w:hAnsi="Brill" w:cs="Brill"/>
        </w:rPr>
        <w:t xml:space="preserve"> </w:t>
      </w:r>
      <w:r w:rsidRPr="00C66272">
        <w:rPr>
          <w:rFonts w:ascii="Brill" w:eastAsia="Brill" w:hAnsi="Brill" w:cs="Brill"/>
        </w:rPr>
        <w:t>location and orientation to both water and land, facilitate global flows of people, trade</w:t>
      </w:r>
      <w:ins w:id="4640" w:author="Autor">
        <w:r w:rsidR="00C54882">
          <w:rPr>
            <w:rFonts w:ascii="Brill" w:eastAsia="Brill" w:hAnsi="Brill" w:cs="Brill"/>
          </w:rPr>
          <w:t>,</w:t>
        </w:r>
      </w:ins>
      <w:r w:rsidRPr="00C66272">
        <w:rPr>
          <w:rFonts w:ascii="Brill" w:eastAsia="Brill" w:hAnsi="Brill" w:cs="Brill"/>
        </w:rPr>
        <w:t xml:space="preserve"> and services. As we show, this was also important in the conditions of border traffic restricted </w:t>
      </w:r>
      <w:r w:rsidR="005C74FE" w:rsidRPr="00C66272">
        <w:rPr>
          <w:rFonts w:ascii="Brill" w:eastAsia="Brill" w:hAnsi="Brill" w:cs="Brill"/>
        </w:rPr>
        <w:t xml:space="preserve">in a </w:t>
      </w:r>
      <w:r w:rsidRPr="00C66272">
        <w:rPr>
          <w:rFonts w:ascii="Brill" w:eastAsia="Brill" w:hAnsi="Brill" w:cs="Brill"/>
        </w:rPr>
        <w:t xml:space="preserve">top-down </w:t>
      </w:r>
      <w:r w:rsidR="005C74FE" w:rsidRPr="00C66272">
        <w:rPr>
          <w:rFonts w:ascii="Brill" w:eastAsia="Brill" w:hAnsi="Brill" w:cs="Brill"/>
        </w:rPr>
        <w:t xml:space="preserve">fashion </w:t>
      </w:r>
      <w:r w:rsidRPr="00C66272">
        <w:rPr>
          <w:rFonts w:ascii="Brill" w:eastAsia="Brill" w:hAnsi="Brill" w:cs="Brill"/>
        </w:rPr>
        <w:t xml:space="preserve">by communist authorities in </w:t>
      </w:r>
      <w:r w:rsidR="002515F3" w:rsidRPr="00C66272">
        <w:rPr>
          <w:rFonts w:ascii="Brill" w:eastAsia="Brill" w:hAnsi="Brill" w:cs="Brill"/>
        </w:rPr>
        <w:t xml:space="preserve">1950s </w:t>
      </w:r>
      <w:r w:rsidRPr="00C66272">
        <w:rPr>
          <w:rFonts w:ascii="Brill" w:eastAsia="Brill" w:hAnsi="Brill" w:cs="Brill"/>
        </w:rPr>
        <w:t xml:space="preserve">Poland, </w:t>
      </w:r>
      <w:r w:rsidR="00CB6F27" w:rsidRPr="00C66272">
        <w:rPr>
          <w:rFonts w:ascii="Brill" w:eastAsia="Brill" w:hAnsi="Brill" w:cs="Brill"/>
        </w:rPr>
        <w:t xml:space="preserve">which </w:t>
      </w:r>
      <w:r w:rsidRPr="00C66272">
        <w:rPr>
          <w:rFonts w:ascii="Brill" w:eastAsia="Brill" w:hAnsi="Brill" w:cs="Brill"/>
        </w:rPr>
        <w:t>influenc</w:t>
      </w:r>
      <w:r w:rsidR="00CB6F27" w:rsidRPr="00C66272">
        <w:rPr>
          <w:rFonts w:ascii="Brill" w:eastAsia="Brill" w:hAnsi="Brill" w:cs="Brill"/>
        </w:rPr>
        <w:t>ed</w:t>
      </w:r>
      <w:r w:rsidRPr="00C66272">
        <w:rPr>
          <w:rFonts w:ascii="Brill" w:eastAsia="Brill" w:hAnsi="Brill" w:cs="Brill"/>
        </w:rPr>
        <w:t xml:space="preserve"> prostitution</w:t>
      </w:r>
      <w:r w:rsidR="00CB6F27" w:rsidRPr="00C66272">
        <w:rPr>
          <w:rFonts w:ascii="Brill" w:eastAsia="Brill" w:hAnsi="Brill" w:cs="Brill"/>
        </w:rPr>
        <w:t xml:space="preserve"> that took place</w:t>
      </w:r>
      <w:r w:rsidRPr="00C66272">
        <w:rPr>
          <w:rFonts w:ascii="Brill" w:eastAsia="Brill" w:hAnsi="Brill" w:cs="Brill"/>
        </w:rPr>
        <w:t xml:space="preserve"> in cities with access to the port. Against the background of the greyness that dominated the country at the time, port cities appeared </w:t>
      </w:r>
      <w:r w:rsidR="004A74FA" w:rsidRPr="00C66272">
        <w:rPr>
          <w:rFonts w:ascii="Brill" w:eastAsia="Brill" w:hAnsi="Brill" w:cs="Brill"/>
        </w:rPr>
        <w:t>to be</w:t>
      </w:r>
      <w:r w:rsidRPr="00C66272">
        <w:rPr>
          <w:rFonts w:ascii="Brill" w:eastAsia="Brill" w:hAnsi="Brill" w:cs="Brill"/>
        </w:rPr>
        <w:t xml:space="preserve"> places of concentrated flows of people, goods</w:t>
      </w:r>
      <w:ins w:id="4641" w:author="Autor">
        <w:r w:rsidR="00C54882">
          <w:rPr>
            <w:rFonts w:ascii="Brill" w:eastAsia="Brill" w:hAnsi="Brill" w:cs="Brill"/>
          </w:rPr>
          <w:t>,</w:t>
        </w:r>
      </w:ins>
      <w:r w:rsidRPr="00C66272">
        <w:rPr>
          <w:rFonts w:ascii="Brill" w:eastAsia="Brill" w:hAnsi="Brill" w:cs="Brill"/>
        </w:rPr>
        <w:t xml:space="preserve"> and ideas, and thus as open, cosmopolitan, bustling and </w:t>
      </w:r>
      <w:del w:id="4642" w:author="Autor">
        <w:r w:rsidRPr="00C66272" w:rsidDel="00C131B0">
          <w:rPr>
            <w:rFonts w:ascii="Brill" w:eastAsia="Brill" w:hAnsi="Brill" w:cs="Brill"/>
          </w:rPr>
          <w:delText>colorful</w:delText>
        </w:r>
      </w:del>
      <w:ins w:id="4643" w:author="Autor">
        <w:r w:rsidR="00C131B0" w:rsidRPr="00C66272">
          <w:rPr>
            <w:rFonts w:ascii="Brill" w:eastAsia="Brill" w:hAnsi="Brill" w:cs="Brill"/>
          </w:rPr>
          <w:t>colourful</w:t>
        </w:r>
      </w:ins>
      <w:r w:rsidRPr="00C66272">
        <w:rPr>
          <w:rFonts w:ascii="Brill" w:eastAsia="Brill" w:hAnsi="Brill" w:cs="Brill"/>
        </w:rPr>
        <w:t xml:space="preserve"> places where nightlife, but also crime, flourished. For some, the breath of freedom and the West was welcome at the time; for others, </w:t>
      </w:r>
      <w:r w:rsidR="00993CFE" w:rsidRPr="00C66272">
        <w:rPr>
          <w:rFonts w:ascii="Brill" w:eastAsia="Brill" w:hAnsi="Brill" w:cs="Brill"/>
        </w:rPr>
        <w:t xml:space="preserve">port cities </w:t>
      </w:r>
      <w:r w:rsidR="00D05AF2" w:rsidRPr="00C66272">
        <w:rPr>
          <w:rFonts w:ascii="Brill" w:eastAsia="Brill" w:hAnsi="Brill" w:cs="Brill"/>
        </w:rPr>
        <w:t>were full of examples of</w:t>
      </w:r>
      <w:r w:rsidRPr="00C66272">
        <w:rPr>
          <w:rFonts w:ascii="Brill" w:eastAsia="Brill" w:hAnsi="Brill" w:cs="Brill"/>
        </w:rPr>
        <w:t xml:space="preserve"> capitalist corruption and moral decay. </w:t>
      </w:r>
      <w:r w:rsidR="00D05AF2" w:rsidRPr="00C66272">
        <w:rPr>
          <w:rFonts w:ascii="Brill" w:eastAsia="Brill" w:hAnsi="Brill" w:cs="Brill"/>
        </w:rPr>
        <w:t xml:space="preserve">However, despite </w:t>
      </w:r>
      <w:r w:rsidRPr="00C66272">
        <w:rPr>
          <w:rFonts w:ascii="Brill" w:eastAsia="Brill" w:hAnsi="Brill" w:cs="Brill"/>
        </w:rPr>
        <w:t xml:space="preserve">the severe restrictions on border traffic imposed by the authoritarian communist </w:t>
      </w:r>
      <w:r w:rsidRPr="00C66272">
        <w:rPr>
          <w:rFonts w:ascii="Brill" w:eastAsia="Brill" w:hAnsi="Brill" w:cs="Brill"/>
        </w:rPr>
        <w:lastRenderedPageBreak/>
        <w:t>authorities</w:t>
      </w:r>
      <w:r w:rsidR="001A1E0C">
        <w:rPr>
          <w:rFonts w:ascii="Brill" w:eastAsia="Brill" w:hAnsi="Brill" w:cs="Brill"/>
        </w:rPr>
        <w:t xml:space="preserve"> </w:t>
      </w:r>
      <w:r w:rsidRPr="00C66272">
        <w:rPr>
          <w:rFonts w:ascii="Brill" w:eastAsia="Brill" w:hAnsi="Brill" w:cs="Brill"/>
        </w:rPr>
        <w:t xml:space="preserve">after the Second World War, </w:t>
      </w:r>
      <w:r w:rsidR="00D84ECE" w:rsidRPr="00C66272">
        <w:rPr>
          <w:rFonts w:ascii="Brill" w:eastAsia="Brill" w:hAnsi="Brill" w:cs="Brill"/>
        </w:rPr>
        <w:t xml:space="preserve">to a certain extent </w:t>
      </w:r>
      <w:r w:rsidR="00D05AF2" w:rsidRPr="00C66272">
        <w:rPr>
          <w:rFonts w:ascii="Brill" w:eastAsia="Brill" w:hAnsi="Brill" w:cs="Brill"/>
        </w:rPr>
        <w:t>Polan</w:t>
      </w:r>
      <w:r w:rsidR="00D84ECE" w:rsidRPr="00C66272">
        <w:rPr>
          <w:rFonts w:ascii="Brill" w:eastAsia="Brill" w:hAnsi="Brill" w:cs="Brill"/>
        </w:rPr>
        <w:t xml:space="preserve">d’s </w:t>
      </w:r>
      <w:r w:rsidRPr="00C66272">
        <w:rPr>
          <w:rFonts w:ascii="Brill" w:eastAsia="Brill" w:hAnsi="Brill" w:cs="Brill"/>
        </w:rPr>
        <w:t>port cities lived a life of their own.</w:t>
      </w:r>
    </w:p>
    <w:p w14:paraId="3ABCD065" w14:textId="77777777" w:rsidR="00C54882" w:rsidRPr="00C66272" w:rsidRDefault="00C54882">
      <w:pPr>
        <w:spacing w:line="360" w:lineRule="auto"/>
        <w:ind w:firstLine="720"/>
        <w:jc w:val="both"/>
        <w:rPr>
          <w:ins w:id="4644" w:author="Autor"/>
          <w:rFonts w:ascii="Brill" w:eastAsia="Brill" w:hAnsi="Brill" w:cs="Brill"/>
          <w:highlight w:val="yellow"/>
        </w:rPr>
      </w:pPr>
    </w:p>
    <w:p w14:paraId="35077DED" w14:textId="77777777" w:rsidR="00CB3FC9" w:rsidRPr="00C66272" w:rsidDel="00C54882" w:rsidRDefault="00CB3FC9" w:rsidP="00F34A6C">
      <w:pPr>
        <w:spacing w:line="360" w:lineRule="auto"/>
        <w:jc w:val="both"/>
        <w:rPr>
          <w:del w:id="4645" w:author="Autor"/>
          <w:rFonts w:ascii="Brill" w:eastAsia="Brill" w:hAnsi="Brill" w:cs="Brill"/>
          <w:b/>
          <w:highlight w:val="yellow"/>
        </w:rPr>
      </w:pPr>
    </w:p>
    <w:p w14:paraId="35077DEE" w14:textId="77777777" w:rsidR="00CB3FC9" w:rsidRPr="00C66272" w:rsidRDefault="00CB3FC9" w:rsidP="00F34A6C">
      <w:pPr>
        <w:spacing w:line="360" w:lineRule="auto"/>
        <w:ind w:firstLine="720"/>
        <w:jc w:val="both"/>
        <w:rPr>
          <w:rFonts w:ascii="Brill" w:eastAsia="Brill" w:hAnsi="Brill" w:cs="Brill"/>
          <w:b/>
          <w:highlight w:val="yellow"/>
        </w:rPr>
        <w:pPrChange w:id="4646" w:author="Autor">
          <w:pPr>
            <w:spacing w:line="360" w:lineRule="auto"/>
            <w:jc w:val="both"/>
          </w:pPr>
        </w:pPrChange>
      </w:pPr>
    </w:p>
    <w:p w14:paraId="35077DEF"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Prostitution in a port city</w:t>
      </w:r>
    </w:p>
    <w:p w14:paraId="35077DF0" w14:textId="1617A0E7"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In this </w:t>
      </w:r>
      <w:r w:rsidR="00D84ECE" w:rsidRPr="00C66272">
        <w:rPr>
          <w:rFonts w:ascii="Brill" w:eastAsia="Brill" w:hAnsi="Brill" w:cs="Brill"/>
        </w:rPr>
        <w:t>chapter</w:t>
      </w:r>
      <w:r w:rsidRPr="00C66272">
        <w:rPr>
          <w:rFonts w:ascii="Brill" w:eastAsia="Brill" w:hAnsi="Brill" w:cs="Brill"/>
        </w:rPr>
        <w:t xml:space="preserve">, we discuss prostitution throughout the 1950s in three major Polish port cities </w:t>
      </w:r>
      <w:r w:rsidR="001F3EA0" w:rsidRPr="00C66272">
        <w:rPr>
          <w:rFonts w:ascii="Brill" w:eastAsia="Brill" w:hAnsi="Brill" w:cs="Brill"/>
        </w:rPr>
        <w:t>along</w:t>
      </w:r>
      <w:r w:rsidRPr="00C66272">
        <w:rPr>
          <w:rFonts w:ascii="Brill" w:eastAsia="Brill" w:hAnsi="Brill" w:cs="Brill"/>
        </w:rPr>
        <w:t xml:space="preserve"> the Baltic Sea</w:t>
      </w:r>
      <w:r w:rsidR="001F3EA0" w:rsidRPr="00C66272">
        <w:rPr>
          <w:rFonts w:ascii="Brill" w:eastAsia="Brill" w:hAnsi="Brill" w:cs="Brill"/>
        </w:rPr>
        <w:t>:</w:t>
      </w:r>
      <w:r w:rsidRPr="00C66272">
        <w:rPr>
          <w:rFonts w:ascii="Brill" w:eastAsia="Brill" w:hAnsi="Brill" w:cs="Brill"/>
        </w:rPr>
        <w:t xml:space="preserve"> Szczecin, Gdynia, and </w:t>
      </w:r>
      <w:proofErr w:type="spellStart"/>
      <w:r w:rsidRPr="00C66272">
        <w:rPr>
          <w:rFonts w:ascii="Brill" w:eastAsia="Brill" w:hAnsi="Brill" w:cs="Brill"/>
        </w:rPr>
        <w:t>Gdańsk</w:t>
      </w:r>
      <w:proofErr w:type="spellEnd"/>
      <w:r w:rsidRPr="00C66272">
        <w:rPr>
          <w:rFonts w:ascii="Brill" w:eastAsia="Brill" w:hAnsi="Brill" w:cs="Brill"/>
        </w:rPr>
        <w:t xml:space="preserve">. Prostitution </w:t>
      </w:r>
      <w:r w:rsidR="008E6984" w:rsidRPr="00C66272">
        <w:rPr>
          <w:rFonts w:ascii="Brill" w:eastAsia="Brill" w:hAnsi="Brill" w:cs="Brill"/>
        </w:rPr>
        <w:t>in these cities</w:t>
      </w:r>
      <w:r w:rsidRPr="00C66272">
        <w:rPr>
          <w:rFonts w:ascii="Brill" w:eastAsia="Brill" w:hAnsi="Brill" w:cs="Brill"/>
        </w:rPr>
        <w:t xml:space="preserve"> was associated with very distinctive features compared to other regions of the country, with higher numbers of prostitutes, an exceptionally high </w:t>
      </w:r>
      <w:del w:id="4647" w:author="Autor">
        <w:r w:rsidRPr="00C66272" w:rsidDel="00BF3168">
          <w:rPr>
            <w:rFonts w:ascii="Brill" w:eastAsia="Brill" w:hAnsi="Brill" w:cs="Brill"/>
          </w:rPr>
          <w:delText>percent</w:delText>
        </w:r>
      </w:del>
      <w:ins w:id="4648" w:author="Autor">
        <w:r w:rsidR="00BF3168">
          <w:rPr>
            <w:rFonts w:ascii="Brill" w:eastAsia="Brill" w:hAnsi="Brill" w:cs="Brill"/>
          </w:rPr>
          <w:t>per cent</w:t>
        </w:r>
      </w:ins>
      <w:r w:rsidRPr="00C66272">
        <w:rPr>
          <w:rFonts w:ascii="Brill" w:eastAsia="Brill" w:hAnsi="Brill" w:cs="Brill"/>
        </w:rPr>
        <w:t>age of women coming from the intelligentsia, higher service fees</w:t>
      </w:r>
      <w:ins w:id="4649" w:author="Autor">
        <w:r w:rsidR="00012C62">
          <w:rPr>
            <w:rFonts w:ascii="Brill" w:eastAsia="Brill" w:hAnsi="Brill" w:cs="Brill"/>
          </w:rPr>
          <w:t>,</w:t>
        </w:r>
      </w:ins>
      <w:r w:rsidRPr="00C66272">
        <w:rPr>
          <w:rFonts w:ascii="Brill" w:eastAsia="Brill" w:hAnsi="Brill" w:cs="Brill"/>
        </w:rPr>
        <w:t xml:space="preserve"> and a more developed network of nightclubs where </w:t>
      </w:r>
      <w:r w:rsidR="004933E2" w:rsidRPr="00C66272">
        <w:rPr>
          <w:rFonts w:ascii="Brill" w:eastAsia="Brill" w:hAnsi="Brill" w:cs="Brill"/>
        </w:rPr>
        <w:t>prostitutes</w:t>
      </w:r>
      <w:r w:rsidRPr="00C66272">
        <w:rPr>
          <w:rFonts w:ascii="Brill" w:eastAsia="Brill" w:hAnsi="Brill" w:cs="Brill"/>
        </w:rPr>
        <w:t xml:space="preserve"> could find clients. We use police files and other official documents to show the socio-demographics of port city prostitutes and their various categories. Their division was dependent on various criteria: appearance, place of contact with clients, manner of spending time with men, forms of attracting them, and the amount or type of payment (i.e., in local or foreign currencies) (</w:t>
      </w:r>
      <w:ins w:id="4650" w:author="Autor">
        <w:r w:rsidR="00713589" w:rsidRPr="00F34A6C">
          <w:rPr>
            <w:rFonts w:ascii="Brill" w:eastAsia="Brill" w:hAnsi="Brill" w:cs="Brill"/>
            <w:lang w:val="en-US"/>
            <w:rPrChange w:id="4651" w:author="Autor">
              <w:rPr>
                <w:rFonts w:ascii="Brill" w:eastAsia="Brill" w:hAnsi="Brill" w:cs="Brill"/>
                <w:lang w:val="pl-PL"/>
              </w:rPr>
            </w:rPrChange>
          </w:rPr>
          <w:t>Jasińska</w:t>
        </w:r>
      </w:ins>
      <w:del w:id="4652" w:author="Autor">
        <w:r w:rsidRPr="00713589" w:rsidDel="00713589">
          <w:rPr>
            <w:rFonts w:ascii="Brill" w:eastAsia="Brill" w:hAnsi="Brill" w:cs="Brill"/>
          </w:rPr>
          <w:delText>Jasinska</w:delText>
        </w:r>
      </w:del>
      <w:r w:rsidRPr="00713589">
        <w:rPr>
          <w:rFonts w:ascii="Brill" w:eastAsia="Brill" w:hAnsi="Brill" w:cs="Brill"/>
        </w:rPr>
        <w:t>, 1976</w:t>
      </w:r>
      <w:r w:rsidRPr="00C66272">
        <w:rPr>
          <w:rFonts w:ascii="Brill" w:eastAsia="Brill" w:hAnsi="Brill" w:cs="Brill"/>
        </w:rPr>
        <w:t xml:space="preserve">; </w:t>
      </w:r>
      <w:ins w:id="4653" w:author="Autor">
        <w:r w:rsidR="00713589" w:rsidRPr="00F34A6C">
          <w:rPr>
            <w:rFonts w:ascii="Brill" w:eastAsia="Brill" w:hAnsi="Brill" w:cs="Brill"/>
            <w:lang w:val="en-US"/>
            <w:rPrChange w:id="4654" w:author="Autor">
              <w:rPr>
                <w:rFonts w:ascii="Brill" w:eastAsia="Brill" w:hAnsi="Brill" w:cs="Brill"/>
                <w:lang w:val="pl-PL"/>
              </w:rPr>
            </w:rPrChange>
          </w:rPr>
          <w:t>Jasińska</w:t>
        </w:r>
      </w:ins>
      <w:del w:id="4655" w:author="Autor">
        <w:r w:rsidRPr="00713589" w:rsidDel="00713589">
          <w:rPr>
            <w:rFonts w:ascii="Brill" w:eastAsia="Brill" w:hAnsi="Brill" w:cs="Brill"/>
          </w:rPr>
          <w:delText>Jasinska</w:delText>
        </w:r>
      </w:del>
      <w:r w:rsidRPr="00713589">
        <w:rPr>
          <w:rFonts w:ascii="Brill" w:eastAsia="Brill" w:hAnsi="Brill" w:cs="Brill"/>
        </w:rPr>
        <w:t>, 1963</w:t>
      </w:r>
      <w:r w:rsidRPr="00C66272">
        <w:rPr>
          <w:rFonts w:ascii="Brill" w:eastAsia="Brill" w:hAnsi="Brill" w:cs="Brill"/>
        </w:rPr>
        <w:t xml:space="preserve">; </w:t>
      </w:r>
      <w:proofErr w:type="spellStart"/>
      <w:r w:rsidRPr="00713589">
        <w:rPr>
          <w:rFonts w:ascii="Brill" w:eastAsia="Brill" w:hAnsi="Brill" w:cs="Brill"/>
        </w:rPr>
        <w:t>Podgórecki</w:t>
      </w:r>
      <w:proofErr w:type="spellEnd"/>
      <w:r w:rsidRPr="00713589">
        <w:rPr>
          <w:rFonts w:ascii="Brill" w:eastAsia="Brill" w:hAnsi="Brill" w:cs="Brill"/>
        </w:rPr>
        <w:t>, 1969</w:t>
      </w:r>
      <w:r w:rsidRPr="00C66272">
        <w:rPr>
          <w:rFonts w:ascii="Brill" w:eastAsia="Brill" w:hAnsi="Brill" w:cs="Brill"/>
        </w:rPr>
        <w:t>). We also discuss the various efforts of authorities</w:t>
      </w:r>
      <w:r w:rsidR="004C3996" w:rsidRPr="00C66272">
        <w:rPr>
          <w:rFonts w:ascii="Brill" w:eastAsia="Brill" w:hAnsi="Brill" w:cs="Brill"/>
        </w:rPr>
        <w:t>,</w:t>
      </w:r>
      <w:r w:rsidRPr="00C66272">
        <w:rPr>
          <w:rFonts w:ascii="Brill" w:eastAsia="Brill" w:hAnsi="Brill" w:cs="Brill"/>
        </w:rPr>
        <w:t xml:space="preserve"> who at the time </w:t>
      </w:r>
      <w:r w:rsidR="004C3996" w:rsidRPr="00C66272">
        <w:rPr>
          <w:rFonts w:ascii="Brill" w:eastAsia="Brill" w:hAnsi="Brill" w:cs="Brill"/>
        </w:rPr>
        <w:t xml:space="preserve">were </w:t>
      </w:r>
      <w:r w:rsidRPr="00C66272">
        <w:rPr>
          <w:rFonts w:ascii="Brill" w:eastAsia="Brill" w:hAnsi="Brill" w:cs="Brill"/>
        </w:rPr>
        <w:t>searching for adequate and effective legal regulations and solutions that would help tackle the problem of prostitution.</w:t>
      </w:r>
    </w:p>
    <w:p w14:paraId="35077DF1" w14:textId="77777777" w:rsidR="00CB3FC9" w:rsidRPr="00C66272" w:rsidRDefault="00CB3FC9">
      <w:pPr>
        <w:spacing w:line="360" w:lineRule="auto"/>
        <w:ind w:firstLine="340"/>
        <w:jc w:val="both"/>
        <w:rPr>
          <w:rFonts w:ascii="Brill" w:eastAsia="Brill" w:hAnsi="Brill" w:cs="Brill"/>
          <w:highlight w:val="yellow"/>
        </w:rPr>
      </w:pPr>
    </w:p>
    <w:p w14:paraId="35077DF2" w14:textId="3E6F0C29" w:rsidR="00CB3FC9" w:rsidRPr="00C66272" w:rsidRDefault="00C55FA1">
      <w:pPr>
        <w:spacing w:line="360" w:lineRule="auto"/>
        <w:jc w:val="both"/>
        <w:rPr>
          <w:rFonts w:ascii="Brill" w:eastAsia="Brill" w:hAnsi="Brill" w:cs="Brill"/>
          <w:b/>
        </w:rPr>
      </w:pPr>
      <w:r w:rsidRPr="00C66272">
        <w:rPr>
          <w:rFonts w:ascii="Brill" w:eastAsia="Brill" w:hAnsi="Brill" w:cs="Brill"/>
          <w:b/>
        </w:rPr>
        <w:t>Historical background – ‘People’s Poland</w:t>
      </w:r>
      <w:r w:rsidR="00547D57" w:rsidRPr="00C66272">
        <w:rPr>
          <w:rFonts w:ascii="Brill" w:eastAsia="Brill" w:hAnsi="Brill" w:cs="Brill"/>
          <w:b/>
        </w:rPr>
        <w:t>’</w:t>
      </w:r>
      <w:r w:rsidRPr="00C66272">
        <w:rPr>
          <w:rFonts w:ascii="Brill" w:eastAsia="Brill" w:hAnsi="Brill" w:cs="Brill"/>
          <w:b/>
          <w:vertAlign w:val="superscript"/>
        </w:rPr>
        <w:footnoteReference w:id="59"/>
      </w:r>
      <w:r w:rsidRPr="00C66272">
        <w:rPr>
          <w:rFonts w:ascii="Brill" w:eastAsia="Brill" w:hAnsi="Brill" w:cs="Brill"/>
          <w:b/>
        </w:rPr>
        <w:t xml:space="preserve"> after 1945</w:t>
      </w:r>
    </w:p>
    <w:p w14:paraId="35077DF3" w14:textId="0D7C05C8"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Our study is based on the available documents from the dozen or so years following </w:t>
      </w:r>
      <w:ins w:id="4656" w:author="Autor">
        <w:r w:rsidR="002C79C1">
          <w:rPr>
            <w:rFonts w:ascii="Brill" w:eastAsia="Brill" w:hAnsi="Brill" w:cs="Brill"/>
          </w:rPr>
          <w:t xml:space="preserve">the Second </w:t>
        </w:r>
      </w:ins>
      <w:r w:rsidRPr="00C66272">
        <w:rPr>
          <w:rFonts w:ascii="Brill" w:eastAsia="Brill" w:hAnsi="Brill" w:cs="Brill"/>
        </w:rPr>
        <w:t>World War</w:t>
      </w:r>
      <w:del w:id="4657" w:author="Autor">
        <w:r w:rsidRPr="00C66272" w:rsidDel="002C79C1">
          <w:rPr>
            <w:rFonts w:ascii="Brill" w:eastAsia="Brill" w:hAnsi="Brill" w:cs="Brill"/>
          </w:rPr>
          <w:delText xml:space="preserve"> II</w:delText>
        </w:r>
      </w:del>
      <w:r w:rsidRPr="00C66272">
        <w:rPr>
          <w:rFonts w:ascii="Brill" w:eastAsia="Brill" w:hAnsi="Brill" w:cs="Brill"/>
        </w:rPr>
        <w:t xml:space="preserve"> </w:t>
      </w:r>
      <w:r w:rsidRPr="00C66272">
        <w:rPr>
          <w:rFonts w:ascii="Brill" w:eastAsia="Brill" w:hAnsi="Brill" w:cs="Brill"/>
          <w:i/>
        </w:rPr>
        <w:t>–</w:t>
      </w:r>
      <w:r w:rsidRPr="00C66272">
        <w:rPr>
          <w:rFonts w:ascii="Brill" w:eastAsia="Brill" w:hAnsi="Brill" w:cs="Brill"/>
        </w:rPr>
        <w:t xml:space="preserve"> the biggest disaster in the history of Poland, which resulted in the loss of millions of lives and almost complete destruction of all infrastructure. After the defeat of Nazi Germany in 1945, the agreement of the winning superpowers deprived Poland of a great chunk of its territory in the east (which was taken by the Soviet Union) but at the same time gave it a considerable territory in the west – lands which had been predominantly German for centuries, including the now ruined port cities of Szczecin (German: </w:t>
      </w:r>
      <w:r w:rsidRPr="00C66272">
        <w:rPr>
          <w:rFonts w:ascii="Brill" w:eastAsia="Brill" w:hAnsi="Brill" w:cs="Brill"/>
          <w:i/>
        </w:rPr>
        <w:t>Stettin</w:t>
      </w:r>
      <w:r w:rsidRPr="00C66272">
        <w:rPr>
          <w:rFonts w:ascii="Brill" w:eastAsia="Brill" w:hAnsi="Brill" w:cs="Brill"/>
        </w:rPr>
        <w:t xml:space="preserve">) and </w:t>
      </w:r>
      <w:proofErr w:type="spellStart"/>
      <w:r w:rsidRPr="00C66272">
        <w:rPr>
          <w:rFonts w:ascii="Brill" w:eastAsia="Brill" w:hAnsi="Brill" w:cs="Brill"/>
        </w:rPr>
        <w:t>Gdańsk</w:t>
      </w:r>
      <w:proofErr w:type="spellEnd"/>
      <w:r w:rsidRPr="00C66272">
        <w:rPr>
          <w:rFonts w:ascii="Brill" w:eastAsia="Brill" w:hAnsi="Brill" w:cs="Brill"/>
        </w:rPr>
        <w:t xml:space="preserve"> (</w:t>
      </w:r>
      <w:r w:rsidRPr="00C66272">
        <w:rPr>
          <w:rFonts w:ascii="Brill" w:eastAsia="Brill" w:hAnsi="Brill" w:cs="Brill"/>
          <w:i/>
        </w:rPr>
        <w:t>Danzig</w:t>
      </w:r>
      <w:r w:rsidRPr="00C66272">
        <w:rPr>
          <w:rFonts w:ascii="Brill" w:eastAsia="Brill" w:hAnsi="Brill" w:cs="Brill"/>
        </w:rPr>
        <w:t>). In the few years following the war, virtually all German inhabitants of these areas that had not escaped during the hostilities were expelled and gradually Polish settlers from Central and Eastern Poland began to move in and started a slow process of rebuilding homes and entire industries.</w:t>
      </w:r>
    </w:p>
    <w:p w14:paraId="35077DF4" w14:textId="30461B43" w:rsidR="00CB3FC9" w:rsidRPr="00C66272" w:rsidRDefault="00C55FA1">
      <w:pPr>
        <w:spacing w:line="360" w:lineRule="auto"/>
        <w:jc w:val="both"/>
        <w:rPr>
          <w:rFonts w:ascii="Brill" w:eastAsia="Brill" w:hAnsi="Brill" w:cs="Brill"/>
        </w:rPr>
      </w:pPr>
      <w:r w:rsidRPr="00C66272">
        <w:rPr>
          <w:rFonts w:ascii="Brill" w:eastAsia="Brill" w:hAnsi="Brill" w:cs="Brill"/>
        </w:rPr>
        <w:lastRenderedPageBreak/>
        <w:tab/>
        <w:t>Under Red Army occupation, strongly Catholic, mostly rural and conservative Poland became one of the Soviet Union</w:t>
      </w:r>
      <w:r w:rsidR="001544FE" w:rsidRPr="00C66272">
        <w:rPr>
          <w:rFonts w:ascii="Brill" w:eastAsia="Brill" w:hAnsi="Brill" w:cs="Brill"/>
        </w:rPr>
        <w:t>’s</w:t>
      </w:r>
      <w:r w:rsidRPr="00C66272">
        <w:rPr>
          <w:rFonts w:ascii="Brill" w:eastAsia="Brill" w:hAnsi="Brill" w:cs="Brill"/>
        </w:rPr>
        <w:t xml:space="preserve"> satellites, with the communist government completely controlled by Moscow. After a brutal crackdown on any form of opposition, in 1948 communists were the only political party in the country, determined to reform it in the Soviet fashion – aiming to create an authoritarian state with a focus on the rapid industrialization</w:t>
      </w:r>
      <w:del w:id="4658" w:author="Autor">
        <w:r w:rsidRPr="00C66272" w:rsidDel="00012C62">
          <w:rPr>
            <w:rFonts w:ascii="Brill" w:eastAsia="Brill" w:hAnsi="Brill" w:cs="Brill"/>
          </w:rPr>
          <w:delText xml:space="preserve"> of the country</w:delText>
        </w:r>
      </w:del>
      <w:r w:rsidRPr="00C66272">
        <w:rPr>
          <w:rFonts w:ascii="Brill" w:eastAsia="Brill" w:hAnsi="Brill" w:cs="Brill"/>
        </w:rPr>
        <w:t>. Under the conditions of the deepening Cold War between the West and the Soviet Union, Poland was increasingly isolated from the world, and it was practically impossible for any Pole to get a passport to be able to travel abroad. It was also difficult for foreigners to come to Poland and so contact with people from the West was minimal. However, there were some notable exceptions. One of the places with at least some foreign visitors were port cities</w:t>
      </w:r>
      <w:r w:rsidR="00C43EBF" w:rsidRPr="00C66272">
        <w:rPr>
          <w:rFonts w:ascii="Brill" w:eastAsia="Brill" w:hAnsi="Brill" w:cs="Brill"/>
        </w:rPr>
        <w:t xml:space="preserve">: </w:t>
      </w:r>
      <w:r w:rsidRPr="00C66272">
        <w:rPr>
          <w:rFonts w:ascii="Brill" w:eastAsia="Brill" w:hAnsi="Brill" w:cs="Brill"/>
        </w:rPr>
        <w:t>seamen from the ships staying at the harbour could spend time at local nightclubs and restaurants</w:t>
      </w:r>
      <w:r w:rsidR="00C43EBF" w:rsidRPr="00C66272">
        <w:rPr>
          <w:rFonts w:ascii="Brill" w:eastAsia="Brill" w:hAnsi="Brill" w:cs="Brill"/>
        </w:rPr>
        <w:t>,</w:t>
      </w:r>
      <w:r w:rsidRPr="00C66272">
        <w:rPr>
          <w:rFonts w:ascii="Brill" w:eastAsia="Brill" w:hAnsi="Brill" w:cs="Brill"/>
        </w:rPr>
        <w:t xml:space="preserve"> places where </w:t>
      </w:r>
      <w:r w:rsidR="006D60F3" w:rsidRPr="00C66272">
        <w:rPr>
          <w:rFonts w:ascii="Brill" w:eastAsia="Brill" w:hAnsi="Brill" w:cs="Brill"/>
        </w:rPr>
        <w:t>commercial sex</w:t>
      </w:r>
      <w:r w:rsidRPr="00C66272">
        <w:rPr>
          <w:rFonts w:ascii="Brill" w:eastAsia="Brill" w:hAnsi="Brill" w:cs="Brill"/>
        </w:rPr>
        <w:t xml:space="preserve"> was relatively</w:t>
      </w:r>
      <w:ins w:id="4659" w:author="Autor">
        <w:r w:rsidR="00012C62">
          <w:rPr>
            <w:rFonts w:ascii="Brill" w:eastAsia="Brill" w:hAnsi="Brill" w:cs="Brill"/>
          </w:rPr>
          <w:t xml:space="preserve"> cheap and</w:t>
        </w:r>
      </w:ins>
      <w:r w:rsidRPr="00C66272">
        <w:rPr>
          <w:rFonts w:ascii="Brill" w:eastAsia="Brill" w:hAnsi="Brill" w:cs="Brill"/>
        </w:rPr>
        <w:t xml:space="preserve"> easy</w:t>
      </w:r>
      <w:r w:rsidR="006D60F3" w:rsidRPr="00C66272">
        <w:rPr>
          <w:rFonts w:ascii="Brill" w:eastAsia="Brill" w:hAnsi="Brill" w:cs="Brill"/>
        </w:rPr>
        <w:t xml:space="preserve"> to find</w:t>
      </w:r>
      <w:del w:id="4660" w:author="Autor">
        <w:r w:rsidRPr="00C66272" w:rsidDel="00012C62">
          <w:rPr>
            <w:rFonts w:ascii="Brill" w:eastAsia="Brill" w:hAnsi="Brill" w:cs="Brill"/>
          </w:rPr>
          <w:delText xml:space="preserve"> and cheap</w:delText>
        </w:r>
      </w:del>
      <w:r w:rsidRPr="00C66272">
        <w:rPr>
          <w:rFonts w:ascii="Brill" w:eastAsia="Brill" w:hAnsi="Brill" w:cs="Brill"/>
        </w:rPr>
        <w:t xml:space="preserve">. </w:t>
      </w:r>
    </w:p>
    <w:p w14:paraId="35077DF5" w14:textId="0A34F0D4"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Officially, prostitution did not exist in the new communist Poland – it was presented as a sign of the ‘moral decline of the West.’ With the slogans </w:t>
      </w:r>
      <w:r w:rsidR="00A6316D" w:rsidRPr="00C66272">
        <w:rPr>
          <w:rFonts w:ascii="Brill" w:eastAsia="Brill" w:hAnsi="Brill" w:cs="Brill"/>
        </w:rPr>
        <w:t>touting the</w:t>
      </w:r>
      <w:r w:rsidRPr="00C66272">
        <w:rPr>
          <w:rFonts w:ascii="Brill" w:eastAsia="Brill" w:hAnsi="Brill" w:cs="Brill"/>
        </w:rPr>
        <w:t xml:space="preserve"> equality of citizens and their well-being in the new system, there was allegedly no place for paid sex. But the reality of the People's Poland could not be more different. Prostitution was present everywhere and the authorities were mostly unsuccessful in curbing it. </w:t>
      </w:r>
      <w:r w:rsidR="00AC4C7E" w:rsidRPr="00C66272">
        <w:rPr>
          <w:rFonts w:ascii="Brill" w:eastAsia="Brill" w:hAnsi="Brill" w:cs="Brill"/>
        </w:rPr>
        <w:t>In 1956, when</w:t>
      </w:r>
      <w:r w:rsidR="001A1E0C">
        <w:rPr>
          <w:rFonts w:ascii="Brill" w:eastAsia="Brill" w:hAnsi="Brill" w:cs="Brill"/>
        </w:rPr>
        <w:t xml:space="preserve"> </w:t>
      </w:r>
      <w:r w:rsidRPr="00C66272">
        <w:rPr>
          <w:rFonts w:ascii="Brill" w:eastAsia="Brill" w:hAnsi="Brill" w:cs="Brill"/>
        </w:rPr>
        <w:t xml:space="preserve">the country eschewed the most authoritarian form of communism and started to gradually open to trade with Western Europe in the late 50s, </w:t>
      </w:r>
      <w:r w:rsidR="00AC4C7E" w:rsidRPr="00C66272">
        <w:rPr>
          <w:rFonts w:ascii="Brill" w:eastAsia="Brill" w:hAnsi="Brill" w:cs="Brill"/>
        </w:rPr>
        <w:t xml:space="preserve">there was an </w:t>
      </w:r>
      <w:r w:rsidRPr="00C66272">
        <w:rPr>
          <w:rFonts w:ascii="Brill" w:eastAsia="Brill" w:hAnsi="Brill" w:cs="Brill"/>
        </w:rPr>
        <w:t>influx of foreign goods and workers followed by a further increase in the number of prostitutes. Based on the data from police files in the 1960s, the numbers grew from 7,300 in 1962 to 9,800 in 1969.</w:t>
      </w:r>
      <w:commentRangeStart w:id="4661"/>
      <w:commentRangeStart w:id="4662"/>
      <w:r w:rsidRPr="00C66272">
        <w:rPr>
          <w:rFonts w:ascii="Brill" w:eastAsia="Brill" w:hAnsi="Brill" w:cs="Brill"/>
          <w:vertAlign w:val="superscript"/>
        </w:rPr>
        <w:footnoteReference w:id="60"/>
      </w:r>
      <w:commentRangeEnd w:id="4661"/>
      <w:r w:rsidR="00012C62">
        <w:rPr>
          <w:rStyle w:val="Odwoaniedokomentarza"/>
          <w:lang w:val="en-AU"/>
        </w:rPr>
        <w:commentReference w:id="4661"/>
      </w:r>
      <w:commentRangeEnd w:id="4662"/>
      <w:r w:rsidR="0083343A">
        <w:rPr>
          <w:rStyle w:val="Odwoaniedokomentarza"/>
          <w:lang w:val="en-AU"/>
        </w:rPr>
        <w:commentReference w:id="4662"/>
      </w:r>
    </w:p>
    <w:p w14:paraId="35077DF6" w14:textId="77777777" w:rsidR="00CB3FC9" w:rsidRPr="00C66272" w:rsidRDefault="00CB3FC9">
      <w:pPr>
        <w:spacing w:line="360" w:lineRule="auto"/>
        <w:jc w:val="both"/>
        <w:rPr>
          <w:rFonts w:ascii="Brill" w:eastAsia="Times New Roman" w:hAnsi="Brill" w:cs="Times New Roman"/>
        </w:rPr>
      </w:pPr>
    </w:p>
    <w:p w14:paraId="35077DF7"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t>Official records of prostitution (materials and methods)</w:t>
      </w:r>
    </w:p>
    <w:p w14:paraId="35077DF8" w14:textId="1B1AE00B"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Our main source of data are the archives of the Institute of National Remembrance in Poland – a national institution researching and documenting </w:t>
      </w:r>
      <w:ins w:id="4665" w:author="Autor">
        <w:r w:rsidR="002C79C1">
          <w:rPr>
            <w:rFonts w:ascii="Brill" w:eastAsia="Brill" w:hAnsi="Brill" w:cs="Brill"/>
          </w:rPr>
          <w:t xml:space="preserve">the Second </w:t>
        </w:r>
      </w:ins>
      <w:r w:rsidRPr="00C66272">
        <w:rPr>
          <w:rFonts w:ascii="Brill" w:eastAsia="Brill" w:hAnsi="Brill" w:cs="Brill"/>
        </w:rPr>
        <w:t>World War</w:t>
      </w:r>
      <w:del w:id="4666" w:author="Autor">
        <w:r w:rsidRPr="00C66272" w:rsidDel="002C79C1">
          <w:rPr>
            <w:rFonts w:ascii="Brill" w:eastAsia="Brill" w:hAnsi="Brill" w:cs="Brill"/>
          </w:rPr>
          <w:delText xml:space="preserve"> II</w:delText>
        </w:r>
      </w:del>
      <w:r w:rsidRPr="00C66272">
        <w:rPr>
          <w:rFonts w:ascii="Brill" w:eastAsia="Brill" w:hAnsi="Brill" w:cs="Brill"/>
        </w:rPr>
        <w:t xml:space="preserve"> and the post-war totalitarian period. These include the documents of the Ministry of Internal Affairs and Main Police Headquarters from the first post-war decades – various reports, instructions, and training materials. We do not examine documents produced by health care institutions but focus mainly on the monitoring and preventive activities of the police. We also do not </w:t>
      </w:r>
      <w:r w:rsidRPr="00C66272">
        <w:rPr>
          <w:rFonts w:ascii="Brill" w:eastAsia="Brill" w:hAnsi="Brill" w:cs="Brill"/>
        </w:rPr>
        <w:lastRenderedPageBreak/>
        <w:t>discuss the use of prostitutes in operational activities conducted by the communist secret police, despite a relatively abundant body of available documentation.</w:t>
      </w:r>
      <w:r w:rsidRPr="00C66272">
        <w:rPr>
          <w:rFonts w:ascii="Brill" w:eastAsia="Brill" w:hAnsi="Brill" w:cs="Brill"/>
          <w:vertAlign w:val="superscript"/>
        </w:rPr>
        <w:footnoteReference w:id="61"/>
      </w:r>
      <w:ins w:id="4671" w:author="Autor">
        <w:r w:rsidR="00012C62">
          <w:rPr>
            <w:rFonts w:ascii="Brill" w:eastAsia="Brill" w:hAnsi="Brill" w:cs="Brill"/>
          </w:rPr>
          <w:t xml:space="preserve"> </w:t>
        </w:r>
      </w:ins>
      <w:r w:rsidRPr="00C66272">
        <w:rPr>
          <w:rFonts w:ascii="Brill" w:eastAsia="Brill" w:hAnsi="Brill" w:cs="Brill"/>
        </w:rPr>
        <w:t>Instead, we concentrate on the socio-demographic dimension of prostitution in Polish port cities in the post-war period.</w:t>
      </w:r>
    </w:p>
    <w:p w14:paraId="35077DF9" w14:textId="5A39768D"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Our sources vary, both in quantitative and qualitative </w:t>
      </w:r>
      <w:r w:rsidR="005A10C2" w:rsidRPr="00C66272">
        <w:rPr>
          <w:rFonts w:ascii="Brill" w:eastAsia="Brill" w:hAnsi="Brill" w:cs="Brill"/>
        </w:rPr>
        <w:t>aspects</w:t>
      </w:r>
      <w:r w:rsidRPr="00C66272">
        <w:rPr>
          <w:rFonts w:ascii="Brill" w:eastAsia="Brill" w:hAnsi="Brill" w:cs="Brill"/>
        </w:rPr>
        <w:t xml:space="preserve">. They include various types of notes, reports, information brochures, and training materials. Some of them, such as the reports of the Ministry of the Interior (an important document providing a picture of prostitution), contain incomplete information – giving only </w:t>
      </w:r>
      <w:del w:id="4672" w:author="Autor">
        <w:r w:rsidRPr="00C66272" w:rsidDel="00BF3168">
          <w:rPr>
            <w:rFonts w:ascii="Brill" w:eastAsia="Brill" w:hAnsi="Brill" w:cs="Brill"/>
          </w:rPr>
          <w:delText>percent</w:delText>
        </w:r>
      </w:del>
      <w:ins w:id="4673" w:author="Autor">
        <w:r w:rsidR="00BF3168">
          <w:rPr>
            <w:rFonts w:ascii="Brill" w:eastAsia="Brill" w:hAnsi="Brill" w:cs="Brill"/>
          </w:rPr>
          <w:t>per cent</w:t>
        </w:r>
      </w:ins>
      <w:r w:rsidRPr="00C66272">
        <w:rPr>
          <w:rFonts w:ascii="Brill" w:eastAsia="Brill" w:hAnsi="Brill" w:cs="Brill"/>
        </w:rPr>
        <w:t xml:space="preserve">age data and lacking a standardized pattern. </w:t>
      </w:r>
      <w:del w:id="4674" w:author="Autor">
        <w:r w:rsidRPr="00C66272" w:rsidDel="00012C62">
          <w:rPr>
            <w:rFonts w:ascii="Brill" w:eastAsia="Brill" w:hAnsi="Brill" w:cs="Brill"/>
          </w:rPr>
          <w:delText>Some of them</w:delText>
        </w:r>
      </w:del>
      <w:ins w:id="4675" w:author="Autor">
        <w:r w:rsidR="00012C62">
          <w:rPr>
            <w:rFonts w:ascii="Brill" w:eastAsia="Brill" w:hAnsi="Brill" w:cs="Brill"/>
          </w:rPr>
          <w:t>Others</w:t>
        </w:r>
      </w:ins>
      <w:r w:rsidRPr="00C66272">
        <w:rPr>
          <w:rFonts w:ascii="Brill" w:eastAsia="Brill" w:hAnsi="Brill" w:cs="Brill"/>
        </w:rPr>
        <w:t xml:space="preserve"> only fragmentarily inform about prostitution, drawing attention to some problems while omitting others. Finally, the lack of standardization in the preparation of reports results in a lack of data on certain socio-demographic characteristics of prostitutes. Nevertheless, one should not underestimate the importance of these documents, as they </w:t>
      </w:r>
      <w:r w:rsidR="00FC101C" w:rsidRPr="00C66272">
        <w:rPr>
          <w:rFonts w:ascii="Brill" w:eastAsia="Brill" w:hAnsi="Brill" w:cs="Brill"/>
        </w:rPr>
        <w:t>make it possible</w:t>
      </w:r>
      <w:r w:rsidRPr="00C66272">
        <w:rPr>
          <w:rFonts w:ascii="Brill" w:eastAsia="Brill" w:hAnsi="Brill" w:cs="Brill"/>
        </w:rPr>
        <w:t xml:space="preserve"> to draw a picture of prostitution in the post-war decades of Polish port cities. </w:t>
      </w:r>
    </w:p>
    <w:p w14:paraId="35077DFA" w14:textId="7E2BF959" w:rsidR="00CB3FC9" w:rsidRPr="00C66272" w:rsidRDefault="00C55FA1">
      <w:pPr>
        <w:spacing w:line="360" w:lineRule="auto"/>
        <w:jc w:val="both"/>
        <w:rPr>
          <w:rFonts w:ascii="Brill" w:eastAsia="Brill" w:hAnsi="Brill" w:cs="Brill"/>
        </w:rPr>
      </w:pPr>
      <w:bookmarkStart w:id="4676" w:name="_heading=h.2et92p0" w:colFirst="0" w:colLast="0"/>
      <w:bookmarkEnd w:id="4676"/>
      <w:r w:rsidRPr="00C66272">
        <w:rPr>
          <w:rFonts w:ascii="Brill" w:eastAsia="Brill" w:hAnsi="Brill" w:cs="Brill"/>
        </w:rPr>
        <w:tab/>
        <w:t>Importantly, this article is limited to prostitutes who were recorded by law enforcement agencies and registered in the ‘P’ file</w:t>
      </w:r>
      <w:r w:rsidRPr="00C66272">
        <w:rPr>
          <w:rFonts w:ascii="Brill" w:eastAsia="Brill" w:hAnsi="Brill" w:cs="Brill"/>
          <w:vertAlign w:val="superscript"/>
        </w:rPr>
        <w:footnoteReference w:id="62"/>
      </w:r>
      <w:r w:rsidR="001A1E0C">
        <w:rPr>
          <w:rFonts w:ascii="Brill" w:eastAsia="Brill" w:hAnsi="Brill" w:cs="Brill"/>
        </w:rPr>
        <w:t xml:space="preserve"> </w:t>
      </w:r>
      <w:r w:rsidRPr="00C66272">
        <w:rPr>
          <w:rFonts w:ascii="Brill" w:eastAsia="Brill" w:hAnsi="Brill" w:cs="Brill"/>
        </w:rPr>
        <w:t xml:space="preserve">or in the ‘den’ file, usually concentrating on ‘street’ or ‘club’ prostitution. Some prostitutes who came from the circles of sailors' wives (especially in the port cities of </w:t>
      </w:r>
      <w:proofErr w:type="spellStart"/>
      <w:r w:rsidRPr="00C66272">
        <w:rPr>
          <w:rFonts w:ascii="Brill" w:eastAsia="Brill" w:hAnsi="Brill" w:cs="Brill"/>
        </w:rPr>
        <w:t>Gdańsk</w:t>
      </w:r>
      <w:proofErr w:type="spellEnd"/>
      <w:r w:rsidRPr="00C66272">
        <w:rPr>
          <w:rFonts w:ascii="Brill" w:eastAsia="Brill" w:hAnsi="Brill" w:cs="Brill"/>
        </w:rPr>
        <w:t>, Gdynia and Szczecin) or the so-called semi-professionals, i.e., women who only occasionally engaged in selling sex, were not recorded by the police. Both these groups constituted an ‘unchartered area’ of prostitution, usually outside the radar of law enforcement agencies.</w:t>
      </w:r>
    </w:p>
    <w:p w14:paraId="35077DFB" w14:textId="77777777" w:rsidR="00CB3FC9" w:rsidRPr="00C66272" w:rsidRDefault="00CB3FC9">
      <w:pPr>
        <w:spacing w:line="360" w:lineRule="auto"/>
        <w:jc w:val="both"/>
        <w:rPr>
          <w:rFonts w:ascii="Brill" w:eastAsia="Brill" w:hAnsi="Brill" w:cs="Brill"/>
        </w:rPr>
      </w:pPr>
    </w:p>
    <w:p w14:paraId="35077DFC"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t>Prostitution at the ports</w:t>
      </w:r>
    </w:p>
    <w:p w14:paraId="35077DFD" w14:textId="77BF66AB" w:rsidR="00CB3FC9" w:rsidRPr="00C66272" w:rsidRDefault="00C55FA1">
      <w:pPr>
        <w:spacing w:line="360" w:lineRule="auto"/>
        <w:jc w:val="both"/>
        <w:rPr>
          <w:rFonts w:ascii="Brill" w:eastAsia="Brill" w:hAnsi="Brill" w:cs="Brill"/>
        </w:rPr>
      </w:pPr>
      <w:bookmarkStart w:id="4677" w:name="_heading=h.tyjcwt" w:colFirst="0" w:colLast="0"/>
      <w:bookmarkEnd w:id="4677"/>
      <w:r w:rsidRPr="00C66272">
        <w:rPr>
          <w:rFonts w:ascii="Brill" w:eastAsia="Brill" w:hAnsi="Brill" w:cs="Brill"/>
        </w:rPr>
        <w:tab/>
        <w:t xml:space="preserve">In the early 1950s, the social climate was conducive to the spread of prostitution, probably </w:t>
      </w:r>
      <w:r w:rsidR="00CC4C5F" w:rsidRPr="00C66272">
        <w:rPr>
          <w:rFonts w:ascii="Brill" w:eastAsia="Brill" w:hAnsi="Brill" w:cs="Brill"/>
        </w:rPr>
        <w:t>because of</w:t>
      </w:r>
      <w:r w:rsidRPr="00C66272">
        <w:rPr>
          <w:rFonts w:ascii="Brill" w:eastAsia="Brill" w:hAnsi="Brill" w:cs="Brill"/>
        </w:rPr>
        <w:t xml:space="preserve"> a nation-wide moral anomie induced by the brutality of the Nazi occupation. Although prostitution was completely removed from the country according to communist propaganda, women still worked as prostitutes on the streets of larger cities, </w:t>
      </w:r>
      <w:r w:rsidRPr="00C66272">
        <w:rPr>
          <w:rFonts w:ascii="Brill" w:eastAsia="Brill" w:hAnsi="Brill" w:cs="Brill"/>
        </w:rPr>
        <w:lastRenderedPageBreak/>
        <w:t xml:space="preserve">especially major port cities such as </w:t>
      </w:r>
      <w:proofErr w:type="spellStart"/>
      <w:r w:rsidRPr="00C66272">
        <w:rPr>
          <w:rFonts w:ascii="Brill" w:eastAsia="Brill" w:hAnsi="Brill" w:cs="Brill"/>
        </w:rPr>
        <w:t>Gdańsk</w:t>
      </w:r>
      <w:proofErr w:type="spellEnd"/>
      <w:r w:rsidRPr="00C66272">
        <w:rPr>
          <w:rFonts w:ascii="Brill" w:eastAsia="Brill" w:hAnsi="Brill" w:cs="Brill"/>
        </w:rPr>
        <w:t xml:space="preserve">, Gdynia and Szczecin. The situation on the Polish coast in the 1950s was described by </w:t>
      </w:r>
      <w:r w:rsidR="00681BCD" w:rsidRPr="00C66272">
        <w:rPr>
          <w:rFonts w:ascii="Brill" w:eastAsia="Brill" w:hAnsi="Brill" w:cs="Brill"/>
        </w:rPr>
        <w:t xml:space="preserve">a </w:t>
      </w:r>
      <w:r w:rsidRPr="00C66272">
        <w:rPr>
          <w:rFonts w:ascii="Brill" w:eastAsia="Brill" w:hAnsi="Brill" w:cs="Brill"/>
        </w:rPr>
        <w:t xml:space="preserve">sailor: </w:t>
      </w:r>
    </w:p>
    <w:p w14:paraId="35077DFE" w14:textId="04D2A988" w:rsidR="00CB3FC9" w:rsidRPr="00C66272" w:rsidRDefault="00C55FA1">
      <w:pPr>
        <w:ind w:left="567" w:right="946"/>
        <w:jc w:val="both"/>
        <w:rPr>
          <w:rFonts w:ascii="Brill" w:eastAsia="Brill" w:hAnsi="Brill" w:cs="Brill"/>
          <w:sz w:val="20"/>
          <w:szCs w:val="20"/>
        </w:rPr>
      </w:pPr>
      <w:r w:rsidRPr="00C66272">
        <w:rPr>
          <w:rFonts w:ascii="Brill" w:eastAsia="Brill" w:hAnsi="Brill" w:cs="Brill"/>
          <w:sz w:val="20"/>
          <w:szCs w:val="20"/>
        </w:rPr>
        <w:t>Although prostitution officially does not exist, everyone in Gdynia knows that there is a certain category of girls, whose immoral activity is tolerated and maybe even supported by the police. They can be found mostly at the sailor pubs, where they usually try to make contact with foreign sailors. No one doubts that they share any information they get from foreigners with the police and that’s why they enjoy impunity (as quoted in Dobrowolska, 2020a, www.histmag.org/Prostytucja; accessed 04.12.2021).</w:t>
      </w:r>
    </w:p>
    <w:p w14:paraId="35077DFF" w14:textId="77777777" w:rsidR="00CB3FC9" w:rsidRPr="00C66272" w:rsidRDefault="00CB3FC9">
      <w:pPr>
        <w:spacing w:line="360" w:lineRule="auto"/>
        <w:jc w:val="both"/>
        <w:rPr>
          <w:rFonts w:ascii="Brill" w:eastAsia="Times New Roman" w:hAnsi="Brill" w:cs="Times New Roman"/>
        </w:rPr>
      </w:pPr>
    </w:p>
    <w:p w14:paraId="35077E00" w14:textId="59D7AAE7"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 This turning of a blind eye by the security services was related to maintaining a network of contacts in infiltrated circles (in this case, foreign sailors) (Dobrowolska, 2020b).</w:t>
      </w:r>
      <w:ins w:id="4678" w:author="Autor">
        <w:r w:rsidR="00803892">
          <w:rPr>
            <w:rFonts w:ascii="Brill" w:eastAsia="Brill" w:hAnsi="Brill" w:cs="Brill"/>
          </w:rPr>
          <w:t xml:space="preserve"> </w:t>
        </w:r>
      </w:ins>
      <w:r w:rsidRPr="00C66272">
        <w:rPr>
          <w:rFonts w:ascii="Brill" w:eastAsia="Brill" w:hAnsi="Brill" w:cs="Brill"/>
        </w:rPr>
        <w:t xml:space="preserve">Table 1 presents information on the number of registered prostitutes in 1945-1959. </w:t>
      </w:r>
    </w:p>
    <w:p w14:paraId="35077E01" w14:textId="77777777" w:rsidR="00CB3FC9" w:rsidRPr="00C66272" w:rsidRDefault="00CB3FC9">
      <w:pPr>
        <w:spacing w:line="360" w:lineRule="auto"/>
        <w:jc w:val="both"/>
        <w:rPr>
          <w:rFonts w:ascii="Brill" w:eastAsia="Times New Roman" w:hAnsi="Brill" w:cs="Times New Roman"/>
        </w:rPr>
      </w:pPr>
    </w:p>
    <w:p w14:paraId="35077E02"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Table 1. Prostitution in the first decades of the Polish People's Republic</w:t>
      </w:r>
    </w:p>
    <w:tbl>
      <w:tblPr>
        <w:tblStyle w:val="a2"/>
        <w:tblW w:w="9242" w:type="dxa"/>
        <w:tblInd w:w="-113" w:type="dxa"/>
        <w:tblBorders>
          <w:top w:val="nil"/>
          <w:left w:val="nil"/>
          <w:bottom w:val="nil"/>
          <w:right w:val="nil"/>
          <w:insideH w:val="nil"/>
          <w:insideV w:val="nil"/>
        </w:tblBorders>
        <w:tblLayout w:type="fixed"/>
        <w:tblLook w:val="0400" w:firstRow="0" w:lastRow="0" w:firstColumn="0" w:lastColumn="0" w:noHBand="0" w:noVBand="1"/>
      </w:tblPr>
      <w:tblGrid>
        <w:gridCol w:w="1244"/>
        <w:gridCol w:w="760"/>
        <w:gridCol w:w="905"/>
        <w:gridCol w:w="905"/>
        <w:gridCol w:w="905"/>
        <w:gridCol w:w="902"/>
        <w:gridCol w:w="904"/>
        <w:gridCol w:w="905"/>
        <w:gridCol w:w="905"/>
        <w:gridCol w:w="907"/>
      </w:tblGrid>
      <w:tr w:rsidR="00E10AF5" w:rsidRPr="00C66272" w14:paraId="35077E0D" w14:textId="77777777">
        <w:tc>
          <w:tcPr>
            <w:tcW w:w="1244" w:type="dxa"/>
            <w:tcBorders>
              <w:bottom w:val="single" w:sz="4" w:space="0" w:color="000000"/>
            </w:tcBorders>
            <w:shd w:val="clear" w:color="auto" w:fill="auto"/>
          </w:tcPr>
          <w:p w14:paraId="35077E03" w14:textId="77777777" w:rsidR="00CB3FC9" w:rsidRPr="00C66272" w:rsidRDefault="00C55FA1">
            <w:pPr>
              <w:jc w:val="both"/>
              <w:rPr>
                <w:rFonts w:ascii="Brill" w:eastAsia="Brill" w:hAnsi="Brill" w:cs="Brill"/>
              </w:rPr>
            </w:pPr>
            <w:r w:rsidRPr="00C66272">
              <w:rPr>
                <w:rFonts w:ascii="Brill" w:eastAsia="Brill" w:hAnsi="Brill" w:cs="Brill"/>
                <w:sz w:val="24"/>
                <w:szCs w:val="24"/>
              </w:rPr>
              <w:t xml:space="preserve">Year </w:t>
            </w:r>
          </w:p>
        </w:tc>
        <w:tc>
          <w:tcPr>
            <w:tcW w:w="760" w:type="dxa"/>
            <w:tcBorders>
              <w:bottom w:val="single" w:sz="4" w:space="0" w:color="000000"/>
            </w:tcBorders>
            <w:shd w:val="clear" w:color="auto" w:fill="auto"/>
          </w:tcPr>
          <w:p w14:paraId="35077E04" w14:textId="77777777" w:rsidR="00CB3FC9" w:rsidRPr="00C66272" w:rsidRDefault="00C55FA1">
            <w:pPr>
              <w:jc w:val="both"/>
              <w:rPr>
                <w:rFonts w:ascii="Brill" w:eastAsia="Brill" w:hAnsi="Brill" w:cs="Brill"/>
              </w:rPr>
            </w:pPr>
            <w:r w:rsidRPr="00C66272">
              <w:rPr>
                <w:rFonts w:ascii="Brill" w:eastAsia="Brill" w:hAnsi="Brill" w:cs="Brill"/>
                <w:sz w:val="20"/>
                <w:szCs w:val="20"/>
              </w:rPr>
              <w:t>1945</w:t>
            </w:r>
            <w:r w:rsidRPr="00C66272">
              <w:rPr>
                <w:rFonts w:ascii="Brill" w:eastAsia="Brill" w:hAnsi="Brill" w:cs="Brill"/>
                <w:sz w:val="20"/>
                <w:szCs w:val="20"/>
                <w:vertAlign w:val="superscript"/>
              </w:rPr>
              <w:footnoteReference w:id="63"/>
            </w:r>
          </w:p>
        </w:tc>
        <w:tc>
          <w:tcPr>
            <w:tcW w:w="905" w:type="dxa"/>
            <w:tcBorders>
              <w:bottom w:val="single" w:sz="4" w:space="0" w:color="000000"/>
            </w:tcBorders>
            <w:shd w:val="clear" w:color="auto" w:fill="auto"/>
          </w:tcPr>
          <w:p w14:paraId="35077E05" w14:textId="77777777" w:rsidR="00CB3FC9" w:rsidRPr="00C66272" w:rsidRDefault="00C55FA1">
            <w:pPr>
              <w:jc w:val="both"/>
              <w:rPr>
                <w:rFonts w:ascii="Brill" w:eastAsia="Brill" w:hAnsi="Brill" w:cs="Brill"/>
              </w:rPr>
            </w:pPr>
            <w:r w:rsidRPr="00C66272">
              <w:rPr>
                <w:rFonts w:ascii="Brill" w:eastAsia="Brill" w:hAnsi="Brill" w:cs="Brill"/>
                <w:sz w:val="20"/>
                <w:szCs w:val="20"/>
              </w:rPr>
              <w:t>1948</w:t>
            </w:r>
          </w:p>
        </w:tc>
        <w:tc>
          <w:tcPr>
            <w:tcW w:w="905" w:type="dxa"/>
            <w:tcBorders>
              <w:bottom w:val="single" w:sz="4" w:space="0" w:color="000000"/>
            </w:tcBorders>
            <w:shd w:val="clear" w:color="auto" w:fill="auto"/>
          </w:tcPr>
          <w:p w14:paraId="35077E06" w14:textId="77777777" w:rsidR="00CB3FC9" w:rsidRPr="00C66272" w:rsidRDefault="00C55FA1">
            <w:pPr>
              <w:jc w:val="both"/>
              <w:rPr>
                <w:rFonts w:ascii="Brill" w:eastAsia="Brill" w:hAnsi="Brill" w:cs="Brill"/>
              </w:rPr>
            </w:pPr>
            <w:r w:rsidRPr="00C66272">
              <w:rPr>
                <w:rFonts w:ascii="Brill" w:eastAsia="Brill" w:hAnsi="Brill" w:cs="Brill"/>
                <w:sz w:val="20"/>
                <w:szCs w:val="20"/>
              </w:rPr>
              <w:t>1949</w:t>
            </w:r>
          </w:p>
        </w:tc>
        <w:tc>
          <w:tcPr>
            <w:tcW w:w="905" w:type="dxa"/>
            <w:tcBorders>
              <w:bottom w:val="single" w:sz="4" w:space="0" w:color="000000"/>
            </w:tcBorders>
            <w:shd w:val="clear" w:color="auto" w:fill="auto"/>
          </w:tcPr>
          <w:p w14:paraId="35077E07" w14:textId="77777777" w:rsidR="00CB3FC9" w:rsidRPr="00C66272" w:rsidRDefault="00C55FA1">
            <w:pPr>
              <w:jc w:val="both"/>
              <w:rPr>
                <w:rFonts w:ascii="Brill" w:eastAsia="Brill" w:hAnsi="Brill" w:cs="Brill"/>
              </w:rPr>
            </w:pPr>
            <w:r w:rsidRPr="00C66272">
              <w:rPr>
                <w:rFonts w:ascii="Brill" w:eastAsia="Brill" w:hAnsi="Brill" w:cs="Brill"/>
                <w:sz w:val="20"/>
                <w:szCs w:val="20"/>
              </w:rPr>
              <w:t>1950</w:t>
            </w:r>
          </w:p>
        </w:tc>
        <w:tc>
          <w:tcPr>
            <w:tcW w:w="902" w:type="dxa"/>
            <w:tcBorders>
              <w:bottom w:val="single" w:sz="4" w:space="0" w:color="000000"/>
            </w:tcBorders>
            <w:shd w:val="clear" w:color="auto" w:fill="auto"/>
          </w:tcPr>
          <w:p w14:paraId="35077E08" w14:textId="77777777" w:rsidR="00CB3FC9" w:rsidRPr="00C66272" w:rsidRDefault="00C55FA1">
            <w:pPr>
              <w:jc w:val="both"/>
              <w:rPr>
                <w:rFonts w:ascii="Brill" w:eastAsia="Brill" w:hAnsi="Brill" w:cs="Brill"/>
              </w:rPr>
            </w:pPr>
            <w:r w:rsidRPr="00C66272">
              <w:rPr>
                <w:rFonts w:ascii="Brill" w:eastAsia="Brill" w:hAnsi="Brill" w:cs="Brill"/>
                <w:sz w:val="20"/>
                <w:szCs w:val="20"/>
              </w:rPr>
              <w:t>1952</w:t>
            </w:r>
          </w:p>
        </w:tc>
        <w:tc>
          <w:tcPr>
            <w:tcW w:w="904" w:type="dxa"/>
            <w:tcBorders>
              <w:bottom w:val="single" w:sz="4" w:space="0" w:color="000000"/>
            </w:tcBorders>
            <w:shd w:val="clear" w:color="auto" w:fill="auto"/>
          </w:tcPr>
          <w:p w14:paraId="35077E09" w14:textId="77777777" w:rsidR="00CB3FC9" w:rsidRPr="00C66272" w:rsidRDefault="00C55FA1">
            <w:pPr>
              <w:jc w:val="both"/>
              <w:rPr>
                <w:rFonts w:ascii="Brill" w:eastAsia="Brill" w:hAnsi="Brill" w:cs="Brill"/>
              </w:rPr>
            </w:pPr>
            <w:r w:rsidRPr="00C66272">
              <w:rPr>
                <w:rFonts w:ascii="Brill" w:eastAsia="Brill" w:hAnsi="Brill" w:cs="Brill"/>
                <w:sz w:val="20"/>
                <w:szCs w:val="20"/>
              </w:rPr>
              <w:t>1956</w:t>
            </w:r>
          </w:p>
        </w:tc>
        <w:tc>
          <w:tcPr>
            <w:tcW w:w="905" w:type="dxa"/>
            <w:tcBorders>
              <w:bottom w:val="single" w:sz="4" w:space="0" w:color="000000"/>
            </w:tcBorders>
            <w:shd w:val="clear" w:color="auto" w:fill="auto"/>
          </w:tcPr>
          <w:p w14:paraId="35077E0A" w14:textId="77777777" w:rsidR="00CB3FC9" w:rsidRPr="00C66272" w:rsidRDefault="00C55FA1">
            <w:pPr>
              <w:jc w:val="both"/>
              <w:rPr>
                <w:rFonts w:ascii="Brill" w:eastAsia="Brill" w:hAnsi="Brill" w:cs="Brill"/>
              </w:rPr>
            </w:pPr>
            <w:r w:rsidRPr="00C66272">
              <w:rPr>
                <w:rFonts w:ascii="Brill" w:eastAsia="Brill" w:hAnsi="Brill" w:cs="Brill"/>
                <w:sz w:val="20"/>
                <w:szCs w:val="20"/>
              </w:rPr>
              <w:t>1957</w:t>
            </w:r>
          </w:p>
        </w:tc>
        <w:tc>
          <w:tcPr>
            <w:tcW w:w="905" w:type="dxa"/>
            <w:tcBorders>
              <w:bottom w:val="single" w:sz="4" w:space="0" w:color="000000"/>
            </w:tcBorders>
            <w:shd w:val="clear" w:color="auto" w:fill="auto"/>
          </w:tcPr>
          <w:p w14:paraId="35077E0B" w14:textId="77777777" w:rsidR="00CB3FC9" w:rsidRPr="00C66272" w:rsidRDefault="00C55FA1">
            <w:pPr>
              <w:jc w:val="both"/>
              <w:rPr>
                <w:rFonts w:ascii="Brill" w:eastAsia="Brill" w:hAnsi="Brill" w:cs="Brill"/>
              </w:rPr>
            </w:pPr>
            <w:r w:rsidRPr="00C66272">
              <w:rPr>
                <w:rFonts w:ascii="Brill" w:eastAsia="Brill" w:hAnsi="Brill" w:cs="Brill"/>
                <w:sz w:val="20"/>
                <w:szCs w:val="20"/>
              </w:rPr>
              <w:t>1958</w:t>
            </w:r>
          </w:p>
        </w:tc>
        <w:tc>
          <w:tcPr>
            <w:tcW w:w="907" w:type="dxa"/>
            <w:tcBorders>
              <w:bottom w:val="single" w:sz="4" w:space="0" w:color="000000"/>
            </w:tcBorders>
            <w:shd w:val="clear" w:color="auto" w:fill="auto"/>
          </w:tcPr>
          <w:p w14:paraId="35077E0C" w14:textId="77777777" w:rsidR="00CB3FC9" w:rsidRPr="00C66272" w:rsidRDefault="00C55FA1">
            <w:pPr>
              <w:jc w:val="both"/>
              <w:rPr>
                <w:rFonts w:ascii="Brill" w:eastAsia="Brill" w:hAnsi="Brill" w:cs="Brill"/>
              </w:rPr>
            </w:pPr>
            <w:r w:rsidRPr="00C66272">
              <w:rPr>
                <w:rFonts w:ascii="Brill" w:eastAsia="Brill" w:hAnsi="Brill" w:cs="Brill"/>
                <w:sz w:val="20"/>
                <w:szCs w:val="20"/>
              </w:rPr>
              <w:t>1959</w:t>
            </w:r>
          </w:p>
        </w:tc>
      </w:tr>
      <w:tr w:rsidR="00E10AF5" w:rsidRPr="00C66272" w14:paraId="35077E18" w14:textId="77777777">
        <w:trPr>
          <w:trHeight w:val="348"/>
        </w:trPr>
        <w:tc>
          <w:tcPr>
            <w:tcW w:w="1244" w:type="dxa"/>
            <w:tcBorders>
              <w:top w:val="single" w:sz="4" w:space="0" w:color="000000"/>
            </w:tcBorders>
            <w:shd w:val="clear" w:color="auto" w:fill="auto"/>
          </w:tcPr>
          <w:p w14:paraId="35077E0E" w14:textId="77777777" w:rsidR="00CB3FC9" w:rsidRPr="00C66272" w:rsidRDefault="00C55FA1">
            <w:pPr>
              <w:rPr>
                <w:rFonts w:ascii="Brill" w:eastAsia="Brill" w:hAnsi="Brill" w:cs="Brill"/>
              </w:rPr>
            </w:pPr>
            <w:r w:rsidRPr="00C66272">
              <w:rPr>
                <w:rFonts w:ascii="Brill" w:eastAsia="Brill" w:hAnsi="Brill" w:cs="Brill"/>
              </w:rPr>
              <w:t>Number of women recorded</w:t>
            </w:r>
          </w:p>
        </w:tc>
        <w:tc>
          <w:tcPr>
            <w:tcW w:w="760" w:type="dxa"/>
            <w:tcBorders>
              <w:top w:val="single" w:sz="4" w:space="0" w:color="000000"/>
            </w:tcBorders>
            <w:shd w:val="clear" w:color="auto" w:fill="auto"/>
          </w:tcPr>
          <w:p w14:paraId="35077E0F" w14:textId="77777777" w:rsidR="00CB3FC9" w:rsidRPr="00C66272" w:rsidRDefault="00C55FA1">
            <w:pPr>
              <w:jc w:val="both"/>
              <w:rPr>
                <w:rFonts w:ascii="Brill" w:eastAsia="Brill" w:hAnsi="Brill" w:cs="Brill"/>
              </w:rPr>
            </w:pPr>
            <w:r w:rsidRPr="00C66272">
              <w:rPr>
                <w:rFonts w:ascii="Brill" w:eastAsia="Brill" w:hAnsi="Brill" w:cs="Brill"/>
                <w:sz w:val="20"/>
                <w:szCs w:val="20"/>
              </w:rPr>
              <w:t>6131</w:t>
            </w:r>
          </w:p>
        </w:tc>
        <w:tc>
          <w:tcPr>
            <w:tcW w:w="905" w:type="dxa"/>
            <w:tcBorders>
              <w:top w:val="single" w:sz="4" w:space="0" w:color="000000"/>
            </w:tcBorders>
            <w:shd w:val="clear" w:color="auto" w:fill="auto"/>
          </w:tcPr>
          <w:p w14:paraId="35077E10" w14:textId="77777777" w:rsidR="00CB3FC9" w:rsidRPr="00C66272" w:rsidRDefault="00C55FA1">
            <w:pPr>
              <w:jc w:val="both"/>
              <w:rPr>
                <w:rFonts w:ascii="Brill" w:eastAsia="Brill" w:hAnsi="Brill" w:cs="Brill"/>
              </w:rPr>
            </w:pPr>
            <w:r w:rsidRPr="00C66272">
              <w:rPr>
                <w:rFonts w:ascii="Brill" w:eastAsia="Brill" w:hAnsi="Brill" w:cs="Brill"/>
                <w:sz w:val="20"/>
                <w:szCs w:val="20"/>
              </w:rPr>
              <w:t>4718</w:t>
            </w:r>
          </w:p>
        </w:tc>
        <w:tc>
          <w:tcPr>
            <w:tcW w:w="905" w:type="dxa"/>
            <w:tcBorders>
              <w:top w:val="single" w:sz="4" w:space="0" w:color="000000"/>
            </w:tcBorders>
            <w:shd w:val="clear" w:color="auto" w:fill="auto"/>
          </w:tcPr>
          <w:p w14:paraId="35077E11" w14:textId="77777777" w:rsidR="00CB3FC9" w:rsidRPr="00C66272" w:rsidRDefault="00C55FA1">
            <w:pPr>
              <w:jc w:val="both"/>
              <w:rPr>
                <w:rFonts w:ascii="Brill" w:eastAsia="Brill" w:hAnsi="Brill" w:cs="Brill"/>
              </w:rPr>
            </w:pPr>
            <w:r w:rsidRPr="00C66272">
              <w:rPr>
                <w:rFonts w:ascii="Brill" w:eastAsia="Brill" w:hAnsi="Brill" w:cs="Brill"/>
                <w:sz w:val="20"/>
                <w:szCs w:val="20"/>
              </w:rPr>
              <w:t>3851</w:t>
            </w:r>
          </w:p>
        </w:tc>
        <w:tc>
          <w:tcPr>
            <w:tcW w:w="905" w:type="dxa"/>
            <w:tcBorders>
              <w:top w:val="single" w:sz="4" w:space="0" w:color="000000"/>
            </w:tcBorders>
            <w:shd w:val="clear" w:color="auto" w:fill="auto"/>
          </w:tcPr>
          <w:p w14:paraId="35077E12" w14:textId="77777777" w:rsidR="00CB3FC9" w:rsidRPr="00C66272" w:rsidRDefault="00C55FA1">
            <w:pPr>
              <w:jc w:val="both"/>
              <w:rPr>
                <w:rFonts w:ascii="Brill" w:eastAsia="Brill" w:hAnsi="Brill" w:cs="Brill"/>
              </w:rPr>
            </w:pPr>
            <w:r w:rsidRPr="00C66272">
              <w:rPr>
                <w:rFonts w:ascii="Brill" w:eastAsia="Brill" w:hAnsi="Brill" w:cs="Brill"/>
                <w:sz w:val="20"/>
                <w:szCs w:val="20"/>
              </w:rPr>
              <w:t>1372</w:t>
            </w:r>
          </w:p>
        </w:tc>
        <w:tc>
          <w:tcPr>
            <w:tcW w:w="902" w:type="dxa"/>
            <w:tcBorders>
              <w:top w:val="single" w:sz="4" w:space="0" w:color="000000"/>
            </w:tcBorders>
            <w:shd w:val="clear" w:color="auto" w:fill="auto"/>
          </w:tcPr>
          <w:p w14:paraId="35077E13" w14:textId="77777777" w:rsidR="00CB3FC9" w:rsidRPr="00C66272" w:rsidRDefault="00C55FA1">
            <w:pPr>
              <w:jc w:val="both"/>
              <w:rPr>
                <w:rFonts w:ascii="Brill" w:eastAsia="Brill" w:hAnsi="Brill" w:cs="Brill"/>
              </w:rPr>
            </w:pPr>
            <w:r w:rsidRPr="00C66272">
              <w:rPr>
                <w:rFonts w:ascii="Brill" w:eastAsia="Brill" w:hAnsi="Brill" w:cs="Brill"/>
                <w:sz w:val="20"/>
                <w:szCs w:val="20"/>
              </w:rPr>
              <w:t>1551</w:t>
            </w:r>
          </w:p>
        </w:tc>
        <w:tc>
          <w:tcPr>
            <w:tcW w:w="904" w:type="dxa"/>
            <w:tcBorders>
              <w:top w:val="single" w:sz="4" w:space="0" w:color="000000"/>
            </w:tcBorders>
            <w:shd w:val="clear" w:color="auto" w:fill="auto"/>
          </w:tcPr>
          <w:p w14:paraId="35077E14" w14:textId="77777777" w:rsidR="00CB3FC9" w:rsidRPr="00C66272" w:rsidRDefault="00C55FA1">
            <w:pPr>
              <w:jc w:val="both"/>
              <w:rPr>
                <w:rFonts w:ascii="Brill" w:eastAsia="Brill" w:hAnsi="Brill" w:cs="Brill"/>
              </w:rPr>
            </w:pPr>
            <w:r w:rsidRPr="00C66272">
              <w:rPr>
                <w:rFonts w:ascii="Brill" w:eastAsia="Brill" w:hAnsi="Brill" w:cs="Brill"/>
                <w:sz w:val="20"/>
                <w:szCs w:val="20"/>
              </w:rPr>
              <w:t>3137</w:t>
            </w:r>
          </w:p>
        </w:tc>
        <w:tc>
          <w:tcPr>
            <w:tcW w:w="905" w:type="dxa"/>
            <w:tcBorders>
              <w:top w:val="single" w:sz="4" w:space="0" w:color="000000"/>
            </w:tcBorders>
            <w:shd w:val="clear" w:color="auto" w:fill="auto"/>
          </w:tcPr>
          <w:p w14:paraId="35077E15" w14:textId="77777777" w:rsidR="00CB3FC9" w:rsidRPr="00C66272" w:rsidRDefault="00C55FA1">
            <w:pPr>
              <w:jc w:val="both"/>
              <w:rPr>
                <w:rFonts w:ascii="Brill" w:eastAsia="Brill" w:hAnsi="Brill" w:cs="Brill"/>
              </w:rPr>
            </w:pPr>
            <w:r w:rsidRPr="00C66272">
              <w:rPr>
                <w:rFonts w:ascii="Brill" w:eastAsia="Brill" w:hAnsi="Brill" w:cs="Brill"/>
                <w:sz w:val="20"/>
                <w:szCs w:val="20"/>
              </w:rPr>
              <w:t>3157</w:t>
            </w:r>
          </w:p>
        </w:tc>
        <w:tc>
          <w:tcPr>
            <w:tcW w:w="905" w:type="dxa"/>
            <w:tcBorders>
              <w:top w:val="single" w:sz="4" w:space="0" w:color="000000"/>
            </w:tcBorders>
            <w:shd w:val="clear" w:color="auto" w:fill="auto"/>
          </w:tcPr>
          <w:p w14:paraId="35077E16" w14:textId="77777777" w:rsidR="00CB3FC9" w:rsidRPr="00C66272" w:rsidRDefault="00C55FA1">
            <w:pPr>
              <w:jc w:val="both"/>
              <w:rPr>
                <w:rFonts w:ascii="Brill" w:eastAsia="Brill" w:hAnsi="Brill" w:cs="Brill"/>
              </w:rPr>
            </w:pPr>
            <w:r w:rsidRPr="00C66272">
              <w:rPr>
                <w:rFonts w:ascii="Brill" w:eastAsia="Brill" w:hAnsi="Brill" w:cs="Brill"/>
                <w:sz w:val="20"/>
                <w:szCs w:val="20"/>
              </w:rPr>
              <w:t>5313</w:t>
            </w:r>
          </w:p>
        </w:tc>
        <w:tc>
          <w:tcPr>
            <w:tcW w:w="907" w:type="dxa"/>
            <w:tcBorders>
              <w:top w:val="single" w:sz="4" w:space="0" w:color="000000"/>
            </w:tcBorders>
            <w:shd w:val="clear" w:color="auto" w:fill="auto"/>
          </w:tcPr>
          <w:p w14:paraId="35077E17" w14:textId="77777777" w:rsidR="00CB3FC9" w:rsidRPr="00C66272" w:rsidRDefault="00C55FA1">
            <w:pPr>
              <w:jc w:val="both"/>
              <w:rPr>
                <w:rFonts w:ascii="Brill" w:eastAsia="Brill" w:hAnsi="Brill" w:cs="Brill"/>
              </w:rPr>
            </w:pPr>
            <w:r w:rsidRPr="00C66272">
              <w:rPr>
                <w:rFonts w:ascii="Brill" w:eastAsia="Brill" w:hAnsi="Brill" w:cs="Brill"/>
                <w:sz w:val="20"/>
                <w:szCs w:val="20"/>
              </w:rPr>
              <w:t>5656</w:t>
            </w:r>
          </w:p>
        </w:tc>
      </w:tr>
    </w:tbl>
    <w:p w14:paraId="35077E19" w14:textId="77777777" w:rsidR="00CB3FC9" w:rsidRPr="00C66272" w:rsidRDefault="00CB3FC9">
      <w:pPr>
        <w:jc w:val="both"/>
        <w:rPr>
          <w:rFonts w:ascii="Brill" w:eastAsia="Brill" w:hAnsi="Brill" w:cs="Brill"/>
          <w:sz w:val="20"/>
          <w:szCs w:val="20"/>
        </w:rPr>
      </w:pPr>
    </w:p>
    <w:p w14:paraId="35077E1A" w14:textId="77777777" w:rsidR="00CB3FC9" w:rsidRPr="00C66272" w:rsidRDefault="00C55FA1">
      <w:pPr>
        <w:jc w:val="both"/>
        <w:rPr>
          <w:rFonts w:ascii="Brill" w:eastAsia="Brill" w:hAnsi="Brill" w:cs="Brill"/>
        </w:rPr>
      </w:pPr>
      <w:bookmarkStart w:id="4679" w:name="_heading=h.3dy6vkm" w:colFirst="0" w:colLast="0"/>
      <w:bookmarkEnd w:id="4679"/>
      <w:r w:rsidRPr="00C66272">
        <w:rPr>
          <w:rFonts w:ascii="Brill" w:eastAsia="Brill" w:hAnsi="Brill" w:cs="Brill"/>
          <w:sz w:val="20"/>
          <w:szCs w:val="20"/>
        </w:rPr>
        <w:t>Source: IPN, Ministry of the Interior (hereafter, MSW), Materials of the Cabinet of the Minister of the Interior for the Meeting of the Minister of the Interior for the period between March and December 1959. A note on combating prostitution and sexual offences, ref. 01253/36, k. 62.</w:t>
      </w:r>
    </w:p>
    <w:p w14:paraId="35077E1B" w14:textId="77777777" w:rsidR="00CB3FC9" w:rsidRPr="00C66272" w:rsidRDefault="00CB3FC9">
      <w:pPr>
        <w:spacing w:line="360" w:lineRule="auto"/>
        <w:ind w:left="340"/>
        <w:jc w:val="both"/>
        <w:rPr>
          <w:rFonts w:ascii="Brill" w:eastAsia="Times New Roman" w:hAnsi="Brill" w:cs="Times New Roman"/>
        </w:rPr>
      </w:pPr>
    </w:p>
    <w:p w14:paraId="35077E1C" w14:textId="09D99175"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tab/>
      </w:r>
      <w:r w:rsidRPr="00C66272">
        <w:rPr>
          <w:rFonts w:ascii="Brill" w:eastAsia="Brill" w:hAnsi="Brill" w:cs="Brill"/>
        </w:rPr>
        <w:t>From this, we can see the changes in the number of prostitutes over the years, with some success in reducing prostitution in the early 1950s (these numbers refer to the prostitutes in the police files). The authorities of the time explained this by the dedication of law enforcement agencies. However, the results were not sustainable, as evidenced by an increase in the number of prostitutes in the following years. At a meeting organized on November 23, 1955</w:t>
      </w:r>
      <w:r w:rsidR="00F421FD" w:rsidRPr="00C66272">
        <w:rPr>
          <w:rFonts w:ascii="Brill" w:eastAsia="Brill" w:hAnsi="Brill" w:cs="Brill"/>
        </w:rPr>
        <w:t>,</w:t>
      </w:r>
      <w:r w:rsidRPr="00C66272">
        <w:rPr>
          <w:rFonts w:ascii="Brill" w:eastAsia="Brill" w:hAnsi="Brill" w:cs="Brill"/>
        </w:rPr>
        <w:t xml:space="preserve"> by the Secretariat of the </w:t>
      </w:r>
      <w:commentRangeStart w:id="4680"/>
      <w:r w:rsidRPr="00C66272">
        <w:rPr>
          <w:rFonts w:ascii="Brill" w:eastAsia="Brill" w:hAnsi="Brill" w:cs="Brill"/>
        </w:rPr>
        <w:t xml:space="preserve">Central Committee of the Polish United Workers' Party (KC PZPR), it was pointed out that </w:t>
      </w:r>
      <w:commentRangeStart w:id="4681"/>
      <w:r w:rsidR="000F4A6B" w:rsidRPr="00C66272">
        <w:rPr>
          <w:rFonts w:ascii="Brill" w:eastAsia="Brill" w:hAnsi="Brill" w:cs="Brill"/>
        </w:rPr>
        <w:t>“</w:t>
      </w:r>
      <w:r w:rsidRPr="00C66272">
        <w:rPr>
          <w:rFonts w:ascii="Brill" w:eastAsia="Brill" w:hAnsi="Brill" w:cs="Brill"/>
          <w:iCs/>
        </w:rPr>
        <w:t xml:space="preserve">prostitution had become an extremely </w:t>
      </w:r>
      <w:r w:rsidRPr="00C66272">
        <w:rPr>
          <w:rFonts w:ascii="Brill" w:eastAsia="Brill" w:hAnsi="Brill" w:cs="Brill"/>
          <w:iCs/>
        </w:rPr>
        <w:lastRenderedPageBreak/>
        <w:t>dangerous social disease, spreading without any brakes</w:t>
      </w:r>
      <w:commentRangeEnd w:id="4681"/>
      <w:r w:rsidR="00803892">
        <w:rPr>
          <w:rStyle w:val="Odwoaniedokomentarza"/>
          <w:lang w:val="en-AU"/>
        </w:rPr>
        <w:commentReference w:id="4681"/>
      </w:r>
      <w:ins w:id="4682" w:author="Autor">
        <w:r w:rsidR="0083343A">
          <w:rPr>
            <w:rFonts w:ascii="Brill" w:eastAsia="Brill" w:hAnsi="Brill" w:cs="Brill"/>
            <w:iCs/>
          </w:rPr>
          <w:t>”</w:t>
        </w:r>
      </w:ins>
      <w:r w:rsidRPr="00C66272">
        <w:rPr>
          <w:rFonts w:ascii="Brill" w:eastAsia="Brill" w:hAnsi="Brill" w:cs="Brill"/>
          <w:i/>
        </w:rPr>
        <w:t xml:space="preserve"> </w:t>
      </w:r>
      <w:r w:rsidRPr="00C66272">
        <w:rPr>
          <w:rFonts w:ascii="Brill" w:eastAsia="Brill" w:hAnsi="Brill" w:cs="Brill"/>
        </w:rPr>
        <w:t>(</w:t>
      </w:r>
      <w:proofErr w:type="spellStart"/>
      <w:r w:rsidRPr="000A504C">
        <w:rPr>
          <w:rFonts w:ascii="Brill" w:eastAsia="Brill" w:hAnsi="Brill" w:cs="Brill"/>
        </w:rPr>
        <w:t>Stapiński</w:t>
      </w:r>
      <w:proofErr w:type="spellEnd"/>
      <w:r w:rsidRPr="000A504C">
        <w:rPr>
          <w:rFonts w:ascii="Brill" w:eastAsia="Brill" w:hAnsi="Brill" w:cs="Brill"/>
        </w:rPr>
        <w:t>, 1979, p.</w:t>
      </w:r>
      <w:del w:id="4683" w:author="Autor">
        <w:r w:rsidRPr="000A504C" w:rsidDel="00803892">
          <w:rPr>
            <w:rFonts w:ascii="Brill" w:eastAsia="Brill" w:hAnsi="Brill" w:cs="Brill"/>
          </w:rPr>
          <w:delText xml:space="preserve"> </w:delText>
        </w:r>
      </w:del>
      <w:r w:rsidRPr="000A504C">
        <w:rPr>
          <w:rFonts w:ascii="Brill" w:eastAsia="Brill" w:hAnsi="Brill" w:cs="Brill"/>
        </w:rPr>
        <w:t>264</w:t>
      </w:r>
      <w:r w:rsidRPr="00C66272">
        <w:rPr>
          <w:rFonts w:ascii="Brill" w:eastAsia="Brill" w:hAnsi="Brill" w:cs="Brill"/>
        </w:rPr>
        <w:t>). The importance of social factors was also emphasized</w:t>
      </w:r>
      <w:ins w:id="4684" w:author="Autor">
        <w:r w:rsidR="00803892">
          <w:rPr>
            <w:rFonts w:ascii="Brill" w:eastAsia="Brill" w:hAnsi="Brill" w:cs="Brill"/>
          </w:rPr>
          <w:t xml:space="preserve">; meeting attendees noted </w:t>
        </w:r>
      </w:ins>
      <w:del w:id="4685" w:author="Autor">
        <w:r w:rsidRPr="00C66272" w:rsidDel="00803892">
          <w:rPr>
            <w:rFonts w:ascii="Brill" w:eastAsia="Brill" w:hAnsi="Brill" w:cs="Brill"/>
          </w:rPr>
          <w:delText xml:space="preserve">, pointing out </w:delText>
        </w:r>
      </w:del>
      <w:r w:rsidRPr="00C66272">
        <w:rPr>
          <w:rFonts w:ascii="Brill" w:eastAsia="Brill" w:hAnsi="Brill" w:cs="Brill"/>
        </w:rPr>
        <w:t xml:space="preserve">that prostitution was also the result of the </w:t>
      </w:r>
      <w:r w:rsidR="000F4A6B" w:rsidRPr="00C66272">
        <w:rPr>
          <w:rFonts w:ascii="Brill" w:eastAsia="Brill" w:hAnsi="Brill" w:cs="Brill"/>
        </w:rPr>
        <w:t>“</w:t>
      </w:r>
      <w:r w:rsidRPr="00C66272">
        <w:rPr>
          <w:rFonts w:ascii="Brill" w:eastAsia="Brill" w:hAnsi="Brill" w:cs="Brill"/>
          <w:iCs/>
        </w:rPr>
        <w:t>tolerant opinion of society, which remained passive and watched with complete indifference the growth of this problem [...] considering it a natural phenomenon</w:t>
      </w:r>
      <w:r w:rsidRPr="00C66272">
        <w:rPr>
          <w:rFonts w:ascii="Brill" w:eastAsia="Brill" w:hAnsi="Brill" w:cs="Brill"/>
        </w:rPr>
        <w:t>.</w:t>
      </w:r>
      <w:commentRangeEnd w:id="4680"/>
      <w:r w:rsidR="000F4A6B" w:rsidRPr="00C66272">
        <w:rPr>
          <w:rFonts w:ascii="Brill" w:eastAsia="Brill" w:hAnsi="Brill" w:cs="Brill"/>
        </w:rPr>
        <w:t>”</w:t>
      </w:r>
      <w:r w:rsidR="00570CEE" w:rsidRPr="00C66272">
        <w:rPr>
          <w:rStyle w:val="Odwoaniedokomentarza"/>
          <w:rFonts w:ascii="Brill" w:hAnsi="Brill"/>
          <w:lang w:val="en-AU"/>
        </w:rPr>
        <w:commentReference w:id="4680"/>
      </w:r>
      <w:r w:rsidRPr="00C66272">
        <w:rPr>
          <w:rFonts w:ascii="Brill" w:eastAsia="Brill" w:hAnsi="Brill" w:cs="Brill"/>
        </w:rPr>
        <w:t xml:space="preserve"> This situation resulted in a 24</w:t>
      </w:r>
      <w:ins w:id="4686" w:author="Autor">
        <w:r w:rsidR="00DE1BCB">
          <w:rPr>
            <w:rFonts w:ascii="Brill" w:eastAsia="Brill" w:hAnsi="Brill" w:cs="Brill"/>
          </w:rPr>
          <w:t xml:space="preserve"> </w:t>
        </w:r>
        <w:r w:rsidR="00BF3168">
          <w:rPr>
            <w:rFonts w:ascii="Brill" w:eastAsia="Brill" w:hAnsi="Brill" w:cs="Brill"/>
          </w:rPr>
          <w:t>per cent</w:t>
        </w:r>
      </w:ins>
      <w:del w:id="4687" w:author="Autor">
        <w:r w:rsidRPr="00C66272" w:rsidDel="00DE1BCB">
          <w:rPr>
            <w:rFonts w:ascii="Brill" w:eastAsia="Brill" w:hAnsi="Brill" w:cs="Brill"/>
          </w:rPr>
          <w:delText>%</w:delText>
        </w:r>
      </w:del>
      <w:r w:rsidRPr="00C66272">
        <w:rPr>
          <w:rFonts w:ascii="Brill" w:eastAsia="Brill" w:hAnsi="Brill" w:cs="Brill"/>
        </w:rPr>
        <w:t xml:space="preserve"> increase in prostitution between 1951 and 1954 compared to previous years.</w:t>
      </w:r>
      <w:r w:rsidRPr="00C66272">
        <w:rPr>
          <w:rFonts w:ascii="Brill" w:eastAsia="Brill" w:hAnsi="Brill" w:cs="Brill"/>
          <w:vertAlign w:val="superscript"/>
        </w:rPr>
        <w:footnoteReference w:id="64"/>
      </w:r>
    </w:p>
    <w:p w14:paraId="35077E1D" w14:textId="77777777" w:rsidR="00CB3FC9" w:rsidRPr="00C66272" w:rsidRDefault="00CB3FC9">
      <w:pPr>
        <w:spacing w:line="360" w:lineRule="auto"/>
        <w:jc w:val="both"/>
        <w:rPr>
          <w:rFonts w:ascii="Brill" w:eastAsia="Times New Roman" w:hAnsi="Brill" w:cs="Times New Roman"/>
        </w:rPr>
      </w:pPr>
    </w:p>
    <w:p w14:paraId="35077E1E"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Types of prostitutes</w:t>
      </w:r>
    </w:p>
    <w:p w14:paraId="35077E1F" w14:textId="5E6A0165"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In the mid-1950s, the main change was the professionalization of prostitution. As a result, the streets of Polish cities (prostitution was mainly an urban phenomenon) were the place of work for the so-called </w:t>
      </w:r>
      <w:ins w:id="4688" w:author="Autor">
        <w:r w:rsidR="00BF3168">
          <w:rPr>
            <w:rFonts w:ascii="Brill" w:eastAsia="Brill" w:hAnsi="Brill" w:cs="Brill"/>
          </w:rPr>
          <w:t>“</w:t>
        </w:r>
      </w:ins>
      <w:del w:id="4689" w:author="Autor">
        <w:r w:rsidRPr="00C66272" w:rsidDel="00BF3168">
          <w:rPr>
            <w:rFonts w:ascii="Brill" w:eastAsia="Brill" w:hAnsi="Brill" w:cs="Brill"/>
          </w:rPr>
          <w:delText>‘</w:delText>
        </w:r>
      </w:del>
      <w:r w:rsidRPr="00C66272">
        <w:rPr>
          <w:rFonts w:ascii="Brill" w:eastAsia="Brill" w:hAnsi="Brill" w:cs="Brill"/>
        </w:rPr>
        <w:t>professionals</w:t>
      </w:r>
      <w:ins w:id="4690" w:author="Autor">
        <w:r w:rsidR="00BF3168">
          <w:rPr>
            <w:rFonts w:ascii="Brill" w:eastAsia="Brill" w:hAnsi="Brill" w:cs="Brill"/>
          </w:rPr>
          <w:t>”</w:t>
        </w:r>
      </w:ins>
      <w:del w:id="4691" w:author="Autor">
        <w:r w:rsidRPr="00C66272" w:rsidDel="00BF3168">
          <w:rPr>
            <w:rFonts w:ascii="Brill" w:eastAsia="Brill" w:hAnsi="Brill" w:cs="Brill"/>
          </w:rPr>
          <w:delText>’</w:delText>
        </w:r>
      </w:del>
      <w:r w:rsidRPr="00C66272">
        <w:rPr>
          <w:rFonts w:ascii="Brill" w:eastAsia="Brill" w:hAnsi="Brill" w:cs="Brill"/>
        </w:rPr>
        <w:t xml:space="preserve"> for whom prostitution was the basis of their livelihood, and </w:t>
      </w:r>
      <w:ins w:id="4692" w:author="Autor">
        <w:r w:rsidR="00BF3168">
          <w:rPr>
            <w:rFonts w:ascii="Brill" w:eastAsia="Brill" w:hAnsi="Brill" w:cs="Brill"/>
          </w:rPr>
          <w:t>“</w:t>
        </w:r>
      </w:ins>
      <w:del w:id="4693" w:author="Autor">
        <w:r w:rsidRPr="00C66272" w:rsidDel="00BF3168">
          <w:rPr>
            <w:rFonts w:ascii="Brill" w:eastAsia="Brill" w:hAnsi="Brill" w:cs="Brill"/>
          </w:rPr>
          <w:delText>‘</w:delText>
        </w:r>
      </w:del>
      <w:r w:rsidRPr="00C66272">
        <w:rPr>
          <w:rFonts w:ascii="Brill" w:eastAsia="Brill" w:hAnsi="Brill" w:cs="Brill"/>
        </w:rPr>
        <w:t>semi-prostitutes</w:t>
      </w:r>
      <w:ins w:id="4694" w:author="Autor">
        <w:r w:rsidR="00BF3168">
          <w:rPr>
            <w:rFonts w:ascii="Brill" w:eastAsia="Brill" w:hAnsi="Brill" w:cs="Brill"/>
          </w:rPr>
          <w:t>”</w:t>
        </w:r>
      </w:ins>
      <w:del w:id="4695" w:author="Autor">
        <w:r w:rsidRPr="00C66272" w:rsidDel="00BF3168">
          <w:rPr>
            <w:rFonts w:ascii="Brill" w:eastAsia="Brill" w:hAnsi="Brill" w:cs="Brill"/>
          </w:rPr>
          <w:delText>’</w:delText>
        </w:r>
      </w:del>
      <w:r w:rsidRPr="00C66272">
        <w:rPr>
          <w:rFonts w:ascii="Brill" w:eastAsia="Brill" w:hAnsi="Brill" w:cs="Brill"/>
        </w:rPr>
        <w:t xml:space="preserve"> (the term used by the police) working on a casual basis – for the most part, young girls who had just taken their first steps “</w:t>
      </w:r>
      <w:r w:rsidRPr="00C66272">
        <w:rPr>
          <w:rFonts w:ascii="Brill" w:eastAsia="Brill" w:hAnsi="Brill" w:cs="Brill"/>
          <w:iCs/>
        </w:rPr>
        <w:t>in the business”(</w:t>
      </w:r>
      <w:r w:rsidRPr="00C66272">
        <w:rPr>
          <w:rFonts w:ascii="Brill" w:eastAsia="Brill" w:hAnsi="Brill" w:cs="Brill"/>
        </w:rPr>
        <w:t>a term that appears in the jargon of prostitutes) (</w:t>
      </w:r>
      <w:proofErr w:type="spellStart"/>
      <w:r w:rsidRPr="00713589">
        <w:rPr>
          <w:rFonts w:ascii="Brill" w:eastAsia="Brill" w:hAnsi="Brill" w:cs="Brill"/>
        </w:rPr>
        <w:t>Antoniszyn</w:t>
      </w:r>
      <w:proofErr w:type="spellEnd"/>
      <w:r w:rsidRPr="00713589">
        <w:rPr>
          <w:rFonts w:ascii="Brill" w:eastAsia="Brill" w:hAnsi="Brill" w:cs="Brill"/>
        </w:rPr>
        <w:t xml:space="preserve"> &amp; Marek, 1985</w:t>
      </w:r>
      <w:r w:rsidRPr="00C66272">
        <w:rPr>
          <w:rFonts w:ascii="Brill" w:eastAsia="Brill" w:hAnsi="Brill" w:cs="Brill"/>
        </w:rPr>
        <w:t>, p.</w:t>
      </w:r>
      <w:del w:id="4696" w:author="Autor">
        <w:r w:rsidRPr="00C66272" w:rsidDel="00BF3168">
          <w:rPr>
            <w:rFonts w:ascii="Brill" w:eastAsia="Brill" w:hAnsi="Brill" w:cs="Brill"/>
          </w:rPr>
          <w:delText xml:space="preserve"> </w:delText>
        </w:r>
      </w:del>
      <w:r w:rsidRPr="00C66272">
        <w:rPr>
          <w:rFonts w:ascii="Brill" w:eastAsia="Brill" w:hAnsi="Brill" w:cs="Brill"/>
        </w:rPr>
        <w:t xml:space="preserve">123). An interesting subcategory were so-called clandestine prostitutes, mostly from the environment of sailors' wives who practiced prostitution with foreign sailors; this was observed mainly in port cities. There were also non-local prostitutes who temporarily arrived in large numbers to port cities from different parts of the country during periods of increased tourist traffic in summer months and </w:t>
      </w:r>
      <w:r w:rsidR="0077345F" w:rsidRPr="00C66272">
        <w:rPr>
          <w:rFonts w:ascii="Brill" w:eastAsia="Brill" w:hAnsi="Brill" w:cs="Brill"/>
        </w:rPr>
        <w:t xml:space="preserve">with </w:t>
      </w:r>
      <w:r w:rsidRPr="00C66272">
        <w:rPr>
          <w:rFonts w:ascii="Brill" w:eastAsia="Brill" w:hAnsi="Brill" w:cs="Brill"/>
        </w:rPr>
        <w:t xml:space="preserve">the arrival of large ships with abundant foreign clients. </w:t>
      </w:r>
    </w:p>
    <w:p w14:paraId="35077E20" w14:textId="08E66934"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The most prominent type of prostitution in Polish cities was one where contacts and transactions were made on the streets. They consisted of </w:t>
      </w:r>
      <w:proofErr w:type="spellStart"/>
      <w:r w:rsidRPr="00C66272">
        <w:rPr>
          <w:rFonts w:ascii="Brill" w:eastAsia="Brill" w:hAnsi="Brill" w:cs="Brill"/>
          <w:i/>
        </w:rPr>
        <w:t>gruzinki</w:t>
      </w:r>
      <w:proofErr w:type="spellEnd"/>
      <w:r w:rsidRPr="00C66272">
        <w:rPr>
          <w:rFonts w:ascii="Brill" w:eastAsia="Brill" w:hAnsi="Brill" w:cs="Brill"/>
        </w:rPr>
        <w:t xml:space="preserve"> (their name derived from the Polish word </w:t>
      </w:r>
      <w:proofErr w:type="spellStart"/>
      <w:r w:rsidRPr="00C66272">
        <w:rPr>
          <w:rFonts w:ascii="Brill" w:eastAsia="Brill" w:hAnsi="Brill" w:cs="Brill"/>
          <w:i/>
        </w:rPr>
        <w:t>gruz</w:t>
      </w:r>
      <w:proofErr w:type="spellEnd"/>
      <w:r w:rsidRPr="00C66272">
        <w:rPr>
          <w:rFonts w:ascii="Brill" w:eastAsia="Brill" w:hAnsi="Brill" w:cs="Brill"/>
        </w:rPr>
        <w:t xml:space="preserve"> (‘rubble’) as they sold sex in </w:t>
      </w:r>
      <w:r w:rsidR="00221DFF" w:rsidRPr="00C66272">
        <w:rPr>
          <w:rFonts w:ascii="Brill" w:eastAsia="Brill" w:hAnsi="Brill" w:cs="Brill"/>
        </w:rPr>
        <w:t xml:space="preserve">the </w:t>
      </w:r>
      <w:r w:rsidRPr="00C66272">
        <w:rPr>
          <w:rFonts w:ascii="Brill" w:eastAsia="Brill" w:hAnsi="Brill" w:cs="Brill"/>
        </w:rPr>
        <w:t>ruins of bombed and burned buildings</w:t>
      </w:r>
      <w:r w:rsidR="00221DFF" w:rsidRPr="00C66272">
        <w:rPr>
          <w:rFonts w:ascii="Brill" w:eastAsia="Brill" w:hAnsi="Brill" w:cs="Brill"/>
        </w:rPr>
        <w:t>,</w:t>
      </w:r>
      <w:r w:rsidRPr="00C66272">
        <w:rPr>
          <w:rFonts w:ascii="Brill" w:eastAsia="Brill" w:hAnsi="Brill" w:cs="Brill"/>
        </w:rPr>
        <w:t xml:space="preserve"> </w:t>
      </w:r>
      <w:r w:rsidR="00221DFF" w:rsidRPr="00C66272">
        <w:rPr>
          <w:rFonts w:ascii="Brill" w:eastAsia="Brill" w:hAnsi="Brill" w:cs="Brill"/>
        </w:rPr>
        <w:t xml:space="preserve">which </w:t>
      </w:r>
      <w:r w:rsidRPr="00C66272">
        <w:rPr>
          <w:rFonts w:ascii="Brill" w:eastAsia="Brill" w:hAnsi="Brill" w:cs="Brill"/>
        </w:rPr>
        <w:t xml:space="preserve">were still </w:t>
      </w:r>
      <w:r w:rsidR="00221DFF" w:rsidRPr="00C66272">
        <w:rPr>
          <w:rFonts w:ascii="Brill" w:eastAsia="Brill" w:hAnsi="Brill" w:cs="Brill"/>
        </w:rPr>
        <w:t xml:space="preserve">common </w:t>
      </w:r>
      <w:r w:rsidRPr="00C66272">
        <w:rPr>
          <w:rFonts w:ascii="Brill" w:eastAsia="Brill" w:hAnsi="Brill" w:cs="Brill"/>
        </w:rPr>
        <w:t xml:space="preserve">in 1950s Poland), </w:t>
      </w:r>
      <w:proofErr w:type="spellStart"/>
      <w:r w:rsidRPr="00C66272">
        <w:rPr>
          <w:rFonts w:ascii="Brill" w:eastAsia="Brill" w:hAnsi="Brill" w:cs="Brill"/>
          <w:i/>
        </w:rPr>
        <w:t>lokalówki</w:t>
      </w:r>
      <w:proofErr w:type="spellEnd"/>
      <w:r w:rsidRPr="00C66272">
        <w:rPr>
          <w:rFonts w:ascii="Brill" w:eastAsia="Brill" w:hAnsi="Brill" w:cs="Brill"/>
        </w:rPr>
        <w:t xml:space="preserve"> (from the word </w:t>
      </w:r>
      <w:r w:rsidRPr="00C66272">
        <w:rPr>
          <w:rFonts w:ascii="Brill" w:eastAsia="Brill" w:hAnsi="Brill" w:cs="Brill"/>
          <w:i/>
        </w:rPr>
        <w:t xml:space="preserve">local </w:t>
      </w:r>
      <w:r w:rsidRPr="00C66272">
        <w:rPr>
          <w:rFonts w:ascii="Brill" w:eastAsia="Brill" w:hAnsi="Brill" w:cs="Brill"/>
        </w:rPr>
        <w:t xml:space="preserve">(‘establishment’) – working in low-standard catering and entertainment establishments), and </w:t>
      </w:r>
      <w:proofErr w:type="spellStart"/>
      <w:r w:rsidRPr="00C66272">
        <w:rPr>
          <w:rFonts w:ascii="Brill" w:eastAsia="Brill" w:hAnsi="Brill" w:cs="Brill"/>
          <w:i/>
        </w:rPr>
        <w:t>dworcówki</w:t>
      </w:r>
      <w:proofErr w:type="spellEnd"/>
      <w:r w:rsidRPr="00C66272">
        <w:rPr>
          <w:rFonts w:ascii="Brill" w:eastAsia="Brill" w:hAnsi="Brill" w:cs="Brill"/>
        </w:rPr>
        <w:t xml:space="preserve"> (from the word </w:t>
      </w:r>
      <w:proofErr w:type="spellStart"/>
      <w:r w:rsidRPr="00C66272">
        <w:rPr>
          <w:rFonts w:ascii="Brill" w:eastAsia="Brill" w:hAnsi="Brill" w:cs="Brill"/>
          <w:i/>
        </w:rPr>
        <w:t>dworzec</w:t>
      </w:r>
      <w:proofErr w:type="spellEnd"/>
      <w:r w:rsidRPr="00C66272">
        <w:rPr>
          <w:rFonts w:ascii="Brill" w:eastAsia="Brill" w:hAnsi="Brill" w:cs="Brill"/>
        </w:rPr>
        <w:t xml:space="preserve"> </w:t>
      </w:r>
      <w:r w:rsidR="00D763B2" w:rsidRPr="00C66272">
        <w:rPr>
          <w:rFonts w:ascii="Brill" w:eastAsia="Brill" w:hAnsi="Brill" w:cs="Brill"/>
        </w:rPr>
        <w:t>[</w:t>
      </w:r>
      <w:r w:rsidRPr="00C66272">
        <w:rPr>
          <w:rFonts w:ascii="Brill" w:eastAsia="Brill" w:hAnsi="Brill" w:cs="Brill"/>
        </w:rPr>
        <w:t>‘railway station’</w:t>
      </w:r>
      <w:r w:rsidR="004D1D60" w:rsidRPr="00C66272">
        <w:rPr>
          <w:rFonts w:ascii="Brill" w:eastAsia="Brill" w:hAnsi="Brill" w:cs="Brill"/>
        </w:rPr>
        <w:t>]</w:t>
      </w:r>
      <w:r w:rsidRPr="00C66272">
        <w:rPr>
          <w:rFonts w:ascii="Brill" w:eastAsia="Brill" w:hAnsi="Brill" w:cs="Brill"/>
        </w:rPr>
        <w:t xml:space="preserve">) – found near railway stations and harbours, especially in </w:t>
      </w:r>
      <w:proofErr w:type="spellStart"/>
      <w:r w:rsidRPr="00C66272">
        <w:rPr>
          <w:rFonts w:ascii="Brill" w:eastAsia="Brill" w:hAnsi="Brill" w:cs="Brill"/>
        </w:rPr>
        <w:t>Gdańsk</w:t>
      </w:r>
      <w:proofErr w:type="spellEnd"/>
      <w:r w:rsidRPr="00C66272">
        <w:rPr>
          <w:rFonts w:ascii="Brill" w:eastAsia="Brill" w:hAnsi="Brill" w:cs="Brill"/>
        </w:rPr>
        <w:t xml:space="preserve"> and Szczecin). In many cases, they were accompanied by pimps, who provided customers and paid the owners of apartments rented for prostitution. </w:t>
      </w:r>
    </w:p>
    <w:p w14:paraId="35077E21" w14:textId="1F6ABBBD"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Women who had been working as prostitutes for the longest period of time, with the hardship of working on the street leaving a strong mark on their health and appearance, were </w:t>
      </w:r>
      <w:r w:rsidRPr="00C66272">
        <w:rPr>
          <w:rFonts w:ascii="Brill" w:eastAsia="Brill" w:hAnsi="Brill" w:cs="Brill"/>
        </w:rPr>
        <w:lastRenderedPageBreak/>
        <w:t>referred to as ‘nines</w:t>
      </w:r>
      <w:ins w:id="4697" w:author="Autor">
        <w:r w:rsidR="00BF3168">
          <w:rPr>
            <w:rFonts w:ascii="Brill" w:eastAsia="Brill" w:hAnsi="Brill" w:cs="Brill"/>
          </w:rPr>
          <w:t>,</w:t>
        </w:r>
      </w:ins>
      <w:r w:rsidRPr="00C66272">
        <w:rPr>
          <w:rFonts w:ascii="Brill" w:eastAsia="Brill" w:hAnsi="Brill" w:cs="Brill"/>
        </w:rPr>
        <w:t>’</w:t>
      </w:r>
      <w:del w:id="4698" w:author="Autor">
        <w:r w:rsidRPr="00C66272" w:rsidDel="00BF3168">
          <w:rPr>
            <w:rFonts w:ascii="Brill" w:eastAsia="Brill" w:hAnsi="Brill" w:cs="Brill"/>
          </w:rPr>
          <w:delText>,</w:delText>
        </w:r>
      </w:del>
      <w:r w:rsidRPr="00C66272">
        <w:rPr>
          <w:rFonts w:ascii="Brill" w:eastAsia="Brill" w:hAnsi="Brill" w:cs="Brill"/>
        </w:rPr>
        <w:t xml:space="preserve"> ‘earthworms’ or ‘old-guards</w:t>
      </w:r>
      <w:ins w:id="4699" w:author="Autor">
        <w:r w:rsidR="00BF3168">
          <w:rPr>
            <w:rFonts w:ascii="Brill" w:eastAsia="Brill" w:hAnsi="Brill" w:cs="Brill"/>
          </w:rPr>
          <w:t>.</w:t>
        </w:r>
      </w:ins>
      <w:r w:rsidRPr="00C66272">
        <w:rPr>
          <w:rFonts w:ascii="Brill" w:eastAsia="Brill" w:hAnsi="Brill" w:cs="Brill"/>
        </w:rPr>
        <w:t>’</w:t>
      </w:r>
      <w:del w:id="4700" w:author="Autor">
        <w:r w:rsidRPr="00C66272" w:rsidDel="00BF3168">
          <w:rPr>
            <w:rFonts w:ascii="Brill" w:eastAsia="Brill" w:hAnsi="Brill" w:cs="Brill"/>
          </w:rPr>
          <w:delText>.</w:delText>
        </w:r>
      </w:del>
      <w:r w:rsidRPr="00C66272">
        <w:rPr>
          <w:rFonts w:ascii="Brill" w:eastAsia="Brill" w:hAnsi="Brill" w:cs="Brill"/>
        </w:rPr>
        <w:t xml:space="preserve"> In many cases, old</w:t>
      </w:r>
      <w:r w:rsidR="004D1D60" w:rsidRPr="00C66272">
        <w:rPr>
          <w:rFonts w:ascii="Brill" w:eastAsia="Brill" w:hAnsi="Brill" w:cs="Brill"/>
        </w:rPr>
        <w:t>er</w:t>
      </w:r>
      <w:r w:rsidRPr="00C66272">
        <w:rPr>
          <w:rFonts w:ascii="Brill" w:eastAsia="Brill" w:hAnsi="Brill" w:cs="Brill"/>
        </w:rPr>
        <w:t xml:space="preserve"> prostitutes traded their bodies for a pack of cigarettes or alcohol. They were also associated with petty criminals. </w:t>
      </w:r>
    </w:p>
    <w:p w14:paraId="35077E22" w14:textId="77777777" w:rsidR="00CB3FC9" w:rsidRPr="00C66272" w:rsidRDefault="00CB3FC9">
      <w:pPr>
        <w:spacing w:line="360" w:lineRule="auto"/>
        <w:jc w:val="both"/>
        <w:rPr>
          <w:rFonts w:ascii="Brill" w:eastAsia="Times New Roman" w:hAnsi="Brill" w:cs="Times New Roman"/>
        </w:rPr>
      </w:pPr>
    </w:p>
    <w:p w14:paraId="35077E23"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Demographics</w:t>
      </w:r>
    </w:p>
    <w:p w14:paraId="35077E24" w14:textId="182AAFD9" w:rsidR="00CB3FC9" w:rsidRPr="00C66272" w:rsidRDefault="00C55FA1">
      <w:pPr>
        <w:spacing w:line="360" w:lineRule="auto"/>
        <w:jc w:val="both"/>
        <w:rPr>
          <w:rFonts w:ascii="Brill" w:eastAsia="Brill" w:hAnsi="Brill" w:cs="Brill"/>
        </w:rPr>
      </w:pPr>
      <w:r w:rsidRPr="00C66272">
        <w:rPr>
          <w:rFonts w:ascii="Brill" w:eastAsia="Brill" w:hAnsi="Brill" w:cs="Brill"/>
        </w:rPr>
        <w:tab/>
        <w:t>Immediately after the war, prostitutes generally came from the urban and rural poor; some</w:t>
      </w:r>
      <w:r w:rsidR="00A258AD" w:rsidRPr="00C66272">
        <w:rPr>
          <w:rFonts w:ascii="Brill" w:eastAsia="Brill" w:hAnsi="Brill" w:cs="Brill"/>
        </w:rPr>
        <w:t xml:space="preserve"> </w:t>
      </w:r>
      <w:r w:rsidRPr="00C66272">
        <w:rPr>
          <w:rFonts w:ascii="Brill" w:eastAsia="Brill" w:hAnsi="Brill" w:cs="Brill"/>
        </w:rPr>
        <w:t xml:space="preserve">were prostitutes before the war, some </w:t>
      </w:r>
      <w:r w:rsidR="00A258AD" w:rsidRPr="00C66272">
        <w:rPr>
          <w:rFonts w:ascii="Brill" w:eastAsia="Brill" w:hAnsi="Brill" w:cs="Brill"/>
        </w:rPr>
        <w:t xml:space="preserve">only </w:t>
      </w:r>
      <w:r w:rsidRPr="00C66272">
        <w:rPr>
          <w:rFonts w:ascii="Brill" w:eastAsia="Brill" w:hAnsi="Brill" w:cs="Brill"/>
        </w:rPr>
        <w:t>after, and some started selling sex during the occupation. In many cases, prostitution was passed from mother to daughter. The vast majority came from demoralized environments of alcoholi</w:t>
      </w:r>
      <w:r w:rsidR="000F36E8" w:rsidRPr="00C66272">
        <w:rPr>
          <w:rFonts w:ascii="Brill" w:eastAsia="Brill" w:hAnsi="Brill" w:cs="Brill"/>
        </w:rPr>
        <w:t>sm</w:t>
      </w:r>
      <w:r w:rsidRPr="00C66272">
        <w:rPr>
          <w:rFonts w:ascii="Brill" w:eastAsia="Brill" w:hAnsi="Brill" w:cs="Brill"/>
        </w:rPr>
        <w:t>, th</w:t>
      </w:r>
      <w:r w:rsidR="00F41E4B" w:rsidRPr="00C66272">
        <w:rPr>
          <w:rFonts w:ascii="Brill" w:eastAsia="Brill" w:hAnsi="Brill" w:cs="Brill"/>
        </w:rPr>
        <w:t>eft</w:t>
      </w:r>
      <w:r w:rsidR="001A1E0C">
        <w:rPr>
          <w:rFonts w:ascii="Brill" w:eastAsia="Brill" w:hAnsi="Brill" w:cs="Brill"/>
        </w:rPr>
        <w:t xml:space="preserve"> </w:t>
      </w:r>
      <w:r w:rsidRPr="00C66272">
        <w:rPr>
          <w:rFonts w:ascii="Brill" w:eastAsia="Brill" w:hAnsi="Brill" w:cs="Brill"/>
        </w:rPr>
        <w:t>and other crim</w:t>
      </w:r>
      <w:r w:rsidR="00F41E4B" w:rsidRPr="00C66272">
        <w:rPr>
          <w:rFonts w:ascii="Brill" w:eastAsia="Brill" w:hAnsi="Brill" w:cs="Brill"/>
        </w:rPr>
        <w:t>e</w:t>
      </w:r>
      <w:r w:rsidRPr="00C66272">
        <w:rPr>
          <w:rFonts w:ascii="Brill" w:eastAsia="Brill" w:hAnsi="Brill" w:cs="Brill"/>
        </w:rPr>
        <w:t>. Many grew up in single-parent families or were orphans or half-orphans. The vast majority of women had no permanent employment and some were working only occasionally. A significant minority had a permanent day job, working as housemaids, cleaners, waitresses, store assistants, and railway ticket collectors who, motivated by higher earnings, resorted to prostitution to g</w:t>
      </w:r>
      <w:r w:rsidR="00794B42" w:rsidRPr="00C66272">
        <w:rPr>
          <w:rFonts w:ascii="Brill" w:eastAsia="Brill" w:hAnsi="Brill" w:cs="Brill"/>
        </w:rPr>
        <w:t xml:space="preserve">ain </w:t>
      </w:r>
      <w:r w:rsidRPr="00C66272">
        <w:rPr>
          <w:rFonts w:ascii="Brill" w:eastAsia="Brill" w:hAnsi="Brill" w:cs="Brill"/>
        </w:rPr>
        <w:t>additional income. For most of them, the monthly remuneration for their regular jobs was within the range of 500-800 Polish zlotys (in 1950, an average monthly wage in Poland was 551 zlotys, while in 1959 it was 1,453 zlotys).</w:t>
      </w:r>
      <w:r w:rsidRPr="00C66272">
        <w:rPr>
          <w:rFonts w:ascii="Brill" w:eastAsia="Brill" w:hAnsi="Brill" w:cs="Brill"/>
          <w:vertAlign w:val="superscript"/>
        </w:rPr>
        <w:footnoteReference w:id="65"/>
      </w:r>
      <w:r w:rsidRPr="00C66272">
        <w:rPr>
          <w:rFonts w:ascii="Brill" w:eastAsia="Brill" w:hAnsi="Brill" w:cs="Brill"/>
        </w:rPr>
        <w:t xml:space="preserve"> Importantly, the average wages at the time were often below what we could define today as the poverty line, with the Polish GDP per capita oscillating around 20</w:t>
      </w:r>
      <w:r w:rsidR="0012217B" w:rsidRPr="00C66272">
        <w:rPr>
          <w:rFonts w:ascii="Brill" w:eastAsia="Brill" w:hAnsi="Brill" w:cs="Brill"/>
        </w:rPr>
        <w:t xml:space="preserve"> per cent</w:t>
      </w:r>
      <w:r w:rsidRPr="00C66272">
        <w:rPr>
          <w:rFonts w:ascii="Brill" w:eastAsia="Brill" w:hAnsi="Brill" w:cs="Brill"/>
        </w:rPr>
        <w:t xml:space="preserve"> of that in the US at th</w:t>
      </w:r>
      <w:r w:rsidR="0012217B" w:rsidRPr="00C66272">
        <w:rPr>
          <w:rFonts w:ascii="Brill" w:eastAsia="Brill" w:hAnsi="Brill" w:cs="Brill"/>
        </w:rPr>
        <w:t>at</w:t>
      </w:r>
      <w:r w:rsidRPr="00C66272">
        <w:rPr>
          <w:rFonts w:ascii="Brill" w:eastAsia="Brill" w:hAnsi="Brill" w:cs="Brill"/>
        </w:rPr>
        <w:t xml:space="preserve"> time.</w:t>
      </w:r>
    </w:p>
    <w:p w14:paraId="35077E25" w14:textId="33E4D0BC"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Almost </w:t>
      </w:r>
      <w:r w:rsidR="00BD5AED" w:rsidRPr="00C66272">
        <w:rPr>
          <w:rFonts w:ascii="Brill" w:eastAsia="Brill" w:hAnsi="Brill" w:cs="Brill"/>
        </w:rPr>
        <w:t>one third</w:t>
      </w:r>
      <w:r w:rsidRPr="00C66272">
        <w:rPr>
          <w:rFonts w:ascii="Brill" w:eastAsia="Brill" w:hAnsi="Brill" w:cs="Brill"/>
        </w:rPr>
        <w:t xml:space="preserve"> of </w:t>
      </w:r>
      <w:r w:rsidR="00BD5AED" w:rsidRPr="00C66272">
        <w:rPr>
          <w:rFonts w:ascii="Brill" w:eastAsia="Brill" w:hAnsi="Brill" w:cs="Brill"/>
        </w:rPr>
        <w:t>women who were prostitutes</w:t>
      </w:r>
      <w:r w:rsidRPr="00C66272">
        <w:rPr>
          <w:rFonts w:ascii="Brill" w:eastAsia="Brill" w:hAnsi="Brill" w:cs="Brill"/>
        </w:rPr>
        <w:t xml:space="preserve"> had children</w:t>
      </w:r>
      <w:ins w:id="4701" w:author="Autor">
        <w:r w:rsidR="00BF3168">
          <w:rPr>
            <w:rFonts w:ascii="Brill" w:eastAsia="Brill" w:hAnsi="Brill" w:cs="Brill"/>
          </w:rPr>
          <w:t>;</w:t>
        </w:r>
      </w:ins>
      <w:del w:id="4702" w:author="Autor">
        <w:r w:rsidRPr="00C66272" w:rsidDel="00BF3168">
          <w:rPr>
            <w:rFonts w:ascii="Brill" w:eastAsia="Brill" w:hAnsi="Brill" w:cs="Brill"/>
          </w:rPr>
          <w:delText>,</w:delText>
        </w:r>
      </w:del>
      <w:r w:rsidRPr="00C66272">
        <w:rPr>
          <w:rFonts w:ascii="Brill" w:eastAsia="Brill" w:hAnsi="Brill" w:cs="Brill"/>
        </w:rPr>
        <w:t xml:space="preserve"> 597 of them had one child, 257 – two, 86 – three and 34 – more than three children. Children of homeless prostitutes in many cases </w:t>
      </w:r>
      <w:r w:rsidR="00E60C12" w:rsidRPr="00C66272">
        <w:rPr>
          <w:rFonts w:ascii="Brill" w:eastAsia="Brill" w:hAnsi="Brill" w:cs="Brill"/>
        </w:rPr>
        <w:t>resid</w:t>
      </w:r>
      <w:r w:rsidRPr="00C66272">
        <w:rPr>
          <w:rFonts w:ascii="Brill" w:eastAsia="Brill" w:hAnsi="Brill" w:cs="Brill"/>
        </w:rPr>
        <w:t xml:space="preserve">ed in orphanages (400) or with relatives (377), while 543 </w:t>
      </w:r>
      <w:ins w:id="4703" w:author="Autor">
        <w:r w:rsidR="00BF3168">
          <w:rPr>
            <w:rFonts w:ascii="Brill" w:eastAsia="Brill" w:hAnsi="Brill" w:cs="Brill"/>
          </w:rPr>
          <w:t xml:space="preserve">lived </w:t>
        </w:r>
      </w:ins>
      <w:del w:id="4704" w:author="Autor">
        <w:r w:rsidRPr="00C66272" w:rsidDel="00BF3168">
          <w:rPr>
            <w:rFonts w:ascii="Brill" w:eastAsia="Brill" w:hAnsi="Brill" w:cs="Brill"/>
          </w:rPr>
          <w:delText xml:space="preserve">– </w:delText>
        </w:r>
      </w:del>
      <w:r w:rsidRPr="00C66272">
        <w:rPr>
          <w:rFonts w:ascii="Brill" w:eastAsia="Brill" w:hAnsi="Brill" w:cs="Brill"/>
        </w:rPr>
        <w:t>with their mothers.</w:t>
      </w:r>
      <w:r w:rsidRPr="00C66272">
        <w:rPr>
          <w:rFonts w:ascii="Brill" w:eastAsia="Brill" w:hAnsi="Brill" w:cs="Brill"/>
          <w:vertAlign w:val="superscript"/>
        </w:rPr>
        <w:footnoteReference w:id="66"/>
      </w:r>
      <w:r w:rsidRPr="00C66272">
        <w:rPr>
          <w:rFonts w:ascii="Brill" w:eastAsia="Brill" w:hAnsi="Brill" w:cs="Brill"/>
        </w:rPr>
        <w:t xml:space="preserve"> This was a serious problem, as the children in many cases were deprived of proper care and exposed to the influence of an extremely </w:t>
      </w:r>
      <w:r w:rsidR="002639EF" w:rsidRPr="00C66272">
        <w:rPr>
          <w:rFonts w:ascii="Brill" w:eastAsia="Brill" w:hAnsi="Brill" w:cs="Brill"/>
        </w:rPr>
        <w:t>destructive</w:t>
      </w:r>
      <w:r w:rsidRPr="00C66272">
        <w:rPr>
          <w:rFonts w:ascii="Brill" w:eastAsia="Brill" w:hAnsi="Brill" w:cs="Brill"/>
        </w:rPr>
        <w:t xml:space="preserve"> environment.</w:t>
      </w:r>
    </w:p>
    <w:p w14:paraId="35077E26"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ab/>
        <w:t>Tables 2, 3 and 4 show the socio-demographic characteristics of prostitutes in the years 1954, 1956, and 1959, respectively.</w:t>
      </w:r>
    </w:p>
    <w:p w14:paraId="35077E27" w14:textId="77777777" w:rsidR="00CB3FC9" w:rsidRPr="00C66272" w:rsidRDefault="00CB3FC9">
      <w:pPr>
        <w:spacing w:line="360" w:lineRule="auto"/>
        <w:jc w:val="both"/>
        <w:rPr>
          <w:rFonts w:ascii="Brill" w:eastAsia="Brill" w:hAnsi="Brill" w:cs="Brill"/>
        </w:rPr>
      </w:pPr>
    </w:p>
    <w:p w14:paraId="35077E28"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Table 2. Socio-demographic characteristics of prostitutes in 1954 </w:t>
      </w:r>
    </w:p>
    <w:tbl>
      <w:tblPr>
        <w:tblStyle w:val="a3"/>
        <w:tblW w:w="9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
        <w:gridCol w:w="518"/>
        <w:gridCol w:w="1821"/>
        <w:gridCol w:w="703"/>
        <w:gridCol w:w="2313"/>
        <w:gridCol w:w="610"/>
        <w:gridCol w:w="1985"/>
        <w:gridCol w:w="353"/>
      </w:tblGrid>
      <w:tr w:rsidR="00CB3FC9" w:rsidRPr="00C66272" w14:paraId="35077E31" w14:textId="77777777" w:rsidTr="00F62668">
        <w:tc>
          <w:tcPr>
            <w:tcW w:w="844" w:type="dxa"/>
            <w:tcMar>
              <w:top w:w="15" w:type="dxa"/>
              <w:left w:w="75" w:type="dxa"/>
              <w:bottom w:w="15" w:type="dxa"/>
              <w:right w:w="75" w:type="dxa"/>
            </w:tcMar>
          </w:tcPr>
          <w:p w14:paraId="35077E29"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Age</w:t>
            </w:r>
          </w:p>
        </w:tc>
        <w:tc>
          <w:tcPr>
            <w:tcW w:w="518" w:type="dxa"/>
            <w:tcMar>
              <w:top w:w="15" w:type="dxa"/>
              <w:left w:w="75" w:type="dxa"/>
              <w:bottom w:w="15" w:type="dxa"/>
              <w:right w:w="75" w:type="dxa"/>
            </w:tcMar>
          </w:tcPr>
          <w:p w14:paraId="35077E2A"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1821" w:type="dxa"/>
            <w:tcMar>
              <w:top w:w="15" w:type="dxa"/>
              <w:left w:w="75" w:type="dxa"/>
              <w:bottom w:w="15" w:type="dxa"/>
              <w:right w:w="75" w:type="dxa"/>
            </w:tcMar>
          </w:tcPr>
          <w:p w14:paraId="35077E2B" w14:textId="77777777" w:rsidR="00CB3FC9" w:rsidRPr="00C66272" w:rsidRDefault="00C55FA1">
            <w:pPr>
              <w:ind w:left="197" w:hanging="197"/>
              <w:rPr>
                <w:rFonts w:ascii="Brill" w:eastAsia="Brill" w:hAnsi="Brill" w:cs="Brill"/>
                <w:sz w:val="20"/>
                <w:szCs w:val="20"/>
              </w:rPr>
            </w:pPr>
            <w:r w:rsidRPr="00C66272">
              <w:rPr>
                <w:rFonts w:ascii="Brill" w:eastAsia="Brill" w:hAnsi="Brill" w:cs="Brill"/>
                <w:sz w:val="20"/>
                <w:szCs w:val="20"/>
              </w:rPr>
              <w:t>Occupation</w:t>
            </w:r>
          </w:p>
        </w:tc>
        <w:tc>
          <w:tcPr>
            <w:tcW w:w="703" w:type="dxa"/>
            <w:tcMar>
              <w:top w:w="15" w:type="dxa"/>
              <w:left w:w="75" w:type="dxa"/>
              <w:bottom w:w="15" w:type="dxa"/>
              <w:right w:w="75" w:type="dxa"/>
            </w:tcMar>
          </w:tcPr>
          <w:p w14:paraId="35077E2C"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2313" w:type="dxa"/>
            <w:tcMar>
              <w:top w:w="15" w:type="dxa"/>
              <w:left w:w="75" w:type="dxa"/>
              <w:bottom w:w="15" w:type="dxa"/>
              <w:right w:w="75" w:type="dxa"/>
            </w:tcMar>
          </w:tcPr>
          <w:p w14:paraId="35077E2D"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Education</w:t>
            </w:r>
          </w:p>
        </w:tc>
        <w:tc>
          <w:tcPr>
            <w:tcW w:w="610" w:type="dxa"/>
            <w:tcMar>
              <w:top w:w="15" w:type="dxa"/>
              <w:left w:w="75" w:type="dxa"/>
              <w:bottom w:w="15" w:type="dxa"/>
              <w:right w:w="75" w:type="dxa"/>
            </w:tcMar>
          </w:tcPr>
          <w:p w14:paraId="35077E2E"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1985" w:type="dxa"/>
            <w:tcMar>
              <w:top w:w="15" w:type="dxa"/>
              <w:left w:w="75" w:type="dxa"/>
              <w:bottom w:w="15" w:type="dxa"/>
              <w:right w:w="75" w:type="dxa"/>
            </w:tcMar>
          </w:tcPr>
          <w:p w14:paraId="35077E2F"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Beginning of prostitution</w:t>
            </w:r>
          </w:p>
        </w:tc>
        <w:tc>
          <w:tcPr>
            <w:tcW w:w="353" w:type="dxa"/>
            <w:tcMar>
              <w:top w:w="15" w:type="dxa"/>
              <w:left w:w="75" w:type="dxa"/>
              <w:bottom w:w="15" w:type="dxa"/>
              <w:right w:w="75" w:type="dxa"/>
            </w:tcMar>
          </w:tcPr>
          <w:p w14:paraId="35077E30"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r>
      <w:tr w:rsidR="00CB3FC9" w:rsidRPr="00C66272" w14:paraId="35077E3A" w14:textId="77777777" w:rsidTr="00F62668">
        <w:tc>
          <w:tcPr>
            <w:tcW w:w="844" w:type="dxa"/>
            <w:tcMar>
              <w:top w:w="15" w:type="dxa"/>
              <w:left w:w="75" w:type="dxa"/>
              <w:bottom w:w="15" w:type="dxa"/>
              <w:right w:w="75" w:type="dxa"/>
            </w:tcMar>
          </w:tcPr>
          <w:p w14:paraId="35077E32"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under 25</w:t>
            </w:r>
          </w:p>
        </w:tc>
        <w:tc>
          <w:tcPr>
            <w:tcW w:w="518" w:type="dxa"/>
            <w:tcMar>
              <w:top w:w="15" w:type="dxa"/>
              <w:left w:w="75" w:type="dxa"/>
              <w:bottom w:w="15" w:type="dxa"/>
              <w:right w:w="75" w:type="dxa"/>
            </w:tcMar>
          </w:tcPr>
          <w:p w14:paraId="35077E33"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28</w:t>
            </w:r>
          </w:p>
        </w:tc>
        <w:tc>
          <w:tcPr>
            <w:tcW w:w="1821" w:type="dxa"/>
            <w:tcMar>
              <w:top w:w="15" w:type="dxa"/>
              <w:left w:w="75" w:type="dxa"/>
              <w:bottom w:w="15" w:type="dxa"/>
              <w:right w:w="75" w:type="dxa"/>
            </w:tcMar>
          </w:tcPr>
          <w:p w14:paraId="35077E34"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no profession</w:t>
            </w:r>
          </w:p>
        </w:tc>
        <w:tc>
          <w:tcPr>
            <w:tcW w:w="703" w:type="dxa"/>
            <w:tcMar>
              <w:top w:w="15" w:type="dxa"/>
              <w:left w:w="75" w:type="dxa"/>
              <w:bottom w:w="15" w:type="dxa"/>
              <w:right w:w="75" w:type="dxa"/>
            </w:tcMar>
          </w:tcPr>
          <w:p w14:paraId="35077E35"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75</w:t>
            </w:r>
          </w:p>
        </w:tc>
        <w:tc>
          <w:tcPr>
            <w:tcW w:w="2313" w:type="dxa"/>
            <w:tcMar>
              <w:top w:w="15" w:type="dxa"/>
              <w:left w:w="75" w:type="dxa"/>
              <w:bottom w:w="15" w:type="dxa"/>
              <w:right w:w="75" w:type="dxa"/>
            </w:tcMar>
          </w:tcPr>
          <w:p w14:paraId="35077E36"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illiterate and semi-illiterate</w:t>
            </w:r>
          </w:p>
        </w:tc>
        <w:tc>
          <w:tcPr>
            <w:tcW w:w="610" w:type="dxa"/>
            <w:tcMar>
              <w:top w:w="15" w:type="dxa"/>
              <w:left w:w="75" w:type="dxa"/>
              <w:bottom w:w="15" w:type="dxa"/>
              <w:right w:w="75" w:type="dxa"/>
            </w:tcMar>
          </w:tcPr>
          <w:p w14:paraId="35077E37"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15</w:t>
            </w:r>
          </w:p>
        </w:tc>
        <w:tc>
          <w:tcPr>
            <w:tcW w:w="1985" w:type="dxa"/>
            <w:tcMar>
              <w:top w:w="15" w:type="dxa"/>
              <w:left w:w="75" w:type="dxa"/>
              <w:bottom w:w="15" w:type="dxa"/>
              <w:right w:w="75" w:type="dxa"/>
            </w:tcMar>
          </w:tcPr>
          <w:p w14:paraId="35077E38"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between WWI and WW2</w:t>
            </w:r>
          </w:p>
        </w:tc>
        <w:tc>
          <w:tcPr>
            <w:tcW w:w="353" w:type="dxa"/>
            <w:tcMar>
              <w:top w:w="15" w:type="dxa"/>
              <w:left w:w="75" w:type="dxa"/>
              <w:bottom w:w="15" w:type="dxa"/>
              <w:right w:w="75" w:type="dxa"/>
            </w:tcMar>
          </w:tcPr>
          <w:p w14:paraId="35077E39"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14</w:t>
            </w:r>
          </w:p>
        </w:tc>
      </w:tr>
      <w:tr w:rsidR="00CB3FC9" w:rsidRPr="00C66272" w14:paraId="35077E43" w14:textId="77777777" w:rsidTr="00F62668">
        <w:tc>
          <w:tcPr>
            <w:tcW w:w="844" w:type="dxa"/>
            <w:tcMar>
              <w:top w:w="15" w:type="dxa"/>
              <w:left w:w="75" w:type="dxa"/>
              <w:bottom w:w="15" w:type="dxa"/>
              <w:right w:w="75" w:type="dxa"/>
            </w:tcMar>
          </w:tcPr>
          <w:p w14:paraId="35077E3B"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lastRenderedPageBreak/>
              <w:t>under 35</w:t>
            </w:r>
          </w:p>
        </w:tc>
        <w:tc>
          <w:tcPr>
            <w:tcW w:w="518" w:type="dxa"/>
            <w:tcMar>
              <w:top w:w="15" w:type="dxa"/>
              <w:left w:w="75" w:type="dxa"/>
              <w:bottom w:w="15" w:type="dxa"/>
              <w:right w:w="75" w:type="dxa"/>
            </w:tcMar>
          </w:tcPr>
          <w:p w14:paraId="35077E3C"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37</w:t>
            </w:r>
          </w:p>
        </w:tc>
        <w:tc>
          <w:tcPr>
            <w:tcW w:w="1821" w:type="dxa"/>
            <w:tcMar>
              <w:top w:w="15" w:type="dxa"/>
              <w:left w:w="75" w:type="dxa"/>
              <w:bottom w:w="15" w:type="dxa"/>
              <w:right w:w="75" w:type="dxa"/>
            </w:tcMar>
          </w:tcPr>
          <w:p w14:paraId="35077E3D"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with a profession</w:t>
            </w:r>
          </w:p>
        </w:tc>
        <w:tc>
          <w:tcPr>
            <w:tcW w:w="703" w:type="dxa"/>
            <w:tcMar>
              <w:top w:w="15" w:type="dxa"/>
              <w:left w:w="75" w:type="dxa"/>
              <w:bottom w:w="15" w:type="dxa"/>
              <w:right w:w="75" w:type="dxa"/>
            </w:tcMar>
          </w:tcPr>
          <w:p w14:paraId="35077E3E"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23</w:t>
            </w:r>
          </w:p>
        </w:tc>
        <w:tc>
          <w:tcPr>
            <w:tcW w:w="2313" w:type="dxa"/>
            <w:tcMar>
              <w:top w:w="15" w:type="dxa"/>
              <w:left w:w="75" w:type="dxa"/>
              <w:bottom w:w="15" w:type="dxa"/>
              <w:right w:w="75" w:type="dxa"/>
            </w:tcMar>
          </w:tcPr>
          <w:p w14:paraId="35077E3F"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4-7 grades of elementary school</w:t>
            </w:r>
          </w:p>
        </w:tc>
        <w:tc>
          <w:tcPr>
            <w:tcW w:w="610" w:type="dxa"/>
            <w:tcMar>
              <w:top w:w="15" w:type="dxa"/>
              <w:left w:w="75" w:type="dxa"/>
              <w:bottom w:w="15" w:type="dxa"/>
              <w:right w:w="75" w:type="dxa"/>
            </w:tcMar>
          </w:tcPr>
          <w:p w14:paraId="35077E40"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73</w:t>
            </w:r>
          </w:p>
        </w:tc>
        <w:tc>
          <w:tcPr>
            <w:tcW w:w="1985" w:type="dxa"/>
            <w:tcMar>
              <w:top w:w="15" w:type="dxa"/>
              <w:left w:w="75" w:type="dxa"/>
              <w:bottom w:w="15" w:type="dxa"/>
              <w:right w:w="75" w:type="dxa"/>
            </w:tcMar>
          </w:tcPr>
          <w:p w14:paraId="35077E41"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during the occupation</w:t>
            </w:r>
          </w:p>
        </w:tc>
        <w:tc>
          <w:tcPr>
            <w:tcW w:w="353" w:type="dxa"/>
            <w:tcMar>
              <w:top w:w="15" w:type="dxa"/>
              <w:left w:w="75" w:type="dxa"/>
              <w:bottom w:w="15" w:type="dxa"/>
              <w:right w:w="75" w:type="dxa"/>
            </w:tcMar>
          </w:tcPr>
          <w:p w14:paraId="35077E42"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12</w:t>
            </w:r>
          </w:p>
        </w:tc>
      </w:tr>
      <w:tr w:rsidR="00CB3FC9" w:rsidRPr="00C66272" w14:paraId="35077E4C" w14:textId="77777777" w:rsidTr="00F62668">
        <w:tc>
          <w:tcPr>
            <w:tcW w:w="844" w:type="dxa"/>
            <w:tcMar>
              <w:top w:w="15" w:type="dxa"/>
              <w:left w:w="75" w:type="dxa"/>
              <w:bottom w:w="15" w:type="dxa"/>
              <w:right w:w="75" w:type="dxa"/>
            </w:tcMar>
          </w:tcPr>
          <w:p w14:paraId="35077E44"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over 35</w:t>
            </w:r>
          </w:p>
        </w:tc>
        <w:tc>
          <w:tcPr>
            <w:tcW w:w="518" w:type="dxa"/>
            <w:tcMar>
              <w:top w:w="15" w:type="dxa"/>
              <w:left w:w="75" w:type="dxa"/>
              <w:bottom w:w="15" w:type="dxa"/>
              <w:right w:w="75" w:type="dxa"/>
            </w:tcMar>
          </w:tcPr>
          <w:p w14:paraId="35077E45"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35</w:t>
            </w:r>
          </w:p>
        </w:tc>
        <w:tc>
          <w:tcPr>
            <w:tcW w:w="1821" w:type="dxa"/>
            <w:tcMar>
              <w:top w:w="15" w:type="dxa"/>
              <w:left w:w="75" w:type="dxa"/>
              <w:bottom w:w="15" w:type="dxa"/>
              <w:right w:w="75" w:type="dxa"/>
            </w:tcMar>
          </w:tcPr>
          <w:p w14:paraId="35077E46"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white-collar workers</w:t>
            </w:r>
          </w:p>
        </w:tc>
        <w:tc>
          <w:tcPr>
            <w:tcW w:w="703" w:type="dxa"/>
            <w:tcMar>
              <w:top w:w="15" w:type="dxa"/>
              <w:left w:w="75" w:type="dxa"/>
              <w:bottom w:w="15" w:type="dxa"/>
              <w:right w:w="75" w:type="dxa"/>
            </w:tcMar>
          </w:tcPr>
          <w:p w14:paraId="35077E47"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2</w:t>
            </w:r>
          </w:p>
        </w:tc>
        <w:tc>
          <w:tcPr>
            <w:tcW w:w="2313" w:type="dxa"/>
            <w:tcMar>
              <w:top w:w="15" w:type="dxa"/>
              <w:left w:w="75" w:type="dxa"/>
              <w:bottom w:w="15" w:type="dxa"/>
              <w:right w:w="75" w:type="dxa"/>
            </w:tcMar>
          </w:tcPr>
          <w:p w14:paraId="35077E48"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8-11 grades of elementary school</w:t>
            </w:r>
          </w:p>
        </w:tc>
        <w:tc>
          <w:tcPr>
            <w:tcW w:w="610" w:type="dxa"/>
            <w:tcMar>
              <w:top w:w="15" w:type="dxa"/>
              <w:left w:w="75" w:type="dxa"/>
              <w:bottom w:w="15" w:type="dxa"/>
              <w:right w:w="75" w:type="dxa"/>
            </w:tcMar>
          </w:tcPr>
          <w:p w14:paraId="35077E49"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12</w:t>
            </w:r>
          </w:p>
        </w:tc>
        <w:tc>
          <w:tcPr>
            <w:tcW w:w="1985" w:type="dxa"/>
            <w:tcMar>
              <w:top w:w="15" w:type="dxa"/>
              <w:left w:w="75" w:type="dxa"/>
              <w:bottom w:w="15" w:type="dxa"/>
              <w:right w:w="75" w:type="dxa"/>
            </w:tcMar>
          </w:tcPr>
          <w:p w14:paraId="35077E4A"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after the WWII</w:t>
            </w:r>
          </w:p>
        </w:tc>
        <w:tc>
          <w:tcPr>
            <w:tcW w:w="353" w:type="dxa"/>
            <w:tcMar>
              <w:top w:w="15" w:type="dxa"/>
              <w:left w:w="75" w:type="dxa"/>
              <w:bottom w:w="15" w:type="dxa"/>
              <w:right w:w="75" w:type="dxa"/>
            </w:tcMar>
          </w:tcPr>
          <w:p w14:paraId="35077E4B"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74</w:t>
            </w:r>
          </w:p>
        </w:tc>
      </w:tr>
    </w:tbl>
    <w:p w14:paraId="35077E4D" w14:textId="77777777" w:rsidR="00CB3FC9" w:rsidRPr="00C66272" w:rsidRDefault="00CB3FC9">
      <w:pPr>
        <w:jc w:val="both"/>
        <w:rPr>
          <w:rFonts w:ascii="Brill" w:eastAsia="Times New Roman" w:hAnsi="Brill" w:cs="Times New Roman"/>
          <w:sz w:val="20"/>
          <w:szCs w:val="20"/>
        </w:rPr>
      </w:pPr>
    </w:p>
    <w:p w14:paraId="35077E4E"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 xml:space="preserve">Source: IPN, KGMO, Prostitution in the country. Note for the Central Committee of the Polish United Workers' Party. [26 February 1957], ref. 1550/3079, k. 5, k. 12. </w:t>
      </w:r>
    </w:p>
    <w:p w14:paraId="35077E4F" w14:textId="77777777" w:rsidR="00CB3FC9" w:rsidRPr="00C66272" w:rsidRDefault="00CB3FC9">
      <w:pPr>
        <w:jc w:val="both"/>
        <w:rPr>
          <w:rFonts w:ascii="Brill" w:eastAsia="Brill" w:hAnsi="Brill" w:cs="Brill"/>
          <w:sz w:val="20"/>
          <w:szCs w:val="20"/>
        </w:rPr>
      </w:pPr>
    </w:p>
    <w:p w14:paraId="35077E50" w14:textId="77777777" w:rsidR="00CB3FC9" w:rsidRPr="00C66272" w:rsidRDefault="00C55FA1">
      <w:pPr>
        <w:jc w:val="both"/>
        <w:rPr>
          <w:rFonts w:ascii="Brill" w:eastAsia="Brill" w:hAnsi="Brill" w:cs="Brill"/>
        </w:rPr>
      </w:pPr>
      <w:r w:rsidRPr="00C66272">
        <w:rPr>
          <w:rFonts w:ascii="Brill" w:eastAsia="Brill" w:hAnsi="Brill" w:cs="Brill"/>
        </w:rPr>
        <w:t>Table 3. Socio-demographic characteristics of prostitutes in 1956</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
        <w:gridCol w:w="353"/>
        <w:gridCol w:w="1191"/>
        <w:gridCol w:w="353"/>
        <w:gridCol w:w="2284"/>
        <w:gridCol w:w="353"/>
        <w:gridCol w:w="1276"/>
        <w:gridCol w:w="353"/>
        <w:gridCol w:w="1704"/>
        <w:gridCol w:w="353"/>
      </w:tblGrid>
      <w:tr w:rsidR="00CB3FC9" w:rsidRPr="00C66272" w14:paraId="35077E5B" w14:textId="77777777" w:rsidTr="00F62668">
        <w:tc>
          <w:tcPr>
            <w:tcW w:w="796" w:type="dxa"/>
            <w:tcMar>
              <w:top w:w="15" w:type="dxa"/>
              <w:left w:w="75" w:type="dxa"/>
              <w:bottom w:w="15" w:type="dxa"/>
              <w:right w:w="75" w:type="dxa"/>
            </w:tcMar>
          </w:tcPr>
          <w:p w14:paraId="35077E51"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Age</w:t>
            </w:r>
          </w:p>
        </w:tc>
        <w:tc>
          <w:tcPr>
            <w:tcW w:w="353" w:type="dxa"/>
            <w:tcMar>
              <w:top w:w="15" w:type="dxa"/>
              <w:left w:w="75" w:type="dxa"/>
              <w:bottom w:w="15" w:type="dxa"/>
              <w:right w:w="75" w:type="dxa"/>
            </w:tcMar>
          </w:tcPr>
          <w:p w14:paraId="35077E52"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w:t>
            </w:r>
          </w:p>
        </w:tc>
        <w:tc>
          <w:tcPr>
            <w:tcW w:w="1191" w:type="dxa"/>
            <w:tcMar>
              <w:top w:w="15" w:type="dxa"/>
              <w:left w:w="75" w:type="dxa"/>
              <w:bottom w:w="15" w:type="dxa"/>
              <w:right w:w="75" w:type="dxa"/>
            </w:tcMar>
          </w:tcPr>
          <w:p w14:paraId="35077E53"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Social origin</w:t>
            </w:r>
          </w:p>
        </w:tc>
        <w:tc>
          <w:tcPr>
            <w:tcW w:w="353" w:type="dxa"/>
            <w:tcMar>
              <w:top w:w="15" w:type="dxa"/>
              <w:left w:w="75" w:type="dxa"/>
              <w:bottom w:w="15" w:type="dxa"/>
              <w:right w:w="75" w:type="dxa"/>
            </w:tcMar>
          </w:tcPr>
          <w:p w14:paraId="35077E54"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2284" w:type="dxa"/>
            <w:tcMar>
              <w:top w:w="15" w:type="dxa"/>
              <w:left w:w="75" w:type="dxa"/>
              <w:bottom w:w="15" w:type="dxa"/>
              <w:right w:w="75" w:type="dxa"/>
            </w:tcMar>
          </w:tcPr>
          <w:p w14:paraId="35077E55"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Education</w:t>
            </w:r>
          </w:p>
        </w:tc>
        <w:tc>
          <w:tcPr>
            <w:tcW w:w="353" w:type="dxa"/>
            <w:tcMar>
              <w:top w:w="15" w:type="dxa"/>
              <w:left w:w="75" w:type="dxa"/>
              <w:bottom w:w="15" w:type="dxa"/>
              <w:right w:w="75" w:type="dxa"/>
            </w:tcMar>
          </w:tcPr>
          <w:p w14:paraId="35077E56"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1276" w:type="dxa"/>
            <w:tcMar>
              <w:top w:w="15" w:type="dxa"/>
              <w:left w:w="75" w:type="dxa"/>
              <w:bottom w:w="15" w:type="dxa"/>
              <w:right w:w="75" w:type="dxa"/>
            </w:tcMar>
          </w:tcPr>
          <w:p w14:paraId="35077E57"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Marital status</w:t>
            </w:r>
          </w:p>
        </w:tc>
        <w:tc>
          <w:tcPr>
            <w:tcW w:w="353" w:type="dxa"/>
            <w:tcMar>
              <w:top w:w="15" w:type="dxa"/>
              <w:left w:w="75" w:type="dxa"/>
              <w:bottom w:w="15" w:type="dxa"/>
              <w:right w:w="75" w:type="dxa"/>
            </w:tcMar>
          </w:tcPr>
          <w:p w14:paraId="35077E58"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1704" w:type="dxa"/>
            <w:tcMar>
              <w:top w:w="15" w:type="dxa"/>
              <w:left w:w="75" w:type="dxa"/>
              <w:bottom w:w="15" w:type="dxa"/>
              <w:right w:w="75" w:type="dxa"/>
            </w:tcMar>
          </w:tcPr>
          <w:p w14:paraId="35077E59" w14:textId="77777777" w:rsidR="00CB3FC9" w:rsidRPr="00C66272" w:rsidRDefault="00C55FA1">
            <w:pPr>
              <w:rPr>
                <w:rFonts w:ascii="Brill" w:eastAsia="Brill" w:hAnsi="Brill" w:cs="Brill"/>
                <w:sz w:val="20"/>
                <w:szCs w:val="20"/>
              </w:rPr>
            </w:pPr>
            <w:r w:rsidRPr="00C66272">
              <w:rPr>
                <w:rFonts w:ascii="Brill" w:eastAsia="Brill" w:hAnsi="Brill" w:cs="Brill"/>
                <w:sz w:val="20"/>
                <w:szCs w:val="20"/>
              </w:rPr>
              <w:t>Duration of prostitution</w:t>
            </w:r>
          </w:p>
        </w:tc>
        <w:tc>
          <w:tcPr>
            <w:tcW w:w="353" w:type="dxa"/>
            <w:tcMar>
              <w:top w:w="15" w:type="dxa"/>
              <w:left w:w="75" w:type="dxa"/>
              <w:bottom w:w="15" w:type="dxa"/>
              <w:right w:w="75" w:type="dxa"/>
            </w:tcMar>
          </w:tcPr>
          <w:p w14:paraId="35077E5A"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r>
      <w:tr w:rsidR="00CB3FC9" w:rsidRPr="00C66272" w14:paraId="35077E66" w14:textId="77777777" w:rsidTr="00F62668">
        <w:tc>
          <w:tcPr>
            <w:tcW w:w="796" w:type="dxa"/>
            <w:tcMar>
              <w:top w:w="15" w:type="dxa"/>
              <w:left w:w="75" w:type="dxa"/>
              <w:bottom w:w="15" w:type="dxa"/>
              <w:right w:w="75" w:type="dxa"/>
            </w:tcMar>
          </w:tcPr>
          <w:p w14:paraId="35077E5C"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under 18</w:t>
            </w:r>
          </w:p>
        </w:tc>
        <w:tc>
          <w:tcPr>
            <w:tcW w:w="353" w:type="dxa"/>
            <w:tcMar>
              <w:top w:w="15" w:type="dxa"/>
              <w:left w:w="75" w:type="dxa"/>
              <w:bottom w:w="15" w:type="dxa"/>
              <w:right w:w="75" w:type="dxa"/>
            </w:tcMar>
          </w:tcPr>
          <w:p w14:paraId="35077E5D"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8</w:t>
            </w:r>
          </w:p>
        </w:tc>
        <w:tc>
          <w:tcPr>
            <w:tcW w:w="1191" w:type="dxa"/>
            <w:tcMar>
              <w:top w:w="15" w:type="dxa"/>
              <w:left w:w="75" w:type="dxa"/>
              <w:bottom w:w="15" w:type="dxa"/>
              <w:right w:w="75" w:type="dxa"/>
            </w:tcMar>
          </w:tcPr>
          <w:p w14:paraId="35077E5E"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workers</w:t>
            </w:r>
          </w:p>
        </w:tc>
        <w:tc>
          <w:tcPr>
            <w:tcW w:w="353" w:type="dxa"/>
            <w:tcMar>
              <w:top w:w="15" w:type="dxa"/>
              <w:left w:w="75" w:type="dxa"/>
              <w:bottom w:w="15" w:type="dxa"/>
              <w:right w:w="75" w:type="dxa"/>
            </w:tcMar>
          </w:tcPr>
          <w:p w14:paraId="35077E5F"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77</w:t>
            </w:r>
          </w:p>
        </w:tc>
        <w:tc>
          <w:tcPr>
            <w:tcW w:w="2284" w:type="dxa"/>
            <w:tcMar>
              <w:top w:w="15" w:type="dxa"/>
              <w:left w:w="75" w:type="dxa"/>
              <w:bottom w:w="15" w:type="dxa"/>
              <w:right w:w="75" w:type="dxa"/>
            </w:tcMar>
          </w:tcPr>
          <w:p w14:paraId="35077E60" w14:textId="6A03D7ED" w:rsidR="00CB3FC9" w:rsidRPr="00C66272" w:rsidRDefault="00B27EAA">
            <w:pPr>
              <w:jc w:val="both"/>
              <w:rPr>
                <w:rFonts w:ascii="Brill" w:eastAsia="Brill" w:hAnsi="Brill" w:cs="Brill"/>
                <w:sz w:val="20"/>
                <w:szCs w:val="20"/>
              </w:rPr>
            </w:pPr>
            <w:r w:rsidRPr="00C66272">
              <w:rPr>
                <w:rFonts w:ascii="Brill" w:eastAsia="Brill" w:hAnsi="Brill" w:cs="Brill"/>
                <w:sz w:val="20"/>
                <w:szCs w:val="20"/>
              </w:rPr>
              <w:t>I</w:t>
            </w:r>
            <w:r w:rsidR="00C55FA1" w:rsidRPr="00C66272">
              <w:rPr>
                <w:rFonts w:ascii="Brill" w:eastAsia="Brill" w:hAnsi="Brill" w:cs="Brill"/>
                <w:sz w:val="20"/>
                <w:szCs w:val="20"/>
              </w:rPr>
              <w:t>lliterate</w:t>
            </w:r>
          </w:p>
        </w:tc>
        <w:tc>
          <w:tcPr>
            <w:tcW w:w="353" w:type="dxa"/>
            <w:tcMar>
              <w:top w:w="15" w:type="dxa"/>
              <w:left w:w="75" w:type="dxa"/>
              <w:bottom w:w="15" w:type="dxa"/>
              <w:right w:w="75" w:type="dxa"/>
            </w:tcMar>
          </w:tcPr>
          <w:p w14:paraId="35077E61"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5</w:t>
            </w:r>
          </w:p>
        </w:tc>
        <w:tc>
          <w:tcPr>
            <w:tcW w:w="1276" w:type="dxa"/>
            <w:tcMar>
              <w:top w:w="15" w:type="dxa"/>
              <w:left w:w="75" w:type="dxa"/>
              <w:bottom w:w="15" w:type="dxa"/>
              <w:right w:w="75" w:type="dxa"/>
            </w:tcMar>
          </w:tcPr>
          <w:p w14:paraId="35077E62"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unmarried</w:t>
            </w:r>
          </w:p>
        </w:tc>
        <w:tc>
          <w:tcPr>
            <w:tcW w:w="353" w:type="dxa"/>
            <w:tcMar>
              <w:top w:w="15" w:type="dxa"/>
              <w:left w:w="75" w:type="dxa"/>
              <w:bottom w:w="15" w:type="dxa"/>
              <w:right w:w="75" w:type="dxa"/>
            </w:tcMar>
          </w:tcPr>
          <w:p w14:paraId="35077E63"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64</w:t>
            </w:r>
          </w:p>
        </w:tc>
        <w:tc>
          <w:tcPr>
            <w:tcW w:w="1704" w:type="dxa"/>
            <w:tcMar>
              <w:top w:w="15" w:type="dxa"/>
              <w:left w:w="75" w:type="dxa"/>
              <w:bottom w:w="15" w:type="dxa"/>
              <w:right w:w="75" w:type="dxa"/>
            </w:tcMar>
          </w:tcPr>
          <w:p w14:paraId="35077E64"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up to 1 year</w:t>
            </w:r>
          </w:p>
        </w:tc>
        <w:tc>
          <w:tcPr>
            <w:tcW w:w="353" w:type="dxa"/>
            <w:tcMar>
              <w:top w:w="15" w:type="dxa"/>
              <w:left w:w="75" w:type="dxa"/>
              <w:bottom w:w="15" w:type="dxa"/>
              <w:right w:w="75" w:type="dxa"/>
            </w:tcMar>
          </w:tcPr>
          <w:p w14:paraId="35077E65"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19</w:t>
            </w:r>
          </w:p>
        </w:tc>
      </w:tr>
      <w:tr w:rsidR="00CB3FC9" w:rsidRPr="00C66272" w14:paraId="35077E71" w14:textId="77777777" w:rsidTr="00F62668">
        <w:tc>
          <w:tcPr>
            <w:tcW w:w="796" w:type="dxa"/>
            <w:tcMar>
              <w:top w:w="15" w:type="dxa"/>
              <w:left w:w="75" w:type="dxa"/>
              <w:bottom w:w="15" w:type="dxa"/>
              <w:right w:w="75" w:type="dxa"/>
            </w:tcMar>
          </w:tcPr>
          <w:p w14:paraId="35077E67"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18 - 25</w:t>
            </w:r>
          </w:p>
        </w:tc>
        <w:tc>
          <w:tcPr>
            <w:tcW w:w="353" w:type="dxa"/>
            <w:tcMar>
              <w:top w:w="15" w:type="dxa"/>
              <w:left w:w="75" w:type="dxa"/>
              <w:bottom w:w="15" w:type="dxa"/>
              <w:right w:w="75" w:type="dxa"/>
            </w:tcMar>
          </w:tcPr>
          <w:p w14:paraId="35077E68"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36</w:t>
            </w:r>
          </w:p>
        </w:tc>
        <w:tc>
          <w:tcPr>
            <w:tcW w:w="1191" w:type="dxa"/>
            <w:tcMar>
              <w:top w:w="15" w:type="dxa"/>
              <w:left w:w="75" w:type="dxa"/>
              <w:bottom w:w="15" w:type="dxa"/>
              <w:right w:w="75" w:type="dxa"/>
            </w:tcMar>
          </w:tcPr>
          <w:p w14:paraId="35077E69"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peasants</w:t>
            </w:r>
          </w:p>
        </w:tc>
        <w:tc>
          <w:tcPr>
            <w:tcW w:w="353" w:type="dxa"/>
            <w:tcMar>
              <w:top w:w="15" w:type="dxa"/>
              <w:left w:w="75" w:type="dxa"/>
              <w:bottom w:w="15" w:type="dxa"/>
              <w:right w:w="75" w:type="dxa"/>
            </w:tcMar>
          </w:tcPr>
          <w:p w14:paraId="35077E6A"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18</w:t>
            </w:r>
          </w:p>
        </w:tc>
        <w:tc>
          <w:tcPr>
            <w:tcW w:w="2284" w:type="dxa"/>
            <w:tcMar>
              <w:top w:w="15" w:type="dxa"/>
              <w:left w:w="75" w:type="dxa"/>
              <w:bottom w:w="15" w:type="dxa"/>
              <w:right w:w="75" w:type="dxa"/>
            </w:tcMar>
          </w:tcPr>
          <w:p w14:paraId="35077E6B"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several grades of elementary school</w:t>
            </w:r>
          </w:p>
        </w:tc>
        <w:tc>
          <w:tcPr>
            <w:tcW w:w="353" w:type="dxa"/>
            <w:tcMar>
              <w:top w:w="15" w:type="dxa"/>
              <w:left w:w="75" w:type="dxa"/>
              <w:bottom w:w="15" w:type="dxa"/>
              <w:right w:w="75" w:type="dxa"/>
            </w:tcMar>
          </w:tcPr>
          <w:p w14:paraId="35077E6C"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40</w:t>
            </w:r>
          </w:p>
        </w:tc>
        <w:tc>
          <w:tcPr>
            <w:tcW w:w="1276" w:type="dxa"/>
            <w:tcMar>
              <w:top w:w="15" w:type="dxa"/>
              <w:left w:w="75" w:type="dxa"/>
              <w:bottom w:w="15" w:type="dxa"/>
              <w:right w:w="75" w:type="dxa"/>
            </w:tcMar>
          </w:tcPr>
          <w:p w14:paraId="35077E6D"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married women</w:t>
            </w:r>
          </w:p>
        </w:tc>
        <w:tc>
          <w:tcPr>
            <w:tcW w:w="353" w:type="dxa"/>
            <w:tcMar>
              <w:top w:w="15" w:type="dxa"/>
              <w:left w:w="75" w:type="dxa"/>
              <w:bottom w:w="15" w:type="dxa"/>
              <w:right w:w="75" w:type="dxa"/>
            </w:tcMar>
          </w:tcPr>
          <w:p w14:paraId="35077E6E"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11</w:t>
            </w:r>
          </w:p>
        </w:tc>
        <w:tc>
          <w:tcPr>
            <w:tcW w:w="1704" w:type="dxa"/>
            <w:tcMar>
              <w:top w:w="15" w:type="dxa"/>
              <w:left w:w="75" w:type="dxa"/>
              <w:bottom w:w="15" w:type="dxa"/>
              <w:right w:w="75" w:type="dxa"/>
            </w:tcMar>
          </w:tcPr>
          <w:p w14:paraId="35077E6F"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2-5 years</w:t>
            </w:r>
          </w:p>
        </w:tc>
        <w:tc>
          <w:tcPr>
            <w:tcW w:w="353" w:type="dxa"/>
            <w:tcMar>
              <w:top w:w="15" w:type="dxa"/>
              <w:left w:w="75" w:type="dxa"/>
              <w:bottom w:w="15" w:type="dxa"/>
              <w:right w:w="75" w:type="dxa"/>
            </w:tcMar>
          </w:tcPr>
          <w:p w14:paraId="35077E70"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47</w:t>
            </w:r>
          </w:p>
        </w:tc>
      </w:tr>
      <w:tr w:rsidR="00CB3FC9" w:rsidRPr="00C66272" w14:paraId="35077E7C" w14:textId="77777777" w:rsidTr="00F62668">
        <w:tc>
          <w:tcPr>
            <w:tcW w:w="796" w:type="dxa"/>
            <w:tcMar>
              <w:top w:w="15" w:type="dxa"/>
              <w:left w:w="75" w:type="dxa"/>
              <w:bottom w:w="15" w:type="dxa"/>
              <w:right w:w="75" w:type="dxa"/>
            </w:tcMar>
          </w:tcPr>
          <w:p w14:paraId="35077E72"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25 - 40</w:t>
            </w:r>
          </w:p>
        </w:tc>
        <w:tc>
          <w:tcPr>
            <w:tcW w:w="353" w:type="dxa"/>
            <w:tcMar>
              <w:top w:w="15" w:type="dxa"/>
              <w:left w:w="75" w:type="dxa"/>
              <w:bottom w:w="15" w:type="dxa"/>
              <w:right w:w="75" w:type="dxa"/>
            </w:tcMar>
          </w:tcPr>
          <w:p w14:paraId="35077E73"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48</w:t>
            </w:r>
          </w:p>
        </w:tc>
        <w:tc>
          <w:tcPr>
            <w:tcW w:w="1191" w:type="dxa"/>
            <w:tcMar>
              <w:top w:w="15" w:type="dxa"/>
              <w:left w:w="75" w:type="dxa"/>
              <w:bottom w:w="15" w:type="dxa"/>
              <w:right w:w="75" w:type="dxa"/>
            </w:tcMar>
          </w:tcPr>
          <w:p w14:paraId="35077E74"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intelligentsia</w:t>
            </w:r>
          </w:p>
        </w:tc>
        <w:tc>
          <w:tcPr>
            <w:tcW w:w="353" w:type="dxa"/>
            <w:tcMar>
              <w:top w:w="15" w:type="dxa"/>
              <w:left w:w="75" w:type="dxa"/>
              <w:bottom w:w="15" w:type="dxa"/>
              <w:right w:w="75" w:type="dxa"/>
            </w:tcMar>
          </w:tcPr>
          <w:p w14:paraId="35077E75"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5</w:t>
            </w:r>
          </w:p>
        </w:tc>
        <w:tc>
          <w:tcPr>
            <w:tcW w:w="2284" w:type="dxa"/>
            <w:tcMar>
              <w:top w:w="15" w:type="dxa"/>
              <w:left w:w="75" w:type="dxa"/>
              <w:bottom w:w="15" w:type="dxa"/>
              <w:right w:w="75" w:type="dxa"/>
            </w:tcMar>
          </w:tcPr>
          <w:p w14:paraId="35077E76"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elementary school graduate</w:t>
            </w:r>
          </w:p>
        </w:tc>
        <w:tc>
          <w:tcPr>
            <w:tcW w:w="353" w:type="dxa"/>
            <w:tcMar>
              <w:top w:w="15" w:type="dxa"/>
              <w:left w:w="75" w:type="dxa"/>
              <w:bottom w:w="15" w:type="dxa"/>
              <w:right w:w="75" w:type="dxa"/>
            </w:tcMar>
          </w:tcPr>
          <w:p w14:paraId="35077E77"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46</w:t>
            </w:r>
          </w:p>
        </w:tc>
        <w:tc>
          <w:tcPr>
            <w:tcW w:w="1276" w:type="dxa"/>
            <w:tcMar>
              <w:top w:w="15" w:type="dxa"/>
              <w:left w:w="75" w:type="dxa"/>
              <w:bottom w:w="15" w:type="dxa"/>
              <w:right w:w="75" w:type="dxa"/>
            </w:tcMar>
          </w:tcPr>
          <w:p w14:paraId="35077E78"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divorcees</w:t>
            </w:r>
          </w:p>
        </w:tc>
        <w:tc>
          <w:tcPr>
            <w:tcW w:w="353" w:type="dxa"/>
            <w:tcMar>
              <w:top w:w="15" w:type="dxa"/>
              <w:left w:w="75" w:type="dxa"/>
              <w:bottom w:w="15" w:type="dxa"/>
              <w:right w:w="75" w:type="dxa"/>
            </w:tcMar>
          </w:tcPr>
          <w:p w14:paraId="35077E79"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18</w:t>
            </w:r>
          </w:p>
        </w:tc>
        <w:tc>
          <w:tcPr>
            <w:tcW w:w="1704" w:type="dxa"/>
            <w:tcMar>
              <w:top w:w="15" w:type="dxa"/>
              <w:left w:w="75" w:type="dxa"/>
              <w:bottom w:w="15" w:type="dxa"/>
              <w:right w:w="75" w:type="dxa"/>
            </w:tcMar>
          </w:tcPr>
          <w:p w14:paraId="35077E7A"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5-10 years</w:t>
            </w:r>
          </w:p>
        </w:tc>
        <w:tc>
          <w:tcPr>
            <w:tcW w:w="353" w:type="dxa"/>
            <w:tcMar>
              <w:top w:w="15" w:type="dxa"/>
              <w:left w:w="75" w:type="dxa"/>
              <w:bottom w:w="15" w:type="dxa"/>
              <w:right w:w="75" w:type="dxa"/>
            </w:tcMar>
          </w:tcPr>
          <w:p w14:paraId="35077E7B"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24</w:t>
            </w:r>
          </w:p>
        </w:tc>
      </w:tr>
      <w:tr w:rsidR="00CB3FC9" w:rsidRPr="00C66272" w14:paraId="35077E87" w14:textId="77777777" w:rsidTr="00F62668">
        <w:tc>
          <w:tcPr>
            <w:tcW w:w="796" w:type="dxa"/>
            <w:tcMar>
              <w:top w:w="15" w:type="dxa"/>
              <w:left w:w="75" w:type="dxa"/>
              <w:bottom w:w="15" w:type="dxa"/>
              <w:right w:w="75" w:type="dxa"/>
            </w:tcMar>
          </w:tcPr>
          <w:p w14:paraId="35077E7D"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above 40</w:t>
            </w:r>
          </w:p>
        </w:tc>
        <w:tc>
          <w:tcPr>
            <w:tcW w:w="353" w:type="dxa"/>
            <w:tcMar>
              <w:top w:w="15" w:type="dxa"/>
              <w:left w:w="75" w:type="dxa"/>
              <w:bottom w:w="15" w:type="dxa"/>
              <w:right w:w="75" w:type="dxa"/>
            </w:tcMar>
          </w:tcPr>
          <w:p w14:paraId="35077E7E"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8</w:t>
            </w:r>
          </w:p>
        </w:tc>
        <w:tc>
          <w:tcPr>
            <w:tcW w:w="1191" w:type="dxa"/>
            <w:tcMar>
              <w:top w:w="15" w:type="dxa"/>
              <w:left w:w="75" w:type="dxa"/>
              <w:bottom w:w="15" w:type="dxa"/>
              <w:right w:w="75" w:type="dxa"/>
            </w:tcMar>
          </w:tcPr>
          <w:p w14:paraId="35077E7F"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w:t>
            </w:r>
          </w:p>
        </w:tc>
        <w:tc>
          <w:tcPr>
            <w:tcW w:w="353" w:type="dxa"/>
            <w:tcMar>
              <w:top w:w="15" w:type="dxa"/>
              <w:left w:w="75" w:type="dxa"/>
              <w:bottom w:w="15" w:type="dxa"/>
              <w:right w:w="75" w:type="dxa"/>
            </w:tcMar>
          </w:tcPr>
          <w:p w14:paraId="35077E80"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2284" w:type="dxa"/>
            <w:tcMar>
              <w:top w:w="15" w:type="dxa"/>
              <w:left w:w="75" w:type="dxa"/>
              <w:bottom w:w="15" w:type="dxa"/>
              <w:right w:w="75" w:type="dxa"/>
            </w:tcMar>
          </w:tcPr>
          <w:p w14:paraId="35077E81"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w:t>
            </w:r>
          </w:p>
        </w:tc>
        <w:tc>
          <w:tcPr>
            <w:tcW w:w="353" w:type="dxa"/>
            <w:tcMar>
              <w:top w:w="15" w:type="dxa"/>
              <w:left w:w="75" w:type="dxa"/>
              <w:bottom w:w="15" w:type="dxa"/>
              <w:right w:w="75" w:type="dxa"/>
            </w:tcMar>
          </w:tcPr>
          <w:p w14:paraId="35077E82"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w:t>
            </w:r>
          </w:p>
        </w:tc>
        <w:tc>
          <w:tcPr>
            <w:tcW w:w="1276" w:type="dxa"/>
            <w:tcMar>
              <w:top w:w="15" w:type="dxa"/>
              <w:left w:w="75" w:type="dxa"/>
              <w:bottom w:w="15" w:type="dxa"/>
              <w:right w:w="75" w:type="dxa"/>
            </w:tcMar>
          </w:tcPr>
          <w:p w14:paraId="35077E83"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widows</w:t>
            </w:r>
          </w:p>
        </w:tc>
        <w:tc>
          <w:tcPr>
            <w:tcW w:w="353" w:type="dxa"/>
            <w:tcMar>
              <w:top w:w="15" w:type="dxa"/>
              <w:left w:w="75" w:type="dxa"/>
              <w:bottom w:w="15" w:type="dxa"/>
              <w:right w:w="75" w:type="dxa"/>
            </w:tcMar>
          </w:tcPr>
          <w:p w14:paraId="35077E84"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7</w:t>
            </w:r>
          </w:p>
        </w:tc>
        <w:tc>
          <w:tcPr>
            <w:tcW w:w="1704" w:type="dxa"/>
            <w:tcMar>
              <w:top w:w="15" w:type="dxa"/>
              <w:left w:w="75" w:type="dxa"/>
              <w:bottom w:w="15" w:type="dxa"/>
              <w:right w:w="75" w:type="dxa"/>
            </w:tcMar>
          </w:tcPr>
          <w:p w14:paraId="35077E85" w14:textId="77777777" w:rsidR="00CB3FC9" w:rsidRPr="00C66272" w:rsidRDefault="00C55FA1">
            <w:pPr>
              <w:jc w:val="both"/>
              <w:rPr>
                <w:rFonts w:ascii="Brill" w:eastAsia="Brill" w:hAnsi="Brill" w:cs="Brill"/>
                <w:sz w:val="20"/>
                <w:szCs w:val="20"/>
              </w:rPr>
            </w:pPr>
            <w:r w:rsidRPr="00C66272">
              <w:rPr>
                <w:rFonts w:ascii="Brill" w:eastAsia="Brill" w:hAnsi="Brill" w:cs="Brill"/>
                <w:sz w:val="20"/>
                <w:szCs w:val="20"/>
              </w:rPr>
              <w:t>over 10 years</w:t>
            </w:r>
          </w:p>
        </w:tc>
        <w:tc>
          <w:tcPr>
            <w:tcW w:w="353" w:type="dxa"/>
            <w:tcMar>
              <w:top w:w="15" w:type="dxa"/>
              <w:left w:w="75" w:type="dxa"/>
              <w:bottom w:w="15" w:type="dxa"/>
              <w:right w:w="75" w:type="dxa"/>
            </w:tcMar>
          </w:tcPr>
          <w:p w14:paraId="35077E86" w14:textId="77777777" w:rsidR="00CB3FC9" w:rsidRPr="00C66272" w:rsidRDefault="00C55FA1">
            <w:pPr>
              <w:jc w:val="center"/>
              <w:rPr>
                <w:rFonts w:ascii="Brill" w:eastAsia="Brill" w:hAnsi="Brill" w:cs="Brill"/>
                <w:sz w:val="20"/>
                <w:szCs w:val="20"/>
              </w:rPr>
            </w:pPr>
            <w:r w:rsidRPr="00C66272">
              <w:rPr>
                <w:rFonts w:ascii="Brill" w:eastAsia="Brill" w:hAnsi="Brill" w:cs="Brill"/>
                <w:sz w:val="20"/>
                <w:szCs w:val="20"/>
              </w:rPr>
              <w:t>10</w:t>
            </w:r>
          </w:p>
        </w:tc>
      </w:tr>
    </w:tbl>
    <w:p w14:paraId="35077E88" w14:textId="77777777" w:rsidR="00CB3FC9" w:rsidRPr="00C66272" w:rsidRDefault="00C55FA1">
      <w:pPr>
        <w:jc w:val="both"/>
        <w:rPr>
          <w:rFonts w:ascii="Brill" w:eastAsia="Times New Roman" w:hAnsi="Brill" w:cs="Times New Roman"/>
          <w:sz w:val="20"/>
          <w:szCs w:val="20"/>
        </w:rPr>
      </w:pPr>
      <w:bookmarkStart w:id="4705" w:name="_heading=h.1t3h5sf" w:colFirst="0" w:colLast="0"/>
      <w:bookmarkEnd w:id="4705"/>
      <w:r w:rsidRPr="00C66272">
        <w:rPr>
          <w:rFonts w:ascii="Brill" w:eastAsia="Times New Roman" w:hAnsi="Brill" w:cs="Times New Roman"/>
          <w:sz w:val="20"/>
          <w:szCs w:val="20"/>
        </w:rPr>
        <w:t>Source: IPN, KGMO, Civic Militia Headquarters. Notes on prostitution [9 April 1957], ref. 1550/3572,</w:t>
      </w:r>
      <w:r w:rsidRPr="00C66272">
        <w:rPr>
          <w:rFonts w:ascii="Brill" w:eastAsia="Times New Roman" w:hAnsi="Brill" w:cs="Times New Roman"/>
          <w:sz w:val="20"/>
          <w:szCs w:val="20"/>
        </w:rPr>
        <w:br/>
        <w:t xml:space="preserve"> k. 24 – 25.</w:t>
      </w:r>
    </w:p>
    <w:p w14:paraId="35077E89" w14:textId="77777777" w:rsidR="00CB3FC9" w:rsidRPr="00C66272" w:rsidRDefault="00CB3FC9">
      <w:pPr>
        <w:jc w:val="both"/>
        <w:rPr>
          <w:rFonts w:ascii="Brill" w:eastAsia="Times New Roman" w:hAnsi="Brill" w:cs="Times New Roman"/>
          <w:sz w:val="20"/>
          <w:szCs w:val="20"/>
        </w:rPr>
      </w:pPr>
    </w:p>
    <w:p w14:paraId="35077E8A" w14:textId="77777777" w:rsidR="00CB3FC9" w:rsidRPr="00C66272" w:rsidRDefault="00C55FA1">
      <w:pPr>
        <w:jc w:val="both"/>
        <w:rPr>
          <w:rFonts w:ascii="Brill" w:eastAsia="Brill" w:hAnsi="Brill" w:cs="Brill"/>
        </w:rPr>
      </w:pPr>
      <w:r w:rsidRPr="00C66272">
        <w:rPr>
          <w:rFonts w:ascii="Brill" w:eastAsia="Brill" w:hAnsi="Brill" w:cs="Brill"/>
        </w:rPr>
        <w:t>Table 4. Socio-demographic characteristics of prostitutes in 1959</w:t>
      </w:r>
    </w:p>
    <w:tbl>
      <w:tblPr>
        <w:tblStyle w:val="a5"/>
        <w:tblW w:w="9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738"/>
        <w:gridCol w:w="2010"/>
        <w:gridCol w:w="830"/>
        <w:gridCol w:w="1717"/>
        <w:gridCol w:w="734"/>
        <w:gridCol w:w="1569"/>
        <w:gridCol w:w="431"/>
      </w:tblGrid>
      <w:tr w:rsidR="00CB3FC9" w:rsidRPr="00C66272" w14:paraId="35077E93" w14:textId="77777777" w:rsidTr="00F62668">
        <w:tc>
          <w:tcPr>
            <w:tcW w:w="1026" w:type="dxa"/>
            <w:shd w:val="clear" w:color="auto" w:fill="auto"/>
          </w:tcPr>
          <w:p w14:paraId="35077E8B" w14:textId="77777777" w:rsidR="00CB3FC9" w:rsidRPr="00C66272" w:rsidRDefault="00C55FA1">
            <w:pPr>
              <w:rPr>
                <w:rFonts w:ascii="Brill" w:eastAsia="Brill" w:hAnsi="Brill" w:cs="Brill"/>
              </w:rPr>
            </w:pPr>
            <w:r w:rsidRPr="00C66272">
              <w:rPr>
                <w:rFonts w:ascii="Brill" w:eastAsia="Brill" w:hAnsi="Brill" w:cs="Brill"/>
                <w:sz w:val="20"/>
                <w:szCs w:val="20"/>
              </w:rPr>
              <w:t>Age</w:t>
            </w:r>
          </w:p>
        </w:tc>
        <w:tc>
          <w:tcPr>
            <w:tcW w:w="738" w:type="dxa"/>
            <w:shd w:val="clear" w:color="auto" w:fill="auto"/>
          </w:tcPr>
          <w:p w14:paraId="35077E8C" w14:textId="77777777" w:rsidR="00CB3FC9" w:rsidRPr="00C66272" w:rsidRDefault="00C55FA1">
            <w:pPr>
              <w:jc w:val="center"/>
              <w:rPr>
                <w:rFonts w:ascii="Brill" w:eastAsia="Brill" w:hAnsi="Brill" w:cs="Brill"/>
              </w:rPr>
            </w:pPr>
            <w:r w:rsidRPr="00C66272">
              <w:rPr>
                <w:rFonts w:ascii="Brill" w:eastAsia="Brill" w:hAnsi="Brill" w:cs="Brill"/>
                <w:sz w:val="20"/>
                <w:szCs w:val="20"/>
              </w:rPr>
              <w:t>%</w:t>
            </w:r>
          </w:p>
        </w:tc>
        <w:tc>
          <w:tcPr>
            <w:tcW w:w="2010" w:type="dxa"/>
            <w:shd w:val="clear" w:color="auto" w:fill="auto"/>
          </w:tcPr>
          <w:p w14:paraId="35077E8D" w14:textId="77777777" w:rsidR="00CB3FC9" w:rsidRPr="00C66272" w:rsidRDefault="00C55FA1">
            <w:pPr>
              <w:rPr>
                <w:rFonts w:ascii="Brill" w:eastAsia="Brill" w:hAnsi="Brill" w:cs="Brill"/>
              </w:rPr>
            </w:pPr>
            <w:r w:rsidRPr="00C66272">
              <w:rPr>
                <w:rFonts w:ascii="Brill" w:eastAsia="Brill" w:hAnsi="Brill" w:cs="Brill"/>
                <w:sz w:val="20"/>
                <w:szCs w:val="20"/>
              </w:rPr>
              <w:t>Education</w:t>
            </w:r>
          </w:p>
        </w:tc>
        <w:tc>
          <w:tcPr>
            <w:tcW w:w="830" w:type="dxa"/>
            <w:shd w:val="clear" w:color="auto" w:fill="auto"/>
          </w:tcPr>
          <w:p w14:paraId="35077E8E" w14:textId="77777777" w:rsidR="00CB3FC9" w:rsidRPr="00C66272" w:rsidRDefault="00C55FA1">
            <w:pPr>
              <w:jc w:val="center"/>
              <w:rPr>
                <w:rFonts w:ascii="Brill" w:eastAsia="Brill" w:hAnsi="Brill" w:cs="Brill"/>
              </w:rPr>
            </w:pPr>
            <w:r w:rsidRPr="00C66272">
              <w:rPr>
                <w:rFonts w:ascii="Brill" w:eastAsia="Brill" w:hAnsi="Brill" w:cs="Brill"/>
                <w:sz w:val="20"/>
                <w:szCs w:val="20"/>
              </w:rPr>
              <w:t>%</w:t>
            </w:r>
          </w:p>
        </w:tc>
        <w:tc>
          <w:tcPr>
            <w:tcW w:w="1717" w:type="dxa"/>
            <w:shd w:val="clear" w:color="auto" w:fill="auto"/>
          </w:tcPr>
          <w:p w14:paraId="35077E8F" w14:textId="77777777" w:rsidR="00CB3FC9" w:rsidRPr="00C66272" w:rsidRDefault="00C55FA1">
            <w:pPr>
              <w:rPr>
                <w:rFonts w:ascii="Brill" w:eastAsia="Brill" w:hAnsi="Brill" w:cs="Brill"/>
              </w:rPr>
            </w:pPr>
            <w:r w:rsidRPr="00C66272">
              <w:rPr>
                <w:rFonts w:ascii="Brill" w:eastAsia="Brill" w:hAnsi="Brill" w:cs="Brill"/>
                <w:sz w:val="20"/>
                <w:szCs w:val="20"/>
              </w:rPr>
              <w:t>Marital status</w:t>
            </w:r>
          </w:p>
        </w:tc>
        <w:tc>
          <w:tcPr>
            <w:tcW w:w="734" w:type="dxa"/>
            <w:shd w:val="clear" w:color="auto" w:fill="auto"/>
          </w:tcPr>
          <w:p w14:paraId="35077E90" w14:textId="77777777" w:rsidR="00CB3FC9" w:rsidRPr="00C66272" w:rsidRDefault="00C55FA1">
            <w:pPr>
              <w:jc w:val="center"/>
              <w:rPr>
                <w:rFonts w:ascii="Brill" w:eastAsia="Brill" w:hAnsi="Brill" w:cs="Brill"/>
              </w:rPr>
            </w:pPr>
            <w:r w:rsidRPr="00C66272">
              <w:rPr>
                <w:rFonts w:ascii="Brill" w:eastAsia="Brill" w:hAnsi="Brill" w:cs="Brill"/>
                <w:sz w:val="20"/>
                <w:szCs w:val="20"/>
              </w:rPr>
              <w:t>%</w:t>
            </w:r>
          </w:p>
        </w:tc>
        <w:tc>
          <w:tcPr>
            <w:tcW w:w="1569" w:type="dxa"/>
            <w:shd w:val="clear" w:color="auto" w:fill="auto"/>
          </w:tcPr>
          <w:p w14:paraId="35077E91" w14:textId="77777777" w:rsidR="00CB3FC9" w:rsidRPr="00C66272" w:rsidRDefault="00C55FA1">
            <w:pPr>
              <w:rPr>
                <w:rFonts w:ascii="Brill" w:eastAsia="Brill" w:hAnsi="Brill" w:cs="Brill"/>
              </w:rPr>
            </w:pPr>
            <w:r w:rsidRPr="00C66272">
              <w:rPr>
                <w:rFonts w:ascii="Brill" w:eastAsia="Brill" w:hAnsi="Brill" w:cs="Brill"/>
                <w:sz w:val="20"/>
                <w:szCs w:val="20"/>
              </w:rPr>
              <w:t>Time of prostitution</w:t>
            </w:r>
          </w:p>
        </w:tc>
        <w:tc>
          <w:tcPr>
            <w:tcW w:w="431" w:type="dxa"/>
            <w:shd w:val="clear" w:color="auto" w:fill="auto"/>
          </w:tcPr>
          <w:p w14:paraId="35077E92" w14:textId="77777777" w:rsidR="00CB3FC9" w:rsidRPr="00C66272" w:rsidRDefault="00C55FA1">
            <w:pPr>
              <w:jc w:val="center"/>
              <w:rPr>
                <w:rFonts w:ascii="Brill" w:eastAsia="Brill" w:hAnsi="Brill" w:cs="Brill"/>
              </w:rPr>
            </w:pPr>
            <w:r w:rsidRPr="00C66272">
              <w:rPr>
                <w:rFonts w:ascii="Brill" w:eastAsia="Brill" w:hAnsi="Brill" w:cs="Brill"/>
                <w:sz w:val="20"/>
                <w:szCs w:val="20"/>
              </w:rPr>
              <w:t>%</w:t>
            </w:r>
          </w:p>
        </w:tc>
      </w:tr>
      <w:tr w:rsidR="00CB3FC9" w:rsidRPr="00C66272" w14:paraId="35077E9C" w14:textId="77777777" w:rsidTr="00F62668">
        <w:tc>
          <w:tcPr>
            <w:tcW w:w="1026" w:type="dxa"/>
            <w:shd w:val="clear" w:color="auto" w:fill="auto"/>
          </w:tcPr>
          <w:p w14:paraId="35077E94" w14:textId="77777777" w:rsidR="00CB3FC9" w:rsidRPr="00C66272" w:rsidRDefault="00C55FA1">
            <w:pPr>
              <w:rPr>
                <w:rFonts w:ascii="Brill" w:eastAsia="Brill" w:hAnsi="Brill" w:cs="Brill"/>
              </w:rPr>
            </w:pPr>
            <w:r w:rsidRPr="00C66272">
              <w:rPr>
                <w:rFonts w:ascii="Brill" w:eastAsia="Brill" w:hAnsi="Brill" w:cs="Brill"/>
                <w:sz w:val="20"/>
                <w:szCs w:val="20"/>
              </w:rPr>
              <w:t>up to 20 years</w:t>
            </w:r>
          </w:p>
        </w:tc>
        <w:tc>
          <w:tcPr>
            <w:tcW w:w="738" w:type="dxa"/>
            <w:shd w:val="clear" w:color="auto" w:fill="auto"/>
          </w:tcPr>
          <w:p w14:paraId="35077E95" w14:textId="77777777" w:rsidR="00CB3FC9" w:rsidRPr="00C66272" w:rsidRDefault="00C55FA1">
            <w:pPr>
              <w:jc w:val="center"/>
              <w:rPr>
                <w:rFonts w:ascii="Brill" w:eastAsia="Brill" w:hAnsi="Brill" w:cs="Brill"/>
              </w:rPr>
            </w:pPr>
            <w:r w:rsidRPr="00C66272">
              <w:rPr>
                <w:rFonts w:ascii="Brill" w:eastAsia="Brill" w:hAnsi="Brill" w:cs="Brill"/>
                <w:sz w:val="20"/>
                <w:szCs w:val="20"/>
              </w:rPr>
              <w:t>15</w:t>
            </w:r>
          </w:p>
        </w:tc>
        <w:tc>
          <w:tcPr>
            <w:tcW w:w="2010" w:type="dxa"/>
            <w:shd w:val="clear" w:color="auto" w:fill="auto"/>
          </w:tcPr>
          <w:p w14:paraId="35077E96" w14:textId="77777777" w:rsidR="00CB3FC9" w:rsidRPr="00C66272" w:rsidRDefault="00C55FA1">
            <w:pPr>
              <w:rPr>
                <w:rFonts w:ascii="Brill" w:eastAsia="Brill" w:hAnsi="Brill" w:cs="Brill"/>
              </w:rPr>
            </w:pPr>
            <w:r w:rsidRPr="00C66272">
              <w:rPr>
                <w:rFonts w:ascii="Brill" w:eastAsia="Brill" w:hAnsi="Brill" w:cs="Brill"/>
                <w:sz w:val="20"/>
                <w:szCs w:val="20"/>
              </w:rPr>
              <w:t xml:space="preserve">illiterate </w:t>
            </w:r>
          </w:p>
        </w:tc>
        <w:tc>
          <w:tcPr>
            <w:tcW w:w="830" w:type="dxa"/>
            <w:shd w:val="clear" w:color="auto" w:fill="auto"/>
          </w:tcPr>
          <w:p w14:paraId="35077E97" w14:textId="77777777" w:rsidR="00CB3FC9" w:rsidRPr="00C66272" w:rsidRDefault="00C55FA1">
            <w:pPr>
              <w:jc w:val="center"/>
              <w:rPr>
                <w:rFonts w:ascii="Brill" w:eastAsia="Brill" w:hAnsi="Brill" w:cs="Brill"/>
              </w:rPr>
            </w:pPr>
            <w:r w:rsidRPr="00C66272">
              <w:rPr>
                <w:rFonts w:ascii="Brill" w:eastAsia="Brill" w:hAnsi="Brill" w:cs="Brill"/>
                <w:sz w:val="20"/>
                <w:szCs w:val="20"/>
              </w:rPr>
              <w:t>5</w:t>
            </w:r>
          </w:p>
        </w:tc>
        <w:tc>
          <w:tcPr>
            <w:tcW w:w="1717" w:type="dxa"/>
            <w:shd w:val="clear" w:color="auto" w:fill="auto"/>
          </w:tcPr>
          <w:p w14:paraId="35077E98" w14:textId="77777777" w:rsidR="00CB3FC9" w:rsidRPr="00C66272" w:rsidRDefault="00C55FA1">
            <w:pPr>
              <w:rPr>
                <w:rFonts w:ascii="Brill" w:eastAsia="Brill" w:hAnsi="Brill" w:cs="Brill"/>
              </w:rPr>
            </w:pPr>
            <w:r w:rsidRPr="00C66272">
              <w:rPr>
                <w:rFonts w:ascii="Brill" w:eastAsia="Brill" w:hAnsi="Brill" w:cs="Brill"/>
                <w:sz w:val="20"/>
                <w:szCs w:val="20"/>
              </w:rPr>
              <w:t xml:space="preserve">unmarried </w:t>
            </w:r>
          </w:p>
        </w:tc>
        <w:tc>
          <w:tcPr>
            <w:tcW w:w="734" w:type="dxa"/>
            <w:shd w:val="clear" w:color="auto" w:fill="auto"/>
          </w:tcPr>
          <w:p w14:paraId="35077E99" w14:textId="77777777" w:rsidR="00CB3FC9" w:rsidRPr="00C66272" w:rsidRDefault="00C55FA1">
            <w:pPr>
              <w:jc w:val="center"/>
              <w:rPr>
                <w:rFonts w:ascii="Brill" w:eastAsia="Brill" w:hAnsi="Brill" w:cs="Brill"/>
              </w:rPr>
            </w:pPr>
            <w:r w:rsidRPr="00C66272">
              <w:rPr>
                <w:rFonts w:ascii="Brill" w:eastAsia="Brill" w:hAnsi="Brill" w:cs="Brill"/>
                <w:sz w:val="20"/>
                <w:szCs w:val="20"/>
              </w:rPr>
              <w:t>61</w:t>
            </w:r>
          </w:p>
        </w:tc>
        <w:tc>
          <w:tcPr>
            <w:tcW w:w="1569" w:type="dxa"/>
            <w:shd w:val="clear" w:color="auto" w:fill="auto"/>
          </w:tcPr>
          <w:p w14:paraId="35077E9A" w14:textId="77777777" w:rsidR="00CB3FC9" w:rsidRPr="00C66272" w:rsidRDefault="00C55FA1">
            <w:pPr>
              <w:rPr>
                <w:rFonts w:ascii="Brill" w:eastAsia="Brill" w:hAnsi="Brill" w:cs="Brill"/>
              </w:rPr>
            </w:pPr>
            <w:r w:rsidRPr="00C66272">
              <w:rPr>
                <w:rFonts w:ascii="Brill" w:eastAsia="Brill" w:hAnsi="Brill" w:cs="Brill"/>
                <w:sz w:val="20"/>
                <w:szCs w:val="20"/>
              </w:rPr>
              <w:t>before 1945 and during the occupation</w:t>
            </w:r>
          </w:p>
        </w:tc>
        <w:tc>
          <w:tcPr>
            <w:tcW w:w="431" w:type="dxa"/>
            <w:shd w:val="clear" w:color="auto" w:fill="auto"/>
          </w:tcPr>
          <w:p w14:paraId="35077E9B" w14:textId="77777777" w:rsidR="00CB3FC9" w:rsidRPr="00C66272" w:rsidRDefault="00C55FA1">
            <w:pPr>
              <w:jc w:val="center"/>
              <w:rPr>
                <w:rFonts w:ascii="Brill" w:eastAsia="Brill" w:hAnsi="Brill" w:cs="Brill"/>
              </w:rPr>
            </w:pPr>
            <w:r w:rsidRPr="00C66272">
              <w:rPr>
                <w:rFonts w:ascii="Brill" w:eastAsia="Brill" w:hAnsi="Brill" w:cs="Brill"/>
                <w:sz w:val="20"/>
                <w:szCs w:val="20"/>
              </w:rPr>
              <w:t>7</w:t>
            </w:r>
          </w:p>
        </w:tc>
      </w:tr>
      <w:tr w:rsidR="00CB3FC9" w:rsidRPr="00C66272" w14:paraId="35077EA5" w14:textId="77777777" w:rsidTr="00F62668">
        <w:tc>
          <w:tcPr>
            <w:tcW w:w="1026" w:type="dxa"/>
            <w:shd w:val="clear" w:color="auto" w:fill="auto"/>
          </w:tcPr>
          <w:p w14:paraId="35077E9D" w14:textId="77777777" w:rsidR="00CB3FC9" w:rsidRPr="00C66272" w:rsidRDefault="00C55FA1">
            <w:pPr>
              <w:rPr>
                <w:rFonts w:ascii="Brill" w:eastAsia="Brill" w:hAnsi="Brill" w:cs="Brill"/>
              </w:rPr>
            </w:pPr>
            <w:r w:rsidRPr="00C66272">
              <w:rPr>
                <w:rFonts w:ascii="Brill" w:eastAsia="Brill" w:hAnsi="Brill" w:cs="Brill"/>
                <w:sz w:val="20"/>
                <w:szCs w:val="20"/>
              </w:rPr>
              <w:t>20 – 30</w:t>
            </w:r>
          </w:p>
        </w:tc>
        <w:tc>
          <w:tcPr>
            <w:tcW w:w="738" w:type="dxa"/>
            <w:shd w:val="clear" w:color="auto" w:fill="auto"/>
          </w:tcPr>
          <w:p w14:paraId="35077E9E" w14:textId="77777777" w:rsidR="00CB3FC9" w:rsidRPr="00C66272" w:rsidRDefault="00C55FA1">
            <w:pPr>
              <w:jc w:val="center"/>
              <w:rPr>
                <w:rFonts w:ascii="Brill" w:eastAsia="Brill" w:hAnsi="Brill" w:cs="Brill"/>
              </w:rPr>
            </w:pPr>
            <w:r w:rsidRPr="00C66272">
              <w:rPr>
                <w:rFonts w:ascii="Brill" w:eastAsia="Brill" w:hAnsi="Brill" w:cs="Brill"/>
                <w:sz w:val="20"/>
                <w:szCs w:val="20"/>
              </w:rPr>
              <w:t>50</w:t>
            </w:r>
          </w:p>
        </w:tc>
        <w:tc>
          <w:tcPr>
            <w:tcW w:w="2010" w:type="dxa"/>
            <w:shd w:val="clear" w:color="auto" w:fill="auto"/>
          </w:tcPr>
          <w:p w14:paraId="35077E9F" w14:textId="77777777" w:rsidR="00CB3FC9" w:rsidRPr="00C66272" w:rsidRDefault="00C55FA1">
            <w:pPr>
              <w:rPr>
                <w:rFonts w:ascii="Brill" w:eastAsia="Brill" w:hAnsi="Brill" w:cs="Brill"/>
              </w:rPr>
            </w:pPr>
            <w:r w:rsidRPr="00C66272">
              <w:rPr>
                <w:rFonts w:ascii="Brill" w:eastAsia="Brill" w:hAnsi="Brill" w:cs="Brill"/>
                <w:sz w:val="20"/>
                <w:szCs w:val="20"/>
              </w:rPr>
              <w:t xml:space="preserve">several grades of elementary school </w:t>
            </w:r>
          </w:p>
        </w:tc>
        <w:tc>
          <w:tcPr>
            <w:tcW w:w="830" w:type="dxa"/>
            <w:shd w:val="clear" w:color="auto" w:fill="auto"/>
          </w:tcPr>
          <w:p w14:paraId="35077EA0" w14:textId="77777777" w:rsidR="00CB3FC9" w:rsidRPr="00C66272" w:rsidRDefault="00C55FA1">
            <w:pPr>
              <w:jc w:val="center"/>
              <w:rPr>
                <w:rFonts w:ascii="Brill" w:eastAsia="Brill" w:hAnsi="Brill" w:cs="Brill"/>
              </w:rPr>
            </w:pPr>
            <w:r w:rsidRPr="00C66272">
              <w:rPr>
                <w:rFonts w:ascii="Brill" w:eastAsia="Brill" w:hAnsi="Brill" w:cs="Brill"/>
                <w:sz w:val="20"/>
                <w:szCs w:val="20"/>
              </w:rPr>
              <w:t>38</w:t>
            </w:r>
          </w:p>
        </w:tc>
        <w:tc>
          <w:tcPr>
            <w:tcW w:w="1717" w:type="dxa"/>
            <w:shd w:val="clear" w:color="auto" w:fill="auto"/>
          </w:tcPr>
          <w:p w14:paraId="35077EA1" w14:textId="77777777" w:rsidR="00CB3FC9" w:rsidRPr="00C66272" w:rsidRDefault="00C55FA1">
            <w:pPr>
              <w:rPr>
                <w:rFonts w:ascii="Brill" w:eastAsia="Brill" w:hAnsi="Brill" w:cs="Brill"/>
              </w:rPr>
            </w:pPr>
            <w:r w:rsidRPr="00C66272">
              <w:rPr>
                <w:rFonts w:ascii="Brill" w:eastAsia="Brill" w:hAnsi="Brill" w:cs="Brill"/>
                <w:sz w:val="20"/>
                <w:szCs w:val="20"/>
              </w:rPr>
              <w:t xml:space="preserve">married </w:t>
            </w:r>
          </w:p>
        </w:tc>
        <w:tc>
          <w:tcPr>
            <w:tcW w:w="734" w:type="dxa"/>
            <w:shd w:val="clear" w:color="auto" w:fill="auto"/>
          </w:tcPr>
          <w:p w14:paraId="35077EA2" w14:textId="77777777" w:rsidR="00CB3FC9" w:rsidRPr="00C66272" w:rsidRDefault="00C55FA1">
            <w:pPr>
              <w:jc w:val="center"/>
              <w:rPr>
                <w:rFonts w:ascii="Brill" w:eastAsia="Brill" w:hAnsi="Brill" w:cs="Brill"/>
              </w:rPr>
            </w:pPr>
            <w:r w:rsidRPr="00C66272">
              <w:rPr>
                <w:rFonts w:ascii="Brill" w:eastAsia="Brill" w:hAnsi="Brill" w:cs="Brill"/>
                <w:sz w:val="20"/>
                <w:szCs w:val="20"/>
              </w:rPr>
              <w:t>8</w:t>
            </w:r>
          </w:p>
        </w:tc>
        <w:tc>
          <w:tcPr>
            <w:tcW w:w="1569" w:type="dxa"/>
            <w:shd w:val="clear" w:color="auto" w:fill="auto"/>
          </w:tcPr>
          <w:p w14:paraId="35077EA3" w14:textId="77777777" w:rsidR="00CB3FC9" w:rsidRPr="00C66272" w:rsidRDefault="00C55FA1">
            <w:pPr>
              <w:rPr>
                <w:rFonts w:ascii="Brill" w:eastAsia="Brill" w:hAnsi="Brill" w:cs="Brill"/>
              </w:rPr>
            </w:pPr>
            <w:r w:rsidRPr="00C66272">
              <w:rPr>
                <w:rFonts w:ascii="Brill" w:eastAsia="Brill" w:hAnsi="Brill" w:cs="Brill"/>
                <w:sz w:val="20"/>
                <w:szCs w:val="20"/>
              </w:rPr>
              <w:t>1 year</w:t>
            </w:r>
          </w:p>
        </w:tc>
        <w:tc>
          <w:tcPr>
            <w:tcW w:w="431" w:type="dxa"/>
            <w:shd w:val="clear" w:color="auto" w:fill="auto"/>
          </w:tcPr>
          <w:p w14:paraId="35077EA4" w14:textId="77777777" w:rsidR="00CB3FC9" w:rsidRPr="00C66272" w:rsidRDefault="00C55FA1">
            <w:pPr>
              <w:jc w:val="center"/>
              <w:rPr>
                <w:rFonts w:ascii="Brill" w:eastAsia="Brill" w:hAnsi="Brill" w:cs="Brill"/>
              </w:rPr>
            </w:pPr>
            <w:r w:rsidRPr="00C66272">
              <w:rPr>
                <w:rFonts w:ascii="Brill" w:eastAsia="Brill" w:hAnsi="Brill" w:cs="Brill"/>
                <w:sz w:val="20"/>
                <w:szCs w:val="20"/>
              </w:rPr>
              <w:t>17</w:t>
            </w:r>
          </w:p>
        </w:tc>
      </w:tr>
      <w:tr w:rsidR="00CB3FC9" w:rsidRPr="00C66272" w14:paraId="35077EAE" w14:textId="77777777" w:rsidTr="00F62668">
        <w:tc>
          <w:tcPr>
            <w:tcW w:w="1026" w:type="dxa"/>
            <w:shd w:val="clear" w:color="auto" w:fill="auto"/>
          </w:tcPr>
          <w:p w14:paraId="35077EA6" w14:textId="77777777" w:rsidR="00CB3FC9" w:rsidRPr="00C66272" w:rsidRDefault="00C55FA1">
            <w:pPr>
              <w:rPr>
                <w:rFonts w:ascii="Brill" w:eastAsia="Brill" w:hAnsi="Brill" w:cs="Brill"/>
              </w:rPr>
            </w:pPr>
            <w:r w:rsidRPr="00C66272">
              <w:rPr>
                <w:rFonts w:ascii="Brill" w:eastAsia="Brill" w:hAnsi="Brill" w:cs="Brill"/>
                <w:sz w:val="20"/>
                <w:szCs w:val="20"/>
              </w:rPr>
              <w:t xml:space="preserve">30 - 40 </w:t>
            </w:r>
          </w:p>
        </w:tc>
        <w:tc>
          <w:tcPr>
            <w:tcW w:w="738" w:type="dxa"/>
            <w:shd w:val="clear" w:color="auto" w:fill="auto"/>
          </w:tcPr>
          <w:p w14:paraId="35077EA7" w14:textId="77777777" w:rsidR="00CB3FC9" w:rsidRPr="00C66272" w:rsidRDefault="00C55FA1">
            <w:pPr>
              <w:jc w:val="both"/>
              <w:rPr>
                <w:rFonts w:ascii="Brill" w:eastAsia="Brill" w:hAnsi="Brill" w:cs="Brill"/>
              </w:rPr>
            </w:pPr>
            <w:r w:rsidRPr="00C66272">
              <w:rPr>
                <w:rFonts w:ascii="Brill" w:eastAsia="Brill" w:hAnsi="Brill" w:cs="Brill"/>
                <w:sz w:val="20"/>
                <w:szCs w:val="20"/>
              </w:rPr>
              <w:t>24</w:t>
            </w:r>
          </w:p>
        </w:tc>
        <w:tc>
          <w:tcPr>
            <w:tcW w:w="2010" w:type="dxa"/>
            <w:shd w:val="clear" w:color="auto" w:fill="auto"/>
          </w:tcPr>
          <w:p w14:paraId="35077EA8" w14:textId="77777777" w:rsidR="00CB3FC9" w:rsidRPr="00C66272" w:rsidRDefault="00C55FA1">
            <w:pPr>
              <w:rPr>
                <w:rFonts w:ascii="Brill" w:eastAsia="Brill" w:hAnsi="Brill" w:cs="Brill"/>
              </w:rPr>
            </w:pPr>
            <w:r w:rsidRPr="00C66272">
              <w:rPr>
                <w:rFonts w:ascii="Brill" w:eastAsia="Brill" w:hAnsi="Brill" w:cs="Brill"/>
                <w:sz w:val="20"/>
                <w:szCs w:val="20"/>
              </w:rPr>
              <w:t xml:space="preserve">elementary school graduate </w:t>
            </w:r>
          </w:p>
        </w:tc>
        <w:tc>
          <w:tcPr>
            <w:tcW w:w="830" w:type="dxa"/>
            <w:shd w:val="clear" w:color="auto" w:fill="auto"/>
          </w:tcPr>
          <w:p w14:paraId="35077EA9" w14:textId="77777777" w:rsidR="00CB3FC9" w:rsidRPr="00C66272" w:rsidRDefault="00C55FA1">
            <w:pPr>
              <w:ind w:left="360"/>
              <w:rPr>
                <w:rFonts w:ascii="Brill" w:eastAsia="Brill" w:hAnsi="Brill" w:cs="Brill"/>
              </w:rPr>
            </w:pPr>
            <w:r w:rsidRPr="00C66272">
              <w:rPr>
                <w:rFonts w:ascii="Brill" w:eastAsia="Brill" w:hAnsi="Brill" w:cs="Brill"/>
                <w:sz w:val="20"/>
                <w:szCs w:val="20"/>
              </w:rPr>
              <w:t>48</w:t>
            </w:r>
          </w:p>
        </w:tc>
        <w:tc>
          <w:tcPr>
            <w:tcW w:w="1717" w:type="dxa"/>
            <w:shd w:val="clear" w:color="auto" w:fill="auto"/>
          </w:tcPr>
          <w:p w14:paraId="35077EAA" w14:textId="77777777" w:rsidR="00CB3FC9" w:rsidRPr="00C66272" w:rsidRDefault="00C55FA1">
            <w:pPr>
              <w:rPr>
                <w:rFonts w:ascii="Brill" w:eastAsia="Brill" w:hAnsi="Brill" w:cs="Brill"/>
              </w:rPr>
            </w:pPr>
            <w:r w:rsidRPr="00C66272">
              <w:rPr>
                <w:rFonts w:ascii="Brill" w:eastAsia="Brill" w:hAnsi="Brill" w:cs="Brill"/>
                <w:sz w:val="20"/>
                <w:szCs w:val="20"/>
              </w:rPr>
              <w:t>Separated</w:t>
            </w:r>
          </w:p>
        </w:tc>
        <w:tc>
          <w:tcPr>
            <w:tcW w:w="734" w:type="dxa"/>
            <w:shd w:val="clear" w:color="auto" w:fill="auto"/>
          </w:tcPr>
          <w:p w14:paraId="35077EAB" w14:textId="77777777" w:rsidR="00CB3FC9" w:rsidRPr="00C66272" w:rsidRDefault="00C55FA1">
            <w:pPr>
              <w:jc w:val="both"/>
              <w:rPr>
                <w:rFonts w:ascii="Brill" w:eastAsia="Brill" w:hAnsi="Brill" w:cs="Brill"/>
              </w:rPr>
            </w:pPr>
            <w:r w:rsidRPr="00C66272">
              <w:rPr>
                <w:rFonts w:ascii="Brill" w:eastAsia="Brill" w:hAnsi="Brill" w:cs="Brill"/>
                <w:sz w:val="20"/>
                <w:szCs w:val="20"/>
              </w:rPr>
              <w:t>5</w:t>
            </w:r>
          </w:p>
        </w:tc>
        <w:tc>
          <w:tcPr>
            <w:tcW w:w="1569" w:type="dxa"/>
            <w:shd w:val="clear" w:color="auto" w:fill="auto"/>
          </w:tcPr>
          <w:p w14:paraId="35077EAC" w14:textId="77777777" w:rsidR="00CB3FC9" w:rsidRPr="00C66272" w:rsidRDefault="00C55FA1">
            <w:pPr>
              <w:rPr>
                <w:rFonts w:ascii="Brill" w:eastAsia="Brill" w:hAnsi="Brill" w:cs="Brill"/>
              </w:rPr>
            </w:pPr>
            <w:r w:rsidRPr="00C66272">
              <w:rPr>
                <w:rFonts w:ascii="Brill" w:eastAsia="Brill" w:hAnsi="Brill" w:cs="Brill"/>
                <w:sz w:val="20"/>
                <w:szCs w:val="20"/>
              </w:rPr>
              <w:t xml:space="preserve">2 years </w:t>
            </w:r>
          </w:p>
        </w:tc>
        <w:tc>
          <w:tcPr>
            <w:tcW w:w="431" w:type="dxa"/>
            <w:shd w:val="clear" w:color="auto" w:fill="auto"/>
          </w:tcPr>
          <w:p w14:paraId="35077EAD" w14:textId="77777777" w:rsidR="00CB3FC9" w:rsidRPr="00C66272" w:rsidRDefault="00C55FA1">
            <w:pPr>
              <w:jc w:val="both"/>
              <w:rPr>
                <w:rFonts w:ascii="Brill" w:eastAsia="Brill" w:hAnsi="Brill" w:cs="Brill"/>
              </w:rPr>
            </w:pPr>
            <w:r w:rsidRPr="00C66272">
              <w:rPr>
                <w:rFonts w:ascii="Brill" w:eastAsia="Brill" w:hAnsi="Brill" w:cs="Brill"/>
                <w:sz w:val="20"/>
                <w:szCs w:val="20"/>
              </w:rPr>
              <w:t>18</w:t>
            </w:r>
          </w:p>
        </w:tc>
      </w:tr>
      <w:tr w:rsidR="00CB3FC9" w:rsidRPr="00C66272" w14:paraId="35077EB7" w14:textId="77777777" w:rsidTr="00F62668">
        <w:trPr>
          <w:trHeight w:val="70"/>
        </w:trPr>
        <w:tc>
          <w:tcPr>
            <w:tcW w:w="1026" w:type="dxa"/>
            <w:shd w:val="clear" w:color="auto" w:fill="auto"/>
          </w:tcPr>
          <w:p w14:paraId="35077EAF" w14:textId="77777777" w:rsidR="00CB3FC9" w:rsidRPr="00C66272" w:rsidRDefault="00C55FA1">
            <w:pPr>
              <w:rPr>
                <w:rFonts w:ascii="Brill" w:eastAsia="Brill" w:hAnsi="Brill" w:cs="Brill"/>
              </w:rPr>
            </w:pPr>
            <w:r w:rsidRPr="00C66272">
              <w:rPr>
                <w:rFonts w:ascii="Brill" w:eastAsia="Brill" w:hAnsi="Brill" w:cs="Brill"/>
                <w:sz w:val="20"/>
                <w:szCs w:val="20"/>
              </w:rPr>
              <w:t>above 40</w:t>
            </w:r>
          </w:p>
        </w:tc>
        <w:tc>
          <w:tcPr>
            <w:tcW w:w="738" w:type="dxa"/>
            <w:shd w:val="clear" w:color="auto" w:fill="auto"/>
          </w:tcPr>
          <w:p w14:paraId="35077EB0" w14:textId="77777777" w:rsidR="00CB3FC9" w:rsidRPr="00C66272" w:rsidRDefault="00C55FA1">
            <w:pPr>
              <w:jc w:val="both"/>
              <w:rPr>
                <w:rFonts w:ascii="Brill" w:eastAsia="Brill" w:hAnsi="Brill" w:cs="Brill"/>
              </w:rPr>
            </w:pPr>
            <w:r w:rsidRPr="00C66272">
              <w:rPr>
                <w:rFonts w:ascii="Brill" w:eastAsia="Brill" w:hAnsi="Brill" w:cs="Brill"/>
                <w:sz w:val="20"/>
                <w:szCs w:val="20"/>
              </w:rPr>
              <w:t>11</w:t>
            </w:r>
          </w:p>
        </w:tc>
        <w:tc>
          <w:tcPr>
            <w:tcW w:w="2010" w:type="dxa"/>
            <w:shd w:val="clear" w:color="auto" w:fill="auto"/>
          </w:tcPr>
          <w:p w14:paraId="35077EB1" w14:textId="77777777" w:rsidR="00CB3FC9" w:rsidRPr="00C66272" w:rsidRDefault="00C55FA1">
            <w:pPr>
              <w:rPr>
                <w:rFonts w:ascii="Brill" w:eastAsia="Brill" w:hAnsi="Brill" w:cs="Brill"/>
              </w:rPr>
            </w:pPr>
            <w:r w:rsidRPr="00C66272">
              <w:rPr>
                <w:rFonts w:ascii="Brill" w:eastAsia="Brill" w:hAnsi="Brill" w:cs="Brill"/>
                <w:sz w:val="20"/>
                <w:szCs w:val="20"/>
              </w:rPr>
              <w:t>high school education</w:t>
            </w:r>
          </w:p>
        </w:tc>
        <w:tc>
          <w:tcPr>
            <w:tcW w:w="830" w:type="dxa"/>
            <w:shd w:val="clear" w:color="auto" w:fill="auto"/>
          </w:tcPr>
          <w:p w14:paraId="35077EB2"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8</w:t>
            </w:r>
          </w:p>
        </w:tc>
        <w:tc>
          <w:tcPr>
            <w:tcW w:w="1717" w:type="dxa"/>
            <w:shd w:val="clear" w:color="auto" w:fill="auto"/>
          </w:tcPr>
          <w:p w14:paraId="35077EB3" w14:textId="77777777" w:rsidR="00CB3FC9" w:rsidRPr="00C66272" w:rsidRDefault="00C55FA1">
            <w:pPr>
              <w:rPr>
                <w:rFonts w:ascii="Brill" w:eastAsia="Brill" w:hAnsi="Brill" w:cs="Brill"/>
              </w:rPr>
            </w:pPr>
            <w:r w:rsidRPr="00C66272">
              <w:rPr>
                <w:rFonts w:ascii="Brill" w:eastAsia="Brill" w:hAnsi="Brill" w:cs="Brill"/>
                <w:sz w:val="20"/>
                <w:szCs w:val="20"/>
              </w:rPr>
              <w:t>Divorced</w:t>
            </w:r>
          </w:p>
        </w:tc>
        <w:tc>
          <w:tcPr>
            <w:tcW w:w="734" w:type="dxa"/>
            <w:shd w:val="clear" w:color="auto" w:fill="auto"/>
          </w:tcPr>
          <w:p w14:paraId="35077EB4" w14:textId="77777777" w:rsidR="00CB3FC9" w:rsidRPr="00C66272" w:rsidRDefault="00C55FA1">
            <w:pPr>
              <w:jc w:val="both"/>
              <w:rPr>
                <w:rFonts w:ascii="Brill" w:eastAsia="Brill" w:hAnsi="Brill" w:cs="Brill"/>
              </w:rPr>
            </w:pPr>
            <w:r w:rsidRPr="00C66272">
              <w:rPr>
                <w:rFonts w:ascii="Brill" w:eastAsia="Brill" w:hAnsi="Brill" w:cs="Brill"/>
                <w:sz w:val="20"/>
                <w:szCs w:val="20"/>
              </w:rPr>
              <w:t>17</w:t>
            </w:r>
          </w:p>
        </w:tc>
        <w:tc>
          <w:tcPr>
            <w:tcW w:w="1569" w:type="dxa"/>
            <w:shd w:val="clear" w:color="auto" w:fill="auto"/>
          </w:tcPr>
          <w:p w14:paraId="35077EB5" w14:textId="77777777" w:rsidR="00CB3FC9" w:rsidRPr="00C66272" w:rsidRDefault="00C55FA1">
            <w:pPr>
              <w:rPr>
                <w:rFonts w:ascii="Brill" w:eastAsia="Brill" w:hAnsi="Brill" w:cs="Brill"/>
              </w:rPr>
            </w:pPr>
            <w:r w:rsidRPr="00C66272">
              <w:rPr>
                <w:rFonts w:ascii="Brill" w:eastAsia="Brill" w:hAnsi="Brill" w:cs="Brill"/>
                <w:sz w:val="20"/>
                <w:szCs w:val="20"/>
              </w:rPr>
              <w:t xml:space="preserve">3 years </w:t>
            </w:r>
          </w:p>
        </w:tc>
        <w:tc>
          <w:tcPr>
            <w:tcW w:w="431" w:type="dxa"/>
            <w:shd w:val="clear" w:color="auto" w:fill="auto"/>
          </w:tcPr>
          <w:p w14:paraId="35077EB6" w14:textId="77777777" w:rsidR="00CB3FC9" w:rsidRPr="00C66272" w:rsidRDefault="00C55FA1">
            <w:pPr>
              <w:jc w:val="both"/>
              <w:rPr>
                <w:rFonts w:ascii="Brill" w:eastAsia="Brill" w:hAnsi="Brill" w:cs="Brill"/>
              </w:rPr>
            </w:pPr>
            <w:r w:rsidRPr="00C66272">
              <w:rPr>
                <w:rFonts w:ascii="Brill" w:eastAsia="Brill" w:hAnsi="Brill" w:cs="Brill"/>
                <w:sz w:val="20"/>
                <w:szCs w:val="20"/>
              </w:rPr>
              <w:t>11</w:t>
            </w:r>
          </w:p>
        </w:tc>
      </w:tr>
      <w:tr w:rsidR="00CB3FC9" w:rsidRPr="00C66272" w14:paraId="35077EC0" w14:textId="77777777" w:rsidTr="00F62668">
        <w:trPr>
          <w:trHeight w:val="70"/>
        </w:trPr>
        <w:tc>
          <w:tcPr>
            <w:tcW w:w="1026" w:type="dxa"/>
            <w:shd w:val="clear" w:color="auto" w:fill="auto"/>
          </w:tcPr>
          <w:p w14:paraId="35077EB8"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738" w:type="dxa"/>
            <w:shd w:val="clear" w:color="auto" w:fill="auto"/>
          </w:tcPr>
          <w:p w14:paraId="35077EB9"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2010" w:type="dxa"/>
            <w:shd w:val="clear" w:color="auto" w:fill="auto"/>
          </w:tcPr>
          <w:p w14:paraId="35077EBA" w14:textId="77777777" w:rsidR="00CB3FC9" w:rsidRPr="00C66272" w:rsidRDefault="00C55FA1">
            <w:pPr>
              <w:rPr>
                <w:rFonts w:ascii="Brill" w:eastAsia="Brill" w:hAnsi="Brill" w:cs="Brill"/>
              </w:rPr>
            </w:pPr>
            <w:r w:rsidRPr="00C66272">
              <w:rPr>
                <w:rFonts w:ascii="Brill" w:eastAsia="Brill" w:hAnsi="Brill" w:cs="Brill"/>
                <w:sz w:val="20"/>
                <w:szCs w:val="20"/>
              </w:rPr>
              <w:t>university education</w:t>
            </w:r>
          </w:p>
        </w:tc>
        <w:tc>
          <w:tcPr>
            <w:tcW w:w="830" w:type="dxa"/>
            <w:shd w:val="clear" w:color="auto" w:fill="auto"/>
          </w:tcPr>
          <w:p w14:paraId="35077EBB"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0.2</w:t>
            </w:r>
          </w:p>
        </w:tc>
        <w:tc>
          <w:tcPr>
            <w:tcW w:w="1717" w:type="dxa"/>
            <w:shd w:val="clear" w:color="auto" w:fill="auto"/>
          </w:tcPr>
          <w:p w14:paraId="35077EBC" w14:textId="77777777" w:rsidR="00CB3FC9" w:rsidRPr="00C66272" w:rsidRDefault="00C55FA1">
            <w:pPr>
              <w:rPr>
                <w:rFonts w:ascii="Brill" w:eastAsia="Brill" w:hAnsi="Brill" w:cs="Brill"/>
              </w:rPr>
            </w:pPr>
            <w:r w:rsidRPr="00C66272">
              <w:rPr>
                <w:rFonts w:ascii="Brill" w:eastAsia="Brill" w:hAnsi="Brill" w:cs="Brill"/>
                <w:sz w:val="20"/>
                <w:szCs w:val="20"/>
              </w:rPr>
              <w:t>Widows</w:t>
            </w:r>
          </w:p>
        </w:tc>
        <w:tc>
          <w:tcPr>
            <w:tcW w:w="734" w:type="dxa"/>
            <w:shd w:val="clear" w:color="auto" w:fill="auto"/>
          </w:tcPr>
          <w:p w14:paraId="35077EBD" w14:textId="77777777" w:rsidR="00CB3FC9" w:rsidRPr="00C66272" w:rsidRDefault="00C55FA1">
            <w:pPr>
              <w:jc w:val="both"/>
              <w:rPr>
                <w:rFonts w:ascii="Brill" w:eastAsia="Brill" w:hAnsi="Brill" w:cs="Brill"/>
              </w:rPr>
            </w:pPr>
            <w:r w:rsidRPr="00C66272">
              <w:rPr>
                <w:rFonts w:ascii="Brill" w:eastAsia="Brill" w:hAnsi="Brill" w:cs="Brill"/>
                <w:sz w:val="20"/>
                <w:szCs w:val="20"/>
              </w:rPr>
              <w:t>9</w:t>
            </w:r>
          </w:p>
        </w:tc>
        <w:tc>
          <w:tcPr>
            <w:tcW w:w="1569" w:type="dxa"/>
            <w:shd w:val="clear" w:color="auto" w:fill="auto"/>
          </w:tcPr>
          <w:p w14:paraId="35077EBE" w14:textId="77777777" w:rsidR="00CB3FC9" w:rsidRPr="00C66272" w:rsidRDefault="00C55FA1">
            <w:pPr>
              <w:rPr>
                <w:rFonts w:ascii="Brill" w:eastAsia="Brill" w:hAnsi="Brill" w:cs="Brill"/>
              </w:rPr>
            </w:pPr>
            <w:r w:rsidRPr="00C66272">
              <w:rPr>
                <w:rFonts w:ascii="Brill" w:eastAsia="Brill" w:hAnsi="Brill" w:cs="Brill"/>
                <w:sz w:val="20"/>
                <w:szCs w:val="20"/>
              </w:rPr>
              <w:t xml:space="preserve">4 years </w:t>
            </w:r>
          </w:p>
        </w:tc>
        <w:tc>
          <w:tcPr>
            <w:tcW w:w="431" w:type="dxa"/>
            <w:shd w:val="clear" w:color="auto" w:fill="auto"/>
          </w:tcPr>
          <w:p w14:paraId="35077EBF" w14:textId="77777777" w:rsidR="00CB3FC9" w:rsidRPr="00C66272" w:rsidRDefault="00C55FA1">
            <w:pPr>
              <w:jc w:val="both"/>
              <w:rPr>
                <w:rFonts w:ascii="Brill" w:eastAsia="Brill" w:hAnsi="Brill" w:cs="Brill"/>
              </w:rPr>
            </w:pPr>
            <w:r w:rsidRPr="00C66272">
              <w:rPr>
                <w:rFonts w:ascii="Brill" w:eastAsia="Brill" w:hAnsi="Brill" w:cs="Brill"/>
                <w:sz w:val="20"/>
                <w:szCs w:val="20"/>
              </w:rPr>
              <w:t>10</w:t>
            </w:r>
          </w:p>
        </w:tc>
      </w:tr>
      <w:tr w:rsidR="00CB3FC9" w:rsidRPr="00C66272" w14:paraId="35077EC9" w14:textId="77777777" w:rsidTr="00F62668">
        <w:trPr>
          <w:trHeight w:val="70"/>
        </w:trPr>
        <w:tc>
          <w:tcPr>
            <w:tcW w:w="1026" w:type="dxa"/>
            <w:shd w:val="clear" w:color="auto" w:fill="auto"/>
          </w:tcPr>
          <w:p w14:paraId="35077EC1"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738" w:type="dxa"/>
            <w:shd w:val="clear" w:color="auto" w:fill="auto"/>
          </w:tcPr>
          <w:p w14:paraId="35077EC2"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2010" w:type="dxa"/>
            <w:shd w:val="clear" w:color="auto" w:fill="auto"/>
          </w:tcPr>
          <w:p w14:paraId="35077EC3"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830" w:type="dxa"/>
            <w:shd w:val="clear" w:color="auto" w:fill="auto"/>
          </w:tcPr>
          <w:p w14:paraId="35077EC4"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1717" w:type="dxa"/>
            <w:shd w:val="clear" w:color="auto" w:fill="auto"/>
          </w:tcPr>
          <w:p w14:paraId="35077EC5"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734" w:type="dxa"/>
            <w:shd w:val="clear" w:color="auto" w:fill="auto"/>
          </w:tcPr>
          <w:p w14:paraId="35077EC6"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1569" w:type="dxa"/>
            <w:shd w:val="clear" w:color="auto" w:fill="auto"/>
          </w:tcPr>
          <w:p w14:paraId="35077EC7" w14:textId="77777777" w:rsidR="00CB3FC9" w:rsidRPr="00C66272" w:rsidRDefault="00C55FA1">
            <w:pPr>
              <w:rPr>
                <w:rFonts w:ascii="Brill" w:eastAsia="Brill" w:hAnsi="Brill" w:cs="Brill"/>
              </w:rPr>
            </w:pPr>
            <w:r w:rsidRPr="00C66272">
              <w:rPr>
                <w:rFonts w:ascii="Brill" w:eastAsia="Brill" w:hAnsi="Brill" w:cs="Brill"/>
                <w:sz w:val="20"/>
                <w:szCs w:val="20"/>
              </w:rPr>
              <w:t xml:space="preserve">5 years </w:t>
            </w:r>
          </w:p>
        </w:tc>
        <w:tc>
          <w:tcPr>
            <w:tcW w:w="431" w:type="dxa"/>
            <w:shd w:val="clear" w:color="auto" w:fill="auto"/>
          </w:tcPr>
          <w:p w14:paraId="35077EC8" w14:textId="77777777" w:rsidR="00CB3FC9" w:rsidRPr="00C66272" w:rsidRDefault="00C55FA1">
            <w:pPr>
              <w:jc w:val="both"/>
              <w:rPr>
                <w:rFonts w:ascii="Brill" w:eastAsia="Brill" w:hAnsi="Brill" w:cs="Brill"/>
              </w:rPr>
            </w:pPr>
            <w:r w:rsidRPr="00C66272">
              <w:rPr>
                <w:rFonts w:ascii="Brill" w:eastAsia="Brill" w:hAnsi="Brill" w:cs="Brill"/>
                <w:sz w:val="20"/>
                <w:szCs w:val="20"/>
              </w:rPr>
              <w:t>13</w:t>
            </w:r>
          </w:p>
        </w:tc>
      </w:tr>
      <w:tr w:rsidR="00CB3FC9" w:rsidRPr="00C66272" w14:paraId="35077ED2" w14:textId="77777777" w:rsidTr="00F62668">
        <w:trPr>
          <w:trHeight w:val="70"/>
        </w:trPr>
        <w:tc>
          <w:tcPr>
            <w:tcW w:w="1026" w:type="dxa"/>
            <w:shd w:val="clear" w:color="auto" w:fill="auto"/>
          </w:tcPr>
          <w:p w14:paraId="35077ECA"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738" w:type="dxa"/>
            <w:shd w:val="clear" w:color="auto" w:fill="auto"/>
          </w:tcPr>
          <w:p w14:paraId="35077ECB"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2010" w:type="dxa"/>
            <w:shd w:val="clear" w:color="auto" w:fill="auto"/>
          </w:tcPr>
          <w:p w14:paraId="35077ECC"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830" w:type="dxa"/>
            <w:shd w:val="clear" w:color="auto" w:fill="auto"/>
          </w:tcPr>
          <w:p w14:paraId="35077ECD"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1717" w:type="dxa"/>
            <w:shd w:val="clear" w:color="auto" w:fill="auto"/>
          </w:tcPr>
          <w:p w14:paraId="35077ECE"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734" w:type="dxa"/>
            <w:shd w:val="clear" w:color="auto" w:fill="auto"/>
          </w:tcPr>
          <w:p w14:paraId="35077ECF" w14:textId="77777777" w:rsidR="00CB3FC9" w:rsidRPr="00C66272" w:rsidRDefault="00C55FA1">
            <w:pPr>
              <w:ind w:left="360"/>
              <w:jc w:val="both"/>
              <w:rPr>
                <w:rFonts w:ascii="Brill" w:eastAsia="Brill" w:hAnsi="Brill" w:cs="Brill"/>
              </w:rPr>
            </w:pPr>
            <w:r w:rsidRPr="00C66272">
              <w:rPr>
                <w:rFonts w:ascii="Brill" w:eastAsia="Brill" w:hAnsi="Brill" w:cs="Brill"/>
                <w:sz w:val="20"/>
                <w:szCs w:val="20"/>
              </w:rPr>
              <w:t>-</w:t>
            </w:r>
          </w:p>
        </w:tc>
        <w:tc>
          <w:tcPr>
            <w:tcW w:w="1569" w:type="dxa"/>
            <w:shd w:val="clear" w:color="auto" w:fill="auto"/>
          </w:tcPr>
          <w:p w14:paraId="35077ED0" w14:textId="77777777" w:rsidR="00CB3FC9" w:rsidRPr="00C66272" w:rsidRDefault="00C55FA1">
            <w:pPr>
              <w:rPr>
                <w:rFonts w:ascii="Brill" w:eastAsia="Brill" w:hAnsi="Brill" w:cs="Brill"/>
              </w:rPr>
            </w:pPr>
            <w:r w:rsidRPr="00C66272">
              <w:rPr>
                <w:rFonts w:ascii="Brill" w:eastAsia="Brill" w:hAnsi="Brill" w:cs="Brill"/>
                <w:sz w:val="20"/>
                <w:szCs w:val="20"/>
              </w:rPr>
              <w:t>5 - 10 years</w:t>
            </w:r>
          </w:p>
        </w:tc>
        <w:tc>
          <w:tcPr>
            <w:tcW w:w="431" w:type="dxa"/>
            <w:shd w:val="clear" w:color="auto" w:fill="auto"/>
          </w:tcPr>
          <w:p w14:paraId="35077ED1" w14:textId="77777777" w:rsidR="00CB3FC9" w:rsidRPr="00C66272" w:rsidRDefault="00C55FA1">
            <w:pPr>
              <w:jc w:val="both"/>
              <w:rPr>
                <w:rFonts w:ascii="Brill" w:eastAsia="Brill" w:hAnsi="Brill" w:cs="Brill"/>
              </w:rPr>
            </w:pPr>
            <w:r w:rsidRPr="00C66272">
              <w:rPr>
                <w:rFonts w:ascii="Brill" w:eastAsia="Brill" w:hAnsi="Brill" w:cs="Brill"/>
                <w:sz w:val="20"/>
                <w:szCs w:val="20"/>
              </w:rPr>
              <w:t>24</w:t>
            </w:r>
          </w:p>
        </w:tc>
      </w:tr>
    </w:tbl>
    <w:p w14:paraId="35077ED3" w14:textId="77777777" w:rsidR="00CB3FC9" w:rsidRPr="00C66272" w:rsidRDefault="00CB3FC9">
      <w:pPr>
        <w:jc w:val="both"/>
        <w:rPr>
          <w:rFonts w:ascii="Brill" w:hAnsi="Brill"/>
        </w:rPr>
      </w:pPr>
    </w:p>
    <w:p w14:paraId="35077ED4" w14:textId="1E3C854F" w:rsidR="00CB3FC9" w:rsidRPr="00C66272" w:rsidRDefault="00C55FA1">
      <w:pPr>
        <w:jc w:val="both"/>
        <w:rPr>
          <w:rFonts w:ascii="Brill" w:eastAsia="Brill" w:hAnsi="Brill" w:cs="Brill"/>
        </w:rPr>
      </w:pPr>
      <w:r w:rsidRPr="00C66272">
        <w:rPr>
          <w:rFonts w:ascii="Brill" w:eastAsia="Brill" w:hAnsi="Brill" w:cs="Brill"/>
          <w:sz w:val="20"/>
          <w:szCs w:val="20"/>
        </w:rPr>
        <w:t xml:space="preserve">Source: IPN, Ministry of Internal Affairs, Materials of the Cabinet of the Minister of Internal Affairs for the meeting of the Collegium of the Ministry of Internal Affairs March – December 1959. Report on the fight against criminal </w:t>
      </w:r>
      <w:del w:id="4706" w:author="Autor">
        <w:r w:rsidRPr="00C66272" w:rsidDel="00BB2FBF">
          <w:rPr>
            <w:rFonts w:ascii="Brill" w:eastAsia="Brill" w:hAnsi="Brill" w:cs="Brill"/>
            <w:sz w:val="20"/>
            <w:szCs w:val="20"/>
          </w:rPr>
          <w:delText>misbehavior</w:delText>
        </w:r>
      </w:del>
      <w:ins w:id="4707" w:author="Autor">
        <w:r w:rsidR="00BB2FBF" w:rsidRPr="00C66272">
          <w:rPr>
            <w:rFonts w:ascii="Brill" w:eastAsia="Brill" w:hAnsi="Brill" w:cs="Brill"/>
            <w:sz w:val="20"/>
            <w:szCs w:val="20"/>
          </w:rPr>
          <w:t>misbehaviour</w:t>
        </w:r>
      </w:ins>
      <w:r w:rsidRPr="00C66272">
        <w:rPr>
          <w:rFonts w:ascii="Brill" w:eastAsia="Brill" w:hAnsi="Brill" w:cs="Brill"/>
          <w:sz w:val="20"/>
          <w:szCs w:val="20"/>
        </w:rPr>
        <w:t xml:space="preserve"> by the Voivodeship Police Headquarters in Szczecin, </w:t>
      </w:r>
      <w:proofErr w:type="spellStart"/>
      <w:r w:rsidRPr="00C66272">
        <w:rPr>
          <w:rFonts w:ascii="Brill" w:eastAsia="Brill" w:hAnsi="Brill" w:cs="Brill"/>
          <w:sz w:val="20"/>
          <w:szCs w:val="20"/>
        </w:rPr>
        <w:t>Wrocław</w:t>
      </w:r>
      <w:proofErr w:type="spellEnd"/>
      <w:r w:rsidRPr="00C66272">
        <w:rPr>
          <w:rFonts w:ascii="Brill" w:eastAsia="Brill" w:hAnsi="Brill" w:cs="Brill"/>
          <w:sz w:val="20"/>
          <w:szCs w:val="20"/>
        </w:rPr>
        <w:t xml:space="preserve"> and Kraków [3 December 1959], </w:t>
      </w:r>
      <w:proofErr w:type="spellStart"/>
      <w:r w:rsidRPr="00C66272">
        <w:rPr>
          <w:rFonts w:ascii="Brill" w:eastAsia="Brill" w:hAnsi="Brill" w:cs="Brill"/>
          <w:sz w:val="20"/>
          <w:szCs w:val="20"/>
        </w:rPr>
        <w:t>catalog</w:t>
      </w:r>
      <w:proofErr w:type="spellEnd"/>
      <w:r w:rsidRPr="00C66272">
        <w:rPr>
          <w:rFonts w:ascii="Brill" w:eastAsia="Brill" w:hAnsi="Brill" w:cs="Brill"/>
          <w:sz w:val="20"/>
          <w:szCs w:val="20"/>
        </w:rPr>
        <w:t xml:space="preserve"> 01253/36, page 37 and pages 71 – 72. </w:t>
      </w:r>
    </w:p>
    <w:p w14:paraId="35077ED5" w14:textId="77777777" w:rsidR="00CB3FC9" w:rsidRPr="00C66272" w:rsidRDefault="00CB3FC9">
      <w:pPr>
        <w:spacing w:line="360" w:lineRule="auto"/>
        <w:jc w:val="both"/>
        <w:rPr>
          <w:rFonts w:ascii="Brill" w:eastAsia="Times New Roman" w:hAnsi="Brill" w:cs="Times New Roman"/>
        </w:rPr>
      </w:pPr>
    </w:p>
    <w:p w14:paraId="35077ED6" w14:textId="06AB01E3"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tab/>
      </w:r>
      <w:r w:rsidRPr="00C66272">
        <w:rPr>
          <w:rFonts w:ascii="Brill" w:eastAsia="Brill" w:hAnsi="Brill" w:cs="Brill"/>
        </w:rPr>
        <w:t xml:space="preserve">In 1959, there were 5,656 prostitutes </w:t>
      </w:r>
      <w:ins w:id="4708" w:author="Autor">
        <w:r w:rsidR="00BF3168">
          <w:rPr>
            <w:rFonts w:ascii="Brill" w:eastAsia="Brill" w:hAnsi="Brill" w:cs="Brill"/>
          </w:rPr>
          <w:t>in</w:t>
        </w:r>
      </w:ins>
      <w:del w:id="4709" w:author="Autor">
        <w:r w:rsidRPr="00C66272" w:rsidDel="00BF3168">
          <w:rPr>
            <w:rFonts w:ascii="Brill" w:eastAsia="Brill" w:hAnsi="Brill" w:cs="Brill"/>
          </w:rPr>
          <w:delText>on</w:delText>
        </w:r>
      </w:del>
      <w:r w:rsidRPr="00C66272">
        <w:rPr>
          <w:rFonts w:ascii="Brill" w:eastAsia="Brill" w:hAnsi="Brill" w:cs="Brill"/>
        </w:rPr>
        <w:t xml:space="preserve"> the police records in Poland. Compared to the early 1950s, they were still mainly young women, unmarried, between 20 and 30 years old, of working-class origin, working in the industry for an average of two years. At the end of the 1950s, a new age category appeared in the police records – juvenile prostitutes, below 18 years of age. To be included in the militia file, they had to be arrested several times. In the </w:t>
      </w:r>
      <w:r w:rsidRPr="00C66272">
        <w:rPr>
          <w:rFonts w:ascii="Brill" w:eastAsia="Brill" w:hAnsi="Brill" w:cs="Brill"/>
        </w:rPr>
        <w:lastRenderedPageBreak/>
        <w:t>case of a single incident, police only gave a “preventive talk</w:t>
      </w:r>
      <w:ins w:id="4710" w:author="Autor">
        <w:r w:rsidR="00BF3168">
          <w:rPr>
            <w:rFonts w:ascii="Brill" w:eastAsia="Brill" w:hAnsi="Brill" w:cs="Brill"/>
          </w:rPr>
          <w:t>.</w:t>
        </w:r>
      </w:ins>
      <w:r w:rsidRPr="00C66272">
        <w:rPr>
          <w:rFonts w:ascii="Brill" w:eastAsia="Brill" w:hAnsi="Brill" w:cs="Brill"/>
        </w:rPr>
        <w:t>”</w:t>
      </w:r>
      <w:del w:id="4711" w:author="Autor">
        <w:r w:rsidRPr="00C66272" w:rsidDel="00BF3168">
          <w:rPr>
            <w:rFonts w:ascii="Brill" w:eastAsia="Brill" w:hAnsi="Brill" w:cs="Brill"/>
          </w:rPr>
          <w:delText>.</w:delText>
        </w:r>
      </w:del>
      <w:r w:rsidRPr="00C66272">
        <w:rPr>
          <w:rFonts w:ascii="Brill" w:eastAsia="Brill" w:hAnsi="Brill" w:cs="Brill"/>
        </w:rPr>
        <w:t xml:space="preserve"> In 1959, a </w:t>
      </w:r>
      <w:r w:rsidR="009F47B5" w:rsidRPr="00C66272">
        <w:rPr>
          <w:rFonts w:ascii="Brill" w:eastAsia="Brill" w:hAnsi="Brill" w:cs="Brill"/>
        </w:rPr>
        <w:t>small percentage</w:t>
      </w:r>
      <w:r w:rsidRPr="00C66272">
        <w:rPr>
          <w:rFonts w:ascii="Brill" w:eastAsia="Brill" w:hAnsi="Brill" w:cs="Brill"/>
        </w:rPr>
        <w:t xml:space="preserve"> of the prostitutes registered in 16 Polish cities were juvenile</w:t>
      </w:r>
      <w:r w:rsidR="009F47B5" w:rsidRPr="00C66272">
        <w:rPr>
          <w:rFonts w:ascii="Brill" w:eastAsia="Brill" w:hAnsi="Brill" w:cs="Brill"/>
        </w:rPr>
        <w:t>s</w:t>
      </w:r>
      <w:r w:rsidRPr="00C66272">
        <w:rPr>
          <w:rFonts w:ascii="Brill" w:eastAsia="Brill" w:hAnsi="Brill" w:cs="Brill"/>
        </w:rPr>
        <w:t>.</w:t>
      </w:r>
      <w:r w:rsidRPr="00C66272">
        <w:rPr>
          <w:rFonts w:ascii="Brill" w:eastAsia="Brill" w:hAnsi="Brill" w:cs="Brill"/>
          <w:vertAlign w:val="superscript"/>
        </w:rPr>
        <w:footnoteReference w:id="67"/>
      </w:r>
    </w:p>
    <w:p w14:paraId="35077ED7" w14:textId="77777777" w:rsidR="00CB3FC9" w:rsidRPr="00C66272" w:rsidRDefault="00CB3FC9">
      <w:pPr>
        <w:spacing w:line="360" w:lineRule="auto"/>
        <w:jc w:val="both"/>
        <w:rPr>
          <w:rFonts w:ascii="Brill" w:eastAsia="Brill" w:hAnsi="Brill" w:cs="Brill"/>
        </w:rPr>
      </w:pPr>
    </w:p>
    <w:p w14:paraId="35077ED8"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Prostitution across Poland in comparison to port cities</w:t>
      </w:r>
    </w:p>
    <w:p w14:paraId="35077ED9" w14:textId="52CAB3D6" w:rsidR="00CB3FC9" w:rsidRPr="00C66272" w:rsidRDefault="00C55FA1">
      <w:pPr>
        <w:spacing w:line="360" w:lineRule="auto"/>
        <w:jc w:val="both"/>
        <w:rPr>
          <w:rFonts w:ascii="Brill" w:eastAsia="Brill" w:hAnsi="Brill" w:cs="Brill"/>
        </w:rPr>
      </w:pPr>
      <w:bookmarkStart w:id="4712" w:name="bookmark=id.4d34og8" w:colFirst="0" w:colLast="0"/>
      <w:bookmarkEnd w:id="4712"/>
      <w:r w:rsidRPr="00C66272">
        <w:rPr>
          <w:rFonts w:ascii="Brill" w:eastAsia="Brill" w:hAnsi="Brill" w:cs="Brill"/>
        </w:rPr>
        <w:tab/>
        <w:t xml:space="preserve">It is worth noting that prostitution was concentrated in selected cities. The fact that it was concentrated in industrial cities is not surprising – </w:t>
      </w:r>
      <w:r w:rsidR="00317E3A" w:rsidRPr="00C66272">
        <w:rPr>
          <w:rFonts w:ascii="Brill" w:eastAsia="Brill" w:hAnsi="Brill" w:cs="Brill"/>
        </w:rPr>
        <w:t xml:space="preserve">the </w:t>
      </w:r>
      <w:r w:rsidRPr="00C66272">
        <w:rPr>
          <w:rFonts w:ascii="Brill" w:eastAsia="Brill" w:hAnsi="Brill" w:cs="Brill"/>
        </w:rPr>
        <w:t xml:space="preserve">“great constructions of socialism” </w:t>
      </w:r>
      <w:r w:rsidRPr="00C66272">
        <w:rPr>
          <w:rFonts w:ascii="Brill" w:eastAsia="Brill" w:hAnsi="Brill" w:cs="Brill"/>
        </w:rPr>
        <w:br/>
        <w:t xml:space="preserve">(e.g., Nowa Huta, Tychy), where </w:t>
      </w:r>
      <w:r w:rsidR="00317E3A" w:rsidRPr="00C66272">
        <w:rPr>
          <w:rFonts w:ascii="Brill" w:eastAsia="Brill" w:hAnsi="Brill" w:cs="Brill"/>
        </w:rPr>
        <w:t>the regime’s</w:t>
      </w:r>
      <w:r w:rsidRPr="00C66272">
        <w:rPr>
          <w:rFonts w:ascii="Brill" w:eastAsia="Brill" w:hAnsi="Brill" w:cs="Brill"/>
        </w:rPr>
        <w:t xml:space="preserve"> flagship ideas were realized, were particularly conducive to this due to the </w:t>
      </w:r>
      <w:r w:rsidR="00317E3A" w:rsidRPr="00C66272">
        <w:rPr>
          <w:rFonts w:ascii="Brill" w:eastAsia="Brill" w:hAnsi="Brill" w:cs="Brill"/>
        </w:rPr>
        <w:t>large</w:t>
      </w:r>
      <w:r w:rsidRPr="00C66272">
        <w:rPr>
          <w:rFonts w:ascii="Brill" w:eastAsia="Brill" w:hAnsi="Brill" w:cs="Brill"/>
        </w:rPr>
        <w:t xml:space="preserve"> number of workers from all over the country (</w:t>
      </w:r>
      <w:proofErr w:type="spellStart"/>
      <w:r w:rsidRPr="00713589">
        <w:rPr>
          <w:rFonts w:ascii="Brill" w:eastAsia="Brill" w:hAnsi="Brill" w:cs="Brill"/>
        </w:rPr>
        <w:t>Karpiński</w:t>
      </w:r>
      <w:proofErr w:type="spellEnd"/>
      <w:r w:rsidRPr="00713589">
        <w:rPr>
          <w:rFonts w:ascii="Brill" w:eastAsia="Brill" w:hAnsi="Brill" w:cs="Brill"/>
        </w:rPr>
        <w:t>, 1997</w:t>
      </w:r>
      <w:r w:rsidRPr="00C66272">
        <w:rPr>
          <w:rFonts w:ascii="Brill" w:eastAsia="Brill" w:hAnsi="Brill" w:cs="Brill"/>
        </w:rPr>
        <w:t>). Table 5 provides a detailed breakdown</w:t>
      </w:r>
      <w:r w:rsidR="005A762F" w:rsidRPr="00C66272">
        <w:rPr>
          <w:rFonts w:ascii="Brill" w:eastAsia="Brill" w:hAnsi="Brill" w:cs="Brill"/>
        </w:rPr>
        <w:t>,</w:t>
      </w:r>
      <w:r w:rsidRPr="00C66272">
        <w:rPr>
          <w:rFonts w:ascii="Brill" w:eastAsia="Brill" w:hAnsi="Brill" w:cs="Brill"/>
        </w:rPr>
        <w:t xml:space="preserve"> taking into account the social background and education of prostitutes in the selected cities where the Sections for Combating Prostitution operated.</w:t>
      </w:r>
    </w:p>
    <w:p w14:paraId="35077EDA" w14:textId="77777777" w:rsidR="00CB3FC9" w:rsidRPr="00C66272" w:rsidRDefault="00CB3FC9">
      <w:pPr>
        <w:spacing w:line="360" w:lineRule="auto"/>
        <w:jc w:val="both"/>
        <w:rPr>
          <w:rFonts w:ascii="Brill" w:eastAsia="Brill" w:hAnsi="Brill" w:cs="Brill"/>
        </w:rPr>
      </w:pPr>
    </w:p>
    <w:p w14:paraId="35077EDB" w14:textId="0242A53A" w:rsidR="00CB3FC9" w:rsidRPr="00C66272" w:rsidRDefault="00C55FA1">
      <w:pPr>
        <w:jc w:val="both"/>
        <w:rPr>
          <w:rFonts w:ascii="Brill" w:eastAsia="Brill" w:hAnsi="Brill" w:cs="Brill"/>
        </w:rPr>
      </w:pPr>
      <w:r w:rsidRPr="00C66272">
        <w:rPr>
          <w:rFonts w:ascii="Brill" w:eastAsia="Brill" w:hAnsi="Brill" w:cs="Brill"/>
        </w:rPr>
        <w:t xml:space="preserve">Table 5. Social origin and education of prostitutes in selected cities in 1956. Data are presented as </w:t>
      </w:r>
      <w:del w:id="4713" w:author="Autor">
        <w:r w:rsidRPr="00C66272" w:rsidDel="00BF3168">
          <w:rPr>
            <w:rFonts w:ascii="Brill" w:eastAsia="Brill" w:hAnsi="Brill" w:cs="Brill"/>
          </w:rPr>
          <w:delText>percent</w:delText>
        </w:r>
      </w:del>
      <w:ins w:id="4714" w:author="Autor">
        <w:r w:rsidR="00BF3168">
          <w:rPr>
            <w:rFonts w:ascii="Brill" w:eastAsia="Brill" w:hAnsi="Brill" w:cs="Brill"/>
          </w:rPr>
          <w:t>per cent</w:t>
        </w:r>
      </w:ins>
      <w:r w:rsidRPr="00C66272">
        <w:rPr>
          <w:rFonts w:ascii="Brill" w:eastAsia="Brill" w:hAnsi="Brill" w:cs="Brill"/>
        </w:rPr>
        <w:t>ages</w:t>
      </w:r>
    </w:p>
    <w:tbl>
      <w:tblPr>
        <w:tblStyle w:val="a6"/>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1"/>
        <w:gridCol w:w="1259"/>
        <w:gridCol w:w="1121"/>
        <w:gridCol w:w="1408"/>
        <w:gridCol w:w="1407"/>
        <w:gridCol w:w="1011"/>
        <w:gridCol w:w="1362"/>
        <w:gridCol w:w="1096"/>
      </w:tblGrid>
      <w:tr w:rsidR="00CB3FC9" w:rsidRPr="00C66272" w14:paraId="35077EDF" w14:textId="77777777" w:rsidTr="00F62668">
        <w:tc>
          <w:tcPr>
            <w:tcW w:w="1221" w:type="dxa"/>
            <w:shd w:val="clear" w:color="auto" w:fill="auto"/>
          </w:tcPr>
          <w:p w14:paraId="35077EDC" w14:textId="77777777" w:rsidR="00CB3FC9" w:rsidRPr="00C66272" w:rsidRDefault="00CB3FC9">
            <w:pPr>
              <w:jc w:val="both"/>
              <w:rPr>
                <w:rFonts w:ascii="Brill" w:eastAsia="Brill" w:hAnsi="Brill" w:cs="Brill"/>
                <w:sz w:val="20"/>
                <w:szCs w:val="20"/>
              </w:rPr>
            </w:pPr>
          </w:p>
        </w:tc>
        <w:tc>
          <w:tcPr>
            <w:tcW w:w="3788" w:type="dxa"/>
            <w:gridSpan w:val="3"/>
            <w:shd w:val="clear" w:color="auto" w:fill="auto"/>
          </w:tcPr>
          <w:p w14:paraId="35077EDD" w14:textId="77777777" w:rsidR="00CB3FC9" w:rsidRPr="00C66272" w:rsidRDefault="00C55FA1">
            <w:pPr>
              <w:jc w:val="both"/>
              <w:rPr>
                <w:rFonts w:ascii="Brill" w:eastAsia="Brill" w:hAnsi="Brill" w:cs="Brill"/>
              </w:rPr>
            </w:pPr>
            <w:r w:rsidRPr="00C66272">
              <w:rPr>
                <w:rFonts w:ascii="Brill" w:eastAsia="Brill" w:hAnsi="Brill" w:cs="Brill"/>
                <w:sz w:val="20"/>
                <w:szCs w:val="20"/>
              </w:rPr>
              <w:t>Social origin</w:t>
            </w:r>
          </w:p>
        </w:tc>
        <w:tc>
          <w:tcPr>
            <w:tcW w:w="4876" w:type="dxa"/>
            <w:gridSpan w:val="4"/>
            <w:shd w:val="clear" w:color="auto" w:fill="auto"/>
          </w:tcPr>
          <w:p w14:paraId="35077EDE" w14:textId="77777777" w:rsidR="00CB3FC9" w:rsidRPr="00C66272" w:rsidRDefault="00C55FA1">
            <w:pPr>
              <w:jc w:val="both"/>
              <w:rPr>
                <w:rFonts w:ascii="Brill" w:eastAsia="Brill" w:hAnsi="Brill" w:cs="Brill"/>
              </w:rPr>
            </w:pPr>
            <w:r w:rsidRPr="00C66272">
              <w:rPr>
                <w:rFonts w:ascii="Brill" w:eastAsia="Brill" w:hAnsi="Brill" w:cs="Brill"/>
                <w:sz w:val="20"/>
                <w:szCs w:val="20"/>
              </w:rPr>
              <w:t>Education</w:t>
            </w:r>
          </w:p>
        </w:tc>
      </w:tr>
      <w:tr w:rsidR="00CB3FC9" w:rsidRPr="00C66272" w14:paraId="35077EE8" w14:textId="77777777" w:rsidTr="00F62668">
        <w:tc>
          <w:tcPr>
            <w:tcW w:w="1221" w:type="dxa"/>
            <w:shd w:val="clear" w:color="auto" w:fill="auto"/>
          </w:tcPr>
          <w:p w14:paraId="35077EE0" w14:textId="77777777" w:rsidR="00CB3FC9" w:rsidRPr="00C66272" w:rsidRDefault="00C55FA1">
            <w:pPr>
              <w:jc w:val="both"/>
              <w:rPr>
                <w:rFonts w:ascii="Brill" w:eastAsia="Brill" w:hAnsi="Brill" w:cs="Brill"/>
              </w:rPr>
            </w:pPr>
            <w:r w:rsidRPr="00C66272">
              <w:rPr>
                <w:rFonts w:ascii="Brill" w:eastAsia="Brill" w:hAnsi="Brill" w:cs="Brill"/>
                <w:sz w:val="20"/>
                <w:szCs w:val="20"/>
              </w:rPr>
              <w:t>City</w:t>
            </w:r>
          </w:p>
        </w:tc>
        <w:tc>
          <w:tcPr>
            <w:tcW w:w="1259" w:type="dxa"/>
            <w:shd w:val="clear" w:color="auto" w:fill="auto"/>
          </w:tcPr>
          <w:p w14:paraId="35077EE1" w14:textId="77777777" w:rsidR="00CB3FC9" w:rsidRPr="00C66272" w:rsidRDefault="00C55FA1">
            <w:pPr>
              <w:jc w:val="both"/>
              <w:rPr>
                <w:rFonts w:ascii="Brill" w:eastAsia="Brill" w:hAnsi="Brill" w:cs="Brill"/>
              </w:rPr>
            </w:pPr>
            <w:r w:rsidRPr="00C66272">
              <w:rPr>
                <w:rFonts w:ascii="Brill" w:eastAsia="Brill" w:hAnsi="Brill" w:cs="Brill"/>
                <w:sz w:val="20"/>
                <w:szCs w:val="20"/>
              </w:rPr>
              <w:t>Workers</w:t>
            </w:r>
          </w:p>
        </w:tc>
        <w:tc>
          <w:tcPr>
            <w:tcW w:w="1121" w:type="dxa"/>
            <w:shd w:val="clear" w:color="auto" w:fill="auto"/>
          </w:tcPr>
          <w:p w14:paraId="35077EE2" w14:textId="77777777" w:rsidR="00CB3FC9" w:rsidRPr="00C66272" w:rsidRDefault="00C55FA1">
            <w:pPr>
              <w:jc w:val="both"/>
              <w:rPr>
                <w:rFonts w:ascii="Brill" w:eastAsia="Brill" w:hAnsi="Brill" w:cs="Brill"/>
              </w:rPr>
            </w:pPr>
            <w:r w:rsidRPr="00C66272">
              <w:rPr>
                <w:rFonts w:ascii="Brill" w:eastAsia="Brill" w:hAnsi="Brill" w:cs="Brill"/>
                <w:sz w:val="20"/>
                <w:szCs w:val="20"/>
              </w:rPr>
              <w:t>Peasants</w:t>
            </w:r>
          </w:p>
        </w:tc>
        <w:tc>
          <w:tcPr>
            <w:tcW w:w="1408" w:type="dxa"/>
            <w:shd w:val="clear" w:color="auto" w:fill="auto"/>
          </w:tcPr>
          <w:p w14:paraId="35077EE3" w14:textId="77777777" w:rsidR="00CB3FC9" w:rsidRPr="00C66272" w:rsidRDefault="00C55FA1">
            <w:pPr>
              <w:jc w:val="both"/>
              <w:rPr>
                <w:rFonts w:ascii="Brill" w:eastAsia="Brill" w:hAnsi="Brill" w:cs="Brill"/>
              </w:rPr>
            </w:pPr>
            <w:r w:rsidRPr="00C66272">
              <w:rPr>
                <w:rFonts w:ascii="Brill" w:eastAsia="Brill" w:hAnsi="Brill" w:cs="Brill"/>
                <w:sz w:val="20"/>
                <w:szCs w:val="20"/>
              </w:rPr>
              <w:t>Intelligentsia</w:t>
            </w:r>
          </w:p>
        </w:tc>
        <w:tc>
          <w:tcPr>
            <w:tcW w:w="1407" w:type="dxa"/>
            <w:shd w:val="clear" w:color="auto" w:fill="auto"/>
          </w:tcPr>
          <w:p w14:paraId="35077EE4" w14:textId="77777777" w:rsidR="00CB3FC9" w:rsidRPr="00C66272" w:rsidRDefault="00C55FA1">
            <w:pPr>
              <w:jc w:val="both"/>
              <w:rPr>
                <w:rFonts w:ascii="Brill" w:eastAsia="Brill" w:hAnsi="Brill" w:cs="Brill"/>
              </w:rPr>
            </w:pPr>
            <w:r w:rsidRPr="00C66272">
              <w:rPr>
                <w:rFonts w:ascii="Brill" w:eastAsia="Brill" w:hAnsi="Brill" w:cs="Brill"/>
                <w:sz w:val="20"/>
                <w:szCs w:val="20"/>
              </w:rPr>
              <w:t>incomplete primary</w:t>
            </w:r>
          </w:p>
        </w:tc>
        <w:tc>
          <w:tcPr>
            <w:tcW w:w="1011" w:type="dxa"/>
            <w:shd w:val="clear" w:color="auto" w:fill="auto"/>
          </w:tcPr>
          <w:p w14:paraId="35077EE5" w14:textId="77777777" w:rsidR="00CB3FC9" w:rsidRPr="00C66272" w:rsidRDefault="00C55FA1">
            <w:pPr>
              <w:jc w:val="both"/>
              <w:rPr>
                <w:rFonts w:ascii="Brill" w:eastAsia="Brill" w:hAnsi="Brill" w:cs="Brill"/>
              </w:rPr>
            </w:pPr>
            <w:r w:rsidRPr="00C66272">
              <w:rPr>
                <w:rFonts w:ascii="Brill" w:eastAsia="Brill" w:hAnsi="Brill" w:cs="Brill"/>
                <w:sz w:val="20"/>
                <w:szCs w:val="20"/>
              </w:rPr>
              <w:t>Basic</w:t>
            </w:r>
          </w:p>
        </w:tc>
        <w:tc>
          <w:tcPr>
            <w:tcW w:w="1362" w:type="dxa"/>
            <w:shd w:val="clear" w:color="auto" w:fill="auto"/>
          </w:tcPr>
          <w:p w14:paraId="35077EE6" w14:textId="77777777" w:rsidR="00CB3FC9" w:rsidRPr="00C66272" w:rsidRDefault="00C55FA1">
            <w:pPr>
              <w:jc w:val="both"/>
              <w:rPr>
                <w:rFonts w:ascii="Brill" w:eastAsia="Brill" w:hAnsi="Brill" w:cs="Brill"/>
              </w:rPr>
            </w:pPr>
            <w:r w:rsidRPr="00C66272">
              <w:rPr>
                <w:rFonts w:ascii="Brill" w:eastAsia="Brill" w:hAnsi="Brill" w:cs="Brill"/>
                <w:sz w:val="20"/>
                <w:szCs w:val="20"/>
              </w:rPr>
              <w:t>high school</w:t>
            </w:r>
          </w:p>
        </w:tc>
        <w:tc>
          <w:tcPr>
            <w:tcW w:w="1096" w:type="dxa"/>
            <w:shd w:val="clear" w:color="auto" w:fill="auto"/>
          </w:tcPr>
          <w:p w14:paraId="35077EE7" w14:textId="77777777" w:rsidR="00CB3FC9" w:rsidRPr="00C66272" w:rsidRDefault="00C55FA1">
            <w:pPr>
              <w:jc w:val="both"/>
              <w:rPr>
                <w:rFonts w:ascii="Brill" w:eastAsia="Brill" w:hAnsi="Brill" w:cs="Brill"/>
              </w:rPr>
            </w:pPr>
            <w:r w:rsidRPr="00C66272">
              <w:rPr>
                <w:rFonts w:ascii="Brill" w:eastAsia="Brill" w:hAnsi="Brill" w:cs="Brill"/>
                <w:sz w:val="20"/>
                <w:szCs w:val="20"/>
              </w:rPr>
              <w:t xml:space="preserve">university </w:t>
            </w:r>
          </w:p>
        </w:tc>
      </w:tr>
      <w:tr w:rsidR="00CB3FC9" w:rsidRPr="00C66272" w14:paraId="35077EF1" w14:textId="77777777" w:rsidTr="00F62668">
        <w:tc>
          <w:tcPr>
            <w:tcW w:w="1221" w:type="dxa"/>
            <w:shd w:val="clear" w:color="auto" w:fill="auto"/>
          </w:tcPr>
          <w:p w14:paraId="35077EE9" w14:textId="77777777" w:rsidR="00CB3FC9" w:rsidRPr="00C66272" w:rsidRDefault="00C55FA1">
            <w:pPr>
              <w:jc w:val="both"/>
              <w:rPr>
                <w:rFonts w:ascii="Brill" w:eastAsia="Brill" w:hAnsi="Brill" w:cs="Brill"/>
              </w:rPr>
            </w:pPr>
            <w:r w:rsidRPr="00C66272">
              <w:rPr>
                <w:rFonts w:ascii="Brill" w:eastAsia="Brill" w:hAnsi="Brill" w:cs="Brill"/>
                <w:sz w:val="20"/>
                <w:szCs w:val="20"/>
              </w:rPr>
              <w:t>Warszawa</w:t>
            </w:r>
          </w:p>
        </w:tc>
        <w:tc>
          <w:tcPr>
            <w:tcW w:w="1259" w:type="dxa"/>
            <w:shd w:val="clear" w:color="auto" w:fill="auto"/>
          </w:tcPr>
          <w:p w14:paraId="35077EEA" w14:textId="77777777" w:rsidR="00CB3FC9" w:rsidRPr="00C66272" w:rsidRDefault="00C55FA1">
            <w:pPr>
              <w:jc w:val="both"/>
              <w:rPr>
                <w:rFonts w:ascii="Brill" w:eastAsia="Brill" w:hAnsi="Brill" w:cs="Brill"/>
              </w:rPr>
            </w:pPr>
            <w:r w:rsidRPr="00C66272">
              <w:rPr>
                <w:rFonts w:ascii="Brill" w:eastAsia="Brill" w:hAnsi="Brill" w:cs="Brill"/>
                <w:sz w:val="20"/>
                <w:szCs w:val="20"/>
              </w:rPr>
              <w:t>66</w:t>
            </w:r>
          </w:p>
        </w:tc>
        <w:tc>
          <w:tcPr>
            <w:tcW w:w="1121" w:type="dxa"/>
            <w:shd w:val="clear" w:color="auto" w:fill="auto"/>
          </w:tcPr>
          <w:p w14:paraId="35077EEB" w14:textId="77777777" w:rsidR="00CB3FC9" w:rsidRPr="00C66272" w:rsidRDefault="00C55FA1">
            <w:pPr>
              <w:jc w:val="both"/>
              <w:rPr>
                <w:rFonts w:ascii="Brill" w:eastAsia="Brill" w:hAnsi="Brill" w:cs="Brill"/>
              </w:rPr>
            </w:pPr>
            <w:r w:rsidRPr="00C66272">
              <w:rPr>
                <w:rFonts w:ascii="Brill" w:eastAsia="Brill" w:hAnsi="Brill" w:cs="Brill"/>
                <w:sz w:val="20"/>
                <w:szCs w:val="20"/>
              </w:rPr>
              <w:t>33</w:t>
            </w:r>
          </w:p>
        </w:tc>
        <w:tc>
          <w:tcPr>
            <w:tcW w:w="1408" w:type="dxa"/>
            <w:shd w:val="clear" w:color="auto" w:fill="auto"/>
          </w:tcPr>
          <w:p w14:paraId="35077EEC" w14:textId="77777777" w:rsidR="00CB3FC9" w:rsidRPr="00C66272" w:rsidRDefault="00C55FA1">
            <w:pPr>
              <w:jc w:val="both"/>
              <w:rPr>
                <w:rFonts w:ascii="Brill" w:eastAsia="Brill" w:hAnsi="Brill" w:cs="Brill"/>
              </w:rPr>
            </w:pPr>
            <w:r w:rsidRPr="00C66272">
              <w:rPr>
                <w:rFonts w:ascii="Brill" w:eastAsia="Brill" w:hAnsi="Brill" w:cs="Brill"/>
                <w:sz w:val="20"/>
                <w:szCs w:val="20"/>
              </w:rPr>
              <w:t>1</w:t>
            </w:r>
          </w:p>
        </w:tc>
        <w:tc>
          <w:tcPr>
            <w:tcW w:w="1407" w:type="dxa"/>
            <w:shd w:val="clear" w:color="auto" w:fill="auto"/>
          </w:tcPr>
          <w:p w14:paraId="35077EED" w14:textId="77777777" w:rsidR="00CB3FC9" w:rsidRPr="00C66272" w:rsidRDefault="00C55FA1">
            <w:pPr>
              <w:jc w:val="both"/>
              <w:rPr>
                <w:rFonts w:ascii="Brill" w:eastAsia="Brill" w:hAnsi="Brill" w:cs="Brill"/>
              </w:rPr>
            </w:pPr>
            <w:r w:rsidRPr="00C66272">
              <w:rPr>
                <w:rFonts w:ascii="Brill" w:eastAsia="Brill" w:hAnsi="Brill" w:cs="Brill"/>
                <w:sz w:val="20"/>
                <w:szCs w:val="20"/>
              </w:rPr>
              <w:t>7</w:t>
            </w:r>
          </w:p>
        </w:tc>
        <w:tc>
          <w:tcPr>
            <w:tcW w:w="1011" w:type="dxa"/>
            <w:shd w:val="clear" w:color="auto" w:fill="auto"/>
          </w:tcPr>
          <w:p w14:paraId="35077EEE" w14:textId="77777777" w:rsidR="00CB3FC9" w:rsidRPr="00C66272" w:rsidRDefault="00C55FA1">
            <w:pPr>
              <w:jc w:val="both"/>
              <w:rPr>
                <w:rFonts w:ascii="Brill" w:eastAsia="Brill" w:hAnsi="Brill" w:cs="Brill"/>
              </w:rPr>
            </w:pPr>
            <w:r w:rsidRPr="00C66272">
              <w:rPr>
                <w:rFonts w:ascii="Brill" w:eastAsia="Brill" w:hAnsi="Brill" w:cs="Brill"/>
                <w:sz w:val="20"/>
                <w:szCs w:val="20"/>
              </w:rPr>
              <w:t>38</w:t>
            </w:r>
          </w:p>
        </w:tc>
        <w:tc>
          <w:tcPr>
            <w:tcW w:w="1362" w:type="dxa"/>
            <w:shd w:val="clear" w:color="auto" w:fill="auto"/>
          </w:tcPr>
          <w:p w14:paraId="35077EEF" w14:textId="77777777" w:rsidR="00CB3FC9" w:rsidRPr="00C66272" w:rsidRDefault="00C55FA1">
            <w:pPr>
              <w:jc w:val="both"/>
              <w:rPr>
                <w:rFonts w:ascii="Brill" w:eastAsia="Brill" w:hAnsi="Brill" w:cs="Brill"/>
              </w:rPr>
            </w:pPr>
            <w:r w:rsidRPr="00C66272">
              <w:rPr>
                <w:rFonts w:ascii="Brill" w:eastAsia="Brill" w:hAnsi="Brill" w:cs="Brill"/>
                <w:sz w:val="20"/>
                <w:szCs w:val="20"/>
              </w:rPr>
              <w:t>10</w:t>
            </w:r>
          </w:p>
        </w:tc>
        <w:tc>
          <w:tcPr>
            <w:tcW w:w="1096" w:type="dxa"/>
            <w:shd w:val="clear" w:color="auto" w:fill="auto"/>
          </w:tcPr>
          <w:p w14:paraId="35077EF0" w14:textId="77777777" w:rsidR="00CB3FC9" w:rsidRPr="00C66272" w:rsidRDefault="00C55FA1">
            <w:pPr>
              <w:jc w:val="both"/>
              <w:rPr>
                <w:rFonts w:ascii="Brill" w:eastAsia="Brill" w:hAnsi="Brill" w:cs="Brill"/>
              </w:rPr>
            </w:pPr>
            <w:r w:rsidRPr="00C66272">
              <w:rPr>
                <w:rFonts w:ascii="Brill" w:eastAsia="Brill" w:hAnsi="Brill" w:cs="Brill"/>
                <w:sz w:val="20"/>
                <w:szCs w:val="20"/>
              </w:rPr>
              <w:t>-</w:t>
            </w:r>
          </w:p>
        </w:tc>
      </w:tr>
      <w:tr w:rsidR="00CB3FC9" w:rsidRPr="00C66272" w14:paraId="35077EFA" w14:textId="77777777" w:rsidTr="00F62668">
        <w:tc>
          <w:tcPr>
            <w:tcW w:w="1221" w:type="dxa"/>
            <w:shd w:val="clear" w:color="auto" w:fill="auto"/>
          </w:tcPr>
          <w:p w14:paraId="35077EF2" w14:textId="77777777" w:rsidR="00CB3FC9" w:rsidRPr="00C66272" w:rsidRDefault="00C55FA1">
            <w:pPr>
              <w:jc w:val="both"/>
              <w:rPr>
                <w:rFonts w:ascii="Brill" w:eastAsia="Brill" w:hAnsi="Brill" w:cs="Brill"/>
              </w:rPr>
            </w:pPr>
            <w:proofErr w:type="spellStart"/>
            <w:r w:rsidRPr="00C66272">
              <w:rPr>
                <w:rFonts w:ascii="Brill" w:eastAsia="Brill" w:hAnsi="Brill" w:cs="Brill"/>
                <w:sz w:val="20"/>
                <w:szCs w:val="20"/>
              </w:rPr>
              <w:t>Wrocław</w:t>
            </w:r>
            <w:proofErr w:type="spellEnd"/>
          </w:p>
        </w:tc>
        <w:tc>
          <w:tcPr>
            <w:tcW w:w="1259" w:type="dxa"/>
            <w:shd w:val="clear" w:color="auto" w:fill="auto"/>
          </w:tcPr>
          <w:p w14:paraId="35077EF3" w14:textId="77777777" w:rsidR="00CB3FC9" w:rsidRPr="00C66272" w:rsidRDefault="00C55FA1">
            <w:pPr>
              <w:jc w:val="both"/>
              <w:rPr>
                <w:rFonts w:ascii="Brill" w:eastAsia="Brill" w:hAnsi="Brill" w:cs="Brill"/>
              </w:rPr>
            </w:pPr>
            <w:r w:rsidRPr="00C66272">
              <w:rPr>
                <w:rFonts w:ascii="Brill" w:eastAsia="Brill" w:hAnsi="Brill" w:cs="Brill"/>
                <w:sz w:val="20"/>
                <w:szCs w:val="20"/>
              </w:rPr>
              <w:t>80</w:t>
            </w:r>
          </w:p>
        </w:tc>
        <w:tc>
          <w:tcPr>
            <w:tcW w:w="1121" w:type="dxa"/>
            <w:shd w:val="clear" w:color="auto" w:fill="auto"/>
          </w:tcPr>
          <w:p w14:paraId="35077EF4" w14:textId="77777777" w:rsidR="00CB3FC9" w:rsidRPr="00C66272" w:rsidRDefault="00C55FA1">
            <w:pPr>
              <w:jc w:val="both"/>
              <w:rPr>
                <w:rFonts w:ascii="Brill" w:eastAsia="Brill" w:hAnsi="Brill" w:cs="Brill"/>
              </w:rPr>
            </w:pPr>
            <w:r w:rsidRPr="00C66272">
              <w:rPr>
                <w:rFonts w:ascii="Brill" w:eastAsia="Brill" w:hAnsi="Brill" w:cs="Brill"/>
                <w:sz w:val="20"/>
                <w:szCs w:val="20"/>
              </w:rPr>
              <w:t>18</w:t>
            </w:r>
          </w:p>
        </w:tc>
        <w:tc>
          <w:tcPr>
            <w:tcW w:w="1408" w:type="dxa"/>
            <w:shd w:val="clear" w:color="auto" w:fill="auto"/>
          </w:tcPr>
          <w:p w14:paraId="35077EF5" w14:textId="77777777" w:rsidR="00CB3FC9" w:rsidRPr="00C66272" w:rsidRDefault="00C55FA1">
            <w:pPr>
              <w:jc w:val="both"/>
              <w:rPr>
                <w:rFonts w:ascii="Brill" w:eastAsia="Brill" w:hAnsi="Brill" w:cs="Brill"/>
              </w:rPr>
            </w:pPr>
            <w:r w:rsidRPr="00C66272">
              <w:rPr>
                <w:rFonts w:ascii="Brill" w:eastAsia="Brill" w:hAnsi="Brill" w:cs="Brill"/>
                <w:sz w:val="20"/>
                <w:szCs w:val="20"/>
              </w:rPr>
              <w:t>2</w:t>
            </w:r>
          </w:p>
        </w:tc>
        <w:tc>
          <w:tcPr>
            <w:tcW w:w="1407" w:type="dxa"/>
            <w:shd w:val="clear" w:color="auto" w:fill="auto"/>
          </w:tcPr>
          <w:p w14:paraId="35077EF6" w14:textId="77777777" w:rsidR="00CB3FC9" w:rsidRPr="00C66272" w:rsidRDefault="00C55FA1">
            <w:pPr>
              <w:jc w:val="both"/>
              <w:rPr>
                <w:rFonts w:ascii="Brill" w:eastAsia="Brill" w:hAnsi="Brill" w:cs="Brill"/>
              </w:rPr>
            </w:pPr>
            <w:r w:rsidRPr="00C66272">
              <w:rPr>
                <w:rFonts w:ascii="Brill" w:eastAsia="Brill" w:hAnsi="Brill" w:cs="Brill"/>
                <w:sz w:val="20"/>
                <w:szCs w:val="20"/>
              </w:rPr>
              <w:t>2</w:t>
            </w:r>
          </w:p>
        </w:tc>
        <w:tc>
          <w:tcPr>
            <w:tcW w:w="1011" w:type="dxa"/>
            <w:shd w:val="clear" w:color="auto" w:fill="auto"/>
          </w:tcPr>
          <w:p w14:paraId="35077EF7" w14:textId="77777777" w:rsidR="00CB3FC9" w:rsidRPr="00C66272" w:rsidRDefault="00C55FA1">
            <w:pPr>
              <w:jc w:val="both"/>
              <w:rPr>
                <w:rFonts w:ascii="Brill" w:eastAsia="Brill" w:hAnsi="Brill" w:cs="Brill"/>
              </w:rPr>
            </w:pPr>
            <w:r w:rsidRPr="00C66272">
              <w:rPr>
                <w:rFonts w:ascii="Brill" w:eastAsia="Brill" w:hAnsi="Brill" w:cs="Brill"/>
                <w:sz w:val="20"/>
                <w:szCs w:val="20"/>
              </w:rPr>
              <w:t>34</w:t>
            </w:r>
          </w:p>
        </w:tc>
        <w:tc>
          <w:tcPr>
            <w:tcW w:w="1362" w:type="dxa"/>
            <w:shd w:val="clear" w:color="auto" w:fill="auto"/>
          </w:tcPr>
          <w:p w14:paraId="35077EF8" w14:textId="77777777" w:rsidR="00CB3FC9" w:rsidRPr="00C66272" w:rsidRDefault="00C55FA1">
            <w:pPr>
              <w:jc w:val="both"/>
              <w:rPr>
                <w:rFonts w:ascii="Brill" w:eastAsia="Brill" w:hAnsi="Brill" w:cs="Brill"/>
              </w:rPr>
            </w:pPr>
            <w:r w:rsidRPr="00C66272">
              <w:rPr>
                <w:rFonts w:ascii="Brill" w:eastAsia="Brill" w:hAnsi="Brill" w:cs="Brill"/>
                <w:sz w:val="20"/>
                <w:szCs w:val="20"/>
              </w:rPr>
              <w:t>3</w:t>
            </w:r>
          </w:p>
        </w:tc>
        <w:tc>
          <w:tcPr>
            <w:tcW w:w="1096" w:type="dxa"/>
            <w:shd w:val="clear" w:color="auto" w:fill="auto"/>
          </w:tcPr>
          <w:p w14:paraId="35077EF9" w14:textId="77777777" w:rsidR="00CB3FC9" w:rsidRPr="00C66272" w:rsidRDefault="00C55FA1">
            <w:pPr>
              <w:jc w:val="both"/>
              <w:rPr>
                <w:rFonts w:ascii="Brill" w:eastAsia="Brill" w:hAnsi="Brill" w:cs="Brill"/>
              </w:rPr>
            </w:pPr>
            <w:r w:rsidRPr="00C66272">
              <w:rPr>
                <w:rFonts w:ascii="Brill" w:eastAsia="Brill" w:hAnsi="Brill" w:cs="Brill"/>
                <w:sz w:val="20"/>
                <w:szCs w:val="20"/>
              </w:rPr>
              <w:t>-</w:t>
            </w:r>
          </w:p>
        </w:tc>
      </w:tr>
      <w:tr w:rsidR="00CB3FC9" w:rsidRPr="00C66272" w14:paraId="35077F03" w14:textId="77777777" w:rsidTr="00F62668">
        <w:tc>
          <w:tcPr>
            <w:tcW w:w="1221" w:type="dxa"/>
            <w:shd w:val="clear" w:color="auto" w:fill="auto"/>
          </w:tcPr>
          <w:p w14:paraId="35077EFB" w14:textId="77777777" w:rsidR="00CB3FC9" w:rsidRPr="00C66272" w:rsidRDefault="00C55FA1">
            <w:pPr>
              <w:jc w:val="both"/>
              <w:rPr>
                <w:rFonts w:ascii="Brill" w:eastAsia="Brill" w:hAnsi="Brill" w:cs="Brill"/>
              </w:rPr>
            </w:pPr>
            <w:r w:rsidRPr="00C66272">
              <w:rPr>
                <w:rFonts w:ascii="Brill" w:eastAsia="Brill" w:hAnsi="Brill" w:cs="Brill"/>
                <w:sz w:val="20"/>
                <w:szCs w:val="20"/>
              </w:rPr>
              <w:t>Kraków</w:t>
            </w:r>
          </w:p>
        </w:tc>
        <w:tc>
          <w:tcPr>
            <w:tcW w:w="1259" w:type="dxa"/>
            <w:shd w:val="clear" w:color="auto" w:fill="auto"/>
          </w:tcPr>
          <w:p w14:paraId="35077EFC" w14:textId="77777777" w:rsidR="00CB3FC9" w:rsidRPr="00C66272" w:rsidRDefault="00C55FA1">
            <w:pPr>
              <w:jc w:val="both"/>
              <w:rPr>
                <w:rFonts w:ascii="Brill" w:eastAsia="Brill" w:hAnsi="Brill" w:cs="Brill"/>
              </w:rPr>
            </w:pPr>
            <w:r w:rsidRPr="00C66272">
              <w:rPr>
                <w:rFonts w:ascii="Brill" w:eastAsia="Brill" w:hAnsi="Brill" w:cs="Brill"/>
                <w:sz w:val="20"/>
                <w:szCs w:val="20"/>
              </w:rPr>
              <w:t>72</w:t>
            </w:r>
          </w:p>
        </w:tc>
        <w:tc>
          <w:tcPr>
            <w:tcW w:w="1121" w:type="dxa"/>
            <w:shd w:val="clear" w:color="auto" w:fill="auto"/>
          </w:tcPr>
          <w:p w14:paraId="35077EFD" w14:textId="77777777" w:rsidR="00CB3FC9" w:rsidRPr="00C66272" w:rsidRDefault="00C55FA1">
            <w:pPr>
              <w:jc w:val="both"/>
              <w:rPr>
                <w:rFonts w:ascii="Brill" w:eastAsia="Brill" w:hAnsi="Brill" w:cs="Brill"/>
              </w:rPr>
            </w:pPr>
            <w:r w:rsidRPr="00C66272">
              <w:rPr>
                <w:rFonts w:ascii="Brill" w:eastAsia="Brill" w:hAnsi="Brill" w:cs="Brill"/>
                <w:sz w:val="20"/>
                <w:szCs w:val="20"/>
              </w:rPr>
              <w:t>25</w:t>
            </w:r>
          </w:p>
        </w:tc>
        <w:tc>
          <w:tcPr>
            <w:tcW w:w="1408" w:type="dxa"/>
            <w:shd w:val="clear" w:color="auto" w:fill="auto"/>
          </w:tcPr>
          <w:p w14:paraId="35077EFE" w14:textId="77777777" w:rsidR="00CB3FC9" w:rsidRPr="00C66272" w:rsidRDefault="00C55FA1">
            <w:pPr>
              <w:jc w:val="both"/>
              <w:rPr>
                <w:rFonts w:ascii="Brill" w:eastAsia="Brill" w:hAnsi="Brill" w:cs="Brill"/>
              </w:rPr>
            </w:pPr>
            <w:r w:rsidRPr="00C66272">
              <w:rPr>
                <w:rFonts w:ascii="Brill" w:eastAsia="Brill" w:hAnsi="Brill" w:cs="Brill"/>
                <w:sz w:val="20"/>
                <w:szCs w:val="20"/>
              </w:rPr>
              <w:t>3</w:t>
            </w:r>
          </w:p>
        </w:tc>
        <w:tc>
          <w:tcPr>
            <w:tcW w:w="1407" w:type="dxa"/>
            <w:shd w:val="clear" w:color="auto" w:fill="auto"/>
          </w:tcPr>
          <w:p w14:paraId="35077EFF" w14:textId="77777777" w:rsidR="00CB3FC9" w:rsidRPr="00C66272" w:rsidRDefault="00C55FA1">
            <w:pPr>
              <w:jc w:val="both"/>
              <w:rPr>
                <w:rFonts w:ascii="Brill" w:eastAsia="Brill" w:hAnsi="Brill" w:cs="Brill"/>
              </w:rPr>
            </w:pPr>
            <w:r w:rsidRPr="00C66272">
              <w:rPr>
                <w:rFonts w:ascii="Brill" w:eastAsia="Brill" w:hAnsi="Brill" w:cs="Brill"/>
                <w:sz w:val="20"/>
                <w:szCs w:val="20"/>
              </w:rPr>
              <w:t>10</w:t>
            </w:r>
          </w:p>
        </w:tc>
        <w:tc>
          <w:tcPr>
            <w:tcW w:w="1011" w:type="dxa"/>
            <w:shd w:val="clear" w:color="auto" w:fill="auto"/>
          </w:tcPr>
          <w:p w14:paraId="35077F00" w14:textId="77777777" w:rsidR="00CB3FC9" w:rsidRPr="00C66272" w:rsidRDefault="00C55FA1">
            <w:pPr>
              <w:jc w:val="both"/>
              <w:rPr>
                <w:rFonts w:ascii="Brill" w:eastAsia="Brill" w:hAnsi="Brill" w:cs="Brill"/>
              </w:rPr>
            </w:pPr>
            <w:r w:rsidRPr="00C66272">
              <w:rPr>
                <w:rFonts w:ascii="Brill" w:eastAsia="Brill" w:hAnsi="Brill" w:cs="Brill"/>
                <w:sz w:val="20"/>
                <w:szCs w:val="20"/>
              </w:rPr>
              <w:t>25</w:t>
            </w:r>
          </w:p>
        </w:tc>
        <w:tc>
          <w:tcPr>
            <w:tcW w:w="1362" w:type="dxa"/>
            <w:shd w:val="clear" w:color="auto" w:fill="auto"/>
          </w:tcPr>
          <w:p w14:paraId="35077F01" w14:textId="77777777" w:rsidR="00CB3FC9" w:rsidRPr="00C66272" w:rsidRDefault="00C55FA1">
            <w:pPr>
              <w:jc w:val="both"/>
              <w:rPr>
                <w:rFonts w:ascii="Brill" w:eastAsia="Brill" w:hAnsi="Brill" w:cs="Brill"/>
              </w:rPr>
            </w:pPr>
            <w:r w:rsidRPr="00C66272">
              <w:rPr>
                <w:rFonts w:ascii="Brill" w:eastAsia="Brill" w:hAnsi="Brill" w:cs="Brill"/>
                <w:sz w:val="20"/>
                <w:szCs w:val="20"/>
              </w:rPr>
              <w:t>5</w:t>
            </w:r>
          </w:p>
        </w:tc>
        <w:tc>
          <w:tcPr>
            <w:tcW w:w="1096" w:type="dxa"/>
            <w:shd w:val="clear" w:color="auto" w:fill="auto"/>
          </w:tcPr>
          <w:p w14:paraId="35077F02" w14:textId="77777777" w:rsidR="00CB3FC9" w:rsidRPr="00C66272" w:rsidRDefault="00C55FA1">
            <w:pPr>
              <w:jc w:val="both"/>
              <w:rPr>
                <w:rFonts w:ascii="Brill" w:eastAsia="Brill" w:hAnsi="Brill" w:cs="Brill"/>
              </w:rPr>
            </w:pPr>
            <w:r w:rsidRPr="00C66272">
              <w:rPr>
                <w:rFonts w:ascii="Brill" w:eastAsia="Brill" w:hAnsi="Brill" w:cs="Brill"/>
                <w:sz w:val="20"/>
                <w:szCs w:val="20"/>
              </w:rPr>
              <w:t>-</w:t>
            </w:r>
          </w:p>
        </w:tc>
      </w:tr>
      <w:tr w:rsidR="00CB3FC9" w:rsidRPr="00C66272" w14:paraId="35077F0C" w14:textId="77777777" w:rsidTr="00F62668">
        <w:tc>
          <w:tcPr>
            <w:tcW w:w="1221" w:type="dxa"/>
            <w:shd w:val="clear" w:color="auto" w:fill="auto"/>
          </w:tcPr>
          <w:p w14:paraId="35077F04" w14:textId="77777777" w:rsidR="00CB3FC9" w:rsidRPr="00C66272" w:rsidRDefault="00C55FA1">
            <w:pPr>
              <w:jc w:val="both"/>
              <w:rPr>
                <w:rFonts w:ascii="Brill" w:eastAsia="Brill" w:hAnsi="Brill" w:cs="Brill"/>
              </w:rPr>
            </w:pPr>
            <w:r w:rsidRPr="00C66272">
              <w:rPr>
                <w:rFonts w:ascii="Brill" w:eastAsia="Brill" w:hAnsi="Brill" w:cs="Brill"/>
                <w:sz w:val="20"/>
                <w:szCs w:val="20"/>
              </w:rPr>
              <w:t>Szczecin</w:t>
            </w:r>
          </w:p>
        </w:tc>
        <w:tc>
          <w:tcPr>
            <w:tcW w:w="1259" w:type="dxa"/>
            <w:shd w:val="clear" w:color="auto" w:fill="auto"/>
          </w:tcPr>
          <w:p w14:paraId="35077F05" w14:textId="77777777" w:rsidR="00CB3FC9" w:rsidRPr="00C66272" w:rsidRDefault="00C55FA1">
            <w:pPr>
              <w:jc w:val="both"/>
              <w:rPr>
                <w:rFonts w:ascii="Brill" w:eastAsia="Brill" w:hAnsi="Brill" w:cs="Brill"/>
              </w:rPr>
            </w:pPr>
            <w:r w:rsidRPr="00C66272">
              <w:rPr>
                <w:rFonts w:ascii="Brill" w:eastAsia="Brill" w:hAnsi="Brill" w:cs="Brill"/>
                <w:sz w:val="20"/>
                <w:szCs w:val="20"/>
              </w:rPr>
              <w:t>47</w:t>
            </w:r>
          </w:p>
        </w:tc>
        <w:tc>
          <w:tcPr>
            <w:tcW w:w="1121" w:type="dxa"/>
            <w:shd w:val="clear" w:color="auto" w:fill="auto"/>
          </w:tcPr>
          <w:p w14:paraId="35077F06" w14:textId="77777777" w:rsidR="00CB3FC9" w:rsidRPr="00C66272" w:rsidRDefault="00C55FA1">
            <w:pPr>
              <w:jc w:val="both"/>
              <w:rPr>
                <w:rFonts w:ascii="Brill" w:eastAsia="Brill" w:hAnsi="Brill" w:cs="Brill"/>
              </w:rPr>
            </w:pPr>
            <w:r w:rsidRPr="00C66272">
              <w:rPr>
                <w:rFonts w:ascii="Brill" w:eastAsia="Brill" w:hAnsi="Brill" w:cs="Brill"/>
                <w:sz w:val="20"/>
                <w:szCs w:val="20"/>
              </w:rPr>
              <w:t>36</w:t>
            </w:r>
          </w:p>
        </w:tc>
        <w:tc>
          <w:tcPr>
            <w:tcW w:w="1408" w:type="dxa"/>
            <w:shd w:val="clear" w:color="auto" w:fill="auto"/>
          </w:tcPr>
          <w:p w14:paraId="35077F07" w14:textId="77777777" w:rsidR="00CB3FC9" w:rsidRPr="00C66272" w:rsidRDefault="00C55FA1">
            <w:pPr>
              <w:jc w:val="both"/>
              <w:rPr>
                <w:rFonts w:ascii="Brill" w:eastAsia="Brill" w:hAnsi="Brill" w:cs="Brill"/>
              </w:rPr>
            </w:pPr>
            <w:r w:rsidRPr="00C66272">
              <w:rPr>
                <w:rFonts w:ascii="Brill" w:eastAsia="Brill" w:hAnsi="Brill" w:cs="Brill"/>
                <w:sz w:val="20"/>
                <w:szCs w:val="20"/>
              </w:rPr>
              <w:t>17</w:t>
            </w:r>
          </w:p>
        </w:tc>
        <w:tc>
          <w:tcPr>
            <w:tcW w:w="1407" w:type="dxa"/>
            <w:shd w:val="clear" w:color="auto" w:fill="auto"/>
          </w:tcPr>
          <w:p w14:paraId="35077F08" w14:textId="77777777" w:rsidR="00CB3FC9" w:rsidRPr="00C66272" w:rsidRDefault="00C55FA1">
            <w:pPr>
              <w:jc w:val="both"/>
              <w:rPr>
                <w:rFonts w:ascii="Brill" w:eastAsia="Brill" w:hAnsi="Brill" w:cs="Brill"/>
              </w:rPr>
            </w:pPr>
            <w:r w:rsidRPr="00C66272">
              <w:rPr>
                <w:rFonts w:ascii="Brill" w:eastAsia="Brill" w:hAnsi="Brill" w:cs="Brill"/>
                <w:sz w:val="20"/>
                <w:szCs w:val="20"/>
              </w:rPr>
              <w:t>5</w:t>
            </w:r>
          </w:p>
        </w:tc>
        <w:tc>
          <w:tcPr>
            <w:tcW w:w="1011" w:type="dxa"/>
            <w:shd w:val="clear" w:color="auto" w:fill="auto"/>
          </w:tcPr>
          <w:p w14:paraId="35077F09" w14:textId="77777777" w:rsidR="00CB3FC9" w:rsidRPr="00C66272" w:rsidRDefault="00C55FA1">
            <w:pPr>
              <w:jc w:val="both"/>
              <w:rPr>
                <w:rFonts w:ascii="Brill" w:eastAsia="Brill" w:hAnsi="Brill" w:cs="Brill"/>
              </w:rPr>
            </w:pPr>
            <w:r w:rsidRPr="00C66272">
              <w:rPr>
                <w:rFonts w:ascii="Brill" w:eastAsia="Brill" w:hAnsi="Brill" w:cs="Brill"/>
                <w:sz w:val="20"/>
                <w:szCs w:val="20"/>
              </w:rPr>
              <w:t>18</w:t>
            </w:r>
          </w:p>
        </w:tc>
        <w:tc>
          <w:tcPr>
            <w:tcW w:w="1362" w:type="dxa"/>
            <w:shd w:val="clear" w:color="auto" w:fill="auto"/>
          </w:tcPr>
          <w:p w14:paraId="35077F0A" w14:textId="77777777" w:rsidR="00CB3FC9" w:rsidRPr="00C66272" w:rsidRDefault="00C55FA1">
            <w:pPr>
              <w:jc w:val="both"/>
              <w:rPr>
                <w:rFonts w:ascii="Brill" w:eastAsia="Brill" w:hAnsi="Brill" w:cs="Brill"/>
              </w:rPr>
            </w:pPr>
            <w:r w:rsidRPr="00C66272">
              <w:rPr>
                <w:rFonts w:ascii="Brill" w:eastAsia="Brill" w:hAnsi="Brill" w:cs="Brill"/>
                <w:sz w:val="20"/>
                <w:szCs w:val="20"/>
              </w:rPr>
              <w:t>8</w:t>
            </w:r>
          </w:p>
        </w:tc>
        <w:tc>
          <w:tcPr>
            <w:tcW w:w="1096" w:type="dxa"/>
            <w:shd w:val="clear" w:color="auto" w:fill="auto"/>
          </w:tcPr>
          <w:p w14:paraId="35077F0B" w14:textId="77777777" w:rsidR="00CB3FC9" w:rsidRPr="00C66272" w:rsidRDefault="00C55FA1">
            <w:pPr>
              <w:jc w:val="both"/>
              <w:rPr>
                <w:rFonts w:ascii="Brill" w:eastAsia="Brill" w:hAnsi="Brill" w:cs="Brill"/>
              </w:rPr>
            </w:pPr>
            <w:r w:rsidRPr="00C66272">
              <w:rPr>
                <w:rFonts w:ascii="Brill" w:eastAsia="Brill" w:hAnsi="Brill" w:cs="Brill"/>
                <w:sz w:val="20"/>
                <w:szCs w:val="20"/>
              </w:rPr>
              <w:t>2</w:t>
            </w:r>
          </w:p>
        </w:tc>
      </w:tr>
      <w:tr w:rsidR="00CB3FC9" w:rsidRPr="00C66272" w14:paraId="35077F15" w14:textId="77777777" w:rsidTr="00F62668">
        <w:tc>
          <w:tcPr>
            <w:tcW w:w="1221" w:type="dxa"/>
            <w:shd w:val="clear" w:color="auto" w:fill="auto"/>
          </w:tcPr>
          <w:p w14:paraId="35077F0D" w14:textId="77777777" w:rsidR="00CB3FC9" w:rsidRPr="00C66272" w:rsidRDefault="00C55FA1">
            <w:pPr>
              <w:jc w:val="both"/>
              <w:rPr>
                <w:rFonts w:ascii="Brill" w:eastAsia="Brill" w:hAnsi="Brill" w:cs="Brill"/>
              </w:rPr>
            </w:pPr>
            <w:proofErr w:type="spellStart"/>
            <w:r w:rsidRPr="00C66272">
              <w:rPr>
                <w:rFonts w:ascii="Brill" w:eastAsia="Brill" w:hAnsi="Brill" w:cs="Brill"/>
                <w:sz w:val="20"/>
                <w:szCs w:val="20"/>
              </w:rPr>
              <w:t>Poznań</w:t>
            </w:r>
            <w:proofErr w:type="spellEnd"/>
          </w:p>
        </w:tc>
        <w:tc>
          <w:tcPr>
            <w:tcW w:w="1259" w:type="dxa"/>
            <w:shd w:val="clear" w:color="auto" w:fill="auto"/>
          </w:tcPr>
          <w:p w14:paraId="35077F0E" w14:textId="77777777" w:rsidR="00CB3FC9" w:rsidRPr="00C66272" w:rsidRDefault="00C55FA1">
            <w:pPr>
              <w:jc w:val="both"/>
              <w:rPr>
                <w:rFonts w:ascii="Brill" w:eastAsia="Brill" w:hAnsi="Brill" w:cs="Brill"/>
              </w:rPr>
            </w:pPr>
            <w:r w:rsidRPr="00C66272">
              <w:rPr>
                <w:rFonts w:ascii="Brill" w:eastAsia="Brill" w:hAnsi="Brill" w:cs="Brill"/>
                <w:sz w:val="20"/>
                <w:szCs w:val="20"/>
              </w:rPr>
              <w:t>90</w:t>
            </w:r>
          </w:p>
        </w:tc>
        <w:tc>
          <w:tcPr>
            <w:tcW w:w="1121" w:type="dxa"/>
            <w:shd w:val="clear" w:color="auto" w:fill="auto"/>
          </w:tcPr>
          <w:p w14:paraId="35077F0F" w14:textId="77777777" w:rsidR="00CB3FC9" w:rsidRPr="00C66272" w:rsidRDefault="00C55FA1">
            <w:pPr>
              <w:jc w:val="both"/>
              <w:rPr>
                <w:rFonts w:ascii="Brill" w:eastAsia="Brill" w:hAnsi="Brill" w:cs="Brill"/>
              </w:rPr>
            </w:pPr>
            <w:r w:rsidRPr="00C66272">
              <w:rPr>
                <w:rFonts w:ascii="Brill" w:eastAsia="Brill" w:hAnsi="Brill" w:cs="Brill"/>
                <w:sz w:val="20"/>
                <w:szCs w:val="20"/>
              </w:rPr>
              <w:t>5</w:t>
            </w:r>
          </w:p>
        </w:tc>
        <w:tc>
          <w:tcPr>
            <w:tcW w:w="1408" w:type="dxa"/>
            <w:shd w:val="clear" w:color="auto" w:fill="auto"/>
          </w:tcPr>
          <w:p w14:paraId="35077F10" w14:textId="77777777" w:rsidR="00CB3FC9" w:rsidRPr="00C66272" w:rsidRDefault="00C55FA1">
            <w:pPr>
              <w:jc w:val="both"/>
              <w:rPr>
                <w:rFonts w:ascii="Brill" w:eastAsia="Brill" w:hAnsi="Brill" w:cs="Brill"/>
              </w:rPr>
            </w:pPr>
            <w:r w:rsidRPr="00C66272">
              <w:rPr>
                <w:rFonts w:ascii="Brill" w:eastAsia="Brill" w:hAnsi="Brill" w:cs="Brill"/>
                <w:sz w:val="20"/>
                <w:szCs w:val="20"/>
              </w:rPr>
              <w:t>5</w:t>
            </w:r>
          </w:p>
        </w:tc>
        <w:tc>
          <w:tcPr>
            <w:tcW w:w="1407" w:type="dxa"/>
            <w:shd w:val="clear" w:color="auto" w:fill="auto"/>
          </w:tcPr>
          <w:p w14:paraId="35077F11" w14:textId="77777777" w:rsidR="00CB3FC9" w:rsidRPr="00C66272" w:rsidRDefault="00C55FA1">
            <w:pPr>
              <w:jc w:val="both"/>
              <w:rPr>
                <w:rFonts w:ascii="Brill" w:eastAsia="Brill" w:hAnsi="Brill" w:cs="Brill"/>
              </w:rPr>
            </w:pPr>
            <w:r w:rsidRPr="00C66272">
              <w:rPr>
                <w:rFonts w:ascii="Brill" w:eastAsia="Brill" w:hAnsi="Brill" w:cs="Brill"/>
                <w:sz w:val="20"/>
                <w:szCs w:val="20"/>
              </w:rPr>
              <w:t>8</w:t>
            </w:r>
          </w:p>
        </w:tc>
        <w:tc>
          <w:tcPr>
            <w:tcW w:w="1011" w:type="dxa"/>
            <w:shd w:val="clear" w:color="auto" w:fill="auto"/>
          </w:tcPr>
          <w:p w14:paraId="35077F12" w14:textId="77777777" w:rsidR="00CB3FC9" w:rsidRPr="00C66272" w:rsidRDefault="00C55FA1">
            <w:pPr>
              <w:jc w:val="both"/>
              <w:rPr>
                <w:rFonts w:ascii="Brill" w:eastAsia="Brill" w:hAnsi="Brill" w:cs="Brill"/>
              </w:rPr>
            </w:pPr>
            <w:r w:rsidRPr="00C66272">
              <w:rPr>
                <w:rFonts w:ascii="Brill" w:eastAsia="Brill" w:hAnsi="Brill" w:cs="Brill"/>
                <w:sz w:val="20"/>
                <w:szCs w:val="20"/>
              </w:rPr>
              <w:t>51</w:t>
            </w:r>
          </w:p>
        </w:tc>
        <w:tc>
          <w:tcPr>
            <w:tcW w:w="1362" w:type="dxa"/>
            <w:shd w:val="clear" w:color="auto" w:fill="auto"/>
          </w:tcPr>
          <w:p w14:paraId="35077F13" w14:textId="77777777" w:rsidR="00CB3FC9" w:rsidRPr="00C66272" w:rsidRDefault="00C55FA1">
            <w:pPr>
              <w:jc w:val="both"/>
              <w:rPr>
                <w:rFonts w:ascii="Brill" w:eastAsia="Brill" w:hAnsi="Brill" w:cs="Brill"/>
              </w:rPr>
            </w:pPr>
            <w:r w:rsidRPr="00C66272">
              <w:rPr>
                <w:rFonts w:ascii="Brill" w:eastAsia="Brill" w:hAnsi="Brill" w:cs="Brill"/>
                <w:sz w:val="20"/>
                <w:szCs w:val="20"/>
              </w:rPr>
              <w:t>8</w:t>
            </w:r>
          </w:p>
        </w:tc>
        <w:tc>
          <w:tcPr>
            <w:tcW w:w="1096" w:type="dxa"/>
            <w:shd w:val="clear" w:color="auto" w:fill="auto"/>
          </w:tcPr>
          <w:p w14:paraId="35077F14" w14:textId="77777777" w:rsidR="00CB3FC9" w:rsidRPr="00C66272" w:rsidRDefault="00C55FA1">
            <w:pPr>
              <w:jc w:val="both"/>
              <w:rPr>
                <w:rFonts w:ascii="Brill" w:eastAsia="Brill" w:hAnsi="Brill" w:cs="Brill"/>
              </w:rPr>
            </w:pPr>
            <w:r w:rsidRPr="00C66272">
              <w:rPr>
                <w:rFonts w:ascii="Brill" w:eastAsia="Brill" w:hAnsi="Brill" w:cs="Brill"/>
                <w:sz w:val="20"/>
                <w:szCs w:val="20"/>
              </w:rPr>
              <w:t>-</w:t>
            </w:r>
          </w:p>
        </w:tc>
      </w:tr>
      <w:tr w:rsidR="00CB3FC9" w:rsidRPr="00C66272" w14:paraId="35077F1E" w14:textId="77777777" w:rsidTr="00F62668">
        <w:tc>
          <w:tcPr>
            <w:tcW w:w="1221" w:type="dxa"/>
            <w:shd w:val="clear" w:color="auto" w:fill="auto"/>
          </w:tcPr>
          <w:p w14:paraId="35077F16" w14:textId="77777777" w:rsidR="00CB3FC9" w:rsidRPr="00C66272" w:rsidRDefault="00C55FA1">
            <w:pPr>
              <w:jc w:val="both"/>
              <w:rPr>
                <w:rFonts w:ascii="Brill" w:eastAsia="Brill" w:hAnsi="Brill" w:cs="Brill"/>
              </w:rPr>
            </w:pPr>
            <w:r w:rsidRPr="00C66272">
              <w:rPr>
                <w:rFonts w:ascii="Brill" w:eastAsia="Brill" w:hAnsi="Brill" w:cs="Brill"/>
                <w:sz w:val="20"/>
                <w:szCs w:val="20"/>
              </w:rPr>
              <w:t>Katowice</w:t>
            </w:r>
          </w:p>
        </w:tc>
        <w:tc>
          <w:tcPr>
            <w:tcW w:w="1259" w:type="dxa"/>
            <w:shd w:val="clear" w:color="auto" w:fill="auto"/>
          </w:tcPr>
          <w:p w14:paraId="35077F17" w14:textId="77777777" w:rsidR="00CB3FC9" w:rsidRPr="00C66272" w:rsidRDefault="00C55FA1">
            <w:pPr>
              <w:jc w:val="both"/>
              <w:rPr>
                <w:rFonts w:ascii="Brill" w:eastAsia="Brill" w:hAnsi="Brill" w:cs="Brill"/>
              </w:rPr>
            </w:pPr>
            <w:r w:rsidRPr="00C66272">
              <w:rPr>
                <w:rFonts w:ascii="Brill" w:eastAsia="Brill" w:hAnsi="Brill" w:cs="Brill"/>
                <w:sz w:val="20"/>
                <w:szCs w:val="20"/>
              </w:rPr>
              <w:t>87</w:t>
            </w:r>
          </w:p>
        </w:tc>
        <w:tc>
          <w:tcPr>
            <w:tcW w:w="1121" w:type="dxa"/>
            <w:shd w:val="clear" w:color="auto" w:fill="auto"/>
          </w:tcPr>
          <w:p w14:paraId="35077F18" w14:textId="77777777" w:rsidR="00CB3FC9" w:rsidRPr="00C66272" w:rsidRDefault="00C55FA1">
            <w:pPr>
              <w:jc w:val="both"/>
              <w:rPr>
                <w:rFonts w:ascii="Brill" w:eastAsia="Brill" w:hAnsi="Brill" w:cs="Brill"/>
              </w:rPr>
            </w:pPr>
            <w:r w:rsidRPr="00C66272">
              <w:rPr>
                <w:rFonts w:ascii="Brill" w:eastAsia="Brill" w:hAnsi="Brill" w:cs="Brill"/>
                <w:sz w:val="20"/>
                <w:szCs w:val="20"/>
              </w:rPr>
              <w:t>7</w:t>
            </w:r>
          </w:p>
        </w:tc>
        <w:tc>
          <w:tcPr>
            <w:tcW w:w="1408" w:type="dxa"/>
            <w:shd w:val="clear" w:color="auto" w:fill="auto"/>
          </w:tcPr>
          <w:p w14:paraId="35077F19" w14:textId="77777777" w:rsidR="00CB3FC9" w:rsidRPr="00C66272" w:rsidRDefault="00C55FA1">
            <w:pPr>
              <w:jc w:val="both"/>
              <w:rPr>
                <w:rFonts w:ascii="Brill" w:eastAsia="Brill" w:hAnsi="Brill" w:cs="Brill"/>
              </w:rPr>
            </w:pPr>
            <w:r w:rsidRPr="00C66272">
              <w:rPr>
                <w:rFonts w:ascii="Brill" w:eastAsia="Brill" w:hAnsi="Brill" w:cs="Brill"/>
                <w:sz w:val="20"/>
                <w:szCs w:val="20"/>
              </w:rPr>
              <w:t>6</w:t>
            </w:r>
          </w:p>
        </w:tc>
        <w:tc>
          <w:tcPr>
            <w:tcW w:w="1407" w:type="dxa"/>
            <w:shd w:val="clear" w:color="auto" w:fill="auto"/>
          </w:tcPr>
          <w:p w14:paraId="35077F1A" w14:textId="77777777" w:rsidR="00CB3FC9" w:rsidRPr="00C66272" w:rsidRDefault="00C55FA1">
            <w:pPr>
              <w:jc w:val="both"/>
              <w:rPr>
                <w:rFonts w:ascii="Brill" w:eastAsia="Brill" w:hAnsi="Brill" w:cs="Brill"/>
              </w:rPr>
            </w:pPr>
            <w:r w:rsidRPr="00C66272">
              <w:rPr>
                <w:rFonts w:ascii="Brill" w:eastAsia="Brill" w:hAnsi="Brill" w:cs="Brill"/>
                <w:sz w:val="20"/>
                <w:szCs w:val="20"/>
              </w:rPr>
              <w:t>4</w:t>
            </w:r>
          </w:p>
        </w:tc>
        <w:tc>
          <w:tcPr>
            <w:tcW w:w="1011" w:type="dxa"/>
            <w:shd w:val="clear" w:color="auto" w:fill="auto"/>
          </w:tcPr>
          <w:p w14:paraId="35077F1B" w14:textId="77777777" w:rsidR="00CB3FC9" w:rsidRPr="00C66272" w:rsidRDefault="00C55FA1">
            <w:pPr>
              <w:jc w:val="both"/>
              <w:rPr>
                <w:rFonts w:ascii="Brill" w:eastAsia="Brill" w:hAnsi="Brill" w:cs="Brill"/>
              </w:rPr>
            </w:pPr>
            <w:r w:rsidRPr="00C66272">
              <w:rPr>
                <w:rFonts w:ascii="Brill" w:eastAsia="Brill" w:hAnsi="Brill" w:cs="Brill"/>
                <w:sz w:val="20"/>
                <w:szCs w:val="20"/>
              </w:rPr>
              <w:t>54</w:t>
            </w:r>
          </w:p>
        </w:tc>
        <w:tc>
          <w:tcPr>
            <w:tcW w:w="1362" w:type="dxa"/>
            <w:shd w:val="clear" w:color="auto" w:fill="auto"/>
          </w:tcPr>
          <w:p w14:paraId="35077F1C" w14:textId="77777777" w:rsidR="00CB3FC9" w:rsidRPr="00C66272" w:rsidRDefault="00C55FA1">
            <w:pPr>
              <w:jc w:val="both"/>
              <w:rPr>
                <w:rFonts w:ascii="Brill" w:eastAsia="Brill" w:hAnsi="Brill" w:cs="Brill"/>
              </w:rPr>
            </w:pPr>
            <w:r w:rsidRPr="00C66272">
              <w:rPr>
                <w:rFonts w:ascii="Brill" w:eastAsia="Brill" w:hAnsi="Brill" w:cs="Brill"/>
                <w:sz w:val="20"/>
                <w:szCs w:val="20"/>
              </w:rPr>
              <w:t>15</w:t>
            </w:r>
          </w:p>
        </w:tc>
        <w:tc>
          <w:tcPr>
            <w:tcW w:w="1096" w:type="dxa"/>
            <w:shd w:val="clear" w:color="auto" w:fill="auto"/>
          </w:tcPr>
          <w:p w14:paraId="35077F1D" w14:textId="77777777" w:rsidR="00CB3FC9" w:rsidRPr="00C66272" w:rsidRDefault="00C55FA1">
            <w:pPr>
              <w:jc w:val="both"/>
              <w:rPr>
                <w:rFonts w:ascii="Brill" w:eastAsia="Brill" w:hAnsi="Brill" w:cs="Brill"/>
              </w:rPr>
            </w:pPr>
            <w:r w:rsidRPr="00C66272">
              <w:rPr>
                <w:rFonts w:ascii="Brill" w:eastAsia="Brill" w:hAnsi="Brill" w:cs="Brill"/>
                <w:sz w:val="20"/>
                <w:szCs w:val="20"/>
              </w:rPr>
              <w:t>-</w:t>
            </w:r>
          </w:p>
        </w:tc>
      </w:tr>
    </w:tbl>
    <w:p w14:paraId="35077F1F" w14:textId="77777777" w:rsidR="00CB3FC9" w:rsidRPr="00C66272" w:rsidRDefault="00C55FA1">
      <w:pPr>
        <w:jc w:val="both"/>
        <w:rPr>
          <w:rFonts w:ascii="Brill" w:eastAsia="Brill" w:hAnsi="Brill" w:cs="Brill"/>
        </w:rPr>
      </w:pPr>
      <w:r w:rsidRPr="00C66272">
        <w:rPr>
          <w:rFonts w:ascii="Brill" w:eastAsia="Brill" w:hAnsi="Brill" w:cs="Brill"/>
          <w:sz w:val="20"/>
          <w:szCs w:val="20"/>
        </w:rPr>
        <w:t>Source: Institute of National Remembrance, Ministry of Interior, Interior Minister's College - minutes from the meeting 1957. Minutes 01 – 04, reports, notes, map, organizational charts of election operational groups, draft law. Information on prostitution and related phenomena [1956], ref. 1585/4.</w:t>
      </w:r>
    </w:p>
    <w:p w14:paraId="35077F20" w14:textId="77777777" w:rsidR="00CB3FC9" w:rsidRPr="00C66272" w:rsidRDefault="00CB3FC9">
      <w:pPr>
        <w:spacing w:line="360" w:lineRule="auto"/>
        <w:ind w:firstLine="340"/>
        <w:jc w:val="both"/>
        <w:rPr>
          <w:rFonts w:ascii="Brill" w:eastAsia="Times New Roman" w:hAnsi="Brill" w:cs="Times New Roman"/>
        </w:rPr>
      </w:pPr>
    </w:p>
    <w:p w14:paraId="35077F21"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At the end of 1956, the number of registered prostitutes amounted to 3,137. The highest numbers of women were registered in Warszawa (463), </w:t>
      </w:r>
      <w:proofErr w:type="spellStart"/>
      <w:r w:rsidRPr="00C66272">
        <w:rPr>
          <w:rFonts w:ascii="Brill" w:eastAsia="Brill" w:hAnsi="Brill" w:cs="Brill"/>
        </w:rPr>
        <w:t>Wrocław</w:t>
      </w:r>
      <w:proofErr w:type="spellEnd"/>
      <w:r w:rsidRPr="00C66272">
        <w:rPr>
          <w:rFonts w:ascii="Brill" w:eastAsia="Brill" w:hAnsi="Brill" w:cs="Brill"/>
        </w:rPr>
        <w:t xml:space="preserve"> (415), Kraków (329), in the port cities (Szczecin, Gdynia, and </w:t>
      </w:r>
      <w:proofErr w:type="spellStart"/>
      <w:r w:rsidRPr="00C66272">
        <w:rPr>
          <w:rFonts w:ascii="Brill" w:eastAsia="Brill" w:hAnsi="Brill" w:cs="Brill"/>
        </w:rPr>
        <w:t>Gdańsk</w:t>
      </w:r>
      <w:proofErr w:type="spellEnd"/>
      <w:r w:rsidRPr="00C66272">
        <w:rPr>
          <w:rFonts w:ascii="Brill" w:eastAsia="Brill" w:hAnsi="Brill" w:cs="Brill"/>
        </w:rPr>
        <w:t xml:space="preserve">) as well as in Katowice. </w:t>
      </w:r>
    </w:p>
    <w:p w14:paraId="35077F22" w14:textId="5956AFAD" w:rsidR="00CB3FC9" w:rsidRPr="00C66272" w:rsidRDefault="00C55FA1">
      <w:pPr>
        <w:spacing w:line="360" w:lineRule="auto"/>
        <w:jc w:val="both"/>
        <w:rPr>
          <w:rFonts w:ascii="Brill" w:eastAsia="Brill" w:hAnsi="Brill" w:cs="Brill"/>
        </w:rPr>
      </w:pPr>
      <w:r w:rsidRPr="00C66272">
        <w:rPr>
          <w:rFonts w:ascii="Brill" w:eastAsia="Brill" w:hAnsi="Brill" w:cs="Brill"/>
        </w:rPr>
        <w:tab/>
        <w:t>Compared to other cities, the structure of prostitution in the capital city of Warsaw was different – around 70</w:t>
      </w:r>
      <w:r w:rsidR="005A762F" w:rsidRPr="00C66272">
        <w:rPr>
          <w:rFonts w:ascii="Brill" w:eastAsia="Brill" w:hAnsi="Brill" w:cs="Brill"/>
        </w:rPr>
        <w:t xml:space="preserve"> per cent</w:t>
      </w:r>
      <w:r w:rsidRPr="00C66272">
        <w:rPr>
          <w:rFonts w:ascii="Brill" w:eastAsia="Brill" w:hAnsi="Brill" w:cs="Brill"/>
        </w:rPr>
        <w:t xml:space="preserve"> of registered prostitutes worked at nightclubs and restaurants, while 30</w:t>
      </w:r>
      <w:r w:rsidR="005A762F" w:rsidRPr="00C66272">
        <w:rPr>
          <w:rFonts w:ascii="Brill" w:eastAsia="Brill" w:hAnsi="Brill" w:cs="Brill"/>
        </w:rPr>
        <w:t xml:space="preserve"> per cent</w:t>
      </w:r>
      <w:r w:rsidRPr="00C66272">
        <w:rPr>
          <w:rFonts w:ascii="Brill" w:eastAsia="Brill" w:hAnsi="Brill" w:cs="Brill"/>
        </w:rPr>
        <w:t xml:space="preserve"> were street prostitutes. It can be assumed that this situation was related to a larger number of clients (e.g., from the central administration and from </w:t>
      </w:r>
      <w:r w:rsidRPr="00C66272">
        <w:rPr>
          <w:rFonts w:ascii="Brill" w:eastAsia="Brill" w:hAnsi="Brill" w:cs="Brill"/>
        </w:rPr>
        <w:lastRenderedPageBreak/>
        <w:t>foreign embassies) and higher accessibility of places where the women could meet their clients (</w:t>
      </w:r>
      <w:commentRangeStart w:id="4715"/>
      <w:proofErr w:type="spellStart"/>
      <w:r w:rsidRPr="00713589">
        <w:rPr>
          <w:rFonts w:ascii="Brill" w:eastAsia="Brill" w:hAnsi="Brill" w:cs="Brill"/>
        </w:rPr>
        <w:t>Antoniszyn</w:t>
      </w:r>
      <w:proofErr w:type="spellEnd"/>
      <w:ins w:id="4716" w:author="Autor">
        <w:r w:rsidR="0083343A">
          <w:rPr>
            <w:rFonts w:ascii="Brill" w:eastAsia="Brill" w:hAnsi="Brill" w:cs="Brill"/>
          </w:rPr>
          <w:t xml:space="preserve"> &amp; Marek</w:t>
        </w:r>
      </w:ins>
      <w:r w:rsidRPr="00713589">
        <w:rPr>
          <w:rFonts w:ascii="Brill" w:eastAsia="Brill" w:hAnsi="Brill" w:cs="Brill"/>
        </w:rPr>
        <w:t>, 1985</w:t>
      </w:r>
      <w:commentRangeEnd w:id="4715"/>
      <w:r w:rsidR="00713589">
        <w:rPr>
          <w:rStyle w:val="Odwoaniedokomentarza"/>
          <w:lang w:val="en-AU"/>
        </w:rPr>
        <w:commentReference w:id="4715"/>
      </w:r>
      <w:r w:rsidRPr="00C66272">
        <w:rPr>
          <w:rFonts w:ascii="Brill" w:eastAsia="Brill" w:hAnsi="Brill" w:cs="Brill"/>
        </w:rPr>
        <w:t>).</w:t>
      </w:r>
      <w:r w:rsidRPr="00C66272">
        <w:rPr>
          <w:rFonts w:ascii="Brill" w:eastAsia="Brill" w:hAnsi="Brill" w:cs="Brill"/>
          <w:vertAlign w:val="superscript"/>
        </w:rPr>
        <w:footnoteReference w:id="68"/>
      </w:r>
    </w:p>
    <w:p w14:paraId="35077F23" w14:textId="1728B809"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The vast majority of prostitutes in the </w:t>
      </w:r>
      <w:del w:id="4717" w:author="Autor">
        <w:r w:rsidRPr="00C66272" w:rsidDel="005F1525">
          <w:rPr>
            <w:rFonts w:ascii="Brill" w:eastAsia="Brill" w:hAnsi="Brill" w:cs="Brill"/>
          </w:rPr>
          <w:delText>analyzed</w:delText>
        </w:r>
      </w:del>
      <w:ins w:id="4718" w:author="Autor">
        <w:r w:rsidR="005F1525" w:rsidRPr="00C66272">
          <w:rPr>
            <w:rFonts w:ascii="Brill" w:eastAsia="Brill" w:hAnsi="Brill" w:cs="Brill"/>
          </w:rPr>
          <w:t>analysed</w:t>
        </w:r>
      </w:ins>
      <w:r w:rsidRPr="00C66272">
        <w:rPr>
          <w:rFonts w:ascii="Brill" w:eastAsia="Brill" w:hAnsi="Brill" w:cs="Brill"/>
        </w:rPr>
        <w:t xml:space="preserve"> period admitted to being of worker and peasant origin, with primary education. In comparison with the presented cities, Szczecin, the only port city in the report, had rather </w:t>
      </w:r>
      <w:r w:rsidR="00D2240E" w:rsidRPr="00C66272">
        <w:rPr>
          <w:rFonts w:ascii="Brill" w:eastAsia="Brill" w:hAnsi="Brill" w:cs="Brill"/>
        </w:rPr>
        <w:t xml:space="preserve">unusual </w:t>
      </w:r>
      <w:r w:rsidRPr="00C66272">
        <w:rPr>
          <w:rFonts w:ascii="Brill" w:eastAsia="Brill" w:hAnsi="Brill" w:cs="Brill"/>
        </w:rPr>
        <w:t>demographics. A rapidly growing city with a population of nearly 230,000 in 1955, it was close to the border with convenient ferry connections to Scandinavia, shipyards, timber, chemical and machine-building industries, and as such, created favo</w:t>
      </w:r>
      <w:ins w:id="4719" w:author="Autor">
        <w:r w:rsidR="005E18B4">
          <w:rPr>
            <w:rFonts w:ascii="Brill" w:eastAsia="Brill" w:hAnsi="Brill" w:cs="Brill"/>
          </w:rPr>
          <w:t>u</w:t>
        </w:r>
      </w:ins>
      <w:r w:rsidRPr="00C66272">
        <w:rPr>
          <w:rFonts w:ascii="Brill" w:eastAsia="Brill" w:hAnsi="Brill" w:cs="Brill"/>
        </w:rPr>
        <w:t>rable conditions for the development of prostitution. The city had the highest percentage (17</w:t>
      </w:r>
      <w:r w:rsidR="001B6E33" w:rsidRPr="00C66272">
        <w:rPr>
          <w:rFonts w:ascii="Brill" w:eastAsia="Brill" w:hAnsi="Brill" w:cs="Brill"/>
        </w:rPr>
        <w:t xml:space="preserve"> per cent</w:t>
      </w:r>
      <w:r w:rsidRPr="00C66272">
        <w:rPr>
          <w:rFonts w:ascii="Brill" w:eastAsia="Brill" w:hAnsi="Brill" w:cs="Brill"/>
        </w:rPr>
        <w:t>) of prostitutes who came from an intelligentsia background, and only in Szczecin did some of the prostitutes (2</w:t>
      </w:r>
      <w:r w:rsidR="001B6E33" w:rsidRPr="00C66272">
        <w:rPr>
          <w:rFonts w:ascii="Brill" w:eastAsia="Brill" w:hAnsi="Brill" w:cs="Brill"/>
        </w:rPr>
        <w:t xml:space="preserve"> per cent</w:t>
      </w:r>
      <w:r w:rsidRPr="00C66272">
        <w:rPr>
          <w:rFonts w:ascii="Brill" w:eastAsia="Brill" w:hAnsi="Brill" w:cs="Brill"/>
        </w:rPr>
        <w:t>) have a university education.</w:t>
      </w:r>
      <w:r w:rsidRPr="00C66272">
        <w:rPr>
          <w:rFonts w:ascii="Brill" w:eastAsia="Brill" w:hAnsi="Brill" w:cs="Brill"/>
          <w:vertAlign w:val="superscript"/>
        </w:rPr>
        <w:footnoteReference w:id="69"/>
      </w:r>
      <w:r w:rsidRPr="00C66272">
        <w:rPr>
          <w:rFonts w:ascii="Brill" w:eastAsia="Brill" w:hAnsi="Brill" w:cs="Brill"/>
        </w:rPr>
        <w:t xml:space="preserve"> Perhaps this was related to </w:t>
      </w:r>
      <w:r w:rsidR="001B6E33" w:rsidRPr="00C66272">
        <w:rPr>
          <w:rFonts w:ascii="Brill" w:eastAsia="Brill" w:hAnsi="Brill" w:cs="Brill"/>
        </w:rPr>
        <w:t>characteristics</w:t>
      </w:r>
      <w:r w:rsidRPr="00C66272">
        <w:rPr>
          <w:rFonts w:ascii="Brill" w:eastAsia="Brill" w:hAnsi="Brill" w:cs="Brill"/>
        </w:rPr>
        <w:t xml:space="preserve"> of the port city; a larger number of foreign sailors frequented the nightclubs and were the main clients of the </w:t>
      </w:r>
      <w:del w:id="4722" w:author="Autor">
        <w:r w:rsidRPr="00C66272" w:rsidDel="0083343A">
          <w:rPr>
            <w:rFonts w:ascii="Brill" w:eastAsia="Brill" w:hAnsi="Brill" w:cs="Brill"/>
          </w:rPr>
          <w:br/>
        </w:r>
      </w:del>
      <w:r w:rsidRPr="00C66272">
        <w:rPr>
          <w:rFonts w:ascii="Brill" w:eastAsia="Brill" w:hAnsi="Brill" w:cs="Brill"/>
        </w:rPr>
        <w:t>highest-paid prostitutes – educated women with at least some command of foreign languages. In addition, the Szczecin harbour complex was the largest trade and transit port of Poland (</w:t>
      </w:r>
      <w:commentRangeStart w:id="4723"/>
      <w:r w:rsidRPr="000A504C">
        <w:rPr>
          <w:rFonts w:ascii="Brill" w:eastAsia="Brill" w:hAnsi="Brill" w:cs="Brill"/>
        </w:rPr>
        <w:t>Dobrzycki</w:t>
      </w:r>
      <w:ins w:id="4724" w:author="Autor">
        <w:r w:rsidR="0083343A">
          <w:rPr>
            <w:rFonts w:ascii="Brill" w:eastAsia="Brill" w:hAnsi="Brill" w:cs="Brill"/>
          </w:rPr>
          <w:t xml:space="preserve"> et al.</w:t>
        </w:r>
        <w:r w:rsidR="00363A95" w:rsidRPr="000A504C">
          <w:rPr>
            <w:rFonts w:ascii="Brill" w:eastAsia="Brill" w:hAnsi="Brill" w:cs="Brill"/>
          </w:rPr>
          <w:t>,</w:t>
        </w:r>
      </w:ins>
      <w:r w:rsidRPr="000A504C">
        <w:rPr>
          <w:rFonts w:ascii="Brill" w:eastAsia="Brill" w:hAnsi="Brill" w:cs="Brill"/>
        </w:rPr>
        <w:t xml:space="preserve"> 1967</w:t>
      </w:r>
      <w:commentRangeEnd w:id="4723"/>
      <w:r w:rsidR="000A504C">
        <w:rPr>
          <w:rStyle w:val="Odwoaniedokomentarza"/>
          <w:lang w:val="en-AU"/>
        </w:rPr>
        <w:commentReference w:id="4723"/>
      </w:r>
      <w:r w:rsidRPr="00C66272">
        <w:rPr>
          <w:rFonts w:ascii="Brill" w:eastAsia="Brill" w:hAnsi="Brill" w:cs="Brill"/>
        </w:rPr>
        <w:t>). The presence of a maritime economy in the city, the specific lifestyle of seafarers, increased spatial mobility, the development of domestic and foreign tourism, and even the massive migration of mainly male workers from inland, significantly influenced the spread of prostitution. In addition, the urban environment provided anonymity associated with low social pressure (</w:t>
      </w:r>
      <w:r w:rsidRPr="00713589">
        <w:rPr>
          <w:rFonts w:ascii="Brill" w:eastAsia="Brill" w:hAnsi="Brill" w:cs="Brill"/>
        </w:rPr>
        <w:t>Kozłowska, 2015</w:t>
      </w:r>
      <w:r w:rsidRPr="00C66272">
        <w:rPr>
          <w:rFonts w:ascii="Brill" w:eastAsia="Brill" w:hAnsi="Brill" w:cs="Brill"/>
        </w:rPr>
        <w:t xml:space="preserve">). </w:t>
      </w:r>
    </w:p>
    <w:p w14:paraId="35077F24" w14:textId="2C7CBA86"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The women also often temporarily moved from other places to Szczecin, especially from other port cities such as </w:t>
      </w:r>
      <w:proofErr w:type="spellStart"/>
      <w:r w:rsidRPr="00C66272">
        <w:rPr>
          <w:rFonts w:ascii="Brill" w:eastAsia="Brill" w:hAnsi="Brill" w:cs="Brill"/>
        </w:rPr>
        <w:t>Gdańsk</w:t>
      </w:r>
      <w:proofErr w:type="spellEnd"/>
      <w:r w:rsidRPr="00C66272">
        <w:rPr>
          <w:rFonts w:ascii="Brill" w:eastAsia="Brill" w:hAnsi="Brill" w:cs="Brill"/>
        </w:rPr>
        <w:t xml:space="preserve"> or Gdynia</w:t>
      </w:r>
      <w:r w:rsidR="00501FD7" w:rsidRPr="00C66272">
        <w:rPr>
          <w:rFonts w:ascii="Brill" w:eastAsia="Brill" w:hAnsi="Brill" w:cs="Brill"/>
        </w:rPr>
        <w:t>. I</w:t>
      </w:r>
      <w:r w:rsidRPr="00C66272">
        <w:rPr>
          <w:rFonts w:ascii="Brill" w:eastAsia="Brill" w:hAnsi="Brill" w:cs="Brill"/>
        </w:rPr>
        <w:t>t can be hypothesized that prostitutes working in port cities cooperated with each other and exchanged information about arriving ships.</w:t>
      </w:r>
    </w:p>
    <w:p w14:paraId="35077F25" w14:textId="759ACDE3"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In February 1959, maritime weekly </w:t>
      </w:r>
      <w:proofErr w:type="spellStart"/>
      <w:r w:rsidRPr="00F62668">
        <w:rPr>
          <w:rFonts w:ascii="Brill" w:eastAsia="Brill" w:hAnsi="Brill" w:cs="Brill"/>
          <w:i/>
          <w:iCs/>
        </w:rPr>
        <w:t>Tygodnik</w:t>
      </w:r>
      <w:proofErr w:type="spellEnd"/>
      <w:r w:rsidRPr="00F62668">
        <w:rPr>
          <w:rFonts w:ascii="Brill" w:eastAsia="Brill" w:hAnsi="Brill" w:cs="Brill"/>
          <w:i/>
          <w:iCs/>
        </w:rPr>
        <w:t xml:space="preserve"> </w:t>
      </w:r>
      <w:proofErr w:type="spellStart"/>
      <w:r w:rsidRPr="00F62668">
        <w:rPr>
          <w:rFonts w:ascii="Brill" w:eastAsia="Brill" w:hAnsi="Brill" w:cs="Brill"/>
          <w:i/>
          <w:iCs/>
        </w:rPr>
        <w:t>Morski</w:t>
      </w:r>
      <w:proofErr w:type="spellEnd"/>
      <w:r w:rsidRPr="00C66272">
        <w:rPr>
          <w:rFonts w:ascii="Brill" w:eastAsia="Brill" w:hAnsi="Brill" w:cs="Brill"/>
        </w:rPr>
        <w:t xml:space="preserve"> wrote about the customers of prostitutes and meeting places in the port cities of </w:t>
      </w:r>
      <w:proofErr w:type="spellStart"/>
      <w:r w:rsidRPr="00C66272">
        <w:rPr>
          <w:rFonts w:ascii="Brill" w:eastAsia="Brill" w:hAnsi="Brill" w:cs="Brill"/>
        </w:rPr>
        <w:t>Gdańsk</w:t>
      </w:r>
      <w:proofErr w:type="spellEnd"/>
      <w:r w:rsidRPr="00C66272">
        <w:rPr>
          <w:rFonts w:ascii="Brill" w:eastAsia="Brill" w:hAnsi="Brill" w:cs="Brill"/>
        </w:rPr>
        <w:t xml:space="preserve"> and Gdynia: </w:t>
      </w:r>
    </w:p>
    <w:p w14:paraId="35077F26" w14:textId="06C5912C" w:rsidR="00CB3FC9" w:rsidRPr="00C66272" w:rsidRDefault="00C55FA1">
      <w:pPr>
        <w:ind w:left="567" w:right="379"/>
        <w:jc w:val="both"/>
        <w:rPr>
          <w:rFonts w:ascii="Brill" w:eastAsia="Brill" w:hAnsi="Brill" w:cs="Brill"/>
          <w:sz w:val="20"/>
          <w:szCs w:val="20"/>
        </w:rPr>
      </w:pPr>
      <w:proofErr w:type="spellStart"/>
      <w:r w:rsidRPr="00C66272">
        <w:rPr>
          <w:rFonts w:ascii="Brill" w:eastAsia="Brill" w:hAnsi="Brill" w:cs="Brill"/>
          <w:sz w:val="20"/>
          <w:szCs w:val="20"/>
        </w:rPr>
        <w:t>Morska</w:t>
      </w:r>
      <w:proofErr w:type="spellEnd"/>
      <w:r w:rsidRPr="00C66272">
        <w:rPr>
          <w:rFonts w:ascii="Brill" w:eastAsia="Brill" w:hAnsi="Brill" w:cs="Brill"/>
          <w:sz w:val="20"/>
          <w:szCs w:val="20"/>
        </w:rPr>
        <w:t xml:space="preserve">, </w:t>
      </w:r>
      <w:proofErr w:type="spellStart"/>
      <w:r w:rsidRPr="00C66272">
        <w:rPr>
          <w:rFonts w:ascii="Brill" w:eastAsia="Brill" w:hAnsi="Brill" w:cs="Brill"/>
          <w:sz w:val="20"/>
          <w:szCs w:val="20"/>
        </w:rPr>
        <w:t>Ludowa</w:t>
      </w:r>
      <w:proofErr w:type="spellEnd"/>
      <w:r w:rsidRPr="00C66272">
        <w:rPr>
          <w:rFonts w:ascii="Brill" w:eastAsia="Brill" w:hAnsi="Brill" w:cs="Brill"/>
          <w:sz w:val="20"/>
          <w:szCs w:val="20"/>
        </w:rPr>
        <w:t xml:space="preserve">, or </w:t>
      </w:r>
      <w:proofErr w:type="spellStart"/>
      <w:r w:rsidRPr="00C66272">
        <w:rPr>
          <w:rFonts w:ascii="Brill" w:eastAsia="Brill" w:hAnsi="Brill" w:cs="Brill"/>
          <w:sz w:val="20"/>
          <w:szCs w:val="20"/>
        </w:rPr>
        <w:t>Checz</w:t>
      </w:r>
      <w:proofErr w:type="spellEnd"/>
      <w:r w:rsidRPr="00C66272">
        <w:rPr>
          <w:rFonts w:ascii="Brill" w:eastAsia="Brill" w:hAnsi="Brill" w:cs="Brill"/>
          <w:sz w:val="20"/>
          <w:szCs w:val="20"/>
        </w:rPr>
        <w:t xml:space="preserve"> </w:t>
      </w:r>
      <w:proofErr w:type="spellStart"/>
      <w:r w:rsidRPr="00C66272">
        <w:rPr>
          <w:rFonts w:ascii="Brill" w:eastAsia="Brill" w:hAnsi="Brill" w:cs="Brill"/>
          <w:sz w:val="20"/>
          <w:szCs w:val="20"/>
        </w:rPr>
        <w:t>Kaszebsko</w:t>
      </w:r>
      <w:proofErr w:type="spellEnd"/>
      <w:r w:rsidRPr="00C66272">
        <w:rPr>
          <w:rFonts w:ascii="Brill" w:eastAsia="Brill" w:hAnsi="Brill" w:cs="Brill"/>
          <w:sz w:val="20"/>
          <w:szCs w:val="20"/>
        </w:rPr>
        <w:t xml:space="preserve"> – these are the places where [...] in the evenings we can see the gathering of [...] the whole world of black marketeers and port mongrels; it is also where elaborate traps are set for foreign sailors, lured by the neon lights of the premises and cheerful music... The women of the night are increasingly often seen even in such a reputable establishment as the recently opened Cafe </w:t>
      </w:r>
      <w:proofErr w:type="spellStart"/>
      <w:r w:rsidRPr="00C66272">
        <w:rPr>
          <w:rFonts w:ascii="Brill" w:eastAsia="Brill" w:hAnsi="Brill" w:cs="Brill"/>
          <w:sz w:val="20"/>
          <w:szCs w:val="20"/>
        </w:rPr>
        <w:t>Bałtyk</w:t>
      </w:r>
      <w:proofErr w:type="spellEnd"/>
      <w:r w:rsidRPr="00C66272">
        <w:rPr>
          <w:rFonts w:ascii="Brill" w:eastAsia="Brill" w:hAnsi="Brill" w:cs="Brill"/>
          <w:sz w:val="20"/>
          <w:szCs w:val="20"/>
        </w:rPr>
        <w:t xml:space="preserve">, not to mention the popular Inter-Club which has never had a very good reputation among Gdynia's society (quoted in: </w:t>
      </w:r>
      <w:r w:rsidRPr="00713589">
        <w:rPr>
          <w:rFonts w:ascii="Brill" w:eastAsia="Brill" w:hAnsi="Brill" w:cs="Brill"/>
          <w:sz w:val="20"/>
          <w:szCs w:val="20"/>
        </w:rPr>
        <w:t>Kosinski, 2009,</w:t>
      </w:r>
      <w:r w:rsidRPr="00C66272">
        <w:rPr>
          <w:rFonts w:ascii="Brill" w:eastAsia="Brill" w:hAnsi="Brill" w:cs="Brill"/>
          <w:sz w:val="20"/>
          <w:szCs w:val="20"/>
        </w:rPr>
        <w:t xml:space="preserve"> p. 99).</w:t>
      </w:r>
    </w:p>
    <w:p w14:paraId="02C2DC19" w14:textId="77777777" w:rsidR="005D3137" w:rsidRPr="00C66272" w:rsidRDefault="005D3137">
      <w:pPr>
        <w:ind w:left="567" w:right="379"/>
        <w:jc w:val="both"/>
        <w:rPr>
          <w:rFonts w:ascii="Brill" w:eastAsia="Brill" w:hAnsi="Brill" w:cs="Brill"/>
          <w:sz w:val="20"/>
          <w:szCs w:val="20"/>
        </w:rPr>
      </w:pPr>
    </w:p>
    <w:p w14:paraId="35077F27" w14:textId="38F6EC86"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lastRenderedPageBreak/>
        <w:tab/>
      </w:r>
      <w:r w:rsidR="00FB2CCD" w:rsidRPr="00C66272">
        <w:rPr>
          <w:rFonts w:ascii="Brill" w:eastAsia="Times New Roman" w:hAnsi="Brill" w:cs="Times New Roman"/>
        </w:rPr>
        <w:t>A</w:t>
      </w:r>
      <w:r w:rsidR="00FB2CCD" w:rsidRPr="00C66272">
        <w:rPr>
          <w:rFonts w:ascii="Brill" w:eastAsia="Brill" w:hAnsi="Brill" w:cs="Brill"/>
        </w:rPr>
        <w:t>fter 1956</w:t>
      </w:r>
      <w:r w:rsidR="00855B38" w:rsidRPr="00C66272">
        <w:rPr>
          <w:rFonts w:ascii="Brill" w:eastAsia="Brill" w:hAnsi="Brill" w:cs="Brill"/>
        </w:rPr>
        <w:t>, when</w:t>
      </w:r>
      <w:r w:rsidRPr="00C66272">
        <w:rPr>
          <w:rFonts w:ascii="Brill" w:eastAsia="Brill" w:hAnsi="Brill" w:cs="Brill"/>
        </w:rPr>
        <w:t xml:space="preserve"> Poland started to open trade with Western Europe,</w:t>
      </w:r>
      <w:r w:rsidR="001A1E0C">
        <w:rPr>
          <w:rFonts w:ascii="Brill" w:eastAsia="Brill" w:hAnsi="Brill" w:cs="Brill"/>
        </w:rPr>
        <w:t xml:space="preserve"> </w:t>
      </w:r>
      <w:r w:rsidRPr="00C66272">
        <w:rPr>
          <w:rFonts w:ascii="Brill" w:eastAsia="Brill" w:hAnsi="Brill" w:cs="Brill"/>
        </w:rPr>
        <w:t xml:space="preserve">a process that continued until the end of the communist period in 1989, </w:t>
      </w:r>
      <w:r w:rsidR="00855B38" w:rsidRPr="00C66272">
        <w:rPr>
          <w:rFonts w:ascii="Brill" w:eastAsia="Brill" w:hAnsi="Brill" w:cs="Brill"/>
        </w:rPr>
        <w:t xml:space="preserve">some </w:t>
      </w:r>
      <w:r w:rsidRPr="00C66272">
        <w:rPr>
          <w:rFonts w:ascii="Brill" w:eastAsia="Brill" w:hAnsi="Brill" w:cs="Brill"/>
        </w:rPr>
        <w:t>women working on the street (street prostitution was popular in the early postwar years) moved to hotels</w:t>
      </w:r>
      <w:r w:rsidR="004C0440" w:rsidRPr="00C66272">
        <w:rPr>
          <w:rFonts w:ascii="Brill" w:eastAsia="Brill" w:hAnsi="Brill" w:cs="Brill"/>
        </w:rPr>
        <w:t xml:space="preserve"> – </w:t>
      </w:r>
      <w:r w:rsidRPr="00C66272">
        <w:rPr>
          <w:rFonts w:ascii="Brill" w:eastAsia="Brill" w:hAnsi="Brill" w:cs="Brill"/>
        </w:rPr>
        <w:t xml:space="preserve">but only those who could communicate in a foreign language and </w:t>
      </w:r>
      <w:r w:rsidR="000F4A6B" w:rsidRPr="00C66272">
        <w:rPr>
          <w:rFonts w:ascii="Brill" w:hAnsi="Brill" w:cs="Times New Roman"/>
          <w:color w:val="000000"/>
        </w:rPr>
        <w:t>were capable of adopting middle-class manners</w:t>
      </w:r>
      <w:r w:rsidRPr="00C66272">
        <w:rPr>
          <w:rFonts w:ascii="Brill" w:eastAsia="Brill" w:hAnsi="Brill" w:cs="Times New Roman"/>
        </w:rPr>
        <w:t>.</w:t>
      </w:r>
      <w:r w:rsidRPr="00C66272">
        <w:rPr>
          <w:rFonts w:ascii="Brill" w:eastAsia="Brill" w:hAnsi="Brill" w:cs="Brill"/>
          <w:vertAlign w:val="superscript"/>
        </w:rPr>
        <w:footnoteReference w:id="70"/>
      </w:r>
      <w:r w:rsidRPr="00C66272">
        <w:rPr>
          <w:rFonts w:ascii="Brill" w:eastAsia="Brill" w:hAnsi="Brill" w:cs="Brill"/>
        </w:rPr>
        <w:t xml:space="preserve"> This meant that among prostitutes there was no shortage of educated women, who constituted the highest-earning group. These were </w:t>
      </w:r>
      <w:r w:rsidR="00C55054" w:rsidRPr="00C66272">
        <w:rPr>
          <w:rFonts w:ascii="Brill" w:eastAsia="Brill" w:hAnsi="Brill" w:cs="Brill"/>
        </w:rPr>
        <w:t xml:space="preserve">relatively </w:t>
      </w:r>
      <w:r w:rsidRPr="00C66272">
        <w:rPr>
          <w:rFonts w:ascii="Brill" w:eastAsia="Brill" w:hAnsi="Brill" w:cs="Brill"/>
        </w:rPr>
        <w:t>wealthy women, who m</w:t>
      </w:r>
      <w:r w:rsidR="00C55054" w:rsidRPr="00C66272">
        <w:rPr>
          <w:rFonts w:ascii="Brill" w:eastAsia="Brill" w:hAnsi="Brill" w:cs="Brill"/>
        </w:rPr>
        <w:t>ight</w:t>
      </w:r>
      <w:r w:rsidRPr="00C66272">
        <w:rPr>
          <w:rFonts w:ascii="Brill" w:eastAsia="Brill" w:hAnsi="Brill" w:cs="Brill"/>
        </w:rPr>
        <w:t xml:space="preserve"> own a car and an apartment, who deposited their savings in exclusive PEKAO vouchers. The possibility of earning money in foreign currency meant that prostitution </w:t>
      </w:r>
      <w:del w:id="4725" w:author="Autor">
        <w:r w:rsidRPr="00C66272" w:rsidDel="00363A95">
          <w:rPr>
            <w:rFonts w:ascii="Brill" w:eastAsia="Brill" w:hAnsi="Brill" w:cs="Brill"/>
          </w:rPr>
          <w:delText>created the possibility of</w:delText>
        </w:r>
      </w:del>
      <w:ins w:id="4726" w:author="Autor">
        <w:r w:rsidR="00363A95">
          <w:rPr>
            <w:rFonts w:ascii="Brill" w:eastAsia="Brill" w:hAnsi="Brill" w:cs="Brill"/>
          </w:rPr>
          <w:t>could potentially</w:t>
        </w:r>
      </w:ins>
      <w:r w:rsidRPr="00C66272">
        <w:rPr>
          <w:rFonts w:ascii="Brill" w:eastAsia="Brill" w:hAnsi="Brill" w:cs="Brill"/>
        </w:rPr>
        <w:t xml:space="preserve"> mak</w:t>
      </w:r>
      <w:ins w:id="4727" w:author="Autor">
        <w:r w:rsidR="00363A95">
          <w:rPr>
            <w:rFonts w:ascii="Brill" w:eastAsia="Brill" w:hAnsi="Brill" w:cs="Brill"/>
          </w:rPr>
          <w:t>e</w:t>
        </w:r>
      </w:ins>
      <w:del w:id="4728" w:author="Autor">
        <w:r w:rsidRPr="00C66272" w:rsidDel="00363A95">
          <w:rPr>
            <w:rFonts w:ascii="Brill" w:eastAsia="Brill" w:hAnsi="Brill" w:cs="Brill"/>
          </w:rPr>
          <w:delText>ing a</w:delText>
        </w:r>
      </w:del>
      <w:r w:rsidRPr="00C66272">
        <w:rPr>
          <w:rFonts w:ascii="Brill" w:eastAsia="Brill" w:hAnsi="Brill" w:cs="Brill"/>
        </w:rPr>
        <w:t xml:space="preserve"> quick and large income. Increasingly, prostitution was a matter of a conscious career decision. Opening to international trade also brought new categories of prostitutes: </w:t>
      </w:r>
      <w:proofErr w:type="spellStart"/>
      <w:r w:rsidRPr="00C66272">
        <w:rPr>
          <w:rFonts w:ascii="Brill" w:eastAsia="Brill" w:hAnsi="Brill" w:cs="Brill"/>
          <w:i/>
        </w:rPr>
        <w:t>arabeski</w:t>
      </w:r>
      <w:proofErr w:type="spellEnd"/>
      <w:r w:rsidRPr="00C66272">
        <w:rPr>
          <w:rFonts w:ascii="Brill" w:eastAsia="Brill" w:hAnsi="Brill" w:cs="Brill"/>
        </w:rPr>
        <w:t xml:space="preserve">, </w:t>
      </w:r>
      <w:proofErr w:type="spellStart"/>
      <w:r w:rsidRPr="00C66272">
        <w:rPr>
          <w:rFonts w:ascii="Brill" w:eastAsia="Brill" w:hAnsi="Brill" w:cs="Brill"/>
          <w:i/>
        </w:rPr>
        <w:t>blondyny</w:t>
      </w:r>
      <w:proofErr w:type="spellEnd"/>
      <w:r w:rsidRPr="00C66272">
        <w:rPr>
          <w:rFonts w:ascii="Brill" w:eastAsia="Brill" w:hAnsi="Brill" w:cs="Brill"/>
        </w:rPr>
        <w:t xml:space="preserve">, </w:t>
      </w:r>
      <w:proofErr w:type="spellStart"/>
      <w:r w:rsidRPr="00C66272">
        <w:rPr>
          <w:rFonts w:ascii="Brill" w:eastAsia="Brill" w:hAnsi="Brill" w:cs="Brill"/>
          <w:i/>
        </w:rPr>
        <w:t>makaroniary</w:t>
      </w:r>
      <w:proofErr w:type="spellEnd"/>
      <w:r w:rsidRPr="00C66272">
        <w:rPr>
          <w:rFonts w:ascii="Brill" w:eastAsia="Brill" w:hAnsi="Brill" w:cs="Brill"/>
          <w:i/>
        </w:rPr>
        <w:t>,</w:t>
      </w:r>
      <w:r w:rsidRPr="00C66272">
        <w:rPr>
          <w:rFonts w:ascii="Brill" w:eastAsia="Brill" w:hAnsi="Brill" w:cs="Brill"/>
          <w:vertAlign w:val="superscript"/>
        </w:rPr>
        <w:footnoteReference w:id="71"/>
      </w:r>
      <w:r w:rsidRPr="00C66272">
        <w:rPr>
          <w:rFonts w:ascii="Brill" w:eastAsia="Brill" w:hAnsi="Brill" w:cs="Brill"/>
          <w:i/>
        </w:rPr>
        <w:t xml:space="preserve"> </w:t>
      </w:r>
      <w:r w:rsidRPr="00C66272">
        <w:rPr>
          <w:rFonts w:ascii="Brill" w:eastAsia="Brill" w:hAnsi="Brill" w:cs="Brill"/>
        </w:rPr>
        <w:t>resulting from the inflow of new categories of clients from various regions of the world</w:t>
      </w:r>
      <w:r w:rsidRPr="00C66272">
        <w:rPr>
          <w:rFonts w:ascii="Brill" w:eastAsia="Brill" w:hAnsi="Brill" w:cs="Brill"/>
          <w:vertAlign w:val="superscript"/>
        </w:rPr>
        <w:t xml:space="preserve"> </w:t>
      </w:r>
      <w:r w:rsidRPr="00C66272">
        <w:rPr>
          <w:rFonts w:ascii="Brill" w:eastAsia="Brill" w:hAnsi="Brill" w:cs="Brill"/>
        </w:rPr>
        <w:t xml:space="preserve">(Izdebski, </w:t>
      </w:r>
      <w:proofErr w:type="spellStart"/>
      <w:r w:rsidRPr="00C66272">
        <w:rPr>
          <w:rFonts w:ascii="Brill" w:eastAsia="Brill" w:hAnsi="Brill" w:cs="Brill"/>
        </w:rPr>
        <w:t>Konarkowska-Lecyk</w:t>
      </w:r>
      <w:proofErr w:type="spellEnd"/>
      <w:r w:rsidRPr="00C66272">
        <w:rPr>
          <w:rFonts w:ascii="Brill" w:eastAsia="Brill" w:hAnsi="Brill" w:cs="Brill"/>
        </w:rPr>
        <w:t>, www.itc.com.pl/ppw/zachow.doc (02.10.2017); Izdebski, 2012).</w:t>
      </w:r>
    </w:p>
    <w:p w14:paraId="35077F28" w14:textId="124F28B2"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tab/>
      </w:r>
      <w:r w:rsidRPr="00C66272">
        <w:rPr>
          <w:rFonts w:ascii="Brill" w:eastAsia="Brill" w:hAnsi="Brill" w:cs="Brill"/>
        </w:rPr>
        <w:t xml:space="preserve">It is also worthwhile to understand the specifics of prostitution at establishments – an elaborate business involving various types of people. </w:t>
      </w:r>
      <w:r w:rsidR="000772F7" w:rsidRPr="00C66272">
        <w:rPr>
          <w:rFonts w:ascii="Brill" w:eastAsia="Brill" w:hAnsi="Brill" w:cs="Brill"/>
        </w:rPr>
        <w:t>P</w:t>
      </w:r>
      <w:r w:rsidRPr="00C66272">
        <w:rPr>
          <w:rFonts w:ascii="Brill" w:eastAsia="Brill" w:hAnsi="Brill" w:cs="Brill"/>
        </w:rPr>
        <w:t>rostitutes cooperated with cab drivers</w:t>
      </w:r>
      <w:r w:rsidR="000772F7" w:rsidRPr="00C66272">
        <w:rPr>
          <w:rFonts w:ascii="Brill" w:eastAsia="Brill" w:hAnsi="Brill" w:cs="Brill"/>
        </w:rPr>
        <w:t>,</w:t>
      </w:r>
      <w:r w:rsidRPr="00C66272">
        <w:rPr>
          <w:rFonts w:ascii="Brill" w:eastAsia="Brill" w:hAnsi="Brill" w:cs="Brill"/>
        </w:rPr>
        <w:t xml:space="preserve"> who</w:t>
      </w:r>
      <w:r w:rsidR="001A1E0C">
        <w:rPr>
          <w:rFonts w:ascii="Brill" w:eastAsia="Brill" w:hAnsi="Brill" w:cs="Brill"/>
        </w:rPr>
        <w:t xml:space="preserve"> </w:t>
      </w:r>
      <w:r w:rsidRPr="00C66272">
        <w:rPr>
          <w:rFonts w:ascii="Brill" w:eastAsia="Brill" w:hAnsi="Brill" w:cs="Brill"/>
        </w:rPr>
        <w:t>often stay</w:t>
      </w:r>
      <w:r w:rsidR="000772F7" w:rsidRPr="00C66272">
        <w:rPr>
          <w:rFonts w:ascii="Brill" w:eastAsia="Brill" w:hAnsi="Brill" w:cs="Brill"/>
        </w:rPr>
        <w:t>ed</w:t>
      </w:r>
      <w:r w:rsidRPr="00C66272">
        <w:rPr>
          <w:rFonts w:ascii="Brill" w:eastAsia="Brill" w:hAnsi="Brill" w:cs="Brill"/>
        </w:rPr>
        <w:t xml:space="preserve"> in the vicinity of </w:t>
      </w:r>
      <w:del w:id="4729" w:author="Autor">
        <w:r w:rsidRPr="00C66272" w:rsidDel="00363A95">
          <w:rPr>
            <w:rFonts w:ascii="Brill" w:eastAsia="Brill" w:hAnsi="Brill" w:cs="Brill"/>
          </w:rPr>
          <w:delText>nigh</w:delText>
        </w:r>
        <w:r w:rsidR="00515F28" w:rsidRPr="00C66272" w:rsidDel="00363A95">
          <w:rPr>
            <w:rFonts w:ascii="Brill" w:eastAsia="Brill" w:hAnsi="Brill" w:cs="Brill"/>
          </w:rPr>
          <w:delText>l</w:delText>
        </w:r>
        <w:r w:rsidRPr="00C66272" w:rsidDel="00363A95">
          <w:rPr>
            <w:rFonts w:ascii="Brill" w:eastAsia="Brill" w:hAnsi="Brill" w:cs="Brill"/>
          </w:rPr>
          <w:delText>tclubs</w:delText>
        </w:r>
      </w:del>
      <w:ins w:id="4730" w:author="Autor">
        <w:r w:rsidR="00363A95" w:rsidRPr="00C66272">
          <w:rPr>
            <w:rFonts w:ascii="Brill" w:eastAsia="Brill" w:hAnsi="Brill" w:cs="Brill"/>
          </w:rPr>
          <w:t>nightclubs</w:t>
        </w:r>
      </w:ins>
      <w:r w:rsidRPr="00C66272">
        <w:rPr>
          <w:rFonts w:ascii="Brill" w:eastAsia="Brill" w:hAnsi="Brill" w:cs="Brill"/>
        </w:rPr>
        <w:t xml:space="preserve"> and drove women and their clients</w:t>
      </w:r>
      <w:r w:rsidR="000772F7" w:rsidRPr="00C66272">
        <w:rPr>
          <w:rFonts w:ascii="Brill" w:eastAsia="Brill" w:hAnsi="Brill" w:cs="Brill"/>
        </w:rPr>
        <w:t xml:space="preserve"> and even </w:t>
      </w:r>
      <w:r w:rsidRPr="00C66272">
        <w:rPr>
          <w:rFonts w:ascii="Brill" w:eastAsia="Brill" w:hAnsi="Brill" w:cs="Brill"/>
        </w:rPr>
        <w:t>lent their cars for prostitution. Prostitutes were also helped by hotel managers, checkroom workers and doormen, who received their own payment for facilitating prostitution. The hotel staff were also involved in pimping and facilitating meetings between foreigners and prostitutes.</w:t>
      </w:r>
    </w:p>
    <w:p w14:paraId="35077F29" w14:textId="77777777" w:rsidR="00CB3FC9" w:rsidRPr="00C66272" w:rsidRDefault="00CB3FC9">
      <w:pPr>
        <w:spacing w:line="360" w:lineRule="auto"/>
        <w:jc w:val="both"/>
        <w:rPr>
          <w:rFonts w:ascii="Brill" w:eastAsia="Times New Roman" w:hAnsi="Brill" w:cs="Times New Roman"/>
        </w:rPr>
      </w:pPr>
    </w:p>
    <w:p w14:paraId="35077F2A" w14:textId="77777777" w:rsidR="00CB3FC9" w:rsidRPr="00C66272" w:rsidRDefault="00C55FA1">
      <w:pPr>
        <w:spacing w:line="360" w:lineRule="auto"/>
        <w:rPr>
          <w:rFonts w:ascii="Brill" w:hAnsi="Brill"/>
          <w:b/>
        </w:rPr>
      </w:pPr>
      <w:r w:rsidRPr="00C66272">
        <w:rPr>
          <w:rFonts w:ascii="Brill" w:eastAsia="Times New Roman" w:hAnsi="Brill" w:cs="Times New Roman"/>
          <w:b/>
        </w:rPr>
        <w:t>Fees</w:t>
      </w:r>
    </w:p>
    <w:p w14:paraId="35077F2B" w14:textId="788DBFD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most common motive that pushed the women to work the streets were financial problems, lack of work and homelessness:</w:t>
      </w:r>
      <w:r w:rsidR="001A1E0C">
        <w:rPr>
          <w:rFonts w:ascii="Brill" w:eastAsia="Brill" w:hAnsi="Brill" w:cs="Brill"/>
        </w:rPr>
        <w:t xml:space="preserve"> </w:t>
      </w:r>
      <w:r w:rsidRPr="00C66272">
        <w:rPr>
          <w:rFonts w:ascii="Brill" w:eastAsia="Brill" w:hAnsi="Brill" w:cs="Brill"/>
        </w:rPr>
        <w:t xml:space="preserve">“[...] A very large number [of prostitutes] have to spend the night on lawns, in haystacks, staircases, unfinished buildings, and some of the more </w:t>
      </w:r>
      <w:r w:rsidRPr="00C66272">
        <w:rPr>
          <w:rFonts w:ascii="Brill" w:eastAsia="Brill" w:hAnsi="Brill" w:cs="Brill"/>
        </w:rPr>
        <w:lastRenderedPageBreak/>
        <w:t>ingenious ones build caves, e.g., in coal heaps, unused brick kilns (Katowice) and in rubble (</w:t>
      </w:r>
      <w:proofErr w:type="spellStart"/>
      <w:r w:rsidRPr="00C66272">
        <w:rPr>
          <w:rFonts w:ascii="Brill" w:eastAsia="Brill" w:hAnsi="Brill" w:cs="Brill"/>
        </w:rPr>
        <w:t>Wrocław</w:t>
      </w:r>
      <w:proofErr w:type="spellEnd"/>
      <w:r w:rsidRPr="00C66272">
        <w:rPr>
          <w:rFonts w:ascii="Brill" w:eastAsia="Brill" w:hAnsi="Brill" w:cs="Brill"/>
        </w:rPr>
        <w:t xml:space="preserve"> and Szczecin). Their clothing is dirty and covered with vermin […].”</w:t>
      </w:r>
      <w:r w:rsidRPr="00C66272">
        <w:rPr>
          <w:rFonts w:ascii="Brill" w:eastAsia="Brill" w:hAnsi="Brill" w:cs="Brill"/>
          <w:vertAlign w:val="superscript"/>
        </w:rPr>
        <w:footnoteReference w:id="72"/>
      </w:r>
      <w:r w:rsidRPr="00C66272">
        <w:rPr>
          <w:rFonts w:ascii="Brill" w:eastAsia="Brill" w:hAnsi="Brill" w:cs="Brill"/>
        </w:rPr>
        <w:t xml:space="preserve"> </w:t>
      </w:r>
    </w:p>
    <w:p w14:paraId="35077F2C" w14:textId="0CD5FB58"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There were also cases, especially in winter, </w:t>
      </w:r>
      <w:ins w:id="4731" w:author="Autor">
        <w:r w:rsidR="00D95D05">
          <w:rPr>
            <w:rFonts w:ascii="Brill" w:eastAsia="Brill" w:hAnsi="Brill" w:cs="Brill"/>
          </w:rPr>
          <w:t>where</w:t>
        </w:r>
      </w:ins>
      <w:del w:id="4732" w:author="Autor">
        <w:r w:rsidRPr="00C66272" w:rsidDel="00D95D05">
          <w:rPr>
            <w:rFonts w:ascii="Brill" w:eastAsia="Brill" w:hAnsi="Brill" w:cs="Brill"/>
          </w:rPr>
          <w:delText>that</w:delText>
        </w:r>
      </w:del>
      <w:r w:rsidRPr="00C66272">
        <w:rPr>
          <w:rFonts w:ascii="Brill" w:eastAsia="Brill" w:hAnsi="Brill" w:cs="Brill"/>
        </w:rPr>
        <w:t xml:space="preserve"> prostitutes came to the police stations asking for shelter. In addition to the desire for easy earnings, independence from family or the realization of ambitious life plans were also important (</w:t>
      </w:r>
      <w:proofErr w:type="spellStart"/>
      <w:r w:rsidRPr="000A504C">
        <w:rPr>
          <w:rFonts w:ascii="Brill" w:eastAsia="Brill" w:hAnsi="Brill" w:cs="Brill"/>
        </w:rPr>
        <w:t>Stapiński</w:t>
      </w:r>
      <w:proofErr w:type="spellEnd"/>
      <w:r w:rsidRPr="000A504C">
        <w:rPr>
          <w:rFonts w:ascii="Brill" w:eastAsia="Brill" w:hAnsi="Brill" w:cs="Brill"/>
        </w:rPr>
        <w:t>, 1979</w:t>
      </w:r>
      <w:r w:rsidRPr="00C66272">
        <w:rPr>
          <w:rFonts w:ascii="Brill" w:eastAsia="Brill" w:hAnsi="Brill" w:cs="Brill"/>
        </w:rPr>
        <w:t xml:space="preserve">). Table 6 provides information on prostitutes' earnings and places of networking. </w:t>
      </w:r>
    </w:p>
    <w:p w14:paraId="35077F2D" w14:textId="77777777" w:rsidR="00CB3FC9" w:rsidRPr="00C66272" w:rsidRDefault="00CB3FC9">
      <w:pPr>
        <w:jc w:val="both"/>
        <w:rPr>
          <w:rFonts w:ascii="Brill" w:eastAsia="Times New Roman" w:hAnsi="Brill" w:cs="Times New Roman"/>
          <w:b/>
        </w:rPr>
      </w:pPr>
    </w:p>
    <w:p w14:paraId="35077F2E" w14:textId="77777777" w:rsidR="00CB3FC9" w:rsidRPr="00C66272" w:rsidRDefault="00C55FA1">
      <w:pPr>
        <w:jc w:val="both"/>
        <w:rPr>
          <w:rFonts w:ascii="Brill" w:eastAsia="Brill" w:hAnsi="Brill" w:cs="Brill"/>
        </w:rPr>
      </w:pPr>
      <w:r w:rsidRPr="00C66272">
        <w:rPr>
          <w:rFonts w:ascii="Brill" w:eastAsia="Brill" w:hAnsi="Brill" w:cs="Brill"/>
        </w:rPr>
        <w:t>Table 6. Contact location and average fees charged in 16 cities across the country in 1956</w:t>
      </w:r>
    </w:p>
    <w:tbl>
      <w:tblPr>
        <w:tblStyle w:val="a7"/>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7"/>
        <w:gridCol w:w="594"/>
        <w:gridCol w:w="2530"/>
        <w:gridCol w:w="530"/>
        <w:gridCol w:w="2541"/>
        <w:gridCol w:w="512"/>
      </w:tblGrid>
      <w:tr w:rsidR="00CB3FC9" w:rsidRPr="00C66272" w14:paraId="35077F35" w14:textId="77777777" w:rsidTr="00F62668">
        <w:tc>
          <w:tcPr>
            <w:tcW w:w="2417" w:type="dxa"/>
            <w:shd w:val="clear" w:color="auto" w:fill="auto"/>
          </w:tcPr>
          <w:p w14:paraId="35077F2F" w14:textId="77777777" w:rsidR="00CB3FC9" w:rsidRPr="00C66272" w:rsidRDefault="00C55FA1">
            <w:pPr>
              <w:jc w:val="both"/>
              <w:rPr>
                <w:rFonts w:ascii="Brill" w:eastAsia="Brill" w:hAnsi="Brill" w:cs="Brill"/>
              </w:rPr>
            </w:pPr>
            <w:r w:rsidRPr="00C66272">
              <w:rPr>
                <w:rFonts w:ascii="Brill" w:eastAsia="Brill" w:hAnsi="Brill" w:cs="Brill"/>
              </w:rPr>
              <w:t>Making contact on the streets and charging between 5 and 50 zlotys</w:t>
            </w:r>
          </w:p>
        </w:tc>
        <w:tc>
          <w:tcPr>
            <w:tcW w:w="594" w:type="dxa"/>
            <w:shd w:val="clear" w:color="auto" w:fill="auto"/>
          </w:tcPr>
          <w:p w14:paraId="35077F30" w14:textId="77777777" w:rsidR="00CB3FC9" w:rsidRPr="00C66272" w:rsidRDefault="00C55FA1">
            <w:pPr>
              <w:jc w:val="center"/>
              <w:rPr>
                <w:rFonts w:ascii="Brill" w:eastAsia="Brill" w:hAnsi="Brill" w:cs="Brill"/>
              </w:rPr>
            </w:pPr>
            <w:r w:rsidRPr="00C66272">
              <w:rPr>
                <w:rFonts w:ascii="Brill" w:eastAsia="Brill" w:hAnsi="Brill" w:cs="Brill"/>
              </w:rPr>
              <w:t>%</w:t>
            </w:r>
          </w:p>
        </w:tc>
        <w:tc>
          <w:tcPr>
            <w:tcW w:w="2530" w:type="dxa"/>
            <w:shd w:val="clear" w:color="auto" w:fill="auto"/>
          </w:tcPr>
          <w:p w14:paraId="35077F31" w14:textId="77777777" w:rsidR="00CB3FC9" w:rsidRPr="00C66272" w:rsidRDefault="00C55FA1">
            <w:pPr>
              <w:jc w:val="both"/>
              <w:rPr>
                <w:rFonts w:ascii="Brill" w:eastAsia="Brill" w:hAnsi="Brill" w:cs="Brill"/>
              </w:rPr>
            </w:pPr>
            <w:r w:rsidRPr="00C66272">
              <w:rPr>
                <w:rFonts w:ascii="Brill" w:eastAsia="Brill" w:hAnsi="Brill" w:cs="Brill"/>
              </w:rPr>
              <w:t>Establishing contacts in low-priced venues and charging between 50 and 200 zlotys</w:t>
            </w:r>
          </w:p>
        </w:tc>
        <w:tc>
          <w:tcPr>
            <w:tcW w:w="530" w:type="dxa"/>
            <w:shd w:val="clear" w:color="auto" w:fill="auto"/>
          </w:tcPr>
          <w:p w14:paraId="35077F32" w14:textId="77777777" w:rsidR="00CB3FC9" w:rsidRPr="00C66272" w:rsidRDefault="00C55FA1">
            <w:pPr>
              <w:jc w:val="center"/>
              <w:rPr>
                <w:rFonts w:ascii="Brill" w:eastAsia="Brill" w:hAnsi="Brill" w:cs="Brill"/>
              </w:rPr>
            </w:pPr>
            <w:r w:rsidRPr="00C66272">
              <w:rPr>
                <w:rFonts w:ascii="Brill" w:eastAsia="Brill" w:hAnsi="Brill" w:cs="Brill"/>
              </w:rPr>
              <w:t>%</w:t>
            </w:r>
          </w:p>
        </w:tc>
        <w:tc>
          <w:tcPr>
            <w:tcW w:w="2541" w:type="dxa"/>
            <w:shd w:val="clear" w:color="auto" w:fill="auto"/>
          </w:tcPr>
          <w:p w14:paraId="35077F33" w14:textId="77777777" w:rsidR="00CB3FC9" w:rsidRPr="00C66272" w:rsidRDefault="00C55FA1">
            <w:pPr>
              <w:jc w:val="both"/>
              <w:rPr>
                <w:rFonts w:ascii="Brill" w:eastAsia="Brill" w:hAnsi="Brill" w:cs="Brill"/>
              </w:rPr>
            </w:pPr>
            <w:r w:rsidRPr="00C66272">
              <w:rPr>
                <w:rFonts w:ascii="Brill" w:eastAsia="Brill" w:hAnsi="Brill" w:cs="Brill"/>
              </w:rPr>
              <w:t>Establishing contacts at expensive venues and charging more than 200 zlotys</w:t>
            </w:r>
          </w:p>
        </w:tc>
        <w:tc>
          <w:tcPr>
            <w:tcW w:w="512" w:type="dxa"/>
            <w:shd w:val="clear" w:color="auto" w:fill="auto"/>
          </w:tcPr>
          <w:p w14:paraId="35077F34" w14:textId="77777777" w:rsidR="00CB3FC9" w:rsidRPr="00C66272" w:rsidRDefault="00C55FA1">
            <w:pPr>
              <w:jc w:val="center"/>
              <w:rPr>
                <w:rFonts w:ascii="Brill" w:eastAsia="Brill" w:hAnsi="Brill" w:cs="Brill"/>
              </w:rPr>
            </w:pPr>
            <w:r w:rsidRPr="00C66272">
              <w:rPr>
                <w:rFonts w:ascii="Brill" w:eastAsia="Brill" w:hAnsi="Brill" w:cs="Brill"/>
              </w:rPr>
              <w:t>%</w:t>
            </w:r>
          </w:p>
        </w:tc>
      </w:tr>
      <w:tr w:rsidR="00CB3FC9" w:rsidRPr="00C66272" w14:paraId="35077F3C" w14:textId="77777777" w:rsidTr="00F62668">
        <w:tc>
          <w:tcPr>
            <w:tcW w:w="2417" w:type="dxa"/>
            <w:shd w:val="clear" w:color="auto" w:fill="auto"/>
          </w:tcPr>
          <w:p w14:paraId="35077F36" w14:textId="77777777" w:rsidR="00CB3FC9" w:rsidRPr="00C66272" w:rsidRDefault="00C55FA1">
            <w:pPr>
              <w:jc w:val="both"/>
              <w:rPr>
                <w:rFonts w:ascii="Brill" w:eastAsia="Brill" w:hAnsi="Brill" w:cs="Brill"/>
              </w:rPr>
            </w:pPr>
            <w:r w:rsidRPr="00C66272">
              <w:rPr>
                <w:rFonts w:ascii="Brill" w:eastAsia="Brill" w:hAnsi="Brill" w:cs="Brill"/>
              </w:rPr>
              <w:t xml:space="preserve">1562 </w:t>
            </w:r>
          </w:p>
        </w:tc>
        <w:tc>
          <w:tcPr>
            <w:tcW w:w="594" w:type="dxa"/>
            <w:shd w:val="clear" w:color="auto" w:fill="auto"/>
          </w:tcPr>
          <w:p w14:paraId="35077F37" w14:textId="77777777" w:rsidR="00CB3FC9" w:rsidRPr="00C66272" w:rsidRDefault="00C55FA1">
            <w:pPr>
              <w:jc w:val="center"/>
              <w:rPr>
                <w:rFonts w:ascii="Brill" w:eastAsia="Brill" w:hAnsi="Brill" w:cs="Brill"/>
              </w:rPr>
            </w:pPr>
            <w:r w:rsidRPr="00C66272">
              <w:rPr>
                <w:rFonts w:ascii="Brill" w:eastAsia="Brill" w:hAnsi="Brill" w:cs="Brill"/>
              </w:rPr>
              <w:t>49</w:t>
            </w:r>
          </w:p>
        </w:tc>
        <w:tc>
          <w:tcPr>
            <w:tcW w:w="2530" w:type="dxa"/>
            <w:shd w:val="clear" w:color="auto" w:fill="auto"/>
          </w:tcPr>
          <w:p w14:paraId="35077F38" w14:textId="77777777" w:rsidR="00CB3FC9" w:rsidRPr="00C66272" w:rsidRDefault="00C55FA1">
            <w:pPr>
              <w:jc w:val="both"/>
              <w:rPr>
                <w:rFonts w:ascii="Brill" w:eastAsia="Brill" w:hAnsi="Brill" w:cs="Brill"/>
              </w:rPr>
            </w:pPr>
            <w:r w:rsidRPr="00C66272">
              <w:rPr>
                <w:rFonts w:ascii="Brill" w:eastAsia="Brill" w:hAnsi="Brill" w:cs="Brill"/>
              </w:rPr>
              <w:t>1139</w:t>
            </w:r>
          </w:p>
        </w:tc>
        <w:tc>
          <w:tcPr>
            <w:tcW w:w="530" w:type="dxa"/>
            <w:shd w:val="clear" w:color="auto" w:fill="auto"/>
          </w:tcPr>
          <w:p w14:paraId="35077F39" w14:textId="77777777" w:rsidR="00CB3FC9" w:rsidRPr="00C66272" w:rsidRDefault="00C55FA1">
            <w:pPr>
              <w:jc w:val="center"/>
              <w:rPr>
                <w:rFonts w:ascii="Brill" w:eastAsia="Brill" w:hAnsi="Brill" w:cs="Brill"/>
              </w:rPr>
            </w:pPr>
            <w:r w:rsidRPr="00C66272">
              <w:rPr>
                <w:rFonts w:ascii="Brill" w:eastAsia="Brill" w:hAnsi="Brill" w:cs="Brill"/>
              </w:rPr>
              <w:t>37</w:t>
            </w:r>
          </w:p>
        </w:tc>
        <w:tc>
          <w:tcPr>
            <w:tcW w:w="2541" w:type="dxa"/>
            <w:shd w:val="clear" w:color="auto" w:fill="auto"/>
          </w:tcPr>
          <w:p w14:paraId="35077F3A" w14:textId="77777777" w:rsidR="00CB3FC9" w:rsidRPr="00C66272" w:rsidRDefault="00C55FA1">
            <w:pPr>
              <w:jc w:val="both"/>
              <w:rPr>
                <w:rFonts w:ascii="Brill" w:eastAsia="Brill" w:hAnsi="Brill" w:cs="Brill"/>
              </w:rPr>
            </w:pPr>
            <w:r w:rsidRPr="00C66272">
              <w:rPr>
                <w:rFonts w:ascii="Brill" w:eastAsia="Brill" w:hAnsi="Brill" w:cs="Brill"/>
              </w:rPr>
              <w:t>436</w:t>
            </w:r>
          </w:p>
        </w:tc>
        <w:tc>
          <w:tcPr>
            <w:tcW w:w="512" w:type="dxa"/>
            <w:shd w:val="clear" w:color="auto" w:fill="auto"/>
          </w:tcPr>
          <w:p w14:paraId="35077F3B" w14:textId="77777777" w:rsidR="00CB3FC9" w:rsidRPr="00C66272" w:rsidRDefault="00C55FA1">
            <w:pPr>
              <w:jc w:val="center"/>
              <w:rPr>
                <w:rFonts w:ascii="Brill" w:eastAsia="Brill" w:hAnsi="Brill" w:cs="Brill"/>
              </w:rPr>
            </w:pPr>
            <w:r w:rsidRPr="00C66272">
              <w:rPr>
                <w:rFonts w:ascii="Brill" w:eastAsia="Brill" w:hAnsi="Brill" w:cs="Brill"/>
              </w:rPr>
              <w:t>14</w:t>
            </w:r>
          </w:p>
        </w:tc>
      </w:tr>
    </w:tbl>
    <w:p w14:paraId="35077F3D" w14:textId="77777777" w:rsidR="00CB3FC9" w:rsidRPr="00C66272" w:rsidRDefault="00C55FA1">
      <w:pPr>
        <w:jc w:val="both"/>
        <w:rPr>
          <w:rFonts w:ascii="Brill" w:eastAsia="Brill" w:hAnsi="Brill" w:cs="Brill"/>
        </w:rPr>
      </w:pPr>
      <w:bookmarkStart w:id="4733" w:name="_heading=h.2s8eyo1" w:colFirst="0" w:colLast="0"/>
      <w:bookmarkEnd w:id="4733"/>
      <w:r w:rsidRPr="00C66272">
        <w:rPr>
          <w:rFonts w:ascii="Brill" w:eastAsia="Brill" w:hAnsi="Brill" w:cs="Brill"/>
          <w:sz w:val="20"/>
          <w:szCs w:val="20"/>
        </w:rPr>
        <w:t>Source: IPN, Information on prostitution and accompanying phenomena. Note on prostitution [26 February 1957], ref. 1550/3572, k. 31.</w:t>
      </w:r>
    </w:p>
    <w:p w14:paraId="35077F3E" w14:textId="77777777" w:rsidR="00CB3FC9" w:rsidRPr="00C66272" w:rsidRDefault="00CB3FC9">
      <w:pPr>
        <w:jc w:val="both"/>
        <w:rPr>
          <w:rFonts w:ascii="Brill" w:eastAsia="Times New Roman" w:hAnsi="Brill" w:cs="Times New Roman"/>
        </w:rPr>
      </w:pPr>
    </w:p>
    <w:p w14:paraId="35077F3F" w14:textId="61C19BA0"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tab/>
      </w:r>
      <w:r w:rsidRPr="00C66272">
        <w:rPr>
          <w:rFonts w:ascii="Brill" w:eastAsia="Brill" w:hAnsi="Brill" w:cs="Brill"/>
        </w:rPr>
        <w:t xml:space="preserve">The structure of income among prostitutes varied between cities. The most prevalent group were those whose earnings were in the lowest category, i.e., 5 – 50 zlotys. For example, in Katowice 92% of prostitutes belonged to this category, in Szczecin – 60%, </w:t>
      </w:r>
      <w:r w:rsidRPr="00C66272">
        <w:rPr>
          <w:rFonts w:ascii="Brill" w:eastAsia="Brill" w:hAnsi="Brill" w:cs="Brill"/>
        </w:rPr>
        <w:br/>
        <w:t xml:space="preserve">in Kraków – 58%, in </w:t>
      </w:r>
      <w:proofErr w:type="spellStart"/>
      <w:r w:rsidRPr="00C66272">
        <w:rPr>
          <w:rFonts w:ascii="Brill" w:eastAsia="Brill" w:hAnsi="Brill" w:cs="Brill"/>
        </w:rPr>
        <w:t>Wrocław</w:t>
      </w:r>
      <w:proofErr w:type="spellEnd"/>
      <w:r w:rsidRPr="00C66272">
        <w:rPr>
          <w:rFonts w:ascii="Brill" w:eastAsia="Brill" w:hAnsi="Brill" w:cs="Brill"/>
        </w:rPr>
        <w:t xml:space="preserve"> – 55%, in Gdynia – 45%. However, the highest-earning prostitutes (earning 200 zlotys and above) constituted a small percentage, from 2% to 20%, depending on the city.</w:t>
      </w:r>
      <w:r w:rsidRPr="00C66272">
        <w:rPr>
          <w:rFonts w:ascii="Brill" w:eastAsia="Brill" w:hAnsi="Brill" w:cs="Brill"/>
          <w:vertAlign w:val="superscript"/>
        </w:rPr>
        <w:footnoteReference w:id="73"/>
      </w:r>
    </w:p>
    <w:p w14:paraId="35077F40"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In Szczecin, the average fee for prostitution was higher than in the rest of the country and fluctuated within the range of 300-500 zlotys, compared to larger cities further inland, e.g., Kraków or </w:t>
      </w:r>
      <w:proofErr w:type="spellStart"/>
      <w:r w:rsidRPr="00C66272">
        <w:rPr>
          <w:rFonts w:ascii="Brill" w:eastAsia="Brill" w:hAnsi="Brill" w:cs="Brill"/>
        </w:rPr>
        <w:t>Wrocław</w:t>
      </w:r>
      <w:proofErr w:type="spellEnd"/>
      <w:r w:rsidRPr="00C66272">
        <w:rPr>
          <w:rFonts w:ascii="Brill" w:eastAsia="Brill" w:hAnsi="Brill" w:cs="Brill"/>
        </w:rPr>
        <w:t xml:space="preserve"> where the fee ranged from 150 to 200 zlotys. This was largely due to the opportunities created by the port and the specific nature of clients, especially seafarers: “</w:t>
      </w:r>
      <w:r w:rsidRPr="00F62668">
        <w:rPr>
          <w:rFonts w:ascii="Brill" w:eastAsia="Brill" w:hAnsi="Brill" w:cs="Brill"/>
          <w:iCs/>
        </w:rPr>
        <w:t>[...]</w:t>
      </w:r>
      <w:r w:rsidRPr="00C66272">
        <w:rPr>
          <w:rFonts w:ascii="Brill" w:eastAsia="Brill" w:hAnsi="Brill" w:cs="Brill"/>
          <w:i/>
        </w:rPr>
        <w:t xml:space="preserve"> </w:t>
      </w:r>
      <w:r w:rsidRPr="00C66272">
        <w:rPr>
          <w:rFonts w:ascii="Brill" w:eastAsia="Brill" w:hAnsi="Brill" w:cs="Brill"/>
        </w:rPr>
        <w:t>for example, in Szczecin, one of the prostitutes, a woman with the initials I. K., earned 14,500 zlotys for prostituting herself, in February of this year [1959]</w:t>
      </w:r>
      <w:r w:rsidRPr="00C66272">
        <w:rPr>
          <w:rFonts w:ascii="Brill" w:eastAsia="Brill" w:hAnsi="Brill" w:cs="Brill"/>
          <w:i/>
        </w:rPr>
        <w:t>.</w:t>
      </w:r>
      <w:r w:rsidRPr="00C66272">
        <w:rPr>
          <w:rFonts w:ascii="Brill" w:eastAsia="Brill" w:hAnsi="Brill" w:cs="Brill"/>
        </w:rPr>
        <w:t>”</w:t>
      </w:r>
      <w:r w:rsidRPr="00C66272">
        <w:rPr>
          <w:rFonts w:ascii="Brill" w:eastAsia="Brill" w:hAnsi="Brill" w:cs="Brill"/>
          <w:vertAlign w:val="superscript"/>
        </w:rPr>
        <w:footnoteReference w:id="74"/>
      </w:r>
    </w:p>
    <w:p w14:paraId="35077F41"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lastRenderedPageBreak/>
        <w:tab/>
        <w:t xml:space="preserve">Of course, not all prostitutes earned as well as the top class of Szczecin's prostitutes who consisted of young, well-educated women with a good command of a foreign language. In many cases, these were university students looking for their clients in good restaurants and cafes operating in the city, e.g., </w:t>
      </w:r>
      <w:proofErr w:type="spellStart"/>
      <w:r w:rsidRPr="00F62668">
        <w:rPr>
          <w:rFonts w:ascii="Brill" w:eastAsia="Brill" w:hAnsi="Brill" w:cs="Brill"/>
          <w:iCs/>
        </w:rPr>
        <w:t>Jagódka</w:t>
      </w:r>
      <w:proofErr w:type="spellEnd"/>
      <w:r w:rsidRPr="00C66272">
        <w:rPr>
          <w:rFonts w:ascii="Brill" w:eastAsia="Brill" w:hAnsi="Brill" w:cs="Brill"/>
        </w:rPr>
        <w:t xml:space="preserve"> or </w:t>
      </w:r>
      <w:proofErr w:type="spellStart"/>
      <w:r w:rsidRPr="00F62668">
        <w:rPr>
          <w:rFonts w:ascii="Brill" w:eastAsia="Brill" w:hAnsi="Brill" w:cs="Brill"/>
          <w:iCs/>
        </w:rPr>
        <w:t>Rendez-vous</w:t>
      </w:r>
      <w:proofErr w:type="spellEnd"/>
      <w:r w:rsidRPr="00C66272">
        <w:rPr>
          <w:rFonts w:ascii="Brill" w:eastAsia="Brill" w:hAnsi="Brill" w:cs="Brill"/>
        </w:rPr>
        <w:t xml:space="preserve">. Their motivations varied – some wanted to have some fun, some were looking for fast and easy money, and some wanted to find a foreign husband and leave the country. This category also includes other Szczecin prostitutes, who worked in more exclusive bars and restaurants such as </w:t>
      </w:r>
      <w:r w:rsidRPr="00F62668">
        <w:rPr>
          <w:rFonts w:ascii="Brill" w:eastAsia="Brill" w:hAnsi="Brill" w:cs="Brill"/>
          <w:iCs/>
        </w:rPr>
        <w:t>Bajka</w:t>
      </w:r>
      <w:r w:rsidRPr="00C66272">
        <w:rPr>
          <w:rFonts w:ascii="Brill" w:eastAsia="Brill" w:hAnsi="Brill" w:cs="Brill"/>
          <w:iCs/>
        </w:rPr>
        <w:t xml:space="preserve"> </w:t>
      </w:r>
      <w:r w:rsidRPr="00C66272">
        <w:rPr>
          <w:rFonts w:ascii="Brill" w:eastAsia="Brill" w:hAnsi="Brill" w:cs="Brill"/>
        </w:rPr>
        <w:t xml:space="preserve">or </w:t>
      </w:r>
      <w:proofErr w:type="spellStart"/>
      <w:r w:rsidRPr="00F62668">
        <w:rPr>
          <w:rFonts w:ascii="Brill" w:eastAsia="Brill" w:hAnsi="Brill" w:cs="Brill"/>
          <w:iCs/>
        </w:rPr>
        <w:t>Dworcowa</w:t>
      </w:r>
      <w:proofErr w:type="spellEnd"/>
      <w:r w:rsidRPr="00C66272">
        <w:rPr>
          <w:rFonts w:ascii="Brill" w:eastAsia="Brill" w:hAnsi="Brill" w:cs="Brill"/>
          <w:iCs/>
        </w:rPr>
        <w:t>,</w:t>
      </w:r>
      <w:r w:rsidRPr="00C66272">
        <w:rPr>
          <w:rFonts w:ascii="Brill" w:eastAsia="Brill" w:hAnsi="Brill" w:cs="Brill"/>
        </w:rPr>
        <w:t xml:space="preserve"> meeting places for foreigners or other men looking for paid sex. The atmosphere of these places is probably best described in the words of one of Szczecin's prostitutes: “</w:t>
      </w:r>
      <w:r w:rsidRPr="00C66272">
        <w:rPr>
          <w:rFonts w:ascii="Brill" w:eastAsia="Brill" w:hAnsi="Brill" w:cs="Brill"/>
          <w:i/>
        </w:rPr>
        <w:t xml:space="preserve">[...] </w:t>
      </w:r>
      <w:r w:rsidRPr="00C66272">
        <w:rPr>
          <w:rFonts w:ascii="Brill" w:eastAsia="Brill" w:hAnsi="Brill" w:cs="Brill"/>
        </w:rPr>
        <w:t>No women, apart from prostitutes, ever go to these places [...]. If a random woman came there, we would drive her away and register at the police station headquarters in the Section for Combating Prostitution</w:t>
      </w:r>
      <w:r w:rsidRPr="00C66272">
        <w:rPr>
          <w:rFonts w:ascii="Brill" w:eastAsia="Brill" w:hAnsi="Brill" w:cs="Brill"/>
          <w:i/>
        </w:rPr>
        <w:t>.</w:t>
      </w:r>
      <w:r w:rsidRPr="00C66272">
        <w:rPr>
          <w:rFonts w:ascii="Brill" w:eastAsia="Brill" w:hAnsi="Brill" w:cs="Brill"/>
        </w:rPr>
        <w:t>”</w:t>
      </w:r>
      <w:r w:rsidRPr="00C66272">
        <w:rPr>
          <w:rFonts w:ascii="Brill" w:eastAsia="Brill" w:hAnsi="Brill" w:cs="Brill"/>
          <w:vertAlign w:val="superscript"/>
        </w:rPr>
        <w:footnoteReference w:id="75"/>
      </w:r>
    </w:p>
    <w:p w14:paraId="35077F42" w14:textId="77777777" w:rsidR="00CB3FC9" w:rsidRPr="00C66272" w:rsidRDefault="00C55FA1">
      <w:pPr>
        <w:spacing w:line="360" w:lineRule="auto"/>
        <w:jc w:val="both"/>
        <w:rPr>
          <w:rFonts w:ascii="Brill" w:eastAsia="Brill" w:hAnsi="Brill" w:cs="Brill"/>
        </w:rPr>
      </w:pPr>
      <w:bookmarkStart w:id="4734" w:name="_heading=h.17dp8vu" w:colFirst="0" w:colLast="0"/>
      <w:bookmarkEnd w:id="4734"/>
      <w:r w:rsidRPr="00C66272">
        <w:rPr>
          <w:rFonts w:ascii="Brill" w:eastAsia="Times New Roman" w:hAnsi="Brill" w:cs="Times New Roman"/>
        </w:rPr>
        <w:tab/>
      </w:r>
      <w:r w:rsidRPr="00C66272">
        <w:rPr>
          <w:rFonts w:ascii="Brill" w:eastAsia="Brill" w:hAnsi="Brill" w:cs="Brill"/>
        </w:rPr>
        <w:t xml:space="preserve">In </w:t>
      </w:r>
      <w:proofErr w:type="spellStart"/>
      <w:r w:rsidRPr="00C66272">
        <w:rPr>
          <w:rFonts w:ascii="Brill" w:eastAsia="Brill" w:hAnsi="Brill" w:cs="Brill"/>
        </w:rPr>
        <w:t>Gdańsk</w:t>
      </w:r>
      <w:proofErr w:type="spellEnd"/>
      <w:r w:rsidRPr="00C66272">
        <w:rPr>
          <w:rFonts w:ascii="Brill" w:eastAsia="Brill" w:hAnsi="Brill" w:cs="Brill"/>
        </w:rPr>
        <w:t>, on the other hand, prostitution was concentrated in the Nowy Port district, where immediately after the war there were as many as 60 establishments frequented by prostitutes waiting for sailors (</w:t>
      </w:r>
      <w:proofErr w:type="spellStart"/>
      <w:r w:rsidRPr="000A504C">
        <w:rPr>
          <w:rFonts w:ascii="Brill" w:eastAsia="Brill" w:hAnsi="Brill" w:cs="Brill"/>
        </w:rPr>
        <w:t>Kosiński</w:t>
      </w:r>
      <w:proofErr w:type="spellEnd"/>
      <w:r w:rsidRPr="000A504C">
        <w:rPr>
          <w:rFonts w:ascii="Brill" w:eastAsia="Brill" w:hAnsi="Brill" w:cs="Brill"/>
        </w:rPr>
        <w:t>, 2009</w:t>
      </w:r>
      <w:r w:rsidRPr="00C66272">
        <w:rPr>
          <w:rFonts w:ascii="Brill" w:eastAsia="Brill" w:hAnsi="Brill" w:cs="Brill"/>
        </w:rPr>
        <w:t xml:space="preserve">). In the late 1950s and early 1960s, the </w:t>
      </w:r>
      <w:r w:rsidRPr="00F62668">
        <w:rPr>
          <w:rFonts w:ascii="Brill" w:eastAsia="Brill" w:hAnsi="Brill" w:cs="Brill"/>
          <w:iCs/>
        </w:rPr>
        <w:t>Syrena</w:t>
      </w:r>
      <w:r w:rsidRPr="00C66272">
        <w:rPr>
          <w:rFonts w:ascii="Brill" w:eastAsia="Brill" w:hAnsi="Brill" w:cs="Brill"/>
          <w:iCs/>
        </w:rPr>
        <w:t xml:space="preserve"> </w:t>
      </w:r>
      <w:r w:rsidRPr="00C66272">
        <w:rPr>
          <w:rFonts w:ascii="Brill" w:eastAsia="Brill" w:hAnsi="Brill" w:cs="Brill"/>
        </w:rPr>
        <w:t xml:space="preserve">restaurant became famous for prostitution, and its manager was prosecuted in 1964 for profiting from prostitution. </w:t>
      </w:r>
    </w:p>
    <w:p w14:paraId="35077F43" w14:textId="77777777" w:rsidR="00CB3FC9" w:rsidRPr="00C66272" w:rsidRDefault="00CB3FC9">
      <w:pPr>
        <w:rPr>
          <w:rFonts w:ascii="Brill" w:eastAsia="Times New Roman" w:hAnsi="Brill" w:cs="Times New Roman"/>
        </w:rPr>
      </w:pPr>
    </w:p>
    <w:p w14:paraId="35077F44"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Health status of prostituted women</w:t>
      </w:r>
    </w:p>
    <w:p w14:paraId="35077F45"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ab/>
        <w:t>It is also worth mentioning the health problems of prostitutes. The only year with relatively precise statistical data is 1959. Table 7 provides information on this topic, where Szczecin is the only port city mentioned.</w:t>
      </w:r>
    </w:p>
    <w:p w14:paraId="35077F46" w14:textId="77777777" w:rsidR="00CB3FC9" w:rsidRPr="00C66272" w:rsidRDefault="00CB3FC9">
      <w:pPr>
        <w:spacing w:line="360" w:lineRule="auto"/>
        <w:jc w:val="both"/>
        <w:rPr>
          <w:rFonts w:ascii="Brill" w:hAnsi="Brill"/>
        </w:rPr>
      </w:pPr>
    </w:p>
    <w:p w14:paraId="35077F47"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rPr>
        <w:t>Table 7 Health problems of prostitutes in 1959</w:t>
      </w:r>
    </w:p>
    <w:tbl>
      <w:tblPr>
        <w:tblStyle w:val="a8"/>
        <w:tblW w:w="8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2"/>
        <w:gridCol w:w="927"/>
        <w:gridCol w:w="1092"/>
        <w:gridCol w:w="985"/>
      </w:tblGrid>
      <w:tr w:rsidR="00CB3FC9" w:rsidRPr="00C66272" w14:paraId="35077F4C" w14:textId="77777777" w:rsidTr="00F62668">
        <w:tc>
          <w:tcPr>
            <w:tcW w:w="5352" w:type="dxa"/>
            <w:shd w:val="clear" w:color="auto" w:fill="auto"/>
          </w:tcPr>
          <w:p w14:paraId="35077F48" w14:textId="77777777" w:rsidR="00CB3FC9" w:rsidRPr="00C66272" w:rsidRDefault="00C55FA1">
            <w:pPr>
              <w:spacing w:line="360" w:lineRule="auto"/>
              <w:jc w:val="both"/>
              <w:rPr>
                <w:rFonts w:ascii="Brill" w:eastAsia="Brill" w:hAnsi="Brill" w:cs="Brill"/>
              </w:rPr>
            </w:pPr>
            <w:r w:rsidRPr="00C66272">
              <w:rPr>
                <w:rFonts w:ascii="Brill" w:eastAsia="Brill" w:hAnsi="Brill" w:cs="Brill"/>
                <w:sz w:val="20"/>
                <w:szCs w:val="20"/>
              </w:rPr>
              <w:t>Type of condition</w:t>
            </w:r>
          </w:p>
        </w:tc>
        <w:tc>
          <w:tcPr>
            <w:tcW w:w="927" w:type="dxa"/>
            <w:shd w:val="clear" w:color="auto" w:fill="auto"/>
          </w:tcPr>
          <w:p w14:paraId="35077F49" w14:textId="77777777" w:rsidR="00CB3FC9" w:rsidRPr="00C66272" w:rsidRDefault="00C55FA1">
            <w:pPr>
              <w:spacing w:line="360" w:lineRule="auto"/>
              <w:jc w:val="both"/>
              <w:rPr>
                <w:rFonts w:ascii="Brill" w:eastAsia="Brill" w:hAnsi="Brill" w:cs="Brill"/>
              </w:rPr>
            </w:pPr>
            <w:r w:rsidRPr="00C66272">
              <w:rPr>
                <w:rFonts w:ascii="Brill" w:eastAsia="Brill" w:hAnsi="Brill" w:cs="Brill"/>
                <w:sz w:val="20"/>
                <w:szCs w:val="20"/>
              </w:rPr>
              <w:t xml:space="preserve">Szczecin </w:t>
            </w:r>
          </w:p>
        </w:tc>
        <w:tc>
          <w:tcPr>
            <w:tcW w:w="1092" w:type="dxa"/>
            <w:shd w:val="clear" w:color="auto" w:fill="auto"/>
          </w:tcPr>
          <w:p w14:paraId="35077F4A" w14:textId="77777777" w:rsidR="00CB3FC9" w:rsidRPr="00C66272" w:rsidRDefault="00C55FA1">
            <w:pPr>
              <w:spacing w:line="360" w:lineRule="auto"/>
              <w:jc w:val="both"/>
              <w:rPr>
                <w:rFonts w:ascii="Brill" w:eastAsia="Brill" w:hAnsi="Brill" w:cs="Brill"/>
              </w:rPr>
            </w:pPr>
            <w:proofErr w:type="spellStart"/>
            <w:r w:rsidRPr="00C66272">
              <w:rPr>
                <w:rFonts w:ascii="Brill" w:eastAsia="Brill" w:hAnsi="Brill" w:cs="Brill"/>
                <w:sz w:val="20"/>
                <w:szCs w:val="20"/>
              </w:rPr>
              <w:t>Wrocław</w:t>
            </w:r>
            <w:proofErr w:type="spellEnd"/>
          </w:p>
        </w:tc>
        <w:tc>
          <w:tcPr>
            <w:tcW w:w="985" w:type="dxa"/>
            <w:shd w:val="clear" w:color="auto" w:fill="auto"/>
          </w:tcPr>
          <w:p w14:paraId="35077F4B" w14:textId="77777777" w:rsidR="00CB3FC9" w:rsidRPr="00C66272" w:rsidRDefault="00C55FA1">
            <w:pPr>
              <w:spacing w:line="360" w:lineRule="auto"/>
              <w:jc w:val="both"/>
              <w:rPr>
                <w:rFonts w:ascii="Brill" w:eastAsia="Brill" w:hAnsi="Brill" w:cs="Brill"/>
              </w:rPr>
            </w:pPr>
            <w:r w:rsidRPr="00C66272">
              <w:rPr>
                <w:rFonts w:ascii="Brill" w:eastAsia="Brill" w:hAnsi="Brill" w:cs="Brill"/>
                <w:sz w:val="20"/>
                <w:szCs w:val="20"/>
              </w:rPr>
              <w:t>Kraków</w:t>
            </w:r>
          </w:p>
        </w:tc>
      </w:tr>
      <w:tr w:rsidR="00CB3FC9" w:rsidRPr="00C66272" w14:paraId="35077F51" w14:textId="77777777" w:rsidTr="00F62668">
        <w:tc>
          <w:tcPr>
            <w:tcW w:w="5352" w:type="dxa"/>
            <w:shd w:val="clear" w:color="auto" w:fill="auto"/>
          </w:tcPr>
          <w:p w14:paraId="35077F4D" w14:textId="77777777"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Mental retardation</w:t>
            </w:r>
          </w:p>
        </w:tc>
        <w:tc>
          <w:tcPr>
            <w:tcW w:w="927" w:type="dxa"/>
            <w:shd w:val="clear" w:color="auto" w:fill="auto"/>
          </w:tcPr>
          <w:p w14:paraId="35077F4E"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5</w:t>
            </w:r>
          </w:p>
        </w:tc>
        <w:tc>
          <w:tcPr>
            <w:tcW w:w="1092" w:type="dxa"/>
            <w:shd w:val="clear" w:color="auto" w:fill="auto"/>
          </w:tcPr>
          <w:p w14:paraId="35077F4F"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16</w:t>
            </w:r>
          </w:p>
        </w:tc>
        <w:tc>
          <w:tcPr>
            <w:tcW w:w="985" w:type="dxa"/>
            <w:shd w:val="clear" w:color="auto" w:fill="auto"/>
          </w:tcPr>
          <w:p w14:paraId="35077F50"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8</w:t>
            </w:r>
          </w:p>
        </w:tc>
      </w:tr>
      <w:tr w:rsidR="00CB3FC9" w:rsidRPr="00C66272" w14:paraId="35077F56" w14:textId="77777777" w:rsidTr="00F62668">
        <w:tc>
          <w:tcPr>
            <w:tcW w:w="5352" w:type="dxa"/>
            <w:shd w:val="clear" w:color="auto" w:fill="auto"/>
          </w:tcPr>
          <w:p w14:paraId="35077F52" w14:textId="4F00EADF"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Mental illness</w:t>
            </w:r>
          </w:p>
        </w:tc>
        <w:tc>
          <w:tcPr>
            <w:tcW w:w="927" w:type="dxa"/>
            <w:shd w:val="clear" w:color="auto" w:fill="auto"/>
          </w:tcPr>
          <w:p w14:paraId="35077F53"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3</w:t>
            </w:r>
          </w:p>
        </w:tc>
        <w:tc>
          <w:tcPr>
            <w:tcW w:w="1092" w:type="dxa"/>
            <w:shd w:val="clear" w:color="auto" w:fill="auto"/>
          </w:tcPr>
          <w:p w14:paraId="35077F54"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12</w:t>
            </w:r>
          </w:p>
        </w:tc>
        <w:tc>
          <w:tcPr>
            <w:tcW w:w="985" w:type="dxa"/>
            <w:shd w:val="clear" w:color="auto" w:fill="auto"/>
          </w:tcPr>
          <w:p w14:paraId="35077F55"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10</w:t>
            </w:r>
          </w:p>
        </w:tc>
      </w:tr>
      <w:tr w:rsidR="00CB3FC9" w:rsidRPr="00C66272" w14:paraId="35077F5B" w14:textId="77777777" w:rsidTr="00F62668">
        <w:tc>
          <w:tcPr>
            <w:tcW w:w="5352" w:type="dxa"/>
            <w:shd w:val="clear" w:color="auto" w:fill="auto"/>
          </w:tcPr>
          <w:p w14:paraId="35077F57" w14:textId="77777777"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 xml:space="preserve">Alcoholism </w:t>
            </w:r>
          </w:p>
        </w:tc>
        <w:tc>
          <w:tcPr>
            <w:tcW w:w="927" w:type="dxa"/>
            <w:shd w:val="clear" w:color="auto" w:fill="auto"/>
          </w:tcPr>
          <w:p w14:paraId="35077F58"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87</w:t>
            </w:r>
          </w:p>
        </w:tc>
        <w:tc>
          <w:tcPr>
            <w:tcW w:w="1092" w:type="dxa"/>
            <w:shd w:val="clear" w:color="auto" w:fill="auto"/>
          </w:tcPr>
          <w:p w14:paraId="35077F59"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136</w:t>
            </w:r>
          </w:p>
        </w:tc>
        <w:tc>
          <w:tcPr>
            <w:tcW w:w="985" w:type="dxa"/>
            <w:shd w:val="clear" w:color="auto" w:fill="auto"/>
          </w:tcPr>
          <w:p w14:paraId="35077F5A"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10</w:t>
            </w:r>
          </w:p>
        </w:tc>
      </w:tr>
      <w:tr w:rsidR="00CB3FC9" w:rsidRPr="00C66272" w14:paraId="35077F60" w14:textId="77777777" w:rsidTr="00F62668">
        <w:tc>
          <w:tcPr>
            <w:tcW w:w="5352" w:type="dxa"/>
            <w:shd w:val="clear" w:color="auto" w:fill="auto"/>
          </w:tcPr>
          <w:p w14:paraId="35077F5C" w14:textId="77777777"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Tuberculosis</w:t>
            </w:r>
          </w:p>
        </w:tc>
        <w:tc>
          <w:tcPr>
            <w:tcW w:w="927" w:type="dxa"/>
            <w:shd w:val="clear" w:color="auto" w:fill="auto"/>
          </w:tcPr>
          <w:p w14:paraId="35077F5D"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37</w:t>
            </w:r>
          </w:p>
        </w:tc>
        <w:tc>
          <w:tcPr>
            <w:tcW w:w="1092" w:type="dxa"/>
            <w:shd w:val="clear" w:color="auto" w:fill="auto"/>
          </w:tcPr>
          <w:p w14:paraId="35077F5E"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39</w:t>
            </w:r>
          </w:p>
        </w:tc>
        <w:tc>
          <w:tcPr>
            <w:tcW w:w="985" w:type="dxa"/>
            <w:shd w:val="clear" w:color="auto" w:fill="auto"/>
          </w:tcPr>
          <w:p w14:paraId="35077F5F"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7</w:t>
            </w:r>
          </w:p>
        </w:tc>
      </w:tr>
      <w:tr w:rsidR="00CB3FC9" w:rsidRPr="00C66272" w14:paraId="35077F65" w14:textId="77777777" w:rsidTr="00F62668">
        <w:tc>
          <w:tcPr>
            <w:tcW w:w="5352" w:type="dxa"/>
            <w:shd w:val="clear" w:color="auto" w:fill="auto"/>
          </w:tcPr>
          <w:p w14:paraId="35077F61" w14:textId="77777777"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 xml:space="preserve">Venereal diseases (syphilis, </w:t>
            </w:r>
            <w:proofErr w:type="spellStart"/>
            <w:r w:rsidRPr="00C66272">
              <w:rPr>
                <w:rFonts w:ascii="Brill" w:eastAsia="Brill" w:hAnsi="Brill" w:cs="Brill"/>
                <w:sz w:val="20"/>
                <w:szCs w:val="20"/>
              </w:rPr>
              <w:t>gonorrhea</w:t>
            </w:r>
            <w:proofErr w:type="spellEnd"/>
            <w:r w:rsidRPr="00C66272">
              <w:rPr>
                <w:rFonts w:ascii="Brill" w:eastAsia="Brill" w:hAnsi="Brill" w:cs="Brill"/>
                <w:sz w:val="20"/>
                <w:szCs w:val="20"/>
              </w:rPr>
              <w:t>)</w:t>
            </w:r>
          </w:p>
        </w:tc>
        <w:tc>
          <w:tcPr>
            <w:tcW w:w="927" w:type="dxa"/>
            <w:shd w:val="clear" w:color="auto" w:fill="auto"/>
          </w:tcPr>
          <w:p w14:paraId="35077F62"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74</w:t>
            </w:r>
          </w:p>
        </w:tc>
        <w:tc>
          <w:tcPr>
            <w:tcW w:w="1092" w:type="dxa"/>
            <w:shd w:val="clear" w:color="auto" w:fill="auto"/>
          </w:tcPr>
          <w:p w14:paraId="35077F63"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20</w:t>
            </w:r>
          </w:p>
        </w:tc>
        <w:tc>
          <w:tcPr>
            <w:tcW w:w="985" w:type="dxa"/>
            <w:shd w:val="clear" w:color="auto" w:fill="auto"/>
          </w:tcPr>
          <w:p w14:paraId="35077F64"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8</w:t>
            </w:r>
          </w:p>
        </w:tc>
      </w:tr>
      <w:tr w:rsidR="00CB3FC9" w:rsidRPr="00C66272" w14:paraId="35077F6A" w14:textId="77777777" w:rsidTr="00F62668">
        <w:tc>
          <w:tcPr>
            <w:tcW w:w="5352" w:type="dxa"/>
            <w:shd w:val="clear" w:color="auto" w:fill="auto"/>
          </w:tcPr>
          <w:p w14:paraId="35077F66" w14:textId="77777777" w:rsidR="00CB3FC9" w:rsidRPr="00C66272" w:rsidRDefault="00C55FA1">
            <w:pPr>
              <w:spacing w:line="360" w:lineRule="auto"/>
              <w:jc w:val="both"/>
              <w:rPr>
                <w:rFonts w:ascii="Brill" w:eastAsia="Brill" w:hAnsi="Brill" w:cs="Brill"/>
                <w:sz w:val="20"/>
                <w:szCs w:val="20"/>
              </w:rPr>
            </w:pPr>
            <w:r w:rsidRPr="00C66272">
              <w:rPr>
                <w:rFonts w:ascii="Brill" w:eastAsia="Brill" w:hAnsi="Brill" w:cs="Brill"/>
                <w:sz w:val="20"/>
                <w:szCs w:val="20"/>
              </w:rPr>
              <w:t xml:space="preserve">Suffering from other illnesses that reduce the ability to work </w:t>
            </w:r>
          </w:p>
        </w:tc>
        <w:tc>
          <w:tcPr>
            <w:tcW w:w="927" w:type="dxa"/>
            <w:shd w:val="clear" w:color="auto" w:fill="auto"/>
          </w:tcPr>
          <w:p w14:paraId="35077F67"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23</w:t>
            </w:r>
          </w:p>
        </w:tc>
        <w:tc>
          <w:tcPr>
            <w:tcW w:w="1092" w:type="dxa"/>
            <w:shd w:val="clear" w:color="auto" w:fill="auto"/>
          </w:tcPr>
          <w:p w14:paraId="35077F68" w14:textId="77777777" w:rsidR="00CB3FC9" w:rsidRPr="00C66272" w:rsidRDefault="00C55FA1">
            <w:pPr>
              <w:spacing w:line="360" w:lineRule="auto"/>
              <w:ind w:left="360"/>
              <w:jc w:val="both"/>
              <w:rPr>
                <w:rFonts w:ascii="Brill" w:eastAsia="Brill" w:hAnsi="Brill" w:cs="Brill"/>
              </w:rPr>
            </w:pPr>
            <w:r w:rsidRPr="00C66272">
              <w:rPr>
                <w:rFonts w:ascii="Brill" w:eastAsia="Brill" w:hAnsi="Brill" w:cs="Brill"/>
                <w:sz w:val="20"/>
                <w:szCs w:val="20"/>
              </w:rPr>
              <w:t>29</w:t>
            </w:r>
          </w:p>
        </w:tc>
        <w:tc>
          <w:tcPr>
            <w:tcW w:w="985" w:type="dxa"/>
            <w:shd w:val="clear" w:color="auto" w:fill="auto"/>
          </w:tcPr>
          <w:p w14:paraId="35077F69" w14:textId="77777777" w:rsidR="00CB3FC9" w:rsidRPr="00C66272" w:rsidRDefault="00C55FA1">
            <w:pPr>
              <w:spacing w:line="360" w:lineRule="auto"/>
              <w:ind w:left="283"/>
              <w:rPr>
                <w:rFonts w:ascii="Brill" w:eastAsia="Brill" w:hAnsi="Brill" w:cs="Brill"/>
              </w:rPr>
            </w:pPr>
            <w:r w:rsidRPr="00C66272">
              <w:rPr>
                <w:rFonts w:ascii="Brill" w:eastAsia="Brill" w:hAnsi="Brill" w:cs="Brill"/>
                <w:sz w:val="20"/>
                <w:szCs w:val="20"/>
              </w:rPr>
              <w:t>10</w:t>
            </w:r>
          </w:p>
        </w:tc>
      </w:tr>
    </w:tbl>
    <w:p w14:paraId="35077F6B" w14:textId="77777777" w:rsidR="00CB3FC9" w:rsidRPr="00C66272" w:rsidRDefault="00C55FA1">
      <w:pPr>
        <w:jc w:val="both"/>
        <w:rPr>
          <w:rFonts w:ascii="Brill" w:eastAsia="Brill" w:hAnsi="Brill" w:cs="Brill"/>
        </w:rPr>
      </w:pPr>
      <w:r w:rsidRPr="00C66272">
        <w:rPr>
          <w:rFonts w:ascii="Brill" w:eastAsia="Brill" w:hAnsi="Brill" w:cs="Brill"/>
          <w:sz w:val="20"/>
          <w:szCs w:val="20"/>
        </w:rPr>
        <w:lastRenderedPageBreak/>
        <w:t xml:space="preserve">Source: IPN, Ministry of the Interior, Materials of the Cabinet of the Minister of the Interior for the Meeting of the Minister of the Interior for the Period March – December 1959, </w:t>
      </w:r>
      <w:r w:rsidRPr="00C66272">
        <w:rPr>
          <w:rFonts w:ascii="Brill" w:eastAsia="Brill" w:hAnsi="Brill" w:cs="Brill"/>
          <w:i/>
          <w:sz w:val="20"/>
          <w:szCs w:val="20"/>
        </w:rPr>
        <w:t xml:space="preserve">Report on the Fight Against Criminal Indecency by the Voivodeship Police Headquarters in Szczecin, Wroclaw and Kraków </w:t>
      </w:r>
      <w:r w:rsidRPr="00C66272">
        <w:rPr>
          <w:rFonts w:ascii="Brill" w:eastAsia="Brill" w:hAnsi="Brill" w:cs="Brill"/>
          <w:sz w:val="20"/>
          <w:szCs w:val="20"/>
        </w:rPr>
        <w:t>[3 December 1959], file 01253/36, k. 39.</w:t>
      </w:r>
    </w:p>
    <w:p w14:paraId="35077F6C" w14:textId="77777777" w:rsidR="00CB3FC9" w:rsidRPr="00C66272" w:rsidRDefault="00CB3FC9">
      <w:pPr>
        <w:spacing w:line="360" w:lineRule="auto"/>
        <w:ind w:left="360"/>
        <w:jc w:val="both"/>
        <w:rPr>
          <w:rFonts w:ascii="Brill" w:eastAsia="Times New Roman" w:hAnsi="Brill" w:cs="Times New Roman"/>
        </w:rPr>
      </w:pPr>
    </w:p>
    <w:p w14:paraId="35077F6D" w14:textId="5E41485F" w:rsidR="00CB3FC9" w:rsidRPr="00C66272" w:rsidRDefault="00C55FA1">
      <w:pPr>
        <w:spacing w:line="360" w:lineRule="auto"/>
        <w:jc w:val="both"/>
        <w:rPr>
          <w:rFonts w:ascii="Brill" w:eastAsia="Brill" w:hAnsi="Brill" w:cs="Brill"/>
        </w:rPr>
      </w:pPr>
      <w:r w:rsidRPr="00C66272">
        <w:rPr>
          <w:rFonts w:ascii="Brill" w:eastAsia="Times New Roman" w:hAnsi="Brill" w:cs="Times New Roman"/>
        </w:rPr>
        <w:tab/>
      </w:r>
      <w:r w:rsidRPr="00C66272">
        <w:rPr>
          <w:rFonts w:ascii="Brill" w:eastAsia="Brill" w:hAnsi="Brill" w:cs="Brill"/>
        </w:rPr>
        <w:t xml:space="preserve">Working on the streets and the conditions of prostitution at the time were associated with an increased risk of various diseases. </w:t>
      </w:r>
      <w:r w:rsidR="009A09E6" w:rsidRPr="00C66272">
        <w:rPr>
          <w:rFonts w:ascii="Brill" w:eastAsia="Brill" w:hAnsi="Brill" w:cs="Brill"/>
        </w:rPr>
        <w:t>Some</w:t>
      </w:r>
      <w:ins w:id="4735" w:author="Autor">
        <w:r w:rsidR="00D84BBC">
          <w:rPr>
            <w:rFonts w:ascii="Brill" w:eastAsia="Brill" w:hAnsi="Brill" w:cs="Brill"/>
          </w:rPr>
          <w:t xml:space="preserve"> </w:t>
        </w:r>
      </w:ins>
      <w:r w:rsidRPr="00C66272">
        <w:rPr>
          <w:rFonts w:ascii="Brill" w:eastAsia="Brill" w:hAnsi="Brill" w:cs="Brill"/>
        </w:rPr>
        <w:t xml:space="preserve">prostitutes showed symptoms of learning difficulties, mental illness, tuberculosis or other diseases. However, the primary health problems were venereal diseases, particularly syphilis and </w:t>
      </w:r>
      <w:proofErr w:type="spellStart"/>
      <w:r w:rsidRPr="00C66272">
        <w:rPr>
          <w:rFonts w:ascii="Brill" w:eastAsia="Brill" w:hAnsi="Brill" w:cs="Brill"/>
        </w:rPr>
        <w:t>gonorrhea</w:t>
      </w:r>
      <w:proofErr w:type="spellEnd"/>
      <w:r w:rsidRPr="00C66272">
        <w:rPr>
          <w:rFonts w:ascii="Brill" w:eastAsia="Brill" w:hAnsi="Brill" w:cs="Brill"/>
        </w:rPr>
        <w:t>, and alcoholism (</w:t>
      </w:r>
      <w:r w:rsidRPr="00713589">
        <w:rPr>
          <w:rFonts w:ascii="Brill" w:eastAsia="Brill" w:hAnsi="Brill" w:cs="Brill"/>
        </w:rPr>
        <w:t>Kozłowska</w:t>
      </w:r>
      <w:del w:id="4736" w:author="Autor">
        <w:r w:rsidRPr="00713589" w:rsidDel="00713589">
          <w:rPr>
            <w:rFonts w:ascii="Brill" w:eastAsia="Brill" w:hAnsi="Brill" w:cs="Brill"/>
          </w:rPr>
          <w:delText xml:space="preserve">, </w:delText>
        </w:r>
      </w:del>
      <w:ins w:id="4737" w:author="Autor">
        <w:r w:rsidR="00713589" w:rsidRPr="00F34A6C">
          <w:rPr>
            <w:rFonts w:ascii="Brill" w:eastAsia="Brill" w:hAnsi="Brill" w:cs="Brill"/>
            <w:rPrChange w:id="4738" w:author="Autor">
              <w:rPr>
                <w:rFonts w:ascii="Brill" w:eastAsia="Brill" w:hAnsi="Brill" w:cs="Brill"/>
                <w:highlight w:val="green"/>
              </w:rPr>
            </w:rPrChange>
          </w:rPr>
          <w:t xml:space="preserve"> </w:t>
        </w:r>
        <w:r w:rsidR="00713589" w:rsidRPr="00F34A6C">
          <w:rPr>
            <w:rFonts w:ascii="Brill" w:eastAsia="Brill" w:hAnsi="Brill" w:cs="Brill"/>
            <w:lang w:val="en-US"/>
            <w:rPrChange w:id="4739" w:author="Autor">
              <w:rPr>
                <w:rFonts w:ascii="Brill" w:eastAsia="Brill" w:hAnsi="Brill" w:cs="Brill"/>
                <w:lang w:val="pl-PL"/>
              </w:rPr>
            </w:rPrChange>
          </w:rPr>
          <w:t>&amp;</w:t>
        </w:r>
        <w:r w:rsidR="00713589" w:rsidRPr="00713589">
          <w:rPr>
            <w:rFonts w:ascii="Brill" w:eastAsia="Brill" w:hAnsi="Brill" w:cs="Brill"/>
          </w:rPr>
          <w:t xml:space="preserve"> </w:t>
        </w:r>
      </w:ins>
      <w:r w:rsidRPr="00713589">
        <w:rPr>
          <w:rFonts w:ascii="Brill" w:eastAsia="Brill" w:hAnsi="Brill" w:cs="Brill"/>
        </w:rPr>
        <w:t>Bulsa, 2016</w:t>
      </w:r>
      <w:r w:rsidRPr="00C66272">
        <w:rPr>
          <w:rFonts w:ascii="Brill" w:eastAsia="Brill" w:hAnsi="Brill" w:cs="Brill"/>
        </w:rPr>
        <w:t xml:space="preserve">; </w:t>
      </w:r>
      <w:proofErr w:type="spellStart"/>
      <w:r w:rsidRPr="00713589">
        <w:rPr>
          <w:rFonts w:ascii="Brill" w:eastAsia="Brill" w:hAnsi="Brill" w:cs="Brill"/>
        </w:rPr>
        <w:t>Śpila</w:t>
      </w:r>
      <w:proofErr w:type="spellEnd"/>
      <w:ins w:id="4740" w:author="Autor">
        <w:r w:rsidR="00D84BBC" w:rsidRPr="00713589">
          <w:rPr>
            <w:rFonts w:ascii="Brill" w:eastAsia="Brill" w:hAnsi="Brill" w:cs="Brill"/>
          </w:rPr>
          <w:t>,</w:t>
        </w:r>
      </w:ins>
      <w:r w:rsidRPr="00713589">
        <w:rPr>
          <w:rFonts w:ascii="Brill" w:eastAsia="Brill" w:hAnsi="Brill" w:cs="Brill"/>
        </w:rPr>
        <w:t xml:space="preserve"> 2006</w:t>
      </w:r>
      <w:r w:rsidRPr="00C66272">
        <w:rPr>
          <w:rFonts w:ascii="Brill" w:eastAsia="Brill" w:hAnsi="Brill" w:cs="Brill"/>
        </w:rPr>
        <w:t xml:space="preserve">). Drinking helped in connecting with clients but also was used as a drug by pimps, as shown in one police report from Szczecin: </w:t>
      </w:r>
    </w:p>
    <w:p w14:paraId="35077F6E" w14:textId="7CC5A259" w:rsidR="00CB3FC9" w:rsidRPr="00C66272" w:rsidRDefault="00C55FA1">
      <w:pPr>
        <w:ind w:left="851" w:right="804"/>
        <w:jc w:val="both"/>
        <w:rPr>
          <w:rFonts w:ascii="Brill" w:eastAsia="Brill" w:hAnsi="Brill" w:cs="Brill"/>
          <w:sz w:val="20"/>
          <w:szCs w:val="20"/>
        </w:rPr>
      </w:pPr>
      <w:r w:rsidRPr="00C66272">
        <w:rPr>
          <w:rFonts w:ascii="Brill" w:eastAsia="Brill" w:hAnsi="Brill" w:cs="Brill"/>
          <w:sz w:val="20"/>
          <w:szCs w:val="20"/>
        </w:rPr>
        <w:t>The pimp met [...] an 18-year-old woman</w:t>
      </w:r>
      <w:r w:rsidRPr="00C66272">
        <w:rPr>
          <w:rFonts w:ascii="Brill" w:eastAsia="Brill" w:hAnsi="Brill" w:cs="Brill"/>
          <w:sz w:val="20"/>
          <w:szCs w:val="20"/>
          <w:vertAlign w:val="superscript"/>
        </w:rPr>
        <w:footnoteReference w:id="76"/>
      </w:r>
      <w:r w:rsidRPr="00C66272">
        <w:rPr>
          <w:rFonts w:ascii="Brill" w:eastAsia="Brill" w:hAnsi="Brill" w:cs="Brill"/>
          <w:sz w:val="20"/>
          <w:szCs w:val="20"/>
        </w:rPr>
        <w:t xml:space="preserve"> to whom he promised marriage. He took her to a barn in the suburbs, where he forced her to drink vodka and then raped her. He then forced her to engage in prostitution by beating her, took the money she earned and drank it away, forcing her to drink vodka, which continued for two years. In 1959, after she had been severely beaten by the pimp, she decided to go to the police and testify about everything. The pimp was arrested by order of the prosecutor. When two other prostitutes of the pimp learned that he had been arrested as a result of her testimony, they beat her severely. [...], At 20, she is now an alcoholic and suffers from tuberculosis and syphilis.</w:t>
      </w:r>
      <w:r w:rsidRPr="00C66272">
        <w:rPr>
          <w:rFonts w:ascii="Brill" w:eastAsia="Brill" w:hAnsi="Brill" w:cs="Brill"/>
          <w:sz w:val="20"/>
          <w:szCs w:val="20"/>
          <w:vertAlign w:val="superscript"/>
        </w:rPr>
        <w:footnoteReference w:id="77"/>
      </w:r>
    </w:p>
    <w:p w14:paraId="35077F6F" w14:textId="77777777" w:rsidR="00CB3FC9" w:rsidRPr="00C66272" w:rsidRDefault="00CB3FC9">
      <w:pPr>
        <w:spacing w:line="360" w:lineRule="auto"/>
        <w:ind w:left="851" w:right="804"/>
        <w:jc w:val="both"/>
        <w:rPr>
          <w:rFonts w:ascii="Brill" w:eastAsia="Brill" w:hAnsi="Brill" w:cs="Brill"/>
          <w:sz w:val="20"/>
          <w:szCs w:val="20"/>
        </w:rPr>
      </w:pPr>
    </w:p>
    <w:p w14:paraId="35077F70" w14:textId="0B5C8775" w:rsidR="00CB3FC9" w:rsidRPr="00C66272" w:rsidRDefault="00C55FA1">
      <w:pPr>
        <w:spacing w:line="360" w:lineRule="auto"/>
        <w:jc w:val="both"/>
        <w:rPr>
          <w:rFonts w:ascii="Brill" w:eastAsia="Brill" w:hAnsi="Brill" w:cs="Brill"/>
        </w:rPr>
      </w:pPr>
      <w:r w:rsidRPr="00C66272">
        <w:rPr>
          <w:rFonts w:ascii="Brill" w:eastAsia="Brill" w:hAnsi="Brill" w:cs="Brill"/>
        </w:rPr>
        <w:tab/>
        <w:t>The connection between prostitution and venereal diseases and alcoholism was described in a report by the Ministry of Justice in 1957.</w:t>
      </w:r>
      <w:ins w:id="4741" w:author="Autor">
        <w:r w:rsidR="00D84BBC">
          <w:rPr>
            <w:rFonts w:ascii="Brill" w:eastAsia="Brill" w:hAnsi="Brill" w:cs="Brill"/>
          </w:rPr>
          <w:t xml:space="preserve"> </w:t>
        </w:r>
      </w:ins>
      <w:r w:rsidRPr="00C66272">
        <w:rPr>
          <w:rFonts w:ascii="Brill" w:eastAsia="Brill" w:hAnsi="Brill" w:cs="Brill"/>
        </w:rPr>
        <w:t>It was noted that the upper Silesia region, Warsaw, Nowa Huta (Kraków), and the port cities (</w:t>
      </w:r>
      <w:proofErr w:type="spellStart"/>
      <w:r w:rsidRPr="00C66272">
        <w:rPr>
          <w:rFonts w:ascii="Brill" w:eastAsia="Brill" w:hAnsi="Brill" w:cs="Brill"/>
        </w:rPr>
        <w:t>Gdańsk</w:t>
      </w:r>
      <w:proofErr w:type="spellEnd"/>
      <w:r w:rsidRPr="00C66272">
        <w:rPr>
          <w:rFonts w:ascii="Brill" w:eastAsia="Brill" w:hAnsi="Brill" w:cs="Brill"/>
        </w:rPr>
        <w:t>, Gdynia, Szczecin) had the highest incidence of venereal diseases and alcoholism. These regions were places of intensive migration and industrialization, with many workers' hotels and increased tourist traffic and trade. At the same time, large cities provided anonymity to both prostitutes and their clients (</w:t>
      </w:r>
      <w:proofErr w:type="spellStart"/>
      <w:ins w:id="4742" w:author="Autor">
        <w:r w:rsidR="00D84BBC" w:rsidRPr="00713589">
          <w:rPr>
            <w:rFonts w:ascii="Brill" w:eastAsia="Brill" w:hAnsi="Brill" w:cs="Brill"/>
          </w:rPr>
          <w:t>Kosiński</w:t>
        </w:r>
      </w:ins>
      <w:proofErr w:type="spellEnd"/>
      <w:del w:id="4743" w:author="Autor">
        <w:r w:rsidRPr="00713589" w:rsidDel="00D84BBC">
          <w:rPr>
            <w:rFonts w:ascii="Brill" w:eastAsia="Brill" w:hAnsi="Brill" w:cs="Brill"/>
          </w:rPr>
          <w:delText>Kosinski</w:delText>
        </w:r>
      </w:del>
      <w:r w:rsidRPr="00713589">
        <w:rPr>
          <w:rFonts w:ascii="Brill" w:eastAsia="Brill" w:hAnsi="Brill" w:cs="Brill"/>
        </w:rPr>
        <w:t>, 2009</w:t>
      </w:r>
      <w:r w:rsidRPr="00C66272">
        <w:rPr>
          <w:rFonts w:ascii="Brill" w:eastAsia="Brill" w:hAnsi="Brill" w:cs="Brill"/>
        </w:rPr>
        <w:t>).</w:t>
      </w:r>
    </w:p>
    <w:p w14:paraId="35077F71" w14:textId="44F23867" w:rsidR="00CB3FC9" w:rsidRPr="00C66272" w:rsidRDefault="00C55FA1">
      <w:pPr>
        <w:spacing w:line="360" w:lineRule="auto"/>
        <w:jc w:val="both"/>
        <w:rPr>
          <w:rFonts w:ascii="Brill" w:eastAsia="Brill" w:hAnsi="Brill" w:cs="Brill"/>
        </w:rPr>
      </w:pPr>
      <w:r w:rsidRPr="00C66272">
        <w:rPr>
          <w:rFonts w:ascii="Brill" w:eastAsia="Brill" w:hAnsi="Brill" w:cs="Brill"/>
        </w:rPr>
        <w:tab/>
        <w:t>It can be assumed that these were various types of diseases occurring among prostitutes, which appeared episodically, and did not fit into the classification of diseases adopted by law enforcement officers. In official documents, they also appear under the collective name of diseases that “cause incapacity for socially useful work.”</w:t>
      </w:r>
      <w:r w:rsidRPr="00C66272">
        <w:rPr>
          <w:rFonts w:ascii="Brill" w:eastAsia="Brill" w:hAnsi="Brill" w:cs="Brill"/>
          <w:vertAlign w:val="superscript"/>
        </w:rPr>
        <w:footnoteReference w:id="78"/>
      </w:r>
      <w:r w:rsidRPr="00C66272">
        <w:rPr>
          <w:rFonts w:ascii="Brill" w:eastAsia="Brill" w:hAnsi="Brill" w:cs="Brill"/>
        </w:rPr>
        <w:t xml:space="preserve"> </w:t>
      </w:r>
      <w:r w:rsidR="00BF52FC" w:rsidRPr="00C66272">
        <w:rPr>
          <w:rFonts w:ascii="Brill" w:eastAsia="Brill" w:hAnsi="Brill" w:cs="Brill"/>
        </w:rPr>
        <w:t>T</w:t>
      </w:r>
      <w:r w:rsidRPr="00C66272">
        <w:rPr>
          <w:rFonts w:ascii="Brill" w:eastAsia="Brill" w:hAnsi="Brill" w:cs="Brill"/>
        </w:rPr>
        <w:t xml:space="preserve">he analysis of the incidence of venereal diseases showed that sailors, </w:t>
      </w:r>
      <w:r w:rsidR="0029287A" w:rsidRPr="00C66272">
        <w:rPr>
          <w:rFonts w:ascii="Brill" w:eastAsia="Brill" w:hAnsi="Brill" w:cs="Brill"/>
        </w:rPr>
        <w:t xml:space="preserve">who made up most of </w:t>
      </w:r>
      <w:r w:rsidR="004D05CA" w:rsidRPr="00C66272">
        <w:rPr>
          <w:rFonts w:ascii="Brill" w:eastAsia="Brill" w:hAnsi="Brill" w:cs="Brill"/>
        </w:rPr>
        <w:t>the</w:t>
      </w:r>
      <w:r w:rsidR="001A1E0C">
        <w:rPr>
          <w:rFonts w:ascii="Brill" w:eastAsia="Brill" w:hAnsi="Brill" w:cs="Brill"/>
        </w:rPr>
        <w:t xml:space="preserve"> </w:t>
      </w:r>
      <w:r w:rsidRPr="00C66272">
        <w:rPr>
          <w:rFonts w:ascii="Brill" w:eastAsia="Brill" w:hAnsi="Brill" w:cs="Brill"/>
        </w:rPr>
        <w:t xml:space="preserve">clientele of </w:t>
      </w:r>
      <w:r w:rsidRPr="00C66272">
        <w:rPr>
          <w:rFonts w:ascii="Brill" w:eastAsia="Brill" w:hAnsi="Brill" w:cs="Brill"/>
        </w:rPr>
        <w:lastRenderedPageBreak/>
        <w:t>prostitutes, were one of the groups that most often suffered from these diseases (</w:t>
      </w:r>
      <w:proofErr w:type="spellStart"/>
      <w:r w:rsidRPr="00C66272">
        <w:rPr>
          <w:rFonts w:ascii="Brill" w:eastAsia="Brill" w:hAnsi="Brill" w:cs="Brill"/>
        </w:rPr>
        <w:t>Kosiński</w:t>
      </w:r>
      <w:proofErr w:type="spellEnd"/>
      <w:r w:rsidRPr="00C66272">
        <w:rPr>
          <w:rFonts w:ascii="Brill" w:eastAsia="Brill" w:hAnsi="Brill" w:cs="Brill"/>
        </w:rPr>
        <w:t xml:space="preserve">, 2009). </w:t>
      </w:r>
    </w:p>
    <w:p w14:paraId="35077F72" w14:textId="77777777" w:rsidR="00CB3FC9" w:rsidRPr="00C66272" w:rsidRDefault="00CB3FC9">
      <w:pPr>
        <w:spacing w:line="360" w:lineRule="auto"/>
        <w:jc w:val="both"/>
        <w:rPr>
          <w:rFonts w:ascii="Brill" w:eastAsia="Times New Roman" w:hAnsi="Brill" w:cs="Times New Roman"/>
        </w:rPr>
      </w:pPr>
    </w:p>
    <w:p w14:paraId="35077F73"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Links with crime</w:t>
      </w:r>
    </w:p>
    <w:p w14:paraId="35077F74" w14:textId="3C1C6D0C" w:rsidR="00CB3FC9" w:rsidRPr="00C66272" w:rsidRDefault="00C55FA1">
      <w:pPr>
        <w:spacing w:line="360" w:lineRule="auto"/>
        <w:jc w:val="both"/>
        <w:rPr>
          <w:rFonts w:ascii="Brill" w:eastAsia="Brill" w:hAnsi="Brill" w:cs="Brill"/>
        </w:rPr>
      </w:pPr>
      <w:r w:rsidRPr="00C66272">
        <w:rPr>
          <w:rFonts w:ascii="Brill" w:eastAsia="Brill" w:hAnsi="Brill" w:cs="Brill"/>
        </w:rPr>
        <w:tab/>
        <w:t>Although prostitution itself was not a crime, it was often closely linked to the criminal world. This relationship was sometimes indirect, for example when the wom</w:t>
      </w:r>
      <w:r w:rsidR="004D05CA" w:rsidRPr="00C66272">
        <w:rPr>
          <w:rFonts w:ascii="Brill" w:eastAsia="Brill" w:hAnsi="Brill" w:cs="Brill"/>
        </w:rPr>
        <w:t>e</w:t>
      </w:r>
      <w:r w:rsidRPr="00C66272">
        <w:rPr>
          <w:rFonts w:ascii="Brill" w:eastAsia="Brill" w:hAnsi="Brill" w:cs="Brill"/>
        </w:rPr>
        <w:t xml:space="preserve">n engaged in prostitution were themselves </w:t>
      </w:r>
      <w:r w:rsidR="004D05CA" w:rsidRPr="00C66272">
        <w:rPr>
          <w:rFonts w:ascii="Brill" w:eastAsia="Brill" w:hAnsi="Brill" w:cs="Brill"/>
        </w:rPr>
        <w:t>the victims</w:t>
      </w:r>
      <w:r w:rsidRPr="00C66272">
        <w:rPr>
          <w:rFonts w:ascii="Brill" w:eastAsia="Brill" w:hAnsi="Brill" w:cs="Brill"/>
        </w:rPr>
        <w:t xml:space="preserve"> of crime. </w:t>
      </w:r>
      <w:r w:rsidR="003B1355" w:rsidRPr="00C66272">
        <w:rPr>
          <w:rFonts w:ascii="Brill" w:eastAsia="Brill" w:hAnsi="Brill" w:cs="Brill"/>
        </w:rPr>
        <w:t>They</w:t>
      </w:r>
      <w:r w:rsidRPr="00C66272">
        <w:rPr>
          <w:rFonts w:ascii="Brill" w:eastAsia="Brill" w:hAnsi="Brill" w:cs="Brill"/>
        </w:rPr>
        <w:t xml:space="preserve"> could be exploited, robbed, or cheated by a pimp or an apartment owner. The prostitute herself could also be the perpetrator of criminal offences, such as theft; her accomplices and guardians could be involved in all sorts of illegal activities. In 1959 a report on </w:t>
      </w:r>
      <w:proofErr w:type="spellStart"/>
      <w:r w:rsidRPr="00C66272">
        <w:rPr>
          <w:rFonts w:ascii="Brill" w:eastAsia="Brill" w:hAnsi="Brill" w:cs="Brill"/>
          <w:i/>
        </w:rPr>
        <w:t>lokalówki</w:t>
      </w:r>
      <w:proofErr w:type="spellEnd"/>
      <w:r w:rsidRPr="00C66272">
        <w:rPr>
          <w:rFonts w:ascii="Brill" w:eastAsia="Brill" w:hAnsi="Brill" w:cs="Brill"/>
        </w:rPr>
        <w:t xml:space="preserve"> (prostitutes working at establishments – clubs, bars, restaurants) from </w:t>
      </w:r>
      <w:proofErr w:type="spellStart"/>
      <w:r w:rsidRPr="00C66272">
        <w:rPr>
          <w:rFonts w:ascii="Brill" w:eastAsia="Brill" w:hAnsi="Brill" w:cs="Brill"/>
        </w:rPr>
        <w:t>Gdańsk</w:t>
      </w:r>
      <w:proofErr w:type="spellEnd"/>
      <w:r w:rsidRPr="00C66272">
        <w:rPr>
          <w:rFonts w:ascii="Brill" w:eastAsia="Brill" w:hAnsi="Brill" w:cs="Brill"/>
        </w:rPr>
        <w:t xml:space="preserve"> and Gdynia mentions that “</w:t>
      </w:r>
      <w:r w:rsidRPr="00F62668">
        <w:rPr>
          <w:rFonts w:ascii="Brill" w:eastAsia="Brill" w:hAnsi="Brill" w:cs="Brill"/>
          <w:iCs/>
        </w:rPr>
        <w:t>most often the dens of prostitutes are where plans are made for future thefts, various currency transactions prohibited by law are arranged, and where the loot is stored .</w:t>
      </w:r>
      <w:r w:rsidRPr="00C66272">
        <w:rPr>
          <w:rFonts w:ascii="Brill" w:eastAsia="Brill" w:hAnsi="Brill" w:cs="Brill"/>
          <w:i/>
        </w:rPr>
        <w:t>..</w:t>
      </w:r>
      <w:r w:rsidRPr="00C66272">
        <w:rPr>
          <w:rFonts w:ascii="Brill" w:eastAsia="Brill" w:hAnsi="Brill" w:cs="Brill"/>
        </w:rPr>
        <w:t>” (</w:t>
      </w:r>
      <w:proofErr w:type="spellStart"/>
      <w:ins w:id="4744" w:author="Autor">
        <w:r w:rsidR="000A504C" w:rsidRPr="00F34A6C">
          <w:rPr>
            <w:rFonts w:ascii="Brill" w:eastAsia="Brill" w:hAnsi="Brill" w:cs="Brill"/>
            <w:lang w:val="en-US"/>
            <w:rPrChange w:id="4745" w:author="Autor">
              <w:rPr>
                <w:rFonts w:ascii="Brill" w:eastAsia="Brill" w:hAnsi="Brill" w:cs="Brill"/>
                <w:lang w:val="pl-PL"/>
              </w:rPr>
            </w:rPrChange>
          </w:rPr>
          <w:t>Bełdzikowski</w:t>
        </w:r>
        <w:proofErr w:type="spellEnd"/>
        <w:r w:rsidR="000A504C" w:rsidRPr="00F34A6C">
          <w:rPr>
            <w:rFonts w:ascii="Brill" w:eastAsia="Brill" w:hAnsi="Brill" w:cs="Brill"/>
            <w:lang w:val="en-US"/>
            <w:rPrChange w:id="4746" w:author="Autor">
              <w:rPr>
                <w:rFonts w:ascii="Brill" w:eastAsia="Brill" w:hAnsi="Brill" w:cs="Brill"/>
                <w:lang w:val="pl-PL"/>
              </w:rPr>
            </w:rPrChange>
          </w:rPr>
          <w:t>,</w:t>
        </w:r>
      </w:ins>
      <w:del w:id="4747" w:author="Autor">
        <w:r w:rsidRPr="00F34A6C" w:rsidDel="000A504C">
          <w:rPr>
            <w:rFonts w:ascii="Brill" w:eastAsia="Brill" w:hAnsi="Brill" w:cs="Brill"/>
            <w:highlight w:val="green"/>
            <w:rPrChange w:id="4748" w:author="Autor">
              <w:rPr>
                <w:rFonts w:ascii="Brill" w:eastAsia="Brill" w:hAnsi="Brill" w:cs="Brill"/>
              </w:rPr>
            </w:rPrChange>
          </w:rPr>
          <w:delText>Beldzikowski,</w:delText>
        </w:r>
      </w:del>
      <w:r w:rsidRPr="00F34A6C">
        <w:rPr>
          <w:rFonts w:ascii="Brill" w:eastAsia="Brill" w:hAnsi="Brill" w:cs="Brill"/>
          <w:highlight w:val="green"/>
          <w:rPrChange w:id="4749" w:author="Autor">
            <w:rPr>
              <w:rFonts w:ascii="Brill" w:eastAsia="Brill" w:hAnsi="Brill" w:cs="Brill"/>
            </w:rPr>
          </w:rPrChange>
        </w:rPr>
        <w:t xml:space="preserve"> </w:t>
      </w:r>
      <w:r w:rsidRPr="000A504C">
        <w:rPr>
          <w:rFonts w:ascii="Brill" w:eastAsia="Brill" w:hAnsi="Brill" w:cs="Brill"/>
        </w:rPr>
        <w:t>1959</w:t>
      </w:r>
      <w:r w:rsidRPr="00C66272">
        <w:rPr>
          <w:rFonts w:ascii="Brill" w:eastAsia="Brill" w:hAnsi="Brill" w:cs="Brill"/>
        </w:rPr>
        <w:t>). Most often prostitutes were also involved in petty crimes; their participation in smuggling, gold and dollar trading, and in major robberies testifies to the increased aspirations and profit orientation in this milieu (</w:t>
      </w:r>
      <w:r w:rsidRPr="00713589">
        <w:rPr>
          <w:rFonts w:ascii="Brill" w:eastAsia="Brill" w:hAnsi="Brill" w:cs="Brill"/>
        </w:rPr>
        <w:t>Ślusarczyk, 1983</w:t>
      </w:r>
      <w:r w:rsidRPr="00C66272">
        <w:rPr>
          <w:rFonts w:ascii="Brill" w:eastAsia="Brill" w:hAnsi="Brill" w:cs="Brill"/>
        </w:rPr>
        <w:t>).</w:t>
      </w:r>
    </w:p>
    <w:p w14:paraId="35077F75" w14:textId="77777777" w:rsidR="00CB3FC9" w:rsidRPr="00C66272" w:rsidRDefault="00CB3FC9">
      <w:pPr>
        <w:rPr>
          <w:rFonts w:ascii="Brill" w:eastAsia="Times New Roman" w:hAnsi="Brill" w:cs="Times New Roman"/>
        </w:rPr>
      </w:pPr>
    </w:p>
    <w:p w14:paraId="35077F76"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t>Official treatment of prostitution</w:t>
      </w:r>
      <w:bookmarkStart w:id="4750" w:name="bookmark=id.3rdcrjn" w:colFirst="0" w:colLast="0"/>
      <w:bookmarkEnd w:id="4750"/>
    </w:p>
    <w:p w14:paraId="35077F77" w14:textId="1D8AF3DA" w:rsidR="00CB3FC9" w:rsidRPr="00C66272" w:rsidRDefault="00C55FA1">
      <w:pPr>
        <w:spacing w:line="360" w:lineRule="auto"/>
        <w:jc w:val="both"/>
        <w:rPr>
          <w:rFonts w:ascii="Brill" w:eastAsia="Brill" w:hAnsi="Brill" w:cs="Brill"/>
        </w:rPr>
      </w:pPr>
      <w:r w:rsidRPr="00C66272">
        <w:rPr>
          <w:rFonts w:ascii="Brill" w:eastAsia="Brill" w:hAnsi="Brill" w:cs="Brill"/>
        </w:rPr>
        <w:tab/>
        <w:t>The first decades of the People's Republic of Poland can be divided into two stages of combating prostitution – from 1945 to 1952, and from 1952 to 1959. The former was dominated by pre-war legislation defining the ways of combating, supervising</w:t>
      </w:r>
      <w:ins w:id="4751" w:author="Autor">
        <w:r w:rsidR="00614DDC">
          <w:rPr>
            <w:rFonts w:ascii="Brill" w:eastAsia="Brill" w:hAnsi="Brill" w:cs="Brill"/>
          </w:rPr>
          <w:t>,</w:t>
        </w:r>
      </w:ins>
      <w:r w:rsidRPr="00C66272">
        <w:rPr>
          <w:rFonts w:ascii="Brill" w:eastAsia="Brill" w:hAnsi="Brill" w:cs="Brill"/>
        </w:rPr>
        <w:t xml:space="preserve"> and controlling prostitution</w:t>
      </w:r>
      <w:r w:rsidR="00D533B4" w:rsidRPr="00C66272">
        <w:rPr>
          <w:rFonts w:ascii="Brill" w:eastAsia="Brill" w:hAnsi="Brill" w:cs="Brill"/>
        </w:rPr>
        <w:t>,</w:t>
      </w:r>
      <w:r w:rsidRPr="00C66272">
        <w:rPr>
          <w:rFonts w:ascii="Brill" w:eastAsia="Brill" w:hAnsi="Brill" w:cs="Brill"/>
        </w:rPr>
        <w:t xml:space="preserve"> whereas</w:t>
      </w:r>
      <w:r w:rsidR="00D533B4" w:rsidRPr="00C66272">
        <w:rPr>
          <w:rFonts w:ascii="Brill" w:eastAsia="Brill" w:hAnsi="Brill" w:cs="Brill"/>
        </w:rPr>
        <w:t xml:space="preserve"> during the latter period the</w:t>
      </w:r>
      <w:r w:rsidRPr="00C66272">
        <w:rPr>
          <w:rFonts w:ascii="Brill" w:eastAsia="Brill" w:hAnsi="Brill" w:cs="Brill"/>
        </w:rPr>
        <w:t xml:space="preserve"> emphasis was placed on prevention.</w:t>
      </w:r>
    </w:p>
    <w:p w14:paraId="35077F78" w14:textId="72B0F725"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The years 1945-1947, i.e., </w:t>
      </w:r>
      <w:ins w:id="4752" w:author="Autor">
        <w:r w:rsidR="00614DDC">
          <w:rPr>
            <w:rFonts w:ascii="Brill" w:eastAsia="Brill" w:hAnsi="Brill" w:cs="Brill"/>
          </w:rPr>
          <w:t>immediately</w:t>
        </w:r>
      </w:ins>
      <w:del w:id="4753" w:author="Autor">
        <w:r w:rsidRPr="00C66272" w:rsidDel="00614DDC">
          <w:rPr>
            <w:rFonts w:ascii="Brill" w:eastAsia="Brill" w:hAnsi="Brill" w:cs="Brill"/>
          </w:rPr>
          <w:delText>right</w:delText>
        </w:r>
      </w:del>
      <w:r w:rsidRPr="00C66272">
        <w:rPr>
          <w:rFonts w:ascii="Brill" w:eastAsia="Brill" w:hAnsi="Brill" w:cs="Brill"/>
        </w:rPr>
        <w:t xml:space="preserve"> after the war and before the Communists took power in Poland, can be </w:t>
      </w:r>
      <w:r w:rsidR="00D533B4" w:rsidRPr="00C66272">
        <w:rPr>
          <w:rFonts w:ascii="Brill" w:eastAsia="Brill" w:hAnsi="Brill" w:cs="Brill"/>
        </w:rPr>
        <w:t>considered</w:t>
      </w:r>
      <w:r w:rsidR="001A1E0C">
        <w:rPr>
          <w:rFonts w:ascii="Brill" w:eastAsia="Brill" w:hAnsi="Brill" w:cs="Brill"/>
        </w:rPr>
        <w:t xml:space="preserve"> </w:t>
      </w:r>
      <w:r w:rsidRPr="00C66272">
        <w:rPr>
          <w:rFonts w:ascii="Brill" w:eastAsia="Brill" w:hAnsi="Brill" w:cs="Brill"/>
        </w:rPr>
        <w:t xml:space="preserve">a time </w:t>
      </w:r>
      <w:r w:rsidR="00FA77BF" w:rsidRPr="00C66272">
        <w:rPr>
          <w:rFonts w:ascii="Brill" w:eastAsia="Brill" w:hAnsi="Brill" w:cs="Brill"/>
        </w:rPr>
        <w:t>when state agents were fairly tolerant of</w:t>
      </w:r>
      <w:r w:rsidR="001A1E0C">
        <w:rPr>
          <w:rFonts w:ascii="Brill" w:eastAsia="Brill" w:hAnsi="Brill" w:cs="Brill"/>
        </w:rPr>
        <w:t xml:space="preserve"> </w:t>
      </w:r>
      <w:r w:rsidRPr="00C66272">
        <w:rPr>
          <w:rFonts w:ascii="Brill" w:eastAsia="Brill" w:hAnsi="Brill" w:cs="Brill"/>
        </w:rPr>
        <w:t xml:space="preserve">prostitution. It was hoped that the problem would somehow resolve itself as a result of the social and economic transformations </w:t>
      </w:r>
      <w:r w:rsidR="00C27C53" w:rsidRPr="00C66272">
        <w:rPr>
          <w:rFonts w:ascii="Brill" w:eastAsia="Brill" w:hAnsi="Brill" w:cs="Brill"/>
        </w:rPr>
        <w:t>involved in</w:t>
      </w:r>
      <w:r w:rsidRPr="00C66272">
        <w:rPr>
          <w:rFonts w:ascii="Brill" w:eastAsia="Brill" w:hAnsi="Brill" w:cs="Brill"/>
        </w:rPr>
        <w:t xml:space="preserve"> building a socialist state. These expectations proved to be an utter disappointment to the authorities. Not only was the problem unsolved, but levels of prostitution increased. </w:t>
      </w:r>
    </w:p>
    <w:p w14:paraId="35077F79" w14:textId="2CEA2AF1"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Immediately after </w:t>
      </w:r>
      <w:ins w:id="4754" w:author="Autor">
        <w:r w:rsidR="00614DDC">
          <w:rPr>
            <w:rFonts w:ascii="Brill" w:eastAsia="Brill" w:hAnsi="Brill" w:cs="Brill"/>
          </w:rPr>
          <w:t xml:space="preserve">the Second </w:t>
        </w:r>
      </w:ins>
      <w:r w:rsidRPr="00C66272">
        <w:rPr>
          <w:rFonts w:ascii="Brill" w:eastAsia="Brill" w:hAnsi="Brill" w:cs="Brill"/>
        </w:rPr>
        <w:t>W</w:t>
      </w:r>
      <w:ins w:id="4755" w:author="Autor">
        <w:r w:rsidR="00614DDC">
          <w:rPr>
            <w:rFonts w:ascii="Brill" w:eastAsia="Brill" w:hAnsi="Brill" w:cs="Brill"/>
          </w:rPr>
          <w:t xml:space="preserve">orld </w:t>
        </w:r>
      </w:ins>
      <w:r w:rsidRPr="00C66272">
        <w:rPr>
          <w:rFonts w:ascii="Brill" w:eastAsia="Brill" w:hAnsi="Brill" w:cs="Brill"/>
        </w:rPr>
        <w:t>W</w:t>
      </w:r>
      <w:ins w:id="4756" w:author="Autor">
        <w:r w:rsidR="00614DDC">
          <w:rPr>
            <w:rFonts w:ascii="Brill" w:eastAsia="Brill" w:hAnsi="Brill" w:cs="Brill"/>
          </w:rPr>
          <w:t>ar</w:t>
        </w:r>
      </w:ins>
      <w:del w:id="4757" w:author="Autor">
        <w:r w:rsidRPr="00C66272" w:rsidDel="00614DDC">
          <w:rPr>
            <w:rFonts w:ascii="Brill" w:eastAsia="Brill" w:hAnsi="Brill" w:cs="Brill"/>
          </w:rPr>
          <w:delText>II</w:delText>
        </w:r>
      </w:del>
      <w:r w:rsidRPr="00C66272">
        <w:rPr>
          <w:rFonts w:ascii="Brill" w:eastAsia="Brill" w:hAnsi="Brill" w:cs="Brill"/>
        </w:rPr>
        <w:t xml:space="preserve">, the basic legal regulation with regards to prostitution was the pre-war </w:t>
      </w:r>
      <w:r w:rsidRPr="00F62668">
        <w:rPr>
          <w:rFonts w:ascii="Brill" w:eastAsia="Brill" w:hAnsi="Brill" w:cs="Brill"/>
          <w:iCs/>
        </w:rPr>
        <w:t>Ordinance</w:t>
      </w:r>
      <w:r w:rsidR="00D11EBA" w:rsidRPr="00C66272">
        <w:rPr>
          <w:rFonts w:ascii="Brill" w:eastAsia="Brill" w:hAnsi="Brill" w:cs="Brill"/>
          <w:iCs/>
        </w:rPr>
        <w:t xml:space="preserve"> </w:t>
      </w:r>
      <w:r w:rsidRPr="00F62668">
        <w:rPr>
          <w:rFonts w:ascii="Brill" w:eastAsia="Brill" w:hAnsi="Brill" w:cs="Brill"/>
          <w:iCs/>
        </w:rPr>
        <w:t>on the Supervision of Prostitution</w:t>
      </w:r>
      <w:r w:rsidRPr="00C66272">
        <w:rPr>
          <w:rFonts w:ascii="Brill" w:eastAsia="Brill" w:hAnsi="Brill" w:cs="Brill"/>
          <w:i/>
        </w:rPr>
        <w:t xml:space="preserve"> </w:t>
      </w:r>
      <w:r w:rsidRPr="00C66272">
        <w:rPr>
          <w:rFonts w:ascii="Brill" w:eastAsia="Brill" w:hAnsi="Brill" w:cs="Brill"/>
        </w:rPr>
        <w:t>of 1922.</w:t>
      </w:r>
      <w:r w:rsidRPr="00C66272">
        <w:rPr>
          <w:rFonts w:ascii="Brill" w:eastAsia="Brill" w:hAnsi="Brill" w:cs="Brill"/>
          <w:vertAlign w:val="superscript"/>
        </w:rPr>
        <w:footnoteReference w:id="79"/>
      </w:r>
      <w:r w:rsidRPr="00C66272">
        <w:rPr>
          <w:rFonts w:ascii="Brill" w:eastAsia="Brill" w:hAnsi="Brill" w:cs="Brill"/>
        </w:rPr>
        <w:t xml:space="preserve"> The </w:t>
      </w:r>
      <w:r w:rsidRPr="00C66272">
        <w:rPr>
          <w:rFonts w:ascii="Brill" w:eastAsia="Brill" w:hAnsi="Brill" w:cs="Brill"/>
        </w:rPr>
        <w:lastRenderedPageBreak/>
        <w:t>document provided a foundation for a system of forced registration and control of prostitutes. The Ministry of Health was also supposed to be involved in combating prostitution. Special social commissions were established to combat venereal diseases (</w:t>
      </w:r>
      <w:proofErr w:type="spellStart"/>
      <w:ins w:id="4758" w:author="Autor">
        <w:r w:rsidR="00713589" w:rsidRPr="00F34A6C">
          <w:rPr>
            <w:rFonts w:ascii="Brill" w:eastAsia="Brill" w:hAnsi="Brill" w:cs="Brill"/>
            <w:lang w:val="en-US"/>
            <w:rPrChange w:id="4759" w:author="Autor">
              <w:rPr>
                <w:rFonts w:ascii="Brill" w:eastAsia="Brill" w:hAnsi="Brill" w:cs="Brill"/>
                <w:lang w:val="pl-PL"/>
              </w:rPr>
            </w:rPrChange>
          </w:rPr>
          <w:t>Semków</w:t>
        </w:r>
      </w:ins>
      <w:proofErr w:type="spellEnd"/>
      <w:del w:id="4760" w:author="Autor">
        <w:r w:rsidRPr="00713589" w:rsidDel="00713589">
          <w:rPr>
            <w:rFonts w:ascii="Brill" w:eastAsia="Brill" w:hAnsi="Brill" w:cs="Brill"/>
          </w:rPr>
          <w:delText>Semkow</w:delText>
        </w:r>
      </w:del>
      <w:r w:rsidRPr="00713589">
        <w:rPr>
          <w:rFonts w:ascii="Brill" w:eastAsia="Brill" w:hAnsi="Brill" w:cs="Brill"/>
        </w:rPr>
        <w:t>, 2003, p.57</w:t>
      </w:r>
      <w:r w:rsidRPr="00C66272">
        <w:rPr>
          <w:rFonts w:ascii="Brill" w:eastAsia="Brill" w:hAnsi="Brill" w:cs="Brill"/>
        </w:rPr>
        <w:t>).</w:t>
      </w:r>
      <w:r w:rsidRPr="00C66272">
        <w:rPr>
          <w:rFonts w:ascii="Brill" w:eastAsia="Brill" w:hAnsi="Brill" w:cs="Brill"/>
          <w:vertAlign w:val="superscript"/>
        </w:rPr>
        <w:footnoteReference w:id="80"/>
      </w:r>
      <w:r w:rsidRPr="00C66272">
        <w:rPr>
          <w:rFonts w:ascii="Brill" w:eastAsia="Brill" w:hAnsi="Brill" w:cs="Brill"/>
        </w:rPr>
        <w:t xml:space="preserve"> Prostitutes received special ‘health books’ which had to be stamped by a doctor to confirm their health status. In some cities, prostitution was also limited to special zones and hours. However, </w:t>
      </w:r>
      <w:r w:rsidR="00EC251A" w:rsidRPr="00C66272">
        <w:rPr>
          <w:rFonts w:ascii="Brill" w:eastAsia="Brill" w:hAnsi="Brill" w:cs="Brill"/>
        </w:rPr>
        <w:t>because of</w:t>
      </w:r>
      <w:r w:rsidRPr="00C66272">
        <w:rPr>
          <w:rFonts w:ascii="Brill" w:eastAsia="Brill" w:hAnsi="Brill" w:cs="Brill"/>
        </w:rPr>
        <w:t xml:space="preserve"> tardiness and a lack of interest on the part of the participating social organizations, the commissions were mostly ineffective and by 1948 they were dissolved. </w:t>
      </w:r>
    </w:p>
    <w:p w14:paraId="35077F7A" w14:textId="2331925B" w:rsidR="00CB3FC9" w:rsidRPr="00C66272" w:rsidRDefault="00C55FA1">
      <w:pPr>
        <w:spacing w:line="360" w:lineRule="auto"/>
        <w:jc w:val="both"/>
        <w:rPr>
          <w:rFonts w:ascii="Brill" w:eastAsia="Brill" w:hAnsi="Brill" w:cs="Brill"/>
        </w:rPr>
      </w:pPr>
      <w:r w:rsidRPr="00C66272">
        <w:rPr>
          <w:rFonts w:ascii="Brill" w:eastAsia="Brill" w:hAnsi="Brill" w:cs="Brill"/>
        </w:rPr>
        <w:tab/>
        <w:t>In an effort to find new solutions, on the initiative of the police in 1948, a conference was convened with the participation of representatives of the Women's League, the Ministry of Health, the Ministry of Social Welfare, Education, trade unions and the Polish Red Cross. The meeting resulted in the issuance of a directive introducing “</w:t>
      </w:r>
      <w:r w:rsidRPr="00F62668">
        <w:rPr>
          <w:rFonts w:ascii="Brill" w:eastAsia="Brill" w:hAnsi="Brill" w:cs="Brill"/>
        </w:rPr>
        <w:t>an unconditional ban on all discriminatory and degrading methods of controlling</w:t>
      </w:r>
      <w:r w:rsidRPr="00C66272">
        <w:rPr>
          <w:rFonts w:ascii="Brill" w:eastAsia="Brill" w:hAnsi="Brill" w:cs="Brill"/>
        </w:rPr>
        <w:t>” women engaged in prostitution.</w:t>
      </w:r>
      <w:r w:rsidRPr="00C66272">
        <w:rPr>
          <w:rFonts w:ascii="Brill" w:eastAsia="Brill" w:hAnsi="Brill" w:cs="Brill"/>
          <w:vertAlign w:val="superscript"/>
        </w:rPr>
        <w:footnoteReference w:id="81"/>
      </w:r>
      <w:r w:rsidRPr="00C66272">
        <w:rPr>
          <w:rFonts w:ascii="Brill" w:eastAsia="Brill" w:hAnsi="Brill" w:cs="Brill"/>
        </w:rPr>
        <w:t xml:space="preserve"> In practice, this consisted of a special circular letter from the Minister of Health specifying that women “</w:t>
      </w:r>
      <w:r w:rsidRPr="00F62668">
        <w:rPr>
          <w:rFonts w:ascii="Brill" w:eastAsia="Brill" w:hAnsi="Brill" w:cs="Brill"/>
          <w:iCs/>
        </w:rPr>
        <w:t>engaged in prostitution</w:t>
      </w:r>
      <w:r w:rsidRPr="00C66272">
        <w:rPr>
          <w:rFonts w:ascii="Brill" w:eastAsia="Brill" w:hAnsi="Brill" w:cs="Brill"/>
          <w:iCs/>
        </w:rPr>
        <w:t xml:space="preserve">” </w:t>
      </w:r>
      <w:r w:rsidRPr="00C66272">
        <w:rPr>
          <w:rFonts w:ascii="Brill" w:eastAsia="Brill" w:hAnsi="Brill" w:cs="Brill"/>
        </w:rPr>
        <w:t>should not be officially registered and that the social commissions were now dissolved, indicating that the 1922 regulation on the supervision of prostitution had lost its force (</w:t>
      </w:r>
      <w:proofErr w:type="spellStart"/>
      <w:ins w:id="4761" w:author="Autor">
        <w:r w:rsidR="00713589" w:rsidRPr="00F34A6C">
          <w:rPr>
            <w:rFonts w:ascii="Brill" w:eastAsia="Brill" w:hAnsi="Brill" w:cs="Brill"/>
            <w:lang w:val="en-US"/>
            <w:rPrChange w:id="4762" w:author="Autor">
              <w:rPr>
                <w:rFonts w:ascii="Brill" w:eastAsia="Brill" w:hAnsi="Brill" w:cs="Brill"/>
                <w:lang w:val="pl-PL"/>
              </w:rPr>
            </w:rPrChange>
          </w:rPr>
          <w:t>Stapiński</w:t>
        </w:r>
      </w:ins>
      <w:proofErr w:type="spellEnd"/>
      <w:del w:id="4763" w:author="Autor">
        <w:r w:rsidRPr="00713589" w:rsidDel="00713589">
          <w:rPr>
            <w:rFonts w:ascii="Brill" w:eastAsia="Brill" w:hAnsi="Brill" w:cs="Brill"/>
          </w:rPr>
          <w:delText>Stapinski</w:delText>
        </w:r>
      </w:del>
      <w:r w:rsidRPr="00713589">
        <w:rPr>
          <w:rFonts w:ascii="Brill" w:eastAsia="Brill" w:hAnsi="Brill" w:cs="Brill"/>
        </w:rPr>
        <w:t>, 1979, p.</w:t>
      </w:r>
      <w:del w:id="4764" w:author="Autor">
        <w:r w:rsidRPr="00713589" w:rsidDel="00614DDC">
          <w:rPr>
            <w:rFonts w:ascii="Brill" w:eastAsia="Brill" w:hAnsi="Brill" w:cs="Brill"/>
          </w:rPr>
          <w:delText xml:space="preserve"> </w:delText>
        </w:r>
      </w:del>
      <w:r w:rsidRPr="00713589">
        <w:rPr>
          <w:rFonts w:ascii="Brill" w:eastAsia="Brill" w:hAnsi="Brill" w:cs="Brill"/>
        </w:rPr>
        <w:t>283</w:t>
      </w:r>
      <w:r w:rsidRPr="00C66272">
        <w:rPr>
          <w:rFonts w:ascii="Brill" w:eastAsia="Brill" w:hAnsi="Brill" w:cs="Brill"/>
        </w:rPr>
        <w:t>).</w:t>
      </w:r>
      <w:r w:rsidRPr="00C66272">
        <w:rPr>
          <w:rFonts w:ascii="Brill" w:eastAsia="Brill" w:hAnsi="Brill" w:cs="Brill"/>
          <w:vertAlign w:val="superscript"/>
        </w:rPr>
        <w:footnoteReference w:id="82"/>
      </w:r>
      <w:r w:rsidRPr="00C66272">
        <w:rPr>
          <w:rFonts w:ascii="Brill" w:eastAsia="Brill" w:hAnsi="Brill" w:cs="Brill"/>
        </w:rPr>
        <w:t xml:space="preserve"> The legal basis for combating venereal diseases was provided by the decree of 16 April 1946 “</w:t>
      </w:r>
      <w:r w:rsidRPr="00F62668">
        <w:rPr>
          <w:rFonts w:ascii="Brill" w:eastAsia="Brill" w:hAnsi="Brill" w:cs="Brill"/>
          <w:iCs/>
        </w:rPr>
        <w:t>on combating venereal diseases</w:t>
      </w:r>
      <w:r w:rsidRPr="00C66272">
        <w:rPr>
          <w:rFonts w:ascii="Brill" w:eastAsia="Brill" w:hAnsi="Brill" w:cs="Brill"/>
        </w:rPr>
        <w:t>” and its subsequent amendments.</w:t>
      </w:r>
      <w:r w:rsidRPr="00C66272">
        <w:rPr>
          <w:rFonts w:ascii="Brill" w:eastAsia="Brill" w:hAnsi="Brill" w:cs="Brill"/>
          <w:vertAlign w:val="superscript"/>
        </w:rPr>
        <w:footnoteReference w:id="83"/>
      </w:r>
      <w:r w:rsidRPr="00C66272">
        <w:rPr>
          <w:rFonts w:ascii="Brill" w:eastAsia="Brill" w:hAnsi="Brill" w:cs="Brill"/>
        </w:rPr>
        <w:t xml:space="preserve"> The decree included a provision on police cooperation in combating prostitution and in the area of rehabilitation. </w:t>
      </w:r>
    </w:p>
    <w:p w14:paraId="35077F7B" w14:textId="4A395E32" w:rsidR="00CB3FC9" w:rsidRPr="00C66272" w:rsidRDefault="00C55FA1">
      <w:pPr>
        <w:spacing w:line="360" w:lineRule="auto"/>
        <w:jc w:val="both"/>
        <w:rPr>
          <w:rFonts w:ascii="Brill" w:eastAsia="Brill" w:hAnsi="Brill" w:cs="Brill"/>
        </w:rPr>
      </w:pPr>
      <w:r w:rsidRPr="00C66272">
        <w:rPr>
          <w:rFonts w:ascii="Brill" w:eastAsia="Brill" w:hAnsi="Brill" w:cs="Brill"/>
        </w:rPr>
        <w:tab/>
        <w:t xml:space="preserve">The legal solutions were accompanied by new institutions. </w:t>
      </w:r>
      <w:r w:rsidR="0071697F" w:rsidRPr="00C66272">
        <w:rPr>
          <w:rFonts w:ascii="Brill" w:eastAsia="Brill" w:hAnsi="Brill" w:cs="Brill"/>
        </w:rPr>
        <w:t>To</w:t>
      </w:r>
      <w:r w:rsidRPr="00C66272">
        <w:rPr>
          <w:rFonts w:ascii="Brill" w:eastAsia="Brill" w:hAnsi="Brill" w:cs="Brill"/>
        </w:rPr>
        <w:t xml:space="preserve"> better supervise and control prostitution, measures were taken in 1948 to organize so-called ‘distribution houses’, </w:t>
      </w:r>
      <w:r w:rsidRPr="00C66272">
        <w:rPr>
          <w:rFonts w:ascii="Brill" w:eastAsia="Brill" w:hAnsi="Brill" w:cs="Brill"/>
        </w:rPr>
        <w:lastRenderedPageBreak/>
        <w:t>places where prostitutes were subjected to rehabilitation</w:t>
      </w:r>
      <w:r w:rsidR="00834B22" w:rsidRPr="00C66272">
        <w:rPr>
          <w:rFonts w:ascii="Brill" w:eastAsia="Brill" w:hAnsi="Brill" w:cs="Brill"/>
        </w:rPr>
        <w:t xml:space="preserve"> programs</w:t>
      </w:r>
      <w:r w:rsidRPr="00C66272">
        <w:rPr>
          <w:rFonts w:ascii="Brill" w:eastAsia="Brill" w:hAnsi="Brill" w:cs="Brill"/>
        </w:rPr>
        <w:t>. Sometime between 1950</w:t>
      </w:r>
      <w:del w:id="4765" w:author="Autor">
        <w:r w:rsidRPr="00C66272" w:rsidDel="00614DDC">
          <w:rPr>
            <w:rFonts w:ascii="Brill" w:eastAsia="Brill" w:hAnsi="Brill" w:cs="Brill"/>
          </w:rPr>
          <w:delText xml:space="preserve"> </w:delText>
        </w:r>
      </w:del>
      <w:r w:rsidRPr="00C66272">
        <w:rPr>
          <w:rFonts w:ascii="Brill" w:eastAsia="Brill" w:hAnsi="Brill" w:cs="Brill"/>
        </w:rPr>
        <w:t>–</w:t>
      </w:r>
      <w:del w:id="4766" w:author="Autor">
        <w:r w:rsidRPr="00C66272" w:rsidDel="00614DDC">
          <w:rPr>
            <w:rFonts w:ascii="Brill" w:eastAsia="Brill" w:hAnsi="Brill" w:cs="Brill"/>
          </w:rPr>
          <w:delText xml:space="preserve"> </w:delText>
        </w:r>
      </w:del>
      <w:r w:rsidRPr="00C66272">
        <w:rPr>
          <w:rFonts w:ascii="Brill" w:eastAsia="Brill" w:hAnsi="Brill" w:cs="Brill"/>
        </w:rPr>
        <w:t>1956 (the source lacks a specific date), Radio Free Europe and Voice of America, Polish radio stations broadcasting in Polish from the West</w:t>
      </w:r>
      <w:r w:rsidR="00834B22" w:rsidRPr="00C66272">
        <w:rPr>
          <w:rFonts w:ascii="Brill" w:eastAsia="Brill" w:hAnsi="Brill" w:cs="Brill"/>
        </w:rPr>
        <w:t>,</w:t>
      </w:r>
      <w:r w:rsidRPr="00C66272">
        <w:rPr>
          <w:rFonts w:ascii="Brill" w:eastAsia="Brill" w:hAnsi="Brill" w:cs="Brill"/>
        </w:rPr>
        <w:t xml:space="preserve"> interviewed two sailors who escaped from the ship </w:t>
      </w:r>
      <w:r w:rsidRPr="00F34A6C">
        <w:rPr>
          <w:rFonts w:ascii="Brill" w:eastAsia="Brill" w:hAnsi="Brill" w:cs="Brill"/>
          <w:i/>
          <w:rPrChange w:id="4767" w:author="Autor">
            <w:rPr>
              <w:rFonts w:ascii="Brill" w:eastAsia="Brill" w:hAnsi="Brill" w:cs="Brill"/>
              <w:iCs/>
            </w:rPr>
          </w:rPrChange>
        </w:rPr>
        <w:t xml:space="preserve">Dar </w:t>
      </w:r>
      <w:proofErr w:type="spellStart"/>
      <w:r w:rsidRPr="00F34A6C">
        <w:rPr>
          <w:rFonts w:ascii="Brill" w:eastAsia="Brill" w:hAnsi="Brill" w:cs="Brill"/>
          <w:i/>
          <w:rPrChange w:id="4768" w:author="Autor">
            <w:rPr>
              <w:rFonts w:ascii="Brill" w:eastAsia="Brill" w:hAnsi="Brill" w:cs="Brill"/>
              <w:iCs/>
            </w:rPr>
          </w:rPrChange>
        </w:rPr>
        <w:t>Pomorza</w:t>
      </w:r>
      <w:proofErr w:type="spellEnd"/>
      <w:r w:rsidRPr="00C66272">
        <w:rPr>
          <w:rFonts w:ascii="Brill" w:eastAsia="Brill" w:hAnsi="Brill" w:cs="Brill"/>
        </w:rPr>
        <w:t xml:space="preserve"> and applied for refugee status in Poland:</w:t>
      </w:r>
    </w:p>
    <w:p w14:paraId="35077F7C" w14:textId="543EFEFB" w:rsidR="00CB3FC9" w:rsidRPr="00C66272" w:rsidRDefault="00C55FA1">
      <w:pPr>
        <w:ind w:left="851" w:right="379"/>
        <w:jc w:val="both"/>
        <w:rPr>
          <w:rFonts w:ascii="Brill" w:eastAsia="Brill" w:hAnsi="Brill" w:cs="Brill"/>
          <w:sz w:val="20"/>
          <w:szCs w:val="20"/>
        </w:rPr>
      </w:pPr>
      <w:r w:rsidRPr="00C66272">
        <w:rPr>
          <w:rFonts w:ascii="Brill" w:eastAsia="Brill" w:hAnsi="Brill" w:cs="Brill"/>
          <w:sz w:val="20"/>
          <w:szCs w:val="20"/>
        </w:rPr>
        <w:t xml:space="preserve">Officially, prostitution has been abolished in the People's Republic of Poland. The police control the streets and nightclubs and arrest all women suspected of prostitution. Those who do not carry a work certificate or cannot prove that they are housewives are subjected to a medical examination and sent to forced </w:t>
      </w:r>
      <w:proofErr w:type="spellStart"/>
      <w:r w:rsidRPr="00C66272">
        <w:rPr>
          <w:rFonts w:ascii="Brill" w:eastAsia="Brill" w:hAnsi="Brill" w:cs="Brill"/>
          <w:sz w:val="20"/>
          <w:szCs w:val="20"/>
        </w:rPr>
        <w:t>labor</w:t>
      </w:r>
      <w:proofErr w:type="spellEnd"/>
      <w:r w:rsidRPr="00C66272">
        <w:rPr>
          <w:rFonts w:ascii="Brill" w:eastAsia="Brill" w:hAnsi="Brill" w:cs="Brill"/>
          <w:sz w:val="20"/>
          <w:szCs w:val="20"/>
        </w:rPr>
        <w:t xml:space="preserve"> camps. So-called ‘houses of correction’ have been created where these ‘merry ladies’ are taught crafts, sewing, etc. But it so happens that these girls often return to their ‘profession’ in their free time – to earn some money or out of habit</w:t>
      </w:r>
      <w:r w:rsidRPr="00C66272">
        <w:rPr>
          <w:rFonts w:ascii="Brill" w:eastAsia="Brill" w:hAnsi="Brill" w:cs="Brill"/>
          <w:i/>
          <w:sz w:val="20"/>
          <w:szCs w:val="20"/>
        </w:rPr>
        <w:t xml:space="preserve"> </w:t>
      </w:r>
      <w:r w:rsidRPr="00C66272">
        <w:rPr>
          <w:rFonts w:ascii="Brill" w:eastAsia="Brill" w:hAnsi="Brill" w:cs="Brill"/>
          <w:sz w:val="20"/>
          <w:szCs w:val="20"/>
        </w:rPr>
        <w:t xml:space="preserve">(as quoted in </w:t>
      </w:r>
      <w:r w:rsidRPr="00713589">
        <w:rPr>
          <w:rFonts w:ascii="Brill" w:eastAsia="Brill" w:hAnsi="Brill" w:cs="Brill"/>
          <w:sz w:val="20"/>
          <w:szCs w:val="20"/>
        </w:rPr>
        <w:t>Dobrowolska, 2020a</w:t>
      </w:r>
      <w:r w:rsidRPr="00C66272">
        <w:rPr>
          <w:rFonts w:ascii="Brill" w:eastAsia="Brill" w:hAnsi="Brill" w:cs="Brill"/>
          <w:sz w:val="20"/>
          <w:szCs w:val="20"/>
        </w:rPr>
        <w:t xml:space="preserve">, </w:t>
      </w:r>
      <w:hyperlink r:id="rId37">
        <w:r w:rsidRPr="00C66272">
          <w:rPr>
            <w:rFonts w:ascii="Brill" w:eastAsia="Brill" w:hAnsi="Brill" w:cs="Brill"/>
            <w:color w:val="0563C1"/>
            <w:sz w:val="20"/>
            <w:szCs w:val="20"/>
            <w:u w:val="single"/>
          </w:rPr>
          <w:t>www.histmag.org/Prostytucja</w:t>
        </w:r>
      </w:hyperlink>
      <w:r w:rsidRPr="00C66272">
        <w:rPr>
          <w:rFonts w:ascii="Brill" w:eastAsia="Brill" w:hAnsi="Brill" w:cs="Brill"/>
          <w:sz w:val="20"/>
          <w:szCs w:val="20"/>
        </w:rPr>
        <w:t xml:space="preserve"> </w:t>
      </w:r>
      <w:commentRangeStart w:id="4769"/>
      <w:del w:id="4770" w:author="Autor">
        <w:r w:rsidRPr="00C66272" w:rsidDel="0083343A">
          <w:rPr>
            <w:rFonts w:ascii="Brill" w:eastAsia="Brill" w:hAnsi="Brill" w:cs="Brill"/>
            <w:sz w:val="20"/>
            <w:szCs w:val="20"/>
          </w:rPr>
          <w:delText>04.12.</w:delText>
        </w:r>
      </w:del>
      <w:ins w:id="4771" w:author="Autor">
        <w:r w:rsidR="0083343A">
          <w:rPr>
            <w:rFonts w:ascii="Brill" w:eastAsia="Brill" w:hAnsi="Brill" w:cs="Brill"/>
            <w:sz w:val="20"/>
            <w:szCs w:val="20"/>
          </w:rPr>
          <w:t xml:space="preserve">4 December, </w:t>
        </w:r>
      </w:ins>
      <w:r w:rsidRPr="00C66272">
        <w:rPr>
          <w:rFonts w:ascii="Brill" w:eastAsia="Brill" w:hAnsi="Brill" w:cs="Brill"/>
          <w:sz w:val="20"/>
          <w:szCs w:val="20"/>
        </w:rPr>
        <w:t>2021</w:t>
      </w:r>
      <w:commentRangeEnd w:id="4769"/>
      <w:r w:rsidR="00764494">
        <w:rPr>
          <w:rStyle w:val="Odwoaniedokomentarza"/>
          <w:lang w:val="en-AU"/>
        </w:rPr>
        <w:commentReference w:id="4769"/>
      </w:r>
      <w:r w:rsidRPr="00C66272">
        <w:rPr>
          <w:rFonts w:ascii="Brill" w:eastAsia="Brill" w:hAnsi="Brill" w:cs="Brill"/>
          <w:sz w:val="20"/>
          <w:szCs w:val="20"/>
        </w:rPr>
        <w:t xml:space="preserve">). </w:t>
      </w:r>
    </w:p>
    <w:p w14:paraId="35077F7D" w14:textId="77777777" w:rsidR="00CB3FC9" w:rsidRPr="00C66272" w:rsidRDefault="00CB3FC9">
      <w:pPr>
        <w:spacing w:line="360" w:lineRule="auto"/>
        <w:jc w:val="both"/>
        <w:rPr>
          <w:rFonts w:ascii="Brill" w:eastAsia="Brill" w:hAnsi="Brill" w:cs="Brill"/>
        </w:rPr>
      </w:pPr>
    </w:p>
    <w:p w14:paraId="35077F7E"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It is worth mentioning that the information provided by seafarers about ‘the houses of correction’ is confirmed by historical audit reports of the Supreme Audit Office. The idea was that these houses would provide “moral and material support […] until they became independent, thus enabling them to return to society”</w:t>
      </w:r>
      <w:r w:rsidRPr="00C66272">
        <w:rPr>
          <w:rFonts w:ascii="Brill" w:eastAsia="Brill" w:hAnsi="Brill" w:cs="Brill"/>
          <w:i/>
        </w:rPr>
        <w:t xml:space="preserve"> </w:t>
      </w:r>
      <w:r w:rsidRPr="00C66272">
        <w:rPr>
          <w:rFonts w:ascii="Brill" w:eastAsia="Brill" w:hAnsi="Brill" w:cs="Brill"/>
        </w:rPr>
        <w:t>(</w:t>
      </w:r>
      <w:proofErr w:type="spellStart"/>
      <w:r w:rsidRPr="00713589">
        <w:rPr>
          <w:rFonts w:ascii="Brill" w:eastAsia="Brill" w:hAnsi="Brill" w:cs="Brill"/>
        </w:rPr>
        <w:t>Stapiński</w:t>
      </w:r>
      <w:proofErr w:type="spellEnd"/>
      <w:r w:rsidRPr="00713589">
        <w:rPr>
          <w:rFonts w:ascii="Brill" w:eastAsia="Brill" w:hAnsi="Brill" w:cs="Brill"/>
        </w:rPr>
        <w:t>, 1979</w:t>
      </w:r>
      <w:r w:rsidRPr="00C66272">
        <w:rPr>
          <w:rFonts w:ascii="Brill" w:eastAsia="Brill" w:hAnsi="Brill" w:cs="Brill"/>
        </w:rPr>
        <w:t>, p.</w:t>
      </w:r>
      <w:del w:id="4772" w:author="Autor">
        <w:r w:rsidRPr="00C66272" w:rsidDel="00764494">
          <w:rPr>
            <w:rFonts w:ascii="Brill" w:eastAsia="Brill" w:hAnsi="Brill" w:cs="Brill"/>
          </w:rPr>
          <w:delText xml:space="preserve"> </w:delText>
        </w:r>
      </w:del>
      <w:r w:rsidRPr="00C66272">
        <w:rPr>
          <w:rFonts w:ascii="Brill" w:eastAsia="Brill" w:hAnsi="Brill" w:cs="Brill"/>
        </w:rPr>
        <w:t xml:space="preserve">267). At the end of 1953, however, they were abolished, too, sharing the fate of similarly unsuccessful social commissions. </w:t>
      </w:r>
    </w:p>
    <w:p w14:paraId="35077F7F" w14:textId="7E46D0A1" w:rsidR="00CB3FC9" w:rsidRPr="00C66272" w:rsidRDefault="00C55FA1">
      <w:pPr>
        <w:spacing w:after="86" w:line="360" w:lineRule="auto"/>
        <w:jc w:val="both"/>
        <w:rPr>
          <w:rFonts w:ascii="Brill" w:eastAsia="Brill" w:hAnsi="Brill" w:cs="Brill"/>
        </w:rPr>
      </w:pPr>
      <w:r w:rsidRPr="00C66272">
        <w:rPr>
          <w:rFonts w:ascii="Brill" w:eastAsia="Brill" w:hAnsi="Brill" w:cs="Brill"/>
        </w:rPr>
        <w:tab/>
        <w:t xml:space="preserve">In 1952, a new approach to prostitution was implemented, which </w:t>
      </w:r>
      <w:del w:id="4773" w:author="Autor">
        <w:r w:rsidRPr="00C66272" w:rsidDel="00764494">
          <w:rPr>
            <w:rFonts w:ascii="Brill" w:eastAsia="Brill" w:hAnsi="Brill" w:cs="Brill"/>
          </w:rPr>
          <w:delText xml:space="preserve">resigned </w:delText>
        </w:r>
      </w:del>
      <w:ins w:id="4774" w:author="Autor">
        <w:r w:rsidR="00764494">
          <w:rPr>
            <w:rFonts w:ascii="Brill" w:eastAsia="Brill" w:hAnsi="Brill" w:cs="Brill"/>
          </w:rPr>
          <w:t>moved away</w:t>
        </w:r>
        <w:r w:rsidR="00764494" w:rsidRPr="00C66272">
          <w:rPr>
            <w:rFonts w:ascii="Brill" w:eastAsia="Brill" w:hAnsi="Brill" w:cs="Brill"/>
          </w:rPr>
          <w:t xml:space="preserve"> </w:t>
        </w:r>
      </w:ins>
      <w:r w:rsidRPr="00C66272">
        <w:rPr>
          <w:rFonts w:ascii="Brill" w:eastAsia="Brill" w:hAnsi="Brill" w:cs="Brill"/>
        </w:rPr>
        <w:t>from punishing prostitution in favo</w:t>
      </w:r>
      <w:ins w:id="4775" w:author="Autor">
        <w:r w:rsidR="005E18B4">
          <w:rPr>
            <w:rFonts w:ascii="Brill" w:eastAsia="Brill" w:hAnsi="Brill" w:cs="Brill"/>
          </w:rPr>
          <w:t>u</w:t>
        </w:r>
      </w:ins>
      <w:r w:rsidRPr="00C66272">
        <w:rPr>
          <w:rFonts w:ascii="Brill" w:eastAsia="Brill" w:hAnsi="Brill" w:cs="Brill"/>
        </w:rPr>
        <w:t>r of preventing it – a change which followed efforts from an informal campaign run by physicians, venereologists and social activists. The change in the law was a consequence of Poland ratifying The Convention for the Suppression of Trafficking of Persons and of the Exploitation of the Prostitution of Others</w:t>
      </w:r>
      <w:r w:rsidRPr="00C66272">
        <w:rPr>
          <w:rFonts w:ascii="Brill" w:eastAsia="Brill" w:hAnsi="Brill" w:cs="Brill"/>
          <w:vertAlign w:val="superscript"/>
        </w:rPr>
        <w:footnoteReference w:id="84"/>
      </w:r>
      <w:r w:rsidRPr="00C66272">
        <w:rPr>
          <w:rFonts w:ascii="Brill" w:eastAsia="Brill" w:hAnsi="Brill" w:cs="Brill"/>
        </w:rPr>
        <w:t xml:space="preserve"> – where the focus was largely on prevention and rehabilitation. Accordingly, the police (officially known as </w:t>
      </w:r>
      <w:r w:rsidR="00DC614B" w:rsidRPr="00C66272">
        <w:rPr>
          <w:rFonts w:ascii="Brill" w:eastAsia="Brill" w:hAnsi="Brill" w:cs="Brill"/>
        </w:rPr>
        <w:t>“</w:t>
      </w:r>
      <w:r w:rsidRPr="00F62668">
        <w:rPr>
          <w:rFonts w:ascii="Brill" w:eastAsia="Brill" w:hAnsi="Brill" w:cs="Brill"/>
          <w:iCs/>
        </w:rPr>
        <w:t>Citizens’ Militia</w:t>
      </w:r>
      <w:r w:rsidR="00DC614B" w:rsidRPr="00C66272">
        <w:rPr>
          <w:rFonts w:ascii="Brill" w:eastAsia="Brill" w:hAnsi="Brill" w:cs="Brill"/>
          <w:iCs/>
        </w:rPr>
        <w:t>”</w:t>
      </w:r>
      <w:r w:rsidRPr="00C66272">
        <w:rPr>
          <w:rFonts w:ascii="Brill" w:eastAsia="Brill" w:hAnsi="Brill" w:cs="Brill"/>
        </w:rPr>
        <w:t>) changed its tack on prostitution, fulfilling the provisions of article 16 of the Convention, where countries were obliged to “take or to encourage, through their public and private educational, health, social, economic and other related services, measures for the prevention of prostitution and for the rehabilitation and social adjustment of the victims of prostitution and of the offences referred to in the present Convention.”</w:t>
      </w:r>
      <w:r w:rsidRPr="00C66272">
        <w:rPr>
          <w:rFonts w:ascii="Brill" w:eastAsia="Brill" w:hAnsi="Brill" w:cs="Brill"/>
          <w:vertAlign w:val="superscript"/>
        </w:rPr>
        <w:footnoteReference w:id="85"/>
      </w:r>
      <w:r w:rsidRPr="00C66272">
        <w:rPr>
          <w:rFonts w:ascii="Brill" w:eastAsia="Brill" w:hAnsi="Brill" w:cs="Brill"/>
        </w:rPr>
        <w:t xml:space="preserve"> Above all, the importance of rehabilitative activities was emphasized. Representatives of law enforcement agencies, while carrying out tasks related to the 16th article of the Convention, conducted </w:t>
      </w:r>
      <w:r w:rsidRPr="00C66272">
        <w:rPr>
          <w:rFonts w:ascii="Brill" w:eastAsia="Brill" w:hAnsi="Brill" w:cs="Brill"/>
        </w:rPr>
        <w:lastRenderedPageBreak/>
        <w:t>“preventive talks,”</w:t>
      </w:r>
      <w:r w:rsidRPr="00C66272">
        <w:rPr>
          <w:rFonts w:ascii="Brill" w:eastAsia="Brill" w:hAnsi="Brill" w:cs="Brill"/>
          <w:vertAlign w:val="superscript"/>
        </w:rPr>
        <w:footnoteReference w:id="86"/>
      </w:r>
      <w:r w:rsidRPr="00C66272">
        <w:rPr>
          <w:rFonts w:ascii="Brill" w:eastAsia="Brill" w:hAnsi="Brill" w:cs="Brill"/>
        </w:rPr>
        <w:t xml:space="preserve"> established cooperation with employment offices, hospitals, skin and venereal clinics or social organizations, e.g., the Women’s League. </w:t>
      </w:r>
    </w:p>
    <w:p w14:paraId="35077F80"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ab/>
        <w:t>In addition, communist Polish police formed special women's departments dealing with prostitution as late as January 1956 and only in select</w:t>
      </w:r>
      <w:del w:id="4776" w:author="Autor">
        <w:r w:rsidRPr="00C66272" w:rsidDel="00764494">
          <w:rPr>
            <w:rFonts w:ascii="Brill" w:eastAsia="Brill" w:hAnsi="Brill" w:cs="Brill"/>
          </w:rPr>
          <w:delText>ed</w:delText>
        </w:r>
      </w:del>
      <w:r w:rsidRPr="00C66272">
        <w:rPr>
          <w:rFonts w:ascii="Brill" w:eastAsia="Brill" w:hAnsi="Brill" w:cs="Brill"/>
        </w:rPr>
        <w:t xml:space="preserve"> cities.</w:t>
      </w:r>
      <w:r w:rsidRPr="00C66272">
        <w:rPr>
          <w:rFonts w:ascii="Brill" w:eastAsia="Brill" w:hAnsi="Brill" w:cs="Brill"/>
          <w:vertAlign w:val="superscript"/>
        </w:rPr>
        <w:footnoteReference w:id="87"/>
      </w:r>
      <w:r w:rsidRPr="00C66272">
        <w:rPr>
          <w:rFonts w:ascii="Brill" w:eastAsia="Brill" w:hAnsi="Brill" w:cs="Brill"/>
        </w:rPr>
        <w:t xml:space="preserve"> As part of the Section for Combating Prostitution, they focused on monitoring prostitutes and their circles – establishing files and collecting information on prostitution; cooperating with the district officer, the Women's League, and the district national council; analysis of prostitution in a given area; and the evaluation of the applied remedial measures.</w:t>
      </w:r>
      <w:r w:rsidRPr="00C66272">
        <w:rPr>
          <w:rFonts w:ascii="Brill" w:eastAsia="Brill" w:hAnsi="Brill" w:cs="Brill"/>
          <w:vertAlign w:val="superscript"/>
        </w:rPr>
        <w:footnoteReference w:id="88"/>
      </w:r>
    </w:p>
    <w:p w14:paraId="35077F81" w14:textId="77777777" w:rsidR="00CB3FC9" w:rsidRPr="00C66272" w:rsidRDefault="00CB3FC9">
      <w:pPr>
        <w:spacing w:line="360" w:lineRule="auto"/>
        <w:jc w:val="both"/>
        <w:rPr>
          <w:rFonts w:ascii="Brill" w:eastAsia="Times New Roman" w:hAnsi="Brill" w:cs="Times New Roman"/>
        </w:rPr>
      </w:pPr>
    </w:p>
    <w:p w14:paraId="35077F82" w14:textId="77777777" w:rsidR="00CB3FC9" w:rsidRPr="00C66272" w:rsidRDefault="00C55FA1">
      <w:pPr>
        <w:spacing w:line="360" w:lineRule="auto"/>
        <w:jc w:val="both"/>
        <w:rPr>
          <w:rFonts w:ascii="Brill" w:eastAsia="Brill" w:hAnsi="Brill" w:cs="Brill"/>
        </w:rPr>
      </w:pPr>
      <w:r w:rsidRPr="00C66272">
        <w:rPr>
          <w:rFonts w:ascii="Brill" w:eastAsia="Brill" w:hAnsi="Brill" w:cs="Brill"/>
          <w:b/>
        </w:rPr>
        <w:t>Conclusion</w:t>
      </w:r>
    </w:p>
    <w:p w14:paraId="35077F83" w14:textId="112A66D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Prostitution in the first two decades of the Polish People's Republic went through various stages of change. The first post-war years followed the pre-war policy of forced registration and sanitary control</w:t>
      </w:r>
      <w:r w:rsidRPr="00C66272">
        <w:rPr>
          <w:rFonts w:ascii="Brill" w:eastAsia="Brill" w:hAnsi="Brill" w:cs="Brill"/>
          <w:vertAlign w:val="superscript"/>
        </w:rPr>
        <w:footnoteReference w:id="89"/>
      </w:r>
      <w:r w:rsidRPr="00C66272">
        <w:rPr>
          <w:rFonts w:ascii="Brill" w:eastAsia="Brill" w:hAnsi="Brill" w:cs="Brill"/>
        </w:rPr>
        <w:t xml:space="preserve"> (Journal of Laws 1922 no 78 item 715). However, the beginning of the 1950s saw changes in the approach, following a campaign organized by venereal doctors and social workers. It </w:t>
      </w:r>
      <w:r w:rsidR="00C812E2" w:rsidRPr="00C66272">
        <w:rPr>
          <w:rFonts w:ascii="Brill" w:eastAsia="Brill" w:hAnsi="Brill" w:cs="Brill"/>
        </w:rPr>
        <w:t>abandoned</w:t>
      </w:r>
      <w:r w:rsidRPr="00C66272">
        <w:rPr>
          <w:rFonts w:ascii="Brill" w:eastAsia="Brill" w:hAnsi="Brill" w:cs="Brill"/>
        </w:rPr>
        <w:t xml:space="preserve"> compulsory registration, control, and </w:t>
      </w:r>
      <w:r w:rsidR="00C812E2" w:rsidRPr="00C66272">
        <w:rPr>
          <w:rFonts w:ascii="Brill" w:eastAsia="Brill" w:hAnsi="Brill" w:cs="Brill"/>
        </w:rPr>
        <w:t xml:space="preserve">the </w:t>
      </w:r>
      <w:r w:rsidRPr="00C66272">
        <w:rPr>
          <w:rFonts w:ascii="Brill" w:eastAsia="Brill" w:hAnsi="Brill" w:cs="Brill"/>
        </w:rPr>
        <w:t>forced rehabilitation of prostitutes, in favo</w:t>
      </w:r>
      <w:ins w:id="4784" w:author="Autor">
        <w:r w:rsidR="005E18B4">
          <w:rPr>
            <w:rFonts w:ascii="Brill" w:eastAsia="Brill" w:hAnsi="Brill" w:cs="Brill"/>
          </w:rPr>
          <w:t>u</w:t>
        </w:r>
      </w:ins>
      <w:r w:rsidRPr="00C66272">
        <w:rPr>
          <w:rFonts w:ascii="Brill" w:eastAsia="Brill" w:hAnsi="Brill" w:cs="Brill"/>
        </w:rPr>
        <w:t xml:space="preserve">r of prevention. </w:t>
      </w:r>
    </w:p>
    <w:p w14:paraId="35077F84" w14:textId="76EEE8C1" w:rsidR="00CB3FC9" w:rsidRPr="00C66272" w:rsidRDefault="00C55FA1">
      <w:pPr>
        <w:spacing w:line="360" w:lineRule="auto"/>
        <w:ind w:firstLine="340"/>
        <w:jc w:val="both"/>
        <w:rPr>
          <w:rFonts w:ascii="Brill" w:eastAsia="Brill" w:hAnsi="Brill" w:cs="Brill"/>
        </w:rPr>
      </w:pPr>
      <w:r w:rsidRPr="00C66272">
        <w:rPr>
          <w:rFonts w:ascii="Brill" w:eastAsia="Brill" w:hAnsi="Brill" w:cs="Brill"/>
        </w:rPr>
        <w:t xml:space="preserve">A change also took place in terms of the social background of prostitutes. In the first post-war years, </w:t>
      </w:r>
      <w:r w:rsidR="00777293" w:rsidRPr="00C66272">
        <w:rPr>
          <w:rFonts w:ascii="Brill" w:eastAsia="Brill" w:hAnsi="Brill" w:cs="Brill"/>
        </w:rPr>
        <w:t>prostitutes</w:t>
      </w:r>
      <w:r w:rsidRPr="00C66272">
        <w:rPr>
          <w:rFonts w:ascii="Brill" w:eastAsia="Brill" w:hAnsi="Brill" w:cs="Brill"/>
        </w:rPr>
        <w:t xml:space="preserve"> were mainly women from </w:t>
      </w:r>
      <w:r w:rsidR="00777293" w:rsidRPr="00C66272">
        <w:rPr>
          <w:rFonts w:ascii="Brill" w:eastAsia="Brill" w:hAnsi="Brill" w:cs="Brill"/>
        </w:rPr>
        <w:t xml:space="preserve">both </w:t>
      </w:r>
      <w:r w:rsidRPr="00C66272">
        <w:rPr>
          <w:rFonts w:ascii="Brill" w:eastAsia="Brill" w:hAnsi="Brill" w:cs="Brill"/>
        </w:rPr>
        <w:t xml:space="preserve">urban and rural areas </w:t>
      </w:r>
      <w:r w:rsidR="00777293" w:rsidRPr="00C66272">
        <w:rPr>
          <w:rFonts w:ascii="Brill" w:eastAsia="Brill" w:hAnsi="Brill" w:cs="Brill"/>
        </w:rPr>
        <w:t xml:space="preserve">who were </w:t>
      </w:r>
      <w:r w:rsidRPr="00C66272">
        <w:rPr>
          <w:rFonts w:ascii="Brill" w:eastAsia="Brill" w:hAnsi="Brill" w:cs="Brill"/>
        </w:rPr>
        <w:t xml:space="preserve">poor, poorly educated or uneducated, </w:t>
      </w:r>
      <w:r w:rsidR="00777293" w:rsidRPr="00C66272">
        <w:rPr>
          <w:rFonts w:ascii="Brill" w:eastAsia="Brill" w:hAnsi="Brill" w:cs="Brill"/>
        </w:rPr>
        <w:t xml:space="preserve">and </w:t>
      </w:r>
      <w:r w:rsidRPr="00C66272">
        <w:rPr>
          <w:rFonts w:ascii="Brill" w:eastAsia="Brill" w:hAnsi="Brill" w:cs="Brill"/>
        </w:rPr>
        <w:t xml:space="preserve">without any </w:t>
      </w:r>
      <w:r w:rsidR="00BC7CF6" w:rsidRPr="00C66272">
        <w:rPr>
          <w:rFonts w:ascii="Brill" w:eastAsia="Brill" w:hAnsi="Brill" w:cs="Brill"/>
        </w:rPr>
        <w:t xml:space="preserve">conventional </w:t>
      </w:r>
      <w:r w:rsidRPr="00C66272">
        <w:rPr>
          <w:rFonts w:ascii="Brill" w:eastAsia="Brill" w:hAnsi="Brill" w:cs="Brill"/>
        </w:rPr>
        <w:t xml:space="preserve">profession. In the later period, prostitutes were better educated and, in many cases, worked as bartenders, waitresses, office workers, and </w:t>
      </w:r>
      <w:r w:rsidR="00BC7CF6" w:rsidRPr="00C66272">
        <w:rPr>
          <w:rFonts w:ascii="Brill" w:eastAsia="Brill" w:hAnsi="Brill" w:cs="Brill"/>
        </w:rPr>
        <w:t>they consider</w:t>
      </w:r>
      <w:r w:rsidRPr="00C66272">
        <w:rPr>
          <w:rFonts w:ascii="Brill" w:eastAsia="Brill" w:hAnsi="Brill" w:cs="Brill"/>
        </w:rPr>
        <w:t>ed prostitution an additional source of income. The change is also visible in the specifics of prostitution itself. In the first postwar years, street prostitution was common, but it began to disappear from the streets in favo</w:t>
      </w:r>
      <w:ins w:id="4785" w:author="Autor">
        <w:r w:rsidR="005E18B4">
          <w:rPr>
            <w:rFonts w:ascii="Brill" w:eastAsia="Brill" w:hAnsi="Brill" w:cs="Brill"/>
          </w:rPr>
          <w:t>u</w:t>
        </w:r>
      </w:ins>
      <w:r w:rsidRPr="00C66272">
        <w:rPr>
          <w:rFonts w:ascii="Brill" w:eastAsia="Brill" w:hAnsi="Brill" w:cs="Brill"/>
        </w:rPr>
        <w:t>r of nightclubs</w:t>
      </w:r>
      <w:r w:rsidR="00F43407" w:rsidRPr="00C66272">
        <w:rPr>
          <w:rFonts w:ascii="Brill" w:eastAsia="Brill" w:hAnsi="Brill" w:cs="Brill"/>
        </w:rPr>
        <w:t xml:space="preserve">, a change that became more </w:t>
      </w:r>
      <w:r w:rsidR="008D1DFD" w:rsidRPr="00C66272">
        <w:rPr>
          <w:rFonts w:ascii="Brill" w:eastAsia="Brill" w:hAnsi="Brill" w:cs="Brill"/>
        </w:rPr>
        <w:t xml:space="preserve">readily </w:t>
      </w:r>
      <w:r w:rsidR="00F43407" w:rsidRPr="00C66272">
        <w:rPr>
          <w:rFonts w:ascii="Brill" w:eastAsia="Brill" w:hAnsi="Brill" w:cs="Brill"/>
        </w:rPr>
        <w:t>apparent</w:t>
      </w:r>
      <w:r w:rsidR="001A1E0C">
        <w:rPr>
          <w:rFonts w:ascii="Brill" w:eastAsia="Brill" w:hAnsi="Brill" w:cs="Brill"/>
        </w:rPr>
        <w:t xml:space="preserve"> </w:t>
      </w:r>
      <w:r w:rsidRPr="00C66272">
        <w:rPr>
          <w:rFonts w:ascii="Brill" w:eastAsia="Brill" w:hAnsi="Brill" w:cs="Brill"/>
        </w:rPr>
        <w:t xml:space="preserve">later, in the 1960s and 1970s. </w:t>
      </w:r>
    </w:p>
    <w:p w14:paraId="35077F85" w14:textId="77777777" w:rsidR="00CB3FC9" w:rsidRPr="00C66272" w:rsidRDefault="00C55FA1">
      <w:pPr>
        <w:spacing w:line="360" w:lineRule="auto"/>
        <w:ind w:firstLine="340"/>
        <w:jc w:val="both"/>
        <w:rPr>
          <w:rFonts w:ascii="Brill" w:eastAsia="Brill" w:hAnsi="Brill" w:cs="Brill"/>
        </w:rPr>
      </w:pPr>
      <w:r w:rsidRPr="00C66272">
        <w:rPr>
          <w:rFonts w:ascii="Brill" w:eastAsia="Brill" w:hAnsi="Brill" w:cs="Brill"/>
        </w:rPr>
        <w:lastRenderedPageBreak/>
        <w:t>Based on the fragmentary and scattered data on the activity of prostitutes in port cities in the People's Republic of Poland in the 1950s, the following regularities can be observed:</w:t>
      </w:r>
    </w:p>
    <w:p w14:paraId="35077F86" w14:textId="4E9C56FC" w:rsidR="00CB3FC9" w:rsidRPr="00C66272" w:rsidRDefault="008D1DFD">
      <w:pPr>
        <w:spacing w:line="360" w:lineRule="auto"/>
        <w:jc w:val="both"/>
        <w:rPr>
          <w:rFonts w:ascii="Brill" w:eastAsia="Brill" w:hAnsi="Brill" w:cs="Brill"/>
        </w:rPr>
      </w:pPr>
      <w:r w:rsidRPr="00C66272">
        <w:rPr>
          <w:rFonts w:ascii="Brill" w:eastAsia="Brill" w:hAnsi="Brill" w:cs="Brill"/>
        </w:rPr>
        <w:t>1. I</w:t>
      </w:r>
      <w:r w:rsidR="00C55FA1" w:rsidRPr="00C66272">
        <w:rPr>
          <w:rFonts w:ascii="Brill" w:eastAsia="Brill" w:hAnsi="Brill" w:cs="Brill"/>
        </w:rPr>
        <w:t xml:space="preserve">n 1956 and 1959 Polish port cities (Szczecin, Gdynia, </w:t>
      </w:r>
      <w:proofErr w:type="spellStart"/>
      <w:r w:rsidR="00C55FA1" w:rsidRPr="00C66272">
        <w:rPr>
          <w:rFonts w:ascii="Brill" w:eastAsia="Brill" w:hAnsi="Brill" w:cs="Brill"/>
        </w:rPr>
        <w:t>Gdańsk</w:t>
      </w:r>
      <w:proofErr w:type="spellEnd"/>
      <w:r w:rsidR="00C55FA1" w:rsidRPr="00C66272">
        <w:rPr>
          <w:rFonts w:ascii="Brill" w:eastAsia="Brill" w:hAnsi="Brill" w:cs="Brill"/>
        </w:rPr>
        <w:t xml:space="preserve">) had some of the highest numbers of prostitutes </w:t>
      </w:r>
      <w:r w:rsidRPr="00C66272">
        <w:rPr>
          <w:rFonts w:ascii="Brill" w:eastAsia="Brill" w:hAnsi="Brill" w:cs="Brill"/>
        </w:rPr>
        <w:t>based on</w:t>
      </w:r>
      <w:r w:rsidR="00C55FA1" w:rsidRPr="00C66272">
        <w:rPr>
          <w:rFonts w:ascii="Brill" w:eastAsia="Brill" w:hAnsi="Brill" w:cs="Brill"/>
        </w:rPr>
        <w:t xml:space="preserve"> police records; </w:t>
      </w:r>
    </w:p>
    <w:p w14:paraId="35077F87" w14:textId="1D8E7303" w:rsidR="00CB3FC9" w:rsidRPr="00C66272" w:rsidRDefault="00113119">
      <w:pPr>
        <w:spacing w:line="360" w:lineRule="auto"/>
        <w:jc w:val="both"/>
        <w:rPr>
          <w:rFonts w:ascii="Brill" w:eastAsia="Brill" w:hAnsi="Brill" w:cs="Brill"/>
        </w:rPr>
      </w:pPr>
      <w:r w:rsidRPr="00C66272">
        <w:rPr>
          <w:rFonts w:ascii="Brill" w:eastAsia="Brill" w:hAnsi="Brill" w:cs="Brill"/>
        </w:rPr>
        <w:t>2. C</w:t>
      </w:r>
      <w:r w:rsidR="00C55FA1" w:rsidRPr="00C66272">
        <w:rPr>
          <w:rFonts w:ascii="Brill" w:eastAsia="Brill" w:hAnsi="Brill" w:cs="Brill"/>
        </w:rPr>
        <w:t xml:space="preserve">ompared to the rest of the country, a significant </w:t>
      </w:r>
      <w:del w:id="4786" w:author="Autor">
        <w:r w:rsidR="00C55FA1" w:rsidRPr="00C66272" w:rsidDel="00BF3168">
          <w:rPr>
            <w:rFonts w:ascii="Brill" w:eastAsia="Brill" w:hAnsi="Brill" w:cs="Brill"/>
          </w:rPr>
          <w:delText>percent</w:delText>
        </w:r>
      </w:del>
      <w:ins w:id="4787" w:author="Autor">
        <w:r w:rsidR="00BF3168">
          <w:rPr>
            <w:rFonts w:ascii="Brill" w:eastAsia="Brill" w:hAnsi="Brill" w:cs="Brill"/>
          </w:rPr>
          <w:t>per cent</w:t>
        </w:r>
      </w:ins>
      <w:r w:rsidR="00C55FA1" w:rsidRPr="00C66272">
        <w:rPr>
          <w:rFonts w:ascii="Brill" w:eastAsia="Brill" w:hAnsi="Brill" w:cs="Brill"/>
        </w:rPr>
        <w:t xml:space="preserve">age of prostitutes came from the intelligentsia (17% in 1956) in the port city of Szczecin and only in this city did some of them have university education (2% in 1956), which could be related to the specificity of port city clients who could offer high financial incentives; </w:t>
      </w:r>
    </w:p>
    <w:p w14:paraId="35077F88" w14:textId="65FB49DC" w:rsidR="00CB3FC9" w:rsidRPr="00C66272" w:rsidRDefault="00113119">
      <w:pPr>
        <w:spacing w:line="360" w:lineRule="auto"/>
        <w:jc w:val="both"/>
        <w:rPr>
          <w:rFonts w:ascii="Brill" w:eastAsia="Brill" w:hAnsi="Brill" w:cs="Brill"/>
        </w:rPr>
      </w:pPr>
      <w:r w:rsidRPr="00C66272">
        <w:rPr>
          <w:rFonts w:ascii="Brill" w:eastAsia="Brill" w:hAnsi="Brill" w:cs="Brill"/>
        </w:rPr>
        <w:t>3. P</w:t>
      </w:r>
      <w:r w:rsidR="00C55FA1" w:rsidRPr="00C66272">
        <w:rPr>
          <w:rFonts w:ascii="Brill" w:eastAsia="Brill" w:hAnsi="Brill" w:cs="Brill"/>
        </w:rPr>
        <w:t xml:space="preserve">rostitutes offering services in port cities earned on average more per service than in other cities; </w:t>
      </w:r>
    </w:p>
    <w:p w14:paraId="35077F89" w14:textId="57EC12A8" w:rsidR="00CB3FC9" w:rsidRPr="00C66272" w:rsidRDefault="00113119">
      <w:pPr>
        <w:spacing w:line="360" w:lineRule="auto"/>
        <w:jc w:val="both"/>
        <w:rPr>
          <w:rFonts w:ascii="Brill" w:eastAsia="Brill" w:hAnsi="Brill" w:cs="Brill"/>
        </w:rPr>
      </w:pPr>
      <w:r w:rsidRPr="00C66272">
        <w:rPr>
          <w:rFonts w:ascii="Brill" w:eastAsia="Brill" w:hAnsi="Brill" w:cs="Brill"/>
        </w:rPr>
        <w:t xml:space="preserve">4. </w:t>
      </w:r>
      <w:r w:rsidR="00AF05B5" w:rsidRPr="00C66272">
        <w:rPr>
          <w:rFonts w:ascii="Brill" w:eastAsia="Brill" w:hAnsi="Brill" w:cs="Brill"/>
        </w:rPr>
        <w:t>P</w:t>
      </w:r>
      <w:r w:rsidR="00C55FA1" w:rsidRPr="00C66272">
        <w:rPr>
          <w:rFonts w:ascii="Brill" w:eastAsia="Brill" w:hAnsi="Brill" w:cs="Brill"/>
        </w:rPr>
        <w:t>rostitutes in port cities could often be found near the railway stations and ports and in places where they could meet foreign seamen;</w:t>
      </w:r>
    </w:p>
    <w:p w14:paraId="35077F8A" w14:textId="5B95178C" w:rsidR="00CB3FC9" w:rsidRPr="00C66272" w:rsidRDefault="00AF05B5">
      <w:pPr>
        <w:spacing w:line="360" w:lineRule="auto"/>
        <w:jc w:val="both"/>
        <w:rPr>
          <w:rFonts w:ascii="Brill" w:eastAsia="Brill" w:hAnsi="Brill" w:cs="Brill"/>
        </w:rPr>
      </w:pPr>
      <w:r w:rsidRPr="00C66272">
        <w:rPr>
          <w:rFonts w:ascii="Brill" w:eastAsia="Brill" w:hAnsi="Brill" w:cs="Brill"/>
        </w:rPr>
        <w:t>5. A</w:t>
      </w:r>
      <w:r w:rsidR="00C55FA1" w:rsidRPr="00C66272">
        <w:rPr>
          <w:rFonts w:ascii="Brill" w:eastAsia="Brill" w:hAnsi="Brill" w:cs="Brill"/>
        </w:rPr>
        <w:t>part from the densely populated and industrialized Upper Silesia region, and the cities of Warsaw and Nowa Huta (Kraków), port cities had the highest incidence of venereal diseases and alcoholism among prostitutes. This was associated with increased migration and industrialization, with many workers' hotels becoming places with a high risk of transmission. The risk was also elevated due to tourist traffic and trade;</w:t>
      </w:r>
    </w:p>
    <w:p w14:paraId="35077F8B" w14:textId="743DE073" w:rsidR="00CB3FC9" w:rsidRPr="00C66272" w:rsidRDefault="00AF05B5">
      <w:pPr>
        <w:spacing w:line="360" w:lineRule="auto"/>
        <w:jc w:val="both"/>
        <w:rPr>
          <w:rFonts w:ascii="Brill" w:eastAsia="Brill" w:hAnsi="Brill" w:cs="Brill"/>
        </w:rPr>
      </w:pPr>
      <w:r w:rsidRPr="00C66272">
        <w:rPr>
          <w:rFonts w:ascii="Brill" w:eastAsia="Brill" w:hAnsi="Brill" w:cs="Brill"/>
        </w:rPr>
        <w:t xml:space="preserve">6. A </w:t>
      </w:r>
      <w:r w:rsidR="00C55FA1" w:rsidRPr="00C66272">
        <w:rPr>
          <w:rFonts w:ascii="Brill" w:eastAsia="Brill" w:hAnsi="Brill" w:cs="Brill"/>
        </w:rPr>
        <w:t>subcategory of prostitutes, mainly in port cities, were clandestine prostitutes, mainly from the milieu of women with day jobs or sailors' wives</w:t>
      </w:r>
      <w:ins w:id="4788" w:author="Autor">
        <w:r w:rsidR="00A95CF9">
          <w:rPr>
            <w:rFonts w:ascii="Brill" w:eastAsia="Brill" w:hAnsi="Brill" w:cs="Brill"/>
          </w:rPr>
          <w:t>,</w:t>
        </w:r>
      </w:ins>
      <w:r w:rsidR="00C55FA1" w:rsidRPr="00C66272">
        <w:rPr>
          <w:rFonts w:ascii="Brill" w:eastAsia="Brill" w:hAnsi="Brill" w:cs="Brill"/>
          <w:vertAlign w:val="superscript"/>
        </w:rPr>
        <w:footnoteReference w:id="90"/>
      </w:r>
      <w:del w:id="4789" w:author="Autor">
        <w:r w:rsidR="003F7F47" w:rsidRPr="00C66272" w:rsidDel="00A95CF9">
          <w:rPr>
            <w:rFonts w:ascii="Brill" w:eastAsia="Brill" w:hAnsi="Brill" w:cs="Brill"/>
          </w:rPr>
          <w:delText>,</w:delText>
        </w:r>
      </w:del>
      <w:r w:rsidR="003F7F47" w:rsidRPr="00C66272">
        <w:rPr>
          <w:rFonts w:ascii="Brill" w:eastAsia="Brill" w:hAnsi="Brill" w:cs="Brill"/>
        </w:rPr>
        <w:t xml:space="preserve"> who</w:t>
      </w:r>
      <w:r w:rsidR="00C55FA1" w:rsidRPr="00C66272">
        <w:rPr>
          <w:rFonts w:ascii="Brill" w:eastAsia="Brill" w:hAnsi="Brill" w:cs="Brill"/>
        </w:rPr>
        <w:t xml:space="preserve"> </w:t>
      </w:r>
      <w:r w:rsidR="003F7F47" w:rsidRPr="00C66272">
        <w:rPr>
          <w:rFonts w:ascii="Brill" w:eastAsia="Brill" w:hAnsi="Brill" w:cs="Brill"/>
        </w:rPr>
        <w:t>engaged in prostitution</w:t>
      </w:r>
      <w:r w:rsidR="00C55FA1" w:rsidRPr="00C66272">
        <w:rPr>
          <w:rFonts w:ascii="Brill" w:eastAsia="Brill" w:hAnsi="Brill" w:cs="Brill"/>
        </w:rPr>
        <w:t xml:space="preserve"> with foreign sailors visiting the city. Another type </w:t>
      </w:r>
      <w:del w:id="4790" w:author="Autor">
        <w:r w:rsidR="00C55FA1" w:rsidRPr="00C66272" w:rsidDel="00A95CF9">
          <w:rPr>
            <w:rFonts w:ascii="Brill" w:eastAsia="Brill" w:hAnsi="Brill" w:cs="Brill"/>
          </w:rPr>
          <w:delText>were</w:delText>
        </w:r>
      </w:del>
      <w:ins w:id="4791" w:author="Autor">
        <w:r w:rsidR="00A95CF9" w:rsidRPr="00C66272">
          <w:rPr>
            <w:rFonts w:ascii="Brill" w:eastAsia="Brill" w:hAnsi="Brill" w:cs="Brill"/>
          </w:rPr>
          <w:t>was</w:t>
        </w:r>
      </w:ins>
      <w:r w:rsidR="00C55FA1" w:rsidRPr="00C66272">
        <w:rPr>
          <w:rFonts w:ascii="Brill" w:eastAsia="Brill" w:hAnsi="Brill" w:cs="Brill"/>
        </w:rPr>
        <w:t xml:space="preserve"> visiting prostitutes, who temporarily came in large numbers to the areas of port cities from different parts of the country during periods of increased tourist traffic.</w:t>
      </w:r>
    </w:p>
    <w:p w14:paraId="35077F8C" w14:textId="77777777" w:rsidR="00CB3FC9" w:rsidRPr="00C66272" w:rsidRDefault="00CB3FC9">
      <w:pPr>
        <w:spacing w:line="360" w:lineRule="auto"/>
        <w:jc w:val="both"/>
        <w:rPr>
          <w:rFonts w:ascii="Brill" w:eastAsia="Times New Roman" w:hAnsi="Brill" w:cs="Times New Roman"/>
        </w:rPr>
      </w:pPr>
    </w:p>
    <w:p w14:paraId="35077F8D"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sz w:val="20"/>
          <w:szCs w:val="20"/>
          <w:lang w:val="pl-PL"/>
        </w:rPr>
      </w:pPr>
      <w:proofErr w:type="spellStart"/>
      <w:r w:rsidRPr="00C66272">
        <w:rPr>
          <w:rFonts w:ascii="Brill" w:eastAsia="Brill" w:hAnsi="Brill" w:cs="Brill"/>
          <w:b/>
          <w:color w:val="000000"/>
          <w:lang w:val="pl-PL"/>
        </w:rPr>
        <w:t>References</w:t>
      </w:r>
      <w:proofErr w:type="spellEnd"/>
      <w:r w:rsidRPr="00C66272">
        <w:rPr>
          <w:rFonts w:ascii="Brill" w:eastAsia="Brill" w:hAnsi="Brill" w:cs="Brill"/>
          <w:b/>
          <w:color w:val="000000"/>
          <w:lang w:val="pl-PL"/>
        </w:rPr>
        <w:t>:</w:t>
      </w:r>
    </w:p>
    <w:p w14:paraId="35077F8E"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Antoniszyn</w:t>
      </w:r>
      <w:proofErr w:type="spellEnd"/>
      <w:r w:rsidRPr="00C66272">
        <w:rPr>
          <w:rFonts w:ascii="Brill" w:eastAsia="Brill" w:hAnsi="Brill" w:cs="Brill"/>
          <w:lang w:val="pl-PL"/>
        </w:rPr>
        <w:t xml:space="preserve">, M., &amp; Marek, A. (1985). </w:t>
      </w:r>
      <w:r w:rsidRPr="00C66272">
        <w:rPr>
          <w:rFonts w:ascii="Brill" w:eastAsia="Brill" w:hAnsi="Brill" w:cs="Brill"/>
          <w:i/>
          <w:highlight w:val="white"/>
          <w:lang w:val="pl-PL"/>
        </w:rPr>
        <w:t>Prostytucja w świetle badań kryminologicznych</w:t>
      </w:r>
      <w:r w:rsidRPr="00C66272">
        <w:rPr>
          <w:rFonts w:ascii="Brill" w:eastAsia="Brill" w:hAnsi="Brill" w:cs="Brill"/>
          <w:color w:val="4D5156"/>
          <w:highlight w:val="white"/>
          <w:lang w:val="pl-PL"/>
        </w:rPr>
        <w:t>.</w:t>
      </w:r>
      <w:r w:rsidRPr="00C66272">
        <w:rPr>
          <w:rFonts w:ascii="Brill" w:eastAsia="Brill" w:hAnsi="Brill" w:cs="Brill"/>
          <w:lang w:val="pl-PL"/>
        </w:rPr>
        <w:t xml:space="preserve"> Warszawa: Wydawnictwo Prawnicze.</w:t>
      </w:r>
    </w:p>
    <w:p w14:paraId="35077F8F"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Bełdzikowski</w:t>
      </w:r>
      <w:proofErr w:type="spellEnd"/>
      <w:r w:rsidRPr="00C66272">
        <w:rPr>
          <w:rFonts w:ascii="Brill" w:eastAsia="Brill" w:hAnsi="Brill" w:cs="Brill"/>
          <w:lang w:val="pl-PL"/>
        </w:rPr>
        <w:t xml:space="preserve">, J. (1959). Temat stale aktualny. Prostytucja pleni się…. </w:t>
      </w:r>
      <w:r w:rsidRPr="00C66272">
        <w:rPr>
          <w:rFonts w:ascii="Brill" w:eastAsia="Brill" w:hAnsi="Brill" w:cs="Brill"/>
          <w:i/>
          <w:lang w:val="pl-PL"/>
        </w:rPr>
        <w:t>Tygodnik Morski, 277</w:t>
      </w:r>
      <w:r w:rsidRPr="00C66272">
        <w:rPr>
          <w:rFonts w:ascii="Brill" w:eastAsia="Brill" w:hAnsi="Brill" w:cs="Brill"/>
          <w:lang w:val="pl-PL"/>
        </w:rPr>
        <w:t xml:space="preserve">, </w:t>
      </w:r>
      <w:commentRangeStart w:id="4792"/>
      <w:commentRangeStart w:id="4793"/>
      <w:r w:rsidRPr="00C66272">
        <w:rPr>
          <w:rFonts w:ascii="Brill" w:eastAsia="Brill" w:hAnsi="Brill" w:cs="Brill"/>
          <w:i/>
          <w:lang w:val="pl-PL"/>
        </w:rPr>
        <w:t>15.02</w:t>
      </w:r>
      <w:commentRangeEnd w:id="4792"/>
      <w:r w:rsidR="00713589">
        <w:rPr>
          <w:rStyle w:val="Odwoaniedokomentarza"/>
          <w:lang w:val="en-AU"/>
        </w:rPr>
        <w:commentReference w:id="4792"/>
      </w:r>
      <w:commentRangeEnd w:id="4793"/>
      <w:r w:rsidR="0083343A">
        <w:rPr>
          <w:rStyle w:val="Odwoaniedokomentarza"/>
          <w:lang w:val="en-AU"/>
        </w:rPr>
        <w:commentReference w:id="4793"/>
      </w:r>
      <w:r w:rsidRPr="00C66272">
        <w:rPr>
          <w:rFonts w:ascii="Brill" w:eastAsia="Brill" w:hAnsi="Brill" w:cs="Brill"/>
          <w:i/>
          <w:lang w:val="pl-PL"/>
        </w:rPr>
        <w:t>.</w:t>
      </w:r>
    </w:p>
    <w:p w14:paraId="35077F90" w14:textId="26F6EBC1" w:rsidR="00CB3FC9" w:rsidRPr="00C66272" w:rsidDel="0083343A" w:rsidRDefault="00C55FA1" w:rsidP="00F62668">
      <w:pPr>
        <w:spacing w:line="360" w:lineRule="auto"/>
        <w:ind w:left="426" w:hanging="426"/>
        <w:rPr>
          <w:del w:id="4794" w:author="Autor"/>
          <w:rFonts w:ascii="Brill" w:eastAsia="Brill" w:hAnsi="Brill" w:cs="Brill"/>
          <w:lang w:val="pl-PL"/>
        </w:rPr>
      </w:pPr>
      <w:commentRangeStart w:id="4795"/>
      <w:del w:id="4796" w:author="Autor">
        <w:r w:rsidRPr="00C66272" w:rsidDel="0083343A">
          <w:rPr>
            <w:rFonts w:ascii="Brill" w:eastAsia="Brill" w:hAnsi="Brill" w:cs="Brill"/>
            <w:lang w:val="pl-PL"/>
          </w:rPr>
          <w:lastRenderedPageBreak/>
          <w:delText xml:space="preserve">Czykwin, E. (2007). </w:delText>
        </w:r>
        <w:r w:rsidRPr="00C66272" w:rsidDel="0083343A">
          <w:rPr>
            <w:rFonts w:ascii="Brill" w:eastAsia="Brill" w:hAnsi="Brill" w:cs="Brill"/>
            <w:i/>
            <w:lang w:val="pl-PL"/>
          </w:rPr>
          <w:delText>Stygmat społeczny.</w:delText>
        </w:r>
        <w:r w:rsidRPr="00C66272" w:rsidDel="0083343A">
          <w:rPr>
            <w:rFonts w:ascii="Brill" w:eastAsia="Brill" w:hAnsi="Brill" w:cs="Brill"/>
            <w:lang w:val="pl-PL"/>
          </w:rPr>
          <w:delText xml:space="preserve"> Warszawa: PWN.</w:delText>
        </w:r>
        <w:commentRangeEnd w:id="4795"/>
        <w:r w:rsidR="00713589" w:rsidDel="0083343A">
          <w:rPr>
            <w:rStyle w:val="Odwoaniedokomentarza"/>
            <w:lang w:val="en-AU"/>
          </w:rPr>
          <w:commentReference w:id="4795"/>
        </w:r>
      </w:del>
    </w:p>
    <w:p w14:paraId="35077F91" w14:textId="45BC1CA2" w:rsidR="00CB3FC9" w:rsidRDefault="00C55FA1" w:rsidP="00F62668">
      <w:pPr>
        <w:spacing w:line="360" w:lineRule="auto"/>
        <w:ind w:left="426" w:hanging="426"/>
        <w:rPr>
          <w:ins w:id="4797" w:author="Autor"/>
          <w:rFonts w:ascii="Brill" w:eastAsia="Brill" w:hAnsi="Brill" w:cs="Brill"/>
        </w:rPr>
      </w:pPr>
      <w:r w:rsidRPr="00F34A6C">
        <w:rPr>
          <w:rFonts w:ascii="Brill" w:eastAsia="Brill" w:hAnsi="Brill" w:cs="Brill"/>
          <w:lang w:val="nl-BE"/>
          <w:rPrChange w:id="4798" w:author="Autor">
            <w:rPr>
              <w:rFonts w:ascii="Brill" w:eastAsia="Brill" w:hAnsi="Brill" w:cs="Brill"/>
              <w:lang w:val="pl-PL"/>
            </w:rPr>
          </w:rPrChange>
        </w:rPr>
        <w:t xml:space="preserve">Deinema, M., &amp; Aalbers, M. B. (2012). </w:t>
      </w:r>
      <w:r w:rsidRPr="00C66272">
        <w:rPr>
          <w:rFonts w:ascii="Brill" w:eastAsia="Brill" w:hAnsi="Brill" w:cs="Brill"/>
        </w:rPr>
        <w:t xml:space="preserve">A </w:t>
      </w:r>
      <w:ins w:id="4799" w:author="Autor">
        <w:r w:rsidR="00713589">
          <w:rPr>
            <w:rFonts w:ascii="Brill" w:eastAsia="Brill" w:hAnsi="Brill" w:cs="Brill"/>
          </w:rPr>
          <w:t>g</w:t>
        </w:r>
      </w:ins>
      <w:del w:id="4800" w:author="Autor">
        <w:r w:rsidRPr="00C66272" w:rsidDel="00713589">
          <w:rPr>
            <w:rFonts w:ascii="Brill" w:eastAsia="Brill" w:hAnsi="Brill" w:cs="Brill"/>
          </w:rPr>
          <w:delText>G</w:delText>
        </w:r>
      </w:del>
      <w:r w:rsidRPr="00C66272">
        <w:rPr>
          <w:rFonts w:ascii="Brill" w:eastAsia="Brill" w:hAnsi="Brill" w:cs="Brill"/>
        </w:rPr>
        <w:t xml:space="preserve">lobal </w:t>
      </w:r>
      <w:ins w:id="4801" w:author="Autor">
        <w:r w:rsidR="00713589">
          <w:rPr>
            <w:rFonts w:ascii="Brill" w:eastAsia="Brill" w:hAnsi="Brill" w:cs="Brill"/>
          </w:rPr>
          <w:t>r</w:t>
        </w:r>
      </w:ins>
      <w:del w:id="4802" w:author="Autor">
        <w:r w:rsidRPr="00C66272" w:rsidDel="00713589">
          <w:rPr>
            <w:rFonts w:ascii="Brill" w:eastAsia="Brill" w:hAnsi="Brill" w:cs="Brill"/>
          </w:rPr>
          <w:delText>R</w:delText>
        </w:r>
      </w:del>
      <w:r w:rsidRPr="00C66272">
        <w:rPr>
          <w:rFonts w:ascii="Brill" w:eastAsia="Brill" w:hAnsi="Brill" w:cs="Brill"/>
        </w:rPr>
        <w:t>ed-</w:t>
      </w:r>
      <w:ins w:id="4803" w:author="Autor">
        <w:r w:rsidR="00713589">
          <w:rPr>
            <w:rFonts w:ascii="Brill" w:eastAsia="Brill" w:hAnsi="Brill" w:cs="Brill"/>
          </w:rPr>
          <w:t>l</w:t>
        </w:r>
      </w:ins>
      <w:del w:id="4804" w:author="Autor">
        <w:r w:rsidRPr="00C66272" w:rsidDel="00713589">
          <w:rPr>
            <w:rFonts w:ascii="Brill" w:eastAsia="Brill" w:hAnsi="Brill" w:cs="Brill"/>
          </w:rPr>
          <w:delText>L</w:delText>
        </w:r>
      </w:del>
      <w:r w:rsidRPr="00C66272">
        <w:rPr>
          <w:rFonts w:ascii="Brill" w:eastAsia="Brill" w:hAnsi="Brill" w:cs="Brill"/>
        </w:rPr>
        <w:t xml:space="preserve">ight </w:t>
      </w:r>
      <w:ins w:id="4805" w:author="Autor">
        <w:r w:rsidR="00713589">
          <w:rPr>
            <w:rFonts w:ascii="Brill" w:eastAsia="Brill" w:hAnsi="Brill" w:cs="Brill"/>
          </w:rPr>
          <w:t>c</w:t>
        </w:r>
      </w:ins>
      <w:del w:id="4806" w:author="Autor">
        <w:r w:rsidRPr="00C66272" w:rsidDel="00713589">
          <w:rPr>
            <w:rFonts w:ascii="Brill" w:eastAsia="Brill" w:hAnsi="Brill" w:cs="Brill"/>
          </w:rPr>
          <w:delText>C</w:delText>
        </w:r>
      </w:del>
      <w:r w:rsidRPr="00C66272">
        <w:rPr>
          <w:rFonts w:ascii="Brill" w:eastAsia="Brill" w:hAnsi="Brill" w:cs="Brill"/>
        </w:rPr>
        <w:t xml:space="preserve">ity? Prostitution in Amsterdam as a </w:t>
      </w:r>
      <w:ins w:id="4807" w:author="Autor">
        <w:r w:rsidR="00713589">
          <w:rPr>
            <w:rFonts w:ascii="Brill" w:eastAsia="Brill" w:hAnsi="Brill" w:cs="Brill"/>
          </w:rPr>
          <w:t>r</w:t>
        </w:r>
      </w:ins>
      <w:del w:id="4808" w:author="Autor">
        <w:r w:rsidRPr="00C66272" w:rsidDel="00713589">
          <w:rPr>
            <w:rFonts w:ascii="Brill" w:eastAsia="Brill" w:hAnsi="Brill" w:cs="Brill"/>
          </w:rPr>
          <w:delText>R</w:delText>
        </w:r>
      </w:del>
      <w:r w:rsidRPr="00C66272">
        <w:rPr>
          <w:rFonts w:ascii="Brill" w:eastAsia="Brill" w:hAnsi="Brill" w:cs="Brill"/>
        </w:rPr>
        <w:t>eal-and-</w:t>
      </w:r>
      <w:ins w:id="4809" w:author="Autor">
        <w:r w:rsidR="00713589">
          <w:rPr>
            <w:rFonts w:ascii="Brill" w:eastAsia="Brill" w:hAnsi="Brill" w:cs="Brill"/>
          </w:rPr>
          <w:t>i</w:t>
        </w:r>
      </w:ins>
      <w:del w:id="4810" w:author="Autor">
        <w:r w:rsidRPr="00C66272" w:rsidDel="00713589">
          <w:rPr>
            <w:rFonts w:ascii="Brill" w:eastAsia="Brill" w:hAnsi="Brill" w:cs="Brill"/>
          </w:rPr>
          <w:delText>I</w:delText>
        </w:r>
      </w:del>
      <w:r w:rsidRPr="00C66272">
        <w:rPr>
          <w:rFonts w:ascii="Brill" w:eastAsia="Brill" w:hAnsi="Brill" w:cs="Brill"/>
        </w:rPr>
        <w:t xml:space="preserve">magined </w:t>
      </w:r>
      <w:ins w:id="4811" w:author="Autor">
        <w:r w:rsidR="00713589">
          <w:rPr>
            <w:rFonts w:ascii="Brill" w:eastAsia="Brill" w:hAnsi="Brill" w:cs="Brill"/>
          </w:rPr>
          <w:t>p</w:t>
        </w:r>
      </w:ins>
      <w:del w:id="4812" w:author="Autor">
        <w:r w:rsidRPr="00C66272" w:rsidDel="00713589">
          <w:rPr>
            <w:rFonts w:ascii="Brill" w:eastAsia="Brill" w:hAnsi="Brill" w:cs="Brill"/>
          </w:rPr>
          <w:delText>P</w:delText>
        </w:r>
      </w:del>
      <w:r w:rsidRPr="00C66272">
        <w:rPr>
          <w:rFonts w:ascii="Brill" w:eastAsia="Brill" w:hAnsi="Brill" w:cs="Brill"/>
        </w:rPr>
        <w:t xml:space="preserve">lace. In de Waard M. (Ed.), </w:t>
      </w:r>
      <w:r w:rsidRPr="00C66272">
        <w:rPr>
          <w:rFonts w:ascii="Brill" w:eastAsia="Brill" w:hAnsi="Brill" w:cs="Brill"/>
          <w:i/>
        </w:rPr>
        <w:t>Imagining Global Amsterdam. History, Culture, and Geography in a World City</w:t>
      </w:r>
      <w:r w:rsidRPr="00C66272">
        <w:rPr>
          <w:rFonts w:ascii="Brill" w:eastAsia="Brill" w:hAnsi="Brill" w:cs="Brill"/>
        </w:rPr>
        <w:t xml:space="preserve"> (pp. 273–287). Amsterdam: Amsterdam University Press.</w:t>
      </w:r>
    </w:p>
    <w:p w14:paraId="57CC4C36" w14:textId="69E1A353" w:rsidR="0083343A" w:rsidRPr="00F34A6C" w:rsidRDefault="0083343A" w:rsidP="00F62668">
      <w:pPr>
        <w:spacing w:line="360" w:lineRule="auto"/>
        <w:ind w:left="426" w:hanging="426"/>
        <w:rPr>
          <w:rFonts w:ascii="Brill" w:eastAsia="Brill" w:hAnsi="Brill" w:cs="Brill"/>
          <w:color w:val="000000" w:themeColor="text1"/>
          <w:rPrChange w:id="4813" w:author="Autor">
            <w:rPr>
              <w:rFonts w:ascii="Brill" w:eastAsia="Brill" w:hAnsi="Brill" w:cs="Brill"/>
            </w:rPr>
          </w:rPrChange>
        </w:rPr>
      </w:pPr>
      <w:ins w:id="4814" w:author="Autor">
        <w:r w:rsidRPr="00F34A6C">
          <w:rPr>
            <w:rStyle w:val="Uwydatnienie"/>
            <w:rFonts w:ascii="Brill" w:hAnsi="Brill" w:cs="Arial"/>
            <w:i w:val="0"/>
            <w:iCs w:val="0"/>
            <w:color w:val="000000" w:themeColor="text1"/>
            <w:lang w:val="pl-PL"/>
            <w:rPrChange w:id="4815" w:author="Autor">
              <w:rPr>
                <w:rStyle w:val="Uwydatnienie"/>
                <w:rFonts w:ascii="Arial" w:hAnsi="Arial" w:cs="Arial"/>
                <w:b/>
                <w:bCs/>
                <w:i w:val="0"/>
                <w:iCs w:val="0"/>
                <w:color w:val="5F6368"/>
                <w:sz w:val="21"/>
                <w:szCs w:val="21"/>
              </w:rPr>
            </w:rPrChange>
          </w:rPr>
          <w:t>E</w:t>
        </w:r>
        <w:r w:rsidRPr="00F34A6C">
          <w:rPr>
            <w:rFonts w:ascii="Brill" w:hAnsi="Brill" w:cs="Arial"/>
            <w:color w:val="000000" w:themeColor="text1"/>
            <w:shd w:val="clear" w:color="auto" w:fill="FFFFFF"/>
            <w:lang w:val="pl-PL"/>
            <w:rPrChange w:id="4816" w:author="Autor">
              <w:rPr>
                <w:rFonts w:ascii="Arial" w:hAnsi="Arial" w:cs="Arial"/>
                <w:color w:val="4D5156"/>
                <w:sz w:val="21"/>
                <w:szCs w:val="21"/>
                <w:shd w:val="clear" w:color="auto" w:fill="FFFFFF"/>
              </w:rPr>
            </w:rPrChange>
          </w:rPr>
          <w:t>.</w:t>
        </w:r>
        <w:r w:rsidRPr="00F34A6C">
          <w:rPr>
            <w:rStyle w:val="apple-converted-space"/>
            <w:rFonts w:ascii="Brill" w:hAnsi="Brill" w:cs="Arial"/>
            <w:color w:val="000000" w:themeColor="text1"/>
            <w:shd w:val="clear" w:color="auto" w:fill="FFFFFF"/>
            <w:lang w:val="pl-PL"/>
            <w:rPrChange w:id="4817" w:author="Autor">
              <w:rPr>
                <w:rStyle w:val="apple-converted-space"/>
                <w:rFonts w:ascii="Arial" w:hAnsi="Arial" w:cs="Arial"/>
                <w:color w:val="4D5156"/>
                <w:sz w:val="21"/>
                <w:szCs w:val="21"/>
                <w:shd w:val="clear" w:color="auto" w:fill="FFFFFF"/>
              </w:rPr>
            </w:rPrChange>
          </w:rPr>
          <w:t> </w:t>
        </w:r>
        <w:r w:rsidRPr="00F34A6C">
          <w:rPr>
            <w:rStyle w:val="Uwydatnienie"/>
            <w:rFonts w:ascii="Brill" w:hAnsi="Brill" w:cs="Arial"/>
            <w:i w:val="0"/>
            <w:iCs w:val="0"/>
            <w:color w:val="000000" w:themeColor="text1"/>
            <w:lang w:val="pl-PL"/>
            <w:rPrChange w:id="4818" w:author="Autor">
              <w:rPr>
                <w:rStyle w:val="Uwydatnienie"/>
                <w:rFonts w:ascii="Arial" w:hAnsi="Arial" w:cs="Arial"/>
                <w:b/>
                <w:bCs/>
                <w:i w:val="0"/>
                <w:iCs w:val="0"/>
                <w:color w:val="5F6368"/>
                <w:sz w:val="21"/>
                <w:szCs w:val="21"/>
              </w:rPr>
            </w:rPrChange>
          </w:rPr>
          <w:t>Dobrzycki</w:t>
        </w:r>
        <w:r w:rsidRPr="00F34A6C">
          <w:rPr>
            <w:rFonts w:ascii="Brill" w:hAnsi="Brill" w:cs="Arial"/>
            <w:color w:val="000000" w:themeColor="text1"/>
            <w:shd w:val="clear" w:color="auto" w:fill="FFFFFF"/>
            <w:lang w:val="pl-PL"/>
            <w:rPrChange w:id="4819" w:author="Autor">
              <w:rPr>
                <w:rFonts w:ascii="Arial" w:hAnsi="Arial" w:cs="Arial"/>
                <w:color w:val="4D5156"/>
                <w:sz w:val="21"/>
                <w:szCs w:val="21"/>
                <w:shd w:val="clear" w:color="auto" w:fill="FFFFFF"/>
              </w:rPr>
            </w:rPrChange>
          </w:rPr>
          <w:t>,</w:t>
        </w:r>
        <w:r w:rsidRPr="00F34A6C">
          <w:rPr>
            <w:rStyle w:val="apple-converted-space"/>
            <w:rFonts w:ascii="Brill" w:hAnsi="Brill" w:cs="Arial"/>
            <w:color w:val="000000" w:themeColor="text1"/>
            <w:shd w:val="clear" w:color="auto" w:fill="FFFFFF"/>
            <w:lang w:val="pl-PL"/>
            <w:rPrChange w:id="4820" w:author="Autor">
              <w:rPr>
                <w:rStyle w:val="apple-converted-space"/>
                <w:rFonts w:ascii="Arial" w:hAnsi="Arial" w:cs="Arial"/>
                <w:color w:val="4D5156"/>
                <w:sz w:val="21"/>
                <w:szCs w:val="21"/>
                <w:shd w:val="clear" w:color="auto" w:fill="FFFFFF"/>
              </w:rPr>
            </w:rPrChange>
          </w:rPr>
          <w:t> </w:t>
        </w:r>
        <w:r w:rsidRPr="00F34A6C">
          <w:rPr>
            <w:rStyle w:val="Uwydatnienie"/>
            <w:rFonts w:ascii="Brill" w:hAnsi="Brill" w:cs="Arial"/>
            <w:i w:val="0"/>
            <w:iCs w:val="0"/>
            <w:color w:val="000000" w:themeColor="text1"/>
            <w:lang w:val="pl-PL"/>
            <w:rPrChange w:id="4821" w:author="Autor">
              <w:rPr>
                <w:rStyle w:val="Uwydatnienie"/>
                <w:rFonts w:ascii="Arial" w:hAnsi="Arial" w:cs="Arial"/>
                <w:b/>
                <w:bCs/>
                <w:i w:val="0"/>
                <w:iCs w:val="0"/>
                <w:color w:val="5F6368"/>
                <w:sz w:val="21"/>
                <w:szCs w:val="21"/>
              </w:rPr>
            </w:rPrChange>
          </w:rPr>
          <w:t>H</w:t>
        </w:r>
        <w:r w:rsidRPr="00F34A6C">
          <w:rPr>
            <w:rFonts w:ascii="Brill" w:hAnsi="Brill" w:cs="Arial"/>
            <w:color w:val="000000" w:themeColor="text1"/>
            <w:shd w:val="clear" w:color="auto" w:fill="FFFFFF"/>
            <w:lang w:val="pl-PL"/>
            <w:rPrChange w:id="4822" w:author="Autor">
              <w:rPr>
                <w:rFonts w:ascii="Arial" w:hAnsi="Arial" w:cs="Arial"/>
                <w:color w:val="4D5156"/>
                <w:sz w:val="21"/>
                <w:szCs w:val="21"/>
                <w:shd w:val="clear" w:color="auto" w:fill="FFFFFF"/>
              </w:rPr>
            </w:rPrChange>
          </w:rPr>
          <w:t>.</w:t>
        </w:r>
        <w:r w:rsidRPr="00F34A6C">
          <w:rPr>
            <w:rStyle w:val="apple-converted-space"/>
            <w:rFonts w:ascii="Brill" w:hAnsi="Brill" w:cs="Arial"/>
            <w:color w:val="000000" w:themeColor="text1"/>
            <w:shd w:val="clear" w:color="auto" w:fill="FFFFFF"/>
            <w:lang w:val="pl-PL"/>
            <w:rPrChange w:id="4823" w:author="Autor">
              <w:rPr>
                <w:rStyle w:val="apple-converted-space"/>
                <w:rFonts w:ascii="Arial" w:hAnsi="Arial" w:cs="Arial"/>
                <w:color w:val="4D5156"/>
                <w:sz w:val="21"/>
                <w:szCs w:val="21"/>
                <w:shd w:val="clear" w:color="auto" w:fill="FFFFFF"/>
              </w:rPr>
            </w:rPrChange>
          </w:rPr>
          <w:t> </w:t>
        </w:r>
        <w:r w:rsidRPr="00F34A6C">
          <w:rPr>
            <w:rStyle w:val="Uwydatnienie"/>
            <w:rFonts w:ascii="Brill" w:hAnsi="Brill" w:cs="Arial"/>
            <w:i w:val="0"/>
            <w:iCs w:val="0"/>
            <w:color w:val="000000" w:themeColor="text1"/>
            <w:lang w:val="pl-PL"/>
            <w:rPrChange w:id="4824" w:author="Autor">
              <w:rPr>
                <w:rStyle w:val="Uwydatnienie"/>
                <w:rFonts w:ascii="Arial" w:hAnsi="Arial" w:cs="Arial"/>
                <w:b/>
                <w:bCs/>
                <w:i w:val="0"/>
                <w:iCs w:val="0"/>
                <w:color w:val="5F6368"/>
                <w:sz w:val="21"/>
                <w:szCs w:val="21"/>
              </w:rPr>
            </w:rPrChange>
          </w:rPr>
          <w:t>Lesiński</w:t>
        </w:r>
        <w:r w:rsidRPr="00F34A6C">
          <w:rPr>
            <w:rFonts w:ascii="Brill" w:hAnsi="Brill" w:cs="Arial"/>
            <w:color w:val="000000" w:themeColor="text1"/>
            <w:shd w:val="clear" w:color="auto" w:fill="FFFFFF"/>
            <w:lang w:val="pl-PL"/>
            <w:rPrChange w:id="4825" w:author="Autor">
              <w:rPr>
                <w:rFonts w:ascii="Arial" w:hAnsi="Arial" w:cs="Arial"/>
                <w:color w:val="4D5156"/>
                <w:sz w:val="21"/>
                <w:szCs w:val="21"/>
                <w:shd w:val="clear" w:color="auto" w:fill="FFFFFF"/>
              </w:rPr>
            </w:rPrChange>
          </w:rPr>
          <w:t>, Z.</w:t>
        </w:r>
        <w:r w:rsidRPr="00F34A6C">
          <w:rPr>
            <w:rStyle w:val="apple-converted-space"/>
            <w:rFonts w:ascii="Brill" w:hAnsi="Brill" w:cs="Arial"/>
            <w:color w:val="000000" w:themeColor="text1"/>
            <w:shd w:val="clear" w:color="auto" w:fill="FFFFFF"/>
            <w:lang w:val="pl-PL"/>
            <w:rPrChange w:id="4826" w:author="Autor">
              <w:rPr>
                <w:rStyle w:val="apple-converted-space"/>
                <w:rFonts w:ascii="Arial" w:hAnsi="Arial" w:cs="Arial"/>
                <w:color w:val="4D5156"/>
                <w:sz w:val="21"/>
                <w:szCs w:val="21"/>
                <w:shd w:val="clear" w:color="auto" w:fill="FFFFFF"/>
              </w:rPr>
            </w:rPrChange>
          </w:rPr>
          <w:t> </w:t>
        </w:r>
        <w:r w:rsidRPr="00F34A6C">
          <w:rPr>
            <w:rStyle w:val="Uwydatnienie"/>
            <w:rFonts w:ascii="Brill" w:hAnsi="Brill" w:cs="Arial"/>
            <w:i w:val="0"/>
            <w:iCs w:val="0"/>
            <w:color w:val="000000" w:themeColor="text1"/>
            <w:lang w:val="pl-PL"/>
            <w:rPrChange w:id="4827" w:author="Autor">
              <w:rPr>
                <w:rStyle w:val="Uwydatnienie"/>
                <w:rFonts w:ascii="Arial" w:hAnsi="Arial" w:cs="Arial"/>
                <w:b/>
                <w:bCs/>
                <w:i w:val="0"/>
                <w:iCs w:val="0"/>
                <w:color w:val="5F6368"/>
                <w:sz w:val="21"/>
                <w:szCs w:val="21"/>
              </w:rPr>
            </w:rPrChange>
          </w:rPr>
          <w:t xml:space="preserve">Łaski (1967) </w:t>
        </w:r>
        <w:r w:rsidRPr="00F34A6C">
          <w:rPr>
            <w:rFonts w:ascii="Brill" w:hAnsi="Brill" w:cs="Arial"/>
            <w:color w:val="000000" w:themeColor="text1"/>
            <w:shd w:val="clear" w:color="auto" w:fill="FFFFFF"/>
            <w:lang w:val="pl-PL"/>
            <w:rPrChange w:id="4828" w:author="Autor">
              <w:rPr>
                <w:rFonts w:ascii="Arial" w:hAnsi="Arial" w:cs="Arial"/>
                <w:color w:val="4D5156"/>
                <w:sz w:val="21"/>
                <w:szCs w:val="21"/>
                <w:shd w:val="clear" w:color="auto" w:fill="FFFFFF"/>
              </w:rPr>
            </w:rPrChange>
          </w:rPr>
          <w:t>(</w:t>
        </w:r>
        <w:proofErr w:type="spellStart"/>
        <w:r w:rsidRPr="00F34A6C">
          <w:rPr>
            <w:rStyle w:val="Uwydatnienie"/>
            <w:rFonts w:ascii="Brill" w:hAnsi="Brill" w:cs="Arial"/>
            <w:i w:val="0"/>
            <w:iCs w:val="0"/>
            <w:color w:val="000000" w:themeColor="text1"/>
            <w:lang w:val="pl-PL"/>
            <w:rPrChange w:id="4829" w:author="Autor">
              <w:rPr>
                <w:rStyle w:val="Uwydatnienie"/>
                <w:rFonts w:ascii="Arial" w:hAnsi="Arial" w:cs="Arial"/>
                <w:b/>
                <w:bCs/>
                <w:i w:val="0"/>
                <w:iCs w:val="0"/>
                <w:color w:val="5F6368"/>
                <w:sz w:val="21"/>
                <w:szCs w:val="21"/>
              </w:rPr>
            </w:rPrChange>
          </w:rPr>
          <w:t>Eds</w:t>
        </w:r>
        <w:proofErr w:type="spellEnd"/>
        <w:r w:rsidRPr="00F34A6C">
          <w:rPr>
            <w:rFonts w:ascii="Brill" w:hAnsi="Brill" w:cs="Arial"/>
            <w:color w:val="000000" w:themeColor="text1"/>
            <w:shd w:val="clear" w:color="auto" w:fill="FFFFFF"/>
            <w:lang w:val="pl-PL"/>
            <w:rPrChange w:id="4830" w:author="Autor">
              <w:rPr>
                <w:rFonts w:ascii="Arial" w:hAnsi="Arial" w:cs="Arial"/>
                <w:color w:val="4D5156"/>
                <w:sz w:val="21"/>
                <w:szCs w:val="21"/>
                <w:shd w:val="clear" w:color="auto" w:fill="FFFFFF"/>
              </w:rPr>
            </w:rPrChange>
          </w:rPr>
          <w:t>.),</w:t>
        </w:r>
        <w:r w:rsidRPr="00F34A6C">
          <w:rPr>
            <w:rStyle w:val="apple-converted-space"/>
            <w:rFonts w:ascii="Brill" w:hAnsi="Brill" w:cs="Arial"/>
            <w:color w:val="000000" w:themeColor="text1"/>
            <w:shd w:val="clear" w:color="auto" w:fill="FFFFFF"/>
            <w:lang w:val="pl-PL"/>
            <w:rPrChange w:id="4831" w:author="Autor">
              <w:rPr>
                <w:rStyle w:val="apple-converted-space"/>
                <w:rFonts w:ascii="Arial" w:hAnsi="Arial" w:cs="Arial"/>
                <w:color w:val="4D5156"/>
                <w:sz w:val="21"/>
                <w:szCs w:val="21"/>
                <w:shd w:val="clear" w:color="auto" w:fill="FFFFFF"/>
              </w:rPr>
            </w:rPrChange>
          </w:rPr>
          <w:t> </w:t>
        </w:r>
        <w:r w:rsidRPr="00F34A6C">
          <w:rPr>
            <w:rStyle w:val="Uwydatnienie"/>
            <w:rFonts w:ascii="Brill" w:hAnsi="Brill" w:cs="Arial"/>
            <w:i w:val="0"/>
            <w:iCs w:val="0"/>
            <w:color w:val="000000" w:themeColor="text1"/>
            <w:lang w:val="pl-PL"/>
            <w:rPrChange w:id="4832" w:author="Autor">
              <w:rPr>
                <w:rStyle w:val="Uwydatnienie"/>
                <w:rFonts w:ascii="Arial" w:hAnsi="Arial" w:cs="Arial"/>
                <w:b/>
                <w:bCs/>
                <w:i w:val="0"/>
                <w:iCs w:val="0"/>
                <w:color w:val="5F6368"/>
                <w:sz w:val="21"/>
                <w:szCs w:val="21"/>
              </w:rPr>
            </w:rPrChange>
          </w:rPr>
          <w:t>Pomorze Szczecińskie 1945</w:t>
        </w:r>
        <w:r w:rsidRPr="00F34A6C">
          <w:rPr>
            <w:rFonts w:ascii="Brill" w:hAnsi="Brill" w:cs="Arial"/>
            <w:color w:val="000000" w:themeColor="text1"/>
            <w:shd w:val="clear" w:color="auto" w:fill="FFFFFF"/>
            <w:lang w:val="pl-PL"/>
            <w:rPrChange w:id="4833" w:author="Autor">
              <w:rPr>
                <w:rFonts w:ascii="Arial" w:hAnsi="Arial" w:cs="Arial"/>
                <w:color w:val="4D5156"/>
                <w:sz w:val="21"/>
                <w:szCs w:val="21"/>
                <w:shd w:val="clear" w:color="auto" w:fill="FFFFFF"/>
              </w:rPr>
            </w:rPrChange>
          </w:rPr>
          <w:t>–</w:t>
        </w:r>
        <w:r w:rsidRPr="00F34A6C">
          <w:rPr>
            <w:rStyle w:val="Uwydatnienie"/>
            <w:rFonts w:ascii="Brill" w:hAnsi="Brill" w:cs="Arial"/>
            <w:i w:val="0"/>
            <w:iCs w:val="0"/>
            <w:color w:val="000000" w:themeColor="text1"/>
            <w:lang w:val="pl-PL"/>
            <w:rPrChange w:id="4834" w:author="Autor">
              <w:rPr>
                <w:rStyle w:val="Uwydatnienie"/>
                <w:rFonts w:ascii="Arial" w:hAnsi="Arial" w:cs="Arial"/>
                <w:b/>
                <w:bCs/>
                <w:i w:val="0"/>
                <w:iCs w:val="0"/>
                <w:color w:val="5F6368"/>
                <w:sz w:val="21"/>
                <w:szCs w:val="21"/>
              </w:rPr>
            </w:rPrChange>
          </w:rPr>
          <w:t>1965</w:t>
        </w:r>
        <w:r w:rsidRPr="00F34A6C">
          <w:rPr>
            <w:rFonts w:ascii="Brill" w:hAnsi="Brill" w:cs="Arial"/>
            <w:color w:val="000000" w:themeColor="text1"/>
            <w:shd w:val="clear" w:color="auto" w:fill="FFFFFF"/>
            <w:lang w:val="pl-PL"/>
            <w:rPrChange w:id="4835" w:author="Autor">
              <w:rPr>
                <w:rFonts w:ascii="Arial" w:hAnsi="Arial" w:cs="Arial"/>
                <w:color w:val="4D5156"/>
                <w:sz w:val="21"/>
                <w:szCs w:val="21"/>
                <w:shd w:val="clear" w:color="auto" w:fill="FFFFFF"/>
              </w:rPr>
            </w:rPrChange>
          </w:rPr>
          <w:t>,</w:t>
        </w:r>
        <w:r w:rsidRPr="00F34A6C">
          <w:rPr>
            <w:rStyle w:val="apple-converted-space"/>
            <w:rFonts w:ascii="Brill" w:hAnsi="Brill" w:cs="Arial"/>
            <w:color w:val="000000" w:themeColor="text1"/>
            <w:shd w:val="clear" w:color="auto" w:fill="FFFFFF"/>
            <w:lang w:val="pl-PL"/>
            <w:rPrChange w:id="4836" w:author="Autor">
              <w:rPr>
                <w:rStyle w:val="apple-converted-space"/>
                <w:rFonts w:ascii="Arial" w:hAnsi="Arial" w:cs="Arial"/>
                <w:color w:val="4D5156"/>
                <w:sz w:val="21"/>
                <w:szCs w:val="21"/>
                <w:shd w:val="clear" w:color="auto" w:fill="FFFFFF"/>
              </w:rPr>
            </w:rPrChange>
          </w:rPr>
          <w:t xml:space="preserve"> Wyd. </w:t>
        </w:r>
        <w:proofErr w:type="spellStart"/>
        <w:r w:rsidRPr="00F34A6C">
          <w:rPr>
            <w:rStyle w:val="apple-converted-space"/>
            <w:rFonts w:ascii="Brill" w:hAnsi="Brill" w:cs="Arial"/>
            <w:color w:val="000000" w:themeColor="text1"/>
            <w:shd w:val="clear" w:color="auto" w:fill="FFFFFF"/>
            <w:rPrChange w:id="4837" w:author="Autor">
              <w:rPr>
                <w:rStyle w:val="apple-converted-space"/>
                <w:rFonts w:ascii="Arial" w:hAnsi="Arial" w:cs="Arial"/>
                <w:color w:val="4D5156"/>
                <w:sz w:val="21"/>
                <w:szCs w:val="21"/>
                <w:shd w:val="clear" w:color="auto" w:fill="FFFFFF"/>
              </w:rPr>
            </w:rPrChange>
          </w:rPr>
          <w:t>Poznańskie</w:t>
        </w:r>
        <w:proofErr w:type="spellEnd"/>
        <w:r w:rsidRPr="00F34A6C">
          <w:rPr>
            <w:rStyle w:val="apple-converted-space"/>
            <w:rFonts w:ascii="Brill" w:hAnsi="Brill" w:cs="Arial"/>
            <w:color w:val="000000" w:themeColor="text1"/>
            <w:shd w:val="clear" w:color="auto" w:fill="FFFFFF"/>
            <w:rPrChange w:id="4838" w:author="Autor">
              <w:rPr>
                <w:rStyle w:val="apple-converted-space"/>
                <w:rFonts w:ascii="Arial" w:hAnsi="Arial" w:cs="Arial"/>
                <w:color w:val="4D5156"/>
                <w:sz w:val="21"/>
                <w:szCs w:val="21"/>
                <w:shd w:val="clear" w:color="auto" w:fill="FFFFFF"/>
              </w:rPr>
            </w:rPrChange>
          </w:rPr>
          <w:t xml:space="preserve"> </w:t>
        </w:r>
        <w:proofErr w:type="spellStart"/>
        <w:r w:rsidRPr="00F34A6C">
          <w:rPr>
            <w:rStyle w:val="Uwydatnienie"/>
            <w:rFonts w:ascii="Brill" w:hAnsi="Brill" w:cs="Arial"/>
            <w:i w:val="0"/>
            <w:iCs w:val="0"/>
            <w:color w:val="000000" w:themeColor="text1"/>
            <w:rPrChange w:id="4839" w:author="Autor">
              <w:rPr>
                <w:rStyle w:val="Uwydatnienie"/>
                <w:rFonts w:ascii="Arial" w:hAnsi="Arial" w:cs="Arial"/>
                <w:b/>
                <w:bCs/>
                <w:i w:val="0"/>
                <w:iCs w:val="0"/>
                <w:color w:val="5F6368"/>
                <w:sz w:val="21"/>
                <w:szCs w:val="21"/>
              </w:rPr>
            </w:rPrChange>
          </w:rPr>
          <w:t>Poznań</w:t>
        </w:r>
        <w:proofErr w:type="spellEnd"/>
        <w:r w:rsidRPr="00F34A6C">
          <w:rPr>
            <w:rStyle w:val="Uwydatnienie"/>
            <w:rFonts w:ascii="Brill" w:hAnsi="Brill" w:cs="Arial"/>
            <w:i w:val="0"/>
            <w:iCs w:val="0"/>
            <w:color w:val="000000" w:themeColor="text1"/>
            <w:rPrChange w:id="4840" w:author="Autor">
              <w:rPr>
                <w:rStyle w:val="Uwydatnienie"/>
                <w:rFonts w:ascii="Arial" w:hAnsi="Arial" w:cs="Arial"/>
                <w:b/>
                <w:bCs/>
                <w:i w:val="0"/>
                <w:iCs w:val="0"/>
                <w:color w:val="5F6368"/>
                <w:sz w:val="21"/>
                <w:szCs w:val="21"/>
              </w:rPr>
            </w:rPrChange>
          </w:rPr>
          <w:t xml:space="preserve">. </w:t>
        </w:r>
      </w:ins>
    </w:p>
    <w:p w14:paraId="35077F92" w14:textId="24D13B8C" w:rsidR="00CB3FC9" w:rsidRPr="004935B3" w:rsidRDefault="00C55FA1" w:rsidP="00F62668">
      <w:pPr>
        <w:spacing w:line="360" w:lineRule="auto"/>
        <w:ind w:left="426" w:hanging="426"/>
        <w:rPr>
          <w:rFonts w:ascii="Brill" w:eastAsia="Brill" w:hAnsi="Brill" w:cs="Brill"/>
          <w:lang w:val="pl-PL"/>
        </w:rPr>
      </w:pPr>
      <w:r w:rsidRPr="00C66272">
        <w:rPr>
          <w:rFonts w:ascii="Brill" w:eastAsia="Brill" w:hAnsi="Brill" w:cs="Brill"/>
        </w:rPr>
        <w:t xml:space="preserve">Dua, J. (2017). </w:t>
      </w:r>
      <w:r w:rsidRPr="00C66272">
        <w:rPr>
          <w:rFonts w:ascii="Brill" w:eastAsia="Brill" w:hAnsi="Brill" w:cs="Brill"/>
          <w:i/>
        </w:rPr>
        <w:t xml:space="preserve">From </w:t>
      </w:r>
      <w:ins w:id="4841" w:author="Autor">
        <w:r w:rsidR="00713589">
          <w:rPr>
            <w:rFonts w:ascii="Brill" w:eastAsia="Brill" w:hAnsi="Brill" w:cs="Brill"/>
            <w:i/>
          </w:rPr>
          <w:t>p</w:t>
        </w:r>
      </w:ins>
      <w:del w:id="4842" w:author="Autor">
        <w:r w:rsidRPr="00C66272" w:rsidDel="00713589">
          <w:rPr>
            <w:rFonts w:ascii="Brill" w:eastAsia="Brill" w:hAnsi="Brill" w:cs="Brill"/>
            <w:i/>
          </w:rPr>
          <w:delText>P</w:delText>
        </w:r>
      </w:del>
      <w:r w:rsidRPr="00C66272">
        <w:rPr>
          <w:rFonts w:ascii="Brill" w:eastAsia="Brill" w:hAnsi="Brill" w:cs="Brill"/>
          <w:i/>
        </w:rPr>
        <w:t xml:space="preserve">irate </w:t>
      </w:r>
      <w:ins w:id="4843" w:author="Autor">
        <w:r w:rsidR="00713589">
          <w:rPr>
            <w:rFonts w:ascii="Brill" w:eastAsia="Brill" w:hAnsi="Brill" w:cs="Brill"/>
            <w:i/>
          </w:rPr>
          <w:t>p</w:t>
        </w:r>
      </w:ins>
      <w:del w:id="4844" w:author="Autor">
        <w:r w:rsidRPr="00C66272" w:rsidDel="00713589">
          <w:rPr>
            <w:rFonts w:ascii="Brill" w:eastAsia="Brill" w:hAnsi="Brill" w:cs="Brill"/>
            <w:i/>
          </w:rPr>
          <w:delText>P</w:delText>
        </w:r>
      </w:del>
      <w:r w:rsidRPr="00C66272">
        <w:rPr>
          <w:rFonts w:ascii="Brill" w:eastAsia="Brill" w:hAnsi="Brill" w:cs="Brill"/>
          <w:i/>
        </w:rPr>
        <w:t xml:space="preserve">orts to </w:t>
      </w:r>
      <w:ins w:id="4845" w:author="Autor">
        <w:r w:rsidR="00713589">
          <w:rPr>
            <w:rFonts w:ascii="Brill" w:eastAsia="Brill" w:hAnsi="Brill" w:cs="Brill"/>
            <w:i/>
          </w:rPr>
          <w:t>s</w:t>
        </w:r>
      </w:ins>
      <w:del w:id="4846" w:author="Autor">
        <w:r w:rsidRPr="00C66272" w:rsidDel="00713589">
          <w:rPr>
            <w:rFonts w:ascii="Brill" w:eastAsia="Brill" w:hAnsi="Brill" w:cs="Brill"/>
            <w:i/>
          </w:rPr>
          <w:delText>S</w:delText>
        </w:r>
      </w:del>
      <w:r w:rsidRPr="00C66272">
        <w:rPr>
          <w:rFonts w:ascii="Brill" w:eastAsia="Brill" w:hAnsi="Brill" w:cs="Brill"/>
          <w:i/>
        </w:rPr>
        <w:t xml:space="preserve">pecial </w:t>
      </w:r>
      <w:ins w:id="4847" w:author="Autor">
        <w:r w:rsidR="00713589">
          <w:rPr>
            <w:rFonts w:ascii="Brill" w:eastAsia="Brill" w:hAnsi="Brill" w:cs="Brill"/>
            <w:i/>
          </w:rPr>
          <w:t>e</w:t>
        </w:r>
      </w:ins>
      <w:del w:id="4848" w:author="Autor">
        <w:r w:rsidRPr="00C66272" w:rsidDel="00713589">
          <w:rPr>
            <w:rFonts w:ascii="Brill" w:eastAsia="Brill" w:hAnsi="Brill" w:cs="Brill"/>
            <w:i/>
          </w:rPr>
          <w:delText>E</w:delText>
        </w:r>
      </w:del>
      <w:r w:rsidRPr="00C66272">
        <w:rPr>
          <w:rFonts w:ascii="Brill" w:eastAsia="Brill" w:hAnsi="Brill" w:cs="Brill"/>
          <w:i/>
        </w:rPr>
        <w:t xml:space="preserve">conomic </w:t>
      </w:r>
      <w:ins w:id="4849" w:author="Autor">
        <w:r w:rsidR="00713589">
          <w:rPr>
            <w:rFonts w:ascii="Brill" w:eastAsia="Brill" w:hAnsi="Brill" w:cs="Brill"/>
            <w:i/>
          </w:rPr>
          <w:t>z</w:t>
        </w:r>
      </w:ins>
      <w:del w:id="4850" w:author="Autor">
        <w:r w:rsidRPr="00C66272" w:rsidDel="00713589">
          <w:rPr>
            <w:rFonts w:ascii="Brill" w:eastAsia="Brill" w:hAnsi="Brill" w:cs="Brill"/>
            <w:i/>
          </w:rPr>
          <w:delText>Z</w:delText>
        </w:r>
      </w:del>
      <w:r w:rsidRPr="00C66272">
        <w:rPr>
          <w:rFonts w:ascii="Brill" w:eastAsia="Brill" w:hAnsi="Brill" w:cs="Brill"/>
          <w:i/>
        </w:rPr>
        <w:t xml:space="preserve">ones: Violence, </w:t>
      </w:r>
      <w:ins w:id="4851" w:author="Autor">
        <w:r w:rsidR="00713589">
          <w:rPr>
            <w:rFonts w:ascii="Brill" w:eastAsia="Brill" w:hAnsi="Brill" w:cs="Brill"/>
            <w:i/>
          </w:rPr>
          <w:t>r</w:t>
        </w:r>
      </w:ins>
      <w:del w:id="4852" w:author="Autor">
        <w:r w:rsidRPr="00C66272" w:rsidDel="00713589">
          <w:rPr>
            <w:rFonts w:ascii="Brill" w:eastAsia="Brill" w:hAnsi="Brill" w:cs="Brill"/>
            <w:i/>
          </w:rPr>
          <w:delText>R</w:delText>
        </w:r>
      </w:del>
      <w:r w:rsidRPr="00C66272">
        <w:rPr>
          <w:rFonts w:ascii="Brill" w:eastAsia="Brill" w:hAnsi="Brill" w:cs="Brill"/>
          <w:i/>
        </w:rPr>
        <w:t xml:space="preserve">egulation and </w:t>
      </w:r>
      <w:ins w:id="4853" w:author="Autor">
        <w:r w:rsidR="00713589">
          <w:rPr>
            <w:rFonts w:ascii="Brill" w:eastAsia="Brill" w:hAnsi="Brill" w:cs="Brill"/>
            <w:i/>
          </w:rPr>
          <w:t>p</w:t>
        </w:r>
      </w:ins>
      <w:del w:id="4854" w:author="Autor">
        <w:r w:rsidRPr="00C66272" w:rsidDel="00713589">
          <w:rPr>
            <w:rFonts w:ascii="Brill" w:eastAsia="Brill" w:hAnsi="Brill" w:cs="Brill"/>
            <w:i/>
          </w:rPr>
          <w:delText>P</w:delText>
        </w:r>
      </w:del>
      <w:r w:rsidRPr="00C66272">
        <w:rPr>
          <w:rFonts w:ascii="Brill" w:eastAsia="Brill" w:hAnsi="Brill" w:cs="Brill"/>
          <w:i/>
        </w:rPr>
        <w:t>ort-making in the Somali Peninsula.</w:t>
      </w:r>
      <w:r w:rsidRPr="00C66272">
        <w:rPr>
          <w:rFonts w:ascii="Brill" w:eastAsia="Brill" w:hAnsi="Brill" w:cs="Brill"/>
        </w:rPr>
        <w:t xml:space="preserve"> </w:t>
      </w:r>
      <w:proofErr w:type="spellStart"/>
      <w:r w:rsidRPr="004935B3">
        <w:rPr>
          <w:rFonts w:ascii="Brill" w:eastAsia="Brill" w:hAnsi="Brill" w:cs="Brill"/>
          <w:lang w:val="pl-PL"/>
        </w:rPr>
        <w:t>Copenhagen</w:t>
      </w:r>
      <w:proofErr w:type="spellEnd"/>
      <w:r w:rsidRPr="004935B3">
        <w:rPr>
          <w:rFonts w:ascii="Brill" w:eastAsia="Brill" w:hAnsi="Brill" w:cs="Brill"/>
          <w:lang w:val="pl-PL"/>
        </w:rPr>
        <w:t xml:space="preserve">: </w:t>
      </w:r>
      <w:proofErr w:type="spellStart"/>
      <w:r w:rsidRPr="004935B3">
        <w:rPr>
          <w:rFonts w:ascii="Brill" w:eastAsia="Brill" w:hAnsi="Brill" w:cs="Brill"/>
          <w:lang w:val="pl-PL"/>
        </w:rPr>
        <w:t>Danish</w:t>
      </w:r>
      <w:proofErr w:type="spellEnd"/>
      <w:r w:rsidRPr="004935B3">
        <w:rPr>
          <w:rFonts w:ascii="Brill" w:eastAsia="Brill" w:hAnsi="Brill" w:cs="Brill"/>
          <w:lang w:val="pl-PL"/>
        </w:rPr>
        <w:t xml:space="preserve"> </w:t>
      </w:r>
      <w:proofErr w:type="spellStart"/>
      <w:r w:rsidRPr="004935B3">
        <w:rPr>
          <w:rFonts w:ascii="Brill" w:eastAsia="Brill" w:hAnsi="Brill" w:cs="Brill"/>
          <w:lang w:val="pl-PL"/>
        </w:rPr>
        <w:t>Institute</w:t>
      </w:r>
      <w:proofErr w:type="spellEnd"/>
      <w:r w:rsidRPr="004935B3">
        <w:rPr>
          <w:rFonts w:ascii="Brill" w:eastAsia="Brill" w:hAnsi="Brill" w:cs="Brill"/>
          <w:lang w:val="pl-PL"/>
        </w:rPr>
        <w:t xml:space="preserve"> for International </w:t>
      </w:r>
      <w:proofErr w:type="spellStart"/>
      <w:r w:rsidRPr="004935B3">
        <w:rPr>
          <w:rFonts w:ascii="Brill" w:eastAsia="Brill" w:hAnsi="Brill" w:cs="Brill"/>
          <w:lang w:val="pl-PL"/>
        </w:rPr>
        <w:t>Studies</w:t>
      </w:r>
      <w:proofErr w:type="spellEnd"/>
      <w:r w:rsidRPr="004935B3">
        <w:rPr>
          <w:rFonts w:ascii="Brill" w:eastAsia="Brill" w:hAnsi="Brill" w:cs="Brill"/>
          <w:lang w:val="pl-PL"/>
        </w:rPr>
        <w:t>.</w:t>
      </w:r>
    </w:p>
    <w:p w14:paraId="35077F93" w14:textId="7798A29B" w:rsidR="00CB3FC9" w:rsidRPr="00C66272" w:rsidRDefault="00C55FA1" w:rsidP="00F62668">
      <w:pPr>
        <w:spacing w:line="360" w:lineRule="auto"/>
        <w:ind w:left="426" w:hanging="426"/>
        <w:rPr>
          <w:rFonts w:ascii="Brill" w:eastAsia="Brill" w:hAnsi="Brill" w:cs="Brill"/>
        </w:rPr>
      </w:pPr>
      <w:r w:rsidRPr="004935B3">
        <w:rPr>
          <w:rFonts w:ascii="Brill" w:eastAsia="Brill" w:hAnsi="Brill" w:cs="Brill"/>
          <w:lang w:val="pl-PL"/>
        </w:rPr>
        <w:t xml:space="preserve">Dobrowolska, A. (2020a). Prostytucja w powojennej Polsce. </w:t>
      </w:r>
      <w:r w:rsidRPr="00C66272">
        <w:rPr>
          <w:rFonts w:ascii="Brill" w:eastAsia="Brill" w:hAnsi="Brill" w:cs="Brill"/>
        </w:rPr>
        <w:t xml:space="preserve">Retrieved from: </w:t>
      </w:r>
      <w:hyperlink r:id="rId38">
        <w:r w:rsidRPr="00C66272">
          <w:rPr>
            <w:rFonts w:ascii="Brill" w:eastAsia="Brill" w:hAnsi="Brill" w:cs="Brill"/>
          </w:rPr>
          <w:t>www.histmag.org/Prostytucja</w:t>
        </w:r>
      </w:hyperlink>
      <w:r w:rsidRPr="00C66272">
        <w:rPr>
          <w:rFonts w:ascii="Brill" w:eastAsia="Brill" w:hAnsi="Brill" w:cs="Brill"/>
        </w:rPr>
        <w:t xml:space="preserve"> </w:t>
      </w:r>
      <w:commentRangeStart w:id="4855"/>
      <w:r w:rsidRPr="00C66272">
        <w:rPr>
          <w:rFonts w:ascii="Brill" w:eastAsia="Brill" w:hAnsi="Brill" w:cs="Brill"/>
        </w:rPr>
        <w:t>(</w:t>
      </w:r>
      <w:del w:id="4856" w:author="Autor">
        <w:r w:rsidRPr="00C66272" w:rsidDel="0083343A">
          <w:rPr>
            <w:rFonts w:ascii="Brill" w:eastAsia="Brill" w:hAnsi="Brill" w:cs="Brill"/>
          </w:rPr>
          <w:delText>04.12.</w:delText>
        </w:r>
      </w:del>
      <w:ins w:id="4857" w:author="Autor">
        <w:r w:rsidR="0083343A">
          <w:rPr>
            <w:rFonts w:ascii="Brill" w:eastAsia="Brill" w:hAnsi="Brill" w:cs="Brill"/>
          </w:rPr>
          <w:t xml:space="preserve">4 December, </w:t>
        </w:r>
      </w:ins>
      <w:r w:rsidRPr="00C66272">
        <w:rPr>
          <w:rFonts w:ascii="Brill" w:eastAsia="Brill" w:hAnsi="Brill" w:cs="Brill"/>
        </w:rPr>
        <w:t>2021).</w:t>
      </w:r>
      <w:commentRangeEnd w:id="4855"/>
      <w:r w:rsidR="00713589">
        <w:rPr>
          <w:rStyle w:val="Odwoaniedokomentarza"/>
          <w:lang w:val="en-AU"/>
        </w:rPr>
        <w:commentReference w:id="4855"/>
      </w:r>
    </w:p>
    <w:p w14:paraId="35077F94" w14:textId="77777777" w:rsidR="00CB3FC9" w:rsidRPr="00C66272" w:rsidRDefault="00C55FA1" w:rsidP="00F62668">
      <w:pPr>
        <w:spacing w:line="360" w:lineRule="auto"/>
        <w:ind w:left="426" w:hanging="426"/>
        <w:rPr>
          <w:rFonts w:ascii="Brill" w:eastAsia="Brill" w:hAnsi="Brill" w:cs="Brill"/>
          <w:lang w:val="pl-PL"/>
        </w:rPr>
      </w:pPr>
      <w:r w:rsidRPr="004935B3">
        <w:rPr>
          <w:rFonts w:ascii="Brill" w:eastAsia="Brill" w:hAnsi="Brill" w:cs="Brill"/>
          <w:lang w:val="pl-PL"/>
        </w:rPr>
        <w:t xml:space="preserve">Dobrowolska, A. (2020b). </w:t>
      </w:r>
      <w:r w:rsidRPr="00C66272">
        <w:rPr>
          <w:rFonts w:ascii="Brill" w:eastAsia="Brill" w:hAnsi="Brill" w:cs="Brill"/>
          <w:i/>
          <w:lang w:val="pl-PL"/>
        </w:rPr>
        <w:t>Zawodowe dziewczyny. Prostytucja i praca seksualna w PRL.</w:t>
      </w:r>
      <w:r w:rsidRPr="00C66272">
        <w:rPr>
          <w:rFonts w:ascii="Brill" w:eastAsia="Brill" w:hAnsi="Brill" w:cs="Brill"/>
          <w:lang w:val="pl-PL"/>
        </w:rPr>
        <w:t xml:space="preserve"> Warszawa: Wydawnictwo Krytyki Politycznej.</w:t>
      </w:r>
    </w:p>
    <w:p w14:paraId="35077F95" w14:textId="618CAB16" w:rsidR="00CB3FC9" w:rsidRPr="00C66272" w:rsidRDefault="00C55FA1" w:rsidP="00F62668">
      <w:pPr>
        <w:spacing w:line="360" w:lineRule="auto"/>
        <w:ind w:left="426" w:hanging="426"/>
        <w:rPr>
          <w:rFonts w:ascii="Brill" w:eastAsia="Brill" w:hAnsi="Brill" w:cs="Brill"/>
        </w:rPr>
      </w:pPr>
      <w:proofErr w:type="spellStart"/>
      <w:r w:rsidRPr="00C66272">
        <w:rPr>
          <w:rFonts w:ascii="Brill" w:eastAsia="Brill" w:hAnsi="Brill" w:cs="Brill"/>
          <w:lang w:val="pl-PL"/>
        </w:rPr>
        <w:t>FreeVolous</w:t>
      </w:r>
      <w:proofErr w:type="spellEnd"/>
      <w:r w:rsidRPr="00C66272">
        <w:rPr>
          <w:rFonts w:ascii="Brill" w:eastAsia="Brill" w:hAnsi="Brill" w:cs="Brill"/>
          <w:lang w:val="pl-PL"/>
        </w:rPr>
        <w:t xml:space="preserve"> City. (2022</w:t>
      </w:r>
      <w:ins w:id="4858" w:author="Autor">
        <w:r w:rsidR="00713589">
          <w:rPr>
            <w:rFonts w:ascii="Brill" w:eastAsia="Brill" w:hAnsi="Brill" w:cs="Brill"/>
            <w:lang w:val="pl-PL"/>
          </w:rPr>
          <w:t xml:space="preserve">, </w:t>
        </w:r>
        <w:proofErr w:type="spellStart"/>
        <w:r w:rsidR="00713589">
          <w:rPr>
            <w:rFonts w:ascii="Brill" w:eastAsia="Brill" w:hAnsi="Brill" w:cs="Brill"/>
            <w:lang w:val="pl-PL"/>
          </w:rPr>
          <w:t>November</w:t>
        </w:r>
        <w:proofErr w:type="spellEnd"/>
        <w:r w:rsidR="00713589">
          <w:rPr>
            <w:rFonts w:ascii="Brill" w:eastAsia="Brill" w:hAnsi="Brill" w:cs="Brill"/>
            <w:lang w:val="pl-PL"/>
          </w:rPr>
          <w:t xml:space="preserve"> 22</w:t>
        </w:r>
      </w:ins>
      <w:r w:rsidRPr="00C66272">
        <w:rPr>
          <w:rFonts w:ascii="Brill" w:eastAsia="Brill" w:hAnsi="Brill" w:cs="Brill"/>
          <w:lang w:val="pl-PL"/>
        </w:rPr>
        <w:t xml:space="preserve">). </w:t>
      </w:r>
      <w:r w:rsidRPr="00C66272">
        <w:rPr>
          <w:rFonts w:ascii="Brill" w:eastAsia="Brill" w:hAnsi="Brill" w:cs="Brill"/>
          <w:i/>
          <w:lang w:val="pl-PL"/>
        </w:rPr>
        <w:t>(</w:t>
      </w:r>
      <w:proofErr w:type="spellStart"/>
      <w:r w:rsidRPr="00C66272">
        <w:rPr>
          <w:rFonts w:ascii="Brill" w:eastAsia="Brill" w:hAnsi="Brill" w:cs="Brill"/>
          <w:i/>
          <w:lang w:val="pl-PL"/>
        </w:rPr>
        <w:t>Fry</w:t>
      </w:r>
      <w:proofErr w:type="spellEnd"/>
      <w:r w:rsidRPr="00C66272">
        <w:rPr>
          <w:rFonts w:ascii="Brill" w:eastAsia="Brill" w:hAnsi="Brill" w:cs="Brill"/>
          <w:i/>
          <w:lang w:val="pl-PL"/>
        </w:rPr>
        <w:t>)Wolne miasto. O prostytucji w międzywojennym Gdańsku.</w:t>
      </w:r>
      <w:r w:rsidRPr="00C66272">
        <w:rPr>
          <w:rFonts w:ascii="Brill" w:eastAsia="Brill" w:hAnsi="Brill" w:cs="Brill"/>
          <w:lang w:val="pl-PL"/>
        </w:rPr>
        <w:t xml:space="preserve"> </w:t>
      </w:r>
      <w:r w:rsidRPr="00C66272">
        <w:rPr>
          <w:rFonts w:ascii="Brill" w:eastAsia="Brill" w:hAnsi="Brill" w:cs="Brill"/>
        </w:rPr>
        <w:t xml:space="preserve">Retrieved from: </w:t>
      </w:r>
      <w:hyperlink r:id="rId39">
        <w:r w:rsidRPr="00C66272">
          <w:rPr>
            <w:rFonts w:ascii="Brill" w:eastAsia="Brill" w:hAnsi="Brill" w:cs="Brill"/>
          </w:rPr>
          <w:t>https://historia.trojmiasto.pl/FryWolne-Miasto-O-prostytucji-w-miedzywojennym-Gdansku-n105618.html</w:t>
        </w:r>
      </w:hyperlink>
      <w:del w:id="4859" w:author="Autor">
        <w:r w:rsidRPr="00C66272" w:rsidDel="00713589">
          <w:rPr>
            <w:rFonts w:ascii="Brill" w:eastAsia="Brill" w:hAnsi="Brill" w:cs="Brill"/>
          </w:rPr>
          <w:delText xml:space="preserve"> (22.11.2022)</w:delText>
        </w:r>
      </w:del>
      <w:r w:rsidRPr="00C66272">
        <w:rPr>
          <w:rFonts w:ascii="Brill" w:eastAsia="Brill" w:hAnsi="Brill" w:cs="Brill"/>
        </w:rPr>
        <w:t>.</w:t>
      </w:r>
    </w:p>
    <w:p w14:paraId="35077F96" w14:textId="2C987615" w:rsidR="00CB3FC9" w:rsidRPr="00C66272" w:rsidDel="0083343A" w:rsidRDefault="00C55FA1" w:rsidP="00F62668">
      <w:pPr>
        <w:spacing w:line="360" w:lineRule="auto"/>
        <w:ind w:left="426" w:hanging="426"/>
        <w:rPr>
          <w:del w:id="4860" w:author="Autor"/>
          <w:rFonts w:ascii="Brill" w:eastAsia="Brill" w:hAnsi="Brill" w:cs="Brill"/>
          <w:lang w:val="pl-PL"/>
        </w:rPr>
      </w:pPr>
      <w:commentRangeStart w:id="4861"/>
      <w:del w:id="4862" w:author="Autor">
        <w:r w:rsidRPr="00C66272" w:rsidDel="0083343A">
          <w:rPr>
            <w:rFonts w:ascii="Brill" w:eastAsia="Brill" w:hAnsi="Brill" w:cs="Brill"/>
            <w:lang w:val="pl-PL"/>
          </w:rPr>
          <w:delText xml:space="preserve">Goffman, E. (2005). </w:delText>
        </w:r>
        <w:r w:rsidRPr="00C66272" w:rsidDel="0083343A">
          <w:rPr>
            <w:rFonts w:ascii="Brill" w:eastAsia="Brill" w:hAnsi="Brill" w:cs="Brill"/>
            <w:i/>
            <w:lang w:val="pl-PL"/>
          </w:rPr>
          <w:delText>Piętno. Rozważania o zranionej tożsamości.</w:delText>
        </w:r>
        <w:r w:rsidRPr="00C66272" w:rsidDel="0083343A">
          <w:rPr>
            <w:rFonts w:ascii="Brill" w:eastAsia="Brill" w:hAnsi="Brill" w:cs="Brill"/>
            <w:lang w:val="pl-PL"/>
          </w:rPr>
          <w:delText xml:space="preserve"> Gdańsk: GWP.</w:delText>
        </w:r>
        <w:commentRangeEnd w:id="4861"/>
        <w:r w:rsidR="00713589" w:rsidDel="0083343A">
          <w:rPr>
            <w:rStyle w:val="Odwoaniedokomentarza"/>
            <w:lang w:val="en-AU"/>
          </w:rPr>
          <w:commentReference w:id="4861"/>
        </w:r>
      </w:del>
    </w:p>
    <w:p w14:paraId="35077F97" w14:textId="59EAFAB3" w:rsidR="00CB3FC9" w:rsidRPr="00C66272" w:rsidDel="0083343A" w:rsidRDefault="00C55FA1" w:rsidP="00F62668">
      <w:pPr>
        <w:spacing w:line="360" w:lineRule="auto"/>
        <w:ind w:left="426" w:hanging="426"/>
        <w:rPr>
          <w:del w:id="4863" w:author="Autor"/>
          <w:rFonts w:ascii="Brill" w:eastAsia="Brill" w:hAnsi="Brill" w:cs="Brill"/>
          <w:lang w:val="pl-PL"/>
        </w:rPr>
      </w:pPr>
      <w:commentRangeStart w:id="4864"/>
      <w:del w:id="4865" w:author="Autor">
        <w:r w:rsidRPr="00C66272" w:rsidDel="0083343A">
          <w:rPr>
            <w:rFonts w:ascii="Brill" w:eastAsia="Brill" w:hAnsi="Brill" w:cs="Brill"/>
            <w:lang w:val="pl-PL"/>
          </w:rPr>
          <w:delText xml:space="preserve">Imielinski, K. (1984). Kulturowe aspekty seksuologii. In: K. Imieliński (Ed.), </w:delText>
        </w:r>
        <w:r w:rsidRPr="00C66272" w:rsidDel="0083343A">
          <w:rPr>
            <w:rFonts w:ascii="Brill" w:eastAsia="Brill" w:hAnsi="Brill" w:cs="Brill"/>
            <w:i/>
            <w:lang w:val="pl-PL"/>
          </w:rPr>
          <w:delText>Seksuologia kulturowa</w:delText>
        </w:r>
        <w:r w:rsidRPr="00C66272" w:rsidDel="0083343A">
          <w:rPr>
            <w:rFonts w:ascii="Brill" w:eastAsia="Brill" w:hAnsi="Brill" w:cs="Brill"/>
            <w:lang w:val="pl-PL"/>
          </w:rPr>
          <w:delText xml:space="preserve"> (pp. 9–22). Warszawa: PWN.</w:delText>
        </w:r>
      </w:del>
    </w:p>
    <w:p w14:paraId="35077F98" w14:textId="0172CF4A" w:rsidR="00CB3FC9" w:rsidRPr="00C66272" w:rsidDel="0083343A" w:rsidRDefault="00C55FA1" w:rsidP="00F62668">
      <w:pPr>
        <w:spacing w:line="360" w:lineRule="auto"/>
        <w:ind w:left="426" w:hanging="426"/>
        <w:rPr>
          <w:del w:id="4866" w:author="Autor"/>
          <w:rFonts w:ascii="Brill" w:eastAsia="Brill" w:hAnsi="Brill" w:cs="Brill"/>
          <w:lang w:val="pl-PL"/>
        </w:rPr>
      </w:pPr>
      <w:del w:id="4867" w:author="Autor">
        <w:r w:rsidRPr="00C66272" w:rsidDel="0083343A">
          <w:rPr>
            <w:rFonts w:ascii="Brill" w:eastAsia="Brill" w:hAnsi="Brill" w:cs="Brill"/>
            <w:lang w:val="pl-PL"/>
          </w:rPr>
          <w:delText xml:space="preserve">Imielinski, K. (1990). </w:delText>
        </w:r>
        <w:r w:rsidRPr="00C66272" w:rsidDel="0083343A">
          <w:rPr>
            <w:rFonts w:ascii="Brill" w:eastAsia="Brill" w:hAnsi="Brill" w:cs="Brill"/>
            <w:i/>
            <w:lang w:val="pl-PL"/>
          </w:rPr>
          <w:delText>Manowce seksu. Prostytucja.</w:delText>
        </w:r>
        <w:r w:rsidRPr="00C66272" w:rsidDel="0083343A">
          <w:rPr>
            <w:rFonts w:ascii="Brill" w:eastAsia="Brill" w:hAnsi="Brill" w:cs="Brill"/>
            <w:lang w:val="pl-PL"/>
          </w:rPr>
          <w:delText xml:space="preserve"> Łódź: Res Polona.</w:delText>
        </w:r>
        <w:commentRangeEnd w:id="4864"/>
        <w:r w:rsidR="00713589" w:rsidDel="0083343A">
          <w:rPr>
            <w:rStyle w:val="Odwoaniedokomentarza"/>
            <w:lang w:val="en-AU"/>
          </w:rPr>
          <w:commentReference w:id="4864"/>
        </w:r>
      </w:del>
    </w:p>
    <w:p w14:paraId="35077F99" w14:textId="77777777" w:rsidR="00CB3FC9" w:rsidRPr="00C66272" w:rsidRDefault="00C55FA1" w:rsidP="00F62668">
      <w:pPr>
        <w:spacing w:line="360" w:lineRule="auto"/>
        <w:ind w:left="426" w:hanging="426"/>
        <w:rPr>
          <w:rFonts w:ascii="Brill" w:eastAsia="Brill" w:hAnsi="Brill" w:cs="Brill"/>
        </w:rPr>
      </w:pPr>
      <w:r w:rsidRPr="00C66272">
        <w:rPr>
          <w:rFonts w:ascii="Brill" w:eastAsia="Brill" w:hAnsi="Brill" w:cs="Brill"/>
          <w:lang w:val="pl-PL"/>
        </w:rPr>
        <w:t>Izdebski, Z., Konarkowska – Lecyk A. (</w:t>
      </w:r>
      <w:proofErr w:type="spellStart"/>
      <w:r w:rsidRPr="00C66272">
        <w:rPr>
          <w:rFonts w:ascii="Brill" w:eastAsia="Brill" w:hAnsi="Brill" w:cs="Brill"/>
          <w:lang w:val="pl-PL"/>
        </w:rPr>
        <w:t>n.d</w:t>
      </w:r>
      <w:proofErr w:type="spellEnd"/>
      <w:r w:rsidRPr="00C66272">
        <w:rPr>
          <w:rFonts w:ascii="Brill" w:eastAsia="Brill" w:hAnsi="Brill" w:cs="Brill"/>
          <w:lang w:val="pl-PL"/>
        </w:rPr>
        <w:t xml:space="preserve">.). </w:t>
      </w:r>
      <w:r w:rsidRPr="00C66272">
        <w:rPr>
          <w:rFonts w:ascii="Brill" w:eastAsia="Brill" w:hAnsi="Brill" w:cs="Brill"/>
          <w:i/>
          <w:lang w:val="pl-PL"/>
        </w:rPr>
        <w:t>Zachowania seksualne kobiet świadczących usługi seksualne.</w:t>
      </w:r>
      <w:r w:rsidRPr="00C66272">
        <w:rPr>
          <w:rFonts w:ascii="Brill" w:eastAsia="Brill" w:hAnsi="Brill" w:cs="Brill"/>
          <w:lang w:val="pl-PL"/>
        </w:rPr>
        <w:t xml:space="preserve"> </w:t>
      </w:r>
      <w:r w:rsidRPr="00C66272">
        <w:rPr>
          <w:rFonts w:ascii="Brill" w:eastAsia="Brill" w:hAnsi="Brill" w:cs="Brill"/>
        </w:rPr>
        <w:t xml:space="preserve">Retrieved from: </w:t>
      </w:r>
      <w:hyperlink r:id="rId40">
        <w:r w:rsidRPr="00C66272">
          <w:rPr>
            <w:rFonts w:ascii="Brill" w:eastAsia="Brill" w:hAnsi="Brill" w:cs="Brill"/>
          </w:rPr>
          <w:t>www.itc.com.pl/ppw/zachow.doc</w:t>
        </w:r>
      </w:hyperlink>
      <w:r w:rsidRPr="00C66272">
        <w:rPr>
          <w:rFonts w:ascii="Brill" w:eastAsia="Brill" w:hAnsi="Brill" w:cs="Brill"/>
        </w:rPr>
        <w:t xml:space="preserve"> (02.10.2017).</w:t>
      </w:r>
    </w:p>
    <w:p w14:paraId="35077F9A"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rPr>
        <w:t xml:space="preserve">Izdebski, Z. (2012). </w:t>
      </w:r>
      <w:r w:rsidRPr="00C66272">
        <w:rPr>
          <w:rFonts w:ascii="Brill" w:eastAsia="Brill" w:hAnsi="Brill" w:cs="Brill"/>
          <w:i/>
          <w:lang w:val="pl-PL"/>
        </w:rPr>
        <w:t>Seksualność Polaków na początku XXI wieku.</w:t>
      </w:r>
      <w:r w:rsidRPr="00C66272">
        <w:rPr>
          <w:rFonts w:ascii="Brill" w:eastAsia="Brill" w:hAnsi="Brill" w:cs="Brill"/>
          <w:lang w:val="pl-PL"/>
        </w:rPr>
        <w:t xml:space="preserve"> Kraków: Wydawnictwo Uniwersytetu Jagiellońskiego.</w:t>
      </w:r>
    </w:p>
    <w:p w14:paraId="35077F9B"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 xml:space="preserve">Jasińska, M. (1963). Młodociane prostytutki. (Analiza procesu społecznego wykolejenia 100 dziewcząt). </w:t>
      </w:r>
      <w:r w:rsidRPr="00C66272">
        <w:rPr>
          <w:rFonts w:ascii="Brill" w:eastAsia="Brill" w:hAnsi="Brill" w:cs="Brill"/>
          <w:i/>
          <w:lang w:val="pl-PL"/>
        </w:rPr>
        <w:t>Archiwum Kryminologii, 2</w:t>
      </w:r>
      <w:r w:rsidRPr="00C66272">
        <w:rPr>
          <w:rFonts w:ascii="Brill" w:eastAsia="Brill" w:hAnsi="Brill" w:cs="Brill"/>
          <w:lang w:val="pl-PL"/>
        </w:rPr>
        <w:t>, pp. 129–137.</w:t>
      </w:r>
    </w:p>
    <w:p w14:paraId="35077F9C" w14:textId="30913A53" w:rsidR="00CB3FC9" w:rsidRPr="00C66272" w:rsidRDefault="000A504C" w:rsidP="00F62668">
      <w:pPr>
        <w:spacing w:line="360" w:lineRule="auto"/>
        <w:ind w:left="426" w:hanging="426"/>
        <w:rPr>
          <w:rFonts w:ascii="Brill" w:eastAsia="Brill" w:hAnsi="Brill" w:cs="Brill"/>
        </w:rPr>
      </w:pPr>
      <w:ins w:id="4868" w:author="Autor">
        <w:r w:rsidRPr="00C66272">
          <w:rPr>
            <w:rFonts w:ascii="Brill" w:eastAsia="Brill" w:hAnsi="Brill" w:cs="Brill"/>
            <w:lang w:val="pl-PL"/>
          </w:rPr>
          <w:t>Jasińska</w:t>
        </w:r>
      </w:ins>
      <w:del w:id="4869" w:author="Autor">
        <w:r w:rsidR="00C55FA1" w:rsidRPr="00C66272" w:rsidDel="000A504C">
          <w:rPr>
            <w:rFonts w:ascii="Brill" w:eastAsia="Brill" w:hAnsi="Brill" w:cs="Brill"/>
            <w:lang w:val="pl-PL"/>
          </w:rPr>
          <w:delText>Jasinska</w:delText>
        </w:r>
      </w:del>
      <w:r w:rsidR="00C55FA1" w:rsidRPr="00C66272">
        <w:rPr>
          <w:rFonts w:ascii="Brill" w:eastAsia="Brill" w:hAnsi="Brill" w:cs="Brill"/>
          <w:lang w:val="pl-PL"/>
        </w:rPr>
        <w:t xml:space="preserve">, M. (1976). Problematyka prostytucji w Polsce. In: A. </w:t>
      </w:r>
      <w:proofErr w:type="spellStart"/>
      <w:r w:rsidR="00C55FA1" w:rsidRPr="00C66272">
        <w:rPr>
          <w:rFonts w:ascii="Brill" w:eastAsia="Brill" w:hAnsi="Brill" w:cs="Brill"/>
          <w:lang w:val="pl-PL"/>
        </w:rPr>
        <w:t>Podgórecki</w:t>
      </w:r>
      <w:proofErr w:type="spellEnd"/>
      <w:r w:rsidR="00C55FA1" w:rsidRPr="00C66272">
        <w:rPr>
          <w:rFonts w:ascii="Brill" w:eastAsia="Brill" w:hAnsi="Brill" w:cs="Brill"/>
          <w:lang w:val="pl-PL"/>
        </w:rPr>
        <w:t xml:space="preserve"> (ed.), </w:t>
      </w:r>
      <w:r w:rsidR="00C55FA1" w:rsidRPr="00C66272">
        <w:rPr>
          <w:rFonts w:ascii="Brill" w:eastAsia="Brill" w:hAnsi="Brill" w:cs="Brill"/>
          <w:i/>
          <w:lang w:val="pl-PL"/>
        </w:rPr>
        <w:t>Zagadnienia patologii społecznej</w:t>
      </w:r>
      <w:r w:rsidR="00C55FA1" w:rsidRPr="00C66272">
        <w:rPr>
          <w:rFonts w:ascii="Brill" w:eastAsia="Times New Roman" w:hAnsi="Brill" w:cs="Times New Roman"/>
          <w:i/>
          <w:lang w:val="pl-PL"/>
        </w:rPr>
        <w:t xml:space="preserve"> </w:t>
      </w:r>
      <w:r w:rsidR="00C55FA1" w:rsidRPr="00C66272">
        <w:rPr>
          <w:rFonts w:ascii="Brill" w:eastAsia="Brill" w:hAnsi="Brill" w:cs="Brill"/>
          <w:lang w:val="pl-PL"/>
        </w:rPr>
        <w:t xml:space="preserve">(pp. 435–456). </w:t>
      </w:r>
      <w:r w:rsidR="00C55FA1" w:rsidRPr="00C66272">
        <w:rPr>
          <w:rFonts w:ascii="Brill" w:eastAsia="Brill" w:hAnsi="Brill" w:cs="Brill"/>
        </w:rPr>
        <w:t>Warszawa: PWN.</w:t>
      </w:r>
    </w:p>
    <w:p w14:paraId="35077F9D" w14:textId="79D8EB6F"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rPr>
        <w:t xml:space="preserve">Jenkins, C. (2010). Sex </w:t>
      </w:r>
      <w:ins w:id="4870" w:author="Autor">
        <w:r w:rsidR="00713589">
          <w:rPr>
            <w:rFonts w:ascii="Brill" w:eastAsia="Brill" w:hAnsi="Brill" w:cs="Brill"/>
          </w:rPr>
          <w:t>w</w:t>
        </w:r>
      </w:ins>
      <w:del w:id="4871" w:author="Autor">
        <w:r w:rsidRPr="00C66272" w:rsidDel="00713589">
          <w:rPr>
            <w:rFonts w:ascii="Brill" w:eastAsia="Brill" w:hAnsi="Brill" w:cs="Brill"/>
          </w:rPr>
          <w:delText>W</w:delText>
        </w:r>
      </w:del>
      <w:r w:rsidRPr="00C66272">
        <w:rPr>
          <w:rFonts w:ascii="Brill" w:eastAsia="Brill" w:hAnsi="Brill" w:cs="Brill"/>
        </w:rPr>
        <w:t xml:space="preserve">orkers and </w:t>
      </w:r>
      <w:ins w:id="4872" w:author="Autor">
        <w:r w:rsidR="00713589">
          <w:rPr>
            <w:rFonts w:ascii="Brill" w:eastAsia="Brill" w:hAnsi="Brill" w:cs="Brill"/>
          </w:rPr>
          <w:t>p</w:t>
        </w:r>
      </w:ins>
      <w:del w:id="4873" w:author="Autor">
        <w:r w:rsidRPr="00C66272" w:rsidDel="00713589">
          <w:rPr>
            <w:rFonts w:ascii="Brill" w:eastAsia="Brill" w:hAnsi="Brill" w:cs="Brill"/>
          </w:rPr>
          <w:delText>P</w:delText>
        </w:r>
      </w:del>
      <w:r w:rsidRPr="00C66272">
        <w:rPr>
          <w:rFonts w:ascii="Brill" w:eastAsia="Brill" w:hAnsi="Brill" w:cs="Brill"/>
        </w:rPr>
        <w:t xml:space="preserve">olice in Port Moresby (1994–1998): Research and </w:t>
      </w:r>
      <w:ins w:id="4874" w:author="Autor">
        <w:r w:rsidR="00713589">
          <w:rPr>
            <w:rFonts w:ascii="Brill" w:eastAsia="Brill" w:hAnsi="Brill" w:cs="Brill"/>
          </w:rPr>
          <w:t>i</w:t>
        </w:r>
      </w:ins>
      <w:del w:id="4875" w:author="Autor">
        <w:r w:rsidRPr="00C66272" w:rsidDel="00713589">
          <w:rPr>
            <w:rFonts w:ascii="Brill" w:eastAsia="Brill" w:hAnsi="Brill" w:cs="Brill"/>
          </w:rPr>
          <w:delText>I</w:delText>
        </w:r>
      </w:del>
      <w:r w:rsidRPr="00C66272">
        <w:rPr>
          <w:rFonts w:ascii="Brill" w:eastAsia="Brill" w:hAnsi="Brill" w:cs="Brill"/>
        </w:rPr>
        <w:t xml:space="preserve">ntervention. In: Luker V., Dinnen S. (Eds.), </w:t>
      </w:r>
      <w:r w:rsidRPr="00C66272">
        <w:rPr>
          <w:rFonts w:ascii="Brill" w:eastAsia="Brill" w:hAnsi="Brill" w:cs="Brill"/>
          <w:i/>
        </w:rPr>
        <w:t>Civic Insecurity. Law, Order and HIV in Papua New Guinea</w:t>
      </w:r>
      <w:r w:rsidRPr="00C66272">
        <w:rPr>
          <w:rFonts w:ascii="Brill" w:eastAsia="Brill" w:hAnsi="Brill" w:cs="Brill"/>
        </w:rPr>
        <w:t xml:space="preserve"> (pp. 153–164). </w:t>
      </w:r>
      <w:r w:rsidRPr="00C66272">
        <w:rPr>
          <w:rFonts w:ascii="Brill" w:eastAsia="Brill" w:hAnsi="Brill" w:cs="Brill"/>
          <w:lang w:val="pl-PL"/>
        </w:rPr>
        <w:t>Canberra: ANU Press.</w:t>
      </w:r>
    </w:p>
    <w:p w14:paraId="35077F9E" w14:textId="32D218B5" w:rsidR="00CB3FC9" w:rsidRPr="00C66272" w:rsidRDefault="00713589" w:rsidP="00F62668">
      <w:pPr>
        <w:spacing w:line="360" w:lineRule="auto"/>
        <w:ind w:left="426" w:hanging="426"/>
        <w:rPr>
          <w:rFonts w:ascii="Brill" w:eastAsia="Brill" w:hAnsi="Brill" w:cs="Brill"/>
        </w:rPr>
      </w:pPr>
      <w:ins w:id="4876" w:author="Autor">
        <w:r w:rsidRPr="00F34A6C">
          <w:rPr>
            <w:rFonts w:ascii="Brill" w:eastAsia="Brill" w:hAnsi="Brill" w:cs="Brill"/>
            <w:lang w:val="pl-PL"/>
            <w:rPrChange w:id="4877" w:author="Autor">
              <w:rPr>
                <w:rFonts w:ascii="Brill" w:eastAsia="Brill" w:hAnsi="Brill" w:cs="Brill"/>
              </w:rPr>
            </w:rPrChange>
          </w:rPr>
          <w:t>Karpiński</w:t>
        </w:r>
      </w:ins>
      <w:del w:id="4878" w:author="Autor">
        <w:r w:rsidR="00C55FA1" w:rsidRPr="00C66272" w:rsidDel="00713589">
          <w:rPr>
            <w:rFonts w:ascii="Brill" w:eastAsia="Brill" w:hAnsi="Brill" w:cs="Brill"/>
            <w:lang w:val="pl-PL"/>
          </w:rPr>
          <w:delText>Karpinski</w:delText>
        </w:r>
      </w:del>
      <w:r w:rsidR="00C55FA1" w:rsidRPr="00C66272">
        <w:rPr>
          <w:rFonts w:ascii="Brill" w:eastAsia="Brill" w:hAnsi="Brill" w:cs="Brill"/>
          <w:lang w:val="pl-PL"/>
        </w:rPr>
        <w:t xml:space="preserve">, M. (2013). </w:t>
      </w:r>
      <w:r w:rsidR="00C55FA1" w:rsidRPr="00C66272">
        <w:rPr>
          <w:rFonts w:ascii="Brill" w:eastAsia="Brill" w:hAnsi="Brill" w:cs="Brill"/>
          <w:i/>
          <w:lang w:val="pl-PL"/>
        </w:rPr>
        <w:t>Najstarszy zawód świata. Historia prostytucji.</w:t>
      </w:r>
      <w:r w:rsidR="00C55FA1" w:rsidRPr="00C66272">
        <w:rPr>
          <w:rFonts w:ascii="Brill" w:eastAsia="Brill" w:hAnsi="Brill" w:cs="Brill"/>
          <w:lang w:val="pl-PL"/>
        </w:rPr>
        <w:t xml:space="preserve"> </w:t>
      </w:r>
      <w:r w:rsidR="00C55FA1" w:rsidRPr="00C66272">
        <w:rPr>
          <w:rFonts w:ascii="Brill" w:eastAsia="Brill" w:hAnsi="Brill" w:cs="Brill"/>
        </w:rPr>
        <w:t xml:space="preserve">Warszawa: </w:t>
      </w:r>
      <w:proofErr w:type="spellStart"/>
      <w:r w:rsidR="00C55FA1" w:rsidRPr="00C66272">
        <w:rPr>
          <w:rFonts w:ascii="Brill" w:eastAsia="Brill" w:hAnsi="Brill" w:cs="Brill"/>
        </w:rPr>
        <w:t>Wydawnictwo</w:t>
      </w:r>
      <w:proofErr w:type="spellEnd"/>
      <w:r w:rsidR="00C55FA1" w:rsidRPr="00C66272">
        <w:rPr>
          <w:rFonts w:ascii="Brill" w:eastAsia="Brill" w:hAnsi="Brill" w:cs="Brill"/>
        </w:rPr>
        <w:t xml:space="preserve"> </w:t>
      </w:r>
      <w:proofErr w:type="spellStart"/>
      <w:r w:rsidR="00C55FA1" w:rsidRPr="00C66272">
        <w:rPr>
          <w:rFonts w:ascii="Brill" w:eastAsia="Brill" w:hAnsi="Brill" w:cs="Brill"/>
        </w:rPr>
        <w:t>Iskry</w:t>
      </w:r>
      <w:proofErr w:type="spellEnd"/>
      <w:r w:rsidR="00C55FA1" w:rsidRPr="00C66272">
        <w:rPr>
          <w:rFonts w:ascii="Brill" w:eastAsia="Brill" w:hAnsi="Brill" w:cs="Brill"/>
        </w:rPr>
        <w:t>.</w:t>
      </w:r>
    </w:p>
    <w:p w14:paraId="35077F9F" w14:textId="1D492478"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rPr>
        <w:t xml:space="preserve">Kokot, W. (2008). Port </w:t>
      </w:r>
      <w:ins w:id="4879" w:author="Autor">
        <w:r w:rsidR="00713589">
          <w:rPr>
            <w:rFonts w:ascii="Brill" w:eastAsia="Brill" w:hAnsi="Brill" w:cs="Brill"/>
          </w:rPr>
          <w:t>c</w:t>
        </w:r>
      </w:ins>
      <w:del w:id="4880" w:author="Autor">
        <w:r w:rsidRPr="00C66272" w:rsidDel="00713589">
          <w:rPr>
            <w:rFonts w:ascii="Brill" w:eastAsia="Brill" w:hAnsi="Brill" w:cs="Brill"/>
          </w:rPr>
          <w:delText>C</w:delText>
        </w:r>
      </w:del>
      <w:r w:rsidRPr="00C66272">
        <w:rPr>
          <w:rFonts w:ascii="Brill" w:eastAsia="Brill" w:hAnsi="Brill" w:cs="Brill"/>
        </w:rPr>
        <w:t xml:space="preserve">ities as </w:t>
      </w:r>
      <w:ins w:id="4881" w:author="Autor">
        <w:r w:rsidR="00713589">
          <w:rPr>
            <w:rFonts w:ascii="Brill" w:eastAsia="Brill" w:hAnsi="Brill" w:cs="Brill"/>
          </w:rPr>
          <w:t>a</w:t>
        </w:r>
      </w:ins>
      <w:del w:id="4882" w:author="Autor">
        <w:r w:rsidRPr="00C66272" w:rsidDel="00713589">
          <w:rPr>
            <w:rFonts w:ascii="Brill" w:eastAsia="Brill" w:hAnsi="Brill" w:cs="Brill"/>
          </w:rPr>
          <w:delText>A</w:delText>
        </w:r>
      </w:del>
      <w:r w:rsidRPr="00C66272">
        <w:rPr>
          <w:rFonts w:ascii="Brill" w:eastAsia="Brill" w:hAnsi="Brill" w:cs="Brill"/>
        </w:rPr>
        <w:t xml:space="preserve">reas of </w:t>
      </w:r>
      <w:ins w:id="4883" w:author="Autor">
        <w:r w:rsidR="00713589">
          <w:rPr>
            <w:rFonts w:ascii="Brill" w:eastAsia="Brill" w:hAnsi="Brill" w:cs="Brill"/>
          </w:rPr>
          <w:t>t</w:t>
        </w:r>
      </w:ins>
      <w:del w:id="4884" w:author="Autor">
        <w:r w:rsidRPr="00C66272" w:rsidDel="00713589">
          <w:rPr>
            <w:rFonts w:ascii="Brill" w:eastAsia="Brill" w:hAnsi="Brill" w:cs="Brill"/>
          </w:rPr>
          <w:delText>T</w:delText>
        </w:r>
      </w:del>
      <w:r w:rsidRPr="00C66272">
        <w:rPr>
          <w:rFonts w:ascii="Brill" w:eastAsia="Brill" w:hAnsi="Brill" w:cs="Brill"/>
        </w:rPr>
        <w:t xml:space="preserve">ransition - Comparative </w:t>
      </w:r>
      <w:ins w:id="4885" w:author="Autor">
        <w:r w:rsidR="00713589">
          <w:rPr>
            <w:rFonts w:ascii="Brill" w:eastAsia="Brill" w:hAnsi="Brill" w:cs="Brill"/>
          </w:rPr>
          <w:t>e</w:t>
        </w:r>
      </w:ins>
      <w:del w:id="4886" w:author="Autor">
        <w:r w:rsidRPr="00C66272" w:rsidDel="00713589">
          <w:rPr>
            <w:rFonts w:ascii="Brill" w:eastAsia="Brill" w:hAnsi="Brill" w:cs="Brill"/>
          </w:rPr>
          <w:delText>E</w:delText>
        </w:r>
      </w:del>
      <w:r w:rsidRPr="00C66272">
        <w:rPr>
          <w:rFonts w:ascii="Brill" w:eastAsia="Brill" w:hAnsi="Brill" w:cs="Brill"/>
        </w:rPr>
        <w:t xml:space="preserve">thnographic </w:t>
      </w:r>
      <w:ins w:id="4887" w:author="Autor">
        <w:r w:rsidR="00713589">
          <w:rPr>
            <w:rFonts w:ascii="Brill" w:eastAsia="Brill" w:hAnsi="Brill" w:cs="Brill"/>
          </w:rPr>
          <w:t>r</w:t>
        </w:r>
      </w:ins>
      <w:del w:id="4888" w:author="Autor">
        <w:r w:rsidRPr="00C66272" w:rsidDel="00713589">
          <w:rPr>
            <w:rFonts w:ascii="Brill" w:eastAsia="Brill" w:hAnsi="Brill" w:cs="Brill"/>
          </w:rPr>
          <w:delText>R</w:delText>
        </w:r>
      </w:del>
      <w:r w:rsidRPr="00C66272">
        <w:rPr>
          <w:rFonts w:ascii="Brill" w:eastAsia="Brill" w:hAnsi="Brill" w:cs="Brill"/>
        </w:rPr>
        <w:t xml:space="preserve">esearch. In W. Kokot, M. </w:t>
      </w:r>
      <w:proofErr w:type="spellStart"/>
      <w:r w:rsidRPr="00C66272">
        <w:rPr>
          <w:rFonts w:ascii="Brill" w:eastAsia="Brill" w:hAnsi="Brill" w:cs="Brill"/>
        </w:rPr>
        <w:t>Gandelsman</w:t>
      </w:r>
      <w:proofErr w:type="spellEnd"/>
      <w:r w:rsidRPr="00C66272">
        <w:rPr>
          <w:rFonts w:ascii="Brill" w:eastAsia="Brill" w:hAnsi="Brill" w:cs="Brill"/>
        </w:rPr>
        <w:t xml:space="preserve">-Trier, K. Wildner, &amp; A. </w:t>
      </w:r>
      <w:proofErr w:type="spellStart"/>
      <w:r w:rsidRPr="00C66272">
        <w:rPr>
          <w:rFonts w:ascii="Brill" w:eastAsia="Brill" w:hAnsi="Brill" w:cs="Brill"/>
        </w:rPr>
        <w:t>Wonneberger</w:t>
      </w:r>
      <w:proofErr w:type="spellEnd"/>
      <w:r w:rsidRPr="00C66272">
        <w:rPr>
          <w:rFonts w:ascii="Brill" w:eastAsia="Brill" w:hAnsi="Brill" w:cs="Brill"/>
        </w:rPr>
        <w:t xml:space="preserve"> (Eds.), </w:t>
      </w:r>
      <w:r w:rsidRPr="00C66272">
        <w:rPr>
          <w:rFonts w:ascii="Brill" w:eastAsia="Brill" w:hAnsi="Brill" w:cs="Brill"/>
          <w:i/>
        </w:rPr>
        <w:t>Port Cities as Areas of Transition</w:t>
      </w:r>
      <w:r w:rsidRPr="00C66272">
        <w:rPr>
          <w:rFonts w:ascii="Brill" w:eastAsia="Brill" w:hAnsi="Brill" w:cs="Brill"/>
        </w:rPr>
        <w:t xml:space="preserve"> (pp. 7–23). </w:t>
      </w:r>
      <w:r w:rsidRPr="00C66272">
        <w:rPr>
          <w:rFonts w:ascii="Brill" w:eastAsia="Brill" w:hAnsi="Brill" w:cs="Brill"/>
          <w:lang w:val="pl-PL"/>
        </w:rPr>
        <w:t xml:space="preserve">Bielefeld: </w:t>
      </w:r>
      <w:proofErr w:type="spellStart"/>
      <w:r w:rsidRPr="00C66272">
        <w:rPr>
          <w:rFonts w:ascii="Brill" w:eastAsia="Brill" w:hAnsi="Brill" w:cs="Brill"/>
          <w:lang w:val="pl-PL"/>
        </w:rPr>
        <w:t>transcript</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Verlag</w:t>
      </w:r>
      <w:proofErr w:type="spellEnd"/>
      <w:r w:rsidRPr="00C66272">
        <w:rPr>
          <w:rFonts w:ascii="Brill" w:eastAsia="Brill" w:hAnsi="Brill" w:cs="Brill"/>
          <w:lang w:val="pl-PL"/>
        </w:rPr>
        <w:t>.</w:t>
      </w:r>
    </w:p>
    <w:p w14:paraId="35077FA0"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lastRenderedPageBreak/>
        <w:t>Kosinski</w:t>
      </w:r>
      <w:proofErr w:type="spellEnd"/>
      <w:r w:rsidRPr="00C66272">
        <w:rPr>
          <w:rFonts w:ascii="Brill" w:eastAsia="Brill" w:hAnsi="Brill" w:cs="Brill"/>
          <w:lang w:val="pl-PL"/>
        </w:rPr>
        <w:t xml:space="preserve">, K. (2009). Prostytucja w PRL. </w:t>
      </w:r>
      <w:r w:rsidRPr="00C66272">
        <w:rPr>
          <w:rFonts w:ascii="Brill" w:eastAsia="Brill" w:hAnsi="Brill" w:cs="Brill"/>
          <w:i/>
          <w:lang w:val="pl-PL"/>
        </w:rPr>
        <w:t>Polska 1944/45–1989. Studia i Materiały IX</w:t>
      </w:r>
      <w:r w:rsidRPr="00C66272">
        <w:rPr>
          <w:rFonts w:ascii="Brill" w:eastAsia="Brill" w:hAnsi="Brill" w:cs="Brill"/>
          <w:lang w:val="pl-PL"/>
        </w:rPr>
        <w:t>, pp. 85–132.</w:t>
      </w:r>
    </w:p>
    <w:p w14:paraId="35077FA1" w14:textId="77777777" w:rsidR="00CB3FC9" w:rsidRPr="00BF26E0" w:rsidRDefault="00C55FA1" w:rsidP="00F62668">
      <w:pPr>
        <w:spacing w:line="360" w:lineRule="auto"/>
        <w:ind w:left="426" w:hanging="426"/>
        <w:rPr>
          <w:rFonts w:ascii="Brill" w:eastAsia="Brill" w:hAnsi="Brill" w:cs="Brill"/>
          <w:lang w:val="pl-PL"/>
        </w:rPr>
      </w:pPr>
      <w:r w:rsidRPr="00C66272">
        <w:rPr>
          <w:rFonts w:ascii="Brill" w:eastAsia="Brill" w:hAnsi="Brill" w:cs="Brill"/>
        </w:rPr>
        <w:t xml:space="preserve">Kowalewski, M. (2021). </w:t>
      </w:r>
      <w:r w:rsidRPr="00C66272">
        <w:rPr>
          <w:rFonts w:ascii="Brill" w:eastAsia="Brill" w:hAnsi="Brill" w:cs="Brill"/>
          <w:i/>
        </w:rPr>
        <w:t>Images and spaces of Port cities in transition.</w:t>
      </w:r>
      <w:r w:rsidRPr="00C66272">
        <w:rPr>
          <w:rFonts w:ascii="Brill" w:eastAsia="Brill" w:hAnsi="Brill" w:cs="Brill"/>
        </w:rPr>
        <w:t xml:space="preserve"> </w:t>
      </w:r>
      <w:r w:rsidRPr="00BF26E0">
        <w:rPr>
          <w:rFonts w:ascii="Brill" w:eastAsia="Brill" w:hAnsi="Brill" w:cs="Brill"/>
          <w:i/>
          <w:lang w:val="pl-PL"/>
        </w:rPr>
        <w:t xml:space="preserve">Space and </w:t>
      </w:r>
      <w:proofErr w:type="spellStart"/>
      <w:r w:rsidRPr="00BF26E0">
        <w:rPr>
          <w:rFonts w:ascii="Brill" w:eastAsia="Brill" w:hAnsi="Brill" w:cs="Brill"/>
          <w:i/>
          <w:lang w:val="pl-PL"/>
        </w:rPr>
        <w:t>Culture</w:t>
      </w:r>
      <w:proofErr w:type="spellEnd"/>
      <w:r w:rsidRPr="00BF26E0">
        <w:rPr>
          <w:rFonts w:ascii="Brill" w:eastAsia="Brill" w:hAnsi="Brill" w:cs="Brill"/>
          <w:i/>
          <w:lang w:val="pl-PL"/>
        </w:rPr>
        <w:t>, 24</w:t>
      </w:r>
      <w:r w:rsidRPr="00BF26E0">
        <w:rPr>
          <w:rFonts w:ascii="Brill" w:eastAsia="Brill" w:hAnsi="Brill" w:cs="Brill"/>
          <w:lang w:val="pl-PL"/>
        </w:rPr>
        <w:t>(1), pp. 53–65.</w:t>
      </w:r>
    </w:p>
    <w:p w14:paraId="35077FA2" w14:textId="0814A53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Kozłowska, U. (2015). Ciemna</w:t>
      </w:r>
      <w:r w:rsidR="001A1E0C">
        <w:rPr>
          <w:rFonts w:ascii="Brill" w:eastAsia="Brill" w:hAnsi="Brill" w:cs="Brill"/>
          <w:lang w:val="pl-PL"/>
        </w:rPr>
        <w:t xml:space="preserve"> </w:t>
      </w:r>
      <w:r w:rsidRPr="00C66272">
        <w:rPr>
          <w:rFonts w:ascii="Brill" w:eastAsia="Brill" w:hAnsi="Brill" w:cs="Brill"/>
          <w:lang w:val="pl-PL"/>
        </w:rPr>
        <w:t>strona</w:t>
      </w:r>
      <w:r w:rsidR="001A1E0C">
        <w:rPr>
          <w:rFonts w:ascii="Brill" w:eastAsia="Brill" w:hAnsi="Brill" w:cs="Brill"/>
          <w:lang w:val="pl-PL"/>
        </w:rPr>
        <w:t xml:space="preserve"> </w:t>
      </w:r>
      <w:r w:rsidRPr="00C66272">
        <w:rPr>
          <w:rFonts w:ascii="Brill" w:eastAsia="Brill" w:hAnsi="Brill" w:cs="Brill"/>
          <w:lang w:val="pl-PL"/>
        </w:rPr>
        <w:t>miasta</w:t>
      </w:r>
      <w:r w:rsidR="001A1E0C">
        <w:rPr>
          <w:rFonts w:ascii="Brill" w:eastAsia="Brill" w:hAnsi="Brill" w:cs="Brill"/>
          <w:lang w:val="pl-PL"/>
        </w:rPr>
        <w:t xml:space="preserve"> </w:t>
      </w:r>
      <w:r w:rsidRPr="00C66272">
        <w:rPr>
          <w:rFonts w:ascii="Brill" w:eastAsia="Brill" w:hAnsi="Brill" w:cs="Brill"/>
          <w:lang w:val="pl-PL"/>
        </w:rPr>
        <w:t>portowego.</w:t>
      </w:r>
      <w:r w:rsidR="001A1E0C">
        <w:rPr>
          <w:rFonts w:ascii="Brill" w:eastAsia="Brill" w:hAnsi="Brill" w:cs="Brill"/>
          <w:lang w:val="pl-PL"/>
        </w:rPr>
        <w:t xml:space="preserve"> </w:t>
      </w:r>
      <w:r w:rsidRPr="00C66272">
        <w:rPr>
          <w:rFonts w:ascii="Brill" w:eastAsia="Brill" w:hAnsi="Brill" w:cs="Brill"/>
          <w:lang w:val="pl-PL"/>
        </w:rPr>
        <w:t>Zjawisko</w:t>
      </w:r>
      <w:r w:rsidR="001A1E0C">
        <w:rPr>
          <w:rFonts w:ascii="Brill" w:eastAsia="Brill" w:hAnsi="Brill" w:cs="Brill"/>
          <w:lang w:val="pl-PL"/>
        </w:rPr>
        <w:t xml:space="preserve"> </w:t>
      </w:r>
      <w:r w:rsidRPr="00C66272">
        <w:rPr>
          <w:rFonts w:ascii="Brill" w:eastAsia="Brill" w:hAnsi="Brill" w:cs="Brill"/>
          <w:lang w:val="pl-PL"/>
        </w:rPr>
        <w:t>prostytucji</w:t>
      </w:r>
      <w:r w:rsidR="001A1E0C">
        <w:rPr>
          <w:rFonts w:ascii="Brill" w:eastAsia="Brill" w:hAnsi="Brill" w:cs="Brill"/>
          <w:lang w:val="pl-PL"/>
        </w:rPr>
        <w:t xml:space="preserve"> </w:t>
      </w:r>
      <w:r w:rsidRPr="00C66272">
        <w:rPr>
          <w:rFonts w:ascii="Brill" w:eastAsia="Brill" w:hAnsi="Brill" w:cs="Brill"/>
          <w:lang w:val="pl-PL"/>
        </w:rPr>
        <w:t xml:space="preserve">w powojennym Szczecinie (lata pięćdziesiąte). </w:t>
      </w:r>
      <w:r w:rsidRPr="00C66272">
        <w:rPr>
          <w:rFonts w:ascii="Brill" w:eastAsia="Brill" w:hAnsi="Brill" w:cs="Brill"/>
          <w:i/>
          <w:lang w:val="pl-PL"/>
        </w:rPr>
        <w:t xml:space="preserve">Roczniki Socjologii Morskiej. </w:t>
      </w:r>
      <w:proofErr w:type="spellStart"/>
      <w:r w:rsidRPr="00C66272">
        <w:rPr>
          <w:rFonts w:ascii="Brill" w:eastAsia="Brill" w:hAnsi="Brill" w:cs="Brill"/>
          <w:i/>
          <w:lang w:val="pl-PL"/>
        </w:rPr>
        <w:t>Annuals</w:t>
      </w:r>
      <w:proofErr w:type="spellEnd"/>
      <w:r w:rsidRPr="00C66272">
        <w:rPr>
          <w:rFonts w:ascii="Brill" w:eastAsia="Brill" w:hAnsi="Brill" w:cs="Brill"/>
          <w:i/>
          <w:lang w:val="pl-PL"/>
        </w:rPr>
        <w:t xml:space="preserve"> of Marine </w:t>
      </w:r>
      <w:proofErr w:type="spellStart"/>
      <w:r w:rsidRPr="00C66272">
        <w:rPr>
          <w:rFonts w:ascii="Brill" w:eastAsia="Brill" w:hAnsi="Brill" w:cs="Brill"/>
          <w:i/>
          <w:lang w:val="pl-PL"/>
        </w:rPr>
        <w:t>Sociology</w:t>
      </w:r>
      <w:proofErr w:type="spellEnd"/>
      <w:r w:rsidRPr="00C66272">
        <w:rPr>
          <w:rFonts w:ascii="Brill" w:eastAsia="Brill" w:hAnsi="Brill" w:cs="Brill"/>
          <w:i/>
          <w:lang w:val="pl-PL"/>
        </w:rPr>
        <w:t xml:space="preserve"> XXIV</w:t>
      </w:r>
      <w:r w:rsidRPr="00C66272">
        <w:rPr>
          <w:rFonts w:ascii="Brill" w:eastAsia="Brill" w:hAnsi="Brill" w:cs="Brill"/>
          <w:lang w:val="pl-PL"/>
        </w:rPr>
        <w:t>, 79–85.</w:t>
      </w:r>
    </w:p>
    <w:p w14:paraId="35077FA3"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Kozłowska, U., &amp; Bulsa, M. (2016). Gruzinki, mewki, arabeski, blondyny… Prostytucja jako problem medyczny i społeczny – analiza zjawiska na terenie Szczecina w latach 50. I 60. XX wieku</w:t>
      </w:r>
      <w:r w:rsidRPr="00C66272">
        <w:rPr>
          <w:rFonts w:ascii="Brill" w:eastAsia="Brill" w:hAnsi="Brill" w:cs="Brill"/>
          <w:i/>
          <w:lang w:val="pl-PL"/>
        </w:rPr>
        <w:t>.</w:t>
      </w:r>
      <w:r w:rsidRPr="00C66272">
        <w:rPr>
          <w:rFonts w:ascii="Brill" w:eastAsia="Brill" w:hAnsi="Brill" w:cs="Brill"/>
          <w:lang w:val="pl-PL"/>
        </w:rPr>
        <w:t xml:space="preserve"> In: A. Szlagowska (ed.), </w:t>
      </w:r>
      <w:r w:rsidRPr="00C66272">
        <w:rPr>
          <w:rFonts w:ascii="Brill" w:eastAsia="Brill" w:hAnsi="Brill" w:cs="Brill"/>
          <w:i/>
          <w:lang w:val="pl-PL"/>
        </w:rPr>
        <w:t>Problemy zdrowia reprodukcyjnego kobiet</w:t>
      </w:r>
      <w:r w:rsidRPr="00C66272">
        <w:rPr>
          <w:rFonts w:ascii="Brill" w:eastAsia="Brill" w:hAnsi="Brill" w:cs="Brill"/>
          <w:lang w:val="pl-PL"/>
        </w:rPr>
        <w:t xml:space="preserve"> (pp. 293–313). Wrocław: </w:t>
      </w:r>
      <w:proofErr w:type="spellStart"/>
      <w:r w:rsidRPr="00C66272">
        <w:rPr>
          <w:rFonts w:ascii="Brill" w:eastAsia="Brill" w:hAnsi="Brill" w:cs="Brill"/>
          <w:lang w:val="pl-PL"/>
        </w:rPr>
        <w:t>Quaestio</w:t>
      </w:r>
      <w:proofErr w:type="spellEnd"/>
      <w:r w:rsidRPr="00C66272">
        <w:rPr>
          <w:rFonts w:ascii="Brill" w:eastAsia="Brill" w:hAnsi="Brill" w:cs="Brill"/>
          <w:lang w:val="pl-PL"/>
        </w:rPr>
        <w:t>.</w:t>
      </w:r>
      <w:commentRangeStart w:id="4889"/>
    </w:p>
    <w:p w14:paraId="35077FA4"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Papée</w:t>
      </w:r>
      <w:proofErr w:type="spellEnd"/>
      <w:r w:rsidRPr="00C66272">
        <w:rPr>
          <w:rFonts w:ascii="Brill" w:eastAsia="Brill" w:hAnsi="Brill" w:cs="Brill"/>
          <w:lang w:val="pl-PL"/>
        </w:rPr>
        <w:t xml:space="preserve">, J. (1907). </w:t>
      </w:r>
      <w:r w:rsidRPr="00C66272">
        <w:rPr>
          <w:rFonts w:ascii="Brill" w:eastAsia="Brill" w:hAnsi="Brill" w:cs="Brill"/>
          <w:i/>
          <w:lang w:val="pl-PL"/>
        </w:rPr>
        <w:t>Nadzór lekarski nad prostytucją.</w:t>
      </w:r>
      <w:r w:rsidRPr="00C66272">
        <w:rPr>
          <w:rFonts w:ascii="Brill" w:eastAsia="Brill" w:hAnsi="Brill" w:cs="Brill"/>
          <w:lang w:val="pl-PL"/>
        </w:rPr>
        <w:t xml:space="preserve"> Lwów: Drukarnia </w:t>
      </w:r>
      <w:proofErr w:type="spellStart"/>
      <w:r w:rsidRPr="00C66272">
        <w:rPr>
          <w:rFonts w:ascii="Brill" w:eastAsia="Brill" w:hAnsi="Brill" w:cs="Brill"/>
          <w:lang w:val="pl-PL"/>
        </w:rPr>
        <w:t>Piller</w:t>
      </w:r>
      <w:proofErr w:type="spellEnd"/>
      <w:r w:rsidRPr="00C66272">
        <w:rPr>
          <w:rFonts w:ascii="Brill" w:eastAsia="Brill" w:hAnsi="Brill" w:cs="Brill"/>
          <w:lang w:val="pl-PL"/>
        </w:rPr>
        <w:t>, Neumann i Sp.</w:t>
      </w:r>
      <w:commentRangeEnd w:id="4889"/>
      <w:r w:rsidR="00713589">
        <w:rPr>
          <w:rStyle w:val="Odwoaniedokomentarza"/>
          <w:lang w:val="en-AU"/>
        </w:rPr>
        <w:commentReference w:id="4889"/>
      </w:r>
    </w:p>
    <w:p w14:paraId="35077FA5" w14:textId="553BF43C" w:rsidR="00CB3FC9" w:rsidRPr="00C66272" w:rsidDel="0083343A" w:rsidRDefault="00C55FA1" w:rsidP="00F62668">
      <w:pPr>
        <w:spacing w:line="360" w:lineRule="auto"/>
        <w:ind w:left="426" w:hanging="426"/>
        <w:rPr>
          <w:del w:id="4890" w:author="Autor"/>
          <w:rFonts w:ascii="Brill" w:eastAsia="Brill" w:hAnsi="Brill" w:cs="Brill"/>
          <w:lang w:val="pl-PL"/>
        </w:rPr>
      </w:pPr>
      <w:commentRangeStart w:id="4891"/>
      <w:del w:id="4892" w:author="Autor">
        <w:r w:rsidRPr="00C66272" w:rsidDel="0083343A">
          <w:rPr>
            <w:rFonts w:ascii="Brill" w:eastAsia="Brill" w:hAnsi="Brill" w:cs="Brill"/>
            <w:lang w:val="pl-PL"/>
          </w:rPr>
          <w:delText xml:space="preserve">Piątkowska, M. (2012). </w:delText>
        </w:r>
        <w:r w:rsidRPr="00C66272" w:rsidDel="0083343A">
          <w:rPr>
            <w:rFonts w:ascii="Brill" w:eastAsia="Brill" w:hAnsi="Brill" w:cs="Brill"/>
            <w:i/>
            <w:lang w:val="pl-PL"/>
          </w:rPr>
          <w:delText>Życie przestępcze w przedwojennej Polsce. Grandesy, kasiarze, brylanty.</w:delText>
        </w:r>
        <w:r w:rsidRPr="00C66272" w:rsidDel="0083343A">
          <w:rPr>
            <w:rFonts w:ascii="Brill" w:eastAsia="Brill" w:hAnsi="Brill" w:cs="Brill"/>
            <w:lang w:val="pl-PL"/>
          </w:rPr>
          <w:delText xml:space="preserve"> Warszawa: PWN.</w:delText>
        </w:r>
        <w:commentRangeEnd w:id="4891"/>
        <w:r w:rsidR="00713589" w:rsidDel="0083343A">
          <w:rPr>
            <w:rStyle w:val="Odwoaniedokomentarza"/>
            <w:lang w:val="en-AU"/>
          </w:rPr>
          <w:commentReference w:id="4891"/>
        </w:r>
      </w:del>
    </w:p>
    <w:p w14:paraId="35077FA6"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Podgórecki</w:t>
      </w:r>
      <w:proofErr w:type="spellEnd"/>
      <w:r w:rsidRPr="00C66272">
        <w:rPr>
          <w:rFonts w:ascii="Brill" w:eastAsia="Brill" w:hAnsi="Brill" w:cs="Brill"/>
          <w:lang w:val="pl-PL"/>
        </w:rPr>
        <w:t xml:space="preserve">, A. (1969). </w:t>
      </w:r>
      <w:r w:rsidRPr="00C66272">
        <w:rPr>
          <w:rFonts w:ascii="Brill" w:eastAsia="Brill" w:hAnsi="Brill" w:cs="Brill"/>
          <w:i/>
          <w:lang w:val="pl-PL"/>
        </w:rPr>
        <w:t>Patologia życia społecznego.</w:t>
      </w:r>
      <w:r w:rsidRPr="00C66272">
        <w:rPr>
          <w:rFonts w:ascii="Brill" w:eastAsia="Brill" w:hAnsi="Brill" w:cs="Brill"/>
          <w:lang w:val="pl-PL"/>
        </w:rPr>
        <w:t xml:space="preserve"> Warszawa: PWN.</w:t>
      </w:r>
    </w:p>
    <w:p w14:paraId="35077FA7" w14:textId="77777777" w:rsidR="00CB3FC9" w:rsidRPr="00C66272" w:rsidRDefault="00C55FA1" w:rsidP="00F62668">
      <w:pPr>
        <w:spacing w:line="360" w:lineRule="auto"/>
        <w:ind w:left="426" w:hanging="426"/>
        <w:rPr>
          <w:rFonts w:ascii="Brill" w:eastAsia="Brill" w:hAnsi="Brill" w:cs="Brill"/>
        </w:rPr>
      </w:pPr>
      <w:r w:rsidRPr="00C66272">
        <w:rPr>
          <w:rFonts w:ascii="Brill" w:eastAsia="Brill" w:hAnsi="Brill" w:cs="Brill"/>
          <w:i/>
          <w:lang w:val="pl-PL"/>
        </w:rPr>
        <w:t>Prostytucja-w-PRL.html.</w:t>
      </w:r>
      <w:r w:rsidRPr="00C66272">
        <w:rPr>
          <w:rFonts w:ascii="Brill" w:eastAsia="Brill" w:hAnsi="Brill" w:cs="Brill"/>
          <w:lang w:val="pl-PL"/>
        </w:rPr>
        <w:t xml:space="preserve"> (2010). </w:t>
      </w:r>
      <w:r w:rsidRPr="00C66272">
        <w:rPr>
          <w:rFonts w:ascii="Brill" w:eastAsia="Brill" w:hAnsi="Brill" w:cs="Brill"/>
        </w:rPr>
        <w:t xml:space="preserve">Retrieved from: </w:t>
      </w:r>
      <w:hyperlink r:id="rId41">
        <w:r w:rsidRPr="00C66272">
          <w:rPr>
            <w:rFonts w:ascii="Brill" w:eastAsia="Brill" w:hAnsi="Brill" w:cs="Brill"/>
          </w:rPr>
          <w:t>www.alehistoria.blox.pl/2010/11/</w:t>
        </w:r>
      </w:hyperlink>
      <w:r w:rsidRPr="00C66272">
        <w:rPr>
          <w:rFonts w:ascii="Brill" w:eastAsia="Brill" w:hAnsi="Brill" w:cs="Brill"/>
        </w:rPr>
        <w:t xml:space="preserve"> (28.07.2017).</w:t>
      </w:r>
    </w:p>
    <w:p w14:paraId="35077FA8"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 xml:space="preserve">Semków, P. (2003). W walce o czystość moralną. </w:t>
      </w:r>
      <w:r w:rsidRPr="00C66272">
        <w:rPr>
          <w:rFonts w:ascii="Brill" w:eastAsia="Brill" w:hAnsi="Brill" w:cs="Brill"/>
          <w:i/>
          <w:lang w:val="pl-PL"/>
        </w:rPr>
        <w:t>Biuletyn Instytutu Pamięci Narodowej</w:t>
      </w:r>
      <w:r w:rsidRPr="00C66272">
        <w:rPr>
          <w:rFonts w:ascii="Brill" w:eastAsia="Brill" w:hAnsi="Brill" w:cs="Brill"/>
          <w:lang w:val="pl-PL"/>
        </w:rPr>
        <w:t xml:space="preserve"> 2 (25), pp. 57-74.</w:t>
      </w:r>
    </w:p>
    <w:p w14:paraId="35077FA9"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 xml:space="preserve">Sikora – Kulesza, J. (2004). </w:t>
      </w:r>
      <w:r w:rsidRPr="00C66272">
        <w:rPr>
          <w:rFonts w:ascii="Brill" w:eastAsia="Brill" w:hAnsi="Brill" w:cs="Brill"/>
          <w:i/>
          <w:lang w:val="pl-PL"/>
        </w:rPr>
        <w:t>Zło tolerowane. Prostytucja w Królestwie polskim w XIX wieku.</w:t>
      </w:r>
      <w:r w:rsidRPr="00C66272">
        <w:rPr>
          <w:rFonts w:ascii="Brill" w:eastAsia="Brill" w:hAnsi="Brill" w:cs="Brill"/>
          <w:lang w:val="pl-PL"/>
        </w:rPr>
        <w:t xml:space="preserve"> Warszawa: Mada.</w:t>
      </w:r>
    </w:p>
    <w:p w14:paraId="35077FAA"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 xml:space="preserve">Stapiński, A. (1979). </w:t>
      </w:r>
      <w:r w:rsidRPr="00C66272">
        <w:rPr>
          <w:rFonts w:ascii="Brill" w:eastAsia="Brill" w:hAnsi="Brill" w:cs="Brill"/>
          <w:i/>
          <w:lang w:val="pl-PL"/>
        </w:rPr>
        <w:t>Zwalczanie kiły i rzeżączki w Polsce.</w:t>
      </w:r>
      <w:r w:rsidRPr="00C66272">
        <w:rPr>
          <w:rFonts w:ascii="Brill" w:eastAsia="Brill" w:hAnsi="Brill" w:cs="Brill"/>
          <w:lang w:val="pl-PL"/>
        </w:rPr>
        <w:t xml:space="preserve"> Warszawa: PZWL.</w:t>
      </w:r>
    </w:p>
    <w:p w14:paraId="35077FAB" w14:textId="77777777" w:rsidR="00CB3FC9" w:rsidRPr="00C66272"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Sywula</w:t>
      </w:r>
      <w:proofErr w:type="spellEnd"/>
      <w:r w:rsidRPr="00C66272">
        <w:rPr>
          <w:rFonts w:ascii="Brill" w:eastAsia="Brill" w:hAnsi="Brill" w:cs="Brill"/>
          <w:lang w:val="pl-PL"/>
        </w:rPr>
        <w:t xml:space="preserve">, M. (2014). Działalność milicyjnej służby śledczej na terenie województwa gdańskiego w latach 1945 – 1949. </w:t>
      </w:r>
      <w:r w:rsidRPr="00C66272">
        <w:rPr>
          <w:rFonts w:ascii="Brill" w:eastAsia="Brill" w:hAnsi="Brill" w:cs="Brill"/>
          <w:i/>
          <w:lang w:val="pl-PL"/>
        </w:rPr>
        <w:t>Słupskie Studia Historyczne, 20</w:t>
      </w:r>
      <w:r w:rsidRPr="00C66272">
        <w:rPr>
          <w:rFonts w:ascii="Brill" w:eastAsia="Brill" w:hAnsi="Brill" w:cs="Brill"/>
          <w:lang w:val="pl-PL"/>
        </w:rPr>
        <w:t>, 195–197.</w:t>
      </w:r>
    </w:p>
    <w:p w14:paraId="35077FAC" w14:textId="77777777" w:rsidR="00CB3FC9" w:rsidRPr="00C66272" w:rsidRDefault="00C55FA1" w:rsidP="00F62668">
      <w:pPr>
        <w:spacing w:line="360" w:lineRule="auto"/>
        <w:ind w:left="426" w:hanging="426"/>
        <w:rPr>
          <w:rFonts w:ascii="Brill" w:eastAsia="Brill" w:hAnsi="Brill" w:cs="Brill"/>
          <w:lang w:val="pl-PL"/>
        </w:rPr>
      </w:pPr>
      <w:r w:rsidRPr="00C66272">
        <w:rPr>
          <w:rFonts w:ascii="Brill" w:eastAsia="Brill" w:hAnsi="Brill" w:cs="Brill"/>
          <w:lang w:val="pl-PL"/>
        </w:rPr>
        <w:t xml:space="preserve">Ślusarczyk, B. (1983). Kilka uwag w sprawie prostytucji. </w:t>
      </w:r>
      <w:r w:rsidRPr="00C66272">
        <w:rPr>
          <w:rFonts w:ascii="Brill" w:eastAsia="Brill" w:hAnsi="Brill" w:cs="Brill"/>
          <w:i/>
          <w:lang w:val="pl-PL"/>
        </w:rPr>
        <w:t>Problemy Rodziny, 6</w:t>
      </w:r>
      <w:r w:rsidRPr="00C66272">
        <w:rPr>
          <w:rFonts w:ascii="Brill" w:eastAsia="Brill" w:hAnsi="Brill" w:cs="Brill"/>
          <w:lang w:val="pl-PL"/>
        </w:rPr>
        <w:t>, 38–44.</w:t>
      </w:r>
    </w:p>
    <w:p w14:paraId="35077FAD" w14:textId="77777777" w:rsidR="00CB3FC9" w:rsidRPr="00BF26E0" w:rsidRDefault="00C55FA1" w:rsidP="00F62668">
      <w:pPr>
        <w:spacing w:line="360" w:lineRule="auto"/>
        <w:ind w:left="426" w:hanging="426"/>
        <w:rPr>
          <w:rFonts w:ascii="Brill" w:eastAsia="Brill" w:hAnsi="Brill" w:cs="Brill"/>
          <w:lang w:val="pl-PL"/>
        </w:rPr>
      </w:pPr>
      <w:proofErr w:type="spellStart"/>
      <w:r w:rsidRPr="00C66272">
        <w:rPr>
          <w:rFonts w:ascii="Brill" w:eastAsia="Brill" w:hAnsi="Brill" w:cs="Brill"/>
          <w:lang w:val="pl-PL"/>
        </w:rPr>
        <w:t>Śpila</w:t>
      </w:r>
      <w:proofErr w:type="spellEnd"/>
      <w:r w:rsidRPr="00C66272">
        <w:rPr>
          <w:rFonts w:ascii="Brill" w:eastAsia="Brill" w:hAnsi="Brill" w:cs="Brill"/>
          <w:lang w:val="pl-PL"/>
        </w:rPr>
        <w:t xml:space="preserve">, B. (2006). Aspekty zdrowotne i psychiczne prostytucji ze szczególnym uwzględnieniem prostytucji nieletnich. In: M. </w:t>
      </w:r>
      <w:proofErr w:type="spellStart"/>
      <w:r w:rsidRPr="00C66272">
        <w:rPr>
          <w:rFonts w:ascii="Brill" w:eastAsia="Brill" w:hAnsi="Brill" w:cs="Brill"/>
          <w:lang w:val="pl-PL"/>
        </w:rPr>
        <w:t>Jędrzejko</w:t>
      </w:r>
      <w:proofErr w:type="spellEnd"/>
      <w:r w:rsidRPr="00C66272">
        <w:rPr>
          <w:rFonts w:ascii="Brill" w:eastAsia="Brill" w:hAnsi="Brill" w:cs="Brill"/>
          <w:lang w:val="pl-PL"/>
        </w:rPr>
        <w:t xml:space="preserve"> (Ed.), </w:t>
      </w:r>
      <w:r w:rsidRPr="00C66272">
        <w:rPr>
          <w:rFonts w:ascii="Brill" w:eastAsia="Brill" w:hAnsi="Brill" w:cs="Brill"/>
          <w:i/>
          <w:lang w:val="pl-PL"/>
        </w:rPr>
        <w:t>Prostytucja jako problem społeczny, moralny i zdrowotny</w:t>
      </w:r>
      <w:r w:rsidRPr="00C66272">
        <w:rPr>
          <w:rFonts w:ascii="Brill" w:eastAsia="Brill" w:hAnsi="Brill" w:cs="Brill"/>
          <w:lang w:val="pl-PL"/>
        </w:rPr>
        <w:t xml:space="preserve"> (pp. 73–99). </w:t>
      </w:r>
      <w:r w:rsidRPr="00BF26E0">
        <w:rPr>
          <w:rFonts w:ascii="Brill" w:eastAsia="Brill" w:hAnsi="Brill" w:cs="Brill"/>
          <w:lang w:val="pl-PL"/>
        </w:rPr>
        <w:t xml:space="preserve">Pułtusk – Warszawa: Akademia Humanistyczna im. Aleksandra Gieysztora. </w:t>
      </w:r>
    </w:p>
    <w:p w14:paraId="35077FAE" w14:textId="06834DC2" w:rsidR="00CB3FC9" w:rsidRPr="00BF26E0" w:rsidDel="0083343A" w:rsidRDefault="00C55FA1" w:rsidP="00F62668">
      <w:pPr>
        <w:pBdr>
          <w:top w:val="nil"/>
          <w:left w:val="nil"/>
          <w:bottom w:val="nil"/>
          <w:right w:val="nil"/>
          <w:between w:val="nil"/>
        </w:pBdr>
        <w:spacing w:line="360" w:lineRule="auto"/>
        <w:ind w:left="426" w:hanging="426"/>
        <w:jc w:val="both"/>
        <w:rPr>
          <w:del w:id="4893" w:author="Autor"/>
          <w:rFonts w:ascii="Brill" w:eastAsia="Brill" w:hAnsi="Brill" w:cs="Brill"/>
          <w:color w:val="000000"/>
          <w:lang w:val="pl-PL"/>
        </w:rPr>
      </w:pPr>
      <w:commentRangeStart w:id="4894"/>
      <w:del w:id="4895" w:author="Autor">
        <w:r w:rsidRPr="00C66272" w:rsidDel="0083343A">
          <w:rPr>
            <w:rFonts w:ascii="Brill" w:eastAsia="Brill" w:hAnsi="Brill" w:cs="Brill"/>
            <w:color w:val="000000"/>
            <w:lang w:val="pl-PL"/>
          </w:rPr>
          <w:delText xml:space="preserve">Wojciechowska, M. (2012). </w:delText>
        </w:r>
        <w:r w:rsidRPr="00C66272" w:rsidDel="0083343A">
          <w:rPr>
            <w:rFonts w:ascii="Brill" w:eastAsia="Brill" w:hAnsi="Brill" w:cs="Brill"/>
            <w:i/>
            <w:color w:val="000000"/>
            <w:lang w:val="pl-PL"/>
          </w:rPr>
          <w:delText>Agencja towarzyska (nie)zwykłe miejsce pracy</w:delText>
        </w:r>
        <w:r w:rsidRPr="00C66272" w:rsidDel="0083343A">
          <w:rPr>
            <w:rFonts w:ascii="Brill" w:eastAsia="Brill" w:hAnsi="Brill" w:cs="Brill"/>
            <w:color w:val="000000"/>
            <w:lang w:val="pl-PL"/>
          </w:rPr>
          <w:delText xml:space="preserve">. </w:delText>
        </w:r>
        <w:r w:rsidRPr="00BF26E0" w:rsidDel="0083343A">
          <w:rPr>
            <w:rFonts w:ascii="Brill" w:eastAsia="Brill" w:hAnsi="Brill" w:cs="Brill"/>
            <w:color w:val="000000"/>
            <w:lang w:val="pl-PL"/>
          </w:rPr>
          <w:delText>Kraków: Zakład Wydawniczy “Nomos”.</w:delText>
        </w:r>
        <w:commentRangeEnd w:id="4894"/>
        <w:r w:rsidR="00713589" w:rsidDel="0083343A">
          <w:rPr>
            <w:rStyle w:val="Odwoaniedokomentarza"/>
            <w:lang w:val="en-AU"/>
          </w:rPr>
          <w:commentReference w:id="4894"/>
        </w:r>
      </w:del>
    </w:p>
    <w:p w14:paraId="35077FAF" w14:textId="77777777" w:rsidR="00CB3FC9" w:rsidRPr="00BF26E0" w:rsidRDefault="00CB3FC9"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p>
    <w:p w14:paraId="35077FB0" w14:textId="77777777" w:rsidR="00CB3FC9" w:rsidRPr="00BF26E0" w:rsidRDefault="00C55FA1" w:rsidP="00F62668">
      <w:pPr>
        <w:pBdr>
          <w:top w:val="nil"/>
          <w:left w:val="nil"/>
          <w:bottom w:val="nil"/>
          <w:right w:val="nil"/>
          <w:between w:val="nil"/>
        </w:pBdr>
        <w:spacing w:line="360" w:lineRule="auto"/>
        <w:ind w:left="426" w:hanging="426"/>
        <w:jc w:val="both"/>
        <w:rPr>
          <w:rFonts w:ascii="Brill" w:eastAsia="Brill" w:hAnsi="Brill" w:cs="Brill"/>
          <w:b/>
          <w:color w:val="000000"/>
          <w:lang w:val="pl-PL"/>
        </w:rPr>
      </w:pPr>
      <w:proofErr w:type="spellStart"/>
      <w:r w:rsidRPr="00BF26E0">
        <w:rPr>
          <w:rFonts w:ascii="Brill" w:eastAsia="Brill" w:hAnsi="Brill" w:cs="Brill"/>
          <w:b/>
          <w:color w:val="000000"/>
          <w:lang w:val="pl-PL"/>
        </w:rPr>
        <w:t>Archival</w:t>
      </w:r>
      <w:proofErr w:type="spellEnd"/>
      <w:r w:rsidRPr="00BF26E0">
        <w:rPr>
          <w:rFonts w:ascii="Brill" w:eastAsia="Brill" w:hAnsi="Brill" w:cs="Brill"/>
          <w:b/>
          <w:color w:val="000000"/>
          <w:lang w:val="pl-PL"/>
        </w:rPr>
        <w:t xml:space="preserve"> </w:t>
      </w:r>
      <w:proofErr w:type="spellStart"/>
      <w:r w:rsidRPr="00BF26E0">
        <w:rPr>
          <w:rFonts w:ascii="Brill" w:eastAsia="Brill" w:hAnsi="Brill" w:cs="Brill"/>
          <w:b/>
          <w:color w:val="000000"/>
          <w:lang w:val="pl-PL"/>
        </w:rPr>
        <w:t>sources</w:t>
      </w:r>
      <w:proofErr w:type="spellEnd"/>
      <w:r w:rsidRPr="00BF26E0">
        <w:rPr>
          <w:rFonts w:ascii="Brill" w:eastAsia="Brill" w:hAnsi="Brill" w:cs="Brill"/>
          <w:b/>
          <w:color w:val="000000"/>
          <w:lang w:val="pl-PL"/>
        </w:rPr>
        <w:t xml:space="preserve"> and </w:t>
      </w:r>
      <w:proofErr w:type="spellStart"/>
      <w:r w:rsidRPr="00BF26E0">
        <w:rPr>
          <w:rFonts w:ascii="Brill" w:eastAsia="Brill" w:hAnsi="Brill" w:cs="Brill"/>
          <w:b/>
          <w:color w:val="000000"/>
          <w:lang w:val="pl-PL"/>
        </w:rPr>
        <w:t>legislation</w:t>
      </w:r>
      <w:proofErr w:type="spellEnd"/>
      <w:r w:rsidRPr="00BF26E0">
        <w:rPr>
          <w:rFonts w:ascii="Brill" w:eastAsia="Brill" w:hAnsi="Brill" w:cs="Brill"/>
          <w:b/>
          <w:color w:val="000000"/>
          <w:lang w:val="pl-PL"/>
        </w:rPr>
        <w:t>:</w:t>
      </w:r>
    </w:p>
    <w:p w14:paraId="35077FB1" w14:textId="412CECA6"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rPr>
      </w:pPr>
      <w:r w:rsidRPr="00C66272">
        <w:rPr>
          <w:rFonts w:ascii="Brill" w:eastAsia="Brill" w:hAnsi="Brill" w:cs="Brill"/>
          <w:color w:val="000000"/>
          <w:lang w:val="pl-PL"/>
        </w:rPr>
        <w:t xml:space="preserve">Dekret o zwalczaniu chorób wenerycznych, Dz.U. 1946, nr 18, </w:t>
      </w:r>
      <w:proofErr w:type="spellStart"/>
      <w:r w:rsidRPr="00C66272">
        <w:rPr>
          <w:rFonts w:ascii="Brill" w:eastAsia="Brill" w:hAnsi="Brill" w:cs="Brill"/>
          <w:color w:val="000000"/>
          <w:lang w:val="pl-PL"/>
        </w:rPr>
        <w:t>item</w:t>
      </w:r>
      <w:proofErr w:type="spellEnd"/>
      <w:r w:rsidRPr="00C66272">
        <w:rPr>
          <w:rFonts w:ascii="Brill" w:eastAsia="Brill" w:hAnsi="Brill" w:cs="Brill"/>
          <w:color w:val="000000"/>
          <w:lang w:val="pl-PL"/>
        </w:rPr>
        <w:t xml:space="preserve">. </w:t>
      </w:r>
      <w:r w:rsidRPr="00C66272">
        <w:rPr>
          <w:rFonts w:ascii="Brill" w:eastAsia="Brill" w:hAnsi="Brill" w:cs="Brill"/>
          <w:color w:val="000000"/>
        </w:rPr>
        <w:t xml:space="preserve">119 (with later amendments Journal of Laws Dz.U.1947, nr 20, item. 80, </w:t>
      </w:r>
      <w:proofErr w:type="spellStart"/>
      <w:r w:rsidRPr="00C66272">
        <w:rPr>
          <w:rFonts w:ascii="Brill" w:eastAsia="Brill" w:hAnsi="Brill" w:cs="Brill"/>
          <w:color w:val="000000"/>
        </w:rPr>
        <w:t>Dz.U</w:t>
      </w:r>
      <w:proofErr w:type="spellEnd"/>
      <w:r w:rsidRPr="00C66272">
        <w:rPr>
          <w:rFonts w:ascii="Brill" w:eastAsia="Brill" w:hAnsi="Brill" w:cs="Brill"/>
          <w:color w:val="000000"/>
        </w:rPr>
        <w:t>. 1949, nr 46, item. 338, unified text</w:t>
      </w:r>
      <w:r w:rsidR="001A1E0C">
        <w:rPr>
          <w:rFonts w:ascii="Brill" w:eastAsia="Brill" w:hAnsi="Brill" w:cs="Brill"/>
          <w:color w:val="000000"/>
        </w:rPr>
        <w:t xml:space="preserve"> </w:t>
      </w:r>
      <w:proofErr w:type="spellStart"/>
      <w:r w:rsidRPr="00C66272">
        <w:rPr>
          <w:rFonts w:ascii="Brill" w:eastAsia="Brill" w:hAnsi="Brill" w:cs="Brill"/>
          <w:color w:val="000000"/>
        </w:rPr>
        <w:t>Dz.U</w:t>
      </w:r>
      <w:proofErr w:type="spellEnd"/>
      <w:r w:rsidRPr="00C66272">
        <w:rPr>
          <w:rFonts w:ascii="Brill" w:eastAsia="Brill" w:hAnsi="Brill" w:cs="Brill"/>
          <w:color w:val="000000"/>
        </w:rPr>
        <w:t xml:space="preserve">. 1949, nr 51, </w:t>
      </w:r>
      <w:proofErr w:type="spellStart"/>
      <w:r w:rsidRPr="00C66272">
        <w:rPr>
          <w:rFonts w:ascii="Brill" w:eastAsia="Brill" w:hAnsi="Brill" w:cs="Brill"/>
          <w:color w:val="000000"/>
        </w:rPr>
        <w:t>poz</w:t>
      </w:r>
      <w:proofErr w:type="spellEnd"/>
      <w:r w:rsidRPr="00C66272">
        <w:rPr>
          <w:rFonts w:ascii="Brill" w:eastAsia="Brill" w:hAnsi="Brill" w:cs="Brill"/>
          <w:color w:val="000000"/>
        </w:rPr>
        <w:t>. 394).</w:t>
      </w:r>
    </w:p>
    <w:p w14:paraId="35077FB2"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lastRenderedPageBreak/>
        <w:t>Instytut Pamięci Narodowej Oddział w Szczecinie (</w:t>
      </w:r>
      <w:proofErr w:type="spellStart"/>
      <w:r w:rsidRPr="00C66272">
        <w:rPr>
          <w:rFonts w:ascii="Brill" w:eastAsia="Brill" w:hAnsi="Brill" w:cs="Brill"/>
          <w:color w:val="000000"/>
          <w:lang w:val="pl-PL"/>
        </w:rPr>
        <w:t>hereinafter</w:t>
      </w:r>
      <w:proofErr w:type="spellEnd"/>
      <w:r w:rsidRPr="00C66272">
        <w:rPr>
          <w:rFonts w:ascii="Brill" w:eastAsia="Brill" w:hAnsi="Brill" w:cs="Brill"/>
          <w:color w:val="000000"/>
          <w:lang w:val="pl-PL"/>
        </w:rPr>
        <w:t xml:space="preserve"> IPN </w:t>
      </w:r>
      <w:proofErr w:type="spellStart"/>
      <w:r w:rsidRPr="00C66272">
        <w:rPr>
          <w:rFonts w:ascii="Brill" w:eastAsia="Brill" w:hAnsi="Brill" w:cs="Brill"/>
          <w:color w:val="000000"/>
          <w:lang w:val="pl-PL"/>
        </w:rPr>
        <w:t>Sz</w:t>
      </w:r>
      <w:proofErr w:type="spellEnd"/>
      <w:r w:rsidRPr="00C66272">
        <w:rPr>
          <w:rFonts w:ascii="Brill" w:eastAsia="Brill" w:hAnsi="Brill" w:cs="Brill"/>
          <w:color w:val="000000"/>
          <w:lang w:val="pl-PL"/>
        </w:rPr>
        <w:t>), Komenda Główna Milicji Obywatelskiej w Szczecnie (</w:t>
      </w:r>
      <w:proofErr w:type="spellStart"/>
      <w:r w:rsidRPr="00C66272">
        <w:rPr>
          <w:rFonts w:ascii="Brill" w:eastAsia="Brill" w:hAnsi="Brill" w:cs="Brill"/>
          <w:color w:val="000000"/>
          <w:lang w:val="pl-PL"/>
        </w:rPr>
        <w:t>hereinafter</w:t>
      </w:r>
      <w:proofErr w:type="spellEnd"/>
      <w:r w:rsidRPr="00C66272">
        <w:rPr>
          <w:rFonts w:ascii="Brill" w:eastAsia="Brill" w:hAnsi="Brill" w:cs="Brill"/>
          <w:color w:val="000000"/>
          <w:lang w:val="pl-PL"/>
        </w:rPr>
        <w:t xml:space="preserve"> KGMO </w:t>
      </w:r>
      <w:proofErr w:type="spellStart"/>
      <w:r w:rsidRPr="00C66272">
        <w:rPr>
          <w:rFonts w:ascii="Brill" w:eastAsia="Brill" w:hAnsi="Brill" w:cs="Brill"/>
          <w:color w:val="000000"/>
          <w:lang w:val="pl-PL"/>
        </w:rPr>
        <w:t>Sz</w:t>
      </w:r>
      <w:proofErr w:type="spellEnd"/>
      <w:r w:rsidRPr="00C66272">
        <w:rPr>
          <w:rFonts w:ascii="Brill" w:eastAsia="Brill" w:hAnsi="Brill" w:cs="Brill"/>
          <w:color w:val="000000"/>
          <w:lang w:val="pl-PL"/>
        </w:rPr>
        <w:t xml:space="preserve">), file 008/429, k. 35 </w:t>
      </w:r>
      <w:proofErr w:type="spellStart"/>
      <w:r w:rsidRPr="00C66272">
        <w:rPr>
          <w:rFonts w:ascii="Brill" w:eastAsia="Brill" w:hAnsi="Brill" w:cs="Brill"/>
          <w:color w:val="000000"/>
          <w:lang w:val="pl-PL"/>
        </w:rPr>
        <w:t>ff</w:t>
      </w:r>
      <w:proofErr w:type="spellEnd"/>
      <w:r w:rsidRPr="00C66272">
        <w:rPr>
          <w:rFonts w:ascii="Brill" w:eastAsia="Brill" w:hAnsi="Brill" w:cs="Brill"/>
          <w:color w:val="000000"/>
          <w:lang w:val="pl-PL"/>
        </w:rPr>
        <w:t>.</w:t>
      </w:r>
      <w:r w:rsidRPr="00C66272">
        <w:rPr>
          <w:rFonts w:ascii="Brill" w:hAnsi="Brill"/>
          <w:color w:val="000000"/>
          <w:sz w:val="20"/>
          <w:szCs w:val="20"/>
          <w:lang w:val="pl-PL"/>
        </w:rPr>
        <w:t xml:space="preserve"> </w:t>
      </w:r>
      <w:r w:rsidRPr="00C66272">
        <w:rPr>
          <w:rFonts w:ascii="Brill" w:eastAsia="Brill" w:hAnsi="Brill" w:cs="Brill"/>
          <w:color w:val="000000"/>
          <w:lang w:val="pl-PL"/>
        </w:rPr>
        <w:t>Sprawozdania dotyczące nierządu i ograniczania prostytucji 1963 – 1965.</w:t>
      </w:r>
    </w:p>
    <w:p w14:paraId="35077FB3"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Instytut Pamięci Narodowej (</w:t>
      </w:r>
      <w:proofErr w:type="spellStart"/>
      <w:r w:rsidRPr="00C66272">
        <w:rPr>
          <w:rFonts w:ascii="Brill" w:eastAsia="Brill" w:hAnsi="Brill" w:cs="Brill"/>
          <w:color w:val="000000"/>
          <w:lang w:val="pl-PL"/>
        </w:rPr>
        <w:t>hereinafter</w:t>
      </w:r>
      <w:proofErr w:type="spellEnd"/>
      <w:r w:rsidRPr="00C66272">
        <w:rPr>
          <w:rFonts w:ascii="Brill" w:eastAsia="Brill" w:hAnsi="Brill" w:cs="Brill"/>
          <w:color w:val="000000"/>
          <w:lang w:val="pl-PL"/>
        </w:rPr>
        <w:t xml:space="preserve"> IPN), KGMO, Informacja o zwalczaniu prostytucji i przestępstw z zakresu nierządu na terenie Polski, ref. 1550/3723, k. 5.</w:t>
      </w:r>
    </w:p>
    <w:p w14:paraId="35077FB4" w14:textId="7BE88AF4"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IPN, KGMO (dalej </w:t>
      </w:r>
      <w:proofErr w:type="spellStart"/>
      <w:r w:rsidRPr="00C66272">
        <w:rPr>
          <w:rFonts w:ascii="Brill" w:eastAsia="Brill" w:hAnsi="Brill" w:cs="Brill"/>
          <w:color w:val="000000"/>
          <w:lang w:val="pl-PL"/>
        </w:rPr>
        <w:t>hereinafter</w:t>
      </w:r>
      <w:proofErr w:type="spellEnd"/>
      <w:r w:rsidRPr="00C66272">
        <w:rPr>
          <w:rFonts w:ascii="Brill" w:eastAsia="Brill" w:hAnsi="Brill" w:cs="Brill"/>
          <w:color w:val="000000"/>
          <w:lang w:val="pl-PL"/>
        </w:rPr>
        <w:t xml:space="preserve"> KGMO) , Informacje o stanie prostytucji i zjawiskach jej towarzyszących. Notatka w sprawie prostytucji</w:t>
      </w:r>
      <w:r w:rsidR="001A1E0C">
        <w:rPr>
          <w:rFonts w:ascii="Brill" w:eastAsia="Brill" w:hAnsi="Brill" w:cs="Brill"/>
          <w:color w:val="000000"/>
          <w:lang w:val="pl-PL"/>
        </w:rPr>
        <w:t xml:space="preserve"> </w:t>
      </w:r>
      <w:r w:rsidRPr="00C66272">
        <w:rPr>
          <w:rFonts w:ascii="Brill" w:eastAsia="Brill" w:hAnsi="Brill" w:cs="Brill"/>
          <w:color w:val="000000"/>
          <w:lang w:val="pl-PL"/>
        </w:rPr>
        <w:t>[26 lutego 1957 roku], ref. 1550/3572, k. 31 - 32.</w:t>
      </w:r>
    </w:p>
    <w:p w14:paraId="35077FB5" w14:textId="448C1FA6"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KGMO, Informacje o stanie prostytucji i zjawiskach jej towarzyszących. Notatka w sprawie prostytucji</w:t>
      </w:r>
      <w:r w:rsidR="001A1E0C">
        <w:rPr>
          <w:rFonts w:ascii="Brill" w:eastAsia="Brill" w:hAnsi="Brill" w:cs="Brill"/>
          <w:color w:val="000000"/>
          <w:lang w:val="pl-PL"/>
        </w:rPr>
        <w:t xml:space="preserve"> </w:t>
      </w:r>
      <w:r w:rsidRPr="00C66272">
        <w:rPr>
          <w:rFonts w:ascii="Brill" w:eastAsia="Brill" w:hAnsi="Brill" w:cs="Brill"/>
          <w:color w:val="000000"/>
          <w:lang w:val="pl-PL"/>
        </w:rPr>
        <w:t xml:space="preserve">[26 lutego 1957 roku], ref. 1550/3572, p. 44. </w:t>
      </w:r>
    </w:p>
    <w:p w14:paraId="35077FB6" w14:textId="123346FA"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KGMO, Prostytucja w kraju. Notatka dla KC PZPR, [Warszawa 14 lipca 1955 roku], ref. 1550/3572, p. 28.</w:t>
      </w:r>
    </w:p>
    <w:p w14:paraId="35077FB7"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IPN, KGMO, Prostytucja w kraju. Notatka dla KC PZPR, [Warszawa 14 lipca 1955 roku], ref. 1550/3079, pp. 2 – 4. </w:t>
      </w:r>
    </w:p>
    <w:p w14:paraId="35077FB8"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KGMO, Prostytucja w kraju. Notatka dla KC PZPR, [Warszawa 14 lipca 1955 roku], ref. 1550/3079, pp. 3 – 4.</w:t>
      </w:r>
    </w:p>
    <w:p w14:paraId="35077FB9"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KGMO, Prostytucja, homoseksualizm. ref. 0397/136, k. 7.</w:t>
      </w:r>
    </w:p>
    <w:p w14:paraId="35077FBA"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KGMO, Rozkaz 168 Komendanta Głównego Milicji Obywatelskiej z dnia 17 września 1946 roku o wprowadzeniu do użytku służbowego Milicji Obywatelskiej Tymczasowej Instrukcji o Organizacji Służby Śledczej, ref. 01480/875, k. 11.</w:t>
      </w:r>
    </w:p>
    <w:p w14:paraId="35077FBB"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IPN, KGMO, KGMO, „O działalności sekcji (referatów) do walki z nierządem”, Biuletyn 3 (1957), ref. 1550/3572. k. 8. </w:t>
      </w:r>
    </w:p>
    <w:p w14:paraId="35077FBC"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Ministerstwo Spraw Wewnętrznych w Warszawie (dalej MSW), Materiały Gabinetu Ministra Spraw Wewnętrznych na posiedzenie Kolegium Ministra Spraw Wewnętrznych za okres marzec – grudzień 1959. Notatka dotycząca walki z prostytucją i przestępstwami seksualnymi, ref. 01253/36, k. 67.</w:t>
      </w:r>
    </w:p>
    <w:p w14:paraId="35077FBD" w14:textId="464289DD"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IPN, MSW, Materiały Gabinetu Ministra Spraw Wewnętrznych na posiedzenie kolegium ministerstwa spraw wewnętrznych marzec – grudzień 1959. Notatka dotycząca walki z prostytucją i przestępstwami seksualnymi, ref. 01253/36, k. 37 and k. 40. </w:t>
      </w:r>
    </w:p>
    <w:p w14:paraId="35077FBE"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IPN, MSW, Materiały Gabinetu Ministra Spraw Wewnętrznych na posiedzeniu Kolegium Ministerstwa Spraw Wewnętrznych za okres marzec – grudzień 1958, ref. 01253/36, k. 9.</w:t>
      </w:r>
    </w:p>
    <w:p w14:paraId="35077FBF"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lastRenderedPageBreak/>
        <w:t>IPN, MSW, Materiały Gabinetu Ministra Spraw Wewnętrznych na posiedzenia Kolegium Ministerstwa Spraw Wewnętrznych za okres marzec – grudzień 1958, ref. 01253/36, k. 35.</w:t>
      </w:r>
    </w:p>
    <w:p w14:paraId="35077FC0"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IPN, MSW, Protokoły nr 01 – 04, sprawozdania, notatki, mapa, schematy organizacyjne wyborczych grup operacyjnych, projekt prawa. Informacja o stanie prostytucji i zjawiskach jej towarzyszących, ref. 1585/4, k. 340, College of the Minister of </w:t>
      </w:r>
      <w:proofErr w:type="spellStart"/>
      <w:r w:rsidRPr="00C66272">
        <w:rPr>
          <w:rFonts w:ascii="Brill" w:eastAsia="Brill" w:hAnsi="Brill" w:cs="Brill"/>
          <w:color w:val="000000"/>
          <w:lang w:val="pl-PL"/>
        </w:rPr>
        <w:t>Internal</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color w:val="000000"/>
          <w:lang w:val="pl-PL"/>
        </w:rPr>
        <w:t>Affairs</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color w:val="000000"/>
          <w:lang w:val="pl-PL"/>
        </w:rPr>
        <w:t>meetings</w:t>
      </w:r>
      <w:proofErr w:type="spellEnd"/>
      <w:r w:rsidRPr="00C66272">
        <w:rPr>
          <w:rFonts w:ascii="Brill" w:eastAsia="Brill" w:hAnsi="Brill" w:cs="Brill"/>
          <w:color w:val="000000"/>
          <w:lang w:val="pl-PL"/>
        </w:rPr>
        <w:t xml:space="preserve"> of 1957. </w:t>
      </w:r>
    </w:p>
    <w:p w14:paraId="35077FC1"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Konwencja w sprawie zwalczania handlu ludźmi i eksploatacji prostytucji (</w:t>
      </w:r>
      <w:proofErr w:type="spellStart"/>
      <w:r w:rsidRPr="00C66272">
        <w:rPr>
          <w:rFonts w:ascii="Brill" w:eastAsia="Brill" w:hAnsi="Brill" w:cs="Brill"/>
          <w:color w:val="000000"/>
          <w:lang w:val="pl-PL"/>
        </w:rPr>
        <w:t>ratified</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color w:val="000000"/>
          <w:lang w:val="pl-PL"/>
        </w:rPr>
        <w:t>under</w:t>
      </w:r>
      <w:proofErr w:type="spellEnd"/>
      <w:r w:rsidRPr="00C66272">
        <w:rPr>
          <w:rFonts w:ascii="Brill" w:eastAsia="Brill" w:hAnsi="Brill" w:cs="Brill"/>
          <w:color w:val="000000"/>
          <w:lang w:val="pl-PL"/>
        </w:rPr>
        <w:t xml:space="preserve"> the </w:t>
      </w:r>
      <w:proofErr w:type="spellStart"/>
      <w:r w:rsidRPr="00C66272">
        <w:rPr>
          <w:rFonts w:ascii="Brill" w:eastAsia="Brill" w:hAnsi="Brill" w:cs="Brill"/>
          <w:color w:val="000000"/>
          <w:lang w:val="pl-PL"/>
        </w:rPr>
        <w:t>Act</w:t>
      </w:r>
      <w:proofErr w:type="spellEnd"/>
      <w:r w:rsidRPr="00C66272">
        <w:rPr>
          <w:rFonts w:ascii="Brill" w:eastAsia="Brill" w:hAnsi="Brill" w:cs="Brill"/>
          <w:color w:val="000000"/>
          <w:lang w:val="pl-PL"/>
        </w:rPr>
        <w:t xml:space="preserve"> of 29.02.1952), Dz.U. 1952, no. 41, </w:t>
      </w:r>
      <w:proofErr w:type="spellStart"/>
      <w:r w:rsidRPr="00C66272">
        <w:rPr>
          <w:rFonts w:ascii="Brill" w:eastAsia="Brill" w:hAnsi="Brill" w:cs="Brill"/>
          <w:color w:val="000000"/>
          <w:lang w:val="pl-PL"/>
        </w:rPr>
        <w:t>item</w:t>
      </w:r>
      <w:proofErr w:type="spellEnd"/>
      <w:r w:rsidRPr="00C66272">
        <w:rPr>
          <w:rFonts w:ascii="Brill" w:eastAsia="Brill" w:hAnsi="Brill" w:cs="Brill"/>
          <w:color w:val="000000"/>
          <w:lang w:val="pl-PL"/>
        </w:rPr>
        <w:t xml:space="preserve"> 278.</w:t>
      </w:r>
    </w:p>
    <w:p w14:paraId="35077FC2" w14:textId="7575BB31"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Okólnik Ministra Zdrowia</w:t>
      </w:r>
      <w:r w:rsidR="001A1E0C">
        <w:rPr>
          <w:rFonts w:ascii="Brill" w:eastAsia="Brill" w:hAnsi="Brill" w:cs="Brill"/>
          <w:color w:val="000000"/>
          <w:lang w:val="pl-PL"/>
        </w:rPr>
        <w:t xml:space="preserve"> </w:t>
      </w:r>
      <w:r w:rsidRPr="00C66272">
        <w:rPr>
          <w:rFonts w:ascii="Brill" w:eastAsia="Brill" w:hAnsi="Brill" w:cs="Brill"/>
          <w:color w:val="000000"/>
          <w:lang w:val="pl-PL"/>
        </w:rPr>
        <w:t xml:space="preserve">nr 40/46 z 31.11.1946 r. o Komisja społecznych do spraw zwalczania chorób wenerycznych, Dzienniki Zdrowia 1946, No. 23/24, </w:t>
      </w:r>
      <w:proofErr w:type="spellStart"/>
      <w:r w:rsidRPr="00C66272">
        <w:rPr>
          <w:rFonts w:ascii="Brill" w:eastAsia="Brill" w:hAnsi="Brill" w:cs="Brill"/>
          <w:color w:val="000000"/>
          <w:lang w:val="pl-PL"/>
        </w:rPr>
        <w:t>item</w:t>
      </w:r>
      <w:proofErr w:type="spellEnd"/>
      <w:r w:rsidRPr="00C66272">
        <w:rPr>
          <w:rFonts w:ascii="Brill" w:eastAsia="Brill" w:hAnsi="Brill" w:cs="Brill"/>
          <w:color w:val="000000"/>
          <w:lang w:val="pl-PL"/>
        </w:rPr>
        <w:t xml:space="preserve"> 126.</w:t>
      </w:r>
    </w:p>
    <w:p w14:paraId="35077FC3" w14:textId="77777777" w:rsidR="00CB3FC9" w:rsidRPr="00C66272" w:rsidRDefault="00C55FA1" w:rsidP="00F62668">
      <w:pPr>
        <w:pBdr>
          <w:top w:val="nil"/>
          <w:left w:val="nil"/>
          <w:bottom w:val="nil"/>
          <w:right w:val="nil"/>
          <w:between w:val="nil"/>
        </w:pBdr>
        <w:spacing w:line="360" w:lineRule="auto"/>
        <w:ind w:left="426" w:hanging="426"/>
        <w:jc w:val="both"/>
        <w:rPr>
          <w:rFonts w:ascii="Brill" w:eastAsia="Brill" w:hAnsi="Brill" w:cs="Brill"/>
          <w:color w:val="000000"/>
          <w:lang w:val="pl-PL"/>
        </w:rPr>
      </w:pPr>
      <w:r w:rsidRPr="00C66272">
        <w:rPr>
          <w:rFonts w:ascii="Brill" w:eastAsia="Brill" w:hAnsi="Brill" w:cs="Brill"/>
          <w:color w:val="000000"/>
          <w:lang w:val="pl-PL"/>
        </w:rPr>
        <w:t xml:space="preserve">Rozporządzenie Ministra Zdrowia Publicznego w porozumieniu z Ministrem Spraw Wewnętrznych z 6.09.1922 r. o nadzorze nad nierządem, Dz.U. 1922, no. 78, </w:t>
      </w:r>
      <w:proofErr w:type="spellStart"/>
      <w:r w:rsidRPr="00C66272">
        <w:rPr>
          <w:rFonts w:ascii="Brill" w:eastAsia="Brill" w:hAnsi="Brill" w:cs="Brill"/>
          <w:color w:val="000000"/>
          <w:lang w:val="pl-PL"/>
        </w:rPr>
        <w:t>item</w:t>
      </w:r>
      <w:proofErr w:type="spellEnd"/>
      <w:r w:rsidRPr="00C66272">
        <w:rPr>
          <w:rFonts w:ascii="Brill" w:eastAsia="Brill" w:hAnsi="Brill" w:cs="Brill"/>
          <w:color w:val="000000"/>
          <w:lang w:val="pl-PL"/>
        </w:rPr>
        <w:t xml:space="preserve"> 715.</w:t>
      </w:r>
    </w:p>
    <w:p w14:paraId="35077FC4" w14:textId="77777777" w:rsidR="00CB3FC9" w:rsidRPr="00C66272" w:rsidRDefault="00C55FA1" w:rsidP="00F62668">
      <w:pPr>
        <w:spacing w:line="360" w:lineRule="auto"/>
        <w:rPr>
          <w:rFonts w:ascii="Brill" w:eastAsia="Brill" w:hAnsi="Brill" w:cs="Brill"/>
          <w:lang w:val="pl-PL"/>
        </w:rPr>
      </w:pPr>
      <w:r w:rsidRPr="00C66272">
        <w:rPr>
          <w:rFonts w:ascii="Brill" w:hAnsi="Brill"/>
          <w:lang w:val="pl-PL"/>
        </w:rPr>
        <w:br w:type="page"/>
      </w:r>
    </w:p>
    <w:p w14:paraId="35077FC5" w14:textId="77777777" w:rsidR="00CB3FC9" w:rsidRPr="00C66272" w:rsidRDefault="00C55FA1">
      <w:pPr>
        <w:pBdr>
          <w:top w:val="nil"/>
          <w:left w:val="nil"/>
          <w:bottom w:val="nil"/>
          <w:right w:val="nil"/>
          <w:between w:val="nil"/>
        </w:pBdr>
        <w:spacing w:line="360" w:lineRule="auto"/>
        <w:rPr>
          <w:rFonts w:ascii="Brill" w:eastAsia="Brill" w:hAnsi="Brill" w:cs="Brill"/>
          <w:b/>
          <w:color w:val="000000"/>
          <w:sz w:val="28"/>
          <w:szCs w:val="28"/>
        </w:rPr>
      </w:pPr>
      <w:r w:rsidRPr="00C66272">
        <w:rPr>
          <w:rFonts w:ascii="Brill" w:eastAsia="Brill" w:hAnsi="Brill" w:cs="Brill"/>
          <w:b/>
          <w:color w:val="000000"/>
          <w:sz w:val="28"/>
          <w:szCs w:val="28"/>
        </w:rPr>
        <w:lastRenderedPageBreak/>
        <w:t>Chapter 11. Szczecin in the 1960s: The poetics of a port town</w:t>
      </w:r>
    </w:p>
    <w:p w14:paraId="53FE066B" w14:textId="77777777" w:rsidR="00F62668" w:rsidRDefault="00F62668">
      <w:pPr>
        <w:pBdr>
          <w:top w:val="nil"/>
          <w:left w:val="nil"/>
          <w:bottom w:val="nil"/>
          <w:right w:val="nil"/>
          <w:between w:val="nil"/>
        </w:pBdr>
        <w:spacing w:line="360" w:lineRule="auto"/>
        <w:rPr>
          <w:rFonts w:ascii="Brill" w:eastAsia="Brill" w:hAnsi="Brill" w:cs="Brill"/>
          <w:i/>
          <w:color w:val="000000"/>
        </w:rPr>
      </w:pPr>
    </w:p>
    <w:p w14:paraId="35077FC6" w14:textId="6BA5D58A" w:rsidR="00CB3FC9" w:rsidRPr="00C66272" w:rsidRDefault="00C55FA1">
      <w:pPr>
        <w:pBdr>
          <w:top w:val="nil"/>
          <w:left w:val="nil"/>
          <w:bottom w:val="nil"/>
          <w:right w:val="nil"/>
          <w:between w:val="nil"/>
        </w:pBdr>
        <w:spacing w:line="360" w:lineRule="auto"/>
        <w:rPr>
          <w:rFonts w:ascii="Brill" w:eastAsia="Brill" w:hAnsi="Brill" w:cs="Brill"/>
          <w:i/>
          <w:color w:val="000000"/>
        </w:rPr>
      </w:pPr>
      <w:r w:rsidRPr="00C66272">
        <w:rPr>
          <w:rFonts w:ascii="Brill" w:eastAsia="Brill" w:hAnsi="Brill" w:cs="Brill"/>
          <w:i/>
          <w:color w:val="000000"/>
        </w:rPr>
        <w:t xml:space="preserve">Sławomir </w:t>
      </w:r>
      <w:proofErr w:type="spellStart"/>
      <w:r w:rsidRPr="00C66272">
        <w:rPr>
          <w:rFonts w:ascii="Brill" w:eastAsia="Brill" w:hAnsi="Brill" w:cs="Brill"/>
          <w:i/>
          <w:color w:val="000000"/>
        </w:rPr>
        <w:t>Iwasiów</w:t>
      </w:r>
      <w:proofErr w:type="spellEnd"/>
    </w:p>
    <w:p w14:paraId="35077FC7" w14:textId="77777777" w:rsidR="00CB3FC9" w:rsidRPr="00C66272" w:rsidRDefault="00C55FA1">
      <w:pPr>
        <w:pBdr>
          <w:top w:val="nil"/>
          <w:left w:val="nil"/>
          <w:bottom w:val="nil"/>
          <w:right w:val="nil"/>
          <w:between w:val="nil"/>
        </w:pBdr>
        <w:spacing w:line="360" w:lineRule="auto"/>
        <w:rPr>
          <w:rFonts w:ascii="Brill" w:eastAsia="Brill" w:hAnsi="Brill" w:cs="Brill"/>
          <w:color w:val="000000"/>
        </w:rPr>
      </w:pPr>
      <w:r w:rsidRPr="00C66272">
        <w:rPr>
          <w:rFonts w:ascii="Brill" w:eastAsia="Brill" w:hAnsi="Brill" w:cs="Brill"/>
          <w:color w:val="000000"/>
        </w:rPr>
        <w:t>(University of Szczecin)</w:t>
      </w:r>
    </w:p>
    <w:p w14:paraId="35077FC8" w14:textId="77777777" w:rsidR="00CB3FC9" w:rsidRPr="00C66272" w:rsidRDefault="00CB3FC9">
      <w:pPr>
        <w:pBdr>
          <w:top w:val="nil"/>
          <w:left w:val="nil"/>
          <w:bottom w:val="nil"/>
          <w:right w:val="nil"/>
          <w:between w:val="nil"/>
        </w:pBdr>
        <w:spacing w:line="360" w:lineRule="auto"/>
        <w:rPr>
          <w:rFonts w:ascii="Brill" w:eastAsia="Brill" w:hAnsi="Brill" w:cs="Brill"/>
          <w:b/>
          <w:color w:val="000000"/>
        </w:rPr>
      </w:pPr>
    </w:p>
    <w:p w14:paraId="35077FC9" w14:textId="77777777" w:rsidR="00CB3FC9" w:rsidRPr="00C66272" w:rsidRDefault="00C55FA1">
      <w:pPr>
        <w:pBdr>
          <w:top w:val="nil"/>
          <w:left w:val="nil"/>
          <w:bottom w:val="nil"/>
          <w:right w:val="nil"/>
          <w:between w:val="nil"/>
        </w:pBdr>
        <w:spacing w:line="360" w:lineRule="auto"/>
        <w:rPr>
          <w:rFonts w:ascii="Brill" w:eastAsia="Brill" w:hAnsi="Brill" w:cs="Brill"/>
          <w:b/>
          <w:color w:val="000000"/>
        </w:rPr>
      </w:pPr>
      <w:r w:rsidRPr="00C66272">
        <w:rPr>
          <w:rFonts w:ascii="Brill" w:eastAsia="Brill" w:hAnsi="Brill" w:cs="Brill"/>
          <w:b/>
          <w:color w:val="000000"/>
        </w:rPr>
        <w:t>Introduction</w:t>
      </w:r>
    </w:p>
    <w:p w14:paraId="35077FCA" w14:textId="53862A15"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On Sunday, January 1st, New Year’s Day, a headline on the first page of </w:t>
      </w:r>
      <w:r w:rsidR="00FF4F73" w:rsidRPr="00C66272">
        <w:rPr>
          <w:rFonts w:ascii="Brill" w:eastAsia="Brill" w:hAnsi="Brill" w:cs="Brill"/>
          <w:color w:val="000000"/>
        </w:rPr>
        <w:t xml:space="preserve">the </w:t>
      </w:r>
      <w:r w:rsidRPr="00C66272">
        <w:rPr>
          <w:rFonts w:ascii="Brill" w:eastAsia="Brill" w:hAnsi="Brill" w:cs="Brill"/>
          <w:color w:val="000000"/>
        </w:rPr>
        <w:t xml:space="preserve">daily </w:t>
      </w:r>
      <w:proofErr w:type="spellStart"/>
      <w:r w:rsidRPr="00C66272">
        <w:rPr>
          <w:rFonts w:ascii="Brill" w:eastAsia="Brill" w:hAnsi="Brill" w:cs="Brill"/>
          <w:i/>
          <w:color w:val="000000"/>
        </w:rPr>
        <w:t>Kurier</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color w:val="000000"/>
        </w:rPr>
        <w:t xml:space="preserve"> [</w:t>
      </w:r>
      <w:r w:rsidRPr="00C66272">
        <w:rPr>
          <w:rFonts w:ascii="Brill" w:eastAsia="Brill" w:hAnsi="Brill" w:cs="Brill"/>
          <w:i/>
          <w:color w:val="000000"/>
        </w:rPr>
        <w:t>The Szczecin Courier</w:t>
      </w:r>
      <w:r w:rsidRPr="00C66272">
        <w:rPr>
          <w:rFonts w:ascii="Brill" w:eastAsia="Brill" w:hAnsi="Brill" w:cs="Brill"/>
          <w:color w:val="000000"/>
        </w:rPr>
        <w:t>] read: “Khrushchev’s toast: the year 1960 will be even better</w:t>
      </w:r>
      <w:ins w:id="4896" w:author="Autor">
        <w:r w:rsidR="008B1B95">
          <w:rPr>
            <w:rFonts w:ascii="Brill" w:eastAsia="Brill" w:hAnsi="Brill" w:cs="Brill"/>
            <w:color w:val="000000"/>
          </w:rPr>
          <w:t>.</w:t>
        </w:r>
      </w:ins>
      <w:r w:rsidRPr="00C66272">
        <w:rPr>
          <w:rFonts w:ascii="Brill" w:eastAsia="Brill" w:hAnsi="Brill" w:cs="Brill"/>
          <w:color w:val="000000"/>
        </w:rPr>
        <w:t>”</w:t>
      </w:r>
      <w:del w:id="4897" w:author="Autor">
        <w:r w:rsidRPr="00C66272" w:rsidDel="00696646">
          <w:rPr>
            <w:rFonts w:ascii="Brill" w:eastAsia="Brill" w:hAnsi="Brill" w:cs="Brill"/>
            <w:color w:val="000000"/>
          </w:rPr>
          <w:delText>.</w:delText>
        </w:r>
      </w:del>
      <w:r w:rsidRPr="00C66272">
        <w:rPr>
          <w:rFonts w:ascii="Brill" w:eastAsia="Brill" w:hAnsi="Brill" w:cs="Brill"/>
          <w:color w:val="000000"/>
        </w:rPr>
        <w:t xml:space="preserve"> In this way, the assertion </w:t>
      </w:r>
      <w:ins w:id="4898" w:author="Autor">
        <w:r w:rsidR="00696646">
          <w:rPr>
            <w:rFonts w:ascii="ArialMT" w:eastAsia="ArialMT" w:cs="ArialMT" w:hint="eastAsia"/>
            <w:sz w:val="17"/>
            <w:szCs w:val="17"/>
            <w:lang w:val="en-AU"/>
          </w:rPr>
          <w:t>–</w:t>
        </w:r>
      </w:ins>
      <w:del w:id="4899" w:author="Autor">
        <w:r w:rsidRPr="00C66272" w:rsidDel="00696646">
          <w:rPr>
            <w:rFonts w:ascii="Brill" w:eastAsia="Brill" w:hAnsi="Brill" w:cs="Brill"/>
            <w:color w:val="000000"/>
          </w:rPr>
          <w:delText>—</w:delText>
        </w:r>
      </w:del>
      <w:r w:rsidRPr="00C66272">
        <w:rPr>
          <w:rFonts w:ascii="Brill" w:eastAsia="Brill" w:hAnsi="Brill" w:cs="Brill"/>
          <w:color w:val="000000"/>
        </w:rPr>
        <w:t xml:space="preserve"> </w:t>
      </w:r>
      <w:r w:rsidR="006B20EE" w:rsidRPr="00C66272">
        <w:rPr>
          <w:rFonts w:ascii="Brill" w:eastAsia="Brill" w:hAnsi="Brill" w:cs="Brill"/>
          <w:color w:val="000000"/>
        </w:rPr>
        <w:t xml:space="preserve">however </w:t>
      </w:r>
      <w:r w:rsidRPr="00C66272">
        <w:rPr>
          <w:rFonts w:ascii="Brill" w:eastAsia="Brill" w:hAnsi="Brill" w:cs="Brill"/>
          <w:color w:val="000000"/>
        </w:rPr>
        <w:t xml:space="preserve">unconvincing, if we consider it from the </w:t>
      </w:r>
      <w:r w:rsidR="00FF4F73" w:rsidRPr="00C66272">
        <w:rPr>
          <w:rFonts w:ascii="Brill" w:eastAsia="Brill" w:hAnsi="Brill" w:cs="Brill"/>
          <w:color w:val="000000"/>
        </w:rPr>
        <w:t>presen</w:t>
      </w:r>
      <w:r w:rsidR="00A14A9D" w:rsidRPr="00C66272">
        <w:rPr>
          <w:rFonts w:ascii="Brill" w:eastAsia="Brill" w:hAnsi="Brill" w:cs="Brill"/>
          <w:color w:val="000000"/>
        </w:rPr>
        <w:t>t-day</w:t>
      </w:r>
      <w:r w:rsidR="001A1E0C">
        <w:rPr>
          <w:rFonts w:ascii="Brill" w:eastAsia="Brill" w:hAnsi="Brill" w:cs="Brill"/>
          <w:color w:val="000000"/>
        </w:rPr>
        <w:t xml:space="preserve"> </w:t>
      </w:r>
      <w:ins w:id="4900" w:author="Autor">
        <w:r w:rsidR="00696646">
          <w:rPr>
            <w:rFonts w:ascii="ArialMT" w:eastAsia="ArialMT" w:cs="ArialMT" w:hint="eastAsia"/>
            <w:sz w:val="17"/>
            <w:szCs w:val="17"/>
            <w:lang w:val="en-AU"/>
          </w:rPr>
          <w:t>–</w:t>
        </w:r>
      </w:ins>
      <w:del w:id="4901" w:author="Autor">
        <w:r w:rsidRPr="00C66272" w:rsidDel="00696646">
          <w:rPr>
            <w:rFonts w:ascii="Brill" w:eastAsia="Brill" w:hAnsi="Brill" w:cs="Brill"/>
            <w:color w:val="000000"/>
          </w:rPr>
          <w:delText>—</w:delText>
        </w:r>
      </w:del>
      <w:r w:rsidRPr="00C66272">
        <w:rPr>
          <w:rFonts w:ascii="Brill" w:eastAsia="Brill" w:hAnsi="Brill" w:cs="Brill"/>
          <w:color w:val="000000"/>
        </w:rPr>
        <w:t xml:space="preserve"> </w:t>
      </w:r>
      <w:r w:rsidR="007A7F3B" w:rsidRPr="00C66272">
        <w:rPr>
          <w:rFonts w:ascii="Brill" w:eastAsia="Brill" w:hAnsi="Brill" w:cs="Brill"/>
          <w:color w:val="000000"/>
        </w:rPr>
        <w:t xml:space="preserve">suggests that </w:t>
      </w:r>
      <w:r w:rsidRPr="00C66272">
        <w:rPr>
          <w:rFonts w:ascii="Brill" w:eastAsia="Brill" w:hAnsi="Brill" w:cs="Brill"/>
          <w:color w:val="000000"/>
        </w:rPr>
        <w:t>the moderni</w:t>
      </w:r>
      <w:ins w:id="4902" w:author="Autor">
        <w:r w:rsidR="00864F5B">
          <w:rPr>
            <w:rFonts w:ascii="Brill" w:eastAsia="Brill" w:hAnsi="Brill" w:cs="Brill"/>
            <w:color w:val="000000"/>
          </w:rPr>
          <w:t>z</w:t>
        </w:r>
      </w:ins>
      <w:del w:id="4903" w:author="Autor">
        <w:r w:rsidRPr="00C66272" w:rsidDel="00864F5B">
          <w:rPr>
            <w:rFonts w:ascii="Brill" w:eastAsia="Brill" w:hAnsi="Brill" w:cs="Brill"/>
            <w:color w:val="000000"/>
          </w:rPr>
          <w:delText>s</w:delText>
        </w:r>
      </w:del>
      <w:r w:rsidRPr="00C66272">
        <w:rPr>
          <w:rFonts w:ascii="Brill" w:eastAsia="Brill" w:hAnsi="Brill" w:cs="Brill"/>
          <w:color w:val="000000"/>
        </w:rPr>
        <w:t xml:space="preserve">ation of Poland began </w:t>
      </w:r>
      <w:r w:rsidR="00A14A9D" w:rsidRPr="00C66272">
        <w:rPr>
          <w:rFonts w:ascii="Brill" w:eastAsia="Brill" w:hAnsi="Brill" w:cs="Brill"/>
          <w:color w:val="000000"/>
        </w:rPr>
        <w:t>with</w:t>
      </w:r>
      <w:r w:rsidRPr="00C66272">
        <w:rPr>
          <w:rFonts w:ascii="Brill" w:eastAsia="Brill" w:hAnsi="Brill" w:cs="Brill"/>
          <w:color w:val="000000"/>
        </w:rPr>
        <w:t xml:space="preserve"> the 1960s. Juxtaposed with the tragic prologue to this decade, one which laid bare the actual political, cultural, and social tendencies of Poland under the communist regime, such an assertion was a sure sign of decaying modernity.</w:t>
      </w:r>
    </w:p>
    <w:p w14:paraId="35077FCB"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FCC"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Prom night of 1963</w:t>
      </w:r>
    </w:p>
    <w:p w14:paraId="35077FCD" w14:textId="72340643"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In his book </w:t>
      </w:r>
      <w:r w:rsidRPr="00C66272">
        <w:rPr>
          <w:rFonts w:ascii="Brill" w:eastAsia="Brill" w:hAnsi="Brill" w:cs="Brill"/>
          <w:i/>
          <w:color w:val="000000"/>
        </w:rPr>
        <w:t>1966</w:t>
      </w:r>
      <w:r w:rsidR="006607BE" w:rsidRPr="00C66272">
        <w:rPr>
          <w:rFonts w:ascii="Brill" w:eastAsia="Brill" w:hAnsi="Brill" w:cs="Brill"/>
          <w:i/>
          <w:color w:val="000000"/>
        </w:rPr>
        <w:t>:</w:t>
      </w:r>
      <w:r w:rsidRPr="00C66272">
        <w:rPr>
          <w:rFonts w:ascii="Brill" w:eastAsia="Brill" w:hAnsi="Brill" w:cs="Brill"/>
          <w:i/>
          <w:color w:val="000000"/>
        </w:rPr>
        <w:t xml:space="preserve"> The Year the Decade Exploded</w:t>
      </w:r>
      <w:r w:rsidRPr="00C66272">
        <w:rPr>
          <w:rFonts w:ascii="Brill" w:eastAsia="Brill" w:hAnsi="Brill" w:cs="Brill"/>
          <w:color w:val="000000"/>
        </w:rPr>
        <w:t xml:space="preserve">, English writer and music journalist Jon </w:t>
      </w:r>
      <w:r w:rsidRPr="003054F7">
        <w:rPr>
          <w:rFonts w:ascii="Brill" w:eastAsia="Brill" w:hAnsi="Brill" w:cs="Brill"/>
          <w:color w:val="000000"/>
        </w:rPr>
        <w:t>Savage</w:t>
      </w:r>
      <w:r w:rsidRPr="00C66272">
        <w:rPr>
          <w:rFonts w:ascii="Brill" w:eastAsia="Brill" w:hAnsi="Brill" w:cs="Brill"/>
          <w:color w:val="000000"/>
        </w:rPr>
        <w:t xml:space="preserve"> formulated a hypothesis that, for culture, the mid-1960s was </w:t>
      </w:r>
      <w:r w:rsidR="00193D93" w:rsidRPr="00C66272">
        <w:rPr>
          <w:rFonts w:ascii="Brill" w:eastAsia="Brill" w:hAnsi="Brill" w:cs="Brill"/>
          <w:color w:val="000000"/>
        </w:rPr>
        <w:t>a</w:t>
      </w:r>
      <w:r w:rsidRPr="00C66272">
        <w:rPr>
          <w:rFonts w:ascii="Brill" w:eastAsia="Brill" w:hAnsi="Brill" w:cs="Brill"/>
          <w:color w:val="000000"/>
        </w:rPr>
        <w:t xml:space="preserve"> time of revolutionary transformation. He wrote that “1966 was a year of </w:t>
      </w:r>
      <w:r w:rsidR="00C66272" w:rsidRPr="00C66272">
        <w:rPr>
          <w:rFonts w:ascii="Brill" w:eastAsia="Brill" w:hAnsi="Brill" w:cs="Brill"/>
          <w:color w:val="000000"/>
        </w:rPr>
        <w:t>noise</w:t>
      </w:r>
      <w:r w:rsidRPr="00C66272">
        <w:rPr>
          <w:rFonts w:ascii="Brill" w:eastAsia="Brill" w:hAnsi="Brill" w:cs="Brill"/>
          <w:color w:val="000000"/>
        </w:rPr>
        <w:t xml:space="preserve"> and tumult, of brightly coloured patterns clashing with black and white politics, of furious forward motion and an outraged, awakening reaction” (</w:t>
      </w:r>
      <w:commentRangeStart w:id="4904"/>
      <w:r w:rsidRPr="00C66272">
        <w:rPr>
          <w:rFonts w:ascii="Brill" w:eastAsia="Brill" w:hAnsi="Brill" w:cs="Brill"/>
          <w:color w:val="000000"/>
        </w:rPr>
        <w:t>2015</w:t>
      </w:r>
      <w:commentRangeEnd w:id="4904"/>
      <w:r w:rsidR="00B23D60">
        <w:rPr>
          <w:rStyle w:val="Odwoaniedokomentarza"/>
          <w:lang w:val="en-AU"/>
        </w:rPr>
        <w:commentReference w:id="4904"/>
      </w:r>
      <w:ins w:id="4905" w:author="Autor">
        <w:r w:rsidR="00D4287C">
          <w:rPr>
            <w:rFonts w:ascii="Brill" w:eastAsia="Brill" w:hAnsi="Brill" w:cs="Brill"/>
            <w:color w:val="000000"/>
          </w:rPr>
          <w:t>, p. 10</w:t>
        </w:r>
      </w:ins>
      <w:r w:rsidRPr="00C66272">
        <w:rPr>
          <w:rFonts w:ascii="Brill" w:eastAsia="Brill" w:hAnsi="Brill" w:cs="Brill"/>
          <w:color w:val="000000"/>
        </w:rPr>
        <w:t xml:space="preserve">). This holds true for the West; Central and Eastern Europe, on the other hand, attempted to keep on top of the era of noise and tumult under Cold War </w:t>
      </w:r>
      <w:r w:rsidR="00495144" w:rsidRPr="00C66272">
        <w:rPr>
          <w:rFonts w:ascii="Brill" w:eastAsia="Brill" w:hAnsi="Brill" w:cs="Brill"/>
          <w:color w:val="000000"/>
        </w:rPr>
        <w:t xml:space="preserve">social conditions </w:t>
      </w:r>
      <w:r w:rsidRPr="00C66272">
        <w:rPr>
          <w:rFonts w:ascii="Brill" w:eastAsia="Brill" w:hAnsi="Brill" w:cs="Brill"/>
          <w:color w:val="000000"/>
        </w:rPr>
        <w:t xml:space="preserve">and </w:t>
      </w:r>
      <w:r w:rsidR="00495144" w:rsidRPr="00C66272">
        <w:rPr>
          <w:rFonts w:ascii="Brill" w:eastAsia="Brill" w:hAnsi="Brill" w:cs="Brill"/>
          <w:color w:val="000000"/>
        </w:rPr>
        <w:t xml:space="preserve">the </w:t>
      </w:r>
      <w:r w:rsidRPr="00C66272">
        <w:rPr>
          <w:rFonts w:ascii="Brill" w:eastAsia="Brill" w:hAnsi="Brill" w:cs="Brill"/>
          <w:color w:val="000000"/>
        </w:rPr>
        <w:t>Soviet Union</w:t>
      </w:r>
      <w:r w:rsidR="00495144" w:rsidRPr="00C66272">
        <w:rPr>
          <w:rFonts w:ascii="Brill" w:eastAsia="Brill" w:hAnsi="Brill" w:cs="Brill"/>
          <w:color w:val="000000"/>
        </w:rPr>
        <w:t>’s</w:t>
      </w:r>
      <w:r w:rsidRPr="00C66272">
        <w:rPr>
          <w:rFonts w:ascii="Brill" w:eastAsia="Brill" w:hAnsi="Brill" w:cs="Brill"/>
          <w:color w:val="000000"/>
        </w:rPr>
        <w:t xml:space="preserve"> foreign policy</w:t>
      </w:r>
      <w:del w:id="4906" w:author="Autor">
        <w:r w:rsidRPr="00C66272" w:rsidDel="00B23D60">
          <w:rPr>
            <w:rFonts w:ascii="Brill" w:eastAsia="Brill" w:hAnsi="Brill" w:cs="Brill"/>
            <w:color w:val="000000"/>
          </w:rPr>
          <w:delText xml:space="preserve"> </w:delText>
        </w:r>
      </w:del>
      <w:r w:rsidRPr="00C66272">
        <w:rPr>
          <w:rFonts w:ascii="Brill" w:eastAsia="Brill" w:hAnsi="Brill" w:cs="Brill"/>
          <w:color w:val="000000"/>
        </w:rPr>
        <w:t>. The “long sixties” ha</w:t>
      </w:r>
      <w:r w:rsidR="00495144" w:rsidRPr="00C66272">
        <w:rPr>
          <w:rFonts w:ascii="Brill" w:eastAsia="Brill" w:hAnsi="Brill" w:cs="Brill"/>
          <w:color w:val="000000"/>
        </w:rPr>
        <w:t>s</w:t>
      </w:r>
      <w:r w:rsidRPr="00C66272">
        <w:rPr>
          <w:rFonts w:ascii="Brill" w:eastAsia="Brill" w:hAnsi="Brill" w:cs="Brill"/>
          <w:color w:val="000000"/>
        </w:rPr>
        <w:t xml:space="preserve"> quite a different meaning in the East than in the </w:t>
      </w:r>
      <w:r w:rsidR="00495144" w:rsidRPr="00C66272">
        <w:rPr>
          <w:rFonts w:ascii="Brill" w:eastAsia="Brill" w:hAnsi="Brill" w:cs="Brill"/>
          <w:color w:val="000000"/>
        </w:rPr>
        <w:t>W</w:t>
      </w:r>
      <w:r w:rsidRPr="00C66272">
        <w:rPr>
          <w:rFonts w:ascii="Brill" w:eastAsia="Brill" w:hAnsi="Brill" w:cs="Brill"/>
          <w:color w:val="000000"/>
        </w:rPr>
        <w:t>est (</w:t>
      </w:r>
      <w:r w:rsidRPr="00D60ED7">
        <w:rPr>
          <w:rFonts w:ascii="Brill" w:eastAsia="Brill" w:hAnsi="Brill" w:cs="Brill"/>
          <w:color w:val="000000"/>
        </w:rPr>
        <w:t>Marwick, 1998</w:t>
      </w:r>
      <w:r w:rsidRPr="00C66272">
        <w:rPr>
          <w:rFonts w:ascii="Brill" w:eastAsia="Brill" w:hAnsi="Brill" w:cs="Brill"/>
          <w:color w:val="000000"/>
        </w:rPr>
        <w:t xml:space="preserve">). </w:t>
      </w:r>
    </w:p>
    <w:p w14:paraId="35077FCE" w14:textId="1E5B15A7"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r w:rsidR="006E4BF5" w:rsidRPr="00C66272">
        <w:rPr>
          <w:rFonts w:ascii="Brill" w:eastAsia="Brill" w:hAnsi="Brill" w:cs="Brill"/>
          <w:color w:val="000000"/>
        </w:rPr>
        <w:t xml:space="preserve">In </w:t>
      </w:r>
      <w:r w:rsidRPr="00C66272">
        <w:rPr>
          <w:rFonts w:ascii="Brill" w:eastAsia="Brill" w:hAnsi="Brill" w:cs="Brill"/>
          <w:color w:val="000000"/>
        </w:rPr>
        <w:t xml:space="preserve">Szczecin, the decade in question was a fortunate period as it </w:t>
      </w:r>
      <w:r w:rsidR="006E4BF5" w:rsidRPr="00C66272">
        <w:rPr>
          <w:rFonts w:ascii="Brill" w:eastAsia="Brill" w:hAnsi="Brill" w:cs="Brill"/>
          <w:color w:val="000000"/>
        </w:rPr>
        <w:t>saw</w:t>
      </w:r>
      <w:r w:rsidRPr="00C66272">
        <w:rPr>
          <w:rFonts w:ascii="Brill" w:eastAsia="Brill" w:hAnsi="Brill" w:cs="Brill"/>
          <w:color w:val="000000"/>
        </w:rPr>
        <w:t xml:space="preserve"> the city’s rapidly developing culture, social structures, and mass media. Polish authorities took </w:t>
      </w:r>
      <w:ins w:id="4907" w:author="Autor">
        <w:r w:rsidR="00B23D60">
          <w:rPr>
            <w:rFonts w:ascii="Brill" w:eastAsia="Brill" w:hAnsi="Brill" w:cs="Brill"/>
            <w:color w:val="000000"/>
          </w:rPr>
          <w:t xml:space="preserve">over </w:t>
        </w:r>
      </w:ins>
      <w:r w:rsidRPr="00C66272">
        <w:rPr>
          <w:rFonts w:ascii="Brill" w:eastAsia="Brill" w:hAnsi="Brill" w:cs="Brill"/>
          <w:color w:val="000000"/>
        </w:rPr>
        <w:t xml:space="preserve">the city </w:t>
      </w:r>
      <w:del w:id="4908" w:author="Autor">
        <w:r w:rsidRPr="00C66272" w:rsidDel="00B23D60">
          <w:rPr>
            <w:rFonts w:ascii="Brill" w:eastAsia="Brill" w:hAnsi="Brill" w:cs="Brill"/>
            <w:color w:val="000000"/>
          </w:rPr>
          <w:delText xml:space="preserve">over </w:delText>
        </w:r>
      </w:del>
      <w:r w:rsidRPr="00C66272">
        <w:rPr>
          <w:rFonts w:ascii="Brill" w:eastAsia="Brill" w:hAnsi="Brill" w:cs="Brill"/>
          <w:color w:val="000000"/>
        </w:rPr>
        <w:t>on 5 July 1945 and almost immediately began its reconstruction, organised its resettlement with newcomers, reactivate</w:t>
      </w:r>
      <w:r w:rsidR="006A254E" w:rsidRPr="00C66272">
        <w:rPr>
          <w:rFonts w:ascii="Brill" w:eastAsia="Brill" w:hAnsi="Brill" w:cs="Brill"/>
          <w:color w:val="000000"/>
        </w:rPr>
        <w:t>d</w:t>
      </w:r>
      <w:r w:rsidRPr="00C66272">
        <w:rPr>
          <w:rFonts w:ascii="Brill" w:eastAsia="Brill" w:hAnsi="Brill" w:cs="Brill"/>
          <w:color w:val="000000"/>
        </w:rPr>
        <w:t xml:space="preserve"> work establishments, open</w:t>
      </w:r>
      <w:r w:rsidR="006A254E" w:rsidRPr="00C66272">
        <w:rPr>
          <w:rFonts w:ascii="Brill" w:eastAsia="Brill" w:hAnsi="Brill" w:cs="Brill"/>
          <w:color w:val="000000"/>
        </w:rPr>
        <w:t>ed</w:t>
      </w:r>
      <w:r w:rsidRPr="00C66272">
        <w:rPr>
          <w:rFonts w:ascii="Brill" w:eastAsia="Brill" w:hAnsi="Brill" w:cs="Brill"/>
          <w:color w:val="000000"/>
        </w:rPr>
        <w:t xml:space="preserve"> schools, provide</w:t>
      </w:r>
      <w:r w:rsidR="006A254E" w:rsidRPr="00C66272">
        <w:rPr>
          <w:rFonts w:ascii="Brill" w:eastAsia="Brill" w:hAnsi="Brill" w:cs="Brill"/>
          <w:color w:val="000000"/>
        </w:rPr>
        <w:t>d</w:t>
      </w:r>
      <w:r w:rsidRPr="00C66272">
        <w:rPr>
          <w:rFonts w:ascii="Brill" w:eastAsia="Brill" w:hAnsi="Brill" w:cs="Brill"/>
          <w:color w:val="000000"/>
        </w:rPr>
        <w:t xml:space="preserve"> entertainment</w:t>
      </w:r>
      <w:ins w:id="4909" w:author="Autor">
        <w:r w:rsidR="003644E3">
          <w:rPr>
            <w:rFonts w:ascii="Brill" w:eastAsia="Brill" w:hAnsi="Brill" w:cs="Brill"/>
            <w:color w:val="000000"/>
          </w:rPr>
          <w:t>,</w:t>
        </w:r>
      </w:ins>
      <w:r w:rsidRPr="00C66272">
        <w:rPr>
          <w:rFonts w:ascii="Brill" w:eastAsia="Brill" w:hAnsi="Brill" w:cs="Brill"/>
          <w:color w:val="000000"/>
        </w:rPr>
        <w:t xml:space="preserve"> </w:t>
      </w:r>
      <w:r w:rsidR="006A254E" w:rsidRPr="00C66272">
        <w:rPr>
          <w:rFonts w:ascii="Brill" w:eastAsia="Brill" w:hAnsi="Brill" w:cs="Brill"/>
          <w:color w:val="000000"/>
        </w:rPr>
        <w:t>and arranged to get</w:t>
      </w:r>
      <w:r w:rsidR="001A1E0C">
        <w:rPr>
          <w:rFonts w:ascii="Brill" w:eastAsia="Brill" w:hAnsi="Brill" w:cs="Brill"/>
          <w:color w:val="000000"/>
        </w:rPr>
        <w:t xml:space="preserve"> </w:t>
      </w:r>
      <w:r w:rsidRPr="00C66272">
        <w:rPr>
          <w:rFonts w:ascii="Brill" w:eastAsia="Brill" w:hAnsi="Brill" w:cs="Brill"/>
          <w:color w:val="000000"/>
        </w:rPr>
        <w:t xml:space="preserve">food supplies </w:t>
      </w:r>
      <w:r w:rsidR="006A254E" w:rsidRPr="00C66272">
        <w:rPr>
          <w:rFonts w:ascii="Brill" w:eastAsia="Brill" w:hAnsi="Brill" w:cs="Brill"/>
          <w:color w:val="000000"/>
        </w:rPr>
        <w:t>delivered to</w:t>
      </w:r>
      <w:r w:rsidR="001A1E0C">
        <w:rPr>
          <w:rFonts w:ascii="Brill" w:eastAsia="Brill" w:hAnsi="Brill" w:cs="Brill"/>
          <w:color w:val="000000"/>
        </w:rPr>
        <w:t xml:space="preserve"> </w:t>
      </w:r>
      <w:r w:rsidRPr="00C66272">
        <w:rPr>
          <w:rFonts w:ascii="Brill" w:eastAsia="Brill" w:hAnsi="Brill" w:cs="Brill"/>
          <w:color w:val="000000"/>
        </w:rPr>
        <w:t xml:space="preserve">newly reopened shops. The communist authorities believed that </w:t>
      </w:r>
      <w:r w:rsidR="00E960BA" w:rsidRPr="00C66272">
        <w:rPr>
          <w:rFonts w:ascii="Brill" w:eastAsia="Brill" w:hAnsi="Brill" w:cs="Brill"/>
          <w:color w:val="000000"/>
        </w:rPr>
        <w:t>with</w:t>
      </w:r>
      <w:r w:rsidR="001A1E0C">
        <w:rPr>
          <w:rFonts w:ascii="Brill" w:eastAsia="Brill" w:hAnsi="Brill" w:cs="Brill"/>
          <w:color w:val="000000"/>
        </w:rPr>
        <w:t xml:space="preserve"> </w:t>
      </w:r>
      <w:r w:rsidR="00E960BA" w:rsidRPr="00C66272">
        <w:rPr>
          <w:rFonts w:ascii="Brill" w:eastAsia="Brill" w:hAnsi="Brill" w:cs="Brill"/>
          <w:color w:val="000000"/>
        </w:rPr>
        <w:t>an</w:t>
      </w:r>
      <w:r w:rsidRPr="00C66272">
        <w:rPr>
          <w:rFonts w:ascii="Brill" w:eastAsia="Brill" w:hAnsi="Brill" w:cs="Brill"/>
          <w:color w:val="000000"/>
        </w:rPr>
        <w:t xml:space="preserve"> “it’s all systems go” approach to the work of reconstruction the city would function as well under the Polish government as it </w:t>
      </w:r>
      <w:r w:rsidR="00E960BA" w:rsidRPr="00C66272">
        <w:rPr>
          <w:rFonts w:ascii="Brill" w:eastAsia="Brill" w:hAnsi="Brill" w:cs="Brill"/>
          <w:color w:val="000000"/>
        </w:rPr>
        <w:t xml:space="preserve">had </w:t>
      </w:r>
      <w:r w:rsidRPr="00C66272">
        <w:rPr>
          <w:rFonts w:ascii="Brill" w:eastAsia="Brill" w:hAnsi="Brill" w:cs="Brill"/>
          <w:color w:val="000000"/>
        </w:rPr>
        <w:t>under the German</w:t>
      </w:r>
      <w:r w:rsidR="00E960BA" w:rsidRPr="00C66272">
        <w:rPr>
          <w:rFonts w:ascii="Brill" w:eastAsia="Brill" w:hAnsi="Brill" w:cs="Brill"/>
          <w:color w:val="000000"/>
        </w:rPr>
        <w:t>s</w:t>
      </w:r>
      <w:r w:rsidRPr="00C66272">
        <w:rPr>
          <w:rFonts w:ascii="Brill" w:eastAsia="Brill" w:hAnsi="Brill" w:cs="Brill"/>
          <w:color w:val="000000"/>
        </w:rPr>
        <w:t xml:space="preserve">. </w:t>
      </w:r>
      <w:r w:rsidR="00E960BA" w:rsidRPr="00C66272">
        <w:rPr>
          <w:rFonts w:ascii="Brill" w:eastAsia="Brill" w:hAnsi="Brill" w:cs="Brill"/>
          <w:color w:val="000000"/>
        </w:rPr>
        <w:t>T</w:t>
      </w:r>
      <w:r w:rsidRPr="00C66272">
        <w:rPr>
          <w:rFonts w:ascii="Brill" w:eastAsia="Brill" w:hAnsi="Brill" w:cs="Brill"/>
          <w:color w:val="000000"/>
        </w:rPr>
        <w:t xml:space="preserve">he creation of </w:t>
      </w:r>
      <w:r w:rsidR="00E960BA" w:rsidRPr="00C66272">
        <w:rPr>
          <w:rFonts w:ascii="Brill" w:eastAsia="Brill" w:hAnsi="Brill" w:cs="Brill"/>
          <w:color w:val="000000"/>
        </w:rPr>
        <w:t xml:space="preserve">a </w:t>
      </w:r>
      <w:r w:rsidRPr="00C66272">
        <w:rPr>
          <w:rFonts w:ascii="Brill" w:eastAsia="Brill" w:hAnsi="Brill" w:cs="Brill"/>
          <w:color w:val="000000"/>
        </w:rPr>
        <w:t>new mythology was importa</w:t>
      </w:r>
      <w:r w:rsidR="00E960BA" w:rsidRPr="00C66272">
        <w:rPr>
          <w:rFonts w:ascii="Brill" w:eastAsia="Brill" w:hAnsi="Brill" w:cs="Brill"/>
          <w:color w:val="000000"/>
        </w:rPr>
        <w:t>nt</w:t>
      </w:r>
      <w:r w:rsidRPr="00C66272">
        <w:rPr>
          <w:rFonts w:ascii="Brill" w:eastAsia="Brill" w:hAnsi="Brill" w:cs="Brill"/>
          <w:color w:val="000000"/>
        </w:rPr>
        <w:t xml:space="preserve"> (</w:t>
      </w:r>
      <w:proofErr w:type="spellStart"/>
      <w:r w:rsidRPr="003054F7">
        <w:rPr>
          <w:rFonts w:ascii="Brill" w:eastAsia="Brill" w:hAnsi="Brill" w:cs="Brill"/>
          <w:color w:val="000000"/>
        </w:rPr>
        <w:t>Musekamp</w:t>
      </w:r>
      <w:proofErr w:type="spellEnd"/>
      <w:r w:rsidRPr="003054F7">
        <w:rPr>
          <w:rFonts w:ascii="Brill" w:eastAsia="Brill" w:hAnsi="Brill" w:cs="Brill"/>
          <w:color w:val="000000"/>
        </w:rPr>
        <w:t>, 2010</w:t>
      </w:r>
      <w:r w:rsidRPr="00C66272">
        <w:rPr>
          <w:rFonts w:ascii="Brill" w:eastAsia="Brill" w:hAnsi="Brill" w:cs="Brill"/>
          <w:color w:val="000000"/>
        </w:rPr>
        <w:t xml:space="preserve">). The ‘regained’ city was </w:t>
      </w:r>
      <w:r w:rsidRPr="00C66272">
        <w:rPr>
          <w:rFonts w:ascii="Brill" w:eastAsia="Brill" w:hAnsi="Brill" w:cs="Brill"/>
          <w:color w:val="000000"/>
        </w:rPr>
        <w:lastRenderedPageBreak/>
        <w:t xml:space="preserve">supposed to be seen both as ethnically all-Polish and </w:t>
      </w:r>
      <w:r w:rsidR="00E3464D" w:rsidRPr="00C66272">
        <w:rPr>
          <w:rFonts w:ascii="Brill" w:eastAsia="Brill" w:hAnsi="Brill" w:cs="Brill"/>
          <w:color w:val="000000"/>
        </w:rPr>
        <w:t xml:space="preserve">as </w:t>
      </w:r>
      <w:r w:rsidRPr="00C66272">
        <w:rPr>
          <w:rFonts w:ascii="Brill" w:eastAsia="Brill" w:hAnsi="Brill" w:cs="Brill"/>
          <w:color w:val="000000"/>
        </w:rPr>
        <w:t xml:space="preserve">a progressive, industrial port. Every year, </w:t>
      </w:r>
      <w:r w:rsidR="00E3464D" w:rsidRPr="00C66272">
        <w:rPr>
          <w:rFonts w:ascii="Brill" w:eastAsia="Brill" w:hAnsi="Brill" w:cs="Brill"/>
          <w:color w:val="000000"/>
        </w:rPr>
        <w:t xml:space="preserve">as </w:t>
      </w:r>
      <w:r w:rsidRPr="00C66272">
        <w:rPr>
          <w:rFonts w:ascii="Brill" w:eastAsia="Brill" w:hAnsi="Brill" w:cs="Brill"/>
          <w:color w:val="000000"/>
        </w:rPr>
        <w:t>a headline in a propagandist newspaper announced, Szczecin was supposed to change for the better.</w:t>
      </w:r>
    </w:p>
    <w:p w14:paraId="35077FCF" w14:textId="5E80A69D"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The first generation born in the post-WWII Szczecin reached majority in 1963. The footage entitled “Born in Szczecin”</w:t>
      </w:r>
      <w:del w:id="4910" w:author="Autor">
        <w:r w:rsidRPr="00C66272" w:rsidDel="00D4287C">
          <w:rPr>
            <w:rFonts w:ascii="Brill" w:eastAsia="Brill" w:hAnsi="Brill" w:cs="Brill"/>
            <w:color w:val="000000"/>
          </w:rPr>
          <w:delText xml:space="preserve"> (</w:delText>
        </w:r>
        <w:commentRangeStart w:id="4911"/>
        <w:r w:rsidRPr="007B64D8" w:rsidDel="00D4287C">
          <w:rPr>
            <w:rFonts w:ascii="Brill" w:eastAsia="Brill" w:hAnsi="Brill" w:cs="Brill"/>
            <w:color w:val="000000"/>
          </w:rPr>
          <w:delText>Jabłoński, 1963</w:delText>
        </w:r>
        <w:commentRangeEnd w:id="4911"/>
        <w:r w:rsidR="00DA22B1" w:rsidDel="00D4287C">
          <w:rPr>
            <w:rStyle w:val="Odwoaniedokomentarza"/>
            <w:lang w:val="en-AU"/>
          </w:rPr>
          <w:commentReference w:id="4911"/>
        </w:r>
        <w:r w:rsidRPr="00C66272" w:rsidDel="00D4287C">
          <w:rPr>
            <w:rFonts w:ascii="Brill" w:eastAsia="Brill" w:hAnsi="Brill" w:cs="Brill"/>
            <w:color w:val="000000"/>
          </w:rPr>
          <w:delText>)</w:delText>
        </w:r>
      </w:del>
      <w:r w:rsidRPr="00C66272">
        <w:rPr>
          <w:rFonts w:ascii="Brill" w:eastAsia="Brill" w:hAnsi="Brill" w:cs="Brill"/>
          <w:color w:val="000000"/>
        </w:rPr>
        <w:t xml:space="preserve"> realised within the frames of the Polish Newsreel gives the viewer a clue about how the class/es of 1963 looked and how they celebrated passing the school-leaving exams (</w:t>
      </w:r>
      <w:proofErr w:type="spellStart"/>
      <w:r w:rsidRPr="00C66272">
        <w:rPr>
          <w:rFonts w:ascii="Brill" w:eastAsia="Brill" w:hAnsi="Brill" w:cs="Brill"/>
          <w:i/>
          <w:color w:val="000000"/>
        </w:rPr>
        <w:t>matura</w:t>
      </w:r>
      <w:proofErr w:type="spellEnd"/>
      <w:r w:rsidRPr="00C66272">
        <w:rPr>
          <w:rFonts w:ascii="Brill" w:eastAsia="Brill" w:hAnsi="Brill" w:cs="Brill"/>
          <w:color w:val="000000"/>
        </w:rPr>
        <w:t>). At the beginning of the film the voiceover informs that “[t]he first class of Szczecin-born youth has reached majority […]. They are boys and girls for whom this place is hometown” (</w:t>
      </w:r>
      <w:r w:rsidRPr="007B64D8">
        <w:rPr>
          <w:rFonts w:ascii="Brill" w:eastAsia="Brill" w:hAnsi="Brill" w:cs="Brill"/>
          <w:color w:val="000000"/>
        </w:rPr>
        <w:t xml:space="preserve">Polska Kronika </w:t>
      </w:r>
      <w:proofErr w:type="spellStart"/>
      <w:r w:rsidRPr="007B64D8">
        <w:rPr>
          <w:rFonts w:ascii="Brill" w:eastAsia="Brill" w:hAnsi="Brill" w:cs="Brill"/>
          <w:color w:val="000000"/>
        </w:rPr>
        <w:t>Filmowa</w:t>
      </w:r>
      <w:proofErr w:type="spellEnd"/>
      <w:r w:rsidRPr="00C66272">
        <w:rPr>
          <w:rFonts w:ascii="Brill" w:eastAsia="Brill" w:hAnsi="Brill" w:cs="Brill"/>
          <w:color w:val="000000"/>
        </w:rPr>
        <w:t xml:space="preserve"> 27/63). Later on</w:t>
      </w:r>
      <w:ins w:id="4912" w:author="Autor">
        <w:r w:rsidR="003644E3">
          <w:rPr>
            <w:rFonts w:ascii="Brill" w:eastAsia="Brill" w:hAnsi="Brill" w:cs="Brill"/>
            <w:color w:val="000000"/>
          </w:rPr>
          <w:t>,</w:t>
        </w:r>
      </w:ins>
      <w:r w:rsidRPr="00C66272">
        <w:rPr>
          <w:rFonts w:ascii="Brill" w:eastAsia="Brill" w:hAnsi="Brill" w:cs="Brill"/>
          <w:color w:val="000000"/>
        </w:rPr>
        <w:t xml:space="preserve"> we see the youth, in full feather, walking along the King </w:t>
      </w:r>
      <w:proofErr w:type="spellStart"/>
      <w:r w:rsidRPr="00C66272">
        <w:rPr>
          <w:rFonts w:ascii="Brill" w:eastAsia="Brill" w:hAnsi="Brill" w:cs="Brill"/>
          <w:color w:val="000000"/>
        </w:rPr>
        <w:t>Chrobry</w:t>
      </w:r>
      <w:proofErr w:type="spellEnd"/>
      <w:r w:rsidRPr="00C66272">
        <w:rPr>
          <w:rFonts w:ascii="Brill" w:eastAsia="Brill" w:hAnsi="Brill" w:cs="Brill"/>
          <w:color w:val="000000"/>
        </w:rPr>
        <w:t xml:space="preserve"> Embankment as ships are docking, and we hear them chatt</w:t>
      </w:r>
      <w:r w:rsidR="005B2FFD" w:rsidRPr="00C66272">
        <w:rPr>
          <w:rFonts w:ascii="Brill" w:eastAsia="Brill" w:hAnsi="Brill" w:cs="Brill"/>
          <w:color w:val="000000"/>
        </w:rPr>
        <w:t>ing</w:t>
      </w:r>
      <w:r w:rsidRPr="00C66272">
        <w:rPr>
          <w:rFonts w:ascii="Brill" w:eastAsia="Brill" w:hAnsi="Brill" w:cs="Brill"/>
          <w:color w:val="000000"/>
        </w:rPr>
        <w:t xml:space="preserve"> and laugh</w:t>
      </w:r>
      <w:r w:rsidR="005B2FFD" w:rsidRPr="00C66272">
        <w:rPr>
          <w:rFonts w:ascii="Brill" w:eastAsia="Brill" w:hAnsi="Brill" w:cs="Brill"/>
          <w:color w:val="000000"/>
        </w:rPr>
        <w:t>ing</w:t>
      </w:r>
      <w:r w:rsidRPr="00C66272">
        <w:rPr>
          <w:rFonts w:ascii="Brill" w:eastAsia="Brill" w:hAnsi="Brill" w:cs="Brill"/>
          <w:color w:val="000000"/>
        </w:rPr>
        <w:t xml:space="preserve">. In another sequence the graduates </w:t>
      </w:r>
      <w:ins w:id="4913" w:author="Autor">
        <w:r w:rsidR="003644E3">
          <w:rPr>
            <w:rFonts w:ascii="ArialMT" w:eastAsia="ArialMT" w:cs="ArialMT" w:hint="eastAsia"/>
            <w:sz w:val="17"/>
            <w:szCs w:val="17"/>
            <w:lang w:val="en-AU"/>
          </w:rPr>
          <w:t>–</w:t>
        </w:r>
      </w:ins>
      <w:del w:id="4914" w:author="Autor">
        <w:r w:rsidRPr="00C66272" w:rsidDel="003644E3">
          <w:rPr>
            <w:rFonts w:ascii="Brill" w:eastAsia="Brill" w:hAnsi="Brill" w:cs="Brill"/>
            <w:color w:val="000000"/>
          </w:rPr>
          <w:delText>—</w:delText>
        </w:r>
      </w:del>
      <w:r w:rsidRPr="00C66272">
        <w:rPr>
          <w:rFonts w:ascii="Brill" w:eastAsia="Brill" w:hAnsi="Brill" w:cs="Brill"/>
          <w:color w:val="000000"/>
        </w:rPr>
        <w:t xml:space="preserve"> whom the voiceover addresses as ‘Szczecin dwellers’ </w:t>
      </w:r>
      <w:ins w:id="4915" w:author="Autor">
        <w:r w:rsidR="003644E3">
          <w:rPr>
            <w:rFonts w:ascii="ArialMT" w:eastAsia="ArialMT" w:cs="ArialMT" w:hint="eastAsia"/>
            <w:sz w:val="17"/>
            <w:szCs w:val="17"/>
            <w:lang w:val="en-AU"/>
          </w:rPr>
          <w:t>–</w:t>
        </w:r>
      </w:ins>
      <w:del w:id="4916" w:author="Autor">
        <w:r w:rsidRPr="00C66272" w:rsidDel="003644E3">
          <w:rPr>
            <w:rFonts w:ascii="Brill" w:eastAsia="Brill" w:hAnsi="Brill" w:cs="Brill"/>
            <w:color w:val="000000"/>
          </w:rPr>
          <w:delText>—</w:delText>
        </w:r>
      </w:del>
      <w:r w:rsidRPr="00C66272">
        <w:rPr>
          <w:rFonts w:ascii="Brill" w:eastAsia="Brill" w:hAnsi="Brill" w:cs="Brill"/>
          <w:color w:val="000000"/>
        </w:rPr>
        <w:t xml:space="preserve"> are dancing at the ball in the famous </w:t>
      </w:r>
      <w:proofErr w:type="spellStart"/>
      <w:r w:rsidRPr="00C66272">
        <w:rPr>
          <w:rFonts w:ascii="Brill" w:eastAsia="Brill" w:hAnsi="Brill" w:cs="Brill"/>
          <w:color w:val="000000"/>
        </w:rPr>
        <w:t>Kaskada</w:t>
      </w:r>
      <w:proofErr w:type="spellEnd"/>
      <w:r w:rsidRPr="00C66272">
        <w:rPr>
          <w:rFonts w:ascii="Brill" w:eastAsia="Brill" w:hAnsi="Brill" w:cs="Brill"/>
          <w:color w:val="000000"/>
        </w:rPr>
        <w:t xml:space="preserve"> (‘Cascade’), then the biggest restaurant and dancing hall in the city centre. The classes of the years t</w:t>
      </w:r>
      <w:r w:rsidR="003A1275" w:rsidRPr="00C66272">
        <w:rPr>
          <w:rFonts w:ascii="Brill" w:eastAsia="Brill" w:hAnsi="Brill" w:cs="Brill"/>
          <w:color w:val="000000"/>
        </w:rPr>
        <w:t>hat</w:t>
      </w:r>
      <w:r w:rsidRPr="00C66272">
        <w:rPr>
          <w:rFonts w:ascii="Brill" w:eastAsia="Brill" w:hAnsi="Brill" w:cs="Brill"/>
          <w:color w:val="000000"/>
        </w:rPr>
        <w:t xml:space="preserve"> followed celebrated their graduations, too; some graduates were even handed ID certificates by representatives of the state administration. The daily </w:t>
      </w:r>
      <w:proofErr w:type="spellStart"/>
      <w:r w:rsidRPr="00C66272">
        <w:rPr>
          <w:rFonts w:ascii="Brill" w:eastAsia="Brill" w:hAnsi="Brill" w:cs="Brill"/>
          <w:i/>
          <w:color w:val="000000"/>
        </w:rPr>
        <w:t>Kurier</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color w:val="000000"/>
        </w:rPr>
        <w:t xml:space="preserve"> (</w:t>
      </w:r>
      <w:r w:rsidRPr="00C66272">
        <w:rPr>
          <w:rFonts w:ascii="Brill" w:eastAsia="Brill" w:hAnsi="Brill" w:cs="Brill"/>
          <w:i/>
          <w:color w:val="000000"/>
        </w:rPr>
        <w:t>The Szczecin Courier)</w:t>
      </w:r>
      <w:r w:rsidRPr="00C66272">
        <w:rPr>
          <w:rFonts w:ascii="Brill" w:eastAsia="Brill" w:hAnsi="Brill" w:cs="Brill"/>
          <w:color w:val="000000"/>
        </w:rPr>
        <w:t xml:space="preserve"> of 30 April 1964 </w:t>
      </w:r>
      <w:r w:rsidR="00BF71DD" w:rsidRPr="00C66272">
        <w:rPr>
          <w:rFonts w:ascii="Brill" w:eastAsia="Brill" w:hAnsi="Brill" w:cs="Brill"/>
          <w:color w:val="000000"/>
        </w:rPr>
        <w:t xml:space="preserve">reported </w:t>
      </w:r>
      <w:r w:rsidRPr="00C66272">
        <w:rPr>
          <w:rFonts w:ascii="Brill" w:eastAsia="Brill" w:hAnsi="Brill" w:cs="Brill"/>
          <w:color w:val="000000"/>
        </w:rPr>
        <w:t xml:space="preserve">on those who were “born and came of age in Szczecin” </w:t>
      </w:r>
      <w:r w:rsidRPr="003054F7">
        <w:rPr>
          <w:rFonts w:ascii="Brill" w:eastAsia="Brill" w:hAnsi="Brill" w:cs="Brill"/>
          <w:color w:val="000000"/>
        </w:rPr>
        <w:t xml:space="preserve">(E. </w:t>
      </w:r>
      <w:proofErr w:type="spellStart"/>
      <w:r w:rsidRPr="003054F7">
        <w:rPr>
          <w:rFonts w:ascii="Brill" w:eastAsia="Brill" w:hAnsi="Brill" w:cs="Brill"/>
          <w:color w:val="000000"/>
        </w:rPr>
        <w:t>Wituszyński</w:t>
      </w:r>
      <w:proofErr w:type="spellEnd"/>
      <w:r w:rsidRPr="003054F7">
        <w:rPr>
          <w:rFonts w:ascii="Brill" w:eastAsia="Brill" w:hAnsi="Brill" w:cs="Brill"/>
          <w:color w:val="000000"/>
        </w:rPr>
        <w:t>, 1964</w:t>
      </w:r>
      <w:r w:rsidRPr="00C66272">
        <w:rPr>
          <w:rFonts w:ascii="Brill" w:eastAsia="Brill" w:hAnsi="Brill" w:cs="Brill"/>
          <w:color w:val="000000"/>
        </w:rPr>
        <w:t xml:space="preserve">). It thus suggested, in accordance with the main postulates of the PPR’s (Polish People’s Republic) propaganda, that Polish people were on their own turf; there, they had </w:t>
      </w:r>
      <w:r w:rsidR="00BF71DD" w:rsidRPr="00C66272">
        <w:rPr>
          <w:rFonts w:ascii="Brill" w:eastAsia="Brill" w:hAnsi="Brill" w:cs="Brill"/>
          <w:color w:val="000000"/>
        </w:rPr>
        <w:t>produced</w:t>
      </w:r>
      <w:r w:rsidRPr="00C66272">
        <w:rPr>
          <w:rFonts w:ascii="Brill" w:eastAsia="Brill" w:hAnsi="Brill" w:cs="Brill"/>
          <w:color w:val="000000"/>
        </w:rPr>
        <w:t xml:space="preserve"> children who were now the promising new generation.</w:t>
      </w:r>
    </w:p>
    <w:p w14:paraId="35077FD0" w14:textId="0BFAE8A5"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Sociologist Anthony </w:t>
      </w:r>
      <w:r w:rsidRPr="00D60ED7">
        <w:rPr>
          <w:rFonts w:ascii="Brill" w:eastAsia="Brill" w:hAnsi="Brill" w:cs="Brill"/>
          <w:color w:val="000000"/>
        </w:rPr>
        <w:t>Giddens</w:t>
      </w:r>
      <w:ins w:id="4917" w:author="Autor">
        <w:r w:rsidR="003644E3" w:rsidRPr="00D60ED7">
          <w:rPr>
            <w:rFonts w:ascii="Brill" w:eastAsia="Brill" w:hAnsi="Brill" w:cs="Brill"/>
            <w:color w:val="000000"/>
          </w:rPr>
          <w:t xml:space="preserve"> (1991</w:t>
        </w:r>
        <w:r w:rsidR="003644E3">
          <w:rPr>
            <w:rFonts w:ascii="Brill" w:eastAsia="Brill" w:hAnsi="Brill" w:cs="Brill"/>
            <w:color w:val="000000"/>
          </w:rPr>
          <w:t>)</w:t>
        </w:r>
      </w:ins>
      <w:r w:rsidRPr="00C66272">
        <w:rPr>
          <w:rFonts w:ascii="Brill" w:eastAsia="Brill" w:hAnsi="Brill" w:cs="Brill"/>
          <w:color w:val="000000"/>
        </w:rPr>
        <w:t xml:space="preserve"> claims that every person with a stable identity experiences its permanence and can therefore ponder</w:t>
      </w:r>
      <w:r w:rsidR="001A1E0C">
        <w:rPr>
          <w:rFonts w:ascii="Brill" w:eastAsia="Brill" w:hAnsi="Brill" w:cs="Brill"/>
          <w:color w:val="000000"/>
        </w:rPr>
        <w:t xml:space="preserve"> </w:t>
      </w:r>
      <w:r w:rsidRPr="00C66272">
        <w:rPr>
          <w:rFonts w:ascii="Brill" w:eastAsia="Brill" w:hAnsi="Brill" w:cs="Brill"/>
          <w:color w:val="000000"/>
        </w:rPr>
        <w:t>their own li</w:t>
      </w:r>
      <w:r w:rsidR="007035E8" w:rsidRPr="00C66272">
        <w:rPr>
          <w:rFonts w:ascii="Brill" w:eastAsia="Brill" w:hAnsi="Brill" w:cs="Brill"/>
          <w:color w:val="000000"/>
        </w:rPr>
        <w:t>fe</w:t>
      </w:r>
      <w:r w:rsidRPr="00C66272">
        <w:rPr>
          <w:rFonts w:ascii="Brill" w:eastAsia="Brill" w:hAnsi="Brill" w:cs="Brill"/>
          <w:color w:val="000000"/>
        </w:rPr>
        <w:t xml:space="preserve"> as well as relate </w:t>
      </w:r>
      <w:r w:rsidR="007035E8" w:rsidRPr="00C66272">
        <w:rPr>
          <w:rFonts w:ascii="Brill" w:eastAsia="Brill" w:hAnsi="Brill" w:cs="Brill"/>
          <w:color w:val="000000"/>
        </w:rPr>
        <w:t>it</w:t>
      </w:r>
      <w:r w:rsidRPr="00C66272">
        <w:rPr>
          <w:rFonts w:ascii="Brill" w:eastAsia="Brill" w:hAnsi="Brill" w:cs="Brill"/>
          <w:color w:val="000000"/>
        </w:rPr>
        <w:t xml:space="preserve"> to other lives</w:t>
      </w:r>
      <w:del w:id="4918" w:author="Autor">
        <w:r w:rsidRPr="00C66272" w:rsidDel="003644E3">
          <w:rPr>
            <w:rFonts w:ascii="Brill" w:eastAsia="Brill" w:hAnsi="Brill" w:cs="Brill"/>
            <w:color w:val="000000"/>
          </w:rPr>
          <w:delText xml:space="preserve"> (1991)</w:delText>
        </w:r>
      </w:del>
      <w:r w:rsidRPr="00C66272">
        <w:rPr>
          <w:rFonts w:ascii="Brill" w:eastAsia="Brill" w:hAnsi="Brill" w:cs="Brill"/>
          <w:color w:val="000000"/>
        </w:rPr>
        <w:t>. Whether new or reinvented, ‘Szczecin identity’ was transforming around the year 1963, probably at the prom night in question</w:t>
      </w:r>
      <w:r w:rsidR="00952304" w:rsidRPr="00C66272">
        <w:rPr>
          <w:rFonts w:ascii="Brill" w:eastAsia="Brill" w:hAnsi="Brill" w:cs="Brill"/>
          <w:color w:val="000000"/>
        </w:rPr>
        <w:t>, which took place in</w:t>
      </w:r>
      <w:r w:rsidRPr="00C66272">
        <w:rPr>
          <w:rFonts w:ascii="Brill" w:eastAsia="Brill" w:hAnsi="Brill" w:cs="Brill"/>
          <w:color w:val="000000"/>
        </w:rPr>
        <w:t xml:space="preserve"> the modernised city and at the point of contact of political propaganda and real life. According to Maciej </w:t>
      </w:r>
      <w:r w:rsidRPr="00D60ED7">
        <w:rPr>
          <w:rFonts w:ascii="Brill" w:eastAsia="Brill" w:hAnsi="Brill" w:cs="Brill"/>
          <w:color w:val="000000"/>
        </w:rPr>
        <w:t>Kowalewski,</w:t>
      </w:r>
      <w:r w:rsidRPr="00C66272">
        <w:rPr>
          <w:rFonts w:ascii="Brill" w:eastAsia="Brill" w:hAnsi="Brill" w:cs="Brill"/>
          <w:color w:val="000000"/>
        </w:rPr>
        <w:t xml:space="preserve"> “</w:t>
      </w:r>
      <w:r w:rsidR="00C66272" w:rsidRPr="00C66272">
        <w:rPr>
          <w:rFonts w:ascii="Brill" w:eastAsia="Brill" w:hAnsi="Brill" w:cs="Brill"/>
          <w:color w:val="000000"/>
        </w:rPr>
        <w:t>the main argument for the specificity of urban citizenship is the independence of political subjectivity derived from urban privileges.</w:t>
      </w:r>
      <w:r w:rsidRPr="00C66272">
        <w:rPr>
          <w:rFonts w:ascii="Brill" w:eastAsia="Brill" w:hAnsi="Brill" w:cs="Brill"/>
          <w:color w:val="000000"/>
        </w:rPr>
        <w:t>” (</w:t>
      </w:r>
      <w:r w:rsidRPr="00D60ED7">
        <w:rPr>
          <w:rFonts w:ascii="Brill" w:eastAsia="Brill" w:hAnsi="Brill" w:cs="Brill"/>
          <w:color w:val="000000"/>
        </w:rPr>
        <w:t>2016, p.</w:t>
      </w:r>
      <w:del w:id="4919" w:author="Autor">
        <w:r w:rsidRPr="00D60ED7" w:rsidDel="007E7527">
          <w:rPr>
            <w:rFonts w:ascii="Brill" w:eastAsia="Brill" w:hAnsi="Brill" w:cs="Brill"/>
            <w:color w:val="000000"/>
          </w:rPr>
          <w:delText xml:space="preserve"> </w:delText>
        </w:r>
      </w:del>
      <w:r w:rsidRPr="00D60ED7">
        <w:rPr>
          <w:rFonts w:ascii="Brill" w:eastAsia="Brill" w:hAnsi="Brill" w:cs="Brill"/>
          <w:color w:val="000000"/>
        </w:rPr>
        <w:t>41</w:t>
      </w:r>
      <w:r w:rsidRPr="00C66272">
        <w:rPr>
          <w:rFonts w:ascii="Brill" w:eastAsia="Brill" w:hAnsi="Brill" w:cs="Brill"/>
          <w:color w:val="000000"/>
        </w:rPr>
        <w:t xml:space="preserve">). Were the youth from the newsreel presentation “Born in Szczecin” utterers of such an identity and urban citizenship? This was indeed so </w:t>
      </w:r>
      <w:ins w:id="4920" w:author="Autor">
        <w:r w:rsidR="007E7527">
          <w:rPr>
            <w:rFonts w:ascii="ArialMT" w:eastAsia="ArialMT" w:cs="ArialMT" w:hint="eastAsia"/>
            <w:sz w:val="17"/>
            <w:szCs w:val="17"/>
            <w:lang w:val="en-AU"/>
          </w:rPr>
          <w:t>–</w:t>
        </w:r>
      </w:ins>
      <w:del w:id="4921"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to a degree, although one cannot forget that their ID card-sanctioned agency was limited by the actuality of the political regime as imposed by the Polish United Workers’ Party (PZPR).</w:t>
      </w:r>
    </w:p>
    <w:p w14:paraId="35077FD2" w14:textId="3266C6AB"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lastRenderedPageBreak/>
        <w:tab/>
        <w:t>Many recollection</w:t>
      </w:r>
      <w:r w:rsidR="00467573" w:rsidRPr="00C66272">
        <w:rPr>
          <w:rFonts w:ascii="Brill" w:eastAsia="Brill" w:hAnsi="Brill" w:cs="Brill"/>
          <w:color w:val="000000"/>
        </w:rPr>
        <w:t>s</w:t>
      </w:r>
      <w:r w:rsidRPr="00C66272">
        <w:rPr>
          <w:rFonts w:ascii="Brill" w:eastAsia="Brill" w:hAnsi="Brill" w:cs="Brill"/>
          <w:color w:val="000000"/>
        </w:rPr>
        <w:t xml:space="preserve"> o</w:t>
      </w:r>
      <w:r w:rsidR="00467573" w:rsidRPr="00C66272">
        <w:rPr>
          <w:rFonts w:ascii="Brill" w:eastAsia="Brill" w:hAnsi="Brill" w:cs="Brill"/>
          <w:color w:val="000000"/>
        </w:rPr>
        <w:t>f</w:t>
      </w:r>
      <w:r w:rsidRPr="00C66272">
        <w:rPr>
          <w:rFonts w:ascii="Brill" w:eastAsia="Brill" w:hAnsi="Brill" w:cs="Brill"/>
          <w:color w:val="000000"/>
        </w:rPr>
        <w:t xml:space="preserve"> the 1960s in Szczecin appeared in novels, short stories, essays, autobiographies, poems, </w:t>
      </w:r>
      <w:r w:rsidR="00CB4CDB" w:rsidRPr="00C66272">
        <w:rPr>
          <w:rFonts w:ascii="Brill" w:eastAsia="Brill" w:hAnsi="Brill" w:cs="Brill"/>
          <w:color w:val="000000"/>
        </w:rPr>
        <w:t>news reports,</w:t>
      </w:r>
      <w:r w:rsidRPr="00C66272">
        <w:rPr>
          <w:rFonts w:ascii="Brill" w:eastAsia="Brill" w:hAnsi="Brill" w:cs="Brill"/>
          <w:color w:val="000000"/>
        </w:rPr>
        <w:t xml:space="preserve"> </w:t>
      </w:r>
      <w:r w:rsidR="00467573" w:rsidRPr="00C66272">
        <w:rPr>
          <w:rFonts w:ascii="Brill" w:eastAsia="Brill" w:hAnsi="Brill" w:cs="Brill"/>
          <w:color w:val="000000"/>
        </w:rPr>
        <w:t>and</w:t>
      </w:r>
      <w:r w:rsidRPr="00C66272">
        <w:rPr>
          <w:rFonts w:ascii="Brill" w:eastAsia="Brill" w:hAnsi="Brill" w:cs="Brill"/>
          <w:color w:val="000000"/>
        </w:rPr>
        <w:t xml:space="preserve"> articles. This </w:t>
      </w:r>
      <w:r w:rsidR="00C66272" w:rsidRPr="00C66272">
        <w:rPr>
          <w:rFonts w:ascii="Brill" w:eastAsia="Brill" w:hAnsi="Brill" w:cs="Brill"/>
          <w:color w:val="000000"/>
        </w:rPr>
        <w:t>chapter</w:t>
      </w:r>
      <w:r w:rsidRPr="00C66272">
        <w:rPr>
          <w:rFonts w:ascii="Brill" w:eastAsia="Brill" w:hAnsi="Brill" w:cs="Brill"/>
          <w:color w:val="000000"/>
        </w:rPr>
        <w:t xml:space="preserve"> aims at presenting some of </w:t>
      </w:r>
      <w:r w:rsidR="00C774F6" w:rsidRPr="00C66272">
        <w:rPr>
          <w:rFonts w:ascii="Brill" w:eastAsia="Brill" w:hAnsi="Brill" w:cs="Brill"/>
          <w:color w:val="000000"/>
        </w:rPr>
        <w:t>these</w:t>
      </w:r>
      <w:r w:rsidRPr="00C66272">
        <w:rPr>
          <w:rFonts w:ascii="Brill" w:eastAsia="Brill" w:hAnsi="Brill" w:cs="Brill"/>
          <w:color w:val="000000"/>
        </w:rPr>
        <w:t xml:space="preserve"> 1960s literary and non-literary examples of Szczecin creativity. The way I see it, </w:t>
      </w:r>
      <w:r w:rsidR="00EF526E" w:rsidRPr="00C66272">
        <w:rPr>
          <w:rFonts w:ascii="Brill" w:eastAsia="Brill" w:hAnsi="Brill" w:cs="Brill"/>
          <w:color w:val="000000"/>
        </w:rPr>
        <w:t xml:space="preserve">in </w:t>
      </w:r>
      <w:r w:rsidRPr="00C66272">
        <w:rPr>
          <w:rFonts w:ascii="Brill" w:eastAsia="Brill" w:hAnsi="Brill" w:cs="Brill"/>
          <w:color w:val="000000"/>
        </w:rPr>
        <w:t xml:space="preserve">these works </w:t>
      </w:r>
      <w:r w:rsidR="00EF526E" w:rsidRPr="00C66272">
        <w:rPr>
          <w:rFonts w:ascii="Brill" w:eastAsia="Brill" w:hAnsi="Brill" w:cs="Brill"/>
          <w:color w:val="000000"/>
        </w:rPr>
        <w:t xml:space="preserve">we can find </w:t>
      </w:r>
      <w:r w:rsidRPr="00C66272">
        <w:rPr>
          <w:rFonts w:ascii="Brill" w:eastAsia="Brill" w:hAnsi="Brill" w:cs="Brill"/>
          <w:color w:val="000000"/>
        </w:rPr>
        <w:t>Szczecin’s poetics of a port town.</w:t>
      </w:r>
    </w:p>
    <w:p w14:paraId="35077FD3"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FD4"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Soundscape (of a port city)</w:t>
      </w:r>
    </w:p>
    <w:p w14:paraId="35077FD5" w14:textId="27464771"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Szczecin of the 1960s appeared to be, as all metropolises are (particularly if they are port towns), </w:t>
      </w:r>
      <w:r w:rsidR="004A3288" w:rsidRPr="00C66272">
        <w:rPr>
          <w:rFonts w:ascii="Brill" w:eastAsia="Brill" w:hAnsi="Brill" w:cs="Brill"/>
          <w:color w:val="000000"/>
        </w:rPr>
        <w:t xml:space="preserve">a </w:t>
      </w:r>
      <w:r w:rsidRPr="00C66272">
        <w:rPr>
          <w:rFonts w:ascii="Brill" w:eastAsia="Brill" w:hAnsi="Brill" w:cs="Brill"/>
          <w:color w:val="000000"/>
        </w:rPr>
        <w:t xml:space="preserve">busy and noisy place. Hans Ulrich </w:t>
      </w:r>
      <w:r w:rsidRPr="00D60ED7">
        <w:rPr>
          <w:rFonts w:ascii="Brill" w:eastAsia="Brill" w:hAnsi="Brill" w:cs="Brill"/>
          <w:color w:val="000000"/>
        </w:rPr>
        <w:t>Gumbrecht</w:t>
      </w:r>
      <w:r w:rsidRPr="00C66272">
        <w:rPr>
          <w:rFonts w:ascii="Brill" w:eastAsia="Brill" w:hAnsi="Brill" w:cs="Brill"/>
          <w:color w:val="000000"/>
        </w:rPr>
        <w:t xml:space="preserve">, </w:t>
      </w:r>
      <w:r w:rsidR="004A3288" w:rsidRPr="00C66272">
        <w:rPr>
          <w:rFonts w:ascii="Brill" w:eastAsia="Brill" w:hAnsi="Brill" w:cs="Brill"/>
          <w:color w:val="000000"/>
        </w:rPr>
        <w:t>German American</w:t>
      </w:r>
      <w:r w:rsidRPr="00C66272">
        <w:rPr>
          <w:rFonts w:ascii="Brill" w:eastAsia="Brill" w:hAnsi="Brill" w:cs="Brill"/>
          <w:color w:val="000000"/>
        </w:rPr>
        <w:t xml:space="preserve"> literature </w:t>
      </w:r>
      <w:r w:rsidR="00E1588C" w:rsidRPr="00C66272">
        <w:rPr>
          <w:rFonts w:ascii="Brill" w:eastAsia="Brill" w:hAnsi="Brill" w:cs="Brill"/>
          <w:color w:val="000000"/>
        </w:rPr>
        <w:t>scholar</w:t>
      </w:r>
      <w:r w:rsidRPr="00C66272">
        <w:rPr>
          <w:rFonts w:ascii="Brill" w:eastAsia="Brill" w:hAnsi="Brill" w:cs="Brill"/>
          <w:color w:val="000000"/>
        </w:rPr>
        <w:t xml:space="preserve">, believes that urban </w:t>
      </w:r>
      <w:r w:rsidR="00C66272" w:rsidRPr="00C66272">
        <w:rPr>
          <w:rFonts w:ascii="Brill" w:eastAsia="Brill" w:hAnsi="Brill" w:cs="Brill"/>
          <w:color w:val="000000"/>
        </w:rPr>
        <w:t>life</w:t>
      </w:r>
      <w:r w:rsidRPr="00C66272">
        <w:rPr>
          <w:rFonts w:ascii="Brill" w:eastAsia="Brill" w:hAnsi="Brill" w:cs="Brill"/>
          <w:color w:val="000000"/>
        </w:rPr>
        <w:t xml:space="preserve"> should be appreciated: “There is an enthusiasm about Silence that often reaches the passionate one-dimensionality of an obsession. Noise becomes a frequently evoked but mostly vague background reference” (</w:t>
      </w:r>
      <w:commentRangeStart w:id="4922"/>
      <w:r w:rsidRPr="00C66272">
        <w:rPr>
          <w:rFonts w:ascii="Brill" w:eastAsia="Brill" w:hAnsi="Brill" w:cs="Brill"/>
          <w:color w:val="000000"/>
        </w:rPr>
        <w:t>1997</w:t>
      </w:r>
      <w:ins w:id="4923" w:author="Autor">
        <w:r w:rsidR="00D4287C">
          <w:rPr>
            <w:rFonts w:ascii="Brill" w:eastAsia="Brill" w:hAnsi="Brill" w:cs="Brill"/>
            <w:color w:val="000000"/>
          </w:rPr>
          <w:t>, p. 320</w:t>
        </w:r>
      </w:ins>
      <w:r w:rsidRPr="00C66272">
        <w:rPr>
          <w:rFonts w:ascii="Brill" w:eastAsia="Brill" w:hAnsi="Brill" w:cs="Brill"/>
          <w:color w:val="000000"/>
        </w:rPr>
        <w:t>)</w:t>
      </w:r>
      <w:commentRangeEnd w:id="4922"/>
      <w:r w:rsidR="007E7527">
        <w:rPr>
          <w:rStyle w:val="Odwoaniedokomentarza"/>
          <w:lang w:val="en-AU"/>
        </w:rPr>
        <w:commentReference w:id="4922"/>
      </w:r>
      <w:r w:rsidRPr="00C66272">
        <w:rPr>
          <w:rFonts w:ascii="Brill" w:eastAsia="Brill" w:hAnsi="Brill" w:cs="Brill"/>
          <w:color w:val="000000"/>
        </w:rPr>
        <w:t>. While silence is identified with immobility and rest but also inactivity, noise typically embodies action and vitality</w:t>
      </w:r>
      <w:ins w:id="4924" w:author="Autor">
        <w:r w:rsidR="007E7527">
          <w:rPr>
            <w:rFonts w:ascii="Brill" w:eastAsia="Brill" w:hAnsi="Brill" w:cs="Brill"/>
            <w:color w:val="000000"/>
          </w:rPr>
          <w:t>:</w:t>
        </w:r>
      </w:ins>
      <w:del w:id="4925"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a sign that the modern </w:t>
      </w:r>
      <w:r w:rsidRPr="00C66272">
        <w:rPr>
          <w:rFonts w:ascii="Brill" w:eastAsia="Brill" w:hAnsi="Brill" w:cs="Brill"/>
          <w:i/>
          <w:color w:val="000000"/>
        </w:rPr>
        <w:t xml:space="preserve">perpetuum mobile </w:t>
      </w:r>
      <w:r w:rsidRPr="00C66272">
        <w:rPr>
          <w:rFonts w:ascii="Brill" w:eastAsia="Brill" w:hAnsi="Brill" w:cs="Brill"/>
          <w:color w:val="000000"/>
        </w:rPr>
        <w:t>continues.</w:t>
      </w:r>
    </w:p>
    <w:p w14:paraId="35077FD6" w14:textId="0110C3E1"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In the 1960s the Szczecin port was the major source of noise in West Pomerania. The Szczecin shipyards produced vessels for shipowners from all over the world and the maritime industry flourished. I</w:t>
      </w:r>
      <w:r w:rsidR="00CB071C" w:rsidRPr="00C66272">
        <w:rPr>
          <w:rFonts w:ascii="Brill" w:eastAsia="Brill" w:hAnsi="Brill" w:cs="Brill"/>
          <w:color w:val="000000"/>
        </w:rPr>
        <w:t>n</w:t>
      </w:r>
      <w:r w:rsidRPr="00C66272">
        <w:rPr>
          <w:rFonts w:ascii="Brill" w:eastAsia="Brill" w:hAnsi="Brill" w:cs="Brill"/>
          <w:color w:val="000000"/>
        </w:rPr>
        <w:t xml:space="preserve"> 1950-1962</w:t>
      </w:r>
      <w:r w:rsidR="00CB071C" w:rsidRPr="00C66272">
        <w:rPr>
          <w:rFonts w:ascii="Brill" w:eastAsia="Brill" w:hAnsi="Brill" w:cs="Brill"/>
          <w:color w:val="000000"/>
        </w:rPr>
        <w:t>,</w:t>
      </w:r>
      <w:r w:rsidRPr="00C66272">
        <w:rPr>
          <w:rFonts w:ascii="Brill" w:eastAsia="Brill" w:hAnsi="Brill" w:cs="Brill"/>
          <w:color w:val="000000"/>
        </w:rPr>
        <w:t xml:space="preserve"> when Henryk </w:t>
      </w:r>
      <w:proofErr w:type="spellStart"/>
      <w:r w:rsidRPr="00C66272">
        <w:rPr>
          <w:rFonts w:ascii="Brill" w:eastAsia="Brill" w:hAnsi="Brill" w:cs="Brill"/>
          <w:color w:val="000000"/>
        </w:rPr>
        <w:t>Jendza</w:t>
      </w:r>
      <w:proofErr w:type="spellEnd"/>
      <w:r w:rsidRPr="00C66272">
        <w:rPr>
          <w:rFonts w:ascii="Brill" w:eastAsia="Brill" w:hAnsi="Brill" w:cs="Brill"/>
          <w:color w:val="000000"/>
        </w:rPr>
        <w:t xml:space="preserve"> (1921-1962) was Head Executive of the Adolf </w:t>
      </w:r>
      <w:proofErr w:type="spellStart"/>
      <w:r w:rsidRPr="00C66272">
        <w:rPr>
          <w:rFonts w:ascii="Brill" w:eastAsia="Brill" w:hAnsi="Brill" w:cs="Brill"/>
          <w:color w:val="000000"/>
        </w:rPr>
        <w:t>Warski</w:t>
      </w:r>
      <w:proofErr w:type="spellEnd"/>
      <w:r w:rsidRPr="00C66272">
        <w:rPr>
          <w:rFonts w:ascii="Brill" w:eastAsia="Brill" w:hAnsi="Brill" w:cs="Brill"/>
          <w:color w:val="000000"/>
        </w:rPr>
        <w:t xml:space="preserve"> Szczecin Shipyard, about eighty (80) ships </w:t>
      </w:r>
      <w:r w:rsidR="00CB071C" w:rsidRPr="00C66272">
        <w:rPr>
          <w:rFonts w:ascii="Brill" w:eastAsia="Brill" w:hAnsi="Brill" w:cs="Brill"/>
          <w:color w:val="000000"/>
        </w:rPr>
        <w:t>were</w:t>
      </w:r>
      <w:r w:rsidRPr="00C66272">
        <w:rPr>
          <w:rFonts w:ascii="Brill" w:eastAsia="Brill" w:hAnsi="Brill" w:cs="Brill"/>
          <w:color w:val="000000"/>
        </w:rPr>
        <w:t xml:space="preserve"> launched. For Szczecin dwellers, the naming of a new unit would always be an occasion to celebrate. Cheering crowds, the orchestra, speeches officials made, poetry recitations, cameras’ flashlights and film cameras deployed everywhere </w:t>
      </w:r>
      <w:ins w:id="4926" w:author="Autor">
        <w:r w:rsidR="007E7527">
          <w:rPr>
            <w:rFonts w:ascii="ArialMT" w:eastAsia="ArialMT" w:cs="ArialMT" w:hint="eastAsia"/>
            <w:sz w:val="17"/>
            <w:szCs w:val="17"/>
            <w:lang w:val="en-AU"/>
          </w:rPr>
          <w:t>–</w:t>
        </w:r>
      </w:ins>
      <w:del w:id="4927"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such sights were hardly a surprise </w:t>
      </w:r>
      <w:r w:rsidR="006E2260" w:rsidRPr="00C66272">
        <w:rPr>
          <w:rFonts w:ascii="Brill" w:eastAsia="Brill" w:hAnsi="Brill" w:cs="Brill"/>
          <w:color w:val="000000"/>
        </w:rPr>
        <w:t>at</w:t>
      </w:r>
      <w:r w:rsidRPr="00C66272">
        <w:rPr>
          <w:rFonts w:ascii="Brill" w:eastAsia="Brill" w:hAnsi="Brill" w:cs="Brill"/>
          <w:color w:val="000000"/>
        </w:rPr>
        <w:t xml:space="preserve"> ship-naming occasions. This is also how the naming of </w:t>
      </w:r>
      <w:r w:rsidR="006E2260" w:rsidRPr="00C66272">
        <w:rPr>
          <w:rFonts w:ascii="Brill" w:eastAsia="Brill" w:hAnsi="Brill" w:cs="Brill"/>
          <w:color w:val="000000"/>
        </w:rPr>
        <w:t xml:space="preserve">the </w:t>
      </w:r>
      <w:r w:rsidRPr="00C66272">
        <w:rPr>
          <w:rFonts w:ascii="Brill" w:eastAsia="Brill" w:hAnsi="Brill" w:cs="Brill"/>
          <w:color w:val="000000"/>
        </w:rPr>
        <w:t xml:space="preserve">general cargo ship M/S “K.I. </w:t>
      </w:r>
      <w:proofErr w:type="spellStart"/>
      <w:r w:rsidRPr="00C66272">
        <w:rPr>
          <w:rFonts w:ascii="Brill" w:eastAsia="Brill" w:hAnsi="Brill" w:cs="Brill"/>
          <w:color w:val="000000"/>
        </w:rPr>
        <w:t>Gałczyński</w:t>
      </w:r>
      <w:proofErr w:type="spellEnd"/>
      <w:r w:rsidRPr="00C66272">
        <w:rPr>
          <w:rFonts w:ascii="Brill" w:eastAsia="Brill" w:hAnsi="Brill" w:cs="Brill"/>
          <w:color w:val="000000"/>
        </w:rPr>
        <w:t>” proceeded on 27 May 1964</w:t>
      </w:r>
      <w:ins w:id="4928" w:author="Autor">
        <w:r w:rsidR="007E7527">
          <w:rPr>
            <w:rFonts w:ascii="Brill" w:eastAsia="Brill" w:hAnsi="Brill" w:cs="Brill"/>
            <w:color w:val="000000"/>
          </w:rPr>
          <w:t>. It was</w:t>
        </w:r>
      </w:ins>
      <w:del w:id="4929"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an even</w:t>
      </w:r>
      <w:r w:rsidR="006E2260" w:rsidRPr="00C66272">
        <w:rPr>
          <w:rFonts w:ascii="Brill" w:eastAsia="Brill" w:hAnsi="Brill" w:cs="Brill"/>
          <w:color w:val="000000"/>
        </w:rPr>
        <w:t>t</w:t>
      </w:r>
      <w:r w:rsidRPr="00C66272">
        <w:rPr>
          <w:rFonts w:ascii="Brill" w:eastAsia="Brill" w:hAnsi="Brill" w:cs="Brill"/>
          <w:color w:val="000000"/>
        </w:rPr>
        <w:t xml:space="preserve"> Kira </w:t>
      </w:r>
      <w:proofErr w:type="spellStart"/>
      <w:r w:rsidRPr="00D60ED7">
        <w:rPr>
          <w:rFonts w:ascii="Brill" w:eastAsia="Brill" w:hAnsi="Brill" w:cs="Brill"/>
          <w:color w:val="000000"/>
        </w:rPr>
        <w:t>Gałczyńska</w:t>
      </w:r>
      <w:proofErr w:type="spellEnd"/>
      <w:r w:rsidRPr="00C66272">
        <w:rPr>
          <w:rFonts w:ascii="Brill" w:eastAsia="Brill" w:hAnsi="Brill" w:cs="Brill"/>
          <w:color w:val="000000"/>
        </w:rPr>
        <w:t xml:space="preserve"> (1905-1953), daughter of Konstanty Ildefons </w:t>
      </w:r>
      <w:proofErr w:type="spellStart"/>
      <w:r w:rsidRPr="00C66272">
        <w:rPr>
          <w:rFonts w:ascii="Brill" w:eastAsia="Brill" w:hAnsi="Brill" w:cs="Brill"/>
          <w:color w:val="000000"/>
        </w:rPr>
        <w:t>Gałczyński</w:t>
      </w:r>
      <w:proofErr w:type="spellEnd"/>
      <w:r w:rsidRPr="00C66272">
        <w:rPr>
          <w:rFonts w:ascii="Brill" w:eastAsia="Brill" w:hAnsi="Brill" w:cs="Brill"/>
          <w:color w:val="000000"/>
        </w:rPr>
        <w:t xml:space="preserve">, </w:t>
      </w:r>
      <w:r w:rsidR="006E2260" w:rsidRPr="00C66272">
        <w:rPr>
          <w:rFonts w:ascii="Brill" w:eastAsia="Brill" w:hAnsi="Brill" w:cs="Brill"/>
          <w:color w:val="000000"/>
        </w:rPr>
        <w:t>a</w:t>
      </w:r>
      <w:r w:rsidRPr="00C66272">
        <w:rPr>
          <w:rFonts w:ascii="Brill" w:eastAsia="Brill" w:hAnsi="Brill" w:cs="Brill"/>
          <w:color w:val="000000"/>
        </w:rPr>
        <w:t xml:space="preserve"> </w:t>
      </w:r>
      <w:r w:rsidR="009201A2" w:rsidRPr="00C66272">
        <w:rPr>
          <w:rFonts w:ascii="Brill" w:eastAsia="Brill" w:hAnsi="Brill" w:cs="Brill"/>
          <w:color w:val="000000"/>
        </w:rPr>
        <w:t xml:space="preserve">well-known </w:t>
      </w:r>
      <w:r w:rsidRPr="00C66272">
        <w:rPr>
          <w:rFonts w:ascii="Brill" w:eastAsia="Brill" w:hAnsi="Brill" w:cs="Brill"/>
          <w:color w:val="000000"/>
        </w:rPr>
        <w:t xml:space="preserve">poet in the Szczecin literary milieu, depicted in her book </w:t>
      </w:r>
      <w:proofErr w:type="spellStart"/>
      <w:r w:rsidRPr="00C66272">
        <w:rPr>
          <w:rFonts w:ascii="Brill" w:eastAsia="Brill" w:hAnsi="Brill" w:cs="Brill"/>
          <w:i/>
          <w:color w:val="000000"/>
        </w:rPr>
        <w:t>Srebrna</w:t>
      </w:r>
      <w:proofErr w:type="spellEnd"/>
      <w:r w:rsidRPr="00C66272">
        <w:rPr>
          <w:rFonts w:ascii="Brill" w:eastAsia="Brill" w:hAnsi="Brill" w:cs="Brill"/>
          <w:i/>
          <w:color w:val="000000"/>
        </w:rPr>
        <w:t xml:space="preserve"> Natalia. </w:t>
      </w:r>
      <w:r w:rsidRPr="00C66272">
        <w:rPr>
          <w:rFonts w:ascii="Brill" w:eastAsia="Brill" w:hAnsi="Brill" w:cs="Brill"/>
          <w:i/>
          <w:color w:val="000000"/>
          <w:lang w:val="pl-PL"/>
        </w:rPr>
        <w:t>Opowieść o Natalii Gałczyńskiej</w:t>
      </w:r>
      <w:r w:rsidRPr="00C66272">
        <w:rPr>
          <w:rFonts w:ascii="Brill" w:eastAsia="Brill" w:hAnsi="Brill" w:cs="Brill"/>
          <w:color w:val="000000"/>
          <w:lang w:val="pl-PL"/>
        </w:rPr>
        <w:t xml:space="preserve"> [</w:t>
      </w:r>
      <w:r w:rsidRPr="00C66272">
        <w:rPr>
          <w:rFonts w:ascii="Brill" w:eastAsia="Brill" w:hAnsi="Brill" w:cs="Brill"/>
          <w:i/>
          <w:color w:val="000000"/>
          <w:lang w:val="pl-PL"/>
        </w:rPr>
        <w:t>Silver Natalia. A Story of Natalia Gałczyńska</w:t>
      </w:r>
      <w:r w:rsidRPr="00C66272">
        <w:rPr>
          <w:rFonts w:ascii="Brill" w:eastAsia="Brill" w:hAnsi="Brill" w:cs="Brill"/>
          <w:color w:val="000000"/>
          <w:lang w:val="pl-PL"/>
        </w:rPr>
        <w:t>] (</w:t>
      </w:r>
      <w:commentRangeStart w:id="4930"/>
      <w:r w:rsidRPr="00C66272">
        <w:rPr>
          <w:rFonts w:ascii="Brill" w:eastAsia="Brill" w:hAnsi="Brill" w:cs="Brill"/>
          <w:color w:val="000000"/>
          <w:lang w:val="pl-PL"/>
        </w:rPr>
        <w:t>2014</w:t>
      </w:r>
      <w:commentRangeEnd w:id="4930"/>
      <w:r w:rsidR="007E7527">
        <w:rPr>
          <w:rStyle w:val="Odwoaniedokomentarza"/>
          <w:lang w:val="en-AU"/>
        </w:rPr>
        <w:commentReference w:id="4930"/>
      </w:r>
      <w:r w:rsidRPr="00C66272">
        <w:rPr>
          <w:rFonts w:ascii="Brill" w:eastAsia="Brill" w:hAnsi="Brill" w:cs="Brill"/>
          <w:color w:val="000000"/>
          <w:lang w:val="pl-PL"/>
        </w:rPr>
        <w:t xml:space="preserve">) as </w:t>
      </w:r>
      <w:proofErr w:type="spellStart"/>
      <w:r w:rsidRPr="00C66272">
        <w:rPr>
          <w:rFonts w:ascii="Brill" w:eastAsia="Brill" w:hAnsi="Brill" w:cs="Brill"/>
          <w:color w:val="000000"/>
          <w:lang w:val="pl-PL"/>
        </w:rPr>
        <w:t>follows</w:t>
      </w:r>
      <w:proofErr w:type="spellEnd"/>
      <w:r w:rsidRPr="00C66272">
        <w:rPr>
          <w:rFonts w:ascii="Brill" w:eastAsia="Brill" w:hAnsi="Brill" w:cs="Brill"/>
          <w:color w:val="000000"/>
          <w:lang w:val="pl-PL"/>
        </w:rPr>
        <w:t xml:space="preserve">: “[…] </w:t>
      </w:r>
      <w:r w:rsidRPr="00C66272">
        <w:rPr>
          <w:rFonts w:ascii="Brill" w:eastAsia="Brill" w:hAnsi="Brill" w:cs="Brill"/>
          <w:color w:val="000000"/>
        </w:rPr>
        <w:t xml:space="preserve">The breaks were released now and the giant started slowly moving, drifted down on the water swinging from one side to the other, several times, only to stop […]”. </w:t>
      </w:r>
    </w:p>
    <w:p w14:paraId="35077FD7" w14:textId="6BD5E2EC"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Thus, it is the marine soundscape pertaining to the character of </w:t>
      </w:r>
      <w:r w:rsidR="009E7905" w:rsidRPr="00C66272">
        <w:rPr>
          <w:rFonts w:ascii="Brill" w:eastAsia="Brill" w:hAnsi="Brill" w:cs="Brill"/>
          <w:color w:val="000000"/>
        </w:rPr>
        <w:t>a</w:t>
      </w:r>
      <w:r w:rsidRPr="00C66272">
        <w:rPr>
          <w:rFonts w:ascii="Brill" w:eastAsia="Brill" w:hAnsi="Brill" w:cs="Brill"/>
          <w:color w:val="000000"/>
        </w:rPr>
        <w:t xml:space="preserve"> place situated by the river, in the vicinity of the sea</w:t>
      </w:r>
      <w:r w:rsidR="009E7905" w:rsidRPr="00C66272">
        <w:rPr>
          <w:rFonts w:ascii="Brill" w:eastAsia="Brill" w:hAnsi="Brill" w:cs="Brill"/>
          <w:color w:val="000000"/>
        </w:rPr>
        <w:t>,</w:t>
      </w:r>
      <w:r w:rsidRPr="00C66272">
        <w:rPr>
          <w:rFonts w:ascii="Brill" w:eastAsia="Brill" w:hAnsi="Brill" w:cs="Brill"/>
          <w:color w:val="000000"/>
        </w:rPr>
        <w:t xml:space="preserve"> and filled with port/shipyard/ships' noise that constitutes the background of the booming port town of Szczecin. The term ‘soundscape’ itself originates in the manual for the music/essay “The New Soundscape” by Canadian composer Raymond Murray Schafer (1933-2021)</w:t>
      </w:r>
      <w:r w:rsidR="009A0368" w:rsidRPr="00C66272">
        <w:rPr>
          <w:rFonts w:ascii="Brill" w:eastAsia="Brill" w:hAnsi="Brill" w:cs="Brill"/>
          <w:color w:val="000000"/>
        </w:rPr>
        <w:t>,</w:t>
      </w:r>
      <w:r w:rsidRPr="00C66272">
        <w:rPr>
          <w:rFonts w:ascii="Brill" w:eastAsia="Brill" w:hAnsi="Brill" w:cs="Brill"/>
          <w:color w:val="000000"/>
        </w:rPr>
        <w:t xml:space="preserve"> who wrote: “Anything in our world that moves vibrates air” </w:t>
      </w:r>
      <w:r w:rsidRPr="003054F7">
        <w:rPr>
          <w:rFonts w:ascii="Brill" w:eastAsia="Brill" w:hAnsi="Brill" w:cs="Brill"/>
          <w:color w:val="000000"/>
        </w:rPr>
        <w:lastRenderedPageBreak/>
        <w:t>(</w:t>
      </w:r>
      <w:commentRangeStart w:id="4931"/>
      <w:r w:rsidRPr="003054F7">
        <w:rPr>
          <w:rFonts w:ascii="Brill" w:eastAsia="Brill" w:hAnsi="Brill" w:cs="Brill"/>
          <w:color w:val="000000"/>
        </w:rPr>
        <w:t>1969</w:t>
      </w:r>
      <w:commentRangeEnd w:id="4931"/>
      <w:r w:rsidR="003054F7">
        <w:rPr>
          <w:rStyle w:val="Odwoaniedokomentarza"/>
          <w:lang w:val="en-AU"/>
        </w:rPr>
        <w:commentReference w:id="4931"/>
      </w:r>
      <w:ins w:id="4932" w:author="Autor">
        <w:r w:rsidR="00D4287C">
          <w:rPr>
            <w:rFonts w:ascii="Brill" w:eastAsia="Brill" w:hAnsi="Brill" w:cs="Brill"/>
            <w:color w:val="000000"/>
          </w:rPr>
          <w:t>, p. 5</w:t>
        </w:r>
      </w:ins>
      <w:r w:rsidRPr="00C66272">
        <w:rPr>
          <w:rFonts w:ascii="Brill" w:eastAsia="Brill" w:hAnsi="Brill" w:cs="Brill"/>
          <w:color w:val="000000"/>
        </w:rPr>
        <w:t xml:space="preserve">). I would add that anything that moves produces </w:t>
      </w:r>
      <w:del w:id="4933" w:author="Autor">
        <w:r w:rsidRPr="00C66272" w:rsidDel="007E7527">
          <w:rPr>
            <w:rFonts w:ascii="Brill" w:eastAsia="Brill" w:hAnsi="Brill" w:cs="Brill"/>
            <w:color w:val="000000"/>
          </w:rPr>
          <w:delText>sounds</w:delText>
        </w:r>
      </w:del>
      <w:ins w:id="4934" w:author="Autor">
        <w:r w:rsidR="007E7527" w:rsidRPr="00C66272">
          <w:rPr>
            <w:rFonts w:ascii="Brill" w:eastAsia="Brill" w:hAnsi="Brill" w:cs="Brill"/>
            <w:color w:val="000000"/>
          </w:rPr>
          <w:t>sounds,</w:t>
        </w:r>
      </w:ins>
      <w:r w:rsidRPr="00C66272">
        <w:rPr>
          <w:rFonts w:ascii="Brill" w:eastAsia="Brill" w:hAnsi="Brill" w:cs="Brill"/>
          <w:color w:val="000000"/>
        </w:rPr>
        <w:t xml:space="preserve"> and the music of a busy port town can be heard in the whistle of boats, water splashes, </w:t>
      </w:r>
      <w:r w:rsidR="009A0368" w:rsidRPr="00C66272">
        <w:rPr>
          <w:rFonts w:ascii="Brill" w:eastAsia="Brill" w:hAnsi="Brill" w:cs="Brill"/>
          <w:color w:val="000000"/>
        </w:rPr>
        <w:t>and the</w:t>
      </w:r>
      <w:r w:rsidRPr="00C66272">
        <w:rPr>
          <w:rFonts w:ascii="Brill" w:eastAsia="Brill" w:hAnsi="Brill" w:cs="Brill"/>
          <w:color w:val="000000"/>
        </w:rPr>
        <w:t xml:space="preserve"> cry of seagulls.</w:t>
      </w:r>
    </w:p>
    <w:p w14:paraId="35077FD8" w14:textId="590B6178"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Literature has always appreciated mobility and noise, for it as much feeds on these as transmits their energy. This is why the protagonists of the Szczecin literary works written in the 1960s are typically </w:t>
      </w:r>
      <w:r w:rsidR="00921C7A" w:rsidRPr="00C66272">
        <w:rPr>
          <w:rFonts w:ascii="Brill" w:eastAsia="Brill" w:hAnsi="Brill" w:cs="Brill"/>
          <w:color w:val="000000"/>
        </w:rPr>
        <w:t xml:space="preserve">people who work in </w:t>
      </w:r>
      <w:r w:rsidRPr="00C66272">
        <w:rPr>
          <w:rFonts w:ascii="Brill" w:eastAsia="Brill" w:hAnsi="Brill" w:cs="Brill"/>
          <w:color w:val="000000"/>
        </w:rPr>
        <w:t>construction, factor</w:t>
      </w:r>
      <w:r w:rsidR="00921C7A" w:rsidRPr="00C66272">
        <w:rPr>
          <w:rFonts w:ascii="Brill" w:eastAsia="Brill" w:hAnsi="Brill" w:cs="Brill"/>
          <w:color w:val="000000"/>
        </w:rPr>
        <w:t>ies</w:t>
      </w:r>
      <w:r w:rsidRPr="00C66272">
        <w:rPr>
          <w:rFonts w:ascii="Brill" w:eastAsia="Brill" w:hAnsi="Brill" w:cs="Brill"/>
          <w:color w:val="000000"/>
        </w:rPr>
        <w:t>, and shipyard</w:t>
      </w:r>
      <w:r w:rsidR="002727B2" w:rsidRPr="00C66272">
        <w:rPr>
          <w:rFonts w:ascii="Brill" w:eastAsia="Brill" w:hAnsi="Brill" w:cs="Brill"/>
          <w:color w:val="000000"/>
        </w:rPr>
        <w:t>s</w:t>
      </w:r>
      <w:ins w:id="4935" w:author="Autor">
        <w:r w:rsidR="007E7527">
          <w:rPr>
            <w:rFonts w:ascii="Brill" w:eastAsia="Brill" w:hAnsi="Brill" w:cs="Brill"/>
            <w:color w:val="000000"/>
          </w:rPr>
          <w:t>:</w:t>
        </w:r>
      </w:ins>
      <w:del w:id="4936"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in other words, ordinary Szczecin dwellers. In the years 1949-1956 these characters and their narrations constituted the essence of the so-called production literature concentrating on people who re/constructed communist Poland ‘with their own hands’. In</w:t>
      </w:r>
      <w:del w:id="4937" w:author="Autor">
        <w:r w:rsidRPr="00C66272" w:rsidDel="007E7527">
          <w:rPr>
            <w:rFonts w:ascii="Brill" w:eastAsia="Brill" w:hAnsi="Brill" w:cs="Brill"/>
            <w:color w:val="000000"/>
          </w:rPr>
          <w:delText xml:space="preserve"> the</w:delText>
        </w:r>
      </w:del>
      <w:r w:rsidRPr="00C66272">
        <w:rPr>
          <w:rFonts w:ascii="Brill" w:eastAsia="Brill" w:hAnsi="Brill" w:cs="Brill"/>
          <w:color w:val="000000"/>
        </w:rPr>
        <w:t xml:space="preserve"> later years, stories about sea- or port work suggested that the social space </w:t>
      </w:r>
      <w:r w:rsidR="0021470C" w:rsidRPr="00C66272">
        <w:rPr>
          <w:rFonts w:ascii="Brill" w:eastAsia="Brill" w:hAnsi="Brill" w:cs="Brill"/>
          <w:color w:val="000000"/>
        </w:rPr>
        <w:t>was</w:t>
      </w:r>
      <w:r w:rsidRPr="00C66272">
        <w:rPr>
          <w:rFonts w:ascii="Brill" w:eastAsia="Brill" w:hAnsi="Brill" w:cs="Brill"/>
          <w:color w:val="000000"/>
        </w:rPr>
        <w:t xml:space="preserve"> slowly but surely stabilising. Not only did books depict everydayness; they also were crucial in re/constructing it anew. If, then, Szczecin identity </w:t>
      </w:r>
      <w:ins w:id="4938" w:author="Autor">
        <w:r w:rsidR="007E7527">
          <w:rPr>
            <w:rFonts w:ascii="ArialMT" w:eastAsia="ArialMT" w:cs="ArialMT" w:hint="eastAsia"/>
            <w:sz w:val="17"/>
            <w:szCs w:val="17"/>
            <w:lang w:val="en-AU"/>
          </w:rPr>
          <w:t>–</w:t>
        </w:r>
      </w:ins>
      <w:del w:id="4939"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an </w:t>
      </w:r>
      <w:r w:rsidR="00A80DAE" w:rsidRPr="00C66272">
        <w:rPr>
          <w:rFonts w:ascii="Brill" w:eastAsia="Brill" w:hAnsi="Brill" w:cs="Brill"/>
          <w:color w:val="000000"/>
        </w:rPr>
        <w:t>idea</w:t>
      </w:r>
      <w:r w:rsidRPr="00C66272">
        <w:rPr>
          <w:rFonts w:ascii="Brill" w:eastAsia="Brill" w:hAnsi="Brill" w:cs="Brill"/>
          <w:color w:val="000000"/>
        </w:rPr>
        <w:t xml:space="preserve"> disputable t</w:t>
      </w:r>
      <w:r w:rsidR="00A80DAE" w:rsidRPr="00C66272">
        <w:rPr>
          <w:rFonts w:ascii="Brill" w:eastAsia="Brill" w:hAnsi="Brill" w:cs="Brill"/>
          <w:color w:val="000000"/>
        </w:rPr>
        <w:t>o</w:t>
      </w:r>
      <w:r w:rsidRPr="00C66272">
        <w:rPr>
          <w:rFonts w:ascii="Brill" w:eastAsia="Brill" w:hAnsi="Brill" w:cs="Brill"/>
          <w:color w:val="000000"/>
        </w:rPr>
        <w:t xml:space="preserve"> this day </w:t>
      </w:r>
      <w:ins w:id="4940" w:author="Autor">
        <w:r w:rsidR="007E7527">
          <w:rPr>
            <w:rFonts w:ascii="ArialMT" w:eastAsia="ArialMT" w:cs="ArialMT" w:hint="eastAsia"/>
            <w:sz w:val="17"/>
            <w:szCs w:val="17"/>
            <w:lang w:val="en-AU"/>
          </w:rPr>
          <w:t>–</w:t>
        </w:r>
      </w:ins>
      <w:del w:id="4941" w:author="Autor">
        <w:r w:rsidRPr="00C66272" w:rsidDel="007E7527">
          <w:rPr>
            <w:rFonts w:ascii="Brill" w:eastAsia="Brill" w:hAnsi="Brill" w:cs="Brill"/>
            <w:color w:val="000000"/>
          </w:rPr>
          <w:delText>—</w:delText>
        </w:r>
      </w:del>
      <w:r w:rsidRPr="00C66272">
        <w:rPr>
          <w:rFonts w:ascii="Brill" w:eastAsia="Brill" w:hAnsi="Brill" w:cs="Brill"/>
          <w:color w:val="000000"/>
        </w:rPr>
        <w:t xml:space="preserve"> was born back in the 1960s, we owe it to literature: of production, urban but also rural, of </w:t>
      </w:r>
      <w:r w:rsidR="00A80DAE" w:rsidRPr="00C66272">
        <w:rPr>
          <w:rFonts w:ascii="Brill" w:eastAsia="Brill" w:hAnsi="Brill" w:cs="Brill"/>
          <w:color w:val="000000"/>
        </w:rPr>
        <w:t xml:space="preserve">the </w:t>
      </w:r>
      <w:r w:rsidRPr="00C66272">
        <w:rPr>
          <w:rFonts w:ascii="Brill" w:eastAsia="Brill" w:hAnsi="Brill" w:cs="Brill"/>
          <w:color w:val="000000"/>
        </w:rPr>
        <w:t xml:space="preserve">port, shipyard, </w:t>
      </w:r>
      <w:r w:rsidR="00A80DAE" w:rsidRPr="00C66272">
        <w:rPr>
          <w:rFonts w:ascii="Brill" w:eastAsia="Brill" w:hAnsi="Brill" w:cs="Brill"/>
          <w:color w:val="000000"/>
        </w:rPr>
        <w:t>and</w:t>
      </w:r>
      <w:r w:rsidRPr="00C66272">
        <w:rPr>
          <w:rFonts w:ascii="Brill" w:eastAsia="Brill" w:hAnsi="Brill" w:cs="Brill"/>
          <w:color w:val="000000"/>
        </w:rPr>
        <w:t xml:space="preserve"> </w:t>
      </w:r>
      <w:r w:rsidR="00A80DAE" w:rsidRPr="00C66272">
        <w:rPr>
          <w:rFonts w:ascii="Brill" w:eastAsia="Brill" w:hAnsi="Brill" w:cs="Brill"/>
          <w:color w:val="000000"/>
        </w:rPr>
        <w:t>f</w:t>
      </w:r>
      <w:r w:rsidRPr="00C66272">
        <w:rPr>
          <w:rFonts w:ascii="Brill" w:eastAsia="Brill" w:hAnsi="Brill" w:cs="Brill"/>
          <w:color w:val="000000"/>
        </w:rPr>
        <w:t>actory</w:t>
      </w:r>
      <w:r w:rsidR="00A80DAE" w:rsidRPr="00C66272">
        <w:rPr>
          <w:rFonts w:ascii="Brill" w:eastAsia="Brill" w:hAnsi="Brill" w:cs="Brill"/>
          <w:color w:val="000000"/>
        </w:rPr>
        <w:t>.</w:t>
      </w:r>
    </w:p>
    <w:p w14:paraId="35077FD9" w14:textId="760E7324"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T</w:t>
      </w:r>
      <w:r w:rsidR="00A80DAE" w:rsidRPr="00C66272">
        <w:rPr>
          <w:rFonts w:ascii="Brill" w:eastAsia="Brill" w:hAnsi="Brill" w:cs="Brill"/>
          <w:color w:val="000000"/>
        </w:rPr>
        <w:t xml:space="preserve">he Szczecin generation of the 1960s lived </w:t>
      </w:r>
      <w:r w:rsidRPr="00C66272">
        <w:rPr>
          <w:rFonts w:ascii="Brill" w:eastAsia="Brill" w:hAnsi="Brill" w:cs="Brill"/>
          <w:color w:val="000000"/>
        </w:rPr>
        <w:t xml:space="preserve">between mobility and inactivity </w:t>
      </w:r>
      <w:r w:rsidR="00BF6240" w:rsidRPr="00C66272">
        <w:rPr>
          <w:rFonts w:ascii="Brill" w:eastAsia="Brill" w:hAnsi="Brill" w:cs="Brill"/>
          <w:color w:val="000000"/>
        </w:rPr>
        <w:t>in</w:t>
      </w:r>
      <w:r w:rsidRPr="00C66272">
        <w:rPr>
          <w:rFonts w:ascii="Brill" w:eastAsia="Brill" w:hAnsi="Brill" w:cs="Brill"/>
          <w:color w:val="000000"/>
        </w:rPr>
        <w:t xml:space="preserve"> the juxtaposition of sound and silence. </w:t>
      </w:r>
    </w:p>
    <w:p w14:paraId="35077FDA" w14:textId="1A3013DC"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Naval architecture was on the rise in the region. Szczecin could boast of being a dwelling place for such naval architecture experts as: Lesław </w:t>
      </w:r>
      <w:proofErr w:type="spellStart"/>
      <w:r w:rsidRPr="00C66272">
        <w:rPr>
          <w:rFonts w:ascii="Brill" w:eastAsia="Brill" w:hAnsi="Brill" w:cs="Brill"/>
          <w:color w:val="000000"/>
        </w:rPr>
        <w:t>Górniewicz</w:t>
      </w:r>
      <w:proofErr w:type="spellEnd"/>
      <w:r w:rsidRPr="00C66272">
        <w:rPr>
          <w:rFonts w:ascii="Brill" w:eastAsia="Brill" w:hAnsi="Brill" w:cs="Brill"/>
          <w:color w:val="000000"/>
        </w:rPr>
        <w:t xml:space="preserve"> (1919-1991), Mikołaj Thierry (1920-1997), and Mieczysław </w:t>
      </w:r>
      <w:proofErr w:type="spellStart"/>
      <w:r w:rsidRPr="00C66272">
        <w:rPr>
          <w:rFonts w:ascii="Brill" w:eastAsia="Brill" w:hAnsi="Brill" w:cs="Brill"/>
          <w:color w:val="000000"/>
        </w:rPr>
        <w:t>Wesołowski</w:t>
      </w:r>
      <w:proofErr w:type="spellEnd"/>
      <w:r w:rsidRPr="00C66272">
        <w:rPr>
          <w:rFonts w:ascii="Brill" w:eastAsia="Brill" w:hAnsi="Brill" w:cs="Brill"/>
          <w:color w:val="000000"/>
        </w:rPr>
        <w:t xml:space="preserve"> (1920-2004). The first of these men created the naval architecture centre and was part of the staff of the then Maritime University of Szczecin, a training institut</w:t>
      </w:r>
      <w:r w:rsidR="00474789" w:rsidRPr="00C66272">
        <w:rPr>
          <w:rFonts w:ascii="Brill" w:eastAsia="Brill" w:hAnsi="Brill" w:cs="Brill"/>
          <w:color w:val="000000"/>
        </w:rPr>
        <w:t>e for seamen</w:t>
      </w:r>
      <w:r w:rsidRPr="00C66272">
        <w:rPr>
          <w:rFonts w:ascii="Brill" w:eastAsia="Brill" w:hAnsi="Brill" w:cs="Brill"/>
          <w:color w:val="000000"/>
        </w:rPr>
        <w:t xml:space="preserve">. The remaining two experts were scholars at the Szczecin Technical University. There is a commemorative plaque on a wall of the building at </w:t>
      </w:r>
      <w:proofErr w:type="spellStart"/>
      <w:r w:rsidRPr="00C66272">
        <w:rPr>
          <w:rFonts w:ascii="Brill" w:eastAsia="Brill" w:hAnsi="Brill" w:cs="Brill"/>
          <w:color w:val="000000"/>
        </w:rPr>
        <w:t>Jarowita</w:t>
      </w:r>
      <w:proofErr w:type="spellEnd"/>
      <w:r w:rsidRPr="00C66272">
        <w:rPr>
          <w:rFonts w:ascii="Brill" w:eastAsia="Brill" w:hAnsi="Brill" w:cs="Brill"/>
          <w:color w:val="000000"/>
        </w:rPr>
        <w:t xml:space="preserve"> 5</w:t>
      </w:r>
      <w:r w:rsidR="00335B38" w:rsidRPr="00C66272">
        <w:rPr>
          <w:rFonts w:ascii="Brill" w:eastAsia="Brill" w:hAnsi="Brill" w:cs="Brill"/>
          <w:color w:val="000000"/>
        </w:rPr>
        <w:t>,</w:t>
      </w:r>
      <w:r w:rsidRPr="00C66272">
        <w:rPr>
          <w:rFonts w:ascii="Brill" w:eastAsia="Brill" w:hAnsi="Brill" w:cs="Brill"/>
          <w:color w:val="000000"/>
        </w:rPr>
        <w:t xml:space="preserve"> where the</w:t>
      </w:r>
      <w:r w:rsidR="00335B38" w:rsidRPr="00C66272">
        <w:rPr>
          <w:rFonts w:ascii="Brill" w:eastAsia="Brill" w:hAnsi="Brill" w:cs="Brill"/>
          <w:color w:val="000000"/>
        </w:rPr>
        <w:t>se</w:t>
      </w:r>
      <w:r w:rsidRPr="00C66272">
        <w:rPr>
          <w:rFonts w:ascii="Brill" w:eastAsia="Brill" w:hAnsi="Brill" w:cs="Brill"/>
          <w:color w:val="000000"/>
        </w:rPr>
        <w:t xml:space="preserve"> experts </w:t>
      </w:r>
      <w:r w:rsidR="00335B38" w:rsidRPr="00C66272">
        <w:rPr>
          <w:rFonts w:ascii="Brill" w:eastAsia="Brill" w:hAnsi="Brill" w:cs="Brill"/>
          <w:color w:val="000000"/>
        </w:rPr>
        <w:t>men</w:t>
      </w:r>
      <w:r w:rsidRPr="00C66272">
        <w:rPr>
          <w:rFonts w:ascii="Brill" w:eastAsia="Brill" w:hAnsi="Brill" w:cs="Brill"/>
          <w:color w:val="000000"/>
        </w:rPr>
        <w:t xml:space="preserve"> lived</w:t>
      </w:r>
      <w:r w:rsidR="00335B38" w:rsidRPr="00C66272">
        <w:rPr>
          <w:rFonts w:ascii="Brill" w:eastAsia="Brill" w:hAnsi="Brill" w:cs="Brill"/>
          <w:color w:val="000000"/>
        </w:rPr>
        <w:t>,</w:t>
      </w:r>
      <w:r w:rsidRPr="00C66272">
        <w:rPr>
          <w:rFonts w:ascii="Brill" w:eastAsia="Brill" w:hAnsi="Brill" w:cs="Brill"/>
          <w:color w:val="000000"/>
        </w:rPr>
        <w:t xml:space="preserve"> which states: ‘Naval Engineers Merited for Szczecin’.</w:t>
      </w:r>
    </w:p>
    <w:p w14:paraId="35077FDB" w14:textId="2E964B56"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literature of the analysed period abounds in the themes and characters similar to </w:t>
      </w:r>
      <w:r w:rsidR="00335B38" w:rsidRPr="00C66272">
        <w:rPr>
          <w:rFonts w:ascii="Brill" w:eastAsia="Brill" w:hAnsi="Brill" w:cs="Brill"/>
          <w:color w:val="000000"/>
        </w:rPr>
        <w:t>these</w:t>
      </w:r>
      <w:r w:rsidRPr="00C66272">
        <w:rPr>
          <w:rFonts w:ascii="Brill" w:eastAsia="Brill" w:hAnsi="Brill" w:cs="Brill"/>
          <w:color w:val="000000"/>
        </w:rPr>
        <w:t xml:space="preserve"> real-life people. For example, </w:t>
      </w:r>
      <w:r w:rsidR="00A73AB9" w:rsidRPr="00C66272">
        <w:rPr>
          <w:rFonts w:ascii="Brill" w:eastAsia="Brill" w:hAnsi="Brill" w:cs="Brill"/>
          <w:color w:val="000000"/>
        </w:rPr>
        <w:t xml:space="preserve">Tomasz, the </w:t>
      </w:r>
      <w:r w:rsidRPr="00C66272">
        <w:rPr>
          <w:rFonts w:ascii="Brill" w:eastAsia="Brill" w:hAnsi="Brill" w:cs="Brill"/>
          <w:color w:val="000000"/>
        </w:rPr>
        <w:t xml:space="preserve">protagonist of the novel </w:t>
      </w:r>
      <w:proofErr w:type="spellStart"/>
      <w:r w:rsidRPr="00C66272">
        <w:rPr>
          <w:rFonts w:ascii="Brill" w:eastAsia="Brill" w:hAnsi="Brill" w:cs="Brill"/>
          <w:i/>
          <w:color w:val="000000"/>
        </w:rPr>
        <w:t>Koniec</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próby</w:t>
      </w:r>
      <w:proofErr w:type="spellEnd"/>
      <w:r w:rsidRPr="00C66272">
        <w:rPr>
          <w:rFonts w:ascii="Brill" w:eastAsia="Brill" w:hAnsi="Brill" w:cs="Brill"/>
          <w:i/>
          <w:color w:val="000000"/>
        </w:rPr>
        <w:t xml:space="preserve"> [The End of the Test]</w:t>
      </w:r>
      <w:r w:rsidRPr="00C66272">
        <w:rPr>
          <w:rFonts w:ascii="Brill" w:eastAsia="Brill" w:hAnsi="Brill" w:cs="Brill"/>
          <w:color w:val="000000"/>
        </w:rPr>
        <w:t xml:space="preserve"> (</w:t>
      </w:r>
      <w:r w:rsidRPr="00D60ED7">
        <w:rPr>
          <w:rFonts w:ascii="Brill" w:eastAsia="Brill" w:hAnsi="Brill" w:cs="Brill"/>
          <w:color w:val="000000"/>
        </w:rPr>
        <w:t xml:space="preserve">1962) by Ryszard </w:t>
      </w:r>
      <w:proofErr w:type="spellStart"/>
      <w:r w:rsidRPr="00D60ED7">
        <w:rPr>
          <w:rFonts w:ascii="Brill" w:eastAsia="Brill" w:hAnsi="Brill" w:cs="Brill"/>
          <w:color w:val="000000"/>
        </w:rPr>
        <w:t>Liskowacki</w:t>
      </w:r>
      <w:proofErr w:type="spellEnd"/>
      <w:r w:rsidRPr="00C66272">
        <w:rPr>
          <w:rFonts w:ascii="Brill" w:eastAsia="Brill" w:hAnsi="Brill" w:cs="Brill"/>
          <w:color w:val="000000"/>
        </w:rPr>
        <w:t>, is a young naval architect involved in the construction of a vessel for an Indonesian shipowner. At the same time</w:t>
      </w:r>
      <w:r w:rsidR="00A73AB9" w:rsidRPr="00C66272">
        <w:rPr>
          <w:rFonts w:ascii="Brill" w:eastAsia="Brill" w:hAnsi="Brill" w:cs="Brill"/>
          <w:color w:val="000000"/>
        </w:rPr>
        <w:t>,</w:t>
      </w:r>
      <w:r w:rsidRPr="00C66272">
        <w:rPr>
          <w:rFonts w:ascii="Brill" w:eastAsia="Brill" w:hAnsi="Brill" w:cs="Brill"/>
          <w:color w:val="000000"/>
        </w:rPr>
        <w:t xml:space="preserve"> he has a personal dilemma about his status as a member of the new Szczecin community, still in </w:t>
      </w:r>
      <w:r w:rsidR="00D16688" w:rsidRPr="00C66272">
        <w:rPr>
          <w:rFonts w:ascii="Brill" w:eastAsia="Brill" w:hAnsi="Brill" w:cs="Brill"/>
          <w:color w:val="000000"/>
        </w:rPr>
        <w:t xml:space="preserve">a </w:t>
      </w:r>
      <w:r w:rsidRPr="00C66272">
        <w:rPr>
          <w:rFonts w:ascii="Brill" w:eastAsia="Brill" w:hAnsi="Brill" w:cs="Brill"/>
          <w:color w:val="000000"/>
        </w:rPr>
        <w:t xml:space="preserve">nascent </w:t>
      </w:r>
      <w:r w:rsidR="00D16688" w:rsidRPr="00C66272">
        <w:rPr>
          <w:rFonts w:ascii="Brill" w:eastAsia="Brill" w:hAnsi="Brill" w:cs="Brill"/>
          <w:color w:val="000000"/>
        </w:rPr>
        <w:t xml:space="preserve">state </w:t>
      </w:r>
      <w:r w:rsidRPr="00C66272">
        <w:rPr>
          <w:rFonts w:ascii="Brill" w:eastAsia="Brill" w:hAnsi="Brill" w:cs="Brill"/>
          <w:color w:val="000000"/>
        </w:rPr>
        <w:t xml:space="preserve">at the time. The eponymous test refers both to Tomasz’s professional role and his </w:t>
      </w:r>
      <w:r w:rsidR="003C18D2" w:rsidRPr="00C66272">
        <w:rPr>
          <w:rFonts w:ascii="Brill" w:eastAsia="Brill" w:hAnsi="Brill" w:cs="Brill"/>
          <w:color w:val="000000"/>
        </w:rPr>
        <w:t xml:space="preserve">status </w:t>
      </w:r>
      <w:r w:rsidRPr="00C66272">
        <w:rPr>
          <w:rFonts w:ascii="Brill" w:eastAsia="Brill" w:hAnsi="Brill" w:cs="Brill"/>
          <w:color w:val="000000"/>
        </w:rPr>
        <w:t xml:space="preserve">as a man; yet, for the city the ‘end of the test’ is tantamount to the end of the pioneer stage in its post-WWII history. </w:t>
      </w:r>
      <w:proofErr w:type="spellStart"/>
      <w:r w:rsidRPr="00C66272">
        <w:rPr>
          <w:rFonts w:ascii="Brill" w:eastAsia="Brill" w:hAnsi="Brill" w:cs="Brill"/>
          <w:i/>
          <w:color w:val="000000"/>
        </w:rPr>
        <w:t>Koniec</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próby</w:t>
      </w:r>
      <w:proofErr w:type="spellEnd"/>
      <w:r w:rsidRPr="00C66272">
        <w:rPr>
          <w:rFonts w:ascii="Brill" w:eastAsia="Brill" w:hAnsi="Brill" w:cs="Brill"/>
          <w:color w:val="000000"/>
        </w:rPr>
        <w:t xml:space="preserve"> can therefore be qualified as, basically, a </w:t>
      </w:r>
      <w:r w:rsidR="003C18D2" w:rsidRPr="00C66272">
        <w:rPr>
          <w:rFonts w:ascii="Brill" w:eastAsia="Brill" w:hAnsi="Brill" w:cs="Brill"/>
          <w:color w:val="000000"/>
        </w:rPr>
        <w:t>human-interest</w:t>
      </w:r>
      <w:r w:rsidRPr="00C66272">
        <w:rPr>
          <w:rFonts w:ascii="Brill" w:eastAsia="Brill" w:hAnsi="Brill" w:cs="Brill"/>
          <w:color w:val="000000"/>
        </w:rPr>
        <w:t xml:space="preserve"> novel, </w:t>
      </w:r>
      <w:r w:rsidR="00C66272" w:rsidRPr="00C66272">
        <w:rPr>
          <w:rFonts w:ascii="Brill" w:eastAsia="Brill" w:hAnsi="Brill" w:cs="Brill"/>
          <w:color w:val="000000"/>
        </w:rPr>
        <w:t xml:space="preserve">as it were, a biography often featured prominently on the front pages of newspapers </w:t>
      </w:r>
      <w:r w:rsidR="00C66272" w:rsidRPr="00C66272">
        <w:rPr>
          <w:rFonts w:ascii="Brill" w:eastAsia="Brill" w:hAnsi="Brill" w:cs="Brill"/>
          <w:color w:val="000000"/>
        </w:rPr>
        <w:lastRenderedPageBreak/>
        <w:t xml:space="preserve">at that time, particularly because writers like </w:t>
      </w:r>
      <w:proofErr w:type="spellStart"/>
      <w:r w:rsidR="00C66272" w:rsidRPr="00C66272">
        <w:rPr>
          <w:rFonts w:ascii="Brill" w:eastAsia="Brill" w:hAnsi="Brill" w:cs="Brill"/>
          <w:color w:val="000000"/>
        </w:rPr>
        <w:t>Liskowacki</w:t>
      </w:r>
      <w:proofErr w:type="spellEnd"/>
      <w:r w:rsidR="00C66272" w:rsidRPr="00C66272">
        <w:rPr>
          <w:rFonts w:ascii="Brill" w:eastAsia="Brill" w:hAnsi="Brill" w:cs="Brill"/>
          <w:color w:val="000000"/>
        </w:rPr>
        <w:t>, who was also a journalist, frequently intertwined their literary careers with journalism</w:t>
      </w:r>
      <w:r w:rsidRPr="00C66272">
        <w:rPr>
          <w:rFonts w:ascii="Brill" w:eastAsia="Brill" w:hAnsi="Brill" w:cs="Brill"/>
          <w:color w:val="000000"/>
        </w:rPr>
        <w:t>.</w:t>
      </w:r>
    </w:p>
    <w:p w14:paraId="35077FDC" w14:textId="4DDF35DE"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r w:rsidR="004E215E" w:rsidRPr="00C66272">
        <w:rPr>
          <w:rFonts w:ascii="Brill" w:eastAsia="Brill" w:hAnsi="Brill" w:cs="Brill"/>
          <w:color w:val="000000"/>
        </w:rPr>
        <w:t>Like</w:t>
      </w:r>
      <w:r w:rsidRPr="00C66272">
        <w:rPr>
          <w:rFonts w:ascii="Brill" w:eastAsia="Brill" w:hAnsi="Brill" w:cs="Brill"/>
          <w:color w:val="000000"/>
        </w:rPr>
        <w:t xml:space="preserve"> other big European port towns, </w:t>
      </w:r>
      <w:r w:rsidR="004E215E" w:rsidRPr="00C66272">
        <w:rPr>
          <w:rFonts w:ascii="Brill" w:eastAsia="Brill" w:hAnsi="Brill" w:cs="Brill"/>
          <w:color w:val="000000"/>
        </w:rPr>
        <w:t>including</w:t>
      </w:r>
      <w:r w:rsidRPr="00C66272">
        <w:rPr>
          <w:rFonts w:ascii="Brill" w:eastAsia="Brill" w:hAnsi="Brill" w:cs="Brill"/>
          <w:color w:val="000000"/>
        </w:rPr>
        <w:t xml:space="preserve"> Rotterdam, Hamburg, </w:t>
      </w:r>
      <w:r w:rsidR="004E215E" w:rsidRPr="00C66272">
        <w:rPr>
          <w:rFonts w:ascii="Brill" w:eastAsia="Brill" w:hAnsi="Brill" w:cs="Brill"/>
          <w:color w:val="000000"/>
        </w:rPr>
        <w:t>and</w:t>
      </w:r>
      <w:r w:rsidRPr="00C66272">
        <w:rPr>
          <w:rFonts w:ascii="Brill" w:eastAsia="Brill" w:hAnsi="Brill" w:cs="Brill"/>
          <w:color w:val="000000"/>
        </w:rPr>
        <w:t xml:space="preserve"> </w:t>
      </w:r>
      <w:proofErr w:type="spellStart"/>
      <w:r w:rsidRPr="00C66272">
        <w:rPr>
          <w:rFonts w:ascii="Brill" w:eastAsia="Brill" w:hAnsi="Brill" w:cs="Brill"/>
          <w:color w:val="000000"/>
        </w:rPr>
        <w:t>Gdańsk</w:t>
      </w:r>
      <w:proofErr w:type="spellEnd"/>
      <w:r w:rsidRPr="00C66272">
        <w:rPr>
          <w:rFonts w:ascii="Brill" w:eastAsia="Brill" w:hAnsi="Brill" w:cs="Brill"/>
          <w:color w:val="000000"/>
        </w:rPr>
        <w:t xml:space="preserve">, maritime culture flourished in Szczecin. It affected </w:t>
      </w:r>
      <w:r w:rsidR="004E215E" w:rsidRPr="00C66272">
        <w:rPr>
          <w:rFonts w:ascii="Brill" w:eastAsia="Brill" w:hAnsi="Brill" w:cs="Brill"/>
          <w:color w:val="000000"/>
        </w:rPr>
        <w:t xml:space="preserve">nearly </w:t>
      </w:r>
      <w:r w:rsidRPr="00C66272">
        <w:rPr>
          <w:rFonts w:ascii="Brill" w:eastAsia="Brill" w:hAnsi="Brill" w:cs="Brill"/>
          <w:color w:val="000000"/>
        </w:rPr>
        <w:t>all walks of life</w:t>
      </w:r>
      <w:r w:rsidR="004E215E" w:rsidRPr="00C66272">
        <w:rPr>
          <w:rFonts w:ascii="Brill" w:eastAsia="Brill" w:hAnsi="Brill" w:cs="Brill"/>
          <w:color w:val="000000"/>
        </w:rPr>
        <w:t xml:space="preserve"> in the town</w:t>
      </w:r>
      <w:r w:rsidRPr="00C66272">
        <w:rPr>
          <w:rFonts w:ascii="Brill" w:eastAsia="Brill" w:hAnsi="Brill" w:cs="Brill"/>
          <w:color w:val="000000"/>
        </w:rPr>
        <w:t xml:space="preserve">: media, literature, art, fashion, entertainment, </w:t>
      </w:r>
      <w:r w:rsidR="004E215E" w:rsidRPr="00C66272">
        <w:rPr>
          <w:rFonts w:ascii="Brill" w:eastAsia="Brill" w:hAnsi="Brill" w:cs="Brill"/>
          <w:color w:val="000000"/>
        </w:rPr>
        <w:t xml:space="preserve">and </w:t>
      </w:r>
      <w:r w:rsidRPr="00C66272">
        <w:rPr>
          <w:rFonts w:ascii="Brill" w:eastAsia="Brill" w:hAnsi="Brill" w:cs="Brill"/>
          <w:color w:val="000000"/>
        </w:rPr>
        <w:t xml:space="preserve">cuisine. On 27 April 1960 local television officially began broadcasting </w:t>
      </w:r>
      <w:ins w:id="4942" w:author="Autor">
        <w:r w:rsidR="009E3C25">
          <w:rPr>
            <w:rFonts w:ascii="ArialMT" w:eastAsia="ArialMT" w:cs="ArialMT" w:hint="eastAsia"/>
            <w:sz w:val="17"/>
            <w:szCs w:val="17"/>
            <w:lang w:val="en-AU"/>
          </w:rPr>
          <w:t>–</w:t>
        </w:r>
      </w:ins>
      <w:del w:id="4943" w:author="Autor">
        <w:r w:rsidRPr="00C66272" w:rsidDel="009E3C25">
          <w:rPr>
            <w:rFonts w:ascii="Brill" w:eastAsia="Brill" w:hAnsi="Brill" w:cs="Brill"/>
            <w:color w:val="000000"/>
          </w:rPr>
          <w:delText>—</w:delText>
        </w:r>
      </w:del>
      <w:r w:rsidRPr="00C66272">
        <w:rPr>
          <w:rFonts w:ascii="Brill" w:eastAsia="Brill" w:hAnsi="Brill" w:cs="Brill"/>
          <w:color w:val="000000"/>
        </w:rPr>
        <w:t xml:space="preserve"> the identification board of its daily programme contained a panorama </w:t>
      </w:r>
      <w:r w:rsidR="009E097F" w:rsidRPr="00C66272">
        <w:rPr>
          <w:rFonts w:ascii="Brill" w:eastAsia="Brill" w:hAnsi="Brill" w:cs="Brill"/>
          <w:color w:val="000000"/>
        </w:rPr>
        <w:t xml:space="preserve">of </w:t>
      </w:r>
      <w:r w:rsidRPr="00C66272">
        <w:rPr>
          <w:rFonts w:ascii="Brill" w:eastAsia="Brill" w:hAnsi="Brill" w:cs="Brill"/>
          <w:color w:val="000000"/>
        </w:rPr>
        <w:t xml:space="preserve">the river and the port. </w:t>
      </w:r>
      <w:r w:rsidR="009E097F" w:rsidRPr="00C66272">
        <w:rPr>
          <w:rFonts w:ascii="Brill" w:eastAsia="Brill" w:hAnsi="Brill" w:cs="Brill"/>
          <w:color w:val="000000"/>
        </w:rPr>
        <w:t xml:space="preserve">For more than three decades, Szczecin TV audiences could watch observe this </w:t>
      </w:r>
      <w:r w:rsidRPr="00C66272">
        <w:rPr>
          <w:rFonts w:ascii="Brill" w:eastAsia="Brill" w:hAnsi="Brill" w:cs="Brill"/>
          <w:color w:val="000000"/>
        </w:rPr>
        <w:t xml:space="preserve">famous image by Witold </w:t>
      </w:r>
      <w:proofErr w:type="spellStart"/>
      <w:r w:rsidRPr="00C66272">
        <w:rPr>
          <w:rFonts w:ascii="Brill" w:eastAsia="Brill" w:hAnsi="Brill" w:cs="Brill"/>
          <w:color w:val="000000"/>
        </w:rPr>
        <w:t>Chromiński</w:t>
      </w:r>
      <w:proofErr w:type="spellEnd"/>
      <w:r w:rsidRPr="00C66272">
        <w:rPr>
          <w:rFonts w:ascii="Brill" w:eastAsia="Brill" w:hAnsi="Brill" w:cs="Brill"/>
          <w:color w:val="000000"/>
        </w:rPr>
        <w:t xml:space="preserve"> (1913-1977), </w:t>
      </w:r>
      <w:r w:rsidR="009E097F" w:rsidRPr="00C66272">
        <w:rPr>
          <w:rFonts w:ascii="Brill" w:eastAsia="Brill" w:hAnsi="Brill" w:cs="Brill"/>
          <w:color w:val="000000"/>
        </w:rPr>
        <w:t xml:space="preserve">an </w:t>
      </w:r>
      <w:r w:rsidRPr="00C66272">
        <w:rPr>
          <w:rFonts w:ascii="Brill" w:eastAsia="Brill" w:hAnsi="Brill" w:cs="Brill"/>
          <w:color w:val="000000"/>
        </w:rPr>
        <w:t>internationally renowned marine photographer (</w:t>
      </w:r>
      <w:proofErr w:type="spellStart"/>
      <w:r w:rsidRPr="00D60ED7">
        <w:rPr>
          <w:rFonts w:ascii="Brill" w:eastAsia="Brill" w:hAnsi="Brill" w:cs="Brill"/>
          <w:color w:val="000000"/>
        </w:rPr>
        <w:t>Łyczywek</w:t>
      </w:r>
      <w:proofErr w:type="spellEnd"/>
      <w:r w:rsidRPr="00D60ED7">
        <w:rPr>
          <w:rFonts w:ascii="Brill" w:eastAsia="Brill" w:hAnsi="Brill" w:cs="Brill"/>
          <w:color w:val="000000"/>
        </w:rPr>
        <w:t>, 1987</w:t>
      </w:r>
      <w:r w:rsidRPr="00C66272">
        <w:rPr>
          <w:rFonts w:ascii="Brill" w:eastAsia="Brill" w:hAnsi="Brill" w:cs="Brill"/>
          <w:color w:val="000000"/>
        </w:rPr>
        <w:t>). The soundscape for this</w:t>
      </w:r>
      <w:del w:id="4944" w:author="Autor">
        <w:r w:rsidRPr="00C66272" w:rsidDel="009E3C25">
          <w:rPr>
            <w:rFonts w:ascii="Brill" w:eastAsia="Brill" w:hAnsi="Brill" w:cs="Brill"/>
            <w:color w:val="000000"/>
          </w:rPr>
          <w:delText xml:space="preserve"> —</w:delText>
        </w:r>
      </w:del>
      <w:r w:rsidRPr="00C66272">
        <w:rPr>
          <w:rFonts w:ascii="Brill" w:eastAsia="Brill" w:hAnsi="Brill" w:cs="Brill"/>
          <w:color w:val="000000"/>
        </w:rPr>
        <w:t xml:space="preserve"> </w:t>
      </w:r>
      <w:ins w:id="4945" w:author="Autor">
        <w:r w:rsidR="009E3C25">
          <w:rPr>
            <w:rFonts w:ascii="Brill" w:eastAsia="Brill" w:hAnsi="Brill" w:cs="Brill"/>
            <w:color w:val="000000"/>
          </w:rPr>
          <w:t>(</w:t>
        </w:r>
      </w:ins>
      <w:r w:rsidRPr="00C66272">
        <w:rPr>
          <w:rFonts w:ascii="Brill" w:eastAsia="Brill" w:hAnsi="Brill" w:cs="Brill"/>
          <w:color w:val="000000"/>
        </w:rPr>
        <w:t>static</w:t>
      </w:r>
      <w:ins w:id="4946" w:author="Autor">
        <w:r w:rsidR="009E3C25">
          <w:rPr>
            <w:rFonts w:ascii="Brill" w:eastAsia="Brill" w:hAnsi="Brill" w:cs="Brill"/>
            <w:color w:val="000000"/>
          </w:rPr>
          <w:t>)</w:t>
        </w:r>
      </w:ins>
      <w:del w:id="4947" w:author="Autor">
        <w:r w:rsidRPr="00C66272" w:rsidDel="009E3C25">
          <w:rPr>
            <w:rFonts w:ascii="Brill" w:eastAsia="Brill" w:hAnsi="Brill" w:cs="Brill"/>
            <w:color w:val="000000"/>
          </w:rPr>
          <w:delText xml:space="preserve"> —</w:delText>
        </w:r>
      </w:del>
      <w:r w:rsidRPr="00C66272">
        <w:rPr>
          <w:rFonts w:ascii="Brill" w:eastAsia="Brill" w:hAnsi="Brill" w:cs="Brill"/>
          <w:color w:val="000000"/>
        </w:rPr>
        <w:t xml:space="preserve"> visual of the River Odra and Szczecin port was the blow of </w:t>
      </w:r>
      <w:r w:rsidR="00EC1962" w:rsidRPr="00C66272">
        <w:rPr>
          <w:rFonts w:ascii="Brill" w:eastAsia="Brill" w:hAnsi="Brill" w:cs="Brill"/>
          <w:color w:val="000000"/>
        </w:rPr>
        <w:t>a</w:t>
      </w:r>
      <w:r w:rsidRPr="00C66272">
        <w:rPr>
          <w:rFonts w:ascii="Brill" w:eastAsia="Brill" w:hAnsi="Brill" w:cs="Brill"/>
          <w:color w:val="000000"/>
        </w:rPr>
        <w:t xml:space="preserve"> ship’s horn. The ‘</w:t>
      </w:r>
      <w:proofErr w:type="spellStart"/>
      <w:r w:rsidRPr="00C66272">
        <w:rPr>
          <w:rFonts w:ascii="Brill" w:eastAsia="Brill" w:hAnsi="Brill" w:cs="Brill"/>
          <w:color w:val="000000"/>
        </w:rPr>
        <w:t>Kaskada</w:t>
      </w:r>
      <w:proofErr w:type="spellEnd"/>
      <w:r w:rsidRPr="00C66272">
        <w:rPr>
          <w:rFonts w:ascii="Brill" w:eastAsia="Brill" w:hAnsi="Brill" w:cs="Brill"/>
          <w:color w:val="000000"/>
        </w:rPr>
        <w:t xml:space="preserve">’ (‘Cascade’), then </w:t>
      </w:r>
      <w:r w:rsidR="00EC1962" w:rsidRPr="00C66272">
        <w:rPr>
          <w:rFonts w:ascii="Brill" w:eastAsia="Brill" w:hAnsi="Brill" w:cs="Brill"/>
          <w:color w:val="000000"/>
        </w:rPr>
        <w:t xml:space="preserve">the </w:t>
      </w:r>
      <w:r w:rsidRPr="00C66272">
        <w:rPr>
          <w:rFonts w:ascii="Brill" w:eastAsia="Brill" w:hAnsi="Brill" w:cs="Brill"/>
          <w:color w:val="000000"/>
        </w:rPr>
        <w:t>most impressive entertainment centre</w:t>
      </w:r>
      <w:r w:rsidR="00EC1962" w:rsidRPr="00C66272">
        <w:rPr>
          <w:rFonts w:ascii="Brill" w:eastAsia="Brill" w:hAnsi="Brill" w:cs="Brill"/>
          <w:color w:val="000000"/>
        </w:rPr>
        <w:t>,</w:t>
      </w:r>
      <w:r w:rsidRPr="00C66272">
        <w:rPr>
          <w:rFonts w:ascii="Brill" w:eastAsia="Brill" w:hAnsi="Brill" w:cs="Brill"/>
          <w:color w:val="000000"/>
        </w:rPr>
        <w:t xml:space="preserve"> </w:t>
      </w:r>
      <w:r w:rsidR="0038039F" w:rsidRPr="00C66272">
        <w:rPr>
          <w:rFonts w:ascii="Brill" w:eastAsia="Brill" w:hAnsi="Brill" w:cs="Brill"/>
          <w:color w:val="000000"/>
        </w:rPr>
        <w:t>opened</w:t>
      </w:r>
      <w:r w:rsidR="001A1E0C">
        <w:rPr>
          <w:rFonts w:ascii="Brill" w:eastAsia="Brill" w:hAnsi="Brill" w:cs="Brill"/>
          <w:color w:val="000000"/>
        </w:rPr>
        <w:t xml:space="preserve"> </w:t>
      </w:r>
      <w:r w:rsidRPr="00C66272">
        <w:rPr>
          <w:rFonts w:ascii="Brill" w:eastAsia="Brill" w:hAnsi="Brill" w:cs="Brill"/>
          <w:color w:val="000000"/>
        </w:rPr>
        <w:t xml:space="preserve">on 21 April 1962, after a massive renovation. The name of the luxury restaurant at </w:t>
      </w:r>
      <w:proofErr w:type="spellStart"/>
      <w:r w:rsidRPr="00C66272">
        <w:rPr>
          <w:rFonts w:ascii="Brill" w:eastAsia="Brill" w:hAnsi="Brill" w:cs="Brill"/>
          <w:color w:val="000000"/>
        </w:rPr>
        <w:t>Kaskada</w:t>
      </w:r>
      <w:proofErr w:type="spellEnd"/>
      <w:r w:rsidRPr="00C66272">
        <w:rPr>
          <w:rFonts w:ascii="Brill" w:eastAsia="Brill" w:hAnsi="Brill" w:cs="Brill"/>
          <w:color w:val="000000"/>
        </w:rPr>
        <w:t xml:space="preserve"> was, quite justly, ‘</w:t>
      </w:r>
      <w:proofErr w:type="spellStart"/>
      <w:r w:rsidRPr="00C66272">
        <w:rPr>
          <w:rFonts w:ascii="Brill" w:eastAsia="Brill" w:hAnsi="Brill" w:cs="Brill"/>
          <w:color w:val="000000"/>
        </w:rPr>
        <w:t>Kapitańska</w:t>
      </w:r>
      <w:proofErr w:type="spellEnd"/>
      <w:r w:rsidRPr="00C66272">
        <w:rPr>
          <w:rFonts w:ascii="Brill" w:eastAsia="Brill" w:hAnsi="Brill" w:cs="Brill"/>
          <w:color w:val="000000"/>
        </w:rPr>
        <w:t xml:space="preserve">’ (‘Captain’s Cabin’). On dancing nights </w:t>
      </w:r>
      <w:r w:rsidR="0038039F" w:rsidRPr="00C66272">
        <w:rPr>
          <w:rFonts w:ascii="Brill" w:eastAsia="Brill" w:hAnsi="Brill" w:cs="Brill"/>
          <w:color w:val="000000"/>
        </w:rPr>
        <w:t>held</w:t>
      </w:r>
      <w:r w:rsidRPr="00C66272">
        <w:rPr>
          <w:rFonts w:ascii="Brill" w:eastAsia="Brill" w:hAnsi="Brill" w:cs="Brill"/>
          <w:color w:val="000000"/>
        </w:rPr>
        <w:t xml:space="preserve"> there </w:t>
      </w:r>
      <w:r w:rsidR="0038039F" w:rsidRPr="00C66272">
        <w:rPr>
          <w:rFonts w:ascii="Brill" w:eastAsia="Brill" w:hAnsi="Brill" w:cs="Brill"/>
          <w:color w:val="000000"/>
        </w:rPr>
        <w:t xml:space="preserve">in </w:t>
      </w:r>
      <w:r w:rsidRPr="00C66272">
        <w:rPr>
          <w:rFonts w:ascii="Brill" w:eastAsia="Brill" w:hAnsi="Brill" w:cs="Brill"/>
          <w:color w:val="000000"/>
        </w:rPr>
        <w:t>1963</w:t>
      </w:r>
      <w:r w:rsidR="0060116A" w:rsidRPr="00C66272">
        <w:rPr>
          <w:rFonts w:ascii="Brill" w:eastAsia="Brill" w:hAnsi="Brill" w:cs="Brill"/>
          <w:color w:val="000000"/>
        </w:rPr>
        <w:t>–</w:t>
      </w:r>
      <w:r w:rsidRPr="00C66272">
        <w:rPr>
          <w:rFonts w:ascii="Brill" w:eastAsia="Brill" w:hAnsi="Brill" w:cs="Brill"/>
          <w:color w:val="000000"/>
        </w:rPr>
        <w:t>1964 (</w:t>
      </w:r>
      <w:proofErr w:type="spellStart"/>
      <w:r w:rsidRPr="003054F7">
        <w:rPr>
          <w:rFonts w:ascii="Brill" w:eastAsia="Brill" w:hAnsi="Brill" w:cs="Brill"/>
          <w:color w:val="000000"/>
        </w:rPr>
        <w:t>Szczygielski</w:t>
      </w:r>
      <w:proofErr w:type="spellEnd"/>
      <w:r w:rsidRPr="003054F7">
        <w:rPr>
          <w:rFonts w:ascii="Brill" w:eastAsia="Brill" w:hAnsi="Brill" w:cs="Brill"/>
          <w:color w:val="000000"/>
        </w:rPr>
        <w:t>, 2013</w:t>
      </w:r>
      <w:r w:rsidRPr="00C66272">
        <w:rPr>
          <w:rFonts w:ascii="Brill" w:eastAsia="Brill" w:hAnsi="Brill" w:cs="Brill"/>
          <w:color w:val="000000"/>
        </w:rPr>
        <w:t xml:space="preserve">), the first Polish </w:t>
      </w:r>
      <w:r w:rsidR="0060116A" w:rsidRPr="00C66272">
        <w:rPr>
          <w:rFonts w:ascii="Brill" w:eastAsia="Brill" w:hAnsi="Brill" w:cs="Brill"/>
          <w:color w:val="000000"/>
        </w:rPr>
        <w:t>girl band</w:t>
      </w:r>
      <w:r w:rsidRPr="00C66272">
        <w:rPr>
          <w:rFonts w:ascii="Brill" w:eastAsia="Brill" w:hAnsi="Brill" w:cs="Brill"/>
          <w:color w:val="000000"/>
        </w:rPr>
        <w:t xml:space="preserve"> from Szczecin, </w:t>
      </w:r>
      <w:proofErr w:type="spellStart"/>
      <w:r w:rsidRPr="00C66272">
        <w:rPr>
          <w:rFonts w:ascii="Brill" w:eastAsia="Brill" w:hAnsi="Brill" w:cs="Brill"/>
          <w:color w:val="000000"/>
        </w:rPr>
        <w:t>Filipinki</w:t>
      </w:r>
      <w:proofErr w:type="spellEnd"/>
      <w:ins w:id="4948" w:author="Autor">
        <w:r w:rsidR="009E3C25">
          <w:rPr>
            <w:rFonts w:ascii="Brill" w:eastAsia="Brill" w:hAnsi="Brill" w:cs="Brill"/>
            <w:color w:val="000000"/>
          </w:rPr>
          <w:t>.</w:t>
        </w:r>
      </w:ins>
      <w:r w:rsidRPr="00C66272">
        <w:rPr>
          <w:rFonts w:ascii="Brill" w:eastAsia="Brill" w:hAnsi="Brill" w:cs="Brill"/>
          <w:color w:val="000000"/>
          <w:vertAlign w:val="superscript"/>
        </w:rPr>
        <w:footnoteReference w:id="91"/>
      </w:r>
      <w:ins w:id="4949" w:author="Autor">
        <w:r w:rsidR="009E3C25">
          <w:rPr>
            <w:rFonts w:ascii="Brill" w:eastAsia="Brill" w:hAnsi="Brill" w:cs="Brill"/>
            <w:color w:val="000000"/>
          </w:rPr>
          <w:t xml:space="preserve"> </w:t>
        </w:r>
      </w:ins>
      <w:del w:id="4950" w:author="Autor">
        <w:r w:rsidRPr="00C66272" w:rsidDel="009E3C25">
          <w:rPr>
            <w:rFonts w:ascii="Brill" w:eastAsia="Brill" w:hAnsi="Brill" w:cs="Brill"/>
            <w:color w:val="000000"/>
          </w:rPr>
          <w:delText xml:space="preserve">, </w:delText>
        </w:r>
      </w:del>
      <w:r w:rsidRPr="00C66272">
        <w:rPr>
          <w:rFonts w:ascii="Brill" w:eastAsia="Brill" w:hAnsi="Brill" w:cs="Brill"/>
          <w:color w:val="000000"/>
        </w:rPr>
        <w:t>sang their hit “Batumi</w:t>
      </w:r>
      <w:ins w:id="4951" w:author="Autor">
        <w:r w:rsidR="009E3C25">
          <w:rPr>
            <w:rFonts w:ascii="Brill" w:eastAsia="Brill" w:hAnsi="Brill" w:cs="Brill"/>
            <w:color w:val="000000"/>
          </w:rPr>
          <w:t>.</w:t>
        </w:r>
      </w:ins>
      <w:r w:rsidRPr="00C66272">
        <w:rPr>
          <w:rFonts w:ascii="Brill" w:eastAsia="Brill" w:hAnsi="Brill" w:cs="Brill"/>
          <w:color w:val="000000"/>
        </w:rPr>
        <w:t>”</w:t>
      </w:r>
      <w:del w:id="4952" w:author="Autor">
        <w:r w:rsidRPr="00C66272" w:rsidDel="009E3C25">
          <w:rPr>
            <w:rFonts w:ascii="Brill" w:eastAsia="Brill" w:hAnsi="Brill" w:cs="Brill"/>
            <w:color w:val="000000"/>
          </w:rPr>
          <w:delText>.</w:delText>
        </w:r>
      </w:del>
      <w:r w:rsidRPr="00C66272">
        <w:rPr>
          <w:rFonts w:ascii="Brill" w:eastAsia="Brill" w:hAnsi="Brill" w:cs="Brill"/>
          <w:color w:val="000000"/>
        </w:rPr>
        <w:t xml:space="preserve"> </w:t>
      </w:r>
    </w:p>
    <w:p w14:paraId="35077FDD" w14:textId="1FD909A4"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ins w:id="4953" w:author="Autor">
        <w:r w:rsidR="009E3C25">
          <w:rPr>
            <w:rFonts w:ascii="Brill" w:eastAsia="Brill" w:hAnsi="Brill" w:cs="Brill"/>
            <w:color w:val="000000"/>
          </w:rPr>
          <w:t xml:space="preserve">1 </w:t>
        </w:r>
      </w:ins>
      <w:r w:rsidRPr="00C66272">
        <w:rPr>
          <w:rFonts w:ascii="Brill" w:eastAsia="Brill" w:hAnsi="Brill" w:cs="Brill"/>
          <w:color w:val="000000"/>
        </w:rPr>
        <w:t>January</w:t>
      </w:r>
      <w:del w:id="4954" w:author="Autor">
        <w:r w:rsidRPr="00C66272" w:rsidDel="009E3C25">
          <w:rPr>
            <w:rFonts w:ascii="Brill" w:eastAsia="Brill" w:hAnsi="Brill" w:cs="Brill"/>
            <w:color w:val="000000"/>
          </w:rPr>
          <w:delText xml:space="preserve"> 1,</w:delText>
        </w:r>
      </w:del>
      <w:r w:rsidRPr="00C66272">
        <w:rPr>
          <w:rFonts w:ascii="Brill" w:eastAsia="Brill" w:hAnsi="Brill" w:cs="Brill"/>
          <w:color w:val="000000"/>
        </w:rPr>
        <w:t xml:space="preserve"> </w:t>
      </w:r>
      <w:r w:rsidR="0060116A" w:rsidRPr="00C66272">
        <w:rPr>
          <w:rFonts w:ascii="Brill" w:eastAsia="Brill" w:hAnsi="Brill" w:cs="Brill"/>
          <w:color w:val="000000"/>
        </w:rPr>
        <w:t>1965</w:t>
      </w:r>
      <w:del w:id="4955" w:author="Autor">
        <w:r w:rsidR="0060116A" w:rsidRPr="00C66272" w:rsidDel="009E3C25">
          <w:rPr>
            <w:rFonts w:ascii="Brill" w:eastAsia="Brill" w:hAnsi="Brill" w:cs="Brill"/>
            <w:color w:val="000000"/>
          </w:rPr>
          <w:delText>,</w:delText>
        </w:r>
      </w:del>
      <w:r w:rsidR="00660DC0" w:rsidRPr="00C66272">
        <w:rPr>
          <w:rFonts w:ascii="Brill" w:eastAsia="Brill" w:hAnsi="Brill" w:cs="Brill"/>
          <w:color w:val="000000"/>
        </w:rPr>
        <w:t xml:space="preserve"> saw the birth of the</w:t>
      </w:r>
      <w:r w:rsidRPr="00C66272">
        <w:rPr>
          <w:rFonts w:ascii="Brill" w:eastAsia="Brill" w:hAnsi="Brill" w:cs="Brill"/>
          <w:color w:val="000000"/>
        </w:rPr>
        <w:t xml:space="preserve"> Odra Clothing Manufacture Company, producer of ‘Texas’ and ‘Arizona' jeans named after the Polish textile </w:t>
      </w:r>
      <w:r w:rsidR="009A3294" w:rsidRPr="00C66272">
        <w:rPr>
          <w:rFonts w:ascii="Brill" w:eastAsia="Brill" w:hAnsi="Brill" w:cs="Brill"/>
          <w:color w:val="000000"/>
        </w:rPr>
        <w:t xml:space="preserve">that </w:t>
      </w:r>
      <w:r w:rsidRPr="00C66272">
        <w:rPr>
          <w:rFonts w:ascii="Brill" w:eastAsia="Brill" w:hAnsi="Brill" w:cs="Brill"/>
          <w:color w:val="000000"/>
        </w:rPr>
        <w:t>imitated denim (</w:t>
      </w:r>
      <w:proofErr w:type="spellStart"/>
      <w:r w:rsidRPr="003054F7">
        <w:rPr>
          <w:rFonts w:ascii="Brill" w:eastAsia="Brill" w:hAnsi="Brill" w:cs="Brill"/>
          <w:color w:val="000000"/>
        </w:rPr>
        <w:t>Weinar</w:t>
      </w:r>
      <w:proofErr w:type="spellEnd"/>
      <w:r w:rsidRPr="003054F7">
        <w:rPr>
          <w:rFonts w:ascii="Brill" w:eastAsia="Brill" w:hAnsi="Brill" w:cs="Brill"/>
          <w:color w:val="000000"/>
        </w:rPr>
        <w:t>, 2018</w:t>
      </w:r>
      <w:r w:rsidRPr="00C66272">
        <w:rPr>
          <w:rFonts w:ascii="Brill" w:eastAsia="Brill" w:hAnsi="Brill" w:cs="Brill"/>
          <w:color w:val="000000"/>
        </w:rPr>
        <w:t>). In the mid-1960s</w:t>
      </w:r>
      <w:r w:rsidR="00660DC0" w:rsidRPr="00C66272">
        <w:rPr>
          <w:rFonts w:ascii="Brill" w:eastAsia="Brill" w:hAnsi="Brill" w:cs="Brill"/>
          <w:color w:val="000000"/>
        </w:rPr>
        <w:t>,</w:t>
      </w:r>
      <w:r w:rsidRPr="00C66272">
        <w:rPr>
          <w:rFonts w:ascii="Brill" w:eastAsia="Brill" w:hAnsi="Brill" w:cs="Brill"/>
          <w:color w:val="000000"/>
        </w:rPr>
        <w:t xml:space="preserve"> Wojciech Jakacki, Production Manager at the Deep-Sea Fishing and Fishery Service Enterprise invented </w:t>
      </w:r>
      <w:proofErr w:type="spellStart"/>
      <w:r w:rsidRPr="00C66272">
        <w:rPr>
          <w:rFonts w:ascii="Brill" w:eastAsia="Brill" w:hAnsi="Brill" w:cs="Brill"/>
          <w:i/>
          <w:color w:val="000000"/>
        </w:rPr>
        <w:t>paprykarz</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color w:val="000000"/>
        </w:rPr>
        <w:t xml:space="preserve"> (‘Szczecin paprikash’), </w:t>
      </w:r>
      <w:r w:rsidR="004F618D" w:rsidRPr="00C66272">
        <w:rPr>
          <w:rFonts w:ascii="Brill" w:eastAsia="Brill" w:hAnsi="Brill" w:cs="Brill"/>
          <w:color w:val="000000"/>
        </w:rPr>
        <w:t>a</w:t>
      </w:r>
      <w:r w:rsidRPr="00C66272">
        <w:rPr>
          <w:rFonts w:ascii="Brill" w:eastAsia="Brill" w:hAnsi="Brill" w:cs="Brill"/>
          <w:color w:val="000000"/>
        </w:rPr>
        <w:t xml:space="preserve"> spicy rice and minced fish preserve</w:t>
      </w:r>
      <w:r w:rsidR="004F618D" w:rsidRPr="00C66272">
        <w:rPr>
          <w:rFonts w:ascii="Brill" w:eastAsia="Brill" w:hAnsi="Brill" w:cs="Brill"/>
          <w:color w:val="000000"/>
        </w:rPr>
        <w:t xml:space="preserve"> that would become famous</w:t>
      </w:r>
      <w:r w:rsidRPr="00C66272">
        <w:rPr>
          <w:rFonts w:ascii="Brill" w:eastAsia="Brill" w:hAnsi="Brill" w:cs="Brill"/>
          <w:color w:val="000000"/>
        </w:rPr>
        <w:t xml:space="preserve">. The rationale behind this particular dish had to do with economising: all fish chunks, including those from frozen fish blocks were supposed to be used. Inspired by African food, the </w:t>
      </w:r>
      <w:proofErr w:type="spellStart"/>
      <w:r w:rsidRPr="00F62668">
        <w:rPr>
          <w:rFonts w:ascii="Brill" w:eastAsia="Brill" w:hAnsi="Brill" w:cs="Brill"/>
          <w:i/>
          <w:iCs/>
          <w:color w:val="000000"/>
        </w:rPr>
        <w:t>pörkölt</w:t>
      </w:r>
      <w:proofErr w:type="spellEnd"/>
      <w:r w:rsidRPr="00C66272">
        <w:rPr>
          <w:rFonts w:ascii="Brill" w:eastAsia="Brill" w:hAnsi="Brill" w:cs="Brill"/>
          <w:color w:val="000000"/>
        </w:rPr>
        <w:t xml:space="preserve"> became another hit from Szczecin; </w:t>
      </w:r>
      <w:r w:rsidR="001A69D5" w:rsidRPr="00C66272">
        <w:rPr>
          <w:rFonts w:ascii="Brill" w:eastAsia="Brill" w:hAnsi="Brill" w:cs="Brill"/>
          <w:color w:val="000000"/>
        </w:rPr>
        <w:t>the</w:t>
      </w:r>
      <w:r w:rsidRPr="00C66272">
        <w:rPr>
          <w:rFonts w:ascii="Brill" w:eastAsia="Brill" w:hAnsi="Brill" w:cs="Brill"/>
          <w:color w:val="000000"/>
        </w:rPr>
        <w:t xml:space="preserve"> first </w:t>
      </w:r>
      <w:r w:rsidR="001A69D5" w:rsidRPr="00C66272">
        <w:rPr>
          <w:rFonts w:ascii="Brill" w:eastAsia="Brill" w:hAnsi="Brill" w:cs="Brill"/>
          <w:color w:val="000000"/>
        </w:rPr>
        <w:t>batch was</w:t>
      </w:r>
      <w:r w:rsidRPr="00C66272">
        <w:rPr>
          <w:rFonts w:ascii="Brill" w:eastAsia="Brill" w:hAnsi="Brill" w:cs="Brill"/>
          <w:color w:val="000000"/>
        </w:rPr>
        <w:t xml:space="preserve"> produced in 1967, </w:t>
      </w:r>
      <w:r w:rsidR="001A69D5" w:rsidRPr="00C66272">
        <w:rPr>
          <w:rFonts w:ascii="Brill" w:eastAsia="Brill" w:hAnsi="Brill" w:cs="Brill"/>
          <w:color w:val="000000"/>
        </w:rPr>
        <w:t>and</w:t>
      </w:r>
      <w:r w:rsidR="001A1E0C">
        <w:rPr>
          <w:rFonts w:ascii="Brill" w:eastAsia="Brill" w:hAnsi="Brill" w:cs="Brill"/>
          <w:color w:val="000000"/>
        </w:rPr>
        <w:t xml:space="preserve"> </w:t>
      </w:r>
      <w:r w:rsidRPr="00C66272">
        <w:rPr>
          <w:rFonts w:ascii="Brill" w:eastAsia="Brill" w:hAnsi="Brill" w:cs="Brill"/>
          <w:color w:val="000000"/>
        </w:rPr>
        <w:t>in 1968 the preserve became a Szczecin export good to as many as 32 countries (</w:t>
      </w:r>
      <w:proofErr w:type="spellStart"/>
      <w:r w:rsidRPr="007B64D8">
        <w:rPr>
          <w:rFonts w:ascii="Brill" w:eastAsia="Brill" w:hAnsi="Brill" w:cs="Brill"/>
          <w:color w:val="000000"/>
        </w:rPr>
        <w:t>Zadworny</w:t>
      </w:r>
      <w:proofErr w:type="spellEnd"/>
      <w:r w:rsidRPr="007B64D8">
        <w:rPr>
          <w:rFonts w:ascii="Brill" w:eastAsia="Brill" w:hAnsi="Brill" w:cs="Brill"/>
          <w:color w:val="000000"/>
        </w:rPr>
        <w:t>, 2005</w:t>
      </w:r>
      <w:r w:rsidRPr="00C66272">
        <w:rPr>
          <w:rFonts w:ascii="Brill" w:eastAsia="Brill" w:hAnsi="Brill" w:cs="Brill"/>
          <w:color w:val="000000"/>
        </w:rPr>
        <w:t xml:space="preserve">). </w:t>
      </w:r>
      <w:r w:rsidR="007A0C5D" w:rsidRPr="00C66272">
        <w:rPr>
          <w:rFonts w:ascii="Brill" w:eastAsia="Brill" w:hAnsi="Brill" w:cs="Brill"/>
          <w:color w:val="000000"/>
        </w:rPr>
        <w:t>To</w:t>
      </w:r>
      <w:r w:rsidR="001A1E0C">
        <w:rPr>
          <w:rFonts w:ascii="Brill" w:eastAsia="Brill" w:hAnsi="Brill" w:cs="Brill"/>
          <w:color w:val="000000"/>
        </w:rPr>
        <w:t xml:space="preserve"> </w:t>
      </w:r>
      <w:r w:rsidRPr="00C66272">
        <w:rPr>
          <w:rFonts w:ascii="Brill" w:eastAsia="Brill" w:hAnsi="Brill" w:cs="Brill"/>
          <w:color w:val="000000"/>
        </w:rPr>
        <w:t xml:space="preserve">this day Szczecin dwellers are </w:t>
      </w:r>
      <w:ins w:id="4956" w:author="Autor">
        <w:r w:rsidR="009E3C25">
          <w:rPr>
            <w:rFonts w:ascii="ArialMT" w:eastAsia="ArialMT" w:cs="ArialMT" w:hint="eastAsia"/>
            <w:sz w:val="17"/>
            <w:szCs w:val="17"/>
            <w:lang w:val="en-AU"/>
          </w:rPr>
          <w:t>–</w:t>
        </w:r>
      </w:ins>
      <w:del w:id="4957" w:author="Autor">
        <w:r w:rsidRPr="00C66272" w:rsidDel="009E3C25">
          <w:rPr>
            <w:rFonts w:ascii="Brill" w:eastAsia="Brill" w:hAnsi="Brill" w:cs="Brill"/>
            <w:color w:val="000000"/>
          </w:rPr>
          <w:delText>—</w:delText>
        </w:r>
      </w:del>
      <w:r w:rsidRPr="00C66272">
        <w:rPr>
          <w:rFonts w:ascii="Brill" w:eastAsia="Brill" w:hAnsi="Brill" w:cs="Brill"/>
          <w:color w:val="000000"/>
        </w:rPr>
        <w:t xml:space="preserve"> pejoratively </w:t>
      </w:r>
      <w:ins w:id="4958" w:author="Autor">
        <w:r w:rsidR="009E3C25">
          <w:rPr>
            <w:rFonts w:ascii="ArialMT" w:eastAsia="ArialMT" w:cs="ArialMT" w:hint="eastAsia"/>
            <w:sz w:val="17"/>
            <w:szCs w:val="17"/>
            <w:lang w:val="en-AU"/>
          </w:rPr>
          <w:t>–</w:t>
        </w:r>
      </w:ins>
      <w:del w:id="4959" w:author="Autor">
        <w:r w:rsidRPr="00C66272" w:rsidDel="009E3C25">
          <w:rPr>
            <w:rFonts w:ascii="Brill" w:eastAsia="Brill" w:hAnsi="Brill" w:cs="Brill"/>
            <w:color w:val="000000"/>
          </w:rPr>
          <w:delText>—</w:delText>
        </w:r>
      </w:del>
      <w:r w:rsidRPr="00C66272">
        <w:rPr>
          <w:rFonts w:ascii="Brill" w:eastAsia="Brill" w:hAnsi="Brill" w:cs="Brill"/>
          <w:color w:val="000000"/>
        </w:rPr>
        <w:t xml:space="preserve"> referred to as </w:t>
      </w:r>
      <w:proofErr w:type="spellStart"/>
      <w:r w:rsidRPr="00C66272">
        <w:rPr>
          <w:rFonts w:ascii="Brill" w:eastAsia="Brill" w:hAnsi="Brill" w:cs="Brill"/>
          <w:i/>
          <w:color w:val="000000"/>
        </w:rPr>
        <w:t>paprykarze</w:t>
      </w:r>
      <w:proofErr w:type="spellEnd"/>
      <w:r w:rsidRPr="00C66272">
        <w:rPr>
          <w:rFonts w:ascii="Brill" w:eastAsia="Brill" w:hAnsi="Brill" w:cs="Brill"/>
          <w:color w:val="000000"/>
        </w:rPr>
        <w:t xml:space="preserve"> (“paprikash eaters”). However, this did not prevent Szczecin dwellers </w:t>
      </w:r>
      <w:r w:rsidR="007A0C5D" w:rsidRPr="00C66272">
        <w:rPr>
          <w:rFonts w:ascii="Brill" w:eastAsia="Brill" w:hAnsi="Brill" w:cs="Brill"/>
          <w:color w:val="000000"/>
        </w:rPr>
        <w:t xml:space="preserve">from </w:t>
      </w:r>
      <w:r w:rsidRPr="00C66272">
        <w:rPr>
          <w:rFonts w:ascii="Brill" w:eastAsia="Brill" w:hAnsi="Brill" w:cs="Brill"/>
          <w:color w:val="000000"/>
        </w:rPr>
        <w:t>erect</w:t>
      </w:r>
      <w:r w:rsidR="007A0C5D" w:rsidRPr="00C66272">
        <w:rPr>
          <w:rFonts w:ascii="Brill" w:eastAsia="Brill" w:hAnsi="Brill" w:cs="Brill"/>
          <w:color w:val="000000"/>
        </w:rPr>
        <w:t>ing</w:t>
      </w:r>
      <w:r w:rsidRPr="00C66272">
        <w:rPr>
          <w:rFonts w:ascii="Brill" w:eastAsia="Brill" w:hAnsi="Brill" w:cs="Brill"/>
          <w:color w:val="000000"/>
        </w:rPr>
        <w:t xml:space="preserve">, on </w:t>
      </w:r>
      <w:proofErr w:type="spellStart"/>
      <w:r w:rsidRPr="00C66272">
        <w:rPr>
          <w:rFonts w:ascii="Brill" w:eastAsia="Brill" w:hAnsi="Brill" w:cs="Brill"/>
          <w:color w:val="000000"/>
        </w:rPr>
        <w:t>Łasztownia</w:t>
      </w:r>
      <w:proofErr w:type="spellEnd"/>
      <w:r w:rsidRPr="00C66272">
        <w:rPr>
          <w:rFonts w:ascii="Brill" w:eastAsia="Brill" w:hAnsi="Brill" w:cs="Brill"/>
          <w:color w:val="000000"/>
        </w:rPr>
        <w:t xml:space="preserve">, a river island situated in the vicinity of the city’s Old Town, a monument embodying the </w:t>
      </w:r>
      <w:proofErr w:type="spellStart"/>
      <w:r w:rsidRPr="00C66272">
        <w:rPr>
          <w:rFonts w:ascii="Brill" w:eastAsia="Brill" w:hAnsi="Brill" w:cs="Brill"/>
          <w:i/>
          <w:color w:val="000000"/>
        </w:rPr>
        <w:t>paprykarz</w:t>
      </w:r>
      <w:proofErr w:type="spellEnd"/>
      <w:r w:rsidRPr="00C66272">
        <w:rPr>
          <w:rFonts w:ascii="Brill" w:eastAsia="Brill" w:hAnsi="Brill" w:cs="Brill"/>
          <w:i/>
          <w:color w:val="000000"/>
        </w:rPr>
        <w:t xml:space="preserve"> </w:t>
      </w:r>
      <w:ins w:id="4960" w:author="Autor">
        <w:r w:rsidR="009E3C25">
          <w:rPr>
            <w:rFonts w:ascii="ArialMT" w:eastAsia="ArialMT" w:cs="ArialMT" w:hint="eastAsia"/>
            <w:sz w:val="17"/>
            <w:szCs w:val="17"/>
            <w:lang w:val="en-AU"/>
          </w:rPr>
          <w:t>–</w:t>
        </w:r>
      </w:ins>
      <w:del w:id="4961" w:author="Autor">
        <w:r w:rsidRPr="00C66272" w:rsidDel="009E3C25">
          <w:rPr>
            <w:rFonts w:ascii="Brill" w:eastAsia="Brill" w:hAnsi="Brill" w:cs="Brill"/>
            <w:i/>
            <w:color w:val="000000"/>
          </w:rPr>
          <w:delText>—</w:delText>
        </w:r>
      </w:del>
      <w:r w:rsidRPr="00C66272">
        <w:rPr>
          <w:rFonts w:ascii="Brill" w:eastAsia="Brill" w:hAnsi="Brill" w:cs="Brill"/>
          <w:i/>
          <w:color w:val="000000"/>
        </w:rPr>
        <w:t xml:space="preserve"> </w:t>
      </w:r>
      <w:r w:rsidRPr="00C66272">
        <w:rPr>
          <w:rFonts w:ascii="Brill" w:eastAsia="Brill" w:hAnsi="Brill" w:cs="Brill"/>
          <w:color w:val="000000"/>
        </w:rPr>
        <w:t>the red can with a yellow caption.</w:t>
      </w:r>
    </w:p>
    <w:p w14:paraId="35077FDE" w14:textId="296376DE"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All in all, the 1960s in Szczecin can undoubtedly be referred to as the town’s ‘Golden Age’. Workers’ hostels, bars, coffee houses, restaurants, and cinemas in the city were full of seamen, (shipyard) workers, </w:t>
      </w:r>
      <w:r w:rsidR="00CF2421" w:rsidRPr="00C66272">
        <w:rPr>
          <w:rFonts w:ascii="Brill" w:eastAsia="Brill" w:hAnsi="Brill" w:cs="Brill"/>
          <w:color w:val="000000"/>
        </w:rPr>
        <w:t>and</w:t>
      </w:r>
      <w:r w:rsidRPr="00C66272">
        <w:rPr>
          <w:rFonts w:ascii="Brill" w:eastAsia="Brill" w:hAnsi="Brill" w:cs="Brill"/>
          <w:color w:val="000000"/>
        </w:rPr>
        <w:t xml:space="preserve"> engineers chatting and enjoying the company of their </w:t>
      </w:r>
      <w:r w:rsidRPr="00C66272">
        <w:rPr>
          <w:rFonts w:ascii="Brill" w:eastAsia="Brill" w:hAnsi="Brill" w:cs="Brill"/>
          <w:color w:val="000000"/>
        </w:rPr>
        <w:lastRenderedPageBreak/>
        <w:t>friends. These people were building their common future</w:t>
      </w:r>
      <w:ins w:id="4962" w:author="Autor">
        <w:r w:rsidR="001C1DB4">
          <w:rPr>
            <w:rFonts w:ascii="Brill" w:eastAsia="Brill" w:hAnsi="Brill" w:cs="Brill"/>
            <w:color w:val="000000"/>
          </w:rPr>
          <w:t>:</w:t>
        </w:r>
      </w:ins>
      <w:del w:id="4963" w:author="Autor">
        <w:r w:rsidRPr="00C66272" w:rsidDel="001C1DB4">
          <w:rPr>
            <w:rFonts w:ascii="Brill" w:eastAsia="Brill" w:hAnsi="Brill" w:cs="Brill"/>
            <w:color w:val="000000"/>
          </w:rPr>
          <w:delText>;</w:delText>
        </w:r>
      </w:del>
      <w:r w:rsidRPr="00C66272">
        <w:rPr>
          <w:rFonts w:ascii="Brill" w:eastAsia="Brill" w:hAnsi="Brill" w:cs="Brill"/>
          <w:color w:val="000000"/>
        </w:rPr>
        <w:t xml:space="preserve"> one which the then</w:t>
      </w:r>
      <w:r w:rsidR="00315F0C" w:rsidRPr="00C66272">
        <w:rPr>
          <w:rFonts w:ascii="Brill" w:eastAsia="Brill" w:hAnsi="Brill" w:cs="Brill"/>
          <w:color w:val="000000"/>
        </w:rPr>
        <w:t>-</w:t>
      </w:r>
      <w:r w:rsidRPr="00C66272">
        <w:rPr>
          <w:rFonts w:ascii="Brill" w:eastAsia="Brill" w:hAnsi="Brill" w:cs="Brill"/>
          <w:color w:val="000000"/>
        </w:rPr>
        <w:t>Soviet Union’s Prime Minister toasted</w:t>
      </w:r>
      <w:r w:rsidR="001A1E0C">
        <w:rPr>
          <w:rFonts w:ascii="Brill" w:eastAsia="Brill" w:hAnsi="Brill" w:cs="Brill"/>
          <w:color w:val="000000"/>
        </w:rPr>
        <w:t xml:space="preserve"> </w:t>
      </w:r>
      <w:ins w:id="4964" w:author="Autor">
        <w:r w:rsidR="001C1DB4">
          <w:rPr>
            <w:rFonts w:ascii="ArialMT" w:eastAsia="ArialMT" w:cs="ArialMT" w:hint="eastAsia"/>
            <w:sz w:val="17"/>
            <w:szCs w:val="17"/>
            <w:lang w:val="en-AU"/>
          </w:rPr>
          <w:t>–</w:t>
        </w:r>
      </w:ins>
      <w:del w:id="4965" w:author="Autor">
        <w:r w:rsidRPr="00C66272" w:rsidDel="001C1DB4">
          <w:rPr>
            <w:rFonts w:ascii="Brill" w:eastAsia="Brill" w:hAnsi="Brill" w:cs="Brill"/>
            <w:color w:val="000000"/>
          </w:rPr>
          <w:delText>—</w:delText>
        </w:r>
      </w:del>
      <w:r w:rsidRPr="00C66272">
        <w:rPr>
          <w:rFonts w:ascii="Brill" w:eastAsia="Brill" w:hAnsi="Brill" w:cs="Brill"/>
          <w:color w:val="000000"/>
        </w:rPr>
        <w:t xml:space="preserve"> and which became a wishful headline in the New Year’s edition of </w:t>
      </w:r>
      <w:proofErr w:type="spellStart"/>
      <w:r w:rsidRPr="00C66272">
        <w:rPr>
          <w:rFonts w:ascii="Brill" w:eastAsia="Brill" w:hAnsi="Brill" w:cs="Brill"/>
          <w:i/>
          <w:color w:val="000000"/>
        </w:rPr>
        <w:t>Kurier</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i/>
          <w:color w:val="000000"/>
        </w:rPr>
        <w:t xml:space="preserve"> (The Szczecin Courier)</w:t>
      </w:r>
      <w:r w:rsidRPr="00C66272">
        <w:rPr>
          <w:rFonts w:ascii="Brill" w:eastAsia="Brill" w:hAnsi="Brill" w:cs="Brill"/>
          <w:color w:val="000000"/>
        </w:rPr>
        <w:t xml:space="preserve"> </w:t>
      </w:r>
      <w:r w:rsidR="00315F0C" w:rsidRPr="00C66272">
        <w:rPr>
          <w:rFonts w:ascii="Brill" w:eastAsia="Brill" w:hAnsi="Brill" w:cs="Brill"/>
          <w:color w:val="000000"/>
        </w:rPr>
        <w:t xml:space="preserve">that I </w:t>
      </w:r>
      <w:r w:rsidRPr="00C66272">
        <w:rPr>
          <w:rFonts w:ascii="Brill" w:eastAsia="Brill" w:hAnsi="Brill" w:cs="Brill"/>
          <w:color w:val="000000"/>
        </w:rPr>
        <w:t>quoted at the beginning of this article.</w:t>
      </w:r>
    </w:p>
    <w:p w14:paraId="35077FDF"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FE0" w14:textId="480C3C6B"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 xml:space="preserve">Beginning of an end of </w:t>
      </w:r>
      <w:ins w:id="4966" w:author="Autor">
        <w:r w:rsidR="001C1DB4">
          <w:rPr>
            <w:rFonts w:ascii="Brill" w:eastAsia="Brill" w:hAnsi="Brill" w:cs="Brill"/>
            <w:b/>
            <w:color w:val="000000"/>
          </w:rPr>
          <w:t>m</w:t>
        </w:r>
      </w:ins>
      <w:del w:id="4967" w:author="Autor">
        <w:r w:rsidRPr="00C66272" w:rsidDel="001C1DB4">
          <w:rPr>
            <w:rFonts w:ascii="Brill" w:eastAsia="Brill" w:hAnsi="Brill" w:cs="Brill"/>
            <w:b/>
            <w:color w:val="000000"/>
          </w:rPr>
          <w:delText>M</w:delText>
        </w:r>
      </w:del>
      <w:r w:rsidRPr="00C66272">
        <w:rPr>
          <w:rFonts w:ascii="Brill" w:eastAsia="Brill" w:hAnsi="Brill" w:cs="Brill"/>
          <w:b/>
          <w:color w:val="000000"/>
        </w:rPr>
        <w:t xml:space="preserve">odernity </w:t>
      </w:r>
    </w:p>
    <w:p w14:paraId="35077FE1" w14:textId="512C0ED9"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The tail</w:t>
      </w:r>
      <w:r w:rsidR="00970435" w:rsidRPr="00C66272">
        <w:rPr>
          <w:rFonts w:ascii="Brill" w:eastAsia="Brill" w:hAnsi="Brill" w:cs="Brill"/>
          <w:color w:val="000000"/>
        </w:rPr>
        <w:t>s</w:t>
      </w:r>
      <w:r w:rsidRPr="00C66272">
        <w:rPr>
          <w:rFonts w:ascii="Brill" w:eastAsia="Brill" w:hAnsi="Brill" w:cs="Brill"/>
          <w:color w:val="000000"/>
        </w:rPr>
        <w:t xml:space="preserve"> side of the “better future” coin reveals, however, </w:t>
      </w:r>
      <w:r w:rsidR="00D80106" w:rsidRPr="00C66272">
        <w:rPr>
          <w:rFonts w:ascii="Brill" w:eastAsia="Brill" w:hAnsi="Brill" w:cs="Brill"/>
          <w:color w:val="000000"/>
        </w:rPr>
        <w:t xml:space="preserve">very </w:t>
      </w:r>
      <w:r w:rsidRPr="00C66272">
        <w:rPr>
          <w:rFonts w:ascii="Brill" w:eastAsia="Brill" w:hAnsi="Brill" w:cs="Brill"/>
          <w:color w:val="000000"/>
        </w:rPr>
        <w:t xml:space="preserve">different feelings </w:t>
      </w:r>
      <w:r w:rsidR="00970435" w:rsidRPr="00C66272">
        <w:rPr>
          <w:rFonts w:ascii="Brill" w:eastAsia="Brill" w:hAnsi="Brill" w:cs="Brill"/>
          <w:color w:val="000000"/>
        </w:rPr>
        <w:t xml:space="preserve">among </w:t>
      </w:r>
      <w:r w:rsidRPr="00C66272">
        <w:rPr>
          <w:rFonts w:ascii="Brill" w:eastAsia="Brill" w:hAnsi="Brill" w:cs="Brill"/>
          <w:color w:val="000000"/>
        </w:rPr>
        <w:t xml:space="preserve">Szczecin dwellers. We know </w:t>
      </w:r>
      <w:r w:rsidR="00D80106" w:rsidRPr="00C66272">
        <w:rPr>
          <w:rFonts w:ascii="Brill" w:eastAsia="Brill" w:hAnsi="Brill" w:cs="Brill"/>
          <w:color w:val="000000"/>
        </w:rPr>
        <w:t xml:space="preserve">about </w:t>
      </w:r>
      <w:r w:rsidRPr="00C66272">
        <w:rPr>
          <w:rFonts w:ascii="Brill" w:eastAsia="Brill" w:hAnsi="Brill" w:cs="Brill"/>
          <w:color w:val="000000"/>
        </w:rPr>
        <w:t xml:space="preserve">these feelings </w:t>
      </w:r>
      <w:r w:rsidR="00D80106" w:rsidRPr="00C66272">
        <w:rPr>
          <w:rFonts w:ascii="Brill" w:eastAsia="Brill" w:hAnsi="Brill" w:cs="Brill"/>
          <w:color w:val="000000"/>
        </w:rPr>
        <w:t>from</w:t>
      </w:r>
      <w:r w:rsidRPr="00C66272">
        <w:rPr>
          <w:rFonts w:ascii="Brill" w:eastAsia="Brill" w:hAnsi="Brill" w:cs="Brill"/>
          <w:color w:val="000000"/>
        </w:rPr>
        <w:t xml:space="preserve"> the numerous memoirs, archival document</w:t>
      </w:r>
      <w:r w:rsidR="00D80106" w:rsidRPr="00C66272">
        <w:rPr>
          <w:rFonts w:ascii="Brill" w:eastAsia="Brill" w:hAnsi="Brill" w:cs="Brill"/>
          <w:color w:val="000000"/>
        </w:rPr>
        <w:t>s</w:t>
      </w:r>
      <w:r w:rsidRPr="00C66272">
        <w:rPr>
          <w:rFonts w:ascii="Brill" w:eastAsia="Brill" w:hAnsi="Brill" w:cs="Brill"/>
          <w:color w:val="000000"/>
        </w:rPr>
        <w:t xml:space="preserve">, photographs and other (visual) media, biographies and autobiographies as well as scholarly treatises </w:t>
      </w:r>
      <w:ins w:id="4968" w:author="Autor">
        <w:r w:rsidR="001C1DB4">
          <w:rPr>
            <w:rFonts w:ascii="ArialMT" w:eastAsia="ArialMT" w:cs="ArialMT" w:hint="eastAsia"/>
            <w:sz w:val="17"/>
            <w:szCs w:val="17"/>
            <w:lang w:val="en-AU"/>
          </w:rPr>
          <w:t>–</w:t>
        </w:r>
      </w:ins>
      <w:del w:id="4969" w:author="Autor">
        <w:r w:rsidRPr="00C66272" w:rsidDel="001C1DB4">
          <w:rPr>
            <w:rFonts w:ascii="Brill" w:eastAsia="Brill" w:hAnsi="Brill" w:cs="Brill"/>
            <w:color w:val="000000"/>
          </w:rPr>
          <w:delText>—</w:delText>
        </w:r>
      </w:del>
      <w:r w:rsidRPr="00C66272">
        <w:rPr>
          <w:rFonts w:ascii="Brill" w:eastAsia="Brill" w:hAnsi="Brill" w:cs="Brill"/>
          <w:color w:val="000000"/>
        </w:rPr>
        <w:t xml:space="preserve"> on literature, language, history, politics, sociology, archiv</w:t>
      </w:r>
      <w:r w:rsidR="005F593E" w:rsidRPr="00C66272">
        <w:rPr>
          <w:rFonts w:ascii="Brill" w:eastAsia="Brill" w:hAnsi="Brill" w:cs="Brill"/>
          <w:color w:val="000000"/>
        </w:rPr>
        <w:t>es</w:t>
      </w:r>
      <w:r w:rsidRPr="00C66272">
        <w:rPr>
          <w:rFonts w:ascii="Brill" w:eastAsia="Brill" w:hAnsi="Brill" w:cs="Brill"/>
          <w:color w:val="000000"/>
        </w:rPr>
        <w:t xml:space="preserve"> </w:t>
      </w:r>
      <w:ins w:id="4970" w:author="Autor">
        <w:r w:rsidR="001C1DB4">
          <w:rPr>
            <w:rFonts w:ascii="ArialMT" w:eastAsia="ArialMT" w:cs="ArialMT" w:hint="eastAsia"/>
            <w:sz w:val="17"/>
            <w:szCs w:val="17"/>
            <w:lang w:val="en-AU"/>
          </w:rPr>
          <w:t>–</w:t>
        </w:r>
      </w:ins>
      <w:del w:id="4971" w:author="Autor">
        <w:r w:rsidRPr="00C66272" w:rsidDel="001C1DB4">
          <w:rPr>
            <w:rFonts w:ascii="Brill" w:eastAsia="Brill" w:hAnsi="Brill" w:cs="Brill"/>
            <w:color w:val="000000"/>
          </w:rPr>
          <w:delText>—</w:delText>
        </w:r>
      </w:del>
      <w:r w:rsidRPr="00C66272">
        <w:rPr>
          <w:rFonts w:ascii="Brill" w:eastAsia="Brill" w:hAnsi="Brill" w:cs="Brill"/>
          <w:color w:val="000000"/>
        </w:rPr>
        <w:t xml:space="preserve"> and media studies these people wrote in th</w:t>
      </w:r>
      <w:r w:rsidR="0005741B" w:rsidRPr="00C66272">
        <w:rPr>
          <w:rFonts w:ascii="Brill" w:eastAsia="Brill" w:hAnsi="Brill" w:cs="Brill"/>
          <w:color w:val="000000"/>
        </w:rPr>
        <w:t xml:space="preserve">is </w:t>
      </w:r>
      <w:r w:rsidRPr="00C66272">
        <w:rPr>
          <w:rFonts w:ascii="Brill" w:eastAsia="Brill" w:hAnsi="Brill" w:cs="Brill"/>
          <w:color w:val="000000"/>
        </w:rPr>
        <w:t>period.</w:t>
      </w:r>
    </w:p>
    <w:p w14:paraId="35077FE2" w14:textId="4555AC18"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Immediately following</w:t>
      </w:r>
      <w:r w:rsidR="001A1E0C">
        <w:rPr>
          <w:rFonts w:ascii="Brill" w:eastAsia="Brill" w:hAnsi="Brill" w:cs="Brill"/>
          <w:color w:val="000000"/>
        </w:rPr>
        <w:t xml:space="preserve"> </w:t>
      </w:r>
      <w:r w:rsidRPr="00C66272">
        <w:rPr>
          <w:rFonts w:ascii="Brill" w:eastAsia="Brill" w:hAnsi="Brill" w:cs="Brill"/>
          <w:color w:val="000000"/>
        </w:rPr>
        <w:t>post-WWII ‘normalisation’ (1945-1956), the 1960s saw the political crisis of March 1968</w:t>
      </w:r>
      <w:r w:rsidR="0005741B" w:rsidRPr="00C66272">
        <w:rPr>
          <w:rFonts w:ascii="Brill" w:eastAsia="Brill" w:hAnsi="Brill" w:cs="Brill"/>
          <w:color w:val="000000"/>
        </w:rPr>
        <w:t>,</w:t>
      </w:r>
      <w:r w:rsidRPr="00C66272">
        <w:rPr>
          <w:rFonts w:ascii="Brill" w:eastAsia="Brill" w:hAnsi="Brill" w:cs="Brill"/>
          <w:color w:val="000000"/>
        </w:rPr>
        <w:t xml:space="preserve"> which led to the violent revolt in the early 1970s, street clashes with the militia and the army, and the devaluation of Prime Minister Władysław “Wiesław” Gomułka</w:t>
      </w:r>
      <w:r w:rsidR="0016378E" w:rsidRPr="00C66272">
        <w:rPr>
          <w:rFonts w:ascii="Brill" w:eastAsia="Brill" w:hAnsi="Brill" w:cs="Brill"/>
          <w:color w:val="000000"/>
        </w:rPr>
        <w:t>’s</w:t>
      </w:r>
      <w:r w:rsidRPr="00C66272">
        <w:rPr>
          <w:rFonts w:ascii="Brill" w:eastAsia="Brill" w:hAnsi="Brill" w:cs="Brill"/>
          <w:color w:val="000000"/>
        </w:rPr>
        <w:t xml:space="preserve"> (1905–1982) guarantees of progress and </w:t>
      </w:r>
      <w:r w:rsidR="0016378E" w:rsidRPr="00C66272">
        <w:rPr>
          <w:rFonts w:ascii="Brill" w:eastAsia="Brill" w:hAnsi="Brill" w:cs="Brill"/>
          <w:color w:val="000000"/>
        </w:rPr>
        <w:t xml:space="preserve">the </w:t>
      </w:r>
      <w:r w:rsidRPr="00C66272">
        <w:rPr>
          <w:rFonts w:ascii="Brill" w:eastAsia="Brill" w:hAnsi="Brill" w:cs="Brill"/>
          <w:color w:val="000000"/>
        </w:rPr>
        <w:t xml:space="preserve">just rule of the proletariat. </w:t>
      </w:r>
      <w:r w:rsidR="009B3558" w:rsidRPr="00C66272">
        <w:rPr>
          <w:rFonts w:ascii="Brill" w:eastAsia="Brill" w:hAnsi="Brill" w:cs="Brill"/>
          <w:color w:val="000000"/>
        </w:rPr>
        <w:t>In</w:t>
      </w:r>
      <w:r w:rsidRPr="00C66272">
        <w:rPr>
          <w:rFonts w:ascii="Brill" w:eastAsia="Brill" w:hAnsi="Brill" w:cs="Brill"/>
          <w:color w:val="000000"/>
        </w:rPr>
        <w:t xml:space="preserve"> December 1970 in </w:t>
      </w:r>
      <w:proofErr w:type="spellStart"/>
      <w:r w:rsidRPr="00C66272">
        <w:rPr>
          <w:rFonts w:ascii="Brill" w:eastAsia="Brill" w:hAnsi="Brill" w:cs="Brill"/>
          <w:color w:val="000000"/>
        </w:rPr>
        <w:t>Gdańsk</w:t>
      </w:r>
      <w:proofErr w:type="spellEnd"/>
      <w:r w:rsidRPr="00C66272">
        <w:rPr>
          <w:rFonts w:ascii="Brill" w:eastAsia="Brill" w:hAnsi="Brill" w:cs="Brill"/>
          <w:color w:val="000000"/>
        </w:rPr>
        <w:t xml:space="preserve"> and Szczecin</w:t>
      </w:r>
      <w:r w:rsidR="009B3558" w:rsidRPr="00C66272">
        <w:rPr>
          <w:rFonts w:ascii="Brill" w:eastAsia="Brill" w:hAnsi="Brill" w:cs="Brill"/>
          <w:color w:val="000000"/>
        </w:rPr>
        <w:t>,</w:t>
      </w:r>
      <w:r w:rsidRPr="00C66272">
        <w:rPr>
          <w:rFonts w:ascii="Brill" w:eastAsia="Brill" w:hAnsi="Brill" w:cs="Brill"/>
          <w:color w:val="000000"/>
        </w:rPr>
        <w:t xml:space="preserve"> protesters set fire to the headquarters of the Provincial Committee of the Communist Party</w:t>
      </w:r>
      <w:r w:rsidR="009B3558" w:rsidRPr="00C66272">
        <w:rPr>
          <w:rFonts w:ascii="Brill" w:eastAsia="Brill" w:hAnsi="Brill" w:cs="Brill"/>
          <w:color w:val="000000"/>
        </w:rPr>
        <w:t>,</w:t>
      </w:r>
      <w:r w:rsidR="001A1E0C">
        <w:rPr>
          <w:rFonts w:ascii="Brill" w:eastAsia="Brill" w:hAnsi="Brill" w:cs="Brill"/>
          <w:color w:val="000000"/>
        </w:rPr>
        <w:t xml:space="preserve"> </w:t>
      </w:r>
      <w:r w:rsidRPr="00C66272">
        <w:rPr>
          <w:rFonts w:ascii="Brill" w:eastAsia="Brill" w:hAnsi="Brill" w:cs="Brill"/>
          <w:color w:val="000000"/>
        </w:rPr>
        <w:t xml:space="preserve">giving vent to their frustration and </w:t>
      </w:r>
      <w:r w:rsidR="009B3558" w:rsidRPr="00C66272">
        <w:rPr>
          <w:rFonts w:ascii="Brill" w:eastAsia="Brill" w:hAnsi="Brill" w:cs="Brill"/>
          <w:color w:val="000000"/>
        </w:rPr>
        <w:t>their objection</w:t>
      </w:r>
      <w:r w:rsidRPr="00C66272">
        <w:rPr>
          <w:rFonts w:ascii="Brill" w:eastAsia="Brill" w:hAnsi="Brill" w:cs="Brill"/>
          <w:color w:val="000000"/>
        </w:rPr>
        <w:t xml:space="preserve"> to the status quo. </w:t>
      </w:r>
      <w:r w:rsidR="00B761DC" w:rsidRPr="00C66272">
        <w:rPr>
          <w:rFonts w:ascii="Brill" w:eastAsia="Brill" w:hAnsi="Brill" w:cs="Brill"/>
          <w:color w:val="000000"/>
        </w:rPr>
        <w:t>These actions were accompanied by s</w:t>
      </w:r>
      <w:r w:rsidRPr="00C66272">
        <w:rPr>
          <w:rFonts w:ascii="Brill" w:eastAsia="Brill" w:hAnsi="Brill" w:cs="Brill"/>
          <w:color w:val="000000"/>
        </w:rPr>
        <w:t xml:space="preserve">creams, chants, and the noise </w:t>
      </w:r>
      <w:r w:rsidR="00B761DC" w:rsidRPr="00C66272">
        <w:rPr>
          <w:rFonts w:ascii="Brill" w:eastAsia="Brill" w:hAnsi="Brill" w:cs="Brill"/>
          <w:color w:val="000000"/>
        </w:rPr>
        <w:t xml:space="preserve">of </w:t>
      </w:r>
      <w:r w:rsidRPr="00C66272">
        <w:rPr>
          <w:rFonts w:ascii="Brill" w:eastAsia="Brill" w:hAnsi="Brill" w:cs="Brill"/>
          <w:color w:val="000000"/>
        </w:rPr>
        <w:t xml:space="preserve">tanks rolling through the streets and live ammunition. In Szczecin alone as many as </w:t>
      </w:r>
      <w:del w:id="4972" w:author="Autor">
        <w:r w:rsidRPr="00C66272" w:rsidDel="001C1DB4">
          <w:rPr>
            <w:rFonts w:ascii="Brill" w:eastAsia="Brill" w:hAnsi="Brill" w:cs="Brill"/>
            <w:color w:val="000000"/>
          </w:rPr>
          <w:delText>sixteen (</w:delText>
        </w:r>
      </w:del>
      <w:r w:rsidRPr="00C66272">
        <w:rPr>
          <w:rFonts w:ascii="Brill" w:eastAsia="Brill" w:hAnsi="Brill" w:cs="Brill"/>
          <w:color w:val="000000"/>
        </w:rPr>
        <w:t>16</w:t>
      </w:r>
      <w:del w:id="4973" w:author="Autor">
        <w:r w:rsidRPr="00C66272" w:rsidDel="001C1DB4">
          <w:rPr>
            <w:rFonts w:ascii="Brill" w:eastAsia="Brill" w:hAnsi="Brill" w:cs="Brill"/>
            <w:color w:val="000000"/>
          </w:rPr>
          <w:delText>)</w:delText>
        </w:r>
      </w:del>
      <w:r w:rsidRPr="00C66272">
        <w:rPr>
          <w:rFonts w:ascii="Brill" w:eastAsia="Brill" w:hAnsi="Brill" w:cs="Brill"/>
          <w:color w:val="000000"/>
        </w:rPr>
        <w:t xml:space="preserve"> people were killed (</w:t>
      </w:r>
      <w:proofErr w:type="spellStart"/>
      <w:r w:rsidRPr="003054F7">
        <w:rPr>
          <w:rFonts w:ascii="Brill" w:eastAsia="Brill" w:hAnsi="Brill" w:cs="Brill"/>
          <w:color w:val="000000"/>
        </w:rPr>
        <w:t>Paziewski</w:t>
      </w:r>
      <w:proofErr w:type="spellEnd"/>
      <w:r w:rsidRPr="003054F7">
        <w:rPr>
          <w:rFonts w:ascii="Brill" w:eastAsia="Brill" w:hAnsi="Brill" w:cs="Brill"/>
          <w:color w:val="000000"/>
        </w:rPr>
        <w:t>, 2013</w:t>
      </w:r>
      <w:r w:rsidRPr="00C66272">
        <w:rPr>
          <w:rFonts w:ascii="Brill" w:eastAsia="Brill" w:hAnsi="Brill" w:cs="Brill"/>
          <w:color w:val="000000"/>
        </w:rPr>
        <w:t>).</w:t>
      </w:r>
    </w:p>
    <w:p w14:paraId="35077FE3" w14:textId="4C7FF345"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working class as well as representatives of intelligentsia </w:t>
      </w:r>
      <w:r w:rsidR="00750564" w:rsidRPr="00C66272">
        <w:rPr>
          <w:rFonts w:ascii="Brill" w:eastAsia="Brill" w:hAnsi="Brill" w:cs="Brill"/>
          <w:color w:val="000000"/>
        </w:rPr>
        <w:t>and</w:t>
      </w:r>
      <w:r w:rsidRPr="00C66272">
        <w:rPr>
          <w:rFonts w:ascii="Brill" w:eastAsia="Brill" w:hAnsi="Brill" w:cs="Brill"/>
          <w:color w:val="000000"/>
        </w:rPr>
        <w:t xml:space="preserve"> students smouldered with anger. The events of March of 1968 and, </w:t>
      </w:r>
      <w:r w:rsidR="00750564" w:rsidRPr="00C66272">
        <w:rPr>
          <w:rFonts w:ascii="Brill" w:eastAsia="Brill" w:hAnsi="Brill" w:cs="Brill"/>
          <w:color w:val="000000"/>
        </w:rPr>
        <w:t>later</w:t>
      </w:r>
      <w:r w:rsidRPr="00C66272">
        <w:rPr>
          <w:rFonts w:ascii="Brill" w:eastAsia="Brill" w:hAnsi="Brill" w:cs="Brill"/>
          <w:color w:val="000000"/>
        </w:rPr>
        <w:t xml:space="preserve">, December of 1970 and </w:t>
      </w:r>
      <w:r w:rsidR="00F341E3" w:rsidRPr="00C66272">
        <w:rPr>
          <w:rFonts w:ascii="Brill" w:eastAsia="Brill" w:hAnsi="Brill" w:cs="Brill"/>
          <w:color w:val="000000"/>
        </w:rPr>
        <w:t>J</w:t>
      </w:r>
      <w:r w:rsidRPr="00C66272">
        <w:rPr>
          <w:rFonts w:ascii="Brill" w:eastAsia="Brill" w:hAnsi="Brill" w:cs="Brill"/>
          <w:color w:val="000000"/>
        </w:rPr>
        <w:t>anuary 1971 did not come out of nowhere; they were a direct result of the actions of the Polish communist authorities. To put it bluntly, it was impossible not to notice the discrepancy between the headlines confirming the party’s cheer</w:t>
      </w:r>
      <w:r w:rsidR="00F341E3" w:rsidRPr="00C66272">
        <w:rPr>
          <w:rFonts w:ascii="Brill" w:eastAsia="Brill" w:hAnsi="Brill" w:cs="Brill"/>
          <w:color w:val="000000"/>
        </w:rPr>
        <w:t xml:space="preserve">ful and </w:t>
      </w:r>
      <w:r w:rsidRPr="00C66272">
        <w:rPr>
          <w:rFonts w:ascii="Brill" w:eastAsia="Brill" w:hAnsi="Brill" w:cs="Brill"/>
          <w:color w:val="000000"/>
        </w:rPr>
        <w:t xml:space="preserve">optimistic prognoses and reality. Not all Szczecin dwellers lived peacefully and prospered; drastic housing conditions, wages too low to stand up to the growing prices, </w:t>
      </w:r>
      <w:r w:rsidR="008F514F" w:rsidRPr="00C66272">
        <w:rPr>
          <w:rFonts w:ascii="Brill" w:eastAsia="Brill" w:hAnsi="Brill" w:cs="Brill"/>
          <w:color w:val="000000"/>
        </w:rPr>
        <w:t xml:space="preserve">and </w:t>
      </w:r>
      <w:r w:rsidRPr="00C66272">
        <w:rPr>
          <w:rFonts w:ascii="Brill" w:eastAsia="Brill" w:hAnsi="Brill" w:cs="Brill"/>
          <w:color w:val="000000"/>
        </w:rPr>
        <w:t xml:space="preserve">unsatisfying working conditions in big factories did not leave space for thinking about the “better future” </w:t>
      </w:r>
      <w:r w:rsidR="008F514F" w:rsidRPr="00C66272">
        <w:rPr>
          <w:rFonts w:ascii="Brill" w:eastAsia="Brill" w:hAnsi="Brill" w:cs="Brill"/>
          <w:color w:val="000000"/>
        </w:rPr>
        <w:t>mentioned in the</w:t>
      </w:r>
      <w:r w:rsidR="001A1E0C">
        <w:rPr>
          <w:rFonts w:ascii="Brill" w:eastAsia="Brill" w:hAnsi="Brill" w:cs="Brill"/>
          <w:color w:val="000000"/>
        </w:rPr>
        <w:t xml:space="preserve"> </w:t>
      </w:r>
      <w:r w:rsidRPr="00C66272">
        <w:rPr>
          <w:rFonts w:ascii="Brill" w:eastAsia="Brill" w:hAnsi="Brill" w:cs="Brill"/>
          <w:color w:val="000000"/>
        </w:rPr>
        <w:t>front pages</w:t>
      </w:r>
      <w:r w:rsidR="008F514F" w:rsidRPr="00C66272">
        <w:rPr>
          <w:rFonts w:ascii="Brill" w:eastAsia="Brill" w:hAnsi="Brill" w:cs="Brill"/>
          <w:color w:val="000000"/>
        </w:rPr>
        <w:t xml:space="preserve"> of newspapers</w:t>
      </w:r>
      <w:r w:rsidRPr="00C66272">
        <w:rPr>
          <w:rFonts w:ascii="Brill" w:eastAsia="Brill" w:hAnsi="Brill" w:cs="Brill"/>
          <w:color w:val="000000"/>
        </w:rPr>
        <w:t>.</w:t>
      </w:r>
    </w:p>
    <w:p w14:paraId="35077FE4" w14:textId="09B6FBE3"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r w:rsidR="008F514F" w:rsidRPr="00C66272">
        <w:rPr>
          <w:rFonts w:ascii="Brill" w:eastAsia="Brill" w:hAnsi="Brill" w:cs="Brill"/>
          <w:color w:val="000000"/>
        </w:rPr>
        <w:t>Compared</w:t>
      </w:r>
      <w:r w:rsidRPr="00C66272">
        <w:rPr>
          <w:rFonts w:ascii="Brill" w:eastAsia="Brill" w:hAnsi="Brill" w:cs="Brill"/>
          <w:color w:val="000000"/>
        </w:rPr>
        <w:t xml:space="preserve"> to other regions of Poland where tradition and</w:t>
      </w:r>
      <w:r w:rsidR="001A1E0C">
        <w:rPr>
          <w:rFonts w:ascii="Brill" w:eastAsia="Brill" w:hAnsi="Brill" w:cs="Brill"/>
          <w:color w:val="000000"/>
        </w:rPr>
        <w:t xml:space="preserve"> </w:t>
      </w:r>
      <w:r w:rsidRPr="00C66272">
        <w:rPr>
          <w:rFonts w:ascii="Brill" w:eastAsia="Brill" w:hAnsi="Brill" w:cs="Brill"/>
          <w:color w:val="000000"/>
        </w:rPr>
        <w:t>social structures such as e.g. industry, education, science, administration, transport</w:t>
      </w:r>
      <w:ins w:id="4974" w:author="Autor">
        <w:r w:rsidR="001C1DB4">
          <w:rPr>
            <w:rFonts w:ascii="Brill" w:eastAsia="Brill" w:hAnsi="Brill" w:cs="Brill"/>
            <w:color w:val="000000"/>
          </w:rPr>
          <w:t>,</w:t>
        </w:r>
      </w:ins>
      <w:r w:rsidRPr="00C66272">
        <w:rPr>
          <w:rFonts w:ascii="Brill" w:eastAsia="Brill" w:hAnsi="Brill" w:cs="Brill"/>
          <w:color w:val="000000"/>
        </w:rPr>
        <w:t xml:space="preserve"> or entertainment ha</w:t>
      </w:r>
      <w:r w:rsidR="00E34A1D" w:rsidRPr="00C66272">
        <w:rPr>
          <w:rFonts w:ascii="Brill" w:eastAsia="Brill" w:hAnsi="Brill" w:cs="Brill"/>
          <w:color w:val="000000"/>
        </w:rPr>
        <w:t>d</w:t>
      </w:r>
      <w:r w:rsidRPr="00C66272">
        <w:rPr>
          <w:rFonts w:ascii="Brill" w:eastAsia="Brill" w:hAnsi="Brill" w:cs="Brill"/>
          <w:color w:val="000000"/>
        </w:rPr>
        <w:t xml:space="preserve"> been steadily developing since the interwar period, modernity came to Szczecin ten years late. Neither </w:t>
      </w:r>
      <w:r w:rsidRPr="00C66272">
        <w:rPr>
          <w:rFonts w:ascii="Brill" w:eastAsia="Brill" w:hAnsi="Brill" w:cs="Brill"/>
          <w:color w:val="000000"/>
        </w:rPr>
        <w:lastRenderedPageBreak/>
        <w:t>denying Stettin’s/Szczecin’s German history, nor creating</w:t>
      </w:r>
      <w:r w:rsidR="003900B4" w:rsidRPr="00C66272">
        <w:rPr>
          <w:rFonts w:ascii="Brill" w:eastAsia="Brill" w:hAnsi="Brill" w:cs="Brill"/>
          <w:color w:val="000000"/>
        </w:rPr>
        <w:t xml:space="preserve"> (beginning in</w:t>
      </w:r>
      <w:r w:rsidRPr="00C66272">
        <w:rPr>
          <w:rFonts w:ascii="Brill" w:eastAsia="Brill" w:hAnsi="Brill" w:cs="Brill"/>
          <w:color w:val="000000"/>
        </w:rPr>
        <w:t xml:space="preserve"> 1945</w:t>
      </w:r>
      <w:r w:rsidR="003900B4" w:rsidRPr="00C66272">
        <w:rPr>
          <w:rFonts w:ascii="Brill" w:eastAsia="Brill" w:hAnsi="Brill" w:cs="Brill"/>
          <w:color w:val="000000"/>
        </w:rPr>
        <w:t>)</w:t>
      </w:r>
      <w:r w:rsidRPr="00C66272">
        <w:rPr>
          <w:rFonts w:ascii="Brill" w:eastAsia="Brill" w:hAnsi="Brill" w:cs="Brill"/>
          <w:color w:val="000000"/>
        </w:rPr>
        <w:t xml:space="preserve"> and continuing the myth of the city’s </w:t>
      </w:r>
      <w:proofErr w:type="spellStart"/>
      <w:r w:rsidRPr="00C66272">
        <w:rPr>
          <w:rFonts w:ascii="Brill" w:eastAsia="Brill" w:hAnsi="Brill" w:cs="Brill"/>
          <w:color w:val="000000"/>
        </w:rPr>
        <w:t>Piast</w:t>
      </w:r>
      <w:proofErr w:type="spellEnd"/>
      <w:r w:rsidRPr="00C66272">
        <w:rPr>
          <w:rFonts w:ascii="Brill" w:eastAsia="Brill" w:hAnsi="Brill" w:cs="Brill"/>
          <w:color w:val="000000"/>
        </w:rPr>
        <w:t xml:space="preserve"> origin (whose propagandist climax was the 1966 millenary celebration of Poland’s baptism [</w:t>
      </w:r>
      <w:r w:rsidRPr="003054F7">
        <w:rPr>
          <w:rFonts w:ascii="Brill" w:eastAsia="Brill" w:hAnsi="Brill" w:cs="Brill"/>
          <w:color w:val="000000"/>
        </w:rPr>
        <w:t>Stachowiak, 2014</w:t>
      </w:r>
      <w:r w:rsidRPr="00C66272">
        <w:rPr>
          <w:rFonts w:ascii="Brill" w:eastAsia="Brill" w:hAnsi="Brill" w:cs="Brill"/>
          <w:color w:val="000000"/>
        </w:rPr>
        <w:t>]) help</w:t>
      </w:r>
      <w:r w:rsidR="00EC739F" w:rsidRPr="00C66272">
        <w:rPr>
          <w:rFonts w:ascii="Brill" w:eastAsia="Brill" w:hAnsi="Brill" w:cs="Brill"/>
          <w:color w:val="000000"/>
        </w:rPr>
        <w:t>ed</w:t>
      </w:r>
      <w:r w:rsidRPr="00C66272">
        <w:rPr>
          <w:rFonts w:ascii="Brill" w:eastAsia="Brill" w:hAnsi="Brill" w:cs="Brill"/>
          <w:color w:val="000000"/>
        </w:rPr>
        <w:t xml:space="preserve"> in reinventing the identity of the town. Szczecin paled as a historical region, </w:t>
      </w:r>
      <w:r w:rsidR="00EC739F" w:rsidRPr="00C66272">
        <w:rPr>
          <w:rFonts w:ascii="Brill" w:eastAsia="Brill" w:hAnsi="Brill" w:cs="Brill"/>
          <w:color w:val="000000"/>
        </w:rPr>
        <w:t xml:space="preserve">as a </w:t>
      </w:r>
      <w:r w:rsidRPr="00C66272">
        <w:rPr>
          <w:rFonts w:ascii="Brill" w:eastAsia="Brill" w:hAnsi="Brill" w:cs="Brill"/>
          <w:color w:val="000000"/>
        </w:rPr>
        <w:t xml:space="preserve">new urban space, and </w:t>
      </w:r>
      <w:r w:rsidR="00EC739F" w:rsidRPr="00C66272">
        <w:rPr>
          <w:rFonts w:ascii="Brill" w:eastAsia="Brill" w:hAnsi="Brill" w:cs="Brill"/>
          <w:color w:val="000000"/>
        </w:rPr>
        <w:t xml:space="preserve">as </w:t>
      </w:r>
      <w:r w:rsidRPr="00C66272">
        <w:rPr>
          <w:rFonts w:ascii="Brill" w:eastAsia="Brill" w:hAnsi="Brill" w:cs="Brill"/>
          <w:color w:val="000000"/>
        </w:rPr>
        <w:t xml:space="preserve">a new community when </w:t>
      </w:r>
      <w:r w:rsidR="00EC739F" w:rsidRPr="00C66272">
        <w:rPr>
          <w:rFonts w:ascii="Brill" w:eastAsia="Brill" w:hAnsi="Brill" w:cs="Brill"/>
          <w:color w:val="000000"/>
        </w:rPr>
        <w:t>compared with</w:t>
      </w:r>
      <w:r w:rsidRPr="00C66272">
        <w:rPr>
          <w:rFonts w:ascii="Brill" w:eastAsia="Brill" w:hAnsi="Brill" w:cs="Brill"/>
          <w:color w:val="000000"/>
        </w:rPr>
        <w:t xml:space="preserve"> Cracow, </w:t>
      </w:r>
      <w:proofErr w:type="spellStart"/>
      <w:r w:rsidRPr="00C66272">
        <w:rPr>
          <w:rFonts w:ascii="Brill" w:eastAsia="Brill" w:hAnsi="Brill" w:cs="Brill"/>
          <w:color w:val="000000"/>
        </w:rPr>
        <w:t>Łódź</w:t>
      </w:r>
      <w:proofErr w:type="spellEnd"/>
      <w:r w:rsidRPr="00C66272">
        <w:rPr>
          <w:rFonts w:ascii="Brill" w:eastAsia="Brill" w:hAnsi="Brill" w:cs="Brill"/>
          <w:color w:val="000000"/>
        </w:rPr>
        <w:t xml:space="preserve"> or </w:t>
      </w:r>
      <w:proofErr w:type="spellStart"/>
      <w:r w:rsidRPr="00C66272">
        <w:rPr>
          <w:rFonts w:ascii="Brill" w:eastAsia="Brill" w:hAnsi="Brill" w:cs="Brill"/>
          <w:color w:val="000000"/>
        </w:rPr>
        <w:t>Poznań</w:t>
      </w:r>
      <w:proofErr w:type="spellEnd"/>
      <w:r w:rsidRPr="00C66272">
        <w:rPr>
          <w:rFonts w:ascii="Brill" w:eastAsia="Brill" w:hAnsi="Brill" w:cs="Brill"/>
          <w:color w:val="000000"/>
        </w:rPr>
        <w:t>.</w:t>
      </w:r>
    </w:p>
    <w:p w14:paraId="35077FE5" w14:textId="7ACB2DE6"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The official policy of the Polish People’s Republic did not match the mood of Szczecin dwellers either. The city was treated as a tempor</w:t>
      </w:r>
      <w:ins w:id="4975" w:author="Autor">
        <w:r w:rsidR="00D43354">
          <w:rPr>
            <w:rFonts w:ascii="Brill" w:eastAsia="Brill" w:hAnsi="Brill" w:cs="Brill"/>
            <w:color w:val="000000"/>
          </w:rPr>
          <w:t>ar</w:t>
        </w:r>
      </w:ins>
      <w:r w:rsidR="0048212F" w:rsidRPr="00C66272">
        <w:rPr>
          <w:rFonts w:ascii="Brill" w:eastAsia="Brill" w:hAnsi="Brill" w:cs="Brill"/>
          <w:color w:val="000000"/>
        </w:rPr>
        <w:t>y</w:t>
      </w:r>
      <w:r w:rsidRPr="00C66272">
        <w:rPr>
          <w:rFonts w:ascii="Brill" w:eastAsia="Brill" w:hAnsi="Brill" w:cs="Brill"/>
          <w:color w:val="000000"/>
        </w:rPr>
        <w:t xml:space="preserve"> address, whereas temporality was, ironically, a ‘permanent’ feeling then, well-known to us owing to novels, essays, memoirs, and diaries. For example, the first President of the Polish Szczecin (1945-1950)</w:t>
      </w:r>
      <w:del w:id="4976" w:author="Autor">
        <w:r w:rsidRPr="00C66272" w:rsidDel="00D43354">
          <w:rPr>
            <w:rFonts w:ascii="Brill" w:eastAsia="Brill" w:hAnsi="Brill" w:cs="Brill"/>
            <w:color w:val="000000"/>
          </w:rPr>
          <w:delText>,</w:delText>
        </w:r>
      </w:del>
      <w:r w:rsidRPr="00C66272">
        <w:rPr>
          <w:rFonts w:ascii="Brill" w:eastAsia="Brill" w:hAnsi="Brill" w:cs="Brill"/>
          <w:color w:val="000000"/>
        </w:rPr>
        <w:t xml:space="preserve"> Piotr </w:t>
      </w:r>
      <w:r w:rsidRPr="007B64D8">
        <w:rPr>
          <w:rFonts w:ascii="Brill" w:eastAsia="Brill" w:hAnsi="Brill" w:cs="Brill"/>
          <w:color w:val="000000"/>
        </w:rPr>
        <w:t>Zaremba</w:t>
      </w:r>
      <w:ins w:id="4977" w:author="Autor">
        <w:r w:rsidR="00D43354">
          <w:rPr>
            <w:rFonts w:ascii="Brill" w:eastAsia="Brill" w:hAnsi="Brill" w:cs="Brill"/>
            <w:color w:val="000000"/>
          </w:rPr>
          <w:t>,</w:t>
        </w:r>
      </w:ins>
      <w:r w:rsidRPr="00C66272">
        <w:rPr>
          <w:rFonts w:ascii="Brill" w:eastAsia="Brill" w:hAnsi="Brill" w:cs="Brill"/>
          <w:color w:val="000000"/>
        </w:rPr>
        <w:t xml:space="preserve"> in his autobiographical texts</w:t>
      </w:r>
      <w:ins w:id="4978" w:author="Autor">
        <w:r w:rsidR="00D43354">
          <w:rPr>
            <w:rFonts w:ascii="Brill" w:eastAsia="Brill" w:hAnsi="Brill" w:cs="Brill"/>
            <w:color w:val="000000"/>
          </w:rPr>
          <w:t>,</w:t>
        </w:r>
      </w:ins>
      <w:r w:rsidRPr="00C66272">
        <w:rPr>
          <w:rFonts w:ascii="Brill" w:eastAsia="Brill" w:hAnsi="Brill" w:cs="Brill"/>
          <w:color w:val="000000"/>
        </w:rPr>
        <w:t xml:space="preserve"> often remarked on the early post-WWII days when the clearcutting of the imposed Szczecin identity had been ‘in the making’, as it were, for the city was virtually hollowed out. “In an attempt to recreate the mood and atmosphere of these bygone Szczecin days, one needs to realise that no railway, nor telephones, nor regular mail worked in West Pomerania then” — wrote </w:t>
      </w:r>
      <w:r w:rsidRPr="007B64D8">
        <w:rPr>
          <w:rFonts w:ascii="Brill" w:eastAsia="Brill" w:hAnsi="Brill" w:cs="Brill"/>
          <w:color w:val="000000"/>
        </w:rPr>
        <w:t>Zaremba</w:t>
      </w:r>
      <w:r w:rsidRPr="00C66272">
        <w:rPr>
          <w:rFonts w:ascii="Brill" w:eastAsia="Brill" w:hAnsi="Brill" w:cs="Brill"/>
          <w:color w:val="000000"/>
        </w:rPr>
        <w:t xml:space="preserve"> in his </w:t>
      </w:r>
      <w:proofErr w:type="spellStart"/>
      <w:r w:rsidRPr="00C66272">
        <w:rPr>
          <w:rFonts w:ascii="Brill" w:eastAsia="Brill" w:hAnsi="Brill" w:cs="Brill"/>
          <w:i/>
          <w:color w:val="000000"/>
        </w:rPr>
        <w:t>Pierwszy</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rok</w:t>
      </w:r>
      <w:proofErr w:type="spellEnd"/>
      <w:r w:rsidRPr="00C66272">
        <w:rPr>
          <w:rFonts w:ascii="Brill" w:eastAsia="Brill" w:hAnsi="Brill" w:cs="Brill"/>
          <w:i/>
          <w:color w:val="000000"/>
        </w:rPr>
        <w:t xml:space="preserve"> 1945 (1945: Szczecin, Year One</w:t>
      </w:r>
      <w:del w:id="4979" w:author="Autor">
        <w:r w:rsidRPr="00C66272" w:rsidDel="00D43354">
          <w:rPr>
            <w:rFonts w:ascii="Brill" w:eastAsia="Brill" w:hAnsi="Brill" w:cs="Brill"/>
            <w:i/>
            <w:color w:val="000000"/>
          </w:rPr>
          <w:delText>,</w:delText>
        </w:r>
      </w:del>
      <w:r w:rsidRPr="00F34A6C">
        <w:rPr>
          <w:rFonts w:ascii="Brill" w:eastAsia="Brill" w:hAnsi="Brill" w:cs="Brill"/>
          <w:iCs/>
          <w:color w:val="000000"/>
          <w:rPrChange w:id="4980" w:author="Autor">
            <w:rPr>
              <w:rFonts w:ascii="Brill" w:eastAsia="Brill" w:hAnsi="Brill" w:cs="Brill"/>
              <w:i/>
              <w:color w:val="000000"/>
            </w:rPr>
          </w:rPrChange>
        </w:rPr>
        <w:t>’</w:t>
      </w:r>
      <w:ins w:id="4981" w:author="Autor">
        <w:r w:rsidR="00D43354">
          <w:rPr>
            <w:rFonts w:ascii="Brill" w:eastAsia="Brill" w:hAnsi="Brill" w:cs="Brill"/>
            <w:iCs/>
            <w:color w:val="000000"/>
          </w:rPr>
          <w:t xml:space="preserve"> </w:t>
        </w:r>
        <w:commentRangeStart w:id="4982"/>
        <w:r w:rsidR="00D43354">
          <w:rPr>
            <w:rFonts w:ascii="Brill" w:eastAsia="Brill" w:hAnsi="Brill" w:cs="Brill"/>
            <w:iCs/>
            <w:color w:val="000000"/>
          </w:rPr>
          <w:t>(</w:t>
        </w:r>
      </w:ins>
      <w:r w:rsidRPr="00F34A6C">
        <w:rPr>
          <w:rFonts w:ascii="Brill" w:eastAsia="Brill" w:hAnsi="Brill" w:cs="Brill"/>
          <w:iCs/>
          <w:color w:val="000000"/>
          <w:highlight w:val="green"/>
          <w:rPrChange w:id="4983" w:author="Autor">
            <w:rPr>
              <w:rFonts w:ascii="Brill" w:eastAsia="Brill" w:hAnsi="Brill" w:cs="Brill"/>
              <w:color w:val="000000"/>
            </w:rPr>
          </w:rPrChange>
        </w:rPr>
        <w:t>1966</w:t>
      </w:r>
      <w:commentRangeEnd w:id="4982"/>
      <w:r w:rsidR="00D43354">
        <w:rPr>
          <w:rStyle w:val="Odwoaniedokomentarza"/>
          <w:lang w:val="en-AU"/>
        </w:rPr>
        <w:commentReference w:id="4982"/>
      </w:r>
      <w:r w:rsidRPr="00C66272">
        <w:rPr>
          <w:rFonts w:ascii="Brill" w:eastAsia="Brill" w:hAnsi="Brill" w:cs="Brill"/>
          <w:color w:val="000000"/>
        </w:rPr>
        <w:t xml:space="preserve">). The book advances both the town’s time-shifted civilisation potential and the feeling of social uncertainty lingering in the region until the late 1960s; this </w:t>
      </w:r>
      <w:r w:rsidR="007E1DA9" w:rsidRPr="00C66272">
        <w:rPr>
          <w:rFonts w:ascii="Brill" w:eastAsia="Brill" w:hAnsi="Brill" w:cs="Brill"/>
          <w:color w:val="000000"/>
        </w:rPr>
        <w:t xml:space="preserve">was </w:t>
      </w:r>
      <w:r w:rsidRPr="00C66272">
        <w:rPr>
          <w:rFonts w:ascii="Brill" w:eastAsia="Brill" w:hAnsi="Brill" w:cs="Brill"/>
          <w:color w:val="000000"/>
        </w:rPr>
        <w:t xml:space="preserve">despite the fact that Zaremba co-created the then political system. Zygmunt </w:t>
      </w:r>
      <w:commentRangeStart w:id="4984"/>
      <w:r w:rsidRPr="00D60ED7">
        <w:rPr>
          <w:rFonts w:ascii="Brill" w:eastAsia="Brill" w:hAnsi="Brill" w:cs="Brill"/>
          <w:color w:val="000000"/>
        </w:rPr>
        <w:t>Bauman</w:t>
      </w:r>
      <w:del w:id="4985" w:author="Autor">
        <w:r w:rsidRPr="00D60ED7" w:rsidDel="00D60ED7">
          <w:rPr>
            <w:rFonts w:ascii="Brill" w:eastAsia="Brill" w:hAnsi="Brill" w:cs="Brill"/>
            <w:color w:val="000000"/>
          </w:rPr>
          <w:delText>n</w:delText>
        </w:r>
      </w:del>
      <w:r w:rsidR="007672CA" w:rsidRPr="00D60ED7">
        <w:rPr>
          <w:rFonts w:ascii="Brill" w:eastAsia="Brill" w:hAnsi="Brill" w:cs="Brill"/>
          <w:color w:val="000000"/>
        </w:rPr>
        <w:t xml:space="preserve"> (199</w:t>
      </w:r>
      <w:ins w:id="4986" w:author="Autor">
        <w:r w:rsidR="00D4287C">
          <w:rPr>
            <w:rFonts w:ascii="Brill" w:eastAsia="Brill" w:hAnsi="Brill" w:cs="Brill"/>
            <w:color w:val="000000"/>
          </w:rPr>
          <w:t>3</w:t>
        </w:r>
      </w:ins>
      <w:del w:id="4987" w:author="Autor">
        <w:r w:rsidR="007672CA" w:rsidRPr="00D60ED7" w:rsidDel="00D4287C">
          <w:rPr>
            <w:rFonts w:ascii="Brill" w:eastAsia="Brill" w:hAnsi="Brill" w:cs="Brill"/>
            <w:color w:val="000000"/>
          </w:rPr>
          <w:delText>6</w:delText>
        </w:r>
      </w:del>
      <w:r w:rsidR="007672CA" w:rsidRPr="00D60ED7">
        <w:rPr>
          <w:rFonts w:ascii="Brill" w:eastAsia="Brill" w:hAnsi="Brill" w:cs="Brill"/>
          <w:color w:val="000000"/>
        </w:rPr>
        <w:t>)</w:t>
      </w:r>
      <w:r w:rsidRPr="00C66272">
        <w:rPr>
          <w:rFonts w:ascii="Brill" w:eastAsia="Brill" w:hAnsi="Brill" w:cs="Brill"/>
          <w:color w:val="000000"/>
        </w:rPr>
        <w:t xml:space="preserve"> </w:t>
      </w:r>
      <w:commentRangeEnd w:id="4984"/>
      <w:r w:rsidR="00D60ED7">
        <w:rPr>
          <w:rStyle w:val="Odwoaniedokomentarza"/>
          <w:lang w:val="en-AU"/>
        </w:rPr>
        <w:commentReference w:id="4984"/>
      </w:r>
      <w:r w:rsidRPr="00C66272">
        <w:rPr>
          <w:rFonts w:ascii="Brill" w:eastAsia="Brill" w:hAnsi="Brill" w:cs="Brill"/>
          <w:color w:val="000000"/>
        </w:rPr>
        <w:t>once observed that people fe</w:t>
      </w:r>
      <w:r w:rsidR="007672CA" w:rsidRPr="00C66272">
        <w:rPr>
          <w:rFonts w:ascii="Brill" w:eastAsia="Brill" w:hAnsi="Brill" w:cs="Brill"/>
          <w:color w:val="000000"/>
        </w:rPr>
        <w:t>el</w:t>
      </w:r>
      <w:r w:rsidRPr="00C66272">
        <w:rPr>
          <w:rFonts w:ascii="Brill" w:eastAsia="Brill" w:hAnsi="Brill" w:cs="Brill"/>
          <w:color w:val="000000"/>
        </w:rPr>
        <w:t xml:space="preserve"> uncertain when social structures g</w:t>
      </w:r>
      <w:r w:rsidR="007672CA" w:rsidRPr="00C66272">
        <w:rPr>
          <w:rFonts w:ascii="Brill" w:eastAsia="Brill" w:hAnsi="Brill" w:cs="Brill"/>
          <w:color w:val="000000"/>
        </w:rPr>
        <w:t>et</w:t>
      </w:r>
      <w:r w:rsidRPr="00C66272">
        <w:rPr>
          <w:rFonts w:ascii="Brill" w:eastAsia="Brill" w:hAnsi="Brill" w:cs="Brill"/>
          <w:color w:val="000000"/>
        </w:rPr>
        <w:t xml:space="preserve"> dissociated and instruments regulating social actions </w:t>
      </w:r>
      <w:r w:rsidR="007672CA" w:rsidRPr="00C66272">
        <w:rPr>
          <w:rFonts w:ascii="Brill" w:eastAsia="Brill" w:hAnsi="Brill" w:cs="Brill"/>
          <w:color w:val="000000"/>
        </w:rPr>
        <w:t xml:space="preserve">are </w:t>
      </w:r>
      <w:r w:rsidRPr="00C66272">
        <w:rPr>
          <w:rFonts w:ascii="Brill" w:eastAsia="Brill" w:hAnsi="Brill" w:cs="Brill"/>
          <w:color w:val="000000"/>
        </w:rPr>
        <w:t>missing</w:t>
      </w:r>
      <w:r w:rsidR="007672CA" w:rsidRPr="00C66272">
        <w:rPr>
          <w:rFonts w:ascii="Brill" w:eastAsia="Brill" w:hAnsi="Brill" w:cs="Brill"/>
          <w:color w:val="000000"/>
        </w:rPr>
        <w:t>.</w:t>
      </w:r>
      <w:r w:rsidRPr="00C66272">
        <w:rPr>
          <w:rFonts w:ascii="Brill" w:eastAsia="Brill" w:hAnsi="Brill" w:cs="Brill"/>
          <w:color w:val="000000"/>
        </w:rPr>
        <w:t xml:space="preserve"> </w:t>
      </w:r>
    </w:p>
    <w:p w14:paraId="35077FE6" w14:textId="76273D2B"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In Szczecin the authorities tried to reactivate, not always effectively,</w:t>
      </w:r>
      <w:r w:rsidR="00A74438" w:rsidRPr="00C66272">
        <w:rPr>
          <w:rFonts w:ascii="Brill" w:eastAsia="Brill" w:hAnsi="Brill" w:cs="Brill"/>
          <w:color w:val="000000"/>
        </w:rPr>
        <w:t xml:space="preserve"> </w:t>
      </w:r>
      <w:r w:rsidR="00C66272" w:rsidRPr="00C66272">
        <w:rPr>
          <w:rFonts w:ascii="Brill" w:eastAsia="Brill" w:hAnsi="Brill" w:cs="Brill"/>
          <w:color w:val="000000"/>
        </w:rPr>
        <w:t>the sense of urban community</w:t>
      </w:r>
      <w:r w:rsidRPr="00C66272">
        <w:rPr>
          <w:rFonts w:ascii="Brill" w:eastAsia="Brill" w:hAnsi="Brill" w:cs="Brill"/>
          <w:color w:val="000000"/>
        </w:rPr>
        <w:t xml:space="preserve">. Yet, due to the lack of appropriate conditions, the local community could not </w:t>
      </w:r>
      <w:del w:id="4988" w:author="Autor">
        <w:r w:rsidRPr="00C66272" w:rsidDel="00D43354">
          <w:rPr>
            <w:rFonts w:ascii="Brill" w:eastAsia="Brill" w:hAnsi="Brill" w:cs="Brill"/>
            <w:color w:val="000000"/>
          </w:rPr>
          <w:delText xml:space="preserve">get </w:delText>
        </w:r>
      </w:del>
      <w:ins w:id="4989" w:author="Autor">
        <w:r w:rsidR="00D43354">
          <w:rPr>
            <w:rFonts w:ascii="Brill" w:eastAsia="Brill" w:hAnsi="Brill" w:cs="Brill"/>
            <w:color w:val="000000"/>
          </w:rPr>
          <w:t>be</w:t>
        </w:r>
        <w:r w:rsidR="00D43354" w:rsidRPr="00C66272">
          <w:rPr>
            <w:rFonts w:ascii="Brill" w:eastAsia="Brill" w:hAnsi="Brill" w:cs="Brill"/>
            <w:color w:val="000000"/>
          </w:rPr>
          <w:t xml:space="preserve"> </w:t>
        </w:r>
      </w:ins>
      <w:r w:rsidRPr="00C66272">
        <w:rPr>
          <w:rFonts w:ascii="Brill" w:eastAsia="Brill" w:hAnsi="Brill" w:cs="Brill"/>
          <w:color w:val="000000"/>
        </w:rPr>
        <w:t xml:space="preserve">consolidated. Stories are well-known of carting German goods away to other parts of the country (in particular to Poland’s central provinces); hence, Szczecin and its vicinity </w:t>
      </w:r>
      <w:r w:rsidR="00B118C9" w:rsidRPr="00C66272">
        <w:rPr>
          <w:rFonts w:ascii="Brill" w:eastAsia="Brill" w:hAnsi="Brill" w:cs="Brill"/>
          <w:color w:val="000000"/>
        </w:rPr>
        <w:t>w</w:t>
      </w:r>
      <w:del w:id="4990" w:author="Autor">
        <w:r w:rsidR="00B118C9" w:rsidRPr="00C66272" w:rsidDel="00D43354">
          <w:rPr>
            <w:rFonts w:ascii="Brill" w:eastAsia="Brill" w:hAnsi="Brill" w:cs="Brill"/>
            <w:color w:val="000000"/>
          </w:rPr>
          <w:delText>a</w:delText>
        </w:r>
      </w:del>
      <w:ins w:id="4991" w:author="Autor">
        <w:r w:rsidR="00D43354">
          <w:rPr>
            <w:rFonts w:ascii="Brill" w:eastAsia="Brill" w:hAnsi="Brill" w:cs="Brill"/>
            <w:color w:val="000000"/>
          </w:rPr>
          <w:t>ere</w:t>
        </w:r>
      </w:ins>
      <w:del w:id="4992" w:author="Autor">
        <w:r w:rsidR="00B118C9" w:rsidRPr="00C66272" w:rsidDel="00D43354">
          <w:rPr>
            <w:rFonts w:ascii="Brill" w:eastAsia="Brill" w:hAnsi="Brill" w:cs="Brill"/>
            <w:color w:val="000000"/>
          </w:rPr>
          <w:delText>s</w:delText>
        </w:r>
      </w:del>
      <w:r w:rsidRPr="00C66272">
        <w:rPr>
          <w:rFonts w:ascii="Brill" w:eastAsia="Brill" w:hAnsi="Brill" w:cs="Brill"/>
          <w:color w:val="000000"/>
        </w:rPr>
        <w:t xml:space="preserve"> </w:t>
      </w:r>
      <w:r w:rsidR="00B118C9" w:rsidRPr="00C66272">
        <w:rPr>
          <w:rFonts w:ascii="Brill" w:eastAsia="Brill" w:hAnsi="Brill" w:cs="Brill"/>
          <w:color w:val="000000"/>
        </w:rPr>
        <w:t>repeatedly destroyed</w:t>
      </w:r>
      <w:r w:rsidRPr="00C66272">
        <w:rPr>
          <w:rFonts w:ascii="Brill" w:eastAsia="Brill" w:hAnsi="Brill" w:cs="Brill"/>
          <w:color w:val="000000"/>
        </w:rPr>
        <w:t xml:space="preserve">. Katarzyna </w:t>
      </w:r>
      <w:r w:rsidRPr="003054F7">
        <w:rPr>
          <w:rFonts w:ascii="Brill" w:eastAsia="Brill" w:hAnsi="Brill" w:cs="Brill"/>
          <w:color w:val="000000"/>
        </w:rPr>
        <w:t xml:space="preserve">Suchodolska </w:t>
      </w:r>
      <w:ins w:id="4993" w:author="Autor">
        <w:r w:rsidR="00D43354" w:rsidRPr="003054F7">
          <w:rPr>
            <w:rFonts w:ascii="Brill" w:eastAsia="Brill" w:hAnsi="Brill" w:cs="Brill"/>
            <w:color w:val="000000"/>
          </w:rPr>
          <w:t>(1965</w:t>
        </w:r>
        <w:r w:rsidR="00D43354">
          <w:rPr>
            <w:rFonts w:ascii="Brill" w:eastAsia="Brill" w:hAnsi="Brill" w:cs="Brill"/>
            <w:color w:val="000000"/>
          </w:rPr>
          <w:t xml:space="preserve">) </w:t>
        </w:r>
      </w:ins>
      <w:r w:rsidRPr="00C66272">
        <w:rPr>
          <w:rFonts w:ascii="Brill" w:eastAsia="Brill" w:hAnsi="Brill" w:cs="Brill"/>
          <w:color w:val="000000"/>
        </w:rPr>
        <w:t>was one of th</w:t>
      </w:r>
      <w:r w:rsidR="00B018EB" w:rsidRPr="00C66272">
        <w:rPr>
          <w:rFonts w:ascii="Brill" w:eastAsia="Brill" w:hAnsi="Brill" w:cs="Brill"/>
          <w:color w:val="000000"/>
        </w:rPr>
        <w:t>e</w:t>
      </w:r>
      <w:r w:rsidRPr="00C66272">
        <w:rPr>
          <w:rFonts w:ascii="Brill" w:eastAsia="Brill" w:hAnsi="Brill" w:cs="Brill"/>
          <w:color w:val="000000"/>
        </w:rPr>
        <w:t xml:space="preserve"> writers who depicted this practice in her short story “Szary </w:t>
      </w:r>
      <w:proofErr w:type="spellStart"/>
      <w:r w:rsidRPr="00C66272">
        <w:rPr>
          <w:rFonts w:ascii="Brill" w:eastAsia="Brill" w:hAnsi="Brill" w:cs="Brill"/>
          <w:color w:val="000000"/>
        </w:rPr>
        <w:t>dzień</w:t>
      </w:r>
      <w:proofErr w:type="spellEnd"/>
      <w:r w:rsidRPr="00C66272">
        <w:rPr>
          <w:rFonts w:ascii="Brill" w:eastAsia="Brill" w:hAnsi="Brill" w:cs="Brill"/>
          <w:color w:val="000000"/>
        </w:rPr>
        <w:t xml:space="preserve">” (“A Grey Day”) from the </w:t>
      </w:r>
      <w:proofErr w:type="spellStart"/>
      <w:r w:rsidRPr="00C66272">
        <w:rPr>
          <w:rFonts w:ascii="Brill" w:eastAsia="Brill" w:hAnsi="Brill" w:cs="Brill"/>
          <w:i/>
          <w:color w:val="000000"/>
        </w:rPr>
        <w:t>Spotkanie</w:t>
      </w:r>
      <w:proofErr w:type="spellEnd"/>
      <w:r w:rsidRPr="00C66272">
        <w:rPr>
          <w:rFonts w:ascii="Brill" w:eastAsia="Brill" w:hAnsi="Brill" w:cs="Brill"/>
          <w:i/>
          <w:color w:val="000000"/>
        </w:rPr>
        <w:t xml:space="preserve"> w </w:t>
      </w:r>
      <w:proofErr w:type="spellStart"/>
      <w:r w:rsidRPr="00C66272">
        <w:rPr>
          <w:rFonts w:ascii="Brill" w:eastAsia="Brill" w:hAnsi="Brill" w:cs="Brill"/>
          <w:i/>
          <w:color w:val="000000"/>
        </w:rPr>
        <w:t>Wolkenbergu</w:t>
      </w:r>
      <w:proofErr w:type="spellEnd"/>
      <w:r w:rsidRPr="00C66272">
        <w:rPr>
          <w:rFonts w:ascii="Brill" w:eastAsia="Brill" w:hAnsi="Brill" w:cs="Brill"/>
          <w:i/>
          <w:color w:val="000000"/>
        </w:rPr>
        <w:t xml:space="preserve"> (A Meeting in Wolkenberg</w:t>
      </w:r>
      <w:r w:rsidRPr="00C66272">
        <w:rPr>
          <w:rFonts w:ascii="Brill" w:eastAsia="Brill" w:hAnsi="Brill" w:cs="Brill"/>
          <w:color w:val="000000"/>
        </w:rPr>
        <w:t>) short story collection</w:t>
      </w:r>
      <w:del w:id="4994" w:author="Autor">
        <w:r w:rsidRPr="00C66272" w:rsidDel="00D43354">
          <w:rPr>
            <w:rFonts w:ascii="Brill" w:eastAsia="Brill" w:hAnsi="Brill" w:cs="Brill"/>
            <w:color w:val="000000"/>
          </w:rPr>
          <w:delText xml:space="preserve"> (1965)</w:delText>
        </w:r>
      </w:del>
      <w:r w:rsidRPr="00C66272">
        <w:rPr>
          <w:rFonts w:ascii="Brill" w:eastAsia="Brill" w:hAnsi="Brill" w:cs="Brill"/>
          <w:color w:val="000000"/>
        </w:rPr>
        <w:t>. Its protagonist, a teacher, organi</w:t>
      </w:r>
      <w:ins w:id="4995" w:author="Autor">
        <w:r w:rsidR="00BC643C">
          <w:rPr>
            <w:rFonts w:ascii="Brill" w:eastAsia="Brill" w:hAnsi="Brill" w:cs="Brill"/>
            <w:color w:val="000000"/>
          </w:rPr>
          <w:t>z</w:t>
        </w:r>
      </w:ins>
      <w:del w:id="4996" w:author="Autor">
        <w:r w:rsidRPr="00C66272" w:rsidDel="00BC643C">
          <w:rPr>
            <w:rFonts w:ascii="Brill" w:eastAsia="Brill" w:hAnsi="Brill" w:cs="Brill"/>
            <w:color w:val="000000"/>
          </w:rPr>
          <w:delText>s</w:delText>
        </w:r>
      </w:del>
      <w:r w:rsidRPr="00C66272">
        <w:rPr>
          <w:rFonts w:ascii="Brill" w:eastAsia="Brill" w:hAnsi="Brill" w:cs="Brill"/>
          <w:color w:val="000000"/>
        </w:rPr>
        <w:t>es the transport of German furniture and other equipment for his father-in-law only to realise that it is to his own detriment. Szczecin</w:t>
      </w:r>
      <w:r w:rsidR="00024072" w:rsidRPr="00C66272">
        <w:rPr>
          <w:rFonts w:ascii="Brill" w:eastAsia="Brill" w:hAnsi="Brill" w:cs="Brill"/>
          <w:color w:val="000000"/>
        </w:rPr>
        <w:t xml:space="preserve"> </w:t>
      </w:r>
      <w:r w:rsidRPr="00C66272">
        <w:rPr>
          <w:rFonts w:ascii="Brill" w:eastAsia="Brill" w:hAnsi="Brill" w:cs="Brill"/>
          <w:color w:val="000000"/>
        </w:rPr>
        <w:t>was re/building its urban and social structures rather slowly after WWII because its newcomer inhabitants had no</w:t>
      </w:r>
      <w:r w:rsidR="00024072" w:rsidRPr="00C66272">
        <w:rPr>
          <w:rFonts w:ascii="Brill" w:eastAsia="Brill" w:hAnsi="Brill" w:cs="Brill"/>
          <w:color w:val="000000"/>
        </w:rPr>
        <w:t xml:space="preserve"> </w:t>
      </w:r>
      <w:r w:rsidRPr="00C66272">
        <w:rPr>
          <w:rFonts w:ascii="Brill" w:eastAsia="Brill" w:hAnsi="Brill" w:cs="Brill"/>
          <w:color w:val="000000"/>
        </w:rPr>
        <w:t>relation to the region</w:t>
      </w:r>
      <w:r w:rsidR="00024072" w:rsidRPr="00C66272">
        <w:rPr>
          <w:rFonts w:ascii="Brill" w:eastAsia="Brill" w:hAnsi="Brill" w:cs="Brill"/>
          <w:color w:val="000000"/>
        </w:rPr>
        <w:t xml:space="preserve"> or only a weak one</w:t>
      </w:r>
      <w:r w:rsidRPr="00C66272">
        <w:rPr>
          <w:rFonts w:ascii="Brill" w:eastAsia="Brill" w:hAnsi="Brill" w:cs="Brill"/>
          <w:color w:val="000000"/>
        </w:rPr>
        <w:t xml:space="preserve">. Even today the photos of the post-WWII city space </w:t>
      </w:r>
      <w:ins w:id="4997" w:author="Autor">
        <w:r w:rsidR="006577CE">
          <w:rPr>
            <w:rFonts w:ascii="Segoe UI" w:hAnsi="Segoe UI" w:cs="Segoe UI"/>
            <w:sz w:val="18"/>
            <w:szCs w:val="18"/>
          </w:rPr>
          <w:softHyphen/>
        </w:r>
        <w:r w:rsidR="006577CE">
          <w:rPr>
            <w:rFonts w:ascii="ArialMT" w:eastAsia="ArialMT" w:cs="ArialMT" w:hint="eastAsia"/>
            <w:sz w:val="17"/>
            <w:szCs w:val="17"/>
            <w:lang w:val="en-AU"/>
          </w:rPr>
          <w:t>–</w:t>
        </w:r>
        <w:r w:rsidR="006577CE">
          <w:rPr>
            <w:rFonts w:ascii="ArialMT" w:eastAsia="ArialMT" w:cs="ArialMT"/>
            <w:sz w:val="17"/>
            <w:szCs w:val="17"/>
            <w:lang w:val="en-AU"/>
          </w:rPr>
          <w:t xml:space="preserve"> </w:t>
        </w:r>
      </w:ins>
      <w:del w:id="4998" w:author="Autor">
        <w:r w:rsidRPr="00C66272" w:rsidDel="006577CE">
          <w:rPr>
            <w:rFonts w:ascii="Brill" w:eastAsia="Brill" w:hAnsi="Brill" w:cs="Brill"/>
            <w:color w:val="000000"/>
          </w:rPr>
          <w:delText xml:space="preserve">— </w:delText>
        </w:r>
      </w:del>
      <w:r w:rsidRPr="00C66272">
        <w:rPr>
          <w:rFonts w:ascii="Brill" w:eastAsia="Brill" w:hAnsi="Brill" w:cs="Brill"/>
          <w:color w:val="000000"/>
        </w:rPr>
        <w:t>empty squares, ruins, shell and bomb holes in housefronts</w:t>
      </w:r>
      <w:ins w:id="4999" w:author="Autor">
        <w:r w:rsidR="006577CE">
          <w:rPr>
            <w:rFonts w:ascii="Brill" w:eastAsia="Brill" w:hAnsi="Brill" w:cs="Brill"/>
            <w:color w:val="000000"/>
          </w:rPr>
          <w:t>,</w:t>
        </w:r>
      </w:ins>
      <w:r w:rsidRPr="00C66272">
        <w:rPr>
          <w:rFonts w:ascii="Brill" w:eastAsia="Brill" w:hAnsi="Brill" w:cs="Brill"/>
          <w:color w:val="000000"/>
        </w:rPr>
        <w:t xml:space="preserve"> which Szczecin dwellers could watch long after the war was </w:t>
      </w:r>
      <w:r w:rsidRPr="00C66272">
        <w:rPr>
          <w:rFonts w:ascii="Brill" w:eastAsia="Brill" w:hAnsi="Brill" w:cs="Brill"/>
          <w:color w:val="000000"/>
        </w:rPr>
        <w:lastRenderedPageBreak/>
        <w:t xml:space="preserve">over </w:t>
      </w:r>
      <w:ins w:id="5000" w:author="Autor">
        <w:r w:rsidR="006577CE">
          <w:rPr>
            <w:rFonts w:ascii="ArialMT" w:eastAsia="ArialMT" w:cs="ArialMT" w:hint="eastAsia"/>
            <w:sz w:val="17"/>
            <w:szCs w:val="17"/>
            <w:lang w:val="en-AU"/>
          </w:rPr>
          <w:t>–</w:t>
        </w:r>
      </w:ins>
      <w:del w:id="5001" w:author="Autor">
        <w:r w:rsidRPr="00C66272" w:rsidDel="006577CE">
          <w:rPr>
            <w:rFonts w:ascii="Brill" w:eastAsia="Brill" w:hAnsi="Brill" w:cs="Brill"/>
            <w:color w:val="000000"/>
          </w:rPr>
          <w:delText>—</w:delText>
        </w:r>
      </w:del>
      <w:r w:rsidRPr="00C66272">
        <w:rPr>
          <w:rFonts w:ascii="Brill" w:eastAsia="Brill" w:hAnsi="Brill" w:cs="Brill"/>
          <w:color w:val="000000"/>
        </w:rPr>
        <w:t xml:space="preserve"> can astonish viewers. </w:t>
      </w:r>
      <w:r w:rsidR="002B6810" w:rsidRPr="00C66272">
        <w:rPr>
          <w:rFonts w:ascii="Brill" w:eastAsia="Brill" w:hAnsi="Brill" w:cs="Brill"/>
          <w:color w:val="000000"/>
        </w:rPr>
        <w:t>B</w:t>
      </w:r>
      <w:r w:rsidRPr="00C66272">
        <w:rPr>
          <w:rFonts w:ascii="Brill" w:eastAsia="Brill" w:hAnsi="Brill" w:cs="Brill"/>
          <w:color w:val="000000"/>
        </w:rPr>
        <w:t>oth literature and other media have preserved evidence of the latency of Szczecin modernity (</w:t>
      </w:r>
      <w:r w:rsidRPr="00D60ED7">
        <w:rPr>
          <w:rFonts w:ascii="Brill" w:eastAsia="Brill" w:hAnsi="Brill" w:cs="Brill"/>
          <w:color w:val="000000"/>
        </w:rPr>
        <w:t>Gumbrecht, 2013</w:t>
      </w:r>
      <w:r w:rsidRPr="00C66272">
        <w:rPr>
          <w:rFonts w:ascii="Brill" w:eastAsia="Brill" w:hAnsi="Brill" w:cs="Brill"/>
          <w:color w:val="000000"/>
        </w:rPr>
        <w:t>).</w:t>
      </w:r>
    </w:p>
    <w:p w14:paraId="35077FE7" w14:textId="4335DA3B"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Literary accounts of </w:t>
      </w:r>
      <w:r w:rsidR="00A61D3F" w:rsidRPr="00C66272">
        <w:rPr>
          <w:rFonts w:ascii="Brill" w:eastAsia="Brill" w:hAnsi="Brill" w:cs="Brill"/>
          <w:color w:val="000000"/>
        </w:rPr>
        <w:t xml:space="preserve">this </w:t>
      </w:r>
      <w:r w:rsidRPr="00C66272">
        <w:rPr>
          <w:rFonts w:ascii="Brill" w:eastAsia="Brill" w:hAnsi="Brill" w:cs="Brill"/>
          <w:color w:val="000000"/>
        </w:rPr>
        <w:t xml:space="preserve">latency offer it to us in the language of mobility and commotion; of the sea, port, seamen’s cant, and of the experience of the border (between cultures and generations). </w:t>
      </w:r>
      <w:r w:rsidR="00260BDB" w:rsidRPr="00C66272">
        <w:rPr>
          <w:rFonts w:ascii="Brill" w:eastAsia="Brill" w:hAnsi="Brill" w:cs="Brill"/>
          <w:color w:val="000000"/>
        </w:rPr>
        <w:t>This</w:t>
      </w:r>
      <w:r w:rsidRPr="00C66272">
        <w:rPr>
          <w:rFonts w:ascii="Brill" w:eastAsia="Brill" w:hAnsi="Brill" w:cs="Brill"/>
          <w:color w:val="000000"/>
        </w:rPr>
        <w:t xml:space="preserve"> language </w:t>
      </w:r>
      <w:r w:rsidR="00260BDB" w:rsidRPr="00C66272">
        <w:rPr>
          <w:rFonts w:ascii="Brill" w:eastAsia="Brill" w:hAnsi="Brill" w:cs="Brill"/>
          <w:color w:val="000000"/>
        </w:rPr>
        <w:t xml:space="preserve">was </w:t>
      </w:r>
      <w:r w:rsidRPr="00C66272">
        <w:rPr>
          <w:rFonts w:ascii="Brill" w:eastAsia="Brill" w:hAnsi="Brill" w:cs="Brill"/>
          <w:color w:val="000000"/>
        </w:rPr>
        <w:t>unlike the newspaper rhetoric</w:t>
      </w:r>
      <w:r w:rsidR="00260BDB" w:rsidRPr="00C66272">
        <w:rPr>
          <w:rFonts w:ascii="Brill" w:eastAsia="Brill" w:hAnsi="Brill" w:cs="Brill"/>
          <w:color w:val="000000"/>
        </w:rPr>
        <w:t xml:space="preserve"> </w:t>
      </w:r>
      <w:r w:rsidRPr="00C66272">
        <w:rPr>
          <w:rFonts w:ascii="Brill" w:eastAsia="Brill" w:hAnsi="Brill" w:cs="Brill"/>
          <w:color w:val="000000"/>
        </w:rPr>
        <w:t xml:space="preserve">transmitting the party’s ‘success policy'. This is probably why writing was an uneasy task as </w:t>
      </w:r>
      <w:r w:rsidR="00D23BAA" w:rsidRPr="00C66272">
        <w:rPr>
          <w:rFonts w:ascii="Brill" w:eastAsia="Brill" w:hAnsi="Brill" w:cs="Brill"/>
          <w:color w:val="000000"/>
        </w:rPr>
        <w:t>authors</w:t>
      </w:r>
      <w:r w:rsidRPr="00C66272">
        <w:rPr>
          <w:rFonts w:ascii="Brill" w:eastAsia="Brill" w:hAnsi="Brill" w:cs="Brill"/>
          <w:color w:val="000000"/>
        </w:rPr>
        <w:t xml:space="preserve"> had to manoeuvre between their oftentimes uneasy life circumstances, expectations on the part of the party, and creative aspirations. One symptomatic example is the book by Maria </w:t>
      </w:r>
      <w:proofErr w:type="spellStart"/>
      <w:r w:rsidRPr="00C66272">
        <w:rPr>
          <w:rFonts w:ascii="Brill" w:eastAsia="Brill" w:hAnsi="Brill" w:cs="Brill"/>
          <w:color w:val="000000"/>
        </w:rPr>
        <w:t>Boniecka</w:t>
      </w:r>
      <w:proofErr w:type="spellEnd"/>
      <w:r w:rsidRPr="00C66272">
        <w:rPr>
          <w:rFonts w:ascii="Brill" w:eastAsia="Brill" w:hAnsi="Brill" w:cs="Brill"/>
          <w:color w:val="000000"/>
        </w:rPr>
        <w:t xml:space="preserve"> (1910-1978) </w:t>
      </w:r>
      <w:proofErr w:type="spellStart"/>
      <w:r w:rsidRPr="00C66272">
        <w:rPr>
          <w:rFonts w:ascii="Brill" w:eastAsia="Brill" w:hAnsi="Brill" w:cs="Brill"/>
          <w:i/>
          <w:color w:val="000000"/>
        </w:rPr>
        <w:t>Ucieczka</w:t>
      </w:r>
      <w:proofErr w:type="spellEnd"/>
      <w:r w:rsidRPr="00C66272">
        <w:rPr>
          <w:rFonts w:ascii="Brill" w:eastAsia="Brill" w:hAnsi="Brill" w:cs="Brill"/>
          <w:i/>
          <w:color w:val="000000"/>
        </w:rPr>
        <w:t xml:space="preserve"> za </w:t>
      </w:r>
      <w:proofErr w:type="spellStart"/>
      <w:r w:rsidRPr="00C66272">
        <w:rPr>
          <w:rFonts w:ascii="Brill" w:eastAsia="Brill" w:hAnsi="Brill" w:cs="Brill"/>
          <w:i/>
          <w:color w:val="000000"/>
        </w:rPr>
        <w:t>druty</w:t>
      </w:r>
      <w:proofErr w:type="spellEnd"/>
      <w:r w:rsidRPr="00C66272">
        <w:rPr>
          <w:rFonts w:ascii="Brill" w:eastAsia="Brill" w:hAnsi="Brill" w:cs="Brill"/>
          <w:i/>
          <w:color w:val="000000"/>
        </w:rPr>
        <w:t xml:space="preserve"> </w:t>
      </w:r>
      <w:r w:rsidRPr="00C66272">
        <w:rPr>
          <w:rFonts w:ascii="Brill" w:eastAsia="Brill" w:hAnsi="Brill" w:cs="Brill"/>
          <w:color w:val="000000"/>
        </w:rPr>
        <w:t>(</w:t>
      </w:r>
      <w:r w:rsidRPr="00C66272">
        <w:rPr>
          <w:rFonts w:ascii="Brill" w:eastAsia="Brill" w:hAnsi="Brill" w:cs="Brill"/>
          <w:i/>
          <w:color w:val="000000"/>
        </w:rPr>
        <w:t>An Escape behind the Wires</w:t>
      </w:r>
      <w:r w:rsidRPr="00C66272">
        <w:rPr>
          <w:rFonts w:ascii="Brill" w:eastAsia="Brill" w:hAnsi="Brill" w:cs="Brill"/>
          <w:color w:val="000000"/>
        </w:rPr>
        <w:t xml:space="preserve">) published while </w:t>
      </w:r>
      <w:r w:rsidR="00D23BAA" w:rsidRPr="00C66272">
        <w:rPr>
          <w:rFonts w:ascii="Brill" w:eastAsia="Brill" w:hAnsi="Brill" w:cs="Brill"/>
          <w:color w:val="000000"/>
        </w:rPr>
        <w:t xml:space="preserve">the author was </w:t>
      </w:r>
      <w:r w:rsidRPr="00C66272">
        <w:rPr>
          <w:rFonts w:ascii="Brill" w:eastAsia="Brill" w:hAnsi="Brill" w:cs="Brill"/>
          <w:color w:val="000000"/>
        </w:rPr>
        <w:t xml:space="preserve">in exile. </w:t>
      </w:r>
      <w:proofErr w:type="spellStart"/>
      <w:r w:rsidR="00913A90" w:rsidRPr="00C66272">
        <w:rPr>
          <w:rFonts w:ascii="Brill" w:eastAsia="Brill" w:hAnsi="Brill" w:cs="Brill"/>
          <w:color w:val="000000"/>
        </w:rPr>
        <w:t>Boniecka</w:t>
      </w:r>
      <w:proofErr w:type="spellEnd"/>
      <w:r w:rsidRPr="00C66272">
        <w:rPr>
          <w:rFonts w:ascii="Brill" w:eastAsia="Brill" w:hAnsi="Brill" w:cs="Brill"/>
          <w:color w:val="000000"/>
        </w:rPr>
        <w:t xml:space="preserve">, a Szczecin dweller since 1946, writer, teacher, and lecturer on Polish literature and language as well as editor of the post-1956-social-cultural weekly </w:t>
      </w:r>
      <w:proofErr w:type="spellStart"/>
      <w:r w:rsidRPr="00C66272">
        <w:rPr>
          <w:rFonts w:ascii="Brill" w:eastAsia="Brill" w:hAnsi="Brill" w:cs="Brill"/>
          <w:i/>
          <w:color w:val="000000"/>
        </w:rPr>
        <w:t>Ziemia</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i</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morze</w:t>
      </w:r>
      <w:proofErr w:type="spellEnd"/>
      <w:r w:rsidRPr="00C66272">
        <w:rPr>
          <w:rFonts w:ascii="Brill" w:eastAsia="Brill" w:hAnsi="Brill" w:cs="Brill"/>
          <w:color w:val="000000"/>
        </w:rPr>
        <w:t xml:space="preserve"> (</w:t>
      </w:r>
      <w:r w:rsidRPr="00C66272">
        <w:rPr>
          <w:rFonts w:ascii="Brill" w:eastAsia="Brill" w:hAnsi="Brill" w:cs="Brill"/>
          <w:i/>
          <w:color w:val="000000"/>
        </w:rPr>
        <w:t>Earth and Sea</w:t>
      </w:r>
      <w:r w:rsidRPr="00C66272">
        <w:rPr>
          <w:rFonts w:ascii="Brill" w:eastAsia="Brill" w:hAnsi="Brill" w:cs="Brill"/>
          <w:color w:val="000000"/>
        </w:rPr>
        <w:t xml:space="preserve">), </w:t>
      </w:r>
      <w:r w:rsidR="001C44D7" w:rsidRPr="00C66272">
        <w:rPr>
          <w:rFonts w:ascii="Brill" w:eastAsia="Brill" w:hAnsi="Brill" w:cs="Brill"/>
          <w:color w:val="000000"/>
        </w:rPr>
        <w:t xml:space="preserve">was </w:t>
      </w:r>
      <w:r w:rsidRPr="00C66272">
        <w:rPr>
          <w:rFonts w:ascii="Brill" w:eastAsia="Brill" w:hAnsi="Brill" w:cs="Brill"/>
          <w:color w:val="000000"/>
        </w:rPr>
        <w:t xml:space="preserve">embittered by the negative pressure of the powers-that-be, </w:t>
      </w:r>
      <w:r w:rsidR="0090034D" w:rsidRPr="00C66272">
        <w:rPr>
          <w:rFonts w:ascii="Brill" w:eastAsia="Brill" w:hAnsi="Brill" w:cs="Brill"/>
          <w:color w:val="000000"/>
        </w:rPr>
        <w:t xml:space="preserve">who she </w:t>
      </w:r>
      <w:r w:rsidRPr="00C66272">
        <w:rPr>
          <w:rFonts w:ascii="Brill" w:eastAsia="Brill" w:hAnsi="Brill" w:cs="Brill"/>
          <w:color w:val="000000"/>
        </w:rPr>
        <w:t>depicted in the following way: “Yes, 1964 was a different time, the time of omnipresent unbelief and contempt, the time of resignation and apathy” (</w:t>
      </w:r>
      <w:commentRangeStart w:id="5002"/>
      <w:proofErr w:type="spellStart"/>
      <w:ins w:id="5003" w:author="Autor">
        <w:r w:rsidR="002F7703" w:rsidRPr="00F34A6C">
          <w:rPr>
            <w:rFonts w:ascii="Brill" w:eastAsia="Brill" w:hAnsi="Brill" w:cs="Brill"/>
            <w:color w:val="000000"/>
            <w:highlight w:val="green"/>
            <w:rPrChange w:id="5004" w:author="Autor">
              <w:rPr>
                <w:rFonts w:ascii="Brill" w:eastAsia="Brill" w:hAnsi="Brill" w:cs="Brill"/>
                <w:color w:val="000000"/>
              </w:rPr>
            </w:rPrChange>
          </w:rPr>
          <w:t>Boniecka</w:t>
        </w:r>
        <w:proofErr w:type="spellEnd"/>
        <w:r w:rsidR="002F7703" w:rsidRPr="00F34A6C">
          <w:rPr>
            <w:rFonts w:ascii="Brill" w:eastAsia="Brill" w:hAnsi="Brill" w:cs="Brill"/>
            <w:color w:val="000000"/>
            <w:highlight w:val="green"/>
            <w:rPrChange w:id="5005" w:author="Autor">
              <w:rPr>
                <w:rFonts w:ascii="Brill" w:eastAsia="Brill" w:hAnsi="Brill" w:cs="Brill"/>
                <w:color w:val="000000"/>
              </w:rPr>
            </w:rPrChange>
          </w:rPr>
          <w:t xml:space="preserve">, </w:t>
        </w:r>
      </w:ins>
      <w:r w:rsidRPr="00F34A6C">
        <w:rPr>
          <w:rFonts w:ascii="Brill" w:eastAsia="Brill" w:hAnsi="Brill" w:cs="Brill"/>
          <w:color w:val="000000"/>
          <w:highlight w:val="green"/>
          <w:rPrChange w:id="5006" w:author="Autor">
            <w:rPr>
              <w:rFonts w:ascii="Brill" w:eastAsia="Brill" w:hAnsi="Brill" w:cs="Brill"/>
              <w:color w:val="000000"/>
            </w:rPr>
          </w:rPrChange>
        </w:rPr>
        <w:t>1975</w:t>
      </w:r>
      <w:commentRangeEnd w:id="5002"/>
      <w:r w:rsidR="002F7703" w:rsidRPr="00F34A6C">
        <w:rPr>
          <w:rStyle w:val="Odwoaniedokomentarza"/>
          <w:highlight w:val="green"/>
          <w:lang w:val="en-AU"/>
          <w:rPrChange w:id="5007" w:author="Autor">
            <w:rPr>
              <w:rStyle w:val="Odwoaniedokomentarza"/>
              <w:lang w:val="en-AU"/>
            </w:rPr>
          </w:rPrChange>
        </w:rPr>
        <w:commentReference w:id="5002"/>
      </w:r>
      <w:r w:rsidRPr="00C66272">
        <w:rPr>
          <w:rFonts w:ascii="Brill" w:eastAsia="Brill" w:hAnsi="Brill" w:cs="Brill"/>
          <w:color w:val="000000"/>
        </w:rPr>
        <w:t>).</w:t>
      </w:r>
    </w:p>
    <w:p w14:paraId="35077FE8" w14:textId="6F30BC80"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On one hand, therefore, Szczecin performs as the smiling faces of high</w:t>
      </w:r>
      <w:r w:rsidR="0090034D" w:rsidRPr="00C66272">
        <w:rPr>
          <w:rFonts w:ascii="Brill" w:eastAsia="Brill" w:hAnsi="Brill" w:cs="Brill"/>
          <w:color w:val="000000"/>
        </w:rPr>
        <w:t xml:space="preserve"> </w:t>
      </w:r>
      <w:r w:rsidRPr="00C66272">
        <w:rPr>
          <w:rFonts w:ascii="Brill" w:eastAsia="Brill" w:hAnsi="Brill" w:cs="Brill"/>
          <w:color w:val="000000"/>
        </w:rPr>
        <w:t>school graduates, girls and boys, twisting in ‘</w:t>
      </w:r>
      <w:proofErr w:type="spellStart"/>
      <w:r w:rsidRPr="00C66272">
        <w:rPr>
          <w:rFonts w:ascii="Brill" w:eastAsia="Brill" w:hAnsi="Brill" w:cs="Brill"/>
          <w:color w:val="000000"/>
        </w:rPr>
        <w:t>Kaskada</w:t>
      </w:r>
      <w:proofErr w:type="spellEnd"/>
      <w:r w:rsidRPr="00C66272">
        <w:rPr>
          <w:rFonts w:ascii="Brill" w:eastAsia="Brill" w:hAnsi="Brill" w:cs="Brill"/>
          <w:color w:val="000000"/>
        </w:rPr>
        <w:t xml:space="preserve">', </w:t>
      </w:r>
      <w:r w:rsidR="005C3D1A" w:rsidRPr="00C66272">
        <w:rPr>
          <w:rFonts w:ascii="Brill" w:eastAsia="Brill" w:hAnsi="Brill" w:cs="Brill"/>
          <w:color w:val="000000"/>
        </w:rPr>
        <w:t xml:space="preserve">and </w:t>
      </w:r>
      <w:r w:rsidRPr="00C66272">
        <w:rPr>
          <w:rFonts w:ascii="Brill" w:eastAsia="Brill" w:hAnsi="Brill" w:cs="Brill"/>
          <w:color w:val="000000"/>
        </w:rPr>
        <w:t>on the other hand, the town embodies malaise, hardship, civilisation</w:t>
      </w:r>
      <w:r w:rsidR="005C3D1A" w:rsidRPr="00C66272">
        <w:rPr>
          <w:rFonts w:ascii="Brill" w:eastAsia="Brill" w:hAnsi="Brill" w:cs="Brill"/>
          <w:color w:val="000000"/>
        </w:rPr>
        <w:t>’s</w:t>
      </w:r>
      <w:r w:rsidRPr="00C66272">
        <w:rPr>
          <w:rFonts w:ascii="Brill" w:eastAsia="Brill" w:hAnsi="Brill" w:cs="Brill"/>
          <w:color w:val="000000"/>
        </w:rPr>
        <w:t xml:space="preserve"> shortcomings, and </w:t>
      </w:r>
      <w:r w:rsidR="005C3D1A" w:rsidRPr="00C66272">
        <w:rPr>
          <w:rFonts w:ascii="Brill" w:eastAsia="Brill" w:hAnsi="Brill" w:cs="Brill"/>
          <w:color w:val="000000"/>
        </w:rPr>
        <w:t xml:space="preserve">an </w:t>
      </w:r>
      <w:r w:rsidRPr="00C66272">
        <w:rPr>
          <w:rFonts w:ascii="Brill" w:eastAsia="Brill" w:hAnsi="Brill" w:cs="Brill"/>
          <w:color w:val="000000"/>
        </w:rPr>
        <w:t>afterimage of catastrophe. This is, then, what the ambivalence of the 1960s translated itself into.</w:t>
      </w:r>
    </w:p>
    <w:p w14:paraId="35077FE9" w14:textId="5C399C44"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Yet, writers also had city space </w:t>
      </w:r>
      <w:ins w:id="5008" w:author="Autor">
        <w:r w:rsidR="00CD4BAD">
          <w:rPr>
            <w:rFonts w:ascii="ArialMT" w:eastAsia="ArialMT" w:cs="ArialMT" w:hint="eastAsia"/>
            <w:sz w:val="17"/>
            <w:szCs w:val="17"/>
            <w:lang w:val="en-AU"/>
          </w:rPr>
          <w:t>–</w:t>
        </w:r>
      </w:ins>
      <w:del w:id="5009" w:author="Autor">
        <w:r w:rsidRPr="00C66272" w:rsidDel="00CD4BAD">
          <w:rPr>
            <w:rFonts w:ascii="Brill" w:eastAsia="Brill" w:hAnsi="Brill" w:cs="Brill"/>
            <w:color w:val="000000"/>
          </w:rPr>
          <w:delText>—</w:delText>
        </w:r>
      </w:del>
      <w:r w:rsidRPr="00C66272">
        <w:rPr>
          <w:rFonts w:ascii="Brill" w:eastAsia="Brill" w:hAnsi="Brill" w:cs="Brill"/>
          <w:color w:val="000000"/>
        </w:rPr>
        <w:t xml:space="preserve"> understood not so much as a ‘setting’ but rather as an inspiration and literary thread, narrational geography and communication topography </w:t>
      </w:r>
      <w:ins w:id="5010" w:author="Autor">
        <w:r w:rsidR="00CD4BAD">
          <w:rPr>
            <w:rFonts w:ascii="ArialMT" w:eastAsia="ArialMT" w:cs="ArialMT" w:hint="eastAsia"/>
            <w:sz w:val="17"/>
            <w:szCs w:val="17"/>
            <w:lang w:val="en-AU"/>
          </w:rPr>
          <w:t>–</w:t>
        </w:r>
      </w:ins>
      <w:del w:id="5011" w:author="Autor">
        <w:r w:rsidRPr="00C66272" w:rsidDel="00CD4BAD">
          <w:rPr>
            <w:rFonts w:ascii="Brill" w:eastAsia="Brill" w:hAnsi="Brill" w:cs="Brill"/>
            <w:color w:val="000000"/>
          </w:rPr>
          <w:delText>—</w:delText>
        </w:r>
      </w:del>
      <w:r w:rsidRPr="00C66272">
        <w:rPr>
          <w:rFonts w:ascii="Brill" w:eastAsia="Brill" w:hAnsi="Brill" w:cs="Brill"/>
          <w:color w:val="000000"/>
        </w:rPr>
        <w:t xml:space="preserve"> at their disposal. Space, difficult to overstate, influenced these people’s literary work the most at the time in question. Accordingly, </w:t>
      </w:r>
      <w:r w:rsidR="00B52334" w:rsidRPr="00C66272">
        <w:rPr>
          <w:rFonts w:ascii="Brill" w:eastAsia="Brill" w:hAnsi="Brill" w:cs="Brill"/>
          <w:color w:val="000000"/>
        </w:rPr>
        <w:t>authors</w:t>
      </w:r>
      <w:r w:rsidRPr="00C66272">
        <w:rPr>
          <w:rFonts w:ascii="Brill" w:eastAsia="Brill" w:hAnsi="Brill" w:cs="Brill"/>
          <w:color w:val="000000"/>
        </w:rPr>
        <w:t xml:space="preserve"> wrote about Szczecin streets, squares, buildings</w:t>
      </w:r>
      <w:ins w:id="5012" w:author="Autor">
        <w:r w:rsidR="00CD4BAD">
          <w:rPr>
            <w:rFonts w:ascii="Brill" w:eastAsia="Brill" w:hAnsi="Brill" w:cs="Brill"/>
            <w:color w:val="000000"/>
          </w:rPr>
          <w:t>,</w:t>
        </w:r>
      </w:ins>
      <w:r w:rsidRPr="00C66272">
        <w:rPr>
          <w:rFonts w:ascii="Brill" w:eastAsia="Brill" w:hAnsi="Brill" w:cs="Brill"/>
          <w:color w:val="000000"/>
        </w:rPr>
        <w:t xml:space="preserve"> </w:t>
      </w:r>
      <w:r w:rsidR="009762B3" w:rsidRPr="00C66272">
        <w:rPr>
          <w:rFonts w:ascii="Brill" w:eastAsia="Brill" w:hAnsi="Brill" w:cs="Brill"/>
          <w:color w:val="000000"/>
        </w:rPr>
        <w:t>and</w:t>
      </w:r>
      <w:r w:rsidRPr="00C66272">
        <w:rPr>
          <w:rFonts w:ascii="Brill" w:eastAsia="Brill" w:hAnsi="Brill" w:cs="Brill"/>
          <w:color w:val="000000"/>
        </w:rPr>
        <w:t xml:space="preserve"> characteristic spots such as </w:t>
      </w:r>
      <w:proofErr w:type="spellStart"/>
      <w:r w:rsidRPr="00C66272">
        <w:rPr>
          <w:rFonts w:ascii="Brill" w:eastAsia="Brill" w:hAnsi="Brill" w:cs="Brill"/>
          <w:color w:val="000000"/>
        </w:rPr>
        <w:t>Wały</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Chrobrego</w:t>
      </w:r>
      <w:proofErr w:type="spellEnd"/>
      <w:r w:rsidRPr="00C66272">
        <w:rPr>
          <w:rFonts w:ascii="Brill" w:eastAsia="Brill" w:hAnsi="Brill" w:cs="Brill"/>
          <w:color w:val="000000"/>
        </w:rPr>
        <w:t xml:space="preserve"> (the </w:t>
      </w:r>
      <w:proofErr w:type="spellStart"/>
      <w:r w:rsidRPr="00C66272">
        <w:rPr>
          <w:rFonts w:ascii="Brill" w:eastAsia="Brill" w:hAnsi="Brill" w:cs="Brill"/>
          <w:color w:val="000000"/>
        </w:rPr>
        <w:t>Chrobry</w:t>
      </w:r>
      <w:proofErr w:type="spellEnd"/>
      <w:r w:rsidRPr="00C66272">
        <w:rPr>
          <w:rFonts w:ascii="Brill" w:eastAsia="Brill" w:hAnsi="Brill" w:cs="Brill"/>
          <w:color w:val="000000"/>
        </w:rPr>
        <w:t xml:space="preserve"> Embankment), Park </w:t>
      </w:r>
      <w:proofErr w:type="spellStart"/>
      <w:r w:rsidRPr="00C66272">
        <w:rPr>
          <w:rFonts w:ascii="Brill" w:eastAsia="Brill" w:hAnsi="Brill" w:cs="Brill"/>
          <w:color w:val="000000"/>
        </w:rPr>
        <w:t>Kasprowicza</w:t>
      </w:r>
      <w:proofErr w:type="spellEnd"/>
      <w:r w:rsidRPr="00C66272">
        <w:rPr>
          <w:rFonts w:ascii="Brill" w:eastAsia="Brill" w:hAnsi="Brill" w:cs="Brill"/>
          <w:color w:val="000000"/>
        </w:rPr>
        <w:t xml:space="preserve"> (the Jan Kasprowicz Park) or Jezioro </w:t>
      </w:r>
      <w:proofErr w:type="spellStart"/>
      <w:r w:rsidRPr="00C66272">
        <w:rPr>
          <w:rFonts w:ascii="Brill" w:eastAsia="Brill" w:hAnsi="Brill" w:cs="Brill"/>
          <w:color w:val="000000"/>
        </w:rPr>
        <w:t>Głebokie</w:t>
      </w:r>
      <w:proofErr w:type="spellEnd"/>
      <w:r w:rsidRPr="00C66272">
        <w:rPr>
          <w:rFonts w:ascii="Brill" w:eastAsia="Brill" w:hAnsi="Brill" w:cs="Brill"/>
          <w:color w:val="000000"/>
        </w:rPr>
        <w:t xml:space="preserve"> (Lake </w:t>
      </w:r>
      <w:proofErr w:type="spellStart"/>
      <w:r w:rsidRPr="00C66272">
        <w:rPr>
          <w:rFonts w:ascii="Brill" w:eastAsia="Brill" w:hAnsi="Brill" w:cs="Brill"/>
          <w:color w:val="000000"/>
        </w:rPr>
        <w:t>Głębokie</w:t>
      </w:r>
      <w:proofErr w:type="spellEnd"/>
      <w:r w:rsidRPr="00C66272">
        <w:rPr>
          <w:rFonts w:ascii="Brill" w:eastAsia="Brill" w:hAnsi="Brill" w:cs="Brill"/>
          <w:color w:val="000000"/>
        </w:rPr>
        <w:t xml:space="preserve">). While the Szczecin port was a frequent literary subject, port workers and the way they connected to the port space were important literary threads, too. Even if the reasons for living close to the port </w:t>
      </w:r>
      <w:ins w:id="5013" w:author="Autor">
        <w:r w:rsidR="00832F2C">
          <w:rPr>
            <w:rFonts w:ascii="ArialMT" w:eastAsia="ArialMT" w:cs="ArialMT" w:hint="eastAsia"/>
            <w:sz w:val="17"/>
            <w:szCs w:val="17"/>
            <w:lang w:val="en-AU"/>
          </w:rPr>
          <w:t>–</w:t>
        </w:r>
      </w:ins>
      <w:del w:id="5014" w:author="Autor">
        <w:r w:rsidRPr="00C66272" w:rsidDel="00832F2C">
          <w:rPr>
            <w:rFonts w:ascii="Brill" w:eastAsia="Brill" w:hAnsi="Brill" w:cs="Brill"/>
            <w:color w:val="000000"/>
          </w:rPr>
          <w:delText>—</w:delText>
        </w:r>
      </w:del>
      <w:r w:rsidRPr="00C66272">
        <w:rPr>
          <w:rFonts w:ascii="Brill" w:eastAsia="Brill" w:hAnsi="Brill" w:cs="Brill"/>
          <w:color w:val="000000"/>
        </w:rPr>
        <w:t xml:space="preserve"> such as </w:t>
      </w:r>
      <w:r w:rsidR="009762B3" w:rsidRPr="00C66272">
        <w:rPr>
          <w:rFonts w:ascii="Brill" w:eastAsia="Brill" w:hAnsi="Brill" w:cs="Brill"/>
          <w:color w:val="000000"/>
        </w:rPr>
        <w:t xml:space="preserve">the </w:t>
      </w:r>
      <w:r w:rsidRPr="00C66272">
        <w:rPr>
          <w:rFonts w:ascii="Brill" w:eastAsia="Brill" w:hAnsi="Brill" w:cs="Brill"/>
          <w:color w:val="000000"/>
        </w:rPr>
        <w:t xml:space="preserve">allocation of an apartment or </w:t>
      </w:r>
      <w:r w:rsidR="009762B3" w:rsidRPr="00C66272">
        <w:rPr>
          <w:rFonts w:ascii="Brill" w:eastAsia="Brill" w:hAnsi="Brill" w:cs="Brill"/>
          <w:color w:val="000000"/>
        </w:rPr>
        <w:t xml:space="preserve">a </w:t>
      </w:r>
      <w:r w:rsidRPr="00C66272">
        <w:rPr>
          <w:rFonts w:ascii="Brill" w:eastAsia="Brill" w:hAnsi="Brill" w:cs="Brill"/>
          <w:color w:val="000000"/>
        </w:rPr>
        <w:t xml:space="preserve">mandatory work </w:t>
      </w:r>
      <w:r w:rsidR="009762B3" w:rsidRPr="00C66272">
        <w:rPr>
          <w:rFonts w:ascii="Brill" w:eastAsia="Brill" w:hAnsi="Brill" w:cs="Brill"/>
          <w:color w:val="000000"/>
        </w:rPr>
        <w:t xml:space="preserve">requirement </w:t>
      </w:r>
      <w:ins w:id="5015" w:author="Autor">
        <w:r w:rsidR="00832F2C">
          <w:rPr>
            <w:rFonts w:ascii="ArialMT" w:eastAsia="ArialMT" w:cs="ArialMT" w:hint="eastAsia"/>
            <w:sz w:val="17"/>
            <w:szCs w:val="17"/>
            <w:lang w:val="en-AU"/>
          </w:rPr>
          <w:t>–</w:t>
        </w:r>
      </w:ins>
      <w:del w:id="5016" w:author="Autor">
        <w:r w:rsidRPr="00C66272" w:rsidDel="00832F2C">
          <w:rPr>
            <w:rFonts w:ascii="Brill" w:eastAsia="Brill" w:hAnsi="Brill" w:cs="Brill"/>
            <w:color w:val="000000"/>
          </w:rPr>
          <w:delText>—</w:delText>
        </w:r>
      </w:del>
      <w:r w:rsidRPr="00C66272">
        <w:rPr>
          <w:rFonts w:ascii="Brill" w:eastAsia="Brill" w:hAnsi="Brill" w:cs="Brill"/>
          <w:color w:val="000000"/>
        </w:rPr>
        <w:t xml:space="preserve"> may seem petty from the point of view of our contemporary, globalised</w:t>
      </w:r>
      <w:r w:rsidR="00DC25A6" w:rsidRPr="00C66272">
        <w:rPr>
          <w:rFonts w:ascii="Brill" w:eastAsia="Brill" w:hAnsi="Brill" w:cs="Brill"/>
          <w:color w:val="000000"/>
        </w:rPr>
        <w:t xml:space="preserve">, </w:t>
      </w:r>
      <w:r w:rsidRPr="00C66272">
        <w:rPr>
          <w:rFonts w:ascii="Brill" w:eastAsia="Brill" w:hAnsi="Brill" w:cs="Brill"/>
          <w:color w:val="000000"/>
        </w:rPr>
        <w:t xml:space="preserve">digitalised, post-humanist world, people who chose this particular style of life did it, typically, for good. The (post) war images of human drama among the ruins </w:t>
      </w:r>
      <w:del w:id="5017" w:author="Autor">
        <w:r w:rsidRPr="00C66272" w:rsidDel="00832F2C">
          <w:rPr>
            <w:rFonts w:ascii="Brill" w:eastAsia="Brill" w:hAnsi="Brill" w:cs="Brill"/>
            <w:color w:val="000000"/>
          </w:rPr>
          <w:delText>was</w:delText>
        </w:r>
      </w:del>
      <w:ins w:id="5018" w:author="Autor">
        <w:r w:rsidR="00832F2C" w:rsidRPr="00C66272">
          <w:rPr>
            <w:rFonts w:ascii="Brill" w:eastAsia="Brill" w:hAnsi="Brill" w:cs="Brill"/>
            <w:color w:val="000000"/>
          </w:rPr>
          <w:t>were</w:t>
        </w:r>
      </w:ins>
      <w:r w:rsidRPr="00C66272">
        <w:rPr>
          <w:rFonts w:ascii="Brill" w:eastAsia="Brill" w:hAnsi="Brill" w:cs="Brill"/>
          <w:color w:val="000000"/>
        </w:rPr>
        <w:t xml:space="preserve"> yet another popular literary topic. Writers also played </w:t>
      </w:r>
      <w:r w:rsidRPr="00C66272">
        <w:rPr>
          <w:rFonts w:ascii="Brill" w:eastAsia="Brill" w:hAnsi="Brill" w:cs="Brill"/>
          <w:color w:val="000000"/>
        </w:rPr>
        <w:lastRenderedPageBreak/>
        <w:t>with the image of seamen of Szczecin, ergo, of their sea voyages and ships as home for those who chose to devote their lives to the sea.</w:t>
      </w:r>
    </w:p>
    <w:p w14:paraId="35077FEA"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FEB"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Port town as home (</w:t>
      </w:r>
      <w:r w:rsidRPr="00C66272">
        <w:rPr>
          <w:rFonts w:ascii="Brill" w:eastAsia="Brill" w:hAnsi="Brill" w:cs="Brill"/>
          <w:b/>
          <w:i/>
          <w:color w:val="000000"/>
        </w:rPr>
        <w:t>The Poetics of Space</w:t>
      </w:r>
      <w:r w:rsidRPr="00C66272">
        <w:rPr>
          <w:rFonts w:ascii="Brill" w:eastAsia="Brill" w:hAnsi="Brill" w:cs="Brill"/>
          <w:b/>
          <w:color w:val="000000"/>
        </w:rPr>
        <w:t xml:space="preserve"> by Gaston Bachelard)</w:t>
      </w:r>
    </w:p>
    <w:p w14:paraId="35077FEC" w14:textId="6A92CE9F"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FF2600"/>
        </w:rPr>
      </w:pPr>
      <w:r w:rsidRPr="00C66272">
        <w:rPr>
          <w:rFonts w:ascii="Brill" w:eastAsia="Brill" w:hAnsi="Brill" w:cs="Brill"/>
          <w:color w:val="000000"/>
        </w:rPr>
        <w:t>The 1960s</w:t>
      </w:r>
      <w:r w:rsidR="0081257E" w:rsidRPr="00C66272">
        <w:rPr>
          <w:rFonts w:ascii="Brill" w:eastAsia="Brill" w:hAnsi="Brill" w:cs="Brill"/>
          <w:color w:val="000000"/>
        </w:rPr>
        <w:t>’</w:t>
      </w:r>
      <w:r w:rsidRPr="00C66272">
        <w:rPr>
          <w:rFonts w:ascii="Brill" w:eastAsia="Brill" w:hAnsi="Brill" w:cs="Brill"/>
          <w:color w:val="000000"/>
        </w:rPr>
        <w:t xml:space="preserve"> diversification of cultural theories </w:t>
      </w:r>
      <w:r w:rsidR="008D14E2" w:rsidRPr="00C66272">
        <w:rPr>
          <w:rFonts w:ascii="Brill" w:eastAsia="Brill" w:hAnsi="Brill" w:cs="Brill"/>
          <w:color w:val="000000"/>
        </w:rPr>
        <w:t xml:space="preserve">like </w:t>
      </w:r>
      <w:r w:rsidRPr="00C66272">
        <w:rPr>
          <w:rFonts w:ascii="Brill" w:eastAsia="Brill" w:hAnsi="Brill" w:cs="Brill"/>
          <w:color w:val="000000"/>
        </w:rPr>
        <w:t>structuralism, the second wave of feminism</w:t>
      </w:r>
      <w:ins w:id="5019" w:author="Autor">
        <w:r w:rsidR="00832F2C">
          <w:rPr>
            <w:rFonts w:ascii="Brill" w:eastAsia="Brill" w:hAnsi="Brill" w:cs="Brill"/>
            <w:color w:val="000000"/>
          </w:rPr>
          <w:t>,</w:t>
        </w:r>
      </w:ins>
      <w:r w:rsidRPr="00C66272">
        <w:rPr>
          <w:rFonts w:ascii="Brill" w:eastAsia="Brill" w:hAnsi="Brill" w:cs="Brill"/>
          <w:color w:val="000000"/>
        </w:rPr>
        <w:t xml:space="preserve"> </w:t>
      </w:r>
      <w:ins w:id="5020" w:author="Autor">
        <w:r w:rsidR="00832F2C">
          <w:rPr>
            <w:rFonts w:ascii="Brill" w:eastAsia="Brill" w:hAnsi="Brill" w:cs="Brill"/>
            <w:color w:val="000000"/>
          </w:rPr>
          <w:t>and</w:t>
        </w:r>
      </w:ins>
      <w:del w:id="5021" w:author="Autor">
        <w:r w:rsidRPr="00C66272" w:rsidDel="00832F2C">
          <w:rPr>
            <w:rFonts w:ascii="Brill" w:eastAsia="Brill" w:hAnsi="Brill" w:cs="Brill"/>
            <w:color w:val="000000"/>
          </w:rPr>
          <w:delText>or</w:delText>
        </w:r>
      </w:del>
      <w:r w:rsidRPr="00C66272">
        <w:rPr>
          <w:rFonts w:ascii="Brill" w:eastAsia="Brill" w:hAnsi="Brill" w:cs="Brill"/>
          <w:color w:val="000000"/>
        </w:rPr>
        <w:t xml:space="preserve"> the western branch of critical theory also </w:t>
      </w:r>
      <w:r w:rsidR="00F4026F" w:rsidRPr="00C66272">
        <w:rPr>
          <w:rFonts w:ascii="Brill" w:eastAsia="Brill" w:hAnsi="Brill" w:cs="Brill"/>
          <w:color w:val="000000"/>
        </w:rPr>
        <w:t>contributed to developing a</w:t>
      </w:r>
      <w:r w:rsidRPr="00C66272">
        <w:rPr>
          <w:rFonts w:ascii="Brill" w:eastAsia="Brill" w:hAnsi="Brill" w:cs="Brill"/>
          <w:color w:val="000000"/>
        </w:rPr>
        <w:t xml:space="preserve"> theory of place. One of its most significant accounts comprises the book </w:t>
      </w:r>
      <w:r w:rsidRPr="00C66272">
        <w:rPr>
          <w:rFonts w:ascii="Brill" w:eastAsia="Brill" w:hAnsi="Brill" w:cs="Brill"/>
          <w:i/>
          <w:color w:val="000000"/>
        </w:rPr>
        <w:t>The Poetics of Space</w:t>
      </w:r>
      <w:r w:rsidRPr="00C66272">
        <w:rPr>
          <w:rFonts w:ascii="Brill" w:eastAsia="Brill" w:hAnsi="Brill" w:cs="Brill"/>
          <w:color w:val="000000"/>
        </w:rPr>
        <w:t xml:space="preserve"> by Gaston Bachelard (1884-1962), for the first time published in 1</w:t>
      </w:r>
      <w:r w:rsidRPr="00DC7AD9">
        <w:rPr>
          <w:rFonts w:ascii="Brill" w:eastAsia="Brill" w:hAnsi="Brill" w:cs="Brill"/>
          <w:color w:val="000000"/>
        </w:rPr>
        <w:t>958</w:t>
      </w:r>
      <w:r w:rsidRPr="00C66272">
        <w:rPr>
          <w:rFonts w:ascii="Brill" w:eastAsia="Brill" w:hAnsi="Brill" w:cs="Brill"/>
          <w:color w:val="000000"/>
        </w:rPr>
        <w:t xml:space="preserve"> as </w:t>
      </w:r>
      <w:r w:rsidRPr="00C66272">
        <w:rPr>
          <w:rFonts w:ascii="Brill" w:eastAsia="Brill" w:hAnsi="Brill" w:cs="Brill"/>
          <w:i/>
          <w:color w:val="000000"/>
        </w:rPr>
        <w:t xml:space="preserve">La </w:t>
      </w:r>
      <w:proofErr w:type="spellStart"/>
      <w:r w:rsidRPr="00C66272">
        <w:rPr>
          <w:rFonts w:ascii="Brill" w:eastAsia="Brill" w:hAnsi="Brill" w:cs="Brill"/>
          <w:i/>
          <w:color w:val="000000"/>
        </w:rPr>
        <w:t>Poétique</w:t>
      </w:r>
      <w:proofErr w:type="spellEnd"/>
      <w:r w:rsidRPr="00C66272">
        <w:rPr>
          <w:rFonts w:ascii="Brill" w:eastAsia="Brill" w:hAnsi="Brill" w:cs="Brill"/>
          <w:i/>
          <w:color w:val="000000"/>
        </w:rPr>
        <w:t xml:space="preserve"> de </w:t>
      </w:r>
      <w:proofErr w:type="spellStart"/>
      <w:r w:rsidRPr="00C66272">
        <w:rPr>
          <w:rFonts w:ascii="Brill" w:eastAsia="Brill" w:hAnsi="Brill" w:cs="Brill"/>
          <w:i/>
          <w:color w:val="000000"/>
        </w:rPr>
        <w:t>l'Espace</w:t>
      </w:r>
      <w:proofErr w:type="spellEnd"/>
      <w:r w:rsidRPr="00C66272">
        <w:rPr>
          <w:rFonts w:ascii="Brill" w:eastAsia="Brill" w:hAnsi="Brill" w:cs="Brill"/>
          <w:color w:val="000000"/>
        </w:rPr>
        <w:t>.</w:t>
      </w:r>
    </w:p>
    <w:p w14:paraId="35077FED" w14:textId="4BE3DA2C" w:rsidR="00CB3FC9" w:rsidRPr="00C66272" w:rsidRDefault="00C55FA1" w:rsidP="00BC643C">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i/>
          <w:color w:val="FF2600"/>
        </w:rPr>
        <w:tab/>
      </w:r>
      <w:r w:rsidRPr="00C66272">
        <w:rPr>
          <w:rFonts w:ascii="Brill" w:eastAsia="Brill" w:hAnsi="Brill" w:cs="Brill"/>
          <w:color w:val="000000"/>
        </w:rPr>
        <w:t>Bachelard’s ideas on architecture and living area organi</w:t>
      </w:r>
      <w:ins w:id="5022" w:author="Autor">
        <w:r w:rsidR="00BC643C">
          <w:rPr>
            <w:rFonts w:ascii="Brill" w:eastAsia="Brill" w:hAnsi="Brill" w:cs="Brill"/>
            <w:color w:val="000000"/>
          </w:rPr>
          <w:t>z</w:t>
        </w:r>
      </w:ins>
      <w:del w:id="5023" w:author="Autor">
        <w:r w:rsidRPr="00C66272" w:rsidDel="00BC643C">
          <w:rPr>
            <w:rFonts w:ascii="Brill" w:eastAsia="Brill" w:hAnsi="Brill" w:cs="Brill"/>
            <w:color w:val="000000"/>
          </w:rPr>
          <w:delText>s</w:delText>
        </w:r>
      </w:del>
      <w:r w:rsidRPr="00C66272">
        <w:rPr>
          <w:rFonts w:ascii="Brill" w:eastAsia="Brill" w:hAnsi="Brill" w:cs="Brill"/>
          <w:color w:val="000000"/>
        </w:rPr>
        <w:t>ation</w:t>
      </w:r>
      <w:r w:rsidRPr="00C66272">
        <w:rPr>
          <w:rFonts w:ascii="Brill" w:eastAsia="Brill" w:hAnsi="Brill" w:cs="Brill"/>
          <w:i/>
          <w:color w:val="FF2600"/>
        </w:rPr>
        <w:t xml:space="preserve"> </w:t>
      </w:r>
      <w:r w:rsidRPr="00C66272">
        <w:rPr>
          <w:rFonts w:ascii="Brill" w:eastAsia="Brill" w:hAnsi="Brill" w:cs="Brill"/>
          <w:color w:val="000000"/>
        </w:rPr>
        <w:t>from</w:t>
      </w:r>
      <w:r w:rsidRPr="00C66272">
        <w:rPr>
          <w:rFonts w:ascii="Brill" w:eastAsia="Brill" w:hAnsi="Brill" w:cs="Brill"/>
          <w:i/>
          <w:color w:val="000000"/>
        </w:rPr>
        <w:t xml:space="preserve"> The Poetics of Space</w:t>
      </w:r>
      <w:r w:rsidRPr="00C66272">
        <w:rPr>
          <w:rFonts w:ascii="Brill" w:eastAsia="Brill" w:hAnsi="Brill" w:cs="Brill"/>
          <w:i/>
          <w:color w:val="FF2600"/>
        </w:rPr>
        <w:t xml:space="preserve"> </w:t>
      </w:r>
      <w:r w:rsidRPr="00C66272">
        <w:rPr>
          <w:rFonts w:ascii="Brill" w:eastAsia="Brill" w:hAnsi="Brill" w:cs="Brill"/>
          <w:color w:val="000000"/>
        </w:rPr>
        <w:t xml:space="preserve">affected many a </w:t>
      </w:r>
      <w:r w:rsidR="001363C8" w:rsidRPr="00C66272">
        <w:rPr>
          <w:rFonts w:ascii="Brill" w:eastAsia="Brill" w:hAnsi="Brill" w:cs="Brill"/>
          <w:color w:val="000000"/>
        </w:rPr>
        <w:t xml:space="preserve">scholarly </w:t>
      </w:r>
      <w:r w:rsidRPr="00C66272">
        <w:rPr>
          <w:rFonts w:ascii="Brill" w:eastAsia="Brill" w:hAnsi="Brill" w:cs="Brill"/>
          <w:color w:val="000000"/>
        </w:rPr>
        <w:t xml:space="preserve">discipline, from contemporary continental philosophy and sociology to place studies. Bachelard’s theory of place has remained an inspiration for studies, also literary, concerned with topography, space, </w:t>
      </w:r>
      <w:r w:rsidR="00667E05" w:rsidRPr="00C66272">
        <w:rPr>
          <w:rFonts w:ascii="Brill" w:eastAsia="Brill" w:hAnsi="Brill" w:cs="Brill"/>
          <w:color w:val="000000"/>
        </w:rPr>
        <w:t xml:space="preserve">and </w:t>
      </w:r>
      <w:r w:rsidRPr="00C66272">
        <w:rPr>
          <w:rFonts w:ascii="Brill" w:eastAsia="Brill" w:hAnsi="Brill" w:cs="Brill"/>
          <w:color w:val="000000"/>
        </w:rPr>
        <w:t>human activity at the meeting point of nature and culture. In the 1960s and 1970s</w:t>
      </w:r>
      <w:r w:rsidR="00667E05" w:rsidRPr="00C66272">
        <w:rPr>
          <w:rFonts w:ascii="Brill" w:eastAsia="Brill" w:hAnsi="Brill" w:cs="Brill"/>
          <w:color w:val="000000"/>
        </w:rPr>
        <w:t>,</w:t>
      </w:r>
      <w:r w:rsidRPr="00C66272">
        <w:rPr>
          <w:rFonts w:ascii="Brill" w:eastAsia="Brill" w:hAnsi="Brill" w:cs="Brill"/>
          <w:color w:val="000000"/>
        </w:rPr>
        <w:t xml:space="preserve"> Bachelard’s philosophical works bled into discussion </w:t>
      </w:r>
      <w:r w:rsidR="00667E05" w:rsidRPr="00C66272">
        <w:rPr>
          <w:rFonts w:ascii="Brill" w:eastAsia="Brill" w:hAnsi="Brill" w:cs="Brill"/>
          <w:color w:val="000000"/>
        </w:rPr>
        <w:t xml:space="preserve">of </w:t>
      </w:r>
      <w:r w:rsidRPr="00C66272">
        <w:rPr>
          <w:rFonts w:ascii="Brill" w:eastAsia="Brill" w:hAnsi="Brill" w:cs="Brill"/>
          <w:color w:val="000000"/>
        </w:rPr>
        <w:t>Marxism and structuralism (</w:t>
      </w:r>
      <w:r w:rsidRPr="003054F7">
        <w:rPr>
          <w:rFonts w:ascii="Brill" w:eastAsia="Brill" w:hAnsi="Brill" w:cs="Brill"/>
          <w:color w:val="000000"/>
        </w:rPr>
        <w:t>Simons</w:t>
      </w:r>
      <w:ins w:id="5024" w:author="Autor">
        <w:r w:rsidR="00DC7AD9" w:rsidRPr="003054F7">
          <w:rPr>
            <w:rFonts w:ascii="Brill" w:eastAsia="Brill" w:hAnsi="Brill" w:cs="Brill"/>
            <w:iCs/>
            <w:color w:val="000000"/>
          </w:rPr>
          <w:t xml:space="preserve"> et al.</w:t>
        </w:r>
      </w:ins>
      <w:del w:id="5025" w:author="Autor">
        <w:r w:rsidRPr="003054F7" w:rsidDel="00DC7AD9">
          <w:rPr>
            <w:rFonts w:ascii="Brill" w:eastAsia="Brill" w:hAnsi="Brill" w:cs="Brill"/>
            <w:color w:val="000000"/>
          </w:rPr>
          <w:delText xml:space="preserve"> </w:delText>
        </w:r>
        <w:r w:rsidRPr="003054F7" w:rsidDel="00DC7AD9">
          <w:rPr>
            <w:rFonts w:ascii="Brill" w:eastAsia="Brill" w:hAnsi="Brill" w:cs="Brill"/>
            <w:i/>
            <w:color w:val="000000"/>
          </w:rPr>
          <w:delText>et al</w:delText>
        </w:r>
      </w:del>
      <w:r w:rsidRPr="003054F7">
        <w:rPr>
          <w:rFonts w:ascii="Brill" w:eastAsia="Brill" w:hAnsi="Brill" w:cs="Brill"/>
          <w:color w:val="000000"/>
        </w:rPr>
        <w:t>, 2019</w:t>
      </w:r>
      <w:r w:rsidRPr="00C66272">
        <w:rPr>
          <w:rFonts w:ascii="Brill" w:eastAsia="Brill" w:hAnsi="Brill" w:cs="Brill"/>
          <w:color w:val="000000"/>
        </w:rPr>
        <w:t>).</w:t>
      </w:r>
    </w:p>
    <w:p w14:paraId="35077FEE" w14:textId="2FA166CA" w:rsidR="00CB3FC9" w:rsidRPr="00C66272" w:rsidDel="00DC7AD9" w:rsidRDefault="00C55FA1">
      <w:pPr>
        <w:pBdr>
          <w:top w:val="nil"/>
          <w:left w:val="nil"/>
          <w:bottom w:val="nil"/>
          <w:right w:val="nil"/>
          <w:between w:val="nil"/>
        </w:pBdr>
        <w:spacing w:line="360" w:lineRule="auto"/>
        <w:jc w:val="both"/>
        <w:rPr>
          <w:del w:id="5026" w:author="Autor"/>
          <w:rFonts w:ascii="Brill" w:eastAsia="Brill" w:hAnsi="Brill" w:cs="Brill"/>
          <w:color w:val="000000"/>
        </w:rPr>
      </w:pPr>
      <w:r w:rsidRPr="00C66272">
        <w:rPr>
          <w:rFonts w:ascii="Brill" w:eastAsia="Brill" w:hAnsi="Brill" w:cs="Brill"/>
          <w:color w:val="000000"/>
        </w:rPr>
        <w:tab/>
        <w:t>From the 1970s on</w:t>
      </w:r>
      <w:r w:rsidR="00667E05" w:rsidRPr="00C66272">
        <w:rPr>
          <w:rFonts w:ascii="Brill" w:eastAsia="Brill" w:hAnsi="Brill" w:cs="Brill"/>
          <w:color w:val="000000"/>
        </w:rPr>
        <w:t>,</w:t>
      </w:r>
      <w:r w:rsidRPr="00C66272">
        <w:rPr>
          <w:rFonts w:ascii="Brill" w:eastAsia="Brill" w:hAnsi="Brill" w:cs="Brill"/>
          <w:color w:val="000000"/>
        </w:rPr>
        <w:t xml:space="preserve"> the philosopher’s ideas also fed the so-called spatial turn, </w:t>
      </w:r>
      <w:r w:rsidR="00667E05" w:rsidRPr="00C66272">
        <w:rPr>
          <w:rFonts w:ascii="Brill" w:eastAsia="Brill" w:hAnsi="Brill" w:cs="Brill"/>
          <w:color w:val="000000"/>
        </w:rPr>
        <w:t>that is,</w:t>
      </w:r>
      <w:r w:rsidRPr="00C66272">
        <w:rPr>
          <w:rFonts w:ascii="Brill" w:eastAsia="Brill" w:hAnsi="Brill" w:cs="Brill"/>
          <w:color w:val="000000"/>
        </w:rPr>
        <w:t xml:space="preserve"> the studies on town sociology, social geography, urban planning, and political geography initiated by </w:t>
      </w:r>
      <w:r w:rsidR="002A597D" w:rsidRPr="00C66272">
        <w:rPr>
          <w:rFonts w:ascii="Brill" w:eastAsia="Brill" w:hAnsi="Brill" w:cs="Brill"/>
          <w:color w:val="000000"/>
        </w:rPr>
        <w:t xml:space="preserve">the likes of </w:t>
      </w:r>
      <w:r w:rsidRPr="00C66272">
        <w:rPr>
          <w:rFonts w:ascii="Brill" w:eastAsia="Brill" w:hAnsi="Brill" w:cs="Brill"/>
          <w:color w:val="000000"/>
        </w:rPr>
        <w:t>Henri Lefebvre (1901–1991), Michel Foucault (1926–1984)</w:t>
      </w:r>
      <w:r w:rsidR="002A597D" w:rsidRPr="00C66272">
        <w:rPr>
          <w:rFonts w:ascii="Brill" w:eastAsia="Brill" w:hAnsi="Brill" w:cs="Brill"/>
          <w:color w:val="000000"/>
        </w:rPr>
        <w:t>, and</w:t>
      </w:r>
      <w:r w:rsidRPr="00C66272">
        <w:rPr>
          <w:rFonts w:ascii="Brill" w:eastAsia="Brill" w:hAnsi="Brill" w:cs="Brill"/>
          <w:color w:val="000000"/>
        </w:rPr>
        <w:t xml:space="preserve"> Edward Soja (1940–2015). Not only that; Bachelard’s work also significantly influenced postcolonial studies as in the works by</w:t>
      </w:r>
      <w:r w:rsidR="002A597D" w:rsidRPr="00C66272">
        <w:rPr>
          <w:rFonts w:ascii="Brill" w:eastAsia="Brill" w:hAnsi="Brill" w:cs="Brill"/>
          <w:color w:val="000000"/>
        </w:rPr>
        <w:t xml:space="preserve"> </w:t>
      </w:r>
      <w:r w:rsidRPr="00C66272">
        <w:rPr>
          <w:rFonts w:ascii="Brill" w:eastAsia="Brill" w:hAnsi="Brill" w:cs="Brill"/>
          <w:color w:val="000000"/>
        </w:rPr>
        <w:t>Edward W. Said (1935–2003).</w:t>
      </w:r>
      <w:ins w:id="5027" w:author="Autor">
        <w:r w:rsidR="00DC7AD9">
          <w:rPr>
            <w:rFonts w:ascii="Brill" w:eastAsia="Brill" w:hAnsi="Brill" w:cs="Brill"/>
            <w:color w:val="000000"/>
          </w:rPr>
          <w:t xml:space="preserve"> </w:t>
        </w:r>
      </w:ins>
    </w:p>
    <w:p w14:paraId="35077FEF" w14:textId="4A2C11CA" w:rsidR="00CB3FC9" w:rsidRPr="00C66272" w:rsidRDefault="00C55FA1" w:rsidP="00DC7AD9">
      <w:pPr>
        <w:pBdr>
          <w:top w:val="nil"/>
          <w:left w:val="nil"/>
          <w:bottom w:val="nil"/>
          <w:right w:val="nil"/>
          <w:between w:val="nil"/>
        </w:pBdr>
        <w:spacing w:line="360" w:lineRule="auto"/>
        <w:jc w:val="both"/>
        <w:rPr>
          <w:rFonts w:ascii="Brill" w:eastAsia="Brill" w:hAnsi="Brill" w:cs="Times New Roman"/>
          <w:i/>
          <w:color w:val="000000"/>
        </w:rPr>
      </w:pPr>
      <w:del w:id="5028" w:author="Autor">
        <w:r w:rsidRPr="00C66272" w:rsidDel="00DC7AD9">
          <w:rPr>
            <w:rFonts w:ascii="Brill" w:eastAsia="Brill" w:hAnsi="Brill" w:cs="Brill"/>
            <w:color w:val="000000"/>
          </w:rPr>
          <w:tab/>
        </w:r>
      </w:del>
      <w:r w:rsidR="00C66272" w:rsidRPr="00C66272">
        <w:rPr>
          <w:rFonts w:ascii="Brill" w:eastAsia="Brill" w:hAnsi="Brill" w:cs="Times New Roman"/>
          <w:i/>
          <w:iCs/>
          <w:color w:val="000000"/>
        </w:rPr>
        <w:t>T</w:t>
      </w:r>
      <w:r w:rsidR="00C66272" w:rsidRPr="00C66272">
        <w:rPr>
          <w:rFonts w:ascii="Brill" w:hAnsi="Brill" w:cs="Times New Roman"/>
          <w:i/>
          <w:iCs/>
          <w:color w:val="000000"/>
        </w:rPr>
        <w:t>he Poetics of Space</w:t>
      </w:r>
      <w:r w:rsidR="00C66272" w:rsidRPr="00C66272">
        <w:rPr>
          <w:rFonts w:ascii="Brill" w:hAnsi="Brill" w:cs="Times New Roman"/>
          <w:color w:val="000000"/>
        </w:rPr>
        <w:t xml:space="preserve"> illustrates the nuanced roles played by individual components of architectural construction, highlighting the functional importance of furniture such as closets and drawers, as well as the interplay and symbolic communication between everyday objects</w:t>
      </w:r>
      <w:r w:rsidR="00C66272" w:rsidRPr="00C66272">
        <w:rPr>
          <w:rFonts w:ascii="Brill" w:eastAsia="Brill" w:hAnsi="Brill" w:cs="Times New Roman"/>
          <w:color w:val="000000"/>
        </w:rPr>
        <w:t xml:space="preserve"> </w:t>
      </w:r>
      <w:r w:rsidRPr="00D60ED7">
        <w:rPr>
          <w:rFonts w:ascii="Brill" w:eastAsia="Brill" w:hAnsi="Brill" w:cs="Times New Roman"/>
          <w:color w:val="000000"/>
        </w:rPr>
        <w:t>(Bachelard, 1964</w:t>
      </w:r>
      <w:r w:rsidRPr="00C66272">
        <w:rPr>
          <w:rFonts w:ascii="Brill" w:eastAsia="Brill" w:hAnsi="Brill" w:cs="Times New Roman"/>
          <w:color w:val="000000"/>
        </w:rPr>
        <w:t xml:space="preserve">). </w:t>
      </w:r>
    </w:p>
    <w:p w14:paraId="35077FF0" w14:textId="1426C5A7"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w:t>
      </w:r>
      <w:r w:rsidR="0004356E" w:rsidRPr="00C66272">
        <w:rPr>
          <w:rFonts w:ascii="Brill" w:eastAsia="Brill" w:hAnsi="Brill" w:cs="Brill"/>
          <w:color w:val="000000"/>
        </w:rPr>
        <w:t>relationship between</w:t>
      </w:r>
      <w:r w:rsidR="001A1E0C">
        <w:rPr>
          <w:rFonts w:ascii="Brill" w:eastAsia="Brill" w:hAnsi="Brill" w:cs="Brill"/>
          <w:color w:val="000000"/>
        </w:rPr>
        <w:t xml:space="preserve"> </w:t>
      </w:r>
      <w:r w:rsidRPr="00C66272">
        <w:rPr>
          <w:rFonts w:ascii="Brill" w:eastAsia="Brill" w:hAnsi="Brill" w:cs="Brill"/>
          <w:color w:val="000000"/>
        </w:rPr>
        <w:t>literature and the social organisation of 20</w:t>
      </w:r>
      <w:ins w:id="5029" w:author="Autor">
        <w:r w:rsidR="00D82816">
          <w:rPr>
            <w:rFonts w:ascii="Brill" w:eastAsia="Brill" w:hAnsi="Brill" w:cs="Brill"/>
            <w:color w:val="000000"/>
          </w:rPr>
          <w:t>th</w:t>
        </w:r>
      </w:ins>
      <w:del w:id="5030" w:author="Autor">
        <w:r w:rsidRPr="00F62668" w:rsidDel="00D82816">
          <w:rPr>
            <w:rFonts w:ascii="Brill" w:eastAsia="Brill" w:hAnsi="Brill" w:cs="Brill"/>
            <w:color w:val="000000"/>
            <w:vertAlign w:val="superscript"/>
          </w:rPr>
          <w:delText>th</w:delText>
        </w:r>
      </w:del>
      <w:r w:rsidR="0004356E" w:rsidRPr="00C66272">
        <w:rPr>
          <w:rFonts w:ascii="Brill" w:eastAsia="Brill" w:hAnsi="Brill" w:cs="Brill"/>
          <w:color w:val="000000"/>
        </w:rPr>
        <w:t>-</w:t>
      </w:r>
      <w:r w:rsidRPr="00C66272">
        <w:rPr>
          <w:rFonts w:ascii="Brill" w:eastAsia="Brill" w:hAnsi="Brill" w:cs="Brill"/>
          <w:color w:val="000000"/>
        </w:rPr>
        <w:t>century human life seem</w:t>
      </w:r>
      <w:ins w:id="5031" w:author="Autor">
        <w:r w:rsidR="00DC7AD9">
          <w:rPr>
            <w:rFonts w:ascii="Brill" w:eastAsia="Brill" w:hAnsi="Brill" w:cs="Brill"/>
            <w:color w:val="000000"/>
          </w:rPr>
          <w:t>ed</w:t>
        </w:r>
      </w:ins>
      <w:r w:rsidRPr="00C66272">
        <w:rPr>
          <w:rFonts w:ascii="Brill" w:eastAsia="Brill" w:hAnsi="Brill" w:cs="Brill"/>
          <w:color w:val="000000"/>
        </w:rPr>
        <w:t xml:space="preserve"> to be of equal importance to Bachelard. He was of an opinion that people with homes had found their place in life: “For our house is our corner of the world. As has often been said, it is our first universe, a real cosmos in every sense of the word” (</w:t>
      </w:r>
      <w:commentRangeStart w:id="5032"/>
      <w:ins w:id="5033" w:author="Autor">
        <w:r w:rsidR="00DC7AD9">
          <w:rPr>
            <w:rFonts w:ascii="Brill" w:eastAsia="Brill" w:hAnsi="Brill" w:cs="Brill"/>
            <w:color w:val="000000"/>
          </w:rPr>
          <w:t xml:space="preserve">Bachelard, </w:t>
        </w:r>
      </w:ins>
      <w:r w:rsidRPr="00C66272">
        <w:rPr>
          <w:rFonts w:ascii="Brill" w:eastAsia="Brill" w:hAnsi="Brill" w:cs="Brill"/>
          <w:color w:val="000000"/>
        </w:rPr>
        <w:t>1964</w:t>
      </w:r>
      <w:commentRangeEnd w:id="5032"/>
      <w:r w:rsidR="00DC7AD9">
        <w:rPr>
          <w:rStyle w:val="Odwoaniedokomentarza"/>
          <w:lang w:val="en-AU"/>
        </w:rPr>
        <w:commentReference w:id="5032"/>
      </w:r>
      <w:ins w:id="5034" w:author="Autor">
        <w:r w:rsidR="00D4287C">
          <w:rPr>
            <w:rFonts w:ascii="Brill" w:eastAsia="Brill" w:hAnsi="Brill" w:cs="Brill"/>
            <w:color w:val="000000"/>
          </w:rPr>
          <w:t>, p. 4</w:t>
        </w:r>
      </w:ins>
      <w:r w:rsidRPr="00C66272">
        <w:rPr>
          <w:rFonts w:ascii="Brill" w:eastAsia="Brill" w:hAnsi="Brill" w:cs="Brill"/>
          <w:color w:val="000000"/>
        </w:rPr>
        <w:t xml:space="preserve">). Thusly demarcated, home contains all that concerns </w:t>
      </w:r>
      <w:r w:rsidR="00E72934" w:rsidRPr="00C66272">
        <w:rPr>
          <w:rFonts w:ascii="Brill" w:eastAsia="Brill" w:hAnsi="Brill" w:cs="Brill"/>
          <w:color w:val="000000"/>
        </w:rPr>
        <w:t>humanity</w:t>
      </w:r>
      <w:r w:rsidRPr="00C66272">
        <w:rPr>
          <w:rFonts w:ascii="Brill" w:eastAsia="Brill" w:hAnsi="Brill" w:cs="Brill"/>
          <w:color w:val="000000"/>
        </w:rPr>
        <w:t xml:space="preserve">: human memory and experience, occasions and objects, family members and their everyday affairs. Home is memory, with its own corridors, doors, walls; with </w:t>
      </w:r>
      <w:r w:rsidR="00627C07" w:rsidRPr="00C66272">
        <w:rPr>
          <w:rFonts w:ascii="Brill" w:eastAsia="Brill" w:hAnsi="Brill" w:cs="Brill"/>
          <w:color w:val="000000"/>
        </w:rPr>
        <w:t>its</w:t>
      </w:r>
      <w:r w:rsidRPr="00C66272">
        <w:rPr>
          <w:rFonts w:ascii="Brill" w:eastAsia="Brill" w:hAnsi="Brill" w:cs="Brill"/>
          <w:color w:val="000000"/>
        </w:rPr>
        <w:t xml:space="preserve"> cellar and attic. Literature resembles home </w:t>
      </w:r>
      <w:ins w:id="5035" w:author="Autor">
        <w:r w:rsidR="001F053A">
          <w:rPr>
            <w:rFonts w:ascii="ArialMT" w:eastAsia="ArialMT" w:cs="ArialMT" w:hint="eastAsia"/>
            <w:sz w:val="17"/>
            <w:szCs w:val="17"/>
            <w:lang w:val="en-AU"/>
          </w:rPr>
          <w:t>–</w:t>
        </w:r>
      </w:ins>
      <w:del w:id="5036" w:author="Autor">
        <w:r w:rsidRPr="00C66272" w:rsidDel="001F053A">
          <w:rPr>
            <w:rFonts w:ascii="Brill" w:eastAsia="Brill" w:hAnsi="Brill" w:cs="Brill"/>
            <w:color w:val="000000"/>
          </w:rPr>
          <w:delText>—</w:delText>
        </w:r>
      </w:del>
      <w:r w:rsidRPr="00C66272">
        <w:rPr>
          <w:rFonts w:ascii="Brill" w:eastAsia="Brill" w:hAnsi="Brill" w:cs="Brill"/>
          <w:color w:val="000000"/>
        </w:rPr>
        <w:t xml:space="preserve"> the book ‘opens' to us so as we c</w:t>
      </w:r>
      <w:r w:rsidR="00627C07" w:rsidRPr="00C66272">
        <w:rPr>
          <w:rFonts w:ascii="Brill" w:eastAsia="Brill" w:hAnsi="Brill" w:cs="Brill"/>
          <w:color w:val="000000"/>
        </w:rPr>
        <w:t xml:space="preserve">an </w:t>
      </w:r>
      <w:r w:rsidRPr="00C66272">
        <w:rPr>
          <w:rFonts w:ascii="Brill" w:eastAsia="Brill" w:hAnsi="Brill" w:cs="Brill"/>
          <w:color w:val="000000"/>
        </w:rPr>
        <w:t xml:space="preserve">see its insides; when closed, the book is all mystery to its reader. Bachelard perceived a literary work as a cultural icon transcending </w:t>
      </w:r>
      <w:r w:rsidR="00D12DA6" w:rsidRPr="00C66272">
        <w:rPr>
          <w:rFonts w:ascii="Brill" w:eastAsia="Brill" w:hAnsi="Brill" w:cs="Brill"/>
          <w:color w:val="000000"/>
        </w:rPr>
        <w:t xml:space="preserve">the </w:t>
      </w:r>
      <w:r w:rsidRPr="00C66272">
        <w:rPr>
          <w:rFonts w:ascii="Brill" w:eastAsia="Brill" w:hAnsi="Brill" w:cs="Brill"/>
          <w:color w:val="000000"/>
        </w:rPr>
        <w:t>individual existence of its creator. In view of his theory, each work of art lives its own life trans</w:t>
      </w:r>
      <w:r w:rsidR="00D12DA6" w:rsidRPr="00C66272">
        <w:rPr>
          <w:rFonts w:ascii="Brill" w:eastAsia="Brill" w:hAnsi="Brill" w:cs="Brill"/>
          <w:color w:val="000000"/>
        </w:rPr>
        <w:t>cend</w:t>
      </w:r>
      <w:r w:rsidRPr="00C66272">
        <w:rPr>
          <w:rFonts w:ascii="Brill" w:eastAsia="Brill" w:hAnsi="Brill" w:cs="Brill"/>
          <w:color w:val="000000"/>
        </w:rPr>
        <w:t xml:space="preserve">ing </w:t>
      </w:r>
      <w:r w:rsidRPr="00C66272">
        <w:rPr>
          <w:rFonts w:ascii="Brill" w:eastAsia="Brill" w:hAnsi="Brill" w:cs="Brill"/>
          <w:color w:val="000000"/>
        </w:rPr>
        <w:lastRenderedPageBreak/>
        <w:t>the scope of the writer’s biography and is thus determined to find its own space beyond ‘the home’, close to the margin of poetics’ architecture. The literary work, therefore, affects both its creator and its reader.</w:t>
      </w:r>
    </w:p>
    <w:p w14:paraId="35077FF1" w14:textId="0C62205F"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In light of the above, the following question arises: how </w:t>
      </w:r>
      <w:r w:rsidR="003A24DD" w:rsidRPr="00C66272">
        <w:rPr>
          <w:rFonts w:ascii="Brill" w:eastAsia="Brill" w:hAnsi="Brill" w:cs="Brill"/>
          <w:color w:val="000000"/>
        </w:rPr>
        <w:t xml:space="preserve">can </w:t>
      </w:r>
      <w:r w:rsidRPr="00C66272">
        <w:rPr>
          <w:rFonts w:ascii="Brill" w:eastAsia="Brill" w:hAnsi="Brill" w:cs="Brill"/>
          <w:color w:val="000000"/>
        </w:rPr>
        <w:t>Bachelard’s theories</w:t>
      </w:r>
      <w:r w:rsidR="001A1E0C">
        <w:rPr>
          <w:rFonts w:ascii="Brill" w:eastAsia="Brill" w:hAnsi="Brill" w:cs="Brill"/>
          <w:color w:val="000000"/>
        </w:rPr>
        <w:t xml:space="preserve"> </w:t>
      </w:r>
      <w:r w:rsidRPr="00C66272">
        <w:rPr>
          <w:rFonts w:ascii="Brill" w:eastAsia="Brill" w:hAnsi="Brill" w:cs="Brill"/>
          <w:color w:val="000000"/>
        </w:rPr>
        <w:t xml:space="preserve">refer to the metaphorical ‘home’ of the city and, in the narrower scope, to a city quarter, street, tenement building, apartment </w:t>
      </w:r>
      <w:r w:rsidR="00435A0A" w:rsidRPr="00C66272">
        <w:rPr>
          <w:rFonts w:ascii="Brill" w:eastAsia="Brill" w:hAnsi="Brill" w:cs="Brill"/>
          <w:color w:val="000000"/>
        </w:rPr>
        <w:t>building</w:t>
      </w:r>
      <w:r w:rsidRPr="00C66272">
        <w:rPr>
          <w:rFonts w:ascii="Brill" w:eastAsia="Brill" w:hAnsi="Brill" w:cs="Brill"/>
          <w:color w:val="000000"/>
        </w:rPr>
        <w:t xml:space="preserve">, </w:t>
      </w:r>
      <w:r w:rsidR="00435A0A" w:rsidRPr="00C66272">
        <w:rPr>
          <w:rFonts w:ascii="Brill" w:eastAsia="Brill" w:hAnsi="Brill" w:cs="Brill"/>
          <w:color w:val="000000"/>
        </w:rPr>
        <w:t xml:space="preserve">and </w:t>
      </w:r>
      <w:r w:rsidRPr="00C66272">
        <w:rPr>
          <w:rFonts w:ascii="Brill" w:eastAsia="Brill" w:hAnsi="Brill" w:cs="Brill"/>
          <w:color w:val="000000"/>
        </w:rPr>
        <w:t>apartment (even the ship anchored in</w:t>
      </w:r>
      <w:r w:rsidR="00435A0A" w:rsidRPr="00C66272">
        <w:rPr>
          <w:rFonts w:ascii="Brill" w:eastAsia="Brill" w:hAnsi="Brill" w:cs="Brill"/>
          <w:color w:val="000000"/>
        </w:rPr>
        <w:t xml:space="preserve"> a</w:t>
      </w:r>
      <w:r w:rsidRPr="00C66272">
        <w:rPr>
          <w:rFonts w:ascii="Brill" w:eastAsia="Brill" w:hAnsi="Brill" w:cs="Brill"/>
          <w:color w:val="000000"/>
        </w:rPr>
        <w:t xml:space="preserve"> port); in other words, to all those structurally meaningful elements of the metropolis which remain in contraposition to the city’s growth? The philosopher points out the fact of our being ‘collectively lonesome', as it were, at the moment </w:t>
      </w:r>
      <w:r w:rsidR="00435A0A" w:rsidRPr="00C66272">
        <w:rPr>
          <w:rFonts w:ascii="Brill" w:eastAsia="Brill" w:hAnsi="Brill" w:cs="Brill"/>
          <w:color w:val="000000"/>
        </w:rPr>
        <w:t xml:space="preserve">when </w:t>
      </w:r>
      <w:r w:rsidRPr="00C66272">
        <w:rPr>
          <w:rFonts w:ascii="Brill" w:eastAsia="Brill" w:hAnsi="Brill" w:cs="Brill"/>
          <w:color w:val="000000"/>
        </w:rPr>
        <w:t>we</w:t>
      </w:r>
      <w:r w:rsidR="001A1E0C">
        <w:rPr>
          <w:rFonts w:ascii="Brill" w:eastAsia="Brill" w:hAnsi="Brill" w:cs="Brill"/>
          <w:color w:val="000000"/>
        </w:rPr>
        <w:t xml:space="preserve"> </w:t>
      </w:r>
      <w:r w:rsidRPr="00C66272">
        <w:rPr>
          <w:rFonts w:ascii="Brill" w:eastAsia="Brill" w:hAnsi="Brill" w:cs="Brill"/>
          <w:color w:val="000000"/>
        </w:rPr>
        <w:t>stay in our separate homes/apartments, protected from the external influences of ‘others’. At home we are fence</w:t>
      </w:r>
      <w:r w:rsidR="007B547A" w:rsidRPr="00C66272">
        <w:rPr>
          <w:rFonts w:ascii="Brill" w:eastAsia="Brill" w:hAnsi="Brill" w:cs="Brill"/>
          <w:color w:val="000000"/>
        </w:rPr>
        <w:t>d off</w:t>
      </w:r>
      <w:r w:rsidRPr="00C66272">
        <w:rPr>
          <w:rFonts w:ascii="Brill" w:eastAsia="Brill" w:hAnsi="Brill" w:cs="Brill"/>
          <w:color w:val="000000"/>
        </w:rPr>
        <w:t xml:space="preserve"> from the city and the city’s noise and chaos; home, therefore, is synonymous with order. The street, on the other hand, is tantamount to mobility and mess; to endless hustle and bustle and dirt. Home is strai</w:t>
      </w:r>
      <w:r w:rsidR="007B547A" w:rsidRPr="00C66272">
        <w:rPr>
          <w:rFonts w:ascii="Brill" w:eastAsia="Brill" w:hAnsi="Brill" w:cs="Brill"/>
          <w:color w:val="000000"/>
        </w:rPr>
        <w:t>ght</w:t>
      </w:r>
      <w:r w:rsidRPr="00C66272">
        <w:rPr>
          <w:rFonts w:ascii="Brill" w:eastAsia="Brill" w:hAnsi="Brill" w:cs="Brill"/>
          <w:color w:val="000000"/>
        </w:rPr>
        <w:t xml:space="preserve"> </w:t>
      </w:r>
      <w:ins w:id="5037" w:author="Autor">
        <w:r w:rsidR="001F053A">
          <w:rPr>
            <w:rFonts w:ascii="ArialMT" w:eastAsia="ArialMT" w:cs="ArialMT" w:hint="eastAsia"/>
            <w:sz w:val="17"/>
            <w:szCs w:val="17"/>
            <w:lang w:val="en-AU"/>
          </w:rPr>
          <w:t>–</w:t>
        </w:r>
      </w:ins>
      <w:del w:id="5038" w:author="Autor">
        <w:r w:rsidRPr="00C66272" w:rsidDel="001F053A">
          <w:rPr>
            <w:rFonts w:ascii="Brill" w:eastAsia="Brill" w:hAnsi="Brill" w:cs="Brill"/>
            <w:color w:val="000000"/>
          </w:rPr>
          <w:delText>—</w:delText>
        </w:r>
      </w:del>
      <w:r w:rsidRPr="00C66272">
        <w:rPr>
          <w:rFonts w:ascii="Brill" w:eastAsia="Brill" w:hAnsi="Brill" w:cs="Brill"/>
          <w:color w:val="000000"/>
        </w:rPr>
        <w:t xml:space="preserve"> cleaned out. Yet, the city can be home </w:t>
      </w:r>
      <w:ins w:id="5039" w:author="Autor">
        <w:r w:rsidR="001F053A">
          <w:rPr>
            <w:rFonts w:ascii="ArialMT" w:eastAsia="ArialMT" w:cs="ArialMT" w:hint="eastAsia"/>
            <w:sz w:val="17"/>
            <w:szCs w:val="17"/>
            <w:lang w:val="en-AU"/>
          </w:rPr>
          <w:t>–</w:t>
        </w:r>
      </w:ins>
      <w:del w:id="5040" w:author="Autor">
        <w:r w:rsidRPr="00C66272" w:rsidDel="001F053A">
          <w:rPr>
            <w:rFonts w:ascii="Brill" w:eastAsia="Brill" w:hAnsi="Brill" w:cs="Brill"/>
            <w:color w:val="000000"/>
          </w:rPr>
          <w:delText>—</w:delText>
        </w:r>
      </w:del>
      <w:r w:rsidRPr="00C66272">
        <w:rPr>
          <w:rFonts w:ascii="Brill" w:eastAsia="Brill" w:hAnsi="Brill" w:cs="Brill"/>
          <w:color w:val="000000"/>
        </w:rPr>
        <w:t xml:space="preserve"> whether temporary, as in the case of tourist motels and hostels for shipyard workers</w:t>
      </w:r>
      <w:r w:rsidR="009C24BE" w:rsidRPr="00C66272">
        <w:rPr>
          <w:rFonts w:ascii="Brill" w:eastAsia="Brill" w:hAnsi="Brill" w:cs="Brill"/>
          <w:color w:val="000000"/>
        </w:rPr>
        <w:t>,</w:t>
      </w:r>
      <w:r w:rsidR="001A1E0C">
        <w:rPr>
          <w:rFonts w:ascii="Brill" w:eastAsia="Brill" w:hAnsi="Brill" w:cs="Brill"/>
          <w:color w:val="000000"/>
        </w:rPr>
        <w:t xml:space="preserve"> </w:t>
      </w:r>
      <w:r w:rsidRPr="00C66272">
        <w:rPr>
          <w:rFonts w:ascii="Brill" w:eastAsia="Brill" w:hAnsi="Brill" w:cs="Brill"/>
          <w:color w:val="000000"/>
        </w:rPr>
        <w:t>or permanent</w:t>
      </w:r>
      <w:ins w:id="5041" w:author="Autor">
        <w:r w:rsidR="001F053A">
          <w:rPr>
            <w:rFonts w:ascii="Brill" w:eastAsia="Brill" w:hAnsi="Brill" w:cs="Brill"/>
            <w:color w:val="000000"/>
          </w:rPr>
          <w:t>:</w:t>
        </w:r>
      </w:ins>
      <w:r w:rsidRPr="00C66272">
        <w:rPr>
          <w:rFonts w:ascii="Brill" w:eastAsia="Brill" w:hAnsi="Brill" w:cs="Brill"/>
          <w:color w:val="000000"/>
        </w:rPr>
        <w:t xml:space="preserve"> for example, when it comes to its community, inhabitants, </w:t>
      </w:r>
      <w:r w:rsidR="009C24BE" w:rsidRPr="00C66272">
        <w:rPr>
          <w:rFonts w:ascii="Brill" w:eastAsia="Brill" w:hAnsi="Brill" w:cs="Brill"/>
          <w:color w:val="000000"/>
        </w:rPr>
        <w:t>new</w:t>
      </w:r>
      <w:r w:rsidRPr="00C66272">
        <w:rPr>
          <w:rFonts w:ascii="Brill" w:eastAsia="Brill" w:hAnsi="Brill" w:cs="Brill"/>
          <w:color w:val="000000"/>
        </w:rPr>
        <w:t>comers.</w:t>
      </w:r>
    </w:p>
    <w:p w14:paraId="35077FF2" w14:textId="7DC553DC"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Chapter Nine (“The Dialectics of Outside and Inside”) of Bachelard’s </w:t>
      </w:r>
      <w:r w:rsidRPr="00C66272">
        <w:rPr>
          <w:rFonts w:ascii="Brill" w:eastAsia="Brill" w:hAnsi="Brill" w:cs="Brill"/>
          <w:i/>
          <w:color w:val="000000"/>
        </w:rPr>
        <w:t>The Poetics of Space</w:t>
      </w:r>
      <w:r w:rsidRPr="00C66272">
        <w:rPr>
          <w:rFonts w:ascii="Brill" w:eastAsia="Brill" w:hAnsi="Brill" w:cs="Brill"/>
          <w:color w:val="000000"/>
        </w:rPr>
        <w:t xml:space="preserve"> ponders over the tension between ‘here’ and ‘there’ (the inside and the outside)</w:t>
      </w:r>
      <w:r w:rsidR="00D35E67" w:rsidRPr="00C66272">
        <w:rPr>
          <w:rFonts w:ascii="Brill" w:eastAsia="Brill" w:hAnsi="Brill" w:cs="Brill"/>
          <w:color w:val="000000"/>
        </w:rPr>
        <w:t>,</w:t>
      </w:r>
      <w:r w:rsidRPr="00C66272">
        <w:rPr>
          <w:rFonts w:ascii="Brill" w:eastAsia="Brill" w:hAnsi="Brill" w:cs="Brill"/>
          <w:color w:val="000000"/>
        </w:rPr>
        <w:t xml:space="preserve"> an uneasy relationship</w:t>
      </w:r>
      <w:r w:rsidR="00D35E67" w:rsidRPr="00C66272">
        <w:rPr>
          <w:rFonts w:ascii="Brill" w:eastAsia="Brill" w:hAnsi="Brill" w:cs="Brill"/>
          <w:color w:val="000000"/>
        </w:rPr>
        <w:t>:</w:t>
      </w:r>
      <w:r w:rsidRPr="00C66272">
        <w:rPr>
          <w:rFonts w:ascii="Brill" w:eastAsia="Brill" w:hAnsi="Brill" w:cs="Brill"/>
          <w:color w:val="000000"/>
        </w:rPr>
        <w:t xml:space="preserve"> “In any case, the inside and outside, as experienced by the imagination, can no longer be taken in their simple reciprocity; consequently, by omitting geometrical references when we speak of the first expression of being, by choosing more concrete, more phenomenologically exact inceptions, we shall come to realize that the dialectics of inside and outside multiply with countless diversified nuances” (</w:t>
      </w:r>
      <w:commentRangeStart w:id="5042"/>
      <w:ins w:id="5043" w:author="Autor">
        <w:r w:rsidR="001F053A">
          <w:rPr>
            <w:rFonts w:ascii="Brill" w:eastAsia="Brill" w:hAnsi="Brill" w:cs="Brill"/>
            <w:color w:val="000000"/>
          </w:rPr>
          <w:t xml:space="preserve">Bachelard, </w:t>
        </w:r>
      </w:ins>
      <w:r w:rsidRPr="00C66272">
        <w:rPr>
          <w:rFonts w:ascii="Brill" w:eastAsia="Brill" w:hAnsi="Brill" w:cs="Brill"/>
          <w:color w:val="000000"/>
        </w:rPr>
        <w:t>1964</w:t>
      </w:r>
      <w:commentRangeEnd w:id="5042"/>
      <w:r w:rsidR="001F053A">
        <w:rPr>
          <w:rStyle w:val="Odwoaniedokomentarza"/>
          <w:lang w:val="en-AU"/>
        </w:rPr>
        <w:commentReference w:id="5042"/>
      </w:r>
      <w:ins w:id="5044" w:author="Autor">
        <w:r w:rsidR="00D4287C">
          <w:rPr>
            <w:rFonts w:ascii="Brill" w:eastAsia="Brill" w:hAnsi="Brill" w:cs="Brill"/>
            <w:color w:val="000000"/>
          </w:rPr>
          <w:t>, p. 231</w:t>
        </w:r>
      </w:ins>
      <w:r w:rsidRPr="00C66272">
        <w:rPr>
          <w:rFonts w:ascii="Brill" w:eastAsia="Brill" w:hAnsi="Brill" w:cs="Brill"/>
          <w:color w:val="000000"/>
        </w:rPr>
        <w:t>). It is difficult to</w:t>
      </w:r>
      <w:r w:rsidR="001A1E0C">
        <w:rPr>
          <w:rFonts w:ascii="Brill" w:eastAsia="Brill" w:hAnsi="Brill" w:cs="Brill"/>
          <w:color w:val="000000"/>
        </w:rPr>
        <w:t xml:space="preserve"> </w:t>
      </w:r>
      <w:r w:rsidRPr="00C66272">
        <w:rPr>
          <w:rFonts w:ascii="Brill" w:eastAsia="Brill" w:hAnsi="Brill" w:cs="Brill"/>
          <w:color w:val="000000"/>
        </w:rPr>
        <w:t>ignore Bachelard’s psychoanalytical perspective as imagination is the passkey to his divagations on the inside and outside. If affections, memories, ambitions, plans, joys and sorrows live ‘inside’ the home, then the ‘outside’ takes care of their representations. Literature can be one of such representations, separately and when slanted through other medial forms and means of communication (</w:t>
      </w:r>
      <w:r w:rsidRPr="00D60ED7">
        <w:rPr>
          <w:rFonts w:ascii="Brill" w:eastAsia="Brill" w:hAnsi="Brill" w:cs="Brill"/>
          <w:color w:val="000000"/>
        </w:rPr>
        <w:t>Markowski, 2006</w:t>
      </w:r>
      <w:r w:rsidRPr="00C66272">
        <w:rPr>
          <w:rFonts w:ascii="Brill" w:eastAsia="Brill" w:hAnsi="Brill" w:cs="Brill"/>
          <w:color w:val="000000"/>
        </w:rPr>
        <w:t>).</w:t>
      </w:r>
    </w:p>
    <w:p w14:paraId="35077FF3" w14:textId="56F414A0"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In her essay </w:t>
      </w:r>
      <w:r w:rsidRPr="00C66272">
        <w:rPr>
          <w:rFonts w:ascii="Brill" w:eastAsia="Brill" w:hAnsi="Brill" w:cs="Brill"/>
          <w:i/>
          <w:color w:val="000000"/>
        </w:rPr>
        <w:t xml:space="preserve">The Poetics of City and Nature: Towards a New Aesthetic for Urban Design, </w:t>
      </w:r>
      <w:r w:rsidRPr="00C66272">
        <w:rPr>
          <w:rFonts w:ascii="Brill" w:eastAsia="Brill" w:hAnsi="Brill" w:cs="Brill"/>
          <w:color w:val="000000"/>
        </w:rPr>
        <w:t xml:space="preserve">American landscape architect Anne Whiston </w:t>
      </w:r>
      <w:proofErr w:type="spellStart"/>
      <w:r w:rsidRPr="003054F7">
        <w:rPr>
          <w:rFonts w:ascii="Brill" w:eastAsia="Brill" w:hAnsi="Brill" w:cs="Brill"/>
          <w:color w:val="000000"/>
        </w:rPr>
        <w:t>Spirn</w:t>
      </w:r>
      <w:proofErr w:type="spellEnd"/>
      <w:r w:rsidRPr="00C66272">
        <w:rPr>
          <w:rFonts w:ascii="Brill" w:eastAsia="Brill" w:hAnsi="Brill" w:cs="Brill"/>
          <w:color w:val="000000"/>
        </w:rPr>
        <w:t xml:space="preserve"> wrote that “[t]he city has been likened to a poem, a sculpture, a machine. But the city is more than a text, and more than an artistic or technological </w:t>
      </w:r>
      <w:del w:id="5045" w:author="Autor">
        <w:r w:rsidRPr="00C66272" w:rsidDel="0090697C">
          <w:rPr>
            <w:rFonts w:ascii="Brill" w:eastAsia="Brill" w:hAnsi="Brill" w:cs="Brill"/>
            <w:color w:val="000000"/>
          </w:rPr>
          <w:delText>artifact</w:delText>
        </w:r>
      </w:del>
      <w:ins w:id="5046" w:author="Autor">
        <w:r w:rsidR="0090697C">
          <w:rPr>
            <w:rFonts w:ascii="Brill" w:eastAsia="Brill" w:hAnsi="Brill" w:cs="Brill"/>
            <w:color w:val="000000"/>
          </w:rPr>
          <w:t>artefact</w:t>
        </w:r>
      </w:ins>
      <w:r w:rsidRPr="00C66272">
        <w:rPr>
          <w:rFonts w:ascii="Brill" w:eastAsia="Brill" w:hAnsi="Brill" w:cs="Brill"/>
          <w:color w:val="000000"/>
        </w:rPr>
        <w:t xml:space="preserve">. It is a place where natural forces pulse and millions of people live — thinking, feeling, dreaming, doing. An aesthetic of urban design must therefore be rooted in </w:t>
      </w:r>
      <w:r w:rsidRPr="00C66272">
        <w:rPr>
          <w:rFonts w:ascii="Brill" w:eastAsia="Brill" w:hAnsi="Brill" w:cs="Brill"/>
          <w:color w:val="000000"/>
        </w:rPr>
        <w:lastRenderedPageBreak/>
        <w:t>the normal processes of nature and of living. It should link function, feeling, and meaning and should engage the senses and the mind” (</w:t>
      </w:r>
      <w:commentRangeStart w:id="5047"/>
      <w:r w:rsidRPr="00C66272">
        <w:rPr>
          <w:rFonts w:ascii="Brill" w:eastAsia="Brill" w:hAnsi="Brill" w:cs="Brill"/>
          <w:color w:val="000000"/>
        </w:rPr>
        <w:t>1989</w:t>
      </w:r>
      <w:commentRangeEnd w:id="5047"/>
      <w:r w:rsidR="00912430">
        <w:rPr>
          <w:rStyle w:val="Odwoaniedokomentarza"/>
          <w:lang w:val="en-AU"/>
        </w:rPr>
        <w:commentReference w:id="5047"/>
      </w:r>
      <w:ins w:id="5048" w:author="Autor">
        <w:r w:rsidR="00447AAA">
          <w:rPr>
            <w:rFonts w:ascii="Brill" w:eastAsia="Brill" w:hAnsi="Brill" w:cs="Brill"/>
            <w:color w:val="000000"/>
          </w:rPr>
          <w:t>, p. 108</w:t>
        </w:r>
      </w:ins>
      <w:r w:rsidRPr="00C66272">
        <w:rPr>
          <w:rFonts w:ascii="Brill" w:eastAsia="Brill" w:hAnsi="Brill" w:cs="Brill"/>
          <w:color w:val="000000"/>
        </w:rPr>
        <w:t xml:space="preserve">). By the same token, the city is more than Bachelard’s space for imagination (development); it is also an ‘apartment’ for realness, a house of social reinventions, the common denominator of nature and culture. </w:t>
      </w:r>
    </w:p>
    <w:p w14:paraId="35077FF4" w14:textId="3F813F9A"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With regard to Szczecin, I can confirm that, </w:t>
      </w:r>
      <w:r w:rsidR="00F16ADE" w:rsidRPr="00C66272">
        <w:rPr>
          <w:rFonts w:ascii="Brill" w:eastAsia="Brill" w:hAnsi="Brill" w:cs="Brill"/>
          <w:color w:val="000000"/>
        </w:rPr>
        <w:t>like</w:t>
      </w:r>
      <w:r w:rsidRPr="00C66272">
        <w:rPr>
          <w:rFonts w:ascii="Brill" w:eastAsia="Brill" w:hAnsi="Brill" w:cs="Brill"/>
          <w:color w:val="000000"/>
        </w:rPr>
        <w:t xml:space="preserve"> other cities, it has always been ‘home'. For 1960s Szczecin inhabitants, the city, together with its traffic, the production hinterland of port and shipyards, educational institutions but also culture, entertainment and sports events, was accepted as a place for </w:t>
      </w:r>
      <w:ins w:id="5049" w:author="Autor">
        <w:r w:rsidR="00912430">
          <w:rPr>
            <w:rFonts w:ascii="Brill" w:eastAsia="Brill" w:hAnsi="Brill" w:cs="Brill"/>
            <w:color w:val="000000"/>
          </w:rPr>
          <w:t>‘</w:t>
        </w:r>
      </w:ins>
      <w:del w:id="5050" w:author="Autor">
        <w:r w:rsidRPr="00C66272" w:rsidDel="00912430">
          <w:rPr>
            <w:rFonts w:ascii="Brill" w:eastAsia="Brill" w:hAnsi="Brill" w:cs="Brill"/>
            <w:color w:val="000000"/>
          </w:rPr>
          <w:delText>“</w:delText>
        </w:r>
      </w:del>
      <w:r w:rsidRPr="00C66272">
        <w:rPr>
          <w:rFonts w:ascii="Brill" w:eastAsia="Brill" w:hAnsi="Brill" w:cs="Brill"/>
          <w:color w:val="000000"/>
        </w:rPr>
        <w:t>domesticated</w:t>
      </w:r>
      <w:ins w:id="5051" w:author="Autor">
        <w:r w:rsidR="00912430">
          <w:rPr>
            <w:rFonts w:ascii="Brill" w:eastAsia="Brill" w:hAnsi="Brill" w:cs="Brill"/>
            <w:color w:val="000000"/>
          </w:rPr>
          <w:t>’</w:t>
        </w:r>
      </w:ins>
      <w:del w:id="5052"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adventure. According to Kenneth White, </w:t>
      </w:r>
      <w:r w:rsidR="00E51160" w:rsidRPr="00C66272">
        <w:rPr>
          <w:rFonts w:ascii="Brill" w:eastAsia="Brill" w:hAnsi="Brill" w:cs="Brill"/>
          <w:color w:val="000000"/>
        </w:rPr>
        <w:t>a</w:t>
      </w:r>
      <w:r w:rsidRPr="00C66272">
        <w:rPr>
          <w:rFonts w:ascii="Brill" w:eastAsia="Brill" w:hAnsi="Brill" w:cs="Brill"/>
          <w:color w:val="000000"/>
        </w:rPr>
        <w:t xml:space="preserve"> cultural community </w:t>
      </w:r>
      <w:r w:rsidR="00E51160" w:rsidRPr="00C66272">
        <w:rPr>
          <w:rFonts w:ascii="Brill" w:eastAsia="Brill" w:hAnsi="Brill" w:cs="Brill"/>
          <w:color w:val="000000"/>
        </w:rPr>
        <w:t>begins</w:t>
      </w:r>
      <w:r w:rsidRPr="00C66272">
        <w:rPr>
          <w:rFonts w:ascii="Brill" w:eastAsia="Brill" w:hAnsi="Brill" w:cs="Brill"/>
          <w:color w:val="000000"/>
        </w:rPr>
        <w:t xml:space="preserve"> the moment a group (</w:t>
      </w:r>
      <w:r w:rsidR="00E51160" w:rsidRPr="00C66272">
        <w:rPr>
          <w:rFonts w:ascii="Brill" w:eastAsia="Brill" w:hAnsi="Brill" w:cs="Brill"/>
          <w:color w:val="000000"/>
        </w:rPr>
        <w:t xml:space="preserve">whether </w:t>
      </w:r>
      <w:r w:rsidRPr="00C66272">
        <w:rPr>
          <w:rFonts w:ascii="Brill" w:eastAsia="Brill" w:hAnsi="Brill" w:cs="Brill"/>
          <w:color w:val="000000"/>
        </w:rPr>
        <w:t xml:space="preserve">a tribe or nation) has a uniform point of view on what they consider the most significant matters. At </w:t>
      </w:r>
      <w:r w:rsidR="00E51160" w:rsidRPr="00C66272">
        <w:rPr>
          <w:rFonts w:ascii="Brill" w:eastAsia="Brill" w:hAnsi="Brill" w:cs="Brill"/>
          <w:color w:val="000000"/>
        </w:rPr>
        <w:t>some</w:t>
      </w:r>
      <w:r w:rsidRPr="00C66272">
        <w:rPr>
          <w:rFonts w:ascii="Brill" w:eastAsia="Brill" w:hAnsi="Brill" w:cs="Brill"/>
          <w:color w:val="000000"/>
        </w:rPr>
        <w:t xml:space="preserve"> point the group needs to </w:t>
      </w:r>
      <w:r w:rsidR="00E51160" w:rsidRPr="00C66272">
        <w:rPr>
          <w:rFonts w:ascii="Brill" w:eastAsia="Brill" w:hAnsi="Brill" w:cs="Brill"/>
          <w:color w:val="000000"/>
        </w:rPr>
        <w:t xml:space="preserve">decide </w:t>
      </w:r>
      <w:r w:rsidRPr="00C66272">
        <w:rPr>
          <w:rFonts w:ascii="Brill" w:eastAsia="Brill" w:hAnsi="Brill" w:cs="Brill"/>
          <w:color w:val="000000"/>
        </w:rPr>
        <w:t>about the place being ‘home’. The Scottish philosopher called such a place a “crowded circus” (</w:t>
      </w:r>
      <w:ins w:id="5053" w:author="Autor">
        <w:r w:rsidR="00912430" w:rsidRPr="007B64D8">
          <w:rPr>
            <w:rFonts w:ascii="Brill" w:eastAsia="Brill" w:hAnsi="Brill" w:cs="Brill"/>
            <w:color w:val="000000"/>
          </w:rPr>
          <w:t xml:space="preserve">White, </w:t>
        </w:r>
      </w:ins>
      <w:r w:rsidRPr="007B64D8">
        <w:rPr>
          <w:rFonts w:ascii="Brill" w:eastAsia="Brill" w:hAnsi="Brill" w:cs="Brill"/>
          <w:color w:val="000000"/>
        </w:rPr>
        <w:t>1992</w:t>
      </w:r>
      <w:r w:rsidRPr="00C66272">
        <w:rPr>
          <w:rFonts w:ascii="Brill" w:eastAsia="Brill" w:hAnsi="Brill" w:cs="Brill"/>
          <w:color w:val="000000"/>
        </w:rPr>
        <w:t>).</w:t>
      </w:r>
    </w:p>
    <w:p w14:paraId="35077FF5" w14:textId="6A57088E"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conclusion </w:t>
      </w:r>
      <w:r w:rsidR="00521F27" w:rsidRPr="00C66272">
        <w:rPr>
          <w:rFonts w:ascii="Brill" w:eastAsia="Brill" w:hAnsi="Brill" w:cs="Brill"/>
          <w:color w:val="000000"/>
        </w:rPr>
        <w:t>that</w:t>
      </w:r>
      <w:r w:rsidRPr="00C66272">
        <w:rPr>
          <w:rFonts w:ascii="Brill" w:eastAsia="Brill" w:hAnsi="Brill" w:cs="Brill"/>
          <w:color w:val="000000"/>
        </w:rPr>
        <w:t xml:space="preserve"> Szczecin </w:t>
      </w:r>
      <w:r w:rsidR="00521F27" w:rsidRPr="00C66272">
        <w:rPr>
          <w:rFonts w:ascii="Brill" w:eastAsia="Brill" w:hAnsi="Brill" w:cs="Brill"/>
          <w:color w:val="000000"/>
        </w:rPr>
        <w:t xml:space="preserve">was </w:t>
      </w:r>
      <w:r w:rsidRPr="00C66272">
        <w:rPr>
          <w:rFonts w:ascii="Brill" w:eastAsia="Brill" w:hAnsi="Brill" w:cs="Brill"/>
          <w:color w:val="000000"/>
        </w:rPr>
        <w:t xml:space="preserve">such a ‘crowded circus’ was indeed the most important matter for the mid-20th century generation of town inhabitants. This is visible in the literature by 1960s writers who tackled the subjects of the settlement </w:t>
      </w:r>
      <w:r w:rsidR="002F6126" w:rsidRPr="00C66272">
        <w:rPr>
          <w:rFonts w:ascii="Brill" w:eastAsia="Brill" w:hAnsi="Brill" w:cs="Brill"/>
          <w:color w:val="000000"/>
        </w:rPr>
        <w:t>of</w:t>
      </w:r>
      <w:r w:rsidRPr="00C66272">
        <w:rPr>
          <w:rFonts w:ascii="Brill" w:eastAsia="Brill" w:hAnsi="Brill" w:cs="Brill"/>
          <w:color w:val="000000"/>
        </w:rPr>
        <w:t xml:space="preserve"> post-WWII Szczecin</w:t>
      </w:r>
      <w:r w:rsidR="002F6126" w:rsidRPr="00C66272">
        <w:rPr>
          <w:rFonts w:ascii="Brill" w:eastAsia="Brill" w:hAnsi="Brill" w:cs="Brill"/>
          <w:color w:val="000000"/>
        </w:rPr>
        <w:t>:</w:t>
      </w:r>
      <w:r w:rsidRPr="00C66272">
        <w:rPr>
          <w:rFonts w:ascii="Brill" w:eastAsia="Brill" w:hAnsi="Brill" w:cs="Brill"/>
          <w:color w:val="000000"/>
        </w:rPr>
        <w:t xml:space="preserve"> searching for and finding work, observing the town’s urban development, the clash of nature and culture, the creation of artistic environment, and last but not least, writing to make ends meet. These were, typically difficult, painful, even depressive narrations in the vein of </w:t>
      </w:r>
      <w:r w:rsidR="009220F2" w:rsidRPr="00C66272">
        <w:rPr>
          <w:rFonts w:ascii="Brill" w:eastAsia="Brill" w:hAnsi="Brill" w:cs="Brill"/>
          <w:color w:val="000000"/>
        </w:rPr>
        <w:t xml:space="preserve">the </w:t>
      </w:r>
      <w:r w:rsidRPr="00C66272">
        <w:rPr>
          <w:rFonts w:ascii="Brill" w:eastAsia="Brill" w:hAnsi="Brill" w:cs="Brill"/>
          <w:color w:val="000000"/>
        </w:rPr>
        <w:t xml:space="preserve">1963 novel by Ryszard </w:t>
      </w:r>
      <w:proofErr w:type="spellStart"/>
      <w:r w:rsidRPr="00C66272">
        <w:rPr>
          <w:rFonts w:ascii="Brill" w:eastAsia="Brill" w:hAnsi="Brill" w:cs="Brill"/>
          <w:color w:val="000000"/>
        </w:rPr>
        <w:t>Liskowacki</w:t>
      </w:r>
      <w:proofErr w:type="spellEnd"/>
      <w:r w:rsidRPr="00C66272">
        <w:rPr>
          <w:rFonts w:ascii="Brill" w:eastAsia="Brill" w:hAnsi="Brill" w:cs="Brill"/>
          <w:color w:val="000000"/>
        </w:rPr>
        <w:t xml:space="preserve"> entitled </w:t>
      </w:r>
      <w:proofErr w:type="spellStart"/>
      <w:r w:rsidRPr="00C66272">
        <w:rPr>
          <w:rFonts w:ascii="Brill" w:eastAsia="Brill" w:hAnsi="Brill" w:cs="Brill"/>
          <w:i/>
          <w:color w:val="000000"/>
        </w:rPr>
        <w:t>Dzień</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siódmy</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i</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znowu</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pierwszy</w:t>
      </w:r>
      <w:proofErr w:type="spellEnd"/>
      <w:r w:rsidRPr="00C66272">
        <w:rPr>
          <w:rFonts w:ascii="Brill" w:eastAsia="Brill" w:hAnsi="Brill" w:cs="Brill"/>
          <w:i/>
          <w:color w:val="000000"/>
        </w:rPr>
        <w:t xml:space="preserve"> (The Seventh and the First Day Again)</w:t>
      </w:r>
      <w:r w:rsidRPr="00C66272">
        <w:rPr>
          <w:rFonts w:ascii="Brill" w:eastAsia="Brill" w:hAnsi="Brill" w:cs="Brill"/>
          <w:color w:val="000000"/>
        </w:rPr>
        <w:t xml:space="preserve">. In the book, the protagonist, a former Home Army soldier comes to Szczecin after WWII. As he is looking at the town being all ruin and broken lives, he nevertheless thinks he is coming ‘home’ </w:t>
      </w:r>
      <w:ins w:id="5054" w:author="Autor">
        <w:r w:rsidR="00912430">
          <w:rPr>
            <w:rFonts w:ascii="ArialMT" w:eastAsia="ArialMT" w:cs="ArialMT" w:hint="eastAsia"/>
            <w:sz w:val="17"/>
            <w:szCs w:val="17"/>
            <w:lang w:val="en-AU"/>
          </w:rPr>
          <w:t>–</w:t>
        </w:r>
      </w:ins>
      <w:del w:id="5055"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w:t>
      </w:r>
      <w:r w:rsidR="00357A27" w:rsidRPr="00C66272">
        <w:rPr>
          <w:rFonts w:ascii="Brill" w:eastAsia="Brill" w:hAnsi="Brill" w:cs="Brill"/>
          <w:color w:val="000000"/>
        </w:rPr>
        <w:t xml:space="preserve">to a place </w:t>
      </w:r>
      <w:r w:rsidRPr="00C66272">
        <w:rPr>
          <w:rFonts w:ascii="Brill" w:eastAsia="Brill" w:hAnsi="Brill" w:cs="Brill"/>
          <w:color w:val="000000"/>
        </w:rPr>
        <w:t>unfriendly, difficult, and toilsome to rebuild</w:t>
      </w:r>
      <w:ins w:id="5056" w:author="Autor">
        <w:r w:rsidR="00912430">
          <w:rPr>
            <w:rFonts w:ascii="Brill" w:eastAsia="Brill" w:hAnsi="Brill" w:cs="Brill"/>
            <w:color w:val="000000"/>
          </w:rPr>
          <w:t>,</w:t>
        </w:r>
      </w:ins>
      <w:r w:rsidR="00357A27" w:rsidRPr="00C66272">
        <w:rPr>
          <w:rFonts w:ascii="Brill" w:eastAsia="Brill" w:hAnsi="Brill" w:cs="Brill"/>
          <w:color w:val="000000"/>
        </w:rPr>
        <w:t xml:space="preserve"> </w:t>
      </w:r>
      <w:r w:rsidRPr="00C66272">
        <w:rPr>
          <w:rFonts w:ascii="Brill" w:eastAsia="Brill" w:hAnsi="Brill" w:cs="Brill"/>
          <w:color w:val="000000"/>
        </w:rPr>
        <w:t>but home nevertheless.</w:t>
      </w:r>
    </w:p>
    <w:p w14:paraId="35077FF6" w14:textId="22185694"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theme of Szczecin as a topographical community became a literary topic, too. For various reasons, men and women writers took to the subject of home-as-space where one needs to find their place, rearrange the old order, revise the functionality of the rooms, and rebuild and refurnish them. It is difficult to count how many poems entitled “Szczecin” had been written </w:t>
      </w:r>
      <w:r w:rsidR="0075346C" w:rsidRPr="00C66272">
        <w:rPr>
          <w:rFonts w:ascii="Brill" w:eastAsia="Brill" w:hAnsi="Brill" w:cs="Brill"/>
          <w:color w:val="000000"/>
        </w:rPr>
        <w:t xml:space="preserve">prior to </w:t>
      </w:r>
      <w:r w:rsidRPr="00C66272">
        <w:rPr>
          <w:rFonts w:ascii="Brill" w:eastAsia="Brill" w:hAnsi="Brill" w:cs="Brill"/>
          <w:color w:val="000000"/>
        </w:rPr>
        <w:t xml:space="preserve">1970; suffice to say that there are several renowned poets </w:t>
      </w:r>
      <w:r w:rsidR="0075346C" w:rsidRPr="00C66272">
        <w:rPr>
          <w:rFonts w:ascii="Brill" w:eastAsia="Brill" w:hAnsi="Brill" w:cs="Brill"/>
          <w:color w:val="000000"/>
        </w:rPr>
        <w:t xml:space="preserve">including </w:t>
      </w:r>
      <w:r w:rsidRPr="00C66272">
        <w:rPr>
          <w:rFonts w:ascii="Brill" w:eastAsia="Brill" w:hAnsi="Brill" w:cs="Brill"/>
          <w:color w:val="000000"/>
        </w:rPr>
        <w:t xml:space="preserve">Konstanty Ildefons </w:t>
      </w:r>
      <w:proofErr w:type="spellStart"/>
      <w:r w:rsidRPr="00C66272">
        <w:rPr>
          <w:rFonts w:ascii="Brill" w:eastAsia="Brill" w:hAnsi="Brill" w:cs="Brill"/>
          <w:color w:val="000000"/>
        </w:rPr>
        <w:t>Gałczyński</w:t>
      </w:r>
      <w:proofErr w:type="spellEnd"/>
      <w:r w:rsidRPr="00C66272">
        <w:rPr>
          <w:rFonts w:ascii="Brill" w:eastAsia="Brill" w:hAnsi="Brill" w:cs="Brill"/>
          <w:color w:val="000000"/>
        </w:rPr>
        <w:t xml:space="preserve"> (1905–1953), Jan Bolesław </w:t>
      </w:r>
      <w:proofErr w:type="spellStart"/>
      <w:r w:rsidRPr="00C66272">
        <w:rPr>
          <w:rFonts w:ascii="Brill" w:eastAsia="Brill" w:hAnsi="Brill" w:cs="Brill"/>
          <w:color w:val="000000"/>
        </w:rPr>
        <w:t>Ożóg</w:t>
      </w:r>
      <w:proofErr w:type="spellEnd"/>
      <w:r w:rsidRPr="00C66272">
        <w:rPr>
          <w:rFonts w:ascii="Brill" w:eastAsia="Brill" w:hAnsi="Brill" w:cs="Brill"/>
          <w:color w:val="000000"/>
        </w:rPr>
        <w:t xml:space="preserve"> (1913–1991), Leszek </w:t>
      </w:r>
      <w:proofErr w:type="spellStart"/>
      <w:r w:rsidRPr="00C66272">
        <w:rPr>
          <w:rFonts w:ascii="Brill" w:eastAsia="Brill" w:hAnsi="Brill" w:cs="Brill"/>
          <w:color w:val="000000"/>
        </w:rPr>
        <w:t>Goliński</w:t>
      </w:r>
      <w:proofErr w:type="spellEnd"/>
      <w:r w:rsidRPr="00C66272">
        <w:rPr>
          <w:rFonts w:ascii="Brill" w:eastAsia="Brill" w:hAnsi="Brill" w:cs="Brill"/>
          <w:color w:val="000000"/>
        </w:rPr>
        <w:t xml:space="preserve"> (1920–1967), Franciszek </w:t>
      </w:r>
      <w:proofErr w:type="spellStart"/>
      <w:r w:rsidRPr="00C66272">
        <w:rPr>
          <w:rFonts w:ascii="Brill" w:eastAsia="Brill" w:hAnsi="Brill" w:cs="Brill"/>
          <w:color w:val="000000"/>
        </w:rPr>
        <w:t>Fenikowski</w:t>
      </w:r>
      <w:proofErr w:type="spellEnd"/>
      <w:r w:rsidRPr="00C66272">
        <w:rPr>
          <w:rFonts w:ascii="Brill" w:eastAsia="Brill" w:hAnsi="Brill" w:cs="Brill"/>
          <w:color w:val="000000"/>
        </w:rPr>
        <w:t xml:space="preserve"> (1922–1982) </w:t>
      </w:r>
      <w:r w:rsidR="0075346C" w:rsidRPr="00C66272">
        <w:rPr>
          <w:rFonts w:ascii="Brill" w:eastAsia="Brill" w:hAnsi="Brill" w:cs="Brill"/>
          <w:color w:val="000000"/>
        </w:rPr>
        <w:t>and</w:t>
      </w:r>
      <w:r w:rsidRPr="00C66272">
        <w:rPr>
          <w:rFonts w:ascii="Brill" w:eastAsia="Brill" w:hAnsi="Brill" w:cs="Brill"/>
          <w:color w:val="000000"/>
        </w:rPr>
        <w:t xml:space="preserve"> Andrzej </w:t>
      </w:r>
      <w:proofErr w:type="spellStart"/>
      <w:r w:rsidRPr="00C66272">
        <w:rPr>
          <w:rFonts w:ascii="Brill" w:eastAsia="Brill" w:hAnsi="Brill" w:cs="Brill"/>
          <w:color w:val="000000"/>
        </w:rPr>
        <w:t>Dzierżanowski</w:t>
      </w:r>
      <w:proofErr w:type="spellEnd"/>
      <w:r w:rsidRPr="00C66272">
        <w:rPr>
          <w:rFonts w:ascii="Brill" w:eastAsia="Brill" w:hAnsi="Brill" w:cs="Brill"/>
          <w:color w:val="000000"/>
        </w:rPr>
        <w:t xml:space="preserve"> (b. 1930) — and many more — who thusly labelled their poetic works (</w:t>
      </w:r>
      <w:r w:rsidRPr="00D60ED7">
        <w:rPr>
          <w:rFonts w:ascii="Brill" w:eastAsia="Brill" w:hAnsi="Brill" w:cs="Brill"/>
          <w:color w:val="000000"/>
        </w:rPr>
        <w:t>Kuźma, 1970</w:t>
      </w:r>
      <w:r w:rsidRPr="00C66272">
        <w:rPr>
          <w:rFonts w:ascii="Brill" w:eastAsia="Brill" w:hAnsi="Brill" w:cs="Brill"/>
          <w:color w:val="000000"/>
        </w:rPr>
        <w:t>). The city of Szczecin and its internal organi</w:t>
      </w:r>
      <w:ins w:id="5057" w:author="Autor">
        <w:r w:rsidR="00BC643C">
          <w:rPr>
            <w:rFonts w:ascii="Brill" w:eastAsia="Brill" w:hAnsi="Brill" w:cs="Brill"/>
            <w:color w:val="000000"/>
          </w:rPr>
          <w:t>z</w:t>
        </w:r>
      </w:ins>
      <w:del w:id="5058" w:author="Autor">
        <w:r w:rsidRPr="00C66272" w:rsidDel="00BC643C">
          <w:rPr>
            <w:rFonts w:ascii="Brill" w:eastAsia="Brill" w:hAnsi="Brill" w:cs="Brill"/>
            <w:color w:val="000000"/>
          </w:rPr>
          <w:delText>s</w:delText>
        </w:r>
      </w:del>
      <w:r w:rsidRPr="00C66272">
        <w:rPr>
          <w:rFonts w:ascii="Brill" w:eastAsia="Brill" w:hAnsi="Brill" w:cs="Brill"/>
          <w:color w:val="000000"/>
        </w:rPr>
        <w:t xml:space="preserve">ation have become the topic of works of the following poets well-known </w:t>
      </w:r>
      <w:r w:rsidRPr="00C66272">
        <w:rPr>
          <w:rFonts w:ascii="Brill" w:eastAsia="Brill" w:hAnsi="Brill" w:cs="Brill"/>
          <w:color w:val="000000"/>
        </w:rPr>
        <w:lastRenderedPageBreak/>
        <w:t xml:space="preserve">both locally and on a national scale: Eliasz </w:t>
      </w:r>
      <w:proofErr w:type="spellStart"/>
      <w:r w:rsidRPr="00C66272">
        <w:rPr>
          <w:rFonts w:ascii="Brill" w:eastAsia="Brill" w:hAnsi="Brill" w:cs="Brill"/>
          <w:color w:val="000000"/>
        </w:rPr>
        <w:t>Rajzman</w:t>
      </w:r>
      <w:proofErr w:type="spellEnd"/>
      <w:r w:rsidRPr="00C66272">
        <w:rPr>
          <w:rFonts w:ascii="Brill" w:eastAsia="Brill" w:hAnsi="Brill" w:cs="Brill"/>
          <w:color w:val="000000"/>
        </w:rPr>
        <w:t xml:space="preserve"> (1904–1975), Witold </w:t>
      </w:r>
      <w:proofErr w:type="spellStart"/>
      <w:r w:rsidRPr="00C66272">
        <w:rPr>
          <w:rFonts w:ascii="Brill" w:eastAsia="Brill" w:hAnsi="Brill" w:cs="Brill"/>
          <w:color w:val="000000"/>
        </w:rPr>
        <w:t>Wirpsza</w:t>
      </w:r>
      <w:proofErr w:type="spellEnd"/>
      <w:r w:rsidRPr="00C66272">
        <w:rPr>
          <w:rFonts w:ascii="Brill" w:eastAsia="Brill" w:hAnsi="Brill" w:cs="Brill"/>
          <w:color w:val="000000"/>
        </w:rPr>
        <w:t xml:space="preserve"> (1918–1985), Tymoteusz Karpowicz (1921–2005), Joanna </w:t>
      </w:r>
      <w:proofErr w:type="spellStart"/>
      <w:r w:rsidRPr="00C66272">
        <w:rPr>
          <w:rFonts w:ascii="Brill" w:eastAsia="Brill" w:hAnsi="Brill" w:cs="Brill"/>
          <w:color w:val="000000"/>
        </w:rPr>
        <w:t>Kulmowa</w:t>
      </w:r>
      <w:proofErr w:type="spellEnd"/>
      <w:r w:rsidRPr="00C66272">
        <w:rPr>
          <w:rFonts w:ascii="Brill" w:eastAsia="Brill" w:hAnsi="Brill" w:cs="Brill"/>
          <w:color w:val="000000"/>
        </w:rPr>
        <w:t xml:space="preserve"> (1928–2018), Helena Raszka (1930–2016) and numerous other </w:t>
      </w:r>
      <w:r w:rsidRPr="00C66272">
        <w:rPr>
          <w:rFonts w:ascii="Brill" w:eastAsia="Brill" w:hAnsi="Brill" w:cs="Brill"/>
          <w:i/>
          <w:color w:val="000000"/>
        </w:rPr>
        <w:t xml:space="preserve">literati </w:t>
      </w:r>
      <w:r w:rsidRPr="00C66272">
        <w:rPr>
          <w:rFonts w:ascii="Brill" w:eastAsia="Brill" w:hAnsi="Brill" w:cs="Brill"/>
          <w:color w:val="000000"/>
        </w:rPr>
        <w:t>active in the post-WWII Polish reality.</w:t>
      </w:r>
    </w:p>
    <w:p w14:paraId="35077FF7" w14:textId="5447BAE9"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Depicted in literature, Szczecin </w:t>
      </w:r>
      <w:r w:rsidR="00F24E40" w:rsidRPr="00C66272">
        <w:rPr>
          <w:rFonts w:ascii="Brill" w:eastAsia="Brill" w:hAnsi="Brill" w:cs="Brill"/>
          <w:color w:val="000000"/>
        </w:rPr>
        <w:t>appears</w:t>
      </w:r>
      <w:r w:rsidRPr="00C66272">
        <w:rPr>
          <w:rFonts w:ascii="Brill" w:eastAsia="Brill" w:hAnsi="Brill" w:cs="Brill"/>
          <w:color w:val="000000"/>
        </w:rPr>
        <w:t xml:space="preserve"> as a ‘spacious’ place, well-arranged both architecturally and in terms of urban planning. Poets </w:t>
      </w:r>
      <w:r w:rsidR="000F45AB" w:rsidRPr="00C66272">
        <w:rPr>
          <w:rFonts w:ascii="Brill" w:eastAsia="Brill" w:hAnsi="Brill" w:cs="Brill"/>
          <w:color w:val="000000"/>
        </w:rPr>
        <w:t xml:space="preserve">have </w:t>
      </w:r>
      <w:r w:rsidRPr="00C66272">
        <w:rPr>
          <w:rFonts w:ascii="Brill" w:eastAsia="Brill" w:hAnsi="Brill" w:cs="Brill"/>
          <w:color w:val="000000"/>
        </w:rPr>
        <w:t xml:space="preserve">admired Szczecin’s street structure, the city’s greenness, people’s mobility, </w:t>
      </w:r>
      <w:r w:rsidR="000F45AB" w:rsidRPr="00C66272">
        <w:rPr>
          <w:rFonts w:ascii="Brill" w:eastAsia="Brill" w:hAnsi="Brill" w:cs="Brill"/>
          <w:color w:val="000000"/>
        </w:rPr>
        <w:t>the co-dependency</w:t>
      </w:r>
      <w:r w:rsidRPr="00C66272">
        <w:rPr>
          <w:rFonts w:ascii="Brill" w:eastAsia="Brill" w:hAnsi="Brill" w:cs="Brill"/>
          <w:color w:val="000000"/>
        </w:rPr>
        <w:t xml:space="preserve"> of nature and culture, and the closeness to the sea, river, and port. Along</w:t>
      </w:r>
      <w:r w:rsidR="001A1E0C">
        <w:rPr>
          <w:rFonts w:ascii="Brill" w:eastAsia="Brill" w:hAnsi="Brill" w:cs="Brill"/>
          <w:color w:val="000000"/>
        </w:rPr>
        <w:t xml:space="preserve"> </w:t>
      </w:r>
      <w:r w:rsidRPr="00C66272">
        <w:rPr>
          <w:rFonts w:ascii="Brill" w:eastAsia="Brill" w:hAnsi="Brill" w:cs="Brill"/>
          <w:color w:val="000000"/>
        </w:rPr>
        <w:t>the River Oder’s embankments, the latter poets saw</w:t>
      </w:r>
      <w:r w:rsidR="001A1E0C">
        <w:rPr>
          <w:rFonts w:ascii="Brill" w:eastAsia="Brill" w:hAnsi="Brill" w:cs="Brill"/>
          <w:color w:val="000000"/>
        </w:rPr>
        <w:t xml:space="preserve"> </w:t>
      </w:r>
      <w:r w:rsidRPr="00C66272">
        <w:rPr>
          <w:rFonts w:ascii="Brill" w:eastAsia="Brill" w:hAnsi="Brill" w:cs="Brill"/>
          <w:color w:val="000000"/>
        </w:rPr>
        <w:t>noisy, bustling spots.</w:t>
      </w:r>
    </w:p>
    <w:p w14:paraId="35077FF8" w14:textId="335C344B"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Still, it is the 1960s city space that became a connection point for Szczecin dwellers who</w:t>
      </w:r>
      <w:r w:rsidR="002E7B71" w:rsidRPr="00C66272">
        <w:rPr>
          <w:rFonts w:ascii="Brill" w:eastAsia="Brill" w:hAnsi="Brill" w:cs="Brill"/>
          <w:color w:val="000000"/>
        </w:rPr>
        <w:t xml:space="preserve"> </w:t>
      </w:r>
      <w:r w:rsidRPr="00C66272">
        <w:rPr>
          <w:rFonts w:ascii="Brill" w:eastAsia="Brill" w:hAnsi="Brill" w:cs="Brill"/>
          <w:color w:val="000000"/>
        </w:rPr>
        <w:t xml:space="preserve">comprised a non-homogenous group of settlers of </w:t>
      </w:r>
      <w:r w:rsidR="002E7B71" w:rsidRPr="00C66272">
        <w:rPr>
          <w:rFonts w:ascii="Brill" w:eastAsia="Brill" w:hAnsi="Brill" w:cs="Brill"/>
          <w:color w:val="000000"/>
        </w:rPr>
        <w:t>what had been a</w:t>
      </w:r>
      <w:r w:rsidR="001A1E0C">
        <w:rPr>
          <w:rFonts w:ascii="Brill" w:eastAsia="Brill" w:hAnsi="Brill" w:cs="Brill"/>
          <w:color w:val="000000"/>
        </w:rPr>
        <w:t xml:space="preserve"> </w:t>
      </w:r>
      <w:r w:rsidRPr="00C66272">
        <w:rPr>
          <w:rFonts w:ascii="Brill" w:eastAsia="Brill" w:hAnsi="Brill" w:cs="Brill"/>
          <w:color w:val="000000"/>
        </w:rPr>
        <w:t xml:space="preserve">German town. It is this diversity which became a foundation of the new identity for these Polish </w:t>
      </w:r>
      <w:r w:rsidR="009A27A7" w:rsidRPr="00C66272">
        <w:rPr>
          <w:rFonts w:ascii="Brill" w:eastAsia="Brill" w:hAnsi="Brill" w:cs="Brill"/>
          <w:color w:val="000000"/>
        </w:rPr>
        <w:t>new</w:t>
      </w:r>
      <w:r w:rsidRPr="00C66272">
        <w:rPr>
          <w:rFonts w:ascii="Brill" w:eastAsia="Brill" w:hAnsi="Brill" w:cs="Brill"/>
          <w:color w:val="000000"/>
        </w:rPr>
        <w:t>comers to Szczecin. On one hand, their identity seemed like an almost palpable, living thing; one that we can only intuit</w:t>
      </w:r>
      <w:r w:rsidR="001A1E0C">
        <w:rPr>
          <w:rFonts w:ascii="Brill" w:eastAsia="Brill" w:hAnsi="Brill" w:cs="Brill"/>
          <w:color w:val="000000"/>
        </w:rPr>
        <w:t xml:space="preserve"> </w:t>
      </w:r>
      <w:r w:rsidRPr="00C66272">
        <w:rPr>
          <w:rFonts w:ascii="Brill" w:eastAsia="Brill" w:hAnsi="Brill" w:cs="Brill"/>
          <w:color w:val="000000"/>
        </w:rPr>
        <w:t xml:space="preserve">from </w:t>
      </w:r>
      <w:r w:rsidR="009A27A7" w:rsidRPr="00C66272">
        <w:rPr>
          <w:rFonts w:ascii="Brill" w:eastAsia="Brill" w:hAnsi="Brill" w:cs="Brill"/>
          <w:color w:val="000000"/>
        </w:rPr>
        <w:t>a</w:t>
      </w:r>
      <w:r w:rsidRPr="00C66272">
        <w:rPr>
          <w:rFonts w:ascii="Brill" w:eastAsia="Brill" w:hAnsi="Brill" w:cs="Brill"/>
          <w:color w:val="000000"/>
        </w:rPr>
        <w:t xml:space="preserve"> contemporary perspective as we no longer </w:t>
      </w:r>
      <w:r w:rsidR="009A27A7" w:rsidRPr="00C66272">
        <w:rPr>
          <w:rFonts w:ascii="Brill" w:eastAsia="Brill" w:hAnsi="Brill" w:cs="Brill"/>
          <w:color w:val="000000"/>
        </w:rPr>
        <w:t xml:space="preserve">have </w:t>
      </w:r>
      <w:r w:rsidRPr="00C66272">
        <w:rPr>
          <w:rFonts w:ascii="Brill" w:eastAsia="Brill" w:hAnsi="Brill" w:cs="Brill"/>
          <w:color w:val="000000"/>
        </w:rPr>
        <w:t>direct access to it. On the other hand, this new identity had, too, fancy qualities, yet these, as Bachelard right</w:t>
      </w:r>
      <w:r w:rsidR="00F55F54" w:rsidRPr="00C66272">
        <w:rPr>
          <w:rFonts w:ascii="Brill" w:eastAsia="Brill" w:hAnsi="Brill" w:cs="Brill"/>
          <w:color w:val="000000"/>
        </w:rPr>
        <w:t xml:space="preserve">ly </w:t>
      </w:r>
      <w:r w:rsidRPr="00C66272">
        <w:rPr>
          <w:rFonts w:ascii="Brill" w:eastAsia="Brill" w:hAnsi="Brill" w:cs="Brill"/>
          <w:color w:val="000000"/>
        </w:rPr>
        <w:t>suggested, cannot be approached as out-and-out imagined. Such qualities were conveyed to audiences via literature, press articles, mass media</w:t>
      </w:r>
      <w:r w:rsidR="00F55F54" w:rsidRPr="00C66272">
        <w:rPr>
          <w:rFonts w:ascii="Brill" w:eastAsia="Brill" w:hAnsi="Brill" w:cs="Brill"/>
          <w:color w:val="000000"/>
        </w:rPr>
        <w:t>, and so forth.</w:t>
      </w:r>
    </w:p>
    <w:p w14:paraId="35077FF9" w14:textId="48320F6C"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r w:rsidR="00966CF9" w:rsidRPr="00C66272">
        <w:rPr>
          <w:rFonts w:ascii="Brill" w:eastAsia="Brill" w:hAnsi="Brill" w:cs="Brill"/>
          <w:color w:val="000000"/>
        </w:rPr>
        <w:t>Consider, f</w:t>
      </w:r>
      <w:r w:rsidRPr="00C66272">
        <w:rPr>
          <w:rFonts w:ascii="Brill" w:eastAsia="Brill" w:hAnsi="Brill" w:cs="Brill"/>
          <w:color w:val="000000"/>
        </w:rPr>
        <w:t xml:space="preserve">or example, </w:t>
      </w:r>
      <w:r w:rsidR="00966CF9" w:rsidRPr="00C66272">
        <w:rPr>
          <w:rFonts w:ascii="Brill" w:eastAsia="Brill" w:hAnsi="Brill" w:cs="Brill"/>
          <w:color w:val="000000"/>
        </w:rPr>
        <w:t>the</w:t>
      </w:r>
      <w:r w:rsidRPr="00C66272">
        <w:rPr>
          <w:rFonts w:ascii="Brill" w:eastAsia="Brill" w:hAnsi="Brill" w:cs="Brill"/>
          <w:color w:val="000000"/>
        </w:rPr>
        <w:t xml:space="preserve"> poem “Element </w:t>
      </w:r>
      <w:proofErr w:type="spellStart"/>
      <w:r w:rsidRPr="00C66272">
        <w:rPr>
          <w:rFonts w:ascii="Brill" w:eastAsia="Brill" w:hAnsi="Brill" w:cs="Brill"/>
          <w:color w:val="000000"/>
        </w:rPr>
        <w:t>ładu</w:t>
      </w:r>
      <w:proofErr w:type="spellEnd"/>
      <w:r w:rsidRPr="00C66272">
        <w:rPr>
          <w:rFonts w:ascii="Brill" w:eastAsia="Brill" w:hAnsi="Brill" w:cs="Brill"/>
          <w:color w:val="000000"/>
        </w:rPr>
        <w:t xml:space="preserve">” (“An Element of Order”, 1964) by Edward </w:t>
      </w:r>
      <w:proofErr w:type="spellStart"/>
      <w:r w:rsidRPr="00C66272">
        <w:rPr>
          <w:rFonts w:ascii="Brill" w:eastAsia="Brill" w:hAnsi="Brill" w:cs="Brill"/>
          <w:color w:val="000000"/>
        </w:rPr>
        <w:t>Balcerzan</w:t>
      </w:r>
      <w:proofErr w:type="spellEnd"/>
      <w:r w:rsidRPr="00C66272">
        <w:rPr>
          <w:rFonts w:ascii="Brill" w:eastAsia="Brill" w:hAnsi="Brill" w:cs="Brill"/>
          <w:color w:val="000000"/>
        </w:rPr>
        <w:t xml:space="preserve"> (b. 1937)</w:t>
      </w:r>
      <w:r w:rsidR="00966CF9" w:rsidRPr="00C66272">
        <w:rPr>
          <w:rFonts w:ascii="Brill" w:eastAsia="Brill" w:hAnsi="Brill" w:cs="Brill"/>
          <w:color w:val="000000"/>
        </w:rPr>
        <w:t xml:space="preserve">, a </w:t>
      </w:r>
      <w:r w:rsidRPr="00C66272">
        <w:rPr>
          <w:rFonts w:ascii="Brill" w:eastAsia="Brill" w:hAnsi="Brill" w:cs="Brill"/>
          <w:color w:val="000000"/>
        </w:rPr>
        <w:t>poet, prose writer, litera</w:t>
      </w:r>
      <w:r w:rsidR="00966CF9" w:rsidRPr="00C66272">
        <w:rPr>
          <w:rFonts w:ascii="Brill" w:eastAsia="Brill" w:hAnsi="Brill" w:cs="Brill"/>
          <w:color w:val="000000"/>
        </w:rPr>
        <w:t>ry scholar</w:t>
      </w:r>
      <w:r w:rsidRPr="00C66272">
        <w:rPr>
          <w:rFonts w:ascii="Brill" w:eastAsia="Brill" w:hAnsi="Brill" w:cs="Brill"/>
          <w:color w:val="000000"/>
        </w:rPr>
        <w:t xml:space="preserve">, and translator </w:t>
      </w:r>
      <w:r w:rsidR="00966CF9" w:rsidRPr="00C66272">
        <w:rPr>
          <w:rFonts w:ascii="Brill" w:eastAsia="Brill" w:hAnsi="Brill" w:cs="Brill"/>
          <w:color w:val="000000"/>
        </w:rPr>
        <w:t xml:space="preserve">who </w:t>
      </w:r>
      <w:r w:rsidRPr="00C66272">
        <w:rPr>
          <w:rFonts w:ascii="Brill" w:eastAsia="Brill" w:hAnsi="Brill" w:cs="Brill"/>
          <w:color w:val="000000"/>
        </w:rPr>
        <w:t xml:space="preserve">identified as </w:t>
      </w:r>
      <w:r w:rsidR="00966CF9" w:rsidRPr="00C66272">
        <w:rPr>
          <w:rFonts w:ascii="Brill" w:eastAsia="Brill" w:hAnsi="Brill" w:cs="Brill"/>
          <w:color w:val="000000"/>
        </w:rPr>
        <w:t xml:space="preserve">a </w:t>
      </w:r>
      <w:r w:rsidRPr="00C66272">
        <w:rPr>
          <w:rFonts w:ascii="Brill" w:eastAsia="Brill" w:hAnsi="Brill" w:cs="Brill"/>
          <w:color w:val="000000"/>
        </w:rPr>
        <w:t xml:space="preserve">structuralist and </w:t>
      </w:r>
      <w:r w:rsidR="00966CF9" w:rsidRPr="00C66272">
        <w:rPr>
          <w:rFonts w:ascii="Brill" w:eastAsia="Brill" w:hAnsi="Brill" w:cs="Brill"/>
          <w:color w:val="000000"/>
        </w:rPr>
        <w:t xml:space="preserve">a </w:t>
      </w:r>
      <w:r w:rsidRPr="00C66272">
        <w:rPr>
          <w:rFonts w:ascii="Brill" w:eastAsia="Brill" w:hAnsi="Brill" w:cs="Brill"/>
          <w:color w:val="000000"/>
        </w:rPr>
        <w:t>theorist of translation</w:t>
      </w:r>
      <w:r w:rsidR="00EA08FB" w:rsidRPr="00C66272">
        <w:rPr>
          <w:rFonts w:ascii="Brill" w:eastAsia="Brill" w:hAnsi="Brill" w:cs="Brill"/>
          <w:color w:val="000000"/>
        </w:rPr>
        <w:t>. He</w:t>
      </w:r>
      <w:r w:rsidRPr="00C66272">
        <w:rPr>
          <w:rFonts w:ascii="Brill" w:eastAsia="Brill" w:hAnsi="Brill" w:cs="Brill"/>
          <w:color w:val="000000"/>
        </w:rPr>
        <w:t xml:space="preserve"> lived in Szczecin in the years 1946-1962</w:t>
      </w:r>
      <w:r w:rsidR="00EA08FB" w:rsidRPr="00C66272">
        <w:rPr>
          <w:rFonts w:ascii="Brill" w:eastAsia="Brill" w:hAnsi="Brill" w:cs="Brill"/>
          <w:color w:val="000000"/>
        </w:rPr>
        <w:t xml:space="preserve">. The poem </w:t>
      </w:r>
      <w:r w:rsidRPr="00C66272">
        <w:rPr>
          <w:rFonts w:ascii="Brill" w:eastAsia="Brill" w:hAnsi="Brill" w:cs="Brill"/>
          <w:color w:val="000000"/>
        </w:rPr>
        <w:t>seems to reverse Bachelard’s ideas. In it, home gets incorporated into the human body and psyche thus becoming part of what we refer to as ‘humanity'. The first two stanzas of this poem go as follows:</w:t>
      </w:r>
    </w:p>
    <w:p w14:paraId="35077FFA"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7FFB"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rPr>
        <w:tab/>
      </w:r>
      <w:r w:rsidRPr="00C66272">
        <w:rPr>
          <w:rFonts w:ascii="Brill" w:eastAsia="Brill" w:hAnsi="Brill" w:cs="Brill"/>
          <w:color w:val="000000"/>
          <w:sz w:val="22"/>
          <w:szCs w:val="22"/>
        </w:rPr>
        <w:t>A polyhedral building enters the lashes</w:t>
      </w:r>
    </w:p>
    <w:p w14:paraId="35077FFC"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ice floe among the living fins of the torn net</w:t>
      </w:r>
    </w:p>
    <w:p w14:paraId="35077FFD"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r>
    </w:p>
    <w:p w14:paraId="35077FFE"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Ground floor compass-nicked (circles with the child)</w:t>
      </w:r>
    </w:p>
    <w:p w14:paraId="35077FFF"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pours spirals of a switched off bulb onto the flower bed</w:t>
      </w:r>
    </w:p>
    <w:p w14:paraId="35078000"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From his balcony a PG inscribes himself into the circle</w:t>
      </w:r>
    </w:p>
    <w:p w14:paraId="35078001"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into the voice loop and onto the slaked lime walls</w:t>
      </w:r>
    </w:p>
    <w:p w14:paraId="35078002"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sz w:val="22"/>
          <w:szCs w:val="22"/>
        </w:rPr>
      </w:pPr>
    </w:p>
    <w:p w14:paraId="35078003" w14:textId="30393E5D"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 xml:space="preserve">What kind of a place, real or imagined, </w:t>
      </w:r>
      <w:r w:rsidR="00EA1A54" w:rsidRPr="00C66272">
        <w:rPr>
          <w:rFonts w:ascii="Brill" w:eastAsia="Brill" w:hAnsi="Brill" w:cs="Brill"/>
          <w:color w:val="000000"/>
        </w:rPr>
        <w:t xml:space="preserve">is </w:t>
      </w:r>
      <w:r w:rsidRPr="00C66272">
        <w:rPr>
          <w:rFonts w:ascii="Brill" w:eastAsia="Brill" w:hAnsi="Brill" w:cs="Brill"/>
          <w:color w:val="000000"/>
        </w:rPr>
        <w:t xml:space="preserve">the poem’s persona talking about? Is this Szczecin </w:t>
      </w:r>
      <w:ins w:id="5059" w:author="Autor">
        <w:r w:rsidR="00912430">
          <w:rPr>
            <w:rFonts w:ascii="ArialMT" w:eastAsia="ArialMT" w:cs="ArialMT" w:hint="eastAsia"/>
            <w:sz w:val="17"/>
            <w:szCs w:val="17"/>
            <w:lang w:val="en-AU"/>
          </w:rPr>
          <w:t>–</w:t>
        </w:r>
        <w:r w:rsidR="00912430">
          <w:rPr>
            <w:rFonts w:ascii="ArialMT" w:eastAsia="ArialMT" w:cs="ArialMT"/>
            <w:sz w:val="17"/>
            <w:szCs w:val="17"/>
            <w:lang w:val="en-AU"/>
          </w:rPr>
          <w:t xml:space="preserve"> </w:t>
        </w:r>
      </w:ins>
      <w:del w:id="5060" w:author="Autor">
        <w:r w:rsidRPr="00C66272" w:rsidDel="00912430">
          <w:rPr>
            <w:rFonts w:ascii="Brill" w:eastAsia="Brill" w:hAnsi="Brill" w:cs="Brill"/>
            <w:color w:val="000000"/>
          </w:rPr>
          <w:delText xml:space="preserve">— </w:delText>
        </w:r>
      </w:del>
      <w:r w:rsidRPr="00C66272">
        <w:rPr>
          <w:rFonts w:ascii="Brill" w:eastAsia="Brill" w:hAnsi="Brill" w:cs="Brill"/>
          <w:color w:val="000000"/>
        </w:rPr>
        <w:t xml:space="preserve">at the time in question </w:t>
      </w:r>
      <w:r w:rsidR="00EA1A54" w:rsidRPr="00C66272">
        <w:rPr>
          <w:rFonts w:ascii="Brill" w:eastAsia="Brill" w:hAnsi="Brill" w:cs="Brill"/>
          <w:color w:val="000000"/>
        </w:rPr>
        <w:t xml:space="preserve">is </w:t>
      </w:r>
      <w:r w:rsidRPr="00C66272">
        <w:rPr>
          <w:rFonts w:ascii="Brill" w:eastAsia="Brill" w:hAnsi="Brill" w:cs="Brill"/>
          <w:color w:val="000000"/>
        </w:rPr>
        <w:t xml:space="preserve">the city still in the process of being reconstructed, hence shabby-looking and wild? If so, how </w:t>
      </w:r>
      <w:ins w:id="5061" w:author="Autor">
        <w:r w:rsidR="00912430">
          <w:rPr>
            <w:rFonts w:ascii="Brill" w:eastAsia="Brill" w:hAnsi="Brill" w:cs="Brill"/>
            <w:color w:val="000000"/>
          </w:rPr>
          <w:t>d</w:t>
        </w:r>
      </w:ins>
      <w:del w:id="5062" w:author="Autor">
        <w:r w:rsidRPr="00C66272" w:rsidDel="00912430">
          <w:rPr>
            <w:rFonts w:ascii="Brill" w:eastAsia="Brill" w:hAnsi="Brill" w:cs="Brill"/>
            <w:color w:val="000000"/>
          </w:rPr>
          <w:delText>d</w:delText>
        </w:r>
      </w:del>
      <w:r w:rsidRPr="00C66272">
        <w:rPr>
          <w:rFonts w:ascii="Brill" w:eastAsia="Brill" w:hAnsi="Brill" w:cs="Brill"/>
          <w:color w:val="000000"/>
        </w:rPr>
        <w:t xml:space="preserve">oes it “enter the lashes” </w:t>
      </w:r>
      <w:ins w:id="5063" w:author="Autor">
        <w:r w:rsidR="00912430">
          <w:rPr>
            <w:rFonts w:ascii="ArialMT" w:eastAsia="ArialMT" w:cs="ArialMT" w:hint="eastAsia"/>
            <w:sz w:val="17"/>
            <w:szCs w:val="17"/>
            <w:lang w:val="en-AU"/>
          </w:rPr>
          <w:t>–</w:t>
        </w:r>
      </w:ins>
      <w:del w:id="5064"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as a memory, the painful past which, </w:t>
      </w:r>
      <w:r w:rsidRPr="00C66272">
        <w:rPr>
          <w:rFonts w:ascii="Brill" w:eastAsia="Brill" w:hAnsi="Brill" w:cs="Brill"/>
          <w:color w:val="000000"/>
        </w:rPr>
        <w:lastRenderedPageBreak/>
        <w:t>similarly to</w:t>
      </w:r>
      <w:r w:rsidR="00EA1A54" w:rsidRPr="00C66272">
        <w:rPr>
          <w:rFonts w:ascii="Brill" w:eastAsia="Brill" w:hAnsi="Brill" w:cs="Brill"/>
          <w:color w:val="000000"/>
        </w:rPr>
        <w:t xml:space="preserve"> an</w:t>
      </w:r>
      <w:r w:rsidRPr="00C66272">
        <w:rPr>
          <w:rFonts w:ascii="Brill" w:eastAsia="Brill" w:hAnsi="Brill" w:cs="Brill"/>
          <w:color w:val="000000"/>
        </w:rPr>
        <w:t xml:space="preserve"> ice floe, “tears the net” of memory? One approach to this question could have to do with perceiving </w:t>
      </w:r>
      <w:r w:rsidR="00EA1A54" w:rsidRPr="00C66272">
        <w:rPr>
          <w:rFonts w:ascii="Brill" w:eastAsia="Brill" w:hAnsi="Brill" w:cs="Brill"/>
          <w:color w:val="000000"/>
        </w:rPr>
        <w:t>a</w:t>
      </w:r>
      <w:r w:rsidRPr="00C66272">
        <w:rPr>
          <w:rFonts w:ascii="Brill" w:eastAsia="Brill" w:hAnsi="Brill" w:cs="Brill"/>
          <w:color w:val="000000"/>
        </w:rPr>
        <w:t xml:space="preserve"> ‘</w:t>
      </w:r>
      <w:r w:rsidR="00EA1A54" w:rsidRPr="00C66272">
        <w:rPr>
          <w:rFonts w:ascii="Brill" w:eastAsia="Brill" w:hAnsi="Brill" w:cs="Brill"/>
          <w:color w:val="000000"/>
        </w:rPr>
        <w:t>hometown</w:t>
      </w:r>
      <w:r w:rsidRPr="00C66272">
        <w:rPr>
          <w:rFonts w:ascii="Brill" w:eastAsia="Brill" w:hAnsi="Brill" w:cs="Brill"/>
          <w:color w:val="000000"/>
        </w:rPr>
        <w:t>' the way Bachelard does, as a being suspended between dream and reality, a topography of memory, a geography of existence, the space of experiencing. In the third stanza this particular meaning of the city crops up:</w:t>
      </w:r>
    </w:p>
    <w:p w14:paraId="35078004"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8005"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rPr>
        <w:tab/>
      </w:r>
      <w:r w:rsidRPr="00C66272">
        <w:rPr>
          <w:rFonts w:ascii="Brill" w:eastAsia="Brill" w:hAnsi="Brill" w:cs="Brill"/>
          <w:color w:val="000000"/>
          <w:sz w:val="22"/>
          <w:szCs w:val="22"/>
        </w:rPr>
        <w:t xml:space="preserve">Order sprouts from the gutter offshoots of landscape </w:t>
      </w:r>
    </w:p>
    <w:p w14:paraId="35078006"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crowd like a uniformed quadrangle, buttoned up to the lungs</w:t>
      </w:r>
    </w:p>
    <w:p w14:paraId="35078007"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full of jellyfish and featherweight fatback</w:t>
      </w:r>
    </w:p>
    <w:p w14:paraId="35078008"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copper, light-bent into spits, bedazzles</w:t>
      </w:r>
    </w:p>
    <w:p w14:paraId="35078009" w14:textId="77777777" w:rsidR="00CB3FC9" w:rsidRPr="00C66272" w:rsidRDefault="00C55FA1">
      <w:pPr>
        <w:pBdr>
          <w:top w:val="nil"/>
          <w:left w:val="nil"/>
          <w:bottom w:val="nil"/>
          <w:right w:val="nil"/>
          <w:between w:val="nil"/>
        </w:pBdr>
        <w:jc w:val="both"/>
        <w:rPr>
          <w:rFonts w:ascii="Brill" w:eastAsia="Brill" w:hAnsi="Brill" w:cs="Brill"/>
          <w:color w:val="000000"/>
          <w:sz w:val="22"/>
          <w:szCs w:val="22"/>
        </w:rPr>
      </w:pPr>
      <w:r w:rsidRPr="00C66272">
        <w:rPr>
          <w:rFonts w:ascii="Brill" w:eastAsia="Brill" w:hAnsi="Brill" w:cs="Brill"/>
          <w:color w:val="000000"/>
          <w:sz w:val="22"/>
          <w:szCs w:val="22"/>
        </w:rPr>
        <w:tab/>
        <w:t>Order of the movement sealed in empty instruments</w:t>
      </w:r>
    </w:p>
    <w:p w14:paraId="3507800A"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sz w:val="22"/>
          <w:szCs w:val="22"/>
        </w:rPr>
      </w:pPr>
    </w:p>
    <w:p w14:paraId="3507800B" w14:textId="083FD979"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The poem do</w:t>
      </w:r>
      <w:ins w:id="5065" w:author="Autor">
        <w:r w:rsidR="00912430">
          <w:rPr>
            <w:rFonts w:ascii="Brill" w:eastAsia="Brill" w:hAnsi="Brill" w:cs="Brill"/>
            <w:color w:val="000000"/>
          </w:rPr>
          <w:t>e</w:t>
        </w:r>
      </w:ins>
      <w:r w:rsidRPr="00C66272">
        <w:rPr>
          <w:rFonts w:ascii="Brill" w:eastAsia="Brill" w:hAnsi="Brill" w:cs="Brill"/>
          <w:color w:val="000000"/>
        </w:rPr>
        <w:t xml:space="preserve">s not </w:t>
      </w:r>
      <w:r w:rsidR="00C90416" w:rsidRPr="00C66272">
        <w:rPr>
          <w:rFonts w:ascii="Brill" w:eastAsia="Brill" w:hAnsi="Brill" w:cs="Brill"/>
          <w:color w:val="000000"/>
        </w:rPr>
        <w:t>end there</w:t>
      </w:r>
      <w:r w:rsidRPr="00C66272">
        <w:rPr>
          <w:rFonts w:ascii="Brill" w:eastAsia="Brill" w:hAnsi="Brill" w:cs="Brill"/>
          <w:color w:val="000000"/>
        </w:rPr>
        <w:t xml:space="preserve">; yet this fragment is </w:t>
      </w:r>
      <w:r w:rsidR="00C90416" w:rsidRPr="00C66272">
        <w:rPr>
          <w:rFonts w:ascii="Brill" w:eastAsia="Brill" w:hAnsi="Brill" w:cs="Brill"/>
          <w:color w:val="000000"/>
        </w:rPr>
        <w:t>enough</w:t>
      </w:r>
      <w:r w:rsidRPr="00C66272">
        <w:rPr>
          <w:rFonts w:ascii="Brill" w:eastAsia="Brill" w:hAnsi="Brill" w:cs="Brill"/>
          <w:color w:val="000000"/>
        </w:rPr>
        <w:t xml:space="preserve"> to elicit the poem’s meaning. </w:t>
      </w:r>
      <w:r w:rsidR="004E42CB" w:rsidRPr="00C66272">
        <w:rPr>
          <w:rFonts w:ascii="Brill" w:eastAsia="Brill" w:hAnsi="Brill" w:cs="Brill"/>
          <w:color w:val="000000"/>
        </w:rPr>
        <w:t>T</w:t>
      </w:r>
      <w:r w:rsidRPr="00C66272">
        <w:rPr>
          <w:rFonts w:ascii="Brill" w:eastAsia="Brill" w:hAnsi="Brill" w:cs="Brill"/>
          <w:color w:val="000000"/>
        </w:rPr>
        <w:t xml:space="preserve">he “order of the sealed movement” may refer to the dream of the space as in Bachelard’s </w:t>
      </w:r>
      <w:r w:rsidRPr="00DF1780">
        <w:rPr>
          <w:rFonts w:ascii="Brill" w:eastAsia="Brill" w:hAnsi="Brill" w:cs="Brill"/>
          <w:i/>
          <w:iCs/>
          <w:color w:val="000000"/>
        </w:rPr>
        <w:t>The Poetics of Space</w:t>
      </w:r>
      <w:r w:rsidRPr="00C66272">
        <w:rPr>
          <w:rFonts w:ascii="Brill" w:eastAsia="Brill" w:hAnsi="Brill" w:cs="Brill"/>
          <w:color w:val="000000"/>
        </w:rPr>
        <w:t xml:space="preserve">, to the imagined geography, and to making room for ideas. Owing to the peculiar matter of </w:t>
      </w:r>
      <w:proofErr w:type="spellStart"/>
      <w:r w:rsidRPr="00C66272">
        <w:rPr>
          <w:rFonts w:ascii="Brill" w:eastAsia="Brill" w:hAnsi="Brill" w:cs="Brill"/>
          <w:color w:val="000000"/>
        </w:rPr>
        <w:t>Balcerzan’s</w:t>
      </w:r>
      <w:proofErr w:type="spellEnd"/>
      <w:r w:rsidRPr="00C66272">
        <w:rPr>
          <w:rFonts w:ascii="Brill" w:eastAsia="Brill" w:hAnsi="Brill" w:cs="Brill"/>
          <w:color w:val="000000"/>
        </w:rPr>
        <w:t xml:space="preserve"> poem, the place’s past is created ‘here and now’, in his language, the metaphors used or the structure of stanzas. There is no other space for memory, nor any real, palpable ‘essence’ of the poem’s meaning except the literary (poetic, but also short story</w:t>
      </w:r>
      <w:del w:id="5066" w:author="Autor">
        <w:r w:rsidRPr="00C66272" w:rsidDel="00912430">
          <w:rPr>
            <w:rFonts w:ascii="Brill" w:eastAsia="Brill" w:hAnsi="Brill" w:cs="Brill"/>
            <w:color w:val="000000"/>
          </w:rPr>
          <w:delText xml:space="preserve">- </w:delText>
        </w:r>
      </w:del>
      <w:ins w:id="5067" w:author="Autor">
        <w:r w:rsidR="00912430">
          <w:rPr>
            <w:rFonts w:ascii="Brill" w:eastAsia="Brill" w:hAnsi="Brill" w:cs="Brill"/>
            <w:color w:val="000000"/>
          </w:rPr>
          <w:t>-,</w:t>
        </w:r>
      </w:ins>
      <w:del w:id="5068"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novel-</w:t>
      </w:r>
      <w:del w:id="5069" w:author="Autor">
        <w:r w:rsidRPr="00C66272" w:rsidDel="00912430">
          <w:rPr>
            <w:rFonts w:ascii="Brill" w:eastAsia="Brill" w:hAnsi="Brill" w:cs="Brill"/>
            <w:color w:val="000000"/>
          </w:rPr>
          <w:delText xml:space="preserve"> </w:delText>
        </w:r>
      </w:del>
      <w:r w:rsidRPr="00C66272">
        <w:rPr>
          <w:rFonts w:ascii="Brill" w:eastAsia="Brill" w:hAnsi="Brill" w:cs="Brill"/>
          <w:color w:val="000000"/>
        </w:rPr>
        <w:t>, or reportage-oriented). However, it is significant to also emphasise that the meaning in question does not spring from the poem’s so-called ‘insides’; it exists solely on the surface, in poetry’s texture, in the “movement sealed” in an image or the topography of a metaphor. It is via these coordinates that a literary piece becomes a map, a town tour companion, even if the tour is a mere walk along the trail of the past (</w:t>
      </w:r>
      <w:r w:rsidRPr="00D60ED7">
        <w:rPr>
          <w:rFonts w:ascii="Brill" w:eastAsia="Brill" w:hAnsi="Brill" w:cs="Brill"/>
          <w:color w:val="000000"/>
        </w:rPr>
        <w:t>Madejski, 2019</w:t>
      </w:r>
      <w:r w:rsidRPr="00C66272">
        <w:rPr>
          <w:rFonts w:ascii="Brill" w:eastAsia="Brill" w:hAnsi="Brill" w:cs="Brill"/>
          <w:color w:val="000000"/>
        </w:rPr>
        <w:t>).</w:t>
      </w:r>
    </w:p>
    <w:p w14:paraId="3507800C" w14:textId="0D8582CF"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Yet another example of the imagined qualities of the town as conveyed in literature is a short story by Jan </w:t>
      </w:r>
      <w:r w:rsidRPr="007B64D8">
        <w:rPr>
          <w:rFonts w:ascii="Brill" w:eastAsia="Brill" w:hAnsi="Brill" w:cs="Brill"/>
          <w:color w:val="000000"/>
        </w:rPr>
        <w:t>Papuga</w:t>
      </w:r>
      <w:r w:rsidRPr="00C66272">
        <w:rPr>
          <w:rFonts w:ascii="Brill" w:eastAsia="Brill" w:hAnsi="Brill" w:cs="Brill"/>
          <w:color w:val="000000"/>
        </w:rPr>
        <w:t xml:space="preserve"> (1915-1974) </w:t>
      </w:r>
      <w:ins w:id="5070" w:author="Autor">
        <w:r w:rsidR="00912430">
          <w:rPr>
            <w:rFonts w:ascii="Brill" w:eastAsia="Brill" w:hAnsi="Brill" w:cs="Brill"/>
            <w:color w:val="000000"/>
          </w:rPr>
          <w:t>“</w:t>
        </w:r>
      </w:ins>
      <w:proofErr w:type="spellStart"/>
      <w:del w:id="5071" w:author="Autor">
        <w:r w:rsidRPr="00C66272" w:rsidDel="00912430">
          <w:rPr>
            <w:rFonts w:ascii="Brill" w:eastAsia="Brill" w:hAnsi="Brill" w:cs="Brill"/>
            <w:color w:val="000000"/>
          </w:rPr>
          <w:delText>“</w:delText>
        </w:r>
      </w:del>
      <w:r w:rsidRPr="00C66272">
        <w:rPr>
          <w:rFonts w:ascii="Brill" w:eastAsia="Brill" w:hAnsi="Brill" w:cs="Brill"/>
          <w:color w:val="000000"/>
        </w:rPr>
        <w:t>Powrót</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na</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morze</w:t>
      </w:r>
      <w:proofErr w:type="spellEnd"/>
      <w:r w:rsidRPr="00C66272">
        <w:rPr>
          <w:rFonts w:ascii="Brill" w:eastAsia="Brill" w:hAnsi="Brill" w:cs="Brill"/>
          <w:color w:val="000000"/>
        </w:rPr>
        <w:t>” (“Return to the Sea”) from a critically renowned short story collection</w:t>
      </w:r>
      <w:r w:rsidR="00D107A6" w:rsidRPr="00C66272">
        <w:rPr>
          <w:rFonts w:ascii="Brill" w:eastAsia="Brill" w:hAnsi="Brill" w:cs="Brill"/>
          <w:color w:val="000000"/>
        </w:rPr>
        <w:t>,</w:t>
      </w:r>
      <w:r w:rsidRPr="00C66272">
        <w:rPr>
          <w:rFonts w:ascii="Brill" w:eastAsia="Brill" w:hAnsi="Brill" w:cs="Brill"/>
          <w:i/>
          <w:color w:val="000000"/>
        </w:rPr>
        <w:t xml:space="preserve"> Rio </w:t>
      </w:r>
      <w:proofErr w:type="spellStart"/>
      <w:r w:rsidRPr="00C66272">
        <w:rPr>
          <w:rFonts w:ascii="Brill" w:eastAsia="Brill" w:hAnsi="Brill" w:cs="Brill"/>
          <w:i/>
          <w:color w:val="000000"/>
        </w:rPr>
        <w:t>Papagaio</w:t>
      </w:r>
      <w:proofErr w:type="spellEnd"/>
      <w:r w:rsidRPr="00C66272">
        <w:rPr>
          <w:rFonts w:ascii="Brill" w:eastAsia="Brill" w:hAnsi="Brill" w:cs="Brill"/>
          <w:color w:val="000000"/>
        </w:rPr>
        <w:t xml:space="preserve"> (1969). The protagonist of the story has characteristics of Papuga himself </w:t>
      </w:r>
      <w:ins w:id="5072" w:author="Autor">
        <w:r w:rsidR="00912430">
          <w:rPr>
            <w:rFonts w:ascii="ArialMT" w:eastAsia="ArialMT" w:cs="ArialMT" w:hint="eastAsia"/>
            <w:sz w:val="17"/>
            <w:szCs w:val="17"/>
            <w:lang w:val="en-AU"/>
          </w:rPr>
          <w:t>–</w:t>
        </w:r>
      </w:ins>
      <w:del w:id="5073"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a writer, a seaman, and a globetrotter who in 1946 resolved to establish lasting ties in Szczecin. His autobiographical story is at once a biography of Szczecin,</w:t>
      </w:r>
      <w:r w:rsidR="00077BD7" w:rsidRPr="00C66272">
        <w:rPr>
          <w:rFonts w:ascii="Brill" w:eastAsia="Brill" w:hAnsi="Brill" w:cs="Brill"/>
          <w:color w:val="000000"/>
        </w:rPr>
        <w:t xml:space="preserve"> with the city</w:t>
      </w:r>
      <w:r w:rsidRPr="00C66272">
        <w:rPr>
          <w:rFonts w:ascii="Brill" w:eastAsia="Brill" w:hAnsi="Brill" w:cs="Brill"/>
          <w:color w:val="000000"/>
        </w:rPr>
        <w:t xml:space="preserve"> portrayed as </w:t>
      </w:r>
      <w:ins w:id="5074" w:author="Autor">
        <w:r w:rsidR="00912430">
          <w:rPr>
            <w:rFonts w:ascii="Brill" w:eastAsia="Brill" w:hAnsi="Brill" w:cs="Brill"/>
            <w:color w:val="000000"/>
          </w:rPr>
          <w:t>i</w:t>
        </w:r>
      </w:ins>
      <w:r w:rsidRPr="00C66272">
        <w:rPr>
          <w:rFonts w:ascii="Brill" w:eastAsia="Brill" w:hAnsi="Brill" w:cs="Brill"/>
          <w:color w:val="000000"/>
        </w:rPr>
        <w:t xml:space="preserve">nteresting, even appealing and friendly, </w:t>
      </w:r>
      <w:r w:rsidR="00077BD7" w:rsidRPr="00C66272">
        <w:rPr>
          <w:rFonts w:ascii="Brill" w:eastAsia="Brill" w:hAnsi="Brill" w:cs="Brill"/>
          <w:color w:val="000000"/>
        </w:rPr>
        <w:t>al</w:t>
      </w:r>
      <w:r w:rsidRPr="00C66272">
        <w:rPr>
          <w:rFonts w:ascii="Brill" w:eastAsia="Brill" w:hAnsi="Brill" w:cs="Brill"/>
          <w:color w:val="000000"/>
        </w:rPr>
        <w:t>though not always and to all. The author/narrator writes about his life</w:t>
      </w:r>
      <w:r w:rsidR="00077BD7" w:rsidRPr="00C66272">
        <w:rPr>
          <w:rFonts w:ascii="Brill" w:eastAsia="Brill" w:hAnsi="Brill" w:cs="Brill"/>
          <w:color w:val="000000"/>
        </w:rPr>
        <w:t>,</w:t>
      </w:r>
      <w:r w:rsidRPr="00C66272">
        <w:rPr>
          <w:rFonts w:ascii="Brill" w:eastAsia="Brill" w:hAnsi="Brill" w:cs="Brill"/>
          <w:color w:val="000000"/>
        </w:rPr>
        <w:t xml:space="preserve"> which straddles his nomadism and </w:t>
      </w:r>
      <w:r w:rsidR="009E465F" w:rsidRPr="00C66272">
        <w:rPr>
          <w:rFonts w:ascii="Brill" w:eastAsia="Brill" w:hAnsi="Brill" w:cs="Brill"/>
          <w:color w:val="000000"/>
        </w:rPr>
        <w:t xml:space="preserve">his </w:t>
      </w:r>
      <w:r w:rsidRPr="00C66272">
        <w:rPr>
          <w:rFonts w:ascii="Brill" w:eastAsia="Brill" w:hAnsi="Brill" w:cs="Brill"/>
          <w:color w:val="000000"/>
        </w:rPr>
        <w:t xml:space="preserve">need to settle down </w:t>
      </w:r>
      <w:ins w:id="5075" w:author="Autor">
        <w:r w:rsidR="00912430">
          <w:rPr>
            <w:rFonts w:ascii="ArialMT" w:eastAsia="ArialMT" w:cs="ArialMT" w:hint="eastAsia"/>
            <w:sz w:val="17"/>
            <w:szCs w:val="17"/>
            <w:lang w:val="en-AU"/>
          </w:rPr>
          <w:t>–</w:t>
        </w:r>
      </w:ins>
      <w:del w:id="5076"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and he is visibly torn apart between the necessity both to peacefully occupy limited space and act on it. The narrator is therefore a typical seaman who misses the </w:t>
      </w:r>
      <w:r w:rsidRPr="00C66272">
        <w:rPr>
          <w:rFonts w:ascii="Brill" w:eastAsia="Brill" w:hAnsi="Brill" w:cs="Brill"/>
          <w:color w:val="000000"/>
        </w:rPr>
        <w:lastRenderedPageBreak/>
        <w:t xml:space="preserve">port while at sea and longs for another voyage when the ship is at berth. His topic is, conspicuously, writing itself, then, and the toils of </w:t>
      </w:r>
      <w:r w:rsidR="009E465F" w:rsidRPr="00C66272">
        <w:rPr>
          <w:rFonts w:ascii="Brill" w:eastAsia="Brill" w:hAnsi="Brill" w:cs="Brill"/>
          <w:color w:val="000000"/>
        </w:rPr>
        <w:t>writing</w:t>
      </w:r>
      <w:r w:rsidRPr="00C66272">
        <w:rPr>
          <w:rFonts w:ascii="Brill" w:eastAsia="Brill" w:hAnsi="Brill" w:cs="Brill"/>
          <w:color w:val="000000"/>
        </w:rPr>
        <w:t xml:space="preserve">. </w:t>
      </w:r>
    </w:p>
    <w:p w14:paraId="3507800D" w14:textId="0819742D"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w:t>
      </w:r>
      <w:proofErr w:type="spellStart"/>
      <w:r w:rsidRPr="00C66272">
        <w:rPr>
          <w:rFonts w:ascii="Brill" w:eastAsia="Brill" w:hAnsi="Brill" w:cs="Brill"/>
          <w:color w:val="000000"/>
        </w:rPr>
        <w:t>Powrót</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na</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morze</w:t>
      </w:r>
      <w:proofErr w:type="spellEnd"/>
      <w:r w:rsidRPr="00C66272">
        <w:rPr>
          <w:rFonts w:ascii="Brill" w:eastAsia="Brill" w:hAnsi="Brill" w:cs="Brill"/>
          <w:color w:val="000000"/>
        </w:rPr>
        <w:t xml:space="preserve">” (“Return to the Sea”) surfaces, in the end, as not so much an autobiography, </w:t>
      </w:r>
      <w:r w:rsidR="008D32E4" w:rsidRPr="00C66272">
        <w:rPr>
          <w:rFonts w:ascii="Brill" w:eastAsia="Brill" w:hAnsi="Brill" w:cs="Brill"/>
          <w:color w:val="000000"/>
        </w:rPr>
        <w:t xml:space="preserve">a </w:t>
      </w:r>
      <w:r w:rsidRPr="00C66272">
        <w:rPr>
          <w:rFonts w:ascii="Brill" w:eastAsia="Brill" w:hAnsi="Brill" w:cs="Brill"/>
          <w:color w:val="000000"/>
        </w:rPr>
        <w:t xml:space="preserve">biography of a place or </w:t>
      </w:r>
      <w:r w:rsidR="008D32E4" w:rsidRPr="00C66272">
        <w:rPr>
          <w:rFonts w:ascii="Brill" w:eastAsia="Brill" w:hAnsi="Brill" w:cs="Brill"/>
          <w:color w:val="000000"/>
        </w:rPr>
        <w:t xml:space="preserve">a </w:t>
      </w:r>
      <w:r w:rsidRPr="00C66272">
        <w:rPr>
          <w:rFonts w:ascii="Brill" w:eastAsia="Brill" w:hAnsi="Brill" w:cs="Brill"/>
          <w:color w:val="000000"/>
        </w:rPr>
        <w:t>reflection on past, present, and future (time), but rather auto</w:t>
      </w:r>
      <w:ins w:id="5077" w:author="Autor">
        <w:r w:rsidR="00912430">
          <w:rPr>
            <w:rFonts w:ascii="Brill" w:eastAsia="Brill" w:hAnsi="Brill" w:cs="Brill"/>
            <w:color w:val="000000"/>
          </w:rPr>
          <w:t xml:space="preserve"> </w:t>
        </w:r>
      </w:ins>
      <w:r w:rsidRPr="00C66272">
        <w:rPr>
          <w:rFonts w:ascii="Brill" w:eastAsia="Brill" w:hAnsi="Brill" w:cs="Brill"/>
          <w:color w:val="000000"/>
        </w:rPr>
        <w:t>thematic prose</w:t>
      </w:r>
      <w:r w:rsidR="008D32E4" w:rsidRPr="00C66272">
        <w:rPr>
          <w:rFonts w:ascii="Brill" w:eastAsia="Brill" w:hAnsi="Brill" w:cs="Brill"/>
          <w:color w:val="000000"/>
        </w:rPr>
        <w:t xml:space="preserve"> </w:t>
      </w:r>
      <w:r w:rsidRPr="00C66272">
        <w:rPr>
          <w:rFonts w:ascii="Brill" w:eastAsia="Brill" w:hAnsi="Brill" w:cs="Brill"/>
          <w:color w:val="000000"/>
        </w:rPr>
        <w:t xml:space="preserve">that demonstrates the tension between realistic and imagined discourse. </w:t>
      </w:r>
      <w:commentRangeStart w:id="5078"/>
      <w:commentRangeStart w:id="5079"/>
      <w:commentRangeStart w:id="5080"/>
      <w:r w:rsidRPr="00C66272">
        <w:rPr>
          <w:rFonts w:ascii="Brill" w:eastAsia="Brill" w:hAnsi="Brill" w:cs="Brill"/>
          <w:color w:val="000000"/>
        </w:rPr>
        <w:t>“</w:t>
      </w:r>
      <w:r w:rsidR="00F34893" w:rsidRPr="00F34893">
        <w:rPr>
          <w:rFonts w:ascii="Brill" w:eastAsia="Brill" w:hAnsi="Brill" w:cs="Brill"/>
          <w:color w:val="000000"/>
        </w:rPr>
        <w:t>I have never attempted to depict something of which I knew beforehand that I would easily manage</w:t>
      </w:r>
      <w:del w:id="5081" w:author="Autor">
        <w:r w:rsidR="00F34893" w:rsidRPr="00F34893" w:rsidDel="00912430">
          <w:rPr>
            <w:rFonts w:ascii="Brill" w:eastAsia="Brill" w:hAnsi="Brill" w:cs="Brill"/>
            <w:color w:val="000000"/>
          </w:rPr>
          <w:delText>.</w:delText>
        </w:r>
      </w:del>
      <w:r w:rsidRPr="00C66272">
        <w:rPr>
          <w:rFonts w:ascii="Brill" w:eastAsia="Brill" w:hAnsi="Brill" w:cs="Brill"/>
          <w:color w:val="000000"/>
        </w:rPr>
        <w:t xml:space="preserve">” </w:t>
      </w:r>
      <w:commentRangeEnd w:id="5078"/>
      <w:r w:rsidR="00FC49C7" w:rsidRPr="00C66272">
        <w:rPr>
          <w:rStyle w:val="Odwoaniedokomentarza"/>
          <w:rFonts w:ascii="Brill" w:hAnsi="Brill"/>
          <w:lang w:val="en-AU"/>
        </w:rPr>
        <w:commentReference w:id="5078"/>
      </w:r>
      <w:commentRangeEnd w:id="5079"/>
      <w:r w:rsidR="00F62668">
        <w:rPr>
          <w:rStyle w:val="Odwoaniedokomentarza"/>
          <w:lang w:val="en-AU"/>
        </w:rPr>
        <w:commentReference w:id="5079"/>
      </w:r>
      <w:commentRangeEnd w:id="5080"/>
      <w:r w:rsidR="00611FD8">
        <w:rPr>
          <w:rStyle w:val="Odwoaniedokomentarza"/>
          <w:lang w:val="en-AU"/>
        </w:rPr>
        <w:commentReference w:id="5080"/>
      </w:r>
      <w:ins w:id="5082" w:author="Autor">
        <w:r w:rsidR="00912430">
          <w:rPr>
            <w:rFonts w:ascii="Brill" w:eastAsia="Brill" w:hAnsi="Brill" w:cs="Brill"/>
            <w:color w:val="000000"/>
          </w:rPr>
          <w:t xml:space="preserve"> </w:t>
        </w:r>
        <w:commentRangeStart w:id="5083"/>
        <w:r w:rsidR="00912430">
          <w:rPr>
            <w:rFonts w:ascii="ArialMT" w:eastAsia="ArialMT" w:cs="ArialMT" w:hint="eastAsia"/>
            <w:sz w:val="17"/>
            <w:szCs w:val="17"/>
            <w:lang w:val="en-AU"/>
          </w:rPr>
          <w:t>–</w:t>
        </w:r>
      </w:ins>
      <w:del w:id="5084"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w:t>
      </w:r>
      <w:commentRangeEnd w:id="5083"/>
      <w:r w:rsidR="00912430">
        <w:rPr>
          <w:rStyle w:val="Odwoaniedokomentarza"/>
          <w:lang w:val="en-AU"/>
        </w:rPr>
        <w:commentReference w:id="5083"/>
      </w:r>
      <w:r w:rsidRPr="00C66272">
        <w:rPr>
          <w:rFonts w:ascii="Brill" w:eastAsia="Brill" w:hAnsi="Brill" w:cs="Brill"/>
          <w:color w:val="000000"/>
        </w:rPr>
        <w:t xml:space="preserve">is how the narrator’s words connect to the creative autobiography of Jan Papuga, an almost legendary character in the literary </w:t>
      </w:r>
      <w:r w:rsidR="00FC49C7" w:rsidRPr="00F62668">
        <w:rPr>
          <w:rFonts w:ascii="Brill" w:eastAsia="Brill" w:hAnsi="Brill" w:cs="Brill"/>
          <w:iCs/>
          <w:color w:val="000000"/>
        </w:rPr>
        <w:t>milieu</w:t>
      </w:r>
      <w:r w:rsidRPr="00C66272">
        <w:rPr>
          <w:rFonts w:ascii="Brill" w:eastAsia="Brill" w:hAnsi="Brill" w:cs="Brill"/>
          <w:color w:val="000000"/>
        </w:rPr>
        <w:t xml:space="preserve"> of Szczecin</w:t>
      </w:r>
      <w:ins w:id="5085" w:author="Autor">
        <w:r w:rsidR="00912430">
          <w:rPr>
            <w:rFonts w:ascii="Brill" w:eastAsia="Brill" w:hAnsi="Brill" w:cs="Brill"/>
            <w:color w:val="000000"/>
          </w:rPr>
          <w:t>,</w:t>
        </w:r>
      </w:ins>
      <w:del w:id="5086"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a descendant of such classics of maritime </w:t>
      </w:r>
      <w:r w:rsidRPr="00F62668">
        <w:rPr>
          <w:rFonts w:ascii="Brill" w:eastAsia="Brill" w:hAnsi="Brill" w:cs="Brill"/>
          <w:iCs/>
          <w:color w:val="000000"/>
        </w:rPr>
        <w:t xml:space="preserve">belle </w:t>
      </w:r>
      <w:proofErr w:type="spellStart"/>
      <w:r w:rsidRPr="00F62668">
        <w:rPr>
          <w:rFonts w:ascii="Brill" w:eastAsia="Brill" w:hAnsi="Brill" w:cs="Brill"/>
          <w:iCs/>
          <w:color w:val="000000"/>
        </w:rPr>
        <w:t>lettres</w:t>
      </w:r>
      <w:proofErr w:type="spellEnd"/>
      <w:r w:rsidRPr="00F62668">
        <w:rPr>
          <w:rFonts w:ascii="Brill" w:eastAsia="Brill" w:hAnsi="Brill" w:cs="Brill"/>
          <w:iCs/>
          <w:color w:val="000000"/>
        </w:rPr>
        <w:t xml:space="preserve"> </w:t>
      </w:r>
      <w:r w:rsidRPr="00C66272">
        <w:rPr>
          <w:rFonts w:ascii="Brill" w:eastAsia="Brill" w:hAnsi="Brill" w:cs="Brill"/>
          <w:color w:val="000000"/>
        </w:rPr>
        <w:t xml:space="preserve">as Joseph Conrad or Ernest Hemingway. </w:t>
      </w:r>
    </w:p>
    <w:p w14:paraId="3507800E" w14:textId="6DFEE627"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r>
      <w:r w:rsidR="006D4989" w:rsidRPr="00C66272">
        <w:rPr>
          <w:rFonts w:ascii="Brill" w:eastAsia="Brill" w:hAnsi="Brill" w:cs="Brill"/>
          <w:color w:val="000000"/>
        </w:rPr>
        <w:t>Another manifestation</w:t>
      </w:r>
      <w:r w:rsidRPr="00C66272">
        <w:rPr>
          <w:rFonts w:ascii="Brill" w:eastAsia="Brill" w:hAnsi="Brill" w:cs="Brill"/>
          <w:color w:val="000000"/>
        </w:rPr>
        <w:t xml:space="preserve"> of the topic of mobility in the poetics of a port town </w:t>
      </w:r>
      <w:r w:rsidR="000D03F3" w:rsidRPr="00C66272">
        <w:rPr>
          <w:rFonts w:ascii="Brill" w:eastAsia="Brill" w:hAnsi="Brill" w:cs="Brill"/>
          <w:color w:val="000000"/>
        </w:rPr>
        <w:t xml:space="preserve">can be found in </w:t>
      </w:r>
      <w:r w:rsidRPr="00C66272">
        <w:rPr>
          <w:rFonts w:ascii="Brill" w:eastAsia="Brill" w:hAnsi="Brill" w:cs="Brill"/>
          <w:color w:val="000000"/>
        </w:rPr>
        <w:t>the</w:t>
      </w:r>
      <w:r w:rsidR="001A1E0C">
        <w:rPr>
          <w:rFonts w:ascii="Brill" w:eastAsia="Brill" w:hAnsi="Brill" w:cs="Brill"/>
          <w:color w:val="000000"/>
        </w:rPr>
        <w:t xml:space="preserve"> </w:t>
      </w:r>
      <w:r w:rsidRPr="00C66272">
        <w:rPr>
          <w:rFonts w:ascii="Brill" w:eastAsia="Brill" w:hAnsi="Brill" w:cs="Brill"/>
          <w:color w:val="000000"/>
        </w:rPr>
        <w:t>maritime literature</w:t>
      </w:r>
      <w:r w:rsidR="00F573A4" w:rsidRPr="00C66272">
        <w:rPr>
          <w:rFonts w:ascii="Brill" w:eastAsia="Brill" w:hAnsi="Brill" w:cs="Brill"/>
          <w:color w:val="000000"/>
        </w:rPr>
        <w:t xml:space="preserve"> </w:t>
      </w:r>
      <w:r w:rsidR="003F4FE7" w:rsidRPr="00C66272">
        <w:rPr>
          <w:rFonts w:ascii="Brill" w:eastAsia="Brill" w:hAnsi="Brill" w:cs="Brill"/>
          <w:color w:val="000000"/>
        </w:rPr>
        <w:t>of the 1960s</w:t>
      </w:r>
      <w:r w:rsidRPr="00C66272">
        <w:rPr>
          <w:rFonts w:ascii="Brill" w:eastAsia="Brill" w:hAnsi="Brill" w:cs="Brill"/>
          <w:color w:val="000000"/>
        </w:rPr>
        <w:t xml:space="preserve">, </w:t>
      </w:r>
      <w:r w:rsidR="003F4FE7" w:rsidRPr="00C66272">
        <w:rPr>
          <w:rFonts w:ascii="Brill" w:eastAsia="Brill" w:hAnsi="Brill" w:cs="Brill"/>
          <w:color w:val="000000"/>
        </w:rPr>
        <w:t xml:space="preserve">notably </w:t>
      </w:r>
      <w:r w:rsidRPr="00C66272">
        <w:rPr>
          <w:rFonts w:ascii="Brill" w:eastAsia="Brill" w:hAnsi="Brill" w:cs="Brill"/>
          <w:color w:val="000000"/>
        </w:rPr>
        <w:t xml:space="preserve">the short story collections </w:t>
      </w:r>
      <w:proofErr w:type="spellStart"/>
      <w:r w:rsidRPr="00C66272">
        <w:rPr>
          <w:rFonts w:ascii="Brill" w:eastAsia="Brill" w:hAnsi="Brill" w:cs="Brill"/>
          <w:i/>
          <w:color w:val="000000"/>
        </w:rPr>
        <w:t>Delfiny</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idą</w:t>
      </w:r>
      <w:proofErr w:type="spellEnd"/>
      <w:r w:rsidRPr="00C66272">
        <w:rPr>
          <w:rFonts w:ascii="Brill" w:eastAsia="Brill" w:hAnsi="Brill" w:cs="Brill"/>
          <w:i/>
          <w:color w:val="000000"/>
        </w:rPr>
        <w:t xml:space="preserve"> po </w:t>
      </w:r>
      <w:proofErr w:type="spellStart"/>
      <w:r w:rsidRPr="00C66272">
        <w:rPr>
          <w:rFonts w:ascii="Brill" w:eastAsia="Brill" w:hAnsi="Brill" w:cs="Brill"/>
          <w:i/>
          <w:color w:val="000000"/>
        </w:rPr>
        <w:t>wiatr</w:t>
      </w:r>
      <w:proofErr w:type="spellEnd"/>
      <w:r w:rsidRPr="00C66272">
        <w:rPr>
          <w:rFonts w:ascii="Brill" w:eastAsia="Brill" w:hAnsi="Brill" w:cs="Brill"/>
          <w:color w:val="000000"/>
        </w:rPr>
        <w:t xml:space="preserve"> (</w:t>
      </w:r>
      <w:r w:rsidRPr="00C66272">
        <w:rPr>
          <w:rFonts w:ascii="Brill" w:eastAsia="Brill" w:hAnsi="Brill" w:cs="Brill"/>
          <w:i/>
          <w:color w:val="000000"/>
        </w:rPr>
        <w:t>Dolphins Swim Windward</w:t>
      </w:r>
      <w:r w:rsidRPr="00C66272">
        <w:rPr>
          <w:rFonts w:ascii="Brill" w:eastAsia="Brill" w:hAnsi="Brill" w:cs="Brill"/>
          <w:color w:val="000000"/>
        </w:rPr>
        <w:t xml:space="preserve">, 1963) by Jerzy Jan </w:t>
      </w:r>
      <w:proofErr w:type="spellStart"/>
      <w:r w:rsidRPr="003054F7">
        <w:rPr>
          <w:rFonts w:ascii="Brill" w:eastAsia="Brill" w:hAnsi="Brill" w:cs="Brill"/>
          <w:color w:val="000000"/>
        </w:rPr>
        <w:t>Pachlowski</w:t>
      </w:r>
      <w:proofErr w:type="spellEnd"/>
      <w:r w:rsidRPr="00C66272">
        <w:rPr>
          <w:rFonts w:ascii="Brill" w:eastAsia="Brill" w:hAnsi="Brill" w:cs="Brill"/>
          <w:color w:val="000000"/>
        </w:rPr>
        <w:t xml:space="preserve"> </w:t>
      </w:r>
      <w:r w:rsidR="003F4FE7" w:rsidRPr="00C66272">
        <w:rPr>
          <w:rFonts w:ascii="Brill" w:eastAsia="Brill" w:hAnsi="Brill" w:cs="Brill"/>
          <w:color w:val="000000"/>
        </w:rPr>
        <w:t>and</w:t>
      </w:r>
      <w:r w:rsidRPr="00C66272">
        <w:rPr>
          <w:rFonts w:ascii="Brill" w:eastAsia="Brill" w:hAnsi="Brill" w:cs="Brill"/>
          <w:color w:val="000000"/>
        </w:rPr>
        <w:t xml:space="preserve"> </w:t>
      </w:r>
      <w:proofErr w:type="spellStart"/>
      <w:r w:rsidRPr="00C66272">
        <w:rPr>
          <w:rFonts w:ascii="Brill" w:eastAsia="Brill" w:hAnsi="Brill" w:cs="Brill"/>
          <w:i/>
          <w:color w:val="000000"/>
        </w:rPr>
        <w:t>Gudalajara</w:t>
      </w:r>
      <w:proofErr w:type="spellEnd"/>
      <w:r w:rsidRPr="00C66272">
        <w:rPr>
          <w:rFonts w:ascii="Brill" w:eastAsia="Brill" w:hAnsi="Brill" w:cs="Brill"/>
          <w:i/>
          <w:color w:val="000000"/>
        </w:rPr>
        <w:t xml:space="preserve">! Guadalajara! </w:t>
      </w:r>
      <w:r w:rsidRPr="00C66272">
        <w:rPr>
          <w:rFonts w:ascii="Brill" w:eastAsia="Brill" w:hAnsi="Brill" w:cs="Brill"/>
          <w:color w:val="000000"/>
        </w:rPr>
        <w:t xml:space="preserve">(1965) by Jan Papuga, </w:t>
      </w:r>
      <w:r w:rsidR="003F4FE7" w:rsidRPr="00C66272">
        <w:rPr>
          <w:rFonts w:ascii="Brill" w:eastAsia="Brill" w:hAnsi="Brill" w:cs="Brill"/>
          <w:color w:val="000000"/>
        </w:rPr>
        <w:t>as well as</w:t>
      </w:r>
      <w:r w:rsidR="00007AD6" w:rsidRPr="00C66272">
        <w:rPr>
          <w:rFonts w:ascii="Brill" w:eastAsia="Brill" w:hAnsi="Brill" w:cs="Brill"/>
          <w:color w:val="000000"/>
        </w:rPr>
        <w:t xml:space="preserve"> </w:t>
      </w:r>
      <w:r w:rsidRPr="00C66272">
        <w:rPr>
          <w:rFonts w:ascii="Brill" w:eastAsia="Brill" w:hAnsi="Brill" w:cs="Brill"/>
          <w:color w:val="000000"/>
        </w:rPr>
        <w:t xml:space="preserve">poems by Helena Raszka such as the </w:t>
      </w:r>
      <w:proofErr w:type="spellStart"/>
      <w:r w:rsidRPr="00C66272">
        <w:rPr>
          <w:rFonts w:ascii="Brill" w:eastAsia="Brill" w:hAnsi="Brill" w:cs="Brill"/>
          <w:i/>
          <w:color w:val="000000"/>
        </w:rPr>
        <w:t>Niechorze</w:t>
      </w:r>
      <w:proofErr w:type="spellEnd"/>
      <w:r w:rsidRPr="00C66272">
        <w:rPr>
          <w:rFonts w:ascii="Brill" w:eastAsia="Brill" w:hAnsi="Brill" w:cs="Brill"/>
          <w:color w:val="000000"/>
        </w:rPr>
        <w:t xml:space="preserve"> cycle from the poetry volume </w:t>
      </w:r>
      <w:proofErr w:type="spellStart"/>
      <w:r w:rsidRPr="00C66272">
        <w:rPr>
          <w:rFonts w:ascii="Brill" w:eastAsia="Brill" w:hAnsi="Brill" w:cs="Brill"/>
          <w:i/>
          <w:color w:val="000000"/>
        </w:rPr>
        <w:t>Portret</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zdziwiony</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sobą</w:t>
      </w:r>
      <w:proofErr w:type="spellEnd"/>
      <w:r w:rsidRPr="00C66272">
        <w:rPr>
          <w:rFonts w:ascii="Brill" w:eastAsia="Brill" w:hAnsi="Brill" w:cs="Brill"/>
          <w:color w:val="000000"/>
        </w:rPr>
        <w:t xml:space="preserve"> (</w:t>
      </w:r>
      <w:r w:rsidRPr="00C66272">
        <w:rPr>
          <w:rFonts w:ascii="Brill" w:eastAsia="Brill" w:hAnsi="Brill" w:cs="Brill"/>
          <w:i/>
          <w:color w:val="000000"/>
        </w:rPr>
        <w:t>A Self-Amazed Portrait</w:t>
      </w:r>
      <w:r w:rsidRPr="00C66272">
        <w:rPr>
          <w:rFonts w:ascii="Brill" w:eastAsia="Brill" w:hAnsi="Brill" w:cs="Brill"/>
          <w:color w:val="000000"/>
        </w:rPr>
        <w:t>, 1966) a</w:t>
      </w:r>
      <w:r w:rsidR="00007AD6" w:rsidRPr="00C66272">
        <w:rPr>
          <w:rFonts w:ascii="Brill" w:eastAsia="Brill" w:hAnsi="Brill" w:cs="Brill"/>
          <w:color w:val="000000"/>
        </w:rPr>
        <w:t xml:space="preserve">nd much of the </w:t>
      </w:r>
      <w:r w:rsidRPr="00C66272">
        <w:rPr>
          <w:rFonts w:ascii="Brill" w:eastAsia="Brill" w:hAnsi="Brill" w:cs="Brill"/>
          <w:color w:val="000000"/>
        </w:rPr>
        <w:t>report</w:t>
      </w:r>
      <w:r w:rsidR="00007AD6" w:rsidRPr="00C66272">
        <w:rPr>
          <w:rFonts w:ascii="Brill" w:eastAsia="Brill" w:hAnsi="Brill" w:cs="Brill"/>
          <w:color w:val="000000"/>
        </w:rPr>
        <w:t>ing</w:t>
      </w:r>
      <w:r w:rsidRPr="00C66272">
        <w:rPr>
          <w:rFonts w:ascii="Brill" w:eastAsia="Brill" w:hAnsi="Brill" w:cs="Brill"/>
          <w:color w:val="000000"/>
        </w:rPr>
        <w:t xml:space="preserve"> on maritime affairs </w:t>
      </w:r>
      <w:r w:rsidR="00007AD6" w:rsidRPr="00C66272">
        <w:rPr>
          <w:rFonts w:ascii="Brill" w:eastAsia="Brill" w:hAnsi="Brill" w:cs="Brill"/>
          <w:color w:val="000000"/>
        </w:rPr>
        <w:t xml:space="preserve">that appeared </w:t>
      </w:r>
      <w:r w:rsidRPr="00C66272">
        <w:rPr>
          <w:rFonts w:ascii="Brill" w:eastAsia="Brill" w:hAnsi="Brill" w:cs="Brill"/>
          <w:color w:val="000000"/>
        </w:rPr>
        <w:t xml:space="preserve">daily in the press (e.g. </w:t>
      </w:r>
      <w:proofErr w:type="spellStart"/>
      <w:r w:rsidRPr="00C66272">
        <w:rPr>
          <w:rFonts w:ascii="Brill" w:eastAsia="Brill" w:hAnsi="Brill" w:cs="Brill"/>
          <w:i/>
          <w:color w:val="000000"/>
        </w:rPr>
        <w:t>Kurier</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color w:val="000000"/>
        </w:rPr>
        <w:t xml:space="preserve"> </w:t>
      </w:r>
      <w:ins w:id="5087" w:author="Autor">
        <w:r w:rsidR="00912430">
          <w:rPr>
            <w:rFonts w:ascii="ArialMT" w:eastAsia="ArialMT" w:cs="ArialMT" w:hint="eastAsia"/>
            <w:sz w:val="17"/>
            <w:szCs w:val="17"/>
            <w:lang w:val="en-AU"/>
          </w:rPr>
          <w:t>–</w:t>
        </w:r>
      </w:ins>
      <w:del w:id="5088"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The Szczecin Courier</w:t>
      </w:r>
      <w:r w:rsidRPr="00C66272">
        <w:rPr>
          <w:rFonts w:ascii="Brill" w:eastAsia="Brill" w:hAnsi="Brill" w:cs="Brill"/>
          <w:color w:val="000000"/>
        </w:rPr>
        <w:t xml:space="preserve">, or </w:t>
      </w:r>
      <w:proofErr w:type="spellStart"/>
      <w:r w:rsidRPr="00C66272">
        <w:rPr>
          <w:rFonts w:ascii="Brill" w:eastAsia="Brill" w:hAnsi="Brill" w:cs="Brill"/>
          <w:i/>
          <w:color w:val="000000"/>
        </w:rPr>
        <w:t>Głos</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r w:rsidRPr="00C66272">
        <w:rPr>
          <w:rFonts w:ascii="Brill" w:eastAsia="Brill" w:hAnsi="Brill" w:cs="Brill"/>
          <w:color w:val="000000"/>
        </w:rPr>
        <w:t xml:space="preserve"> </w:t>
      </w:r>
      <w:ins w:id="5089" w:author="Autor">
        <w:r w:rsidR="00912430">
          <w:rPr>
            <w:rFonts w:ascii="ArialMT" w:eastAsia="ArialMT" w:cs="ArialMT" w:hint="eastAsia"/>
            <w:sz w:val="17"/>
            <w:szCs w:val="17"/>
            <w:lang w:val="en-AU"/>
          </w:rPr>
          <w:t>–</w:t>
        </w:r>
      </w:ins>
      <w:del w:id="5090" w:author="Autor">
        <w:r w:rsidRPr="00C66272" w:rsidDel="00912430">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The Voice of Szczecin</w:t>
      </w:r>
      <w:r w:rsidRPr="00C66272">
        <w:rPr>
          <w:rFonts w:ascii="Brill" w:eastAsia="Brill" w:hAnsi="Brill" w:cs="Brill"/>
          <w:color w:val="000000"/>
        </w:rPr>
        <w:t>)</w:t>
      </w:r>
      <w:r w:rsidR="00007AD6" w:rsidRPr="00C66272">
        <w:rPr>
          <w:rFonts w:ascii="Brill" w:eastAsia="Brill" w:hAnsi="Brill" w:cs="Brill"/>
          <w:color w:val="000000"/>
        </w:rPr>
        <w:t>.</w:t>
      </w:r>
      <w:r w:rsidRPr="00C66272">
        <w:rPr>
          <w:rFonts w:ascii="Brill" w:eastAsia="Brill" w:hAnsi="Brill" w:cs="Brill"/>
          <w:color w:val="000000"/>
        </w:rPr>
        <w:t xml:space="preserve"> Seascape writing was one of the forms of literature and journalism capable of </w:t>
      </w:r>
      <w:ins w:id="5091" w:author="Autor">
        <w:r w:rsidR="00912430">
          <w:rPr>
            <w:rFonts w:ascii="Brill" w:eastAsia="Brill" w:hAnsi="Brill" w:cs="Brill"/>
            <w:color w:val="000000"/>
          </w:rPr>
          <w:t>depicting</w:t>
        </w:r>
      </w:ins>
      <w:del w:id="5092" w:author="Autor">
        <w:r w:rsidRPr="00C66272" w:rsidDel="00912430">
          <w:rPr>
            <w:rFonts w:ascii="Brill" w:eastAsia="Brill" w:hAnsi="Brill" w:cs="Brill"/>
            <w:color w:val="000000"/>
          </w:rPr>
          <w:delText>picturing</w:delText>
        </w:r>
      </w:del>
      <w:r w:rsidRPr="00C66272">
        <w:rPr>
          <w:rFonts w:ascii="Brill" w:eastAsia="Brill" w:hAnsi="Brill" w:cs="Brill"/>
          <w:color w:val="000000"/>
        </w:rPr>
        <w:t xml:space="preserve"> both the transformations of post-WWII civilisation and the problems of West Pomerania: migration</w:t>
      </w:r>
      <w:r w:rsidR="00C35BE1" w:rsidRPr="00C66272">
        <w:rPr>
          <w:rFonts w:ascii="Brill" w:eastAsia="Brill" w:hAnsi="Brill" w:cs="Brill"/>
          <w:color w:val="000000"/>
        </w:rPr>
        <w:t>, the</w:t>
      </w:r>
      <w:r w:rsidRPr="00C66272">
        <w:rPr>
          <w:rFonts w:ascii="Brill" w:eastAsia="Brill" w:hAnsi="Brill" w:cs="Brill"/>
          <w:color w:val="000000"/>
        </w:rPr>
        <w:t xml:space="preserve"> shaping of the local community,</w:t>
      </w:r>
      <w:r w:rsidR="00C35BE1" w:rsidRPr="00C66272">
        <w:rPr>
          <w:rFonts w:ascii="Brill" w:eastAsia="Brill" w:hAnsi="Brill" w:cs="Brill"/>
          <w:color w:val="000000"/>
        </w:rPr>
        <w:t xml:space="preserve"> the</w:t>
      </w:r>
      <w:r w:rsidRPr="00C66272">
        <w:rPr>
          <w:rFonts w:ascii="Brill" w:eastAsia="Brill" w:hAnsi="Brill" w:cs="Brill"/>
          <w:color w:val="000000"/>
        </w:rPr>
        <w:t xml:space="preserve"> reconstruction of towns</w:t>
      </w:r>
      <w:ins w:id="5093" w:author="Autor">
        <w:r w:rsidR="00774698">
          <w:rPr>
            <w:rFonts w:ascii="Brill" w:eastAsia="Brill" w:hAnsi="Brill" w:cs="Brill"/>
            <w:color w:val="000000"/>
          </w:rPr>
          <w:t>,</w:t>
        </w:r>
      </w:ins>
      <w:r w:rsidRPr="00C66272">
        <w:rPr>
          <w:rFonts w:ascii="Brill" w:eastAsia="Brill" w:hAnsi="Brill" w:cs="Brill"/>
          <w:color w:val="000000"/>
        </w:rPr>
        <w:t xml:space="preserve"> </w:t>
      </w:r>
      <w:r w:rsidR="00C35BE1" w:rsidRPr="00C66272">
        <w:rPr>
          <w:rFonts w:ascii="Brill" w:eastAsia="Brill" w:hAnsi="Brill" w:cs="Brill"/>
          <w:color w:val="000000"/>
        </w:rPr>
        <w:t>and the</w:t>
      </w:r>
      <w:r w:rsidRPr="00C66272">
        <w:rPr>
          <w:rFonts w:ascii="Brill" w:eastAsia="Brill" w:hAnsi="Brill" w:cs="Brill"/>
          <w:color w:val="000000"/>
        </w:rPr>
        <w:t xml:space="preserve"> infiltration of </w:t>
      </w:r>
      <w:r w:rsidR="00C35BE1" w:rsidRPr="00C66272">
        <w:rPr>
          <w:rFonts w:ascii="Brill" w:eastAsia="Brill" w:hAnsi="Brill" w:cs="Brill"/>
          <w:color w:val="000000"/>
        </w:rPr>
        <w:t>W</w:t>
      </w:r>
      <w:r w:rsidRPr="00C66272">
        <w:rPr>
          <w:rFonts w:ascii="Brill" w:eastAsia="Brill" w:hAnsi="Brill" w:cs="Brill"/>
          <w:color w:val="000000"/>
        </w:rPr>
        <w:t>estern influences (music, fashion, style of life) i</w:t>
      </w:r>
      <w:r w:rsidR="00AC6E88" w:rsidRPr="00C66272">
        <w:rPr>
          <w:rFonts w:ascii="Brill" w:eastAsia="Brill" w:hAnsi="Brill" w:cs="Brill"/>
          <w:color w:val="000000"/>
        </w:rPr>
        <w:t>n</w:t>
      </w:r>
      <w:r w:rsidRPr="00C66272">
        <w:rPr>
          <w:rFonts w:ascii="Brill" w:eastAsia="Brill" w:hAnsi="Brill" w:cs="Brill"/>
          <w:color w:val="000000"/>
        </w:rPr>
        <w:t xml:space="preserve"> </w:t>
      </w:r>
      <w:r w:rsidR="00AC6E88" w:rsidRPr="00C66272">
        <w:rPr>
          <w:rFonts w:ascii="Brill" w:eastAsia="Brill" w:hAnsi="Brill" w:cs="Brill"/>
          <w:color w:val="000000"/>
        </w:rPr>
        <w:t xml:space="preserve">the </w:t>
      </w:r>
      <w:r w:rsidRPr="00C66272">
        <w:rPr>
          <w:rFonts w:ascii="Brill" w:eastAsia="Brill" w:hAnsi="Brill" w:cs="Brill"/>
          <w:color w:val="000000"/>
        </w:rPr>
        <w:t>communist Polish culture</w:t>
      </w:r>
      <w:r w:rsidR="00AC6E88" w:rsidRPr="00C66272">
        <w:rPr>
          <w:rFonts w:ascii="Brill" w:eastAsia="Brill" w:hAnsi="Brill" w:cs="Brill"/>
          <w:color w:val="000000"/>
        </w:rPr>
        <w:t xml:space="preserve"> of the 1960s</w:t>
      </w:r>
      <w:r w:rsidRPr="00C66272">
        <w:rPr>
          <w:rFonts w:ascii="Brill" w:eastAsia="Brill" w:hAnsi="Brill" w:cs="Brill"/>
          <w:color w:val="000000"/>
        </w:rPr>
        <w:t>.</w:t>
      </w:r>
    </w:p>
    <w:p w14:paraId="3507800F" w14:textId="6CF97AA5"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Later</w:t>
      </w:r>
      <w:r w:rsidR="00AC6E88" w:rsidRPr="00C66272">
        <w:rPr>
          <w:rFonts w:ascii="Brill" w:eastAsia="Brill" w:hAnsi="Brill" w:cs="Brill"/>
          <w:color w:val="000000"/>
        </w:rPr>
        <w:t xml:space="preserve">, </w:t>
      </w:r>
      <w:r w:rsidRPr="00C66272">
        <w:rPr>
          <w:rFonts w:ascii="Brill" w:eastAsia="Brill" w:hAnsi="Brill" w:cs="Brill"/>
          <w:color w:val="000000"/>
        </w:rPr>
        <w:t>in the 1970s</w:t>
      </w:r>
      <w:r w:rsidR="00E23834" w:rsidRPr="00C66272">
        <w:rPr>
          <w:rFonts w:ascii="Brill" w:eastAsia="Brill" w:hAnsi="Brill" w:cs="Brill"/>
          <w:color w:val="000000"/>
        </w:rPr>
        <w:t>,</w:t>
      </w:r>
      <w:r w:rsidRPr="00C66272">
        <w:rPr>
          <w:rFonts w:ascii="Brill" w:eastAsia="Brill" w:hAnsi="Brill" w:cs="Brill"/>
          <w:color w:val="000000"/>
        </w:rPr>
        <w:t xml:space="preserve"> maritime prose became a staple literary </w:t>
      </w:r>
      <w:r w:rsidR="00E23834" w:rsidRPr="00C66272">
        <w:rPr>
          <w:rFonts w:ascii="Brill" w:eastAsia="Brill" w:hAnsi="Brill" w:cs="Brill"/>
          <w:color w:val="000000"/>
        </w:rPr>
        <w:t>form</w:t>
      </w:r>
      <w:r w:rsidRPr="00C66272">
        <w:rPr>
          <w:rFonts w:ascii="Brill" w:eastAsia="Brill" w:hAnsi="Brill" w:cs="Brill"/>
          <w:color w:val="000000"/>
        </w:rPr>
        <w:t xml:space="preserve"> produced</w:t>
      </w:r>
      <w:r w:rsidR="001A1E0C">
        <w:rPr>
          <w:rFonts w:ascii="Brill" w:eastAsia="Brill" w:hAnsi="Brill" w:cs="Brill"/>
          <w:color w:val="000000"/>
        </w:rPr>
        <w:t xml:space="preserve"> </w:t>
      </w:r>
      <w:r w:rsidRPr="00C66272">
        <w:rPr>
          <w:rFonts w:ascii="Brill" w:eastAsia="Brill" w:hAnsi="Brill" w:cs="Brill"/>
          <w:color w:val="000000"/>
        </w:rPr>
        <w:t xml:space="preserve">by </w:t>
      </w:r>
      <w:r w:rsidR="00693BFC" w:rsidRPr="00C66272">
        <w:rPr>
          <w:rFonts w:ascii="Brill" w:eastAsia="Brill" w:hAnsi="Brill" w:cs="Brill"/>
          <w:color w:val="000000"/>
        </w:rPr>
        <w:t xml:space="preserve">people who had participated </w:t>
      </w:r>
      <w:r w:rsidR="00E23834" w:rsidRPr="00C66272">
        <w:rPr>
          <w:rFonts w:ascii="Brill" w:eastAsia="Brill" w:hAnsi="Brill" w:cs="Brill"/>
          <w:color w:val="000000"/>
        </w:rPr>
        <w:t>in</w:t>
      </w:r>
      <w:r w:rsidRPr="00C66272">
        <w:rPr>
          <w:rFonts w:ascii="Brill" w:eastAsia="Brill" w:hAnsi="Brill" w:cs="Brill"/>
          <w:color w:val="000000"/>
        </w:rPr>
        <w:t xml:space="preserve"> Szczecin cultural life in previous years</w:t>
      </w:r>
      <w:r w:rsidR="00693BFC" w:rsidRPr="00C66272">
        <w:rPr>
          <w:rFonts w:ascii="Brill" w:eastAsia="Brill" w:hAnsi="Brill" w:cs="Brill"/>
          <w:color w:val="000000"/>
        </w:rPr>
        <w:t>, like</w:t>
      </w:r>
      <w:r w:rsidR="001A1E0C">
        <w:rPr>
          <w:rFonts w:ascii="Brill" w:eastAsia="Brill" w:hAnsi="Brill" w:cs="Brill"/>
          <w:color w:val="000000"/>
        </w:rPr>
        <w:t xml:space="preserve"> </w:t>
      </w:r>
      <w:r w:rsidRPr="00C66272">
        <w:rPr>
          <w:rFonts w:ascii="Brill" w:eastAsia="Brill" w:hAnsi="Brill" w:cs="Brill"/>
          <w:color w:val="000000"/>
        </w:rPr>
        <w:t>former fisherman Czesław Schabowski (1908-1987)</w:t>
      </w:r>
      <w:r w:rsidR="00693BFC" w:rsidRPr="00C66272">
        <w:rPr>
          <w:rFonts w:ascii="Brill" w:eastAsia="Brill" w:hAnsi="Brill" w:cs="Brill"/>
          <w:color w:val="000000"/>
        </w:rPr>
        <w:t xml:space="preserve"> and</w:t>
      </w:r>
      <w:r w:rsidRPr="00C66272">
        <w:rPr>
          <w:rFonts w:ascii="Brill" w:eastAsia="Brill" w:hAnsi="Brill" w:cs="Brill"/>
          <w:color w:val="000000"/>
        </w:rPr>
        <w:t xml:space="preserve"> former deep-sea captain Eugeniusz W. </w:t>
      </w:r>
      <w:proofErr w:type="spellStart"/>
      <w:r w:rsidRPr="00C66272">
        <w:rPr>
          <w:rFonts w:ascii="Brill" w:eastAsia="Brill" w:hAnsi="Brill" w:cs="Brill"/>
          <w:color w:val="000000"/>
        </w:rPr>
        <w:t>Daszkowski</w:t>
      </w:r>
      <w:proofErr w:type="spellEnd"/>
      <w:r w:rsidRPr="00C66272">
        <w:rPr>
          <w:rFonts w:ascii="Brill" w:eastAsia="Brill" w:hAnsi="Brill" w:cs="Brill"/>
          <w:color w:val="000000"/>
        </w:rPr>
        <w:t xml:space="preserve"> (1930-2021). </w:t>
      </w:r>
      <w:r w:rsidR="00CF7546" w:rsidRPr="00C66272">
        <w:rPr>
          <w:rFonts w:ascii="Brill" w:eastAsia="Brill" w:hAnsi="Brill" w:cs="Brill"/>
          <w:color w:val="000000"/>
        </w:rPr>
        <w:t>B</w:t>
      </w:r>
      <w:r w:rsidRPr="00C66272">
        <w:rPr>
          <w:rFonts w:ascii="Brill" w:eastAsia="Brill" w:hAnsi="Brill" w:cs="Brill"/>
          <w:color w:val="000000"/>
        </w:rPr>
        <w:t>iographies such as theirs were by no means private and have remained a significant part of the town’s culture t</w:t>
      </w:r>
      <w:r w:rsidR="00CF7546" w:rsidRPr="00C66272">
        <w:rPr>
          <w:rFonts w:ascii="Brill" w:eastAsia="Brill" w:hAnsi="Brill" w:cs="Brill"/>
          <w:color w:val="000000"/>
        </w:rPr>
        <w:t>o</w:t>
      </w:r>
      <w:r w:rsidRPr="00C66272">
        <w:rPr>
          <w:rFonts w:ascii="Brill" w:eastAsia="Brill" w:hAnsi="Brill" w:cs="Brill"/>
          <w:color w:val="000000"/>
        </w:rPr>
        <w:t xml:space="preserve"> this day.</w:t>
      </w:r>
    </w:p>
    <w:p w14:paraId="35078010"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8011" w14:textId="77777777" w:rsidR="00CB3FC9" w:rsidRPr="00C66272" w:rsidRDefault="00CB3FC9">
      <w:pPr>
        <w:pBdr>
          <w:top w:val="nil"/>
          <w:left w:val="nil"/>
          <w:bottom w:val="nil"/>
          <w:right w:val="nil"/>
          <w:between w:val="nil"/>
        </w:pBdr>
        <w:spacing w:line="360" w:lineRule="auto"/>
        <w:jc w:val="both"/>
        <w:rPr>
          <w:rFonts w:ascii="Brill" w:eastAsia="Brill" w:hAnsi="Brill" w:cs="Brill"/>
          <w:b/>
          <w:color w:val="000000"/>
        </w:rPr>
      </w:pPr>
    </w:p>
    <w:p w14:paraId="35078012"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Conclusion</w:t>
      </w:r>
    </w:p>
    <w:p w14:paraId="35078013" w14:textId="122D6423"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 xml:space="preserve">For the literature of the period in question, mobility juxtaposed with immobility comprises </w:t>
      </w:r>
      <w:r w:rsidRPr="00C66272">
        <w:rPr>
          <w:rFonts w:ascii="Brill" w:eastAsia="Brill" w:hAnsi="Brill" w:cs="Brill"/>
          <w:i/>
          <w:color w:val="000000"/>
        </w:rPr>
        <w:t>the</w:t>
      </w:r>
      <w:r w:rsidRPr="00C66272">
        <w:rPr>
          <w:rFonts w:ascii="Brill" w:eastAsia="Brill" w:hAnsi="Brill" w:cs="Brill"/>
          <w:color w:val="000000"/>
        </w:rPr>
        <w:t xml:space="preserve"> keystone. Mobility, both real and imagined, of post-WWII migrations and the gradual settlement of Szczecin is the grand theme of 1960s literature. </w:t>
      </w:r>
      <w:r w:rsidR="00FA415D" w:rsidRPr="00C66272">
        <w:rPr>
          <w:rFonts w:ascii="Brill" w:eastAsia="Brill" w:hAnsi="Brill" w:cs="Brill"/>
          <w:color w:val="000000"/>
        </w:rPr>
        <w:t>S</w:t>
      </w:r>
      <w:r w:rsidRPr="00C66272">
        <w:rPr>
          <w:rFonts w:ascii="Brill" w:eastAsia="Brill" w:hAnsi="Brill" w:cs="Brill"/>
          <w:color w:val="000000"/>
        </w:rPr>
        <w:t xml:space="preserve">uch literature explores </w:t>
      </w:r>
      <w:r w:rsidRPr="00C66272">
        <w:rPr>
          <w:rFonts w:ascii="Brill" w:eastAsia="Brill" w:hAnsi="Brill" w:cs="Brill"/>
          <w:color w:val="000000"/>
        </w:rPr>
        <w:lastRenderedPageBreak/>
        <w:t xml:space="preserve">the motif of a newcomer becoming a Szczecin dweller; </w:t>
      </w:r>
      <w:r w:rsidR="00B21BCA" w:rsidRPr="00C66272">
        <w:rPr>
          <w:rFonts w:ascii="Brill" w:eastAsia="Brill" w:hAnsi="Brill" w:cs="Brill"/>
          <w:color w:val="000000"/>
        </w:rPr>
        <w:t>but</w:t>
      </w:r>
      <w:r w:rsidRPr="00C66272">
        <w:rPr>
          <w:rFonts w:ascii="Brill" w:eastAsia="Brill" w:hAnsi="Brill" w:cs="Brill"/>
          <w:color w:val="000000"/>
        </w:rPr>
        <w:t xml:space="preserve"> the </w:t>
      </w:r>
      <w:proofErr w:type="spellStart"/>
      <w:r w:rsidRPr="00C66272">
        <w:rPr>
          <w:rFonts w:ascii="Brill" w:eastAsia="Brill" w:hAnsi="Brill" w:cs="Brill"/>
          <w:i/>
          <w:color w:val="000000"/>
        </w:rPr>
        <w:t>topos</w:t>
      </w:r>
      <w:proofErr w:type="spellEnd"/>
      <w:r w:rsidRPr="00C66272">
        <w:rPr>
          <w:rFonts w:ascii="Brill" w:eastAsia="Brill" w:hAnsi="Brill" w:cs="Brill"/>
          <w:color w:val="000000"/>
        </w:rPr>
        <w:t xml:space="preserve"> of the seaman who sails home only to start voyaging again </w:t>
      </w:r>
      <w:r w:rsidR="00B21BCA" w:rsidRPr="00C66272">
        <w:rPr>
          <w:rFonts w:ascii="Brill" w:eastAsia="Brill" w:hAnsi="Brill" w:cs="Brill"/>
          <w:color w:val="000000"/>
        </w:rPr>
        <w:t>also appears</w:t>
      </w:r>
      <w:r w:rsidRPr="00C66272">
        <w:rPr>
          <w:rFonts w:ascii="Brill" w:eastAsia="Brill" w:hAnsi="Brill" w:cs="Brill"/>
          <w:color w:val="000000"/>
        </w:rPr>
        <w:t xml:space="preserve">. </w:t>
      </w:r>
    </w:p>
    <w:p w14:paraId="35078014" w14:textId="32040ED8"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It is strange that the time of the Polish People’s Republic is never typically considered as </w:t>
      </w:r>
      <w:r w:rsidR="00B21BCA" w:rsidRPr="00C66272">
        <w:rPr>
          <w:rFonts w:ascii="Brill" w:eastAsia="Brill" w:hAnsi="Brill" w:cs="Brill"/>
          <w:color w:val="000000"/>
        </w:rPr>
        <w:t>the</w:t>
      </w:r>
      <w:r w:rsidRPr="00C66272">
        <w:rPr>
          <w:rFonts w:ascii="Brill" w:eastAsia="Brill" w:hAnsi="Brill" w:cs="Brill"/>
          <w:color w:val="000000"/>
        </w:rPr>
        <w:t xml:space="preserve"> background </w:t>
      </w:r>
      <w:r w:rsidR="00B21BCA" w:rsidRPr="00C66272">
        <w:rPr>
          <w:rFonts w:ascii="Brill" w:eastAsia="Brill" w:hAnsi="Brill" w:cs="Brill"/>
          <w:color w:val="000000"/>
        </w:rPr>
        <w:t xml:space="preserve">of a </w:t>
      </w:r>
      <w:r w:rsidRPr="00C66272">
        <w:rPr>
          <w:rFonts w:ascii="Brill" w:eastAsia="Brill" w:hAnsi="Brill" w:cs="Brill"/>
          <w:color w:val="000000"/>
        </w:rPr>
        <w:t xml:space="preserve">voyage </w:t>
      </w:r>
      <w:ins w:id="5094" w:author="Autor">
        <w:r w:rsidR="00D60ED7">
          <w:rPr>
            <w:rFonts w:ascii="ArialMT" w:eastAsia="ArialMT" w:cs="ArialMT" w:hint="eastAsia"/>
            <w:sz w:val="17"/>
            <w:szCs w:val="17"/>
            <w:lang w:val="en-AU"/>
          </w:rPr>
          <w:t>–</w:t>
        </w:r>
      </w:ins>
      <w:del w:id="5095"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or mobility stories</w:t>
      </w:r>
      <w:ins w:id="5096" w:author="Autor">
        <w:r w:rsidR="00D60ED7">
          <w:rPr>
            <w:rFonts w:ascii="Brill" w:eastAsia="Brill" w:hAnsi="Brill" w:cs="Brill"/>
            <w:color w:val="000000"/>
          </w:rPr>
          <w:t>.</w:t>
        </w:r>
      </w:ins>
      <w:del w:id="5097"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w:t>
      </w:r>
      <w:ins w:id="5098" w:author="Autor">
        <w:r w:rsidR="00D60ED7">
          <w:rPr>
            <w:rFonts w:ascii="Brill" w:eastAsia="Brill" w:hAnsi="Brill" w:cs="Brill"/>
            <w:color w:val="000000"/>
          </w:rPr>
          <w:t>I</w:t>
        </w:r>
      </w:ins>
      <w:del w:id="5099" w:author="Autor">
        <w:r w:rsidRPr="00C66272" w:rsidDel="00D60ED7">
          <w:rPr>
            <w:rFonts w:ascii="Brill" w:eastAsia="Brill" w:hAnsi="Brill" w:cs="Brill"/>
            <w:color w:val="000000"/>
          </w:rPr>
          <w:delText>i</w:delText>
        </w:r>
      </w:del>
      <w:r w:rsidRPr="00C66272">
        <w:rPr>
          <w:rFonts w:ascii="Brill" w:eastAsia="Brill" w:hAnsi="Brill" w:cs="Brill"/>
          <w:color w:val="000000"/>
        </w:rPr>
        <w:t xml:space="preserve">nstead late modern history refers to communist Poland as a toneless period: ‘grey’, ‘insular’, and entirely non-intriguing. </w:t>
      </w:r>
      <w:r w:rsidR="00460A3E" w:rsidRPr="00C66272">
        <w:rPr>
          <w:rFonts w:ascii="Brill" w:eastAsia="Brill" w:hAnsi="Brill" w:cs="Brill"/>
          <w:color w:val="000000"/>
        </w:rPr>
        <w:t xml:space="preserve">In contrast </w:t>
      </w:r>
      <w:r w:rsidRPr="00C66272">
        <w:rPr>
          <w:rFonts w:ascii="Brill" w:eastAsia="Brill" w:hAnsi="Brill" w:cs="Brill"/>
          <w:color w:val="000000"/>
        </w:rPr>
        <w:t xml:space="preserve">to the historical vista, writers, </w:t>
      </w:r>
      <w:r w:rsidR="00460A3E" w:rsidRPr="00C66272">
        <w:rPr>
          <w:rFonts w:ascii="Brill" w:eastAsia="Brill" w:hAnsi="Brill" w:cs="Brill"/>
          <w:color w:val="000000"/>
        </w:rPr>
        <w:t xml:space="preserve">both </w:t>
      </w:r>
      <w:r w:rsidRPr="00C66272">
        <w:rPr>
          <w:rFonts w:ascii="Brill" w:eastAsia="Brill" w:hAnsi="Brill" w:cs="Brill"/>
          <w:color w:val="000000"/>
        </w:rPr>
        <w:t xml:space="preserve">male and female, of maritime prose depicted the communist Szczecin as a place where mobility as well urban hustle and bustle were omnipresent and which, as such, offered a similar </w:t>
      </w:r>
      <w:ins w:id="5100" w:author="Autor">
        <w:r w:rsidR="00D60ED7">
          <w:rPr>
            <w:rFonts w:ascii="ArialMT" w:eastAsia="ArialMT" w:cs="ArialMT" w:hint="eastAsia"/>
            <w:sz w:val="17"/>
            <w:szCs w:val="17"/>
            <w:lang w:val="en-AU"/>
          </w:rPr>
          <w:t>–</w:t>
        </w:r>
      </w:ins>
      <w:del w:id="5101"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mobile, nomadic </w:t>
      </w:r>
      <w:ins w:id="5102" w:author="Autor">
        <w:r w:rsidR="00D60ED7">
          <w:rPr>
            <w:rFonts w:ascii="ArialMT" w:eastAsia="ArialMT" w:cs="ArialMT" w:hint="eastAsia"/>
            <w:sz w:val="17"/>
            <w:szCs w:val="17"/>
            <w:lang w:val="en-AU"/>
          </w:rPr>
          <w:t>–</w:t>
        </w:r>
      </w:ins>
      <w:del w:id="5103"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identity </w:t>
      </w:r>
      <w:r w:rsidR="000D69FF" w:rsidRPr="00C66272">
        <w:rPr>
          <w:rFonts w:ascii="Brill" w:eastAsia="Brill" w:hAnsi="Brill" w:cs="Brill"/>
          <w:color w:val="000000"/>
        </w:rPr>
        <w:t>for</w:t>
      </w:r>
      <w:r w:rsidRPr="00C66272">
        <w:rPr>
          <w:rFonts w:ascii="Brill" w:eastAsia="Brill" w:hAnsi="Brill" w:cs="Brill"/>
          <w:color w:val="000000"/>
        </w:rPr>
        <w:t xml:space="preserve"> new generations of the region</w:t>
      </w:r>
      <w:r w:rsidR="000D69FF" w:rsidRPr="00C66272">
        <w:rPr>
          <w:rFonts w:ascii="Brill" w:eastAsia="Brill" w:hAnsi="Brill" w:cs="Brill"/>
          <w:color w:val="000000"/>
        </w:rPr>
        <w:t>’s</w:t>
      </w:r>
      <w:r w:rsidRPr="00C66272">
        <w:rPr>
          <w:rFonts w:ascii="Brill" w:eastAsia="Brill" w:hAnsi="Brill" w:cs="Brill"/>
          <w:color w:val="000000"/>
        </w:rPr>
        <w:t xml:space="preserve"> dwellers.</w:t>
      </w:r>
    </w:p>
    <w:p w14:paraId="35078015" w14:textId="5AE27E20" w:rsidR="00CB3FC9" w:rsidRPr="00C66272" w:rsidRDefault="00C55FA1">
      <w:p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ab/>
        <w:t xml:space="preserve">The idea of the poetics of the port town which I have analysed above rests on the assumption that local fiction </w:t>
      </w:r>
      <w:ins w:id="5104" w:author="Autor">
        <w:r w:rsidR="00D60ED7">
          <w:rPr>
            <w:rFonts w:ascii="ArialMT" w:eastAsia="ArialMT" w:cs="ArialMT" w:hint="eastAsia"/>
            <w:sz w:val="17"/>
            <w:szCs w:val="17"/>
            <w:lang w:val="en-AU"/>
          </w:rPr>
          <w:t>–</w:t>
        </w:r>
      </w:ins>
      <w:del w:id="5105"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in this case, the fiction created in the port town of Szczecin of the 1960s, a period of profound social transformations </w:t>
      </w:r>
      <w:ins w:id="5106" w:author="Autor">
        <w:r w:rsidR="00D60ED7">
          <w:rPr>
            <w:rFonts w:ascii="ArialMT" w:eastAsia="ArialMT" w:cs="ArialMT" w:hint="eastAsia"/>
            <w:sz w:val="17"/>
            <w:szCs w:val="17"/>
            <w:lang w:val="en-AU"/>
          </w:rPr>
          <w:t>–</w:t>
        </w:r>
      </w:ins>
      <w:del w:id="5107" w:author="Autor">
        <w:r w:rsidRPr="00C66272" w:rsidDel="00D60ED7">
          <w:rPr>
            <w:rFonts w:ascii="Brill" w:eastAsia="Brill" w:hAnsi="Brill" w:cs="Brill"/>
            <w:color w:val="000000"/>
          </w:rPr>
          <w:delText>—</w:delText>
        </w:r>
      </w:del>
      <w:r w:rsidRPr="00C66272">
        <w:rPr>
          <w:rFonts w:ascii="Brill" w:eastAsia="Brill" w:hAnsi="Brill" w:cs="Brill"/>
          <w:color w:val="000000"/>
        </w:rPr>
        <w:t xml:space="preserve"> has characteristics of its own. The main tenets of such poetics would be </w:t>
      </w:r>
      <w:r w:rsidR="000B4CFF" w:rsidRPr="00C66272">
        <w:rPr>
          <w:rFonts w:ascii="Brill" w:eastAsia="Brill" w:hAnsi="Brill" w:cs="Brill"/>
          <w:color w:val="000000"/>
        </w:rPr>
        <w:t>the following</w:t>
      </w:r>
      <w:r w:rsidRPr="00C66272">
        <w:rPr>
          <w:rFonts w:ascii="Brill" w:eastAsia="Brill" w:hAnsi="Brill" w:cs="Brill"/>
          <w:color w:val="000000"/>
        </w:rPr>
        <w:t>:</w:t>
      </w:r>
    </w:p>
    <w:p w14:paraId="35078016" w14:textId="321415EC" w:rsidR="00CB3FC9" w:rsidRPr="00C66272" w:rsidRDefault="000B4CFF" w:rsidP="00F62668">
      <w:pPr>
        <w:numPr>
          <w:ilvl w:val="0"/>
          <w:numId w:val="1"/>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L</w:t>
      </w:r>
      <w:r w:rsidR="00C55FA1" w:rsidRPr="00C66272">
        <w:rPr>
          <w:rFonts w:ascii="Brill" w:eastAsia="Brill" w:hAnsi="Brill" w:cs="Brill"/>
          <w:color w:val="000000"/>
        </w:rPr>
        <w:t xml:space="preserve">iterature (poetry, prose, essay writings) and journalism via </w:t>
      </w:r>
      <w:r w:rsidRPr="00C66272">
        <w:rPr>
          <w:rFonts w:ascii="Brill" w:eastAsia="Brill" w:hAnsi="Brill" w:cs="Brill"/>
          <w:color w:val="000000"/>
        </w:rPr>
        <w:t>news reports</w:t>
      </w:r>
      <w:r w:rsidR="00C55FA1" w:rsidRPr="00C66272">
        <w:rPr>
          <w:rFonts w:ascii="Brill" w:eastAsia="Brill" w:hAnsi="Brill" w:cs="Brill"/>
          <w:color w:val="000000"/>
        </w:rPr>
        <w:t>, article</w:t>
      </w:r>
      <w:r w:rsidRPr="00C66272">
        <w:rPr>
          <w:rFonts w:ascii="Brill" w:eastAsia="Brill" w:hAnsi="Brill" w:cs="Brill"/>
          <w:color w:val="000000"/>
        </w:rPr>
        <w:t>s</w:t>
      </w:r>
      <w:r w:rsidR="00C55FA1" w:rsidRPr="00C66272">
        <w:rPr>
          <w:rFonts w:ascii="Brill" w:eastAsia="Brill" w:hAnsi="Brill" w:cs="Brill"/>
          <w:color w:val="000000"/>
        </w:rPr>
        <w:t xml:space="preserve">, </w:t>
      </w:r>
      <w:r w:rsidRPr="00C66272">
        <w:rPr>
          <w:rFonts w:ascii="Brill" w:eastAsia="Brill" w:hAnsi="Brill" w:cs="Brill"/>
          <w:color w:val="000000"/>
        </w:rPr>
        <w:t>pamphlets,</w:t>
      </w:r>
      <w:del w:id="5108" w:author="Autor">
        <w:r w:rsidR="00C55FA1" w:rsidRPr="00C66272" w:rsidDel="00D60ED7">
          <w:rPr>
            <w:rFonts w:ascii="Brill" w:eastAsia="Brill" w:hAnsi="Brill" w:cs="Brill"/>
            <w:color w:val="000000"/>
          </w:rPr>
          <w:delText>,</w:delText>
        </w:r>
      </w:del>
      <w:r w:rsidR="00C55FA1" w:rsidRPr="00C66272">
        <w:rPr>
          <w:rFonts w:ascii="Brill" w:eastAsia="Brill" w:hAnsi="Brill" w:cs="Brill"/>
          <w:color w:val="000000"/>
        </w:rPr>
        <w:t xml:space="preserve"> column</w:t>
      </w:r>
      <w:r w:rsidRPr="00C66272">
        <w:rPr>
          <w:rFonts w:ascii="Brill" w:eastAsia="Brill" w:hAnsi="Brill" w:cs="Brill"/>
          <w:color w:val="000000"/>
        </w:rPr>
        <w:t>s</w:t>
      </w:r>
      <w:ins w:id="5109" w:author="Autor">
        <w:r w:rsidR="00D60ED7">
          <w:rPr>
            <w:rFonts w:ascii="Brill" w:eastAsia="Brill" w:hAnsi="Brill" w:cs="Brill"/>
            <w:color w:val="000000"/>
          </w:rPr>
          <w:t>,</w:t>
        </w:r>
      </w:ins>
      <w:r w:rsidR="00C55FA1" w:rsidRPr="00C66272">
        <w:rPr>
          <w:rFonts w:ascii="Brill" w:eastAsia="Brill" w:hAnsi="Brill" w:cs="Brill"/>
          <w:color w:val="000000"/>
        </w:rPr>
        <w:t xml:space="preserve"> and other forms of medial communication (film, photography) are created within a particular social context which has an impact on the content as well as language (e.g. metaphors) of a text.</w:t>
      </w:r>
    </w:p>
    <w:p w14:paraId="35078017" w14:textId="7D224D0F" w:rsidR="00CB3FC9" w:rsidRPr="00C66272" w:rsidRDefault="00590B2C" w:rsidP="00F62668">
      <w:pPr>
        <w:numPr>
          <w:ilvl w:val="0"/>
          <w:numId w:val="1"/>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Regarding</w:t>
      </w:r>
      <w:r w:rsidR="00C55FA1" w:rsidRPr="00C66272">
        <w:rPr>
          <w:rFonts w:ascii="Brill" w:eastAsia="Brill" w:hAnsi="Brill" w:cs="Brill"/>
          <w:color w:val="000000"/>
        </w:rPr>
        <w:t xml:space="preserve"> the content of </w:t>
      </w:r>
      <w:r w:rsidRPr="00C66272">
        <w:rPr>
          <w:rFonts w:ascii="Brill" w:eastAsia="Brill" w:hAnsi="Brill" w:cs="Brill"/>
          <w:color w:val="000000"/>
        </w:rPr>
        <w:t xml:space="preserve">this </w:t>
      </w:r>
      <w:r w:rsidR="00C55FA1" w:rsidRPr="00C66272">
        <w:rPr>
          <w:rFonts w:ascii="Brill" w:eastAsia="Brill" w:hAnsi="Brill" w:cs="Brill"/>
          <w:color w:val="000000"/>
        </w:rPr>
        <w:t>literature, themes and motifs pertaining to maritime affairs but also to port-, river-, shipyard-, sea</w:t>
      </w:r>
      <w:r w:rsidR="00B95104" w:rsidRPr="00C66272">
        <w:rPr>
          <w:rFonts w:ascii="Brill" w:eastAsia="Brill" w:hAnsi="Brill" w:cs="Brill"/>
          <w:color w:val="000000"/>
        </w:rPr>
        <w:t>faring</w:t>
      </w:r>
      <w:r w:rsidR="00C55FA1" w:rsidRPr="00C66272">
        <w:rPr>
          <w:rFonts w:ascii="Brill" w:eastAsia="Brill" w:hAnsi="Brill" w:cs="Brill"/>
          <w:color w:val="000000"/>
        </w:rPr>
        <w:t>-, fisher-, working</w:t>
      </w:r>
      <w:r w:rsidRPr="00C66272">
        <w:rPr>
          <w:rFonts w:ascii="Brill" w:eastAsia="Brill" w:hAnsi="Brill" w:cs="Brill"/>
          <w:color w:val="000000"/>
        </w:rPr>
        <w:t>-</w:t>
      </w:r>
      <w:r w:rsidR="00C55FA1" w:rsidRPr="00C66272">
        <w:rPr>
          <w:rFonts w:ascii="Brill" w:eastAsia="Brill" w:hAnsi="Brill" w:cs="Brill"/>
          <w:color w:val="000000"/>
        </w:rPr>
        <w:t xml:space="preserve">class culture as well as identities springing from new social conditions and newly </w:t>
      </w:r>
      <w:r w:rsidR="00B95104" w:rsidRPr="00C66272">
        <w:rPr>
          <w:rFonts w:ascii="Brill" w:eastAsia="Brill" w:hAnsi="Brill" w:cs="Brill"/>
          <w:color w:val="000000"/>
        </w:rPr>
        <w:t xml:space="preserve">created </w:t>
      </w:r>
      <w:r w:rsidR="00C55FA1" w:rsidRPr="00C66272">
        <w:rPr>
          <w:rFonts w:ascii="Brill" w:eastAsia="Brill" w:hAnsi="Brill" w:cs="Brill"/>
          <w:color w:val="000000"/>
        </w:rPr>
        <w:t>citizenship are preferred.</w:t>
      </w:r>
    </w:p>
    <w:p w14:paraId="35078018" w14:textId="5DCC8148" w:rsidR="00CB3FC9" w:rsidRPr="00C66272" w:rsidRDefault="00C55FA1" w:rsidP="00F62668">
      <w:pPr>
        <w:numPr>
          <w:ilvl w:val="0"/>
          <w:numId w:val="1"/>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Literary and journalist text</w:t>
      </w:r>
      <w:ins w:id="5110" w:author="Autor">
        <w:r w:rsidR="00D60ED7">
          <w:rPr>
            <w:rFonts w:ascii="Brill" w:eastAsia="Brill" w:hAnsi="Brill" w:cs="Brill"/>
            <w:color w:val="000000"/>
          </w:rPr>
          <w:t>s</w:t>
        </w:r>
      </w:ins>
      <w:r w:rsidRPr="00C66272">
        <w:rPr>
          <w:rFonts w:ascii="Brill" w:eastAsia="Brill" w:hAnsi="Brill" w:cs="Brill"/>
          <w:color w:val="000000"/>
        </w:rPr>
        <w:t xml:space="preserve"> created in the 1960s Szczecin are, on one hand, visibly literary; they belong to the “imagined geography” trend </w:t>
      </w:r>
      <w:r w:rsidRPr="003054F7">
        <w:rPr>
          <w:rFonts w:ascii="Brill" w:eastAsia="Brill" w:hAnsi="Brill" w:cs="Brill"/>
          <w:color w:val="000000"/>
        </w:rPr>
        <w:t>(Said, 1978</w:t>
      </w:r>
      <w:r w:rsidRPr="00C66272">
        <w:rPr>
          <w:rFonts w:ascii="Brill" w:eastAsia="Brill" w:hAnsi="Brill" w:cs="Brill"/>
          <w:color w:val="000000"/>
        </w:rPr>
        <w:t xml:space="preserve">). On the other hand, however, these texts are well grounded in the auto/biographical experience of writers, which often </w:t>
      </w:r>
      <w:r w:rsidR="00710F2C" w:rsidRPr="00C66272">
        <w:rPr>
          <w:rFonts w:ascii="Brill" w:eastAsia="Brill" w:hAnsi="Brill" w:cs="Brill"/>
          <w:color w:val="000000"/>
        </w:rPr>
        <w:t>seems like</w:t>
      </w:r>
      <w:r w:rsidRPr="00C66272">
        <w:rPr>
          <w:rFonts w:ascii="Brill" w:eastAsia="Brill" w:hAnsi="Brill" w:cs="Brill"/>
          <w:color w:val="000000"/>
        </w:rPr>
        <w:t xml:space="preserve"> </w:t>
      </w:r>
      <w:r w:rsidR="00710F2C" w:rsidRPr="00C66272">
        <w:rPr>
          <w:rFonts w:ascii="Brill" w:eastAsia="Brill" w:hAnsi="Brill" w:cs="Brill"/>
          <w:color w:val="000000"/>
        </w:rPr>
        <w:t>journalism</w:t>
      </w:r>
      <w:r w:rsidRPr="00C66272">
        <w:rPr>
          <w:rFonts w:ascii="Brill" w:eastAsia="Brill" w:hAnsi="Brill" w:cs="Brill"/>
          <w:color w:val="000000"/>
        </w:rPr>
        <w:t xml:space="preserve"> (in prose, mainly; yet this impression is not unlikely to spring from poetry </w:t>
      </w:r>
      <w:ins w:id="5111" w:author="Autor">
        <w:r w:rsidR="00D60ED7">
          <w:rPr>
            <w:rFonts w:ascii="ArialMT" w:eastAsia="ArialMT" w:cs="ArialMT" w:hint="eastAsia"/>
            <w:sz w:val="17"/>
            <w:szCs w:val="17"/>
            <w:lang w:val="en-AU"/>
          </w:rPr>
          <w:t>–</w:t>
        </w:r>
      </w:ins>
      <w:del w:id="5112" w:author="Autor">
        <w:r w:rsidRPr="00C66272" w:rsidDel="00D60ED7">
          <w:rPr>
            <w:rFonts w:ascii="Brill" w:eastAsia="Brill" w:hAnsi="Brill" w:cs="Brill"/>
            <w:color w:val="000000"/>
          </w:rPr>
          <w:delText>—</w:delText>
        </w:r>
      </w:del>
      <w:r w:rsidR="001A1E0C">
        <w:rPr>
          <w:rFonts w:ascii="Brill" w:eastAsia="Brill" w:hAnsi="Brill" w:cs="Brill"/>
          <w:color w:val="000000"/>
        </w:rPr>
        <w:t xml:space="preserve"> </w:t>
      </w:r>
      <w:r w:rsidRPr="00C66272">
        <w:rPr>
          <w:rFonts w:ascii="Brill" w:eastAsia="Brill" w:hAnsi="Brill" w:cs="Brill"/>
          <w:color w:val="000000"/>
        </w:rPr>
        <w:t>and other literature readings).</w:t>
      </w:r>
    </w:p>
    <w:p w14:paraId="35078019" w14:textId="102C96E1" w:rsidR="00CB3FC9" w:rsidRPr="00C66272" w:rsidRDefault="00C55FA1" w:rsidP="00F62668">
      <w:pPr>
        <w:numPr>
          <w:ilvl w:val="0"/>
          <w:numId w:val="1"/>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 xml:space="preserve">Mobility/noise generated by people, objects, information, </w:t>
      </w:r>
      <w:r w:rsidR="00710F2C" w:rsidRPr="00C66272">
        <w:rPr>
          <w:rFonts w:ascii="Brill" w:eastAsia="Brill" w:hAnsi="Brill" w:cs="Brill"/>
          <w:color w:val="000000"/>
        </w:rPr>
        <w:t xml:space="preserve">and </w:t>
      </w:r>
      <w:r w:rsidRPr="00C66272">
        <w:rPr>
          <w:rFonts w:ascii="Brill" w:eastAsia="Brill" w:hAnsi="Brill" w:cs="Brill"/>
          <w:color w:val="000000"/>
        </w:rPr>
        <w:t>media is the grand theme of port town writings (</w:t>
      </w:r>
      <w:r w:rsidRPr="003054F7">
        <w:rPr>
          <w:rFonts w:ascii="Brill" w:eastAsia="Brill" w:hAnsi="Brill" w:cs="Brill"/>
          <w:color w:val="000000"/>
        </w:rPr>
        <w:t>Urry, 2000</w:t>
      </w:r>
      <w:r w:rsidRPr="00C66272">
        <w:rPr>
          <w:rFonts w:ascii="Brill" w:eastAsia="Brill" w:hAnsi="Brill" w:cs="Brill"/>
          <w:color w:val="000000"/>
        </w:rPr>
        <w:t>). This is conspicuous not only in pieces depicting streets and squares w</w:t>
      </w:r>
      <w:r w:rsidR="00710F2C" w:rsidRPr="00C66272">
        <w:rPr>
          <w:rFonts w:ascii="Brill" w:eastAsia="Brill" w:hAnsi="Brill" w:cs="Brill"/>
          <w:color w:val="000000"/>
        </w:rPr>
        <w:t>h</w:t>
      </w:r>
      <w:r w:rsidRPr="00C66272">
        <w:rPr>
          <w:rFonts w:ascii="Brill" w:eastAsia="Brill" w:hAnsi="Brill" w:cs="Brill"/>
          <w:color w:val="000000"/>
        </w:rPr>
        <w:t>ere people cross</w:t>
      </w:r>
      <w:r w:rsidR="00710F2C" w:rsidRPr="00C66272">
        <w:rPr>
          <w:rFonts w:ascii="Brill" w:eastAsia="Brill" w:hAnsi="Brill" w:cs="Brill"/>
          <w:color w:val="000000"/>
        </w:rPr>
        <w:t xml:space="preserve"> paths</w:t>
      </w:r>
      <w:r w:rsidRPr="00C66272">
        <w:rPr>
          <w:rFonts w:ascii="Brill" w:eastAsia="Brill" w:hAnsi="Brill" w:cs="Brill"/>
          <w:color w:val="000000"/>
        </w:rPr>
        <w:t xml:space="preserve"> but also in the ones </w:t>
      </w:r>
      <w:r w:rsidR="0062362F" w:rsidRPr="00C66272">
        <w:rPr>
          <w:rFonts w:ascii="Brill" w:eastAsia="Brill" w:hAnsi="Brill" w:cs="Brill"/>
          <w:color w:val="000000"/>
        </w:rPr>
        <w:t>depicting</w:t>
      </w:r>
      <w:r w:rsidRPr="00C66272">
        <w:rPr>
          <w:rFonts w:ascii="Brill" w:eastAsia="Brill" w:hAnsi="Brill" w:cs="Brill"/>
          <w:color w:val="000000"/>
        </w:rPr>
        <w:t xml:space="preserve"> workplaces such as </w:t>
      </w:r>
      <w:r w:rsidR="0062362F" w:rsidRPr="00C66272">
        <w:rPr>
          <w:rFonts w:ascii="Brill" w:eastAsia="Brill" w:hAnsi="Brill" w:cs="Brill"/>
          <w:color w:val="000000"/>
        </w:rPr>
        <w:t xml:space="preserve">the </w:t>
      </w:r>
      <w:r w:rsidRPr="00C66272">
        <w:rPr>
          <w:rFonts w:ascii="Brill" w:eastAsia="Brill" w:hAnsi="Brill" w:cs="Brill"/>
          <w:color w:val="000000"/>
        </w:rPr>
        <w:t>shipyard or port. Mobility, therefore, becom</w:t>
      </w:r>
      <w:r w:rsidR="00A001D1" w:rsidRPr="00C66272">
        <w:rPr>
          <w:rFonts w:ascii="Brill" w:eastAsia="Brill" w:hAnsi="Brill" w:cs="Brill"/>
          <w:color w:val="000000"/>
        </w:rPr>
        <w:t>e</w:t>
      </w:r>
      <w:r w:rsidR="00AB17A6" w:rsidRPr="00C66272">
        <w:rPr>
          <w:rFonts w:ascii="Brill" w:eastAsia="Brill" w:hAnsi="Brill" w:cs="Brill"/>
          <w:color w:val="000000"/>
        </w:rPr>
        <w:t>s this literature’s</w:t>
      </w:r>
      <w:r w:rsidRPr="00C66272">
        <w:rPr>
          <w:rFonts w:ascii="Brill" w:eastAsia="Brill" w:hAnsi="Brill" w:cs="Brill"/>
          <w:color w:val="000000"/>
        </w:rPr>
        <w:t xml:space="preserve"> texture, organising its language and style (</w:t>
      </w:r>
      <w:r w:rsidRPr="003054F7">
        <w:rPr>
          <w:rFonts w:ascii="Brill" w:eastAsia="Brill" w:hAnsi="Brill" w:cs="Brill"/>
          <w:color w:val="000000"/>
        </w:rPr>
        <w:t>Rybicka, 2014</w:t>
      </w:r>
      <w:r w:rsidRPr="00C66272">
        <w:rPr>
          <w:rFonts w:ascii="Brill" w:eastAsia="Brill" w:hAnsi="Brill" w:cs="Brill"/>
          <w:color w:val="000000"/>
        </w:rPr>
        <w:t>).</w:t>
      </w:r>
    </w:p>
    <w:p w14:paraId="3507801A" w14:textId="29619318" w:rsidR="00CB3FC9" w:rsidRPr="00C66272" w:rsidRDefault="00C55FA1" w:rsidP="00F62668">
      <w:pPr>
        <w:numPr>
          <w:ilvl w:val="0"/>
          <w:numId w:val="1"/>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lastRenderedPageBreak/>
        <w:t>Reading and interpreting literature within the bounds of the poetics of the port town res</w:t>
      </w:r>
      <w:r w:rsidR="00DF445B" w:rsidRPr="00C66272">
        <w:rPr>
          <w:rFonts w:ascii="Brill" w:eastAsia="Brill" w:hAnsi="Brill" w:cs="Brill"/>
          <w:color w:val="000000"/>
        </w:rPr>
        <w:t>ts</w:t>
      </w:r>
      <w:r w:rsidRPr="00C66272">
        <w:rPr>
          <w:rFonts w:ascii="Brill" w:eastAsia="Brill" w:hAnsi="Brill" w:cs="Brill"/>
          <w:color w:val="000000"/>
        </w:rPr>
        <w:t xml:space="preserve"> on a conviction that a work of art is closely bound to </w:t>
      </w:r>
      <w:r w:rsidR="00DF445B" w:rsidRPr="00C66272">
        <w:rPr>
          <w:rFonts w:ascii="Brill" w:eastAsia="Brill" w:hAnsi="Brill" w:cs="Brill"/>
          <w:color w:val="000000"/>
        </w:rPr>
        <w:t>a</w:t>
      </w:r>
      <w:r w:rsidRPr="00C66272">
        <w:rPr>
          <w:rFonts w:ascii="Brill" w:eastAsia="Brill" w:hAnsi="Brill" w:cs="Brill"/>
          <w:color w:val="000000"/>
        </w:rPr>
        <w:t xml:space="preserve"> writer’s biography</w:t>
      </w:r>
      <w:r w:rsidR="00DF445B" w:rsidRPr="00C66272">
        <w:rPr>
          <w:rFonts w:ascii="Brill" w:eastAsia="Brill" w:hAnsi="Brill" w:cs="Brill"/>
          <w:color w:val="000000"/>
        </w:rPr>
        <w:t>,</w:t>
      </w:r>
      <w:r w:rsidRPr="00C66272">
        <w:rPr>
          <w:rFonts w:ascii="Brill" w:eastAsia="Brill" w:hAnsi="Brill" w:cs="Brill"/>
          <w:color w:val="000000"/>
        </w:rPr>
        <w:t xml:space="preserve"> which, in turn, creates the geography of a place.</w:t>
      </w:r>
    </w:p>
    <w:p w14:paraId="3507801B" w14:textId="3711944A" w:rsidR="00CB3FC9" w:rsidRPr="00C66272" w:rsidDel="00D60ED7" w:rsidRDefault="00DF445B" w:rsidP="00F34A6C">
      <w:pPr>
        <w:pBdr>
          <w:top w:val="nil"/>
          <w:left w:val="nil"/>
          <w:bottom w:val="nil"/>
          <w:right w:val="nil"/>
          <w:between w:val="nil"/>
        </w:pBdr>
        <w:spacing w:line="360" w:lineRule="auto"/>
        <w:ind w:firstLine="720"/>
        <w:jc w:val="both"/>
        <w:rPr>
          <w:del w:id="5113" w:author="Autor"/>
          <w:rFonts w:ascii="Brill" w:eastAsia="Brill" w:hAnsi="Brill" w:cs="Brill"/>
          <w:color w:val="000000"/>
        </w:rPr>
      </w:pPr>
      <w:r w:rsidRPr="00C66272">
        <w:rPr>
          <w:rFonts w:ascii="Brill" w:eastAsia="Brill" w:hAnsi="Brill" w:cs="Brill"/>
          <w:color w:val="000000"/>
        </w:rPr>
        <w:t>Considering</w:t>
      </w:r>
      <w:r w:rsidR="00C55FA1" w:rsidRPr="00C66272">
        <w:rPr>
          <w:rFonts w:ascii="Brill" w:eastAsia="Brill" w:hAnsi="Brill" w:cs="Brill"/>
          <w:color w:val="000000"/>
        </w:rPr>
        <w:t xml:space="preserve"> the above, the poetics of the port town is a mode of literary work organisation </w:t>
      </w:r>
      <w:r w:rsidR="006E5ADA" w:rsidRPr="00C66272">
        <w:rPr>
          <w:rFonts w:ascii="Brill" w:eastAsia="Brill" w:hAnsi="Brill" w:cs="Brill"/>
          <w:color w:val="000000"/>
        </w:rPr>
        <w:t>that</w:t>
      </w:r>
      <w:r w:rsidR="001A1E0C">
        <w:rPr>
          <w:rFonts w:ascii="Brill" w:eastAsia="Brill" w:hAnsi="Brill" w:cs="Brill"/>
          <w:color w:val="000000"/>
        </w:rPr>
        <w:t xml:space="preserve"> </w:t>
      </w:r>
      <w:r w:rsidR="00C55FA1" w:rsidRPr="00C66272">
        <w:rPr>
          <w:rFonts w:ascii="Brill" w:eastAsia="Brill" w:hAnsi="Brill" w:cs="Brill"/>
          <w:color w:val="000000"/>
        </w:rPr>
        <w:t>assumes the influence of space and local/regional community upon the theme, form, and content of the work (</w:t>
      </w:r>
      <w:del w:id="5114" w:author="Autor">
        <w:r w:rsidR="006E5ADA" w:rsidRPr="00C66272" w:rsidDel="00D60ED7">
          <w:rPr>
            <w:rFonts w:ascii="Brill" w:eastAsia="Brill" w:hAnsi="Brill" w:cs="Brill"/>
            <w:color w:val="000000"/>
          </w:rPr>
          <w:delText xml:space="preserve"> </w:delText>
        </w:r>
      </w:del>
      <w:r w:rsidR="006E5ADA" w:rsidRPr="00C66272">
        <w:rPr>
          <w:rFonts w:ascii="Brill" w:eastAsia="Brill" w:hAnsi="Brill" w:cs="Brill"/>
          <w:color w:val="000000"/>
        </w:rPr>
        <w:t>whether</w:t>
      </w:r>
      <w:r w:rsidR="00C55FA1" w:rsidRPr="00C66272">
        <w:rPr>
          <w:rFonts w:ascii="Brill" w:eastAsia="Brill" w:hAnsi="Brill" w:cs="Brill"/>
          <w:color w:val="000000"/>
        </w:rPr>
        <w:t xml:space="preserve"> poem, novel, short story, essay, autobiography, </w:t>
      </w:r>
      <w:r w:rsidR="006E5ADA" w:rsidRPr="00C66272">
        <w:rPr>
          <w:rFonts w:ascii="Brill" w:eastAsia="Brill" w:hAnsi="Brill" w:cs="Brill"/>
          <w:color w:val="000000"/>
        </w:rPr>
        <w:t xml:space="preserve">news </w:t>
      </w:r>
      <w:r w:rsidR="00C55FA1" w:rsidRPr="00C66272">
        <w:rPr>
          <w:rFonts w:ascii="Brill" w:eastAsia="Brill" w:hAnsi="Brill" w:cs="Brill"/>
          <w:color w:val="000000"/>
        </w:rPr>
        <w:t>repo</w:t>
      </w:r>
      <w:r w:rsidR="006E5ADA" w:rsidRPr="00C66272">
        <w:rPr>
          <w:rFonts w:ascii="Brill" w:eastAsia="Brill" w:hAnsi="Brill" w:cs="Brill"/>
          <w:color w:val="000000"/>
        </w:rPr>
        <w:t>rt</w:t>
      </w:r>
      <w:r w:rsidR="00C55FA1" w:rsidRPr="00C66272">
        <w:rPr>
          <w:rFonts w:ascii="Brill" w:eastAsia="Brill" w:hAnsi="Brill" w:cs="Brill"/>
          <w:color w:val="000000"/>
        </w:rPr>
        <w:t>).</w:t>
      </w:r>
      <w:ins w:id="5115" w:author="Autor">
        <w:r w:rsidR="00D60ED7">
          <w:rPr>
            <w:rFonts w:ascii="Brill" w:eastAsia="Brill" w:hAnsi="Brill" w:cs="Brill"/>
            <w:color w:val="000000"/>
          </w:rPr>
          <w:t xml:space="preserve"> </w:t>
        </w:r>
      </w:ins>
    </w:p>
    <w:p w14:paraId="3507801C" w14:textId="0591DB68" w:rsidR="00CB3FC9" w:rsidRPr="00C66272" w:rsidRDefault="00C55FA1" w:rsidP="00F34A6C">
      <w:pPr>
        <w:pBdr>
          <w:top w:val="nil"/>
          <w:left w:val="nil"/>
          <w:bottom w:val="nil"/>
          <w:right w:val="nil"/>
          <w:between w:val="nil"/>
        </w:pBdr>
        <w:spacing w:line="360" w:lineRule="auto"/>
        <w:ind w:firstLine="720"/>
        <w:jc w:val="both"/>
        <w:rPr>
          <w:rFonts w:ascii="Brill" w:eastAsia="Brill" w:hAnsi="Brill" w:cs="Brill"/>
          <w:color w:val="000000"/>
        </w:rPr>
        <w:pPrChange w:id="5116" w:author="Autor">
          <w:pPr>
            <w:pBdr>
              <w:top w:val="nil"/>
              <w:left w:val="nil"/>
              <w:bottom w:val="nil"/>
              <w:right w:val="nil"/>
              <w:between w:val="nil"/>
            </w:pBdr>
            <w:spacing w:line="360" w:lineRule="auto"/>
            <w:jc w:val="both"/>
          </w:pPr>
        </w:pPrChange>
      </w:pPr>
      <w:del w:id="5117" w:author="Autor">
        <w:r w:rsidRPr="00C66272" w:rsidDel="00D60ED7">
          <w:rPr>
            <w:rFonts w:ascii="Brill" w:eastAsia="Brill" w:hAnsi="Brill" w:cs="Brill"/>
            <w:color w:val="000000"/>
          </w:rPr>
          <w:tab/>
        </w:r>
      </w:del>
      <w:r w:rsidR="006E5ADA" w:rsidRPr="00C66272">
        <w:rPr>
          <w:rFonts w:ascii="Brill" w:eastAsia="Brill" w:hAnsi="Brill" w:cs="Brill"/>
          <w:color w:val="000000"/>
        </w:rPr>
        <w:t xml:space="preserve">In </w:t>
      </w:r>
      <w:r w:rsidRPr="00C66272">
        <w:rPr>
          <w:rFonts w:ascii="Brill" w:eastAsia="Brill" w:hAnsi="Brill" w:cs="Brill"/>
          <w:color w:val="000000"/>
        </w:rPr>
        <w:t>relation to the 21st century Szczecin, how is it still possible to refer to this city via the poetics of the port town? Has Szczecin remained the same city as i</w:t>
      </w:r>
      <w:r w:rsidR="000E7321" w:rsidRPr="00C66272">
        <w:rPr>
          <w:rFonts w:ascii="Brill" w:eastAsia="Brill" w:hAnsi="Brill" w:cs="Brill"/>
          <w:color w:val="000000"/>
        </w:rPr>
        <w:t xml:space="preserve">t was in </w:t>
      </w:r>
      <w:r w:rsidRPr="00C66272">
        <w:rPr>
          <w:rFonts w:ascii="Brill" w:eastAsia="Brill" w:hAnsi="Brill" w:cs="Brill"/>
          <w:color w:val="000000"/>
        </w:rPr>
        <w:t>the 1960s? Or maybe the literature written in the 1960s is, historically and culturally, a closed book now? Has Szczecin been a port town, the real and imagined sense of the phrase? These are only a few question</w:t>
      </w:r>
      <w:r w:rsidR="000E7321" w:rsidRPr="00C66272">
        <w:rPr>
          <w:rFonts w:ascii="Brill" w:eastAsia="Brill" w:hAnsi="Brill" w:cs="Brill"/>
          <w:color w:val="000000"/>
        </w:rPr>
        <w:t>s</w:t>
      </w:r>
      <w:r w:rsidRPr="00C66272">
        <w:rPr>
          <w:rFonts w:ascii="Brill" w:eastAsia="Brill" w:hAnsi="Brill" w:cs="Brill"/>
          <w:color w:val="000000"/>
        </w:rPr>
        <w:t xml:space="preserve"> indicating the direction to which the poetics of the port town may stray. I am convinced</w:t>
      </w:r>
      <w:r w:rsidR="00C02F41" w:rsidRPr="00C66272">
        <w:rPr>
          <w:rFonts w:ascii="Brill" w:eastAsia="Brill" w:hAnsi="Brill" w:cs="Brill"/>
          <w:color w:val="000000"/>
        </w:rPr>
        <w:t>, however,</w:t>
      </w:r>
      <w:r w:rsidRPr="00C66272">
        <w:rPr>
          <w:rFonts w:ascii="Brill" w:eastAsia="Brill" w:hAnsi="Brill" w:cs="Brill"/>
          <w:color w:val="000000"/>
        </w:rPr>
        <w:t xml:space="preserve"> that such poetics is a place-dependent phenomenon. </w:t>
      </w:r>
    </w:p>
    <w:p w14:paraId="3507801D"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rPr>
      </w:pPr>
    </w:p>
    <w:p w14:paraId="3507801E"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References</w:t>
      </w:r>
    </w:p>
    <w:p w14:paraId="3507801F" w14:textId="4A635CB6"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Bachelard, G. (1964).</w:t>
      </w:r>
      <w:r w:rsidRPr="00C66272">
        <w:rPr>
          <w:rFonts w:ascii="Brill" w:eastAsia="Brill" w:hAnsi="Brill" w:cs="Brill"/>
          <w:i/>
          <w:color w:val="000000"/>
        </w:rPr>
        <w:t xml:space="preserve"> The </w:t>
      </w:r>
      <w:ins w:id="5118" w:author="Autor">
        <w:r w:rsidR="00D60ED7">
          <w:rPr>
            <w:rFonts w:ascii="Brill" w:eastAsia="Brill" w:hAnsi="Brill" w:cs="Brill"/>
            <w:i/>
            <w:color w:val="000000"/>
          </w:rPr>
          <w:t>p</w:t>
        </w:r>
      </w:ins>
      <w:del w:id="5119" w:author="Autor">
        <w:r w:rsidRPr="00C66272" w:rsidDel="00D60ED7">
          <w:rPr>
            <w:rFonts w:ascii="Brill" w:eastAsia="Brill" w:hAnsi="Brill" w:cs="Brill"/>
            <w:i/>
            <w:color w:val="000000"/>
          </w:rPr>
          <w:delText>P</w:delText>
        </w:r>
      </w:del>
      <w:r w:rsidRPr="00C66272">
        <w:rPr>
          <w:rFonts w:ascii="Brill" w:eastAsia="Brill" w:hAnsi="Brill" w:cs="Brill"/>
          <w:i/>
          <w:color w:val="000000"/>
        </w:rPr>
        <w:t xml:space="preserve">oetics of </w:t>
      </w:r>
      <w:ins w:id="5120" w:author="Autor">
        <w:r w:rsidR="00D60ED7">
          <w:rPr>
            <w:rFonts w:ascii="Brill" w:eastAsia="Brill" w:hAnsi="Brill" w:cs="Brill"/>
            <w:i/>
            <w:color w:val="000000"/>
          </w:rPr>
          <w:t>s</w:t>
        </w:r>
      </w:ins>
      <w:del w:id="5121" w:author="Autor">
        <w:r w:rsidRPr="00C66272" w:rsidDel="00D60ED7">
          <w:rPr>
            <w:rFonts w:ascii="Brill" w:eastAsia="Brill" w:hAnsi="Brill" w:cs="Brill"/>
            <w:i/>
            <w:color w:val="000000"/>
          </w:rPr>
          <w:delText>S</w:delText>
        </w:r>
      </w:del>
      <w:r w:rsidRPr="00C66272">
        <w:rPr>
          <w:rFonts w:ascii="Brill" w:eastAsia="Brill" w:hAnsi="Brill" w:cs="Brill"/>
          <w:i/>
          <w:color w:val="000000"/>
        </w:rPr>
        <w:t>pace.</w:t>
      </w:r>
      <w:r w:rsidRPr="00C66272">
        <w:rPr>
          <w:rFonts w:ascii="Brill" w:eastAsia="Brill" w:hAnsi="Brill" w:cs="Brill"/>
          <w:color w:val="000000"/>
        </w:rPr>
        <w:t xml:space="preserve"> Boston: Beacon Press. </w:t>
      </w:r>
    </w:p>
    <w:p w14:paraId="35078020" w14:textId="2A6C52D1"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Bauman, Z. (</w:t>
      </w:r>
      <w:commentRangeStart w:id="5122"/>
      <w:r w:rsidRPr="00C66272">
        <w:rPr>
          <w:rFonts w:ascii="Brill" w:eastAsia="Brill" w:hAnsi="Brill" w:cs="Brill"/>
          <w:color w:val="000000"/>
        </w:rPr>
        <w:t>1993</w:t>
      </w:r>
      <w:commentRangeEnd w:id="5122"/>
      <w:r w:rsidR="00D60ED7">
        <w:rPr>
          <w:rStyle w:val="Odwoaniedokomentarza"/>
          <w:lang w:val="en-AU"/>
        </w:rPr>
        <w:commentReference w:id="5122"/>
      </w:r>
      <w:r w:rsidRPr="00C66272">
        <w:rPr>
          <w:rFonts w:ascii="Brill" w:eastAsia="Brill" w:hAnsi="Brill" w:cs="Brill"/>
          <w:color w:val="000000"/>
        </w:rPr>
        <w:t xml:space="preserve">). </w:t>
      </w:r>
      <w:r w:rsidRPr="00C66272">
        <w:rPr>
          <w:rFonts w:ascii="Brill" w:eastAsia="Brill" w:hAnsi="Brill" w:cs="Brill"/>
          <w:i/>
          <w:color w:val="000000"/>
        </w:rPr>
        <w:t xml:space="preserve">Postmodern </w:t>
      </w:r>
      <w:ins w:id="5123" w:author="Autor">
        <w:r w:rsidR="00D60ED7">
          <w:rPr>
            <w:rFonts w:ascii="Brill" w:eastAsia="Brill" w:hAnsi="Brill" w:cs="Brill"/>
            <w:i/>
            <w:color w:val="000000"/>
          </w:rPr>
          <w:t>e</w:t>
        </w:r>
      </w:ins>
      <w:del w:id="5124" w:author="Autor">
        <w:r w:rsidRPr="00C66272" w:rsidDel="00D60ED7">
          <w:rPr>
            <w:rFonts w:ascii="Brill" w:eastAsia="Brill" w:hAnsi="Brill" w:cs="Brill"/>
            <w:i/>
            <w:color w:val="000000"/>
          </w:rPr>
          <w:delText>E</w:delText>
        </w:r>
      </w:del>
      <w:r w:rsidRPr="00C66272">
        <w:rPr>
          <w:rFonts w:ascii="Brill" w:eastAsia="Brill" w:hAnsi="Brill" w:cs="Brill"/>
          <w:i/>
          <w:color w:val="000000"/>
        </w:rPr>
        <w:t>thics.</w:t>
      </w:r>
      <w:r w:rsidRPr="00C66272">
        <w:rPr>
          <w:rFonts w:ascii="Brill" w:eastAsia="Brill" w:hAnsi="Brill" w:cs="Brill"/>
          <w:color w:val="000000"/>
        </w:rPr>
        <w:t xml:space="preserve"> London: Blackwell Publishers.</w:t>
      </w:r>
    </w:p>
    <w:p w14:paraId="35078021"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Boniecka, M. A. (1975).</w:t>
      </w:r>
      <w:r w:rsidRPr="00C66272">
        <w:rPr>
          <w:rFonts w:ascii="Brill" w:eastAsia="Brill" w:hAnsi="Brill" w:cs="Brill"/>
          <w:i/>
          <w:color w:val="000000"/>
          <w:lang w:val="pl-PL"/>
        </w:rPr>
        <w:t xml:space="preserve"> Ucieczka za druty</w:t>
      </w:r>
      <w:r w:rsidRPr="00C66272">
        <w:rPr>
          <w:rFonts w:ascii="Brill" w:eastAsia="Brill" w:hAnsi="Brill" w:cs="Brill"/>
          <w:color w:val="000000"/>
          <w:lang w:val="pl-PL"/>
        </w:rPr>
        <w:t>. Londyn: Polska Fundacja Kulturalna.</w:t>
      </w:r>
    </w:p>
    <w:p w14:paraId="35078022"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i/>
          <w:color w:val="000000"/>
        </w:rPr>
      </w:pPr>
      <w:r w:rsidRPr="00C66272">
        <w:rPr>
          <w:rFonts w:ascii="Brill" w:eastAsia="Brill" w:hAnsi="Brill" w:cs="Brill"/>
          <w:color w:val="000000"/>
          <w:lang w:val="pl-PL"/>
        </w:rPr>
        <w:t xml:space="preserve">Gałczyńska, K. (2014). </w:t>
      </w:r>
      <w:r w:rsidRPr="00C66272">
        <w:rPr>
          <w:rFonts w:ascii="Brill" w:eastAsia="Brill" w:hAnsi="Brill" w:cs="Brill"/>
          <w:i/>
          <w:color w:val="000000"/>
          <w:lang w:val="pl-PL"/>
        </w:rPr>
        <w:t xml:space="preserve">Srebrna Natalia. Opowieść o Natalii Gałczyńskiej. </w:t>
      </w:r>
      <w:r w:rsidRPr="00C66272">
        <w:rPr>
          <w:rFonts w:ascii="Brill" w:eastAsia="Brill" w:hAnsi="Brill" w:cs="Brill"/>
          <w:color w:val="000000"/>
        </w:rPr>
        <w:t>Warszawa:</w:t>
      </w:r>
      <w:r w:rsidRPr="00C66272">
        <w:rPr>
          <w:rFonts w:ascii="Brill" w:eastAsia="Brill" w:hAnsi="Brill" w:cs="Brill"/>
          <w:i/>
          <w:color w:val="000000"/>
        </w:rPr>
        <w:t xml:space="preserve"> </w:t>
      </w:r>
      <w:proofErr w:type="spellStart"/>
      <w:r w:rsidRPr="00C66272">
        <w:rPr>
          <w:rFonts w:ascii="Brill" w:eastAsia="Brill" w:hAnsi="Brill" w:cs="Brill"/>
          <w:color w:val="000000"/>
        </w:rPr>
        <w:t>Wydawnictwo</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Marginesy</w:t>
      </w:r>
      <w:proofErr w:type="spellEnd"/>
      <w:r w:rsidRPr="00C66272">
        <w:rPr>
          <w:rFonts w:ascii="Brill" w:eastAsia="Brill" w:hAnsi="Brill" w:cs="Brill"/>
          <w:color w:val="000000"/>
        </w:rPr>
        <w:t>.</w:t>
      </w:r>
    </w:p>
    <w:p w14:paraId="35078023" w14:textId="653BB723"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 xml:space="preserve">Giddens, A. (1991). </w:t>
      </w:r>
      <w:r w:rsidRPr="00C66272">
        <w:rPr>
          <w:rFonts w:ascii="Brill" w:eastAsia="Brill" w:hAnsi="Brill" w:cs="Brill"/>
          <w:i/>
          <w:color w:val="000000"/>
        </w:rPr>
        <w:t xml:space="preserve">Modernity and </w:t>
      </w:r>
      <w:ins w:id="5125" w:author="Autor">
        <w:r w:rsidR="00D60ED7">
          <w:rPr>
            <w:rFonts w:ascii="Brill" w:eastAsia="Brill" w:hAnsi="Brill" w:cs="Brill"/>
            <w:i/>
            <w:color w:val="000000"/>
          </w:rPr>
          <w:t>s</w:t>
        </w:r>
      </w:ins>
      <w:del w:id="5126" w:author="Autor">
        <w:r w:rsidRPr="00C66272" w:rsidDel="00D60ED7">
          <w:rPr>
            <w:rFonts w:ascii="Brill" w:eastAsia="Brill" w:hAnsi="Brill" w:cs="Brill"/>
            <w:i/>
            <w:color w:val="000000"/>
          </w:rPr>
          <w:delText>S</w:delText>
        </w:r>
      </w:del>
      <w:r w:rsidRPr="00C66272">
        <w:rPr>
          <w:rFonts w:ascii="Brill" w:eastAsia="Brill" w:hAnsi="Brill" w:cs="Brill"/>
          <w:i/>
          <w:color w:val="000000"/>
        </w:rPr>
        <w:t>elf-</w:t>
      </w:r>
      <w:ins w:id="5127" w:author="Autor">
        <w:r w:rsidR="00D60ED7">
          <w:rPr>
            <w:rFonts w:ascii="Brill" w:eastAsia="Brill" w:hAnsi="Brill" w:cs="Brill"/>
            <w:i/>
            <w:color w:val="000000"/>
          </w:rPr>
          <w:t>i</w:t>
        </w:r>
      </w:ins>
      <w:del w:id="5128" w:author="Autor">
        <w:r w:rsidRPr="00C66272" w:rsidDel="00D60ED7">
          <w:rPr>
            <w:rFonts w:ascii="Brill" w:eastAsia="Brill" w:hAnsi="Brill" w:cs="Brill"/>
            <w:i/>
            <w:color w:val="000000"/>
          </w:rPr>
          <w:delText>I</w:delText>
        </w:r>
      </w:del>
      <w:r w:rsidRPr="00C66272">
        <w:rPr>
          <w:rFonts w:ascii="Brill" w:eastAsia="Brill" w:hAnsi="Brill" w:cs="Brill"/>
          <w:i/>
          <w:color w:val="000000"/>
        </w:rPr>
        <w:t>dentity</w:t>
      </w:r>
      <w:ins w:id="5129" w:author="Autor">
        <w:r w:rsidR="00D60ED7">
          <w:rPr>
            <w:rFonts w:ascii="Brill" w:eastAsia="Brill" w:hAnsi="Brill" w:cs="Brill"/>
            <w:i/>
            <w:color w:val="000000"/>
          </w:rPr>
          <w:t>:</w:t>
        </w:r>
      </w:ins>
      <w:del w:id="5130" w:author="Autor">
        <w:r w:rsidRPr="00C66272" w:rsidDel="00D60ED7">
          <w:rPr>
            <w:rFonts w:ascii="Brill" w:eastAsia="Brill" w:hAnsi="Brill" w:cs="Brill"/>
            <w:i/>
            <w:color w:val="000000"/>
          </w:rPr>
          <w:delText>.</w:delText>
        </w:r>
      </w:del>
      <w:r w:rsidRPr="00C66272">
        <w:rPr>
          <w:rFonts w:ascii="Brill" w:eastAsia="Brill" w:hAnsi="Brill" w:cs="Brill"/>
          <w:i/>
          <w:color w:val="000000"/>
        </w:rPr>
        <w:t xml:space="preserve"> Self and </w:t>
      </w:r>
      <w:ins w:id="5131" w:author="Autor">
        <w:r w:rsidR="00D60ED7">
          <w:rPr>
            <w:rFonts w:ascii="Brill" w:eastAsia="Brill" w:hAnsi="Brill" w:cs="Brill"/>
            <w:i/>
            <w:color w:val="000000"/>
          </w:rPr>
          <w:t>s</w:t>
        </w:r>
      </w:ins>
      <w:del w:id="5132" w:author="Autor">
        <w:r w:rsidRPr="00C66272" w:rsidDel="00D60ED7">
          <w:rPr>
            <w:rFonts w:ascii="Brill" w:eastAsia="Brill" w:hAnsi="Brill" w:cs="Brill"/>
            <w:i/>
            <w:color w:val="000000"/>
          </w:rPr>
          <w:delText>S</w:delText>
        </w:r>
      </w:del>
      <w:r w:rsidRPr="00C66272">
        <w:rPr>
          <w:rFonts w:ascii="Brill" w:eastAsia="Brill" w:hAnsi="Brill" w:cs="Brill"/>
          <w:i/>
          <w:color w:val="000000"/>
        </w:rPr>
        <w:t>ociety in the Late Modern Age.</w:t>
      </w:r>
      <w:r w:rsidRPr="00C66272">
        <w:rPr>
          <w:rFonts w:ascii="Brill" w:eastAsia="Brill" w:hAnsi="Brill" w:cs="Brill"/>
          <w:color w:val="000000"/>
        </w:rPr>
        <w:t xml:space="preserve"> Stanford: Stanford University Press.</w:t>
      </w:r>
    </w:p>
    <w:p w14:paraId="35078024" w14:textId="12F4CCCA"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Gumbrecht, H. U. (1997).</w:t>
      </w:r>
      <w:r w:rsidRPr="00C66272">
        <w:rPr>
          <w:rFonts w:ascii="Brill" w:eastAsia="Brill" w:hAnsi="Brill" w:cs="Brill"/>
          <w:i/>
          <w:color w:val="000000"/>
        </w:rPr>
        <w:t xml:space="preserve"> In 1926</w:t>
      </w:r>
      <w:ins w:id="5133" w:author="Autor">
        <w:r w:rsidR="00D60ED7">
          <w:rPr>
            <w:rFonts w:ascii="Brill" w:eastAsia="Brill" w:hAnsi="Brill" w:cs="Brill"/>
            <w:i/>
            <w:color w:val="000000"/>
          </w:rPr>
          <w:t>:</w:t>
        </w:r>
      </w:ins>
      <w:del w:id="5134" w:author="Autor">
        <w:r w:rsidRPr="00C66272" w:rsidDel="00D60ED7">
          <w:rPr>
            <w:rFonts w:ascii="Brill" w:eastAsia="Brill" w:hAnsi="Brill" w:cs="Brill"/>
            <w:i/>
            <w:color w:val="000000"/>
          </w:rPr>
          <w:delText>.</w:delText>
        </w:r>
      </w:del>
      <w:r w:rsidRPr="00C66272">
        <w:rPr>
          <w:rFonts w:ascii="Brill" w:eastAsia="Brill" w:hAnsi="Brill" w:cs="Brill"/>
          <w:i/>
          <w:color w:val="000000"/>
        </w:rPr>
        <w:t xml:space="preserve"> Living at the </w:t>
      </w:r>
      <w:ins w:id="5135" w:author="Autor">
        <w:r w:rsidR="00D60ED7">
          <w:rPr>
            <w:rFonts w:ascii="Brill" w:eastAsia="Brill" w:hAnsi="Brill" w:cs="Brill"/>
            <w:i/>
            <w:color w:val="000000"/>
          </w:rPr>
          <w:t>e</w:t>
        </w:r>
      </w:ins>
      <w:del w:id="5136" w:author="Autor">
        <w:r w:rsidRPr="00C66272" w:rsidDel="00D60ED7">
          <w:rPr>
            <w:rFonts w:ascii="Brill" w:eastAsia="Brill" w:hAnsi="Brill" w:cs="Brill"/>
            <w:i/>
            <w:color w:val="000000"/>
          </w:rPr>
          <w:delText>E</w:delText>
        </w:r>
      </w:del>
      <w:r w:rsidRPr="00C66272">
        <w:rPr>
          <w:rFonts w:ascii="Brill" w:eastAsia="Brill" w:hAnsi="Brill" w:cs="Brill"/>
          <w:i/>
          <w:color w:val="000000"/>
        </w:rPr>
        <w:t xml:space="preserve">dge of </w:t>
      </w:r>
      <w:ins w:id="5137" w:author="Autor">
        <w:r w:rsidR="00D60ED7">
          <w:rPr>
            <w:rFonts w:ascii="Brill" w:eastAsia="Brill" w:hAnsi="Brill" w:cs="Brill"/>
            <w:i/>
            <w:color w:val="000000"/>
          </w:rPr>
          <w:t>t</w:t>
        </w:r>
      </w:ins>
      <w:del w:id="5138" w:author="Autor">
        <w:r w:rsidRPr="00C66272" w:rsidDel="00D60ED7">
          <w:rPr>
            <w:rFonts w:ascii="Brill" w:eastAsia="Brill" w:hAnsi="Brill" w:cs="Brill"/>
            <w:i/>
            <w:color w:val="000000"/>
          </w:rPr>
          <w:delText>T</w:delText>
        </w:r>
      </w:del>
      <w:r w:rsidRPr="00C66272">
        <w:rPr>
          <w:rFonts w:ascii="Brill" w:eastAsia="Brill" w:hAnsi="Brill" w:cs="Brill"/>
          <w:i/>
          <w:color w:val="000000"/>
        </w:rPr>
        <w:t>ime.</w:t>
      </w:r>
      <w:r w:rsidRPr="00C66272">
        <w:rPr>
          <w:rFonts w:ascii="Brill" w:eastAsia="Brill" w:hAnsi="Brill" w:cs="Brill"/>
          <w:color w:val="000000"/>
        </w:rPr>
        <w:t xml:space="preserve"> </w:t>
      </w:r>
      <w:ins w:id="5139" w:author="Autor">
        <w:r w:rsidR="00D60ED7">
          <w:rPr>
            <w:rFonts w:ascii="Brill" w:eastAsia="Brill" w:hAnsi="Brill" w:cs="Brill"/>
            <w:color w:val="000000"/>
          </w:rPr>
          <w:t>Cambridge, MA</w:t>
        </w:r>
      </w:ins>
      <w:del w:id="5140" w:author="Autor">
        <w:r w:rsidRPr="00C66272" w:rsidDel="00D60ED7">
          <w:rPr>
            <w:rFonts w:ascii="Brill" w:eastAsia="Brill" w:hAnsi="Brill" w:cs="Brill"/>
            <w:color w:val="000000"/>
          </w:rPr>
          <w:delText>Harvard</w:delText>
        </w:r>
      </w:del>
      <w:r w:rsidRPr="00C66272">
        <w:rPr>
          <w:rFonts w:ascii="Brill" w:eastAsia="Brill" w:hAnsi="Brill" w:cs="Brill"/>
          <w:color w:val="000000"/>
        </w:rPr>
        <w:t>: Harvard University Press.</w:t>
      </w:r>
    </w:p>
    <w:p w14:paraId="35078025" w14:textId="5A06586F"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rPr>
        <w:t xml:space="preserve">Gumbrecht, H. U. (2013). </w:t>
      </w:r>
      <w:r w:rsidRPr="00C66272">
        <w:rPr>
          <w:rFonts w:ascii="Brill" w:eastAsia="Brill" w:hAnsi="Brill" w:cs="Brill"/>
          <w:i/>
          <w:color w:val="000000"/>
        </w:rPr>
        <w:t>After 1945</w:t>
      </w:r>
      <w:ins w:id="5141" w:author="Autor">
        <w:r w:rsidR="00D60ED7">
          <w:rPr>
            <w:rFonts w:ascii="Brill" w:eastAsia="Brill" w:hAnsi="Brill" w:cs="Brill"/>
            <w:i/>
            <w:color w:val="000000"/>
          </w:rPr>
          <w:t>:</w:t>
        </w:r>
      </w:ins>
      <w:del w:id="5142" w:author="Autor">
        <w:r w:rsidRPr="00C66272" w:rsidDel="00D60ED7">
          <w:rPr>
            <w:rFonts w:ascii="Brill" w:eastAsia="Brill" w:hAnsi="Brill" w:cs="Brill"/>
            <w:i/>
            <w:color w:val="000000"/>
          </w:rPr>
          <w:delText>.</w:delText>
        </w:r>
      </w:del>
      <w:r w:rsidRPr="00C66272">
        <w:rPr>
          <w:rFonts w:ascii="Brill" w:eastAsia="Brill" w:hAnsi="Brill" w:cs="Brill"/>
          <w:i/>
          <w:color w:val="000000"/>
        </w:rPr>
        <w:t xml:space="preserve"> Latency as </w:t>
      </w:r>
      <w:ins w:id="5143" w:author="Autor">
        <w:r w:rsidR="00D60ED7">
          <w:rPr>
            <w:rFonts w:ascii="Brill" w:eastAsia="Brill" w:hAnsi="Brill" w:cs="Brill"/>
            <w:i/>
            <w:color w:val="000000"/>
          </w:rPr>
          <w:t>o</w:t>
        </w:r>
      </w:ins>
      <w:del w:id="5144" w:author="Autor">
        <w:r w:rsidRPr="00C66272" w:rsidDel="00D60ED7">
          <w:rPr>
            <w:rFonts w:ascii="Brill" w:eastAsia="Brill" w:hAnsi="Brill" w:cs="Brill"/>
            <w:i/>
            <w:color w:val="000000"/>
          </w:rPr>
          <w:delText>O</w:delText>
        </w:r>
      </w:del>
      <w:r w:rsidRPr="00C66272">
        <w:rPr>
          <w:rFonts w:ascii="Brill" w:eastAsia="Brill" w:hAnsi="Brill" w:cs="Brill"/>
          <w:i/>
          <w:color w:val="000000"/>
        </w:rPr>
        <w:t xml:space="preserve">rigin of the </w:t>
      </w:r>
      <w:ins w:id="5145" w:author="Autor">
        <w:r w:rsidR="00D60ED7">
          <w:rPr>
            <w:rFonts w:ascii="Brill" w:eastAsia="Brill" w:hAnsi="Brill" w:cs="Brill"/>
            <w:i/>
            <w:color w:val="000000"/>
          </w:rPr>
          <w:t>p</w:t>
        </w:r>
      </w:ins>
      <w:del w:id="5146" w:author="Autor">
        <w:r w:rsidRPr="00C66272" w:rsidDel="00D60ED7">
          <w:rPr>
            <w:rFonts w:ascii="Brill" w:eastAsia="Brill" w:hAnsi="Brill" w:cs="Brill"/>
            <w:i/>
            <w:color w:val="000000"/>
          </w:rPr>
          <w:delText>P</w:delText>
        </w:r>
      </w:del>
      <w:r w:rsidRPr="00C66272">
        <w:rPr>
          <w:rFonts w:ascii="Brill" w:eastAsia="Brill" w:hAnsi="Brill" w:cs="Brill"/>
          <w:i/>
          <w:color w:val="000000"/>
        </w:rPr>
        <w:t xml:space="preserve">resent. </w:t>
      </w:r>
      <w:r w:rsidRPr="00C66272">
        <w:rPr>
          <w:rFonts w:ascii="Brill" w:eastAsia="Brill" w:hAnsi="Brill" w:cs="Brill"/>
          <w:color w:val="000000"/>
          <w:lang w:val="pl-PL"/>
        </w:rPr>
        <w:t>Stanford:</w:t>
      </w:r>
      <w:r w:rsidRPr="00C66272">
        <w:rPr>
          <w:rFonts w:ascii="Brill" w:eastAsia="Brill" w:hAnsi="Brill" w:cs="Brill"/>
          <w:i/>
          <w:color w:val="000000"/>
          <w:lang w:val="pl-PL"/>
        </w:rPr>
        <w:t xml:space="preserve"> </w:t>
      </w:r>
      <w:r w:rsidRPr="00C66272">
        <w:rPr>
          <w:rFonts w:ascii="Brill" w:eastAsia="Brill" w:hAnsi="Brill" w:cs="Brill"/>
          <w:color w:val="000000"/>
          <w:lang w:val="pl-PL"/>
        </w:rPr>
        <w:t>Stanford University Press.</w:t>
      </w:r>
    </w:p>
    <w:p w14:paraId="35078026"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Kowalewski, M. (2016). </w:t>
      </w:r>
      <w:r w:rsidRPr="00C66272">
        <w:rPr>
          <w:rFonts w:ascii="Brill" w:eastAsia="Brill" w:hAnsi="Brill" w:cs="Brill"/>
          <w:i/>
          <w:color w:val="000000"/>
          <w:lang w:val="pl-PL"/>
        </w:rPr>
        <w:t xml:space="preserve">Protest miejski. Przestrzenie, tożsamości i praktyki niezadowolonych obywateli miast. </w:t>
      </w:r>
      <w:r w:rsidRPr="00C66272">
        <w:rPr>
          <w:rFonts w:ascii="Brill" w:eastAsia="Brill" w:hAnsi="Brill" w:cs="Brill"/>
          <w:color w:val="000000"/>
          <w:lang w:val="pl-PL"/>
        </w:rPr>
        <w:t>Kraków:</w:t>
      </w:r>
      <w:r w:rsidRPr="00C66272">
        <w:rPr>
          <w:rFonts w:ascii="Brill" w:eastAsia="Cambria Math" w:hAnsi="Brill" w:cs="Cambria Math"/>
          <w:i/>
          <w:color w:val="000000"/>
          <w:lang w:val="pl-PL"/>
        </w:rPr>
        <w:t xml:space="preserve"> </w:t>
      </w:r>
      <w:r w:rsidRPr="00C66272">
        <w:rPr>
          <w:rFonts w:ascii="Brill" w:eastAsia="Cambria Math" w:hAnsi="Brill" w:cs="Cambria Math"/>
          <w:color w:val="000000"/>
          <w:lang w:val="pl-PL"/>
        </w:rPr>
        <w:t>ZW</w:t>
      </w:r>
      <w:r w:rsidRPr="00C66272">
        <w:rPr>
          <w:rFonts w:ascii="Brill" w:eastAsia="Cambria Math" w:hAnsi="Brill" w:cs="Cambria Math"/>
          <w:i/>
          <w:color w:val="000000"/>
          <w:lang w:val="pl-PL"/>
        </w:rPr>
        <w:t xml:space="preserve"> </w:t>
      </w:r>
      <w:proofErr w:type="spellStart"/>
      <w:r w:rsidRPr="00C66272">
        <w:rPr>
          <w:rFonts w:ascii="Brill" w:eastAsia="Brill" w:hAnsi="Brill" w:cs="Brill"/>
          <w:color w:val="000000"/>
          <w:lang w:val="pl-PL"/>
        </w:rPr>
        <w:t>Nomos</w:t>
      </w:r>
      <w:proofErr w:type="spellEnd"/>
      <w:r w:rsidRPr="00C66272">
        <w:rPr>
          <w:rFonts w:ascii="Brill" w:eastAsia="Brill" w:hAnsi="Brill" w:cs="Brill"/>
          <w:color w:val="000000"/>
          <w:lang w:val="pl-PL"/>
        </w:rPr>
        <w:t>.</w:t>
      </w:r>
    </w:p>
    <w:p w14:paraId="35078027"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Kuźma, E. (Ed.) (1970).</w:t>
      </w:r>
      <w:r w:rsidRPr="00C66272">
        <w:rPr>
          <w:rFonts w:ascii="Brill" w:eastAsia="Brill" w:hAnsi="Brill" w:cs="Brill"/>
          <w:i/>
          <w:color w:val="000000"/>
          <w:lang w:val="pl-PL"/>
        </w:rPr>
        <w:t xml:space="preserve"> Nazywanie ziemi. Ziemia Szczecińska w poezji. </w:t>
      </w:r>
      <w:r w:rsidRPr="00C66272">
        <w:rPr>
          <w:rFonts w:ascii="Brill" w:eastAsia="Brill" w:hAnsi="Brill" w:cs="Brill"/>
          <w:color w:val="000000"/>
          <w:lang w:val="pl-PL"/>
        </w:rPr>
        <w:t>Poznań:</w:t>
      </w:r>
      <w:r w:rsidRPr="00C66272">
        <w:rPr>
          <w:rFonts w:ascii="Brill" w:eastAsia="Brill" w:hAnsi="Brill" w:cs="Brill"/>
          <w:i/>
          <w:color w:val="000000"/>
          <w:lang w:val="pl-PL"/>
        </w:rPr>
        <w:t xml:space="preserve"> </w:t>
      </w:r>
      <w:r w:rsidRPr="00C66272">
        <w:rPr>
          <w:rFonts w:ascii="Brill" w:eastAsia="Brill" w:hAnsi="Brill" w:cs="Brill"/>
          <w:color w:val="000000"/>
          <w:lang w:val="pl-PL"/>
        </w:rPr>
        <w:t>Wydawnictwo Poznańskie.</w:t>
      </w:r>
    </w:p>
    <w:p w14:paraId="35078028"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Liskowacki, R. (1962). </w:t>
      </w:r>
      <w:r w:rsidRPr="00C66272">
        <w:rPr>
          <w:rFonts w:ascii="Brill" w:eastAsia="Brill" w:hAnsi="Brill" w:cs="Brill"/>
          <w:i/>
          <w:color w:val="000000"/>
          <w:lang w:val="pl-PL"/>
        </w:rPr>
        <w:t xml:space="preserve">Koniec próby. </w:t>
      </w:r>
      <w:r w:rsidRPr="00C66272">
        <w:rPr>
          <w:rFonts w:ascii="Brill" w:eastAsia="Brill" w:hAnsi="Brill" w:cs="Brill"/>
          <w:color w:val="000000"/>
          <w:lang w:val="pl-PL"/>
        </w:rPr>
        <w:t>Poznań:</w:t>
      </w:r>
      <w:r w:rsidRPr="00C66272">
        <w:rPr>
          <w:rFonts w:ascii="Brill" w:eastAsia="Brill" w:hAnsi="Brill" w:cs="Brill"/>
          <w:i/>
          <w:color w:val="000000"/>
          <w:lang w:val="pl-PL"/>
        </w:rPr>
        <w:t xml:space="preserve"> </w:t>
      </w:r>
      <w:r w:rsidRPr="00C66272">
        <w:rPr>
          <w:rFonts w:ascii="Brill" w:eastAsia="Brill" w:hAnsi="Brill" w:cs="Brill"/>
          <w:color w:val="000000"/>
          <w:lang w:val="pl-PL"/>
        </w:rPr>
        <w:t>Wydawnictwo Poznańskie.</w:t>
      </w:r>
    </w:p>
    <w:p w14:paraId="35078029" w14:textId="77777777" w:rsidR="00CB3FC9" w:rsidRPr="00BF26E0"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Liskowacki, R. (1963). </w:t>
      </w:r>
      <w:r w:rsidRPr="00C66272">
        <w:rPr>
          <w:rFonts w:ascii="Brill" w:eastAsia="Brill" w:hAnsi="Brill" w:cs="Brill"/>
          <w:i/>
          <w:color w:val="000000"/>
          <w:lang w:val="pl-PL"/>
        </w:rPr>
        <w:t>Dzień siódmy i znowu pierwszy.</w:t>
      </w:r>
      <w:r w:rsidRPr="00C66272">
        <w:rPr>
          <w:rFonts w:ascii="Brill" w:eastAsia="Brill" w:hAnsi="Brill" w:cs="Brill"/>
          <w:color w:val="000000"/>
          <w:lang w:val="pl-PL"/>
        </w:rPr>
        <w:t xml:space="preserve"> </w:t>
      </w:r>
      <w:r w:rsidRPr="00BF26E0">
        <w:rPr>
          <w:rFonts w:ascii="Brill" w:eastAsia="Brill" w:hAnsi="Brill" w:cs="Brill"/>
          <w:color w:val="000000"/>
          <w:lang w:val="pl-PL"/>
        </w:rPr>
        <w:t>Poznań:</w:t>
      </w:r>
      <w:r w:rsidRPr="00BF26E0">
        <w:rPr>
          <w:rFonts w:ascii="Brill" w:eastAsia="Brill" w:hAnsi="Brill" w:cs="Brill"/>
          <w:i/>
          <w:color w:val="000000"/>
          <w:lang w:val="pl-PL"/>
        </w:rPr>
        <w:t xml:space="preserve"> </w:t>
      </w:r>
      <w:r w:rsidRPr="00BF26E0">
        <w:rPr>
          <w:rFonts w:ascii="Brill" w:eastAsia="Brill" w:hAnsi="Brill" w:cs="Brill"/>
          <w:color w:val="000000"/>
          <w:lang w:val="pl-PL"/>
        </w:rPr>
        <w:t>Wydawnictwo Poznańskie.</w:t>
      </w:r>
    </w:p>
    <w:p w14:paraId="3507802A" w14:textId="157DFE2F" w:rsidR="00CB3FC9" w:rsidRPr="00BF26E0"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lastRenderedPageBreak/>
        <w:t xml:space="preserve">Łyczywek, K. (1987). </w:t>
      </w:r>
      <w:del w:id="5147"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Mistrz fotografii marynistycznej</w:t>
      </w:r>
      <w:ins w:id="5148" w:author="Autor">
        <w:r w:rsidR="00D60ED7">
          <w:rPr>
            <w:rFonts w:ascii="Brill" w:eastAsia="Brill" w:hAnsi="Brill" w:cs="Brill"/>
            <w:color w:val="000000"/>
            <w:lang w:val="pl-PL"/>
          </w:rPr>
          <w:t xml:space="preserve">. </w:t>
        </w:r>
      </w:ins>
      <w:del w:id="5149"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 xml:space="preserve"> In: M. Czarniecki (Ed.), </w:t>
      </w:r>
      <w:r w:rsidRPr="00C66272">
        <w:rPr>
          <w:rFonts w:ascii="Brill" w:eastAsia="Brill" w:hAnsi="Brill" w:cs="Brill"/>
          <w:i/>
          <w:color w:val="000000"/>
          <w:lang w:val="pl-PL"/>
        </w:rPr>
        <w:t xml:space="preserve">Ku słońcu 125. </w:t>
      </w:r>
      <w:r w:rsidRPr="00BF26E0">
        <w:rPr>
          <w:rFonts w:ascii="Brill" w:eastAsia="Brill" w:hAnsi="Brill" w:cs="Brill"/>
          <w:i/>
          <w:color w:val="000000"/>
          <w:lang w:val="pl-PL"/>
        </w:rPr>
        <w:t>Księga z miasta umarłych</w:t>
      </w:r>
      <w:r w:rsidRPr="00BF26E0">
        <w:rPr>
          <w:rFonts w:ascii="Brill" w:eastAsia="Brill" w:hAnsi="Brill" w:cs="Brill"/>
          <w:color w:val="000000"/>
          <w:lang w:val="pl-PL"/>
        </w:rPr>
        <w:t xml:space="preserve"> (pp. 181–185). Szczecin: Wydawnictwo Glob.</w:t>
      </w:r>
    </w:p>
    <w:p w14:paraId="3507802B" w14:textId="77777777" w:rsidR="00CB3FC9" w:rsidRPr="00BF26E0"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Madejski, J. (2019). </w:t>
      </w:r>
      <w:del w:id="5150"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 xml:space="preserve">Przewodnik, bedeker, poradnik i </w:t>
      </w:r>
      <w:proofErr w:type="spellStart"/>
      <w:r w:rsidRPr="00C66272">
        <w:rPr>
          <w:rFonts w:ascii="Brill" w:eastAsia="Brill" w:hAnsi="Brill" w:cs="Brill"/>
          <w:color w:val="000000"/>
          <w:lang w:val="pl-PL"/>
        </w:rPr>
        <w:t>geoliteratura</w:t>
      </w:r>
      <w:proofErr w:type="spellEnd"/>
      <w:del w:id="5151"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 xml:space="preserve">. In: J. Madejski, S. </w:t>
      </w:r>
      <w:proofErr w:type="spellStart"/>
      <w:r w:rsidRPr="00C66272">
        <w:rPr>
          <w:rFonts w:ascii="Brill" w:eastAsia="Brill" w:hAnsi="Brill" w:cs="Brill"/>
          <w:color w:val="000000"/>
          <w:lang w:val="pl-PL"/>
        </w:rPr>
        <w:t>Iwasiów</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color w:val="000000"/>
          <w:lang w:val="pl-PL"/>
        </w:rPr>
        <w:t>Eds</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i/>
          <w:color w:val="000000"/>
          <w:lang w:val="pl-PL"/>
        </w:rPr>
        <w:t>Geoliteratura</w:t>
      </w:r>
      <w:proofErr w:type="spellEnd"/>
      <w:r w:rsidRPr="00C66272">
        <w:rPr>
          <w:rFonts w:ascii="Brill" w:eastAsia="Brill" w:hAnsi="Brill" w:cs="Brill"/>
          <w:i/>
          <w:color w:val="000000"/>
          <w:lang w:val="pl-PL"/>
        </w:rPr>
        <w:t>. Przewodnik, bedeker, poradnik</w:t>
      </w:r>
      <w:r w:rsidRPr="00C66272">
        <w:rPr>
          <w:rFonts w:ascii="Brill" w:eastAsia="Brill" w:hAnsi="Brill" w:cs="Brill"/>
          <w:color w:val="000000"/>
          <w:lang w:val="pl-PL"/>
        </w:rPr>
        <w:t xml:space="preserve"> (pp. 5–20). </w:t>
      </w:r>
      <w:r w:rsidRPr="00BF26E0">
        <w:rPr>
          <w:rFonts w:ascii="Brill" w:eastAsia="Brill" w:hAnsi="Brill" w:cs="Brill"/>
          <w:color w:val="000000"/>
          <w:lang w:val="pl-PL"/>
        </w:rPr>
        <w:t xml:space="preserve">Kraków-Szczecin: </w:t>
      </w:r>
      <w:proofErr w:type="spellStart"/>
      <w:r w:rsidRPr="00BF26E0">
        <w:rPr>
          <w:rFonts w:ascii="Brill" w:eastAsia="Brill" w:hAnsi="Brill" w:cs="Brill"/>
          <w:color w:val="000000"/>
          <w:lang w:val="pl-PL"/>
        </w:rPr>
        <w:t>Universitas</w:t>
      </w:r>
      <w:proofErr w:type="spellEnd"/>
      <w:r w:rsidRPr="00BF26E0">
        <w:rPr>
          <w:rFonts w:ascii="Brill" w:eastAsia="Brill" w:hAnsi="Brill" w:cs="Brill"/>
          <w:color w:val="000000"/>
          <w:lang w:val="pl-PL"/>
        </w:rPr>
        <w:t>. Wydawnictwo Naukowe Uniwersytetu Szczecińskiego.</w:t>
      </w:r>
    </w:p>
    <w:p w14:paraId="3507802C" w14:textId="77777777" w:rsidR="00CB3FC9" w:rsidRPr="00F34A6C"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en-US"/>
          <w:rPrChange w:id="5152" w:author="Autor">
            <w:rPr>
              <w:rFonts w:ascii="Brill" w:eastAsia="Brill" w:hAnsi="Brill" w:cs="Brill"/>
              <w:color w:val="000000"/>
              <w:lang w:val="pl-PL"/>
            </w:rPr>
          </w:rPrChange>
        </w:rPr>
      </w:pPr>
      <w:r w:rsidRPr="00C66272">
        <w:rPr>
          <w:rFonts w:ascii="Brill" w:eastAsia="Brill" w:hAnsi="Brill" w:cs="Brill"/>
          <w:color w:val="000000"/>
          <w:lang w:val="pl-PL"/>
        </w:rPr>
        <w:t xml:space="preserve">Markowski, M. P. (2006). </w:t>
      </w:r>
      <w:del w:id="5153"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O reprezentacji</w:t>
      </w:r>
      <w:del w:id="5154" w:author="Autor">
        <w:r w:rsidRPr="00C66272" w:rsidDel="00D60ED7">
          <w:rPr>
            <w:rFonts w:ascii="Brill" w:eastAsia="Brill" w:hAnsi="Brill" w:cs="Brill"/>
            <w:color w:val="000000"/>
            <w:lang w:val="pl-PL"/>
          </w:rPr>
          <w:delText>”</w:delText>
        </w:r>
      </w:del>
      <w:r w:rsidRPr="00C66272">
        <w:rPr>
          <w:rFonts w:ascii="Brill" w:eastAsia="Brill" w:hAnsi="Brill" w:cs="Brill"/>
          <w:color w:val="000000"/>
          <w:lang w:val="pl-PL"/>
        </w:rPr>
        <w:t>. In: M. P. Markowski, R. Nycz (</w:t>
      </w:r>
      <w:proofErr w:type="spellStart"/>
      <w:r w:rsidRPr="00C66272">
        <w:rPr>
          <w:rFonts w:ascii="Brill" w:eastAsia="Brill" w:hAnsi="Brill" w:cs="Brill"/>
          <w:color w:val="000000"/>
          <w:lang w:val="pl-PL"/>
        </w:rPr>
        <w:t>Eds</w:t>
      </w:r>
      <w:proofErr w:type="spellEnd"/>
      <w:r w:rsidRPr="00C66272">
        <w:rPr>
          <w:rFonts w:ascii="Brill" w:eastAsia="Brill" w:hAnsi="Brill" w:cs="Brill"/>
          <w:color w:val="000000"/>
          <w:lang w:val="pl-PL"/>
        </w:rPr>
        <w:t xml:space="preserve">.), </w:t>
      </w:r>
      <w:r w:rsidRPr="00C66272">
        <w:rPr>
          <w:rFonts w:ascii="Brill" w:eastAsia="Brill" w:hAnsi="Brill" w:cs="Brill"/>
          <w:i/>
          <w:color w:val="000000"/>
          <w:lang w:val="pl-PL"/>
        </w:rPr>
        <w:t xml:space="preserve">Kulturowa teoria literatury. </w:t>
      </w:r>
      <w:proofErr w:type="spellStart"/>
      <w:r w:rsidRPr="00F34A6C">
        <w:rPr>
          <w:rFonts w:ascii="Brill" w:eastAsia="Brill" w:hAnsi="Brill" w:cs="Brill"/>
          <w:i/>
          <w:color w:val="000000"/>
          <w:lang w:val="en-US"/>
          <w:rPrChange w:id="5155" w:author="Autor">
            <w:rPr>
              <w:rFonts w:ascii="Brill" w:eastAsia="Brill" w:hAnsi="Brill" w:cs="Brill"/>
              <w:i/>
              <w:color w:val="000000"/>
              <w:lang w:val="pl-PL"/>
            </w:rPr>
          </w:rPrChange>
        </w:rPr>
        <w:t>Główne</w:t>
      </w:r>
      <w:proofErr w:type="spellEnd"/>
      <w:r w:rsidRPr="00F34A6C">
        <w:rPr>
          <w:rFonts w:ascii="Brill" w:eastAsia="Brill" w:hAnsi="Brill" w:cs="Brill"/>
          <w:i/>
          <w:color w:val="000000"/>
          <w:lang w:val="en-US"/>
          <w:rPrChange w:id="5156" w:author="Autor">
            <w:rPr>
              <w:rFonts w:ascii="Brill" w:eastAsia="Brill" w:hAnsi="Brill" w:cs="Brill"/>
              <w:i/>
              <w:color w:val="000000"/>
              <w:lang w:val="pl-PL"/>
            </w:rPr>
          </w:rPrChange>
        </w:rPr>
        <w:t xml:space="preserve"> </w:t>
      </w:r>
      <w:proofErr w:type="spellStart"/>
      <w:r w:rsidRPr="00F34A6C">
        <w:rPr>
          <w:rFonts w:ascii="Brill" w:eastAsia="Brill" w:hAnsi="Brill" w:cs="Brill"/>
          <w:i/>
          <w:color w:val="000000"/>
          <w:lang w:val="en-US"/>
          <w:rPrChange w:id="5157" w:author="Autor">
            <w:rPr>
              <w:rFonts w:ascii="Brill" w:eastAsia="Brill" w:hAnsi="Brill" w:cs="Brill"/>
              <w:i/>
              <w:color w:val="000000"/>
              <w:lang w:val="pl-PL"/>
            </w:rPr>
          </w:rPrChange>
        </w:rPr>
        <w:t>pojęcia</w:t>
      </w:r>
      <w:proofErr w:type="spellEnd"/>
      <w:r w:rsidRPr="00F34A6C">
        <w:rPr>
          <w:rFonts w:ascii="Brill" w:eastAsia="Brill" w:hAnsi="Brill" w:cs="Brill"/>
          <w:i/>
          <w:color w:val="000000"/>
          <w:lang w:val="en-US"/>
          <w:rPrChange w:id="5158" w:author="Autor">
            <w:rPr>
              <w:rFonts w:ascii="Brill" w:eastAsia="Brill" w:hAnsi="Brill" w:cs="Brill"/>
              <w:i/>
              <w:color w:val="000000"/>
              <w:lang w:val="pl-PL"/>
            </w:rPr>
          </w:rPrChange>
        </w:rPr>
        <w:t xml:space="preserve"> </w:t>
      </w:r>
      <w:proofErr w:type="spellStart"/>
      <w:r w:rsidRPr="00F34A6C">
        <w:rPr>
          <w:rFonts w:ascii="Brill" w:eastAsia="Brill" w:hAnsi="Brill" w:cs="Brill"/>
          <w:i/>
          <w:color w:val="000000"/>
          <w:lang w:val="en-US"/>
          <w:rPrChange w:id="5159" w:author="Autor">
            <w:rPr>
              <w:rFonts w:ascii="Brill" w:eastAsia="Brill" w:hAnsi="Brill" w:cs="Brill"/>
              <w:i/>
              <w:color w:val="000000"/>
              <w:lang w:val="pl-PL"/>
            </w:rPr>
          </w:rPrChange>
        </w:rPr>
        <w:t>i</w:t>
      </w:r>
      <w:proofErr w:type="spellEnd"/>
      <w:r w:rsidRPr="00F34A6C">
        <w:rPr>
          <w:rFonts w:ascii="Brill" w:eastAsia="Brill" w:hAnsi="Brill" w:cs="Brill"/>
          <w:i/>
          <w:color w:val="000000"/>
          <w:lang w:val="en-US"/>
          <w:rPrChange w:id="5160" w:author="Autor">
            <w:rPr>
              <w:rFonts w:ascii="Brill" w:eastAsia="Brill" w:hAnsi="Brill" w:cs="Brill"/>
              <w:i/>
              <w:color w:val="000000"/>
              <w:lang w:val="pl-PL"/>
            </w:rPr>
          </w:rPrChange>
        </w:rPr>
        <w:t xml:space="preserve"> </w:t>
      </w:r>
      <w:proofErr w:type="spellStart"/>
      <w:r w:rsidRPr="00F34A6C">
        <w:rPr>
          <w:rFonts w:ascii="Brill" w:eastAsia="Brill" w:hAnsi="Brill" w:cs="Brill"/>
          <w:i/>
          <w:color w:val="000000"/>
          <w:lang w:val="en-US"/>
          <w:rPrChange w:id="5161" w:author="Autor">
            <w:rPr>
              <w:rFonts w:ascii="Brill" w:eastAsia="Brill" w:hAnsi="Brill" w:cs="Brill"/>
              <w:i/>
              <w:color w:val="000000"/>
              <w:lang w:val="pl-PL"/>
            </w:rPr>
          </w:rPrChange>
        </w:rPr>
        <w:t>problemy</w:t>
      </w:r>
      <w:proofErr w:type="spellEnd"/>
      <w:r w:rsidRPr="00F34A6C">
        <w:rPr>
          <w:rFonts w:ascii="Brill" w:eastAsia="Brill" w:hAnsi="Brill" w:cs="Brill"/>
          <w:color w:val="000000"/>
          <w:lang w:val="en-US"/>
          <w:rPrChange w:id="5162" w:author="Autor">
            <w:rPr>
              <w:rFonts w:ascii="Brill" w:eastAsia="Brill" w:hAnsi="Brill" w:cs="Brill"/>
              <w:color w:val="000000"/>
              <w:lang w:val="pl-PL"/>
            </w:rPr>
          </w:rPrChange>
        </w:rPr>
        <w:t xml:space="preserve"> (pp. 287–333). Kraków: Universitas.</w:t>
      </w:r>
    </w:p>
    <w:p w14:paraId="3507802D" w14:textId="6ECDA597" w:rsidR="00CB3FC9" w:rsidRPr="00D60ED7"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F34A6C">
        <w:rPr>
          <w:rFonts w:ascii="Brill" w:eastAsia="Brill" w:hAnsi="Brill" w:cs="Brill"/>
          <w:color w:val="000000"/>
          <w:lang w:val="en-US"/>
          <w:rPrChange w:id="5163" w:author="Autor">
            <w:rPr>
              <w:rFonts w:ascii="Brill" w:eastAsia="Brill" w:hAnsi="Brill" w:cs="Brill"/>
              <w:color w:val="000000"/>
              <w:sz w:val="22"/>
              <w:szCs w:val="22"/>
              <w:lang w:val="pl-PL"/>
            </w:rPr>
          </w:rPrChange>
        </w:rPr>
        <w:t xml:space="preserve">Marwick, A. (1998). </w:t>
      </w:r>
      <w:r w:rsidRPr="00F34A6C">
        <w:rPr>
          <w:rFonts w:ascii="Brill" w:eastAsia="Brill" w:hAnsi="Brill" w:cs="Brill"/>
          <w:i/>
          <w:color w:val="000000"/>
          <w:lang w:val="en-US"/>
          <w:rPrChange w:id="5164" w:author="Autor">
            <w:rPr>
              <w:rFonts w:ascii="Brill" w:eastAsia="Brill" w:hAnsi="Brill" w:cs="Brill"/>
              <w:i/>
              <w:color w:val="000000"/>
              <w:sz w:val="22"/>
              <w:szCs w:val="22"/>
              <w:lang w:val="pl-PL"/>
            </w:rPr>
          </w:rPrChange>
        </w:rPr>
        <w:t>The Sixties</w:t>
      </w:r>
      <w:ins w:id="5165" w:author="Autor">
        <w:r w:rsidR="00D60ED7" w:rsidRPr="00F34A6C">
          <w:rPr>
            <w:rFonts w:ascii="Brill" w:eastAsia="Brill" w:hAnsi="Brill" w:cs="Brill"/>
            <w:i/>
            <w:color w:val="000000"/>
            <w:lang w:val="en-US"/>
            <w:rPrChange w:id="5166" w:author="Autor">
              <w:rPr>
                <w:rFonts w:ascii="Brill" w:eastAsia="Brill" w:hAnsi="Brill" w:cs="Brill"/>
                <w:i/>
                <w:color w:val="000000"/>
                <w:lang w:val="pl-PL"/>
              </w:rPr>
            </w:rPrChange>
          </w:rPr>
          <w:t>:</w:t>
        </w:r>
      </w:ins>
      <w:del w:id="5167" w:author="Autor">
        <w:r w:rsidRPr="00F34A6C" w:rsidDel="00D60ED7">
          <w:rPr>
            <w:rFonts w:ascii="Brill" w:eastAsia="Brill" w:hAnsi="Brill" w:cs="Brill"/>
            <w:i/>
            <w:color w:val="000000"/>
            <w:lang w:val="en-US"/>
            <w:rPrChange w:id="5168" w:author="Autor">
              <w:rPr>
                <w:rFonts w:ascii="Brill" w:eastAsia="Brill" w:hAnsi="Brill" w:cs="Brill"/>
                <w:i/>
                <w:color w:val="000000"/>
                <w:sz w:val="22"/>
                <w:szCs w:val="22"/>
                <w:lang w:val="pl-PL"/>
              </w:rPr>
            </w:rPrChange>
          </w:rPr>
          <w:delText>.</w:delText>
        </w:r>
      </w:del>
      <w:r w:rsidRPr="00F34A6C">
        <w:rPr>
          <w:rFonts w:ascii="Brill" w:eastAsia="Brill" w:hAnsi="Brill" w:cs="Brill"/>
          <w:i/>
          <w:color w:val="000000"/>
          <w:lang w:val="en-US"/>
          <w:rPrChange w:id="5169" w:author="Autor">
            <w:rPr>
              <w:rFonts w:ascii="Brill" w:eastAsia="Brill" w:hAnsi="Brill" w:cs="Brill"/>
              <w:i/>
              <w:color w:val="000000"/>
              <w:sz w:val="22"/>
              <w:szCs w:val="22"/>
              <w:lang w:val="pl-PL"/>
            </w:rPr>
          </w:rPrChange>
        </w:rPr>
        <w:t xml:space="preserve"> </w:t>
      </w:r>
      <w:r w:rsidRPr="00F34A6C">
        <w:rPr>
          <w:rFonts w:ascii="Brill" w:eastAsia="Brill" w:hAnsi="Brill" w:cs="Brill"/>
          <w:i/>
          <w:color w:val="000000"/>
          <w:rPrChange w:id="5170" w:author="Autor">
            <w:rPr>
              <w:rFonts w:ascii="Brill" w:eastAsia="Brill" w:hAnsi="Brill" w:cs="Brill"/>
              <w:i/>
              <w:color w:val="000000"/>
              <w:sz w:val="22"/>
              <w:szCs w:val="22"/>
            </w:rPr>
          </w:rPrChange>
        </w:rPr>
        <w:t xml:space="preserve">Cultural </w:t>
      </w:r>
      <w:ins w:id="5171" w:author="Autor">
        <w:r w:rsidR="00D60ED7">
          <w:rPr>
            <w:rFonts w:ascii="Brill" w:eastAsia="Brill" w:hAnsi="Brill" w:cs="Brill"/>
            <w:i/>
            <w:color w:val="000000"/>
          </w:rPr>
          <w:t>r</w:t>
        </w:r>
      </w:ins>
      <w:del w:id="5172" w:author="Autor">
        <w:r w:rsidRPr="00F34A6C" w:rsidDel="00D60ED7">
          <w:rPr>
            <w:rFonts w:ascii="Brill" w:eastAsia="Brill" w:hAnsi="Brill" w:cs="Brill"/>
            <w:i/>
            <w:color w:val="000000"/>
            <w:rPrChange w:id="5173" w:author="Autor">
              <w:rPr>
                <w:rFonts w:ascii="Brill" w:eastAsia="Brill" w:hAnsi="Brill" w:cs="Brill"/>
                <w:i/>
                <w:color w:val="000000"/>
                <w:sz w:val="22"/>
                <w:szCs w:val="22"/>
              </w:rPr>
            </w:rPrChange>
          </w:rPr>
          <w:delText>R</w:delText>
        </w:r>
      </w:del>
      <w:r w:rsidRPr="00F34A6C">
        <w:rPr>
          <w:rFonts w:ascii="Brill" w:eastAsia="Brill" w:hAnsi="Brill" w:cs="Brill"/>
          <w:i/>
          <w:color w:val="000000"/>
          <w:rPrChange w:id="5174" w:author="Autor">
            <w:rPr>
              <w:rFonts w:ascii="Brill" w:eastAsia="Brill" w:hAnsi="Brill" w:cs="Brill"/>
              <w:i/>
              <w:color w:val="000000"/>
              <w:sz w:val="22"/>
              <w:szCs w:val="22"/>
            </w:rPr>
          </w:rPrChange>
        </w:rPr>
        <w:t>evolution in Britain, France, Italy, and the United States, c. 1958-1974</w:t>
      </w:r>
      <w:ins w:id="5175" w:author="Autor">
        <w:r w:rsidR="00D60ED7">
          <w:rPr>
            <w:rFonts w:ascii="Brill" w:eastAsia="Brill" w:hAnsi="Brill" w:cs="Brill"/>
            <w:color w:val="000000"/>
          </w:rPr>
          <w:t>.</w:t>
        </w:r>
      </w:ins>
      <w:del w:id="5176" w:author="Autor">
        <w:r w:rsidRPr="00F34A6C" w:rsidDel="00D60ED7">
          <w:rPr>
            <w:rFonts w:ascii="Brill" w:eastAsia="Brill" w:hAnsi="Brill" w:cs="Brill"/>
            <w:color w:val="000000"/>
            <w:rPrChange w:id="5177" w:author="Autor">
              <w:rPr>
                <w:rFonts w:ascii="Brill" w:eastAsia="Brill" w:hAnsi="Brill" w:cs="Brill"/>
                <w:color w:val="000000"/>
                <w:sz w:val="22"/>
                <w:szCs w:val="22"/>
              </w:rPr>
            </w:rPrChange>
          </w:rPr>
          <w:delText>,</w:delText>
        </w:r>
      </w:del>
      <w:r w:rsidRPr="00F34A6C">
        <w:rPr>
          <w:rFonts w:ascii="Brill" w:eastAsia="Brill" w:hAnsi="Brill" w:cs="Brill"/>
          <w:color w:val="000000"/>
          <w:rPrChange w:id="5178" w:author="Autor">
            <w:rPr>
              <w:rFonts w:ascii="Brill" w:eastAsia="Brill" w:hAnsi="Brill" w:cs="Brill"/>
              <w:color w:val="000000"/>
              <w:sz w:val="22"/>
              <w:szCs w:val="22"/>
            </w:rPr>
          </w:rPrChange>
        </w:rPr>
        <w:t xml:space="preserve"> Oxford</w:t>
      </w:r>
      <w:ins w:id="5179" w:author="Autor">
        <w:r w:rsidR="00D60ED7">
          <w:rPr>
            <w:rFonts w:ascii="Brill" w:eastAsia="Brill" w:hAnsi="Brill" w:cs="Brill"/>
            <w:color w:val="000000"/>
          </w:rPr>
          <w:t>: Oxford University Press.</w:t>
        </w:r>
      </w:ins>
      <w:del w:id="5180" w:author="Autor">
        <w:r w:rsidRPr="00F34A6C" w:rsidDel="00D60ED7">
          <w:rPr>
            <w:rFonts w:ascii="Brill" w:eastAsia="Brill" w:hAnsi="Brill" w:cs="Brill"/>
            <w:color w:val="000000"/>
            <w:rPrChange w:id="5181" w:author="Autor">
              <w:rPr>
                <w:rFonts w:ascii="Brill" w:eastAsia="Brill" w:hAnsi="Brill" w:cs="Brill"/>
                <w:color w:val="000000"/>
                <w:sz w:val="22"/>
                <w:szCs w:val="22"/>
              </w:rPr>
            </w:rPrChange>
          </w:rPr>
          <w:delText xml:space="preserve"> 1998.</w:delText>
        </w:r>
      </w:del>
    </w:p>
    <w:p w14:paraId="3507802E"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proofErr w:type="spellStart"/>
      <w:r w:rsidRPr="00F34A6C">
        <w:rPr>
          <w:rFonts w:ascii="Brill" w:eastAsia="Brill" w:hAnsi="Brill" w:cs="Brill"/>
          <w:color w:val="000000"/>
          <w:lang w:val="en-US"/>
          <w:rPrChange w:id="5182" w:author="Autor">
            <w:rPr>
              <w:rFonts w:ascii="Brill" w:eastAsia="Brill" w:hAnsi="Brill" w:cs="Brill"/>
              <w:color w:val="000000"/>
              <w:lang w:val="nl-BE"/>
            </w:rPr>
          </w:rPrChange>
        </w:rPr>
        <w:t>Musekamp</w:t>
      </w:r>
      <w:proofErr w:type="spellEnd"/>
      <w:r w:rsidRPr="00F34A6C">
        <w:rPr>
          <w:rFonts w:ascii="Brill" w:eastAsia="Brill" w:hAnsi="Brill" w:cs="Brill"/>
          <w:color w:val="000000"/>
          <w:lang w:val="en-US"/>
          <w:rPrChange w:id="5183" w:author="Autor">
            <w:rPr>
              <w:rFonts w:ascii="Brill" w:eastAsia="Brill" w:hAnsi="Brill" w:cs="Brill"/>
              <w:color w:val="000000"/>
              <w:lang w:val="nl-BE"/>
            </w:rPr>
          </w:rPrChange>
        </w:rPr>
        <w:t xml:space="preserve">, J. (2010). </w:t>
      </w:r>
      <w:proofErr w:type="spellStart"/>
      <w:r w:rsidRPr="00F34A6C">
        <w:rPr>
          <w:rFonts w:ascii="Brill" w:eastAsia="Brill" w:hAnsi="Brill" w:cs="Brill"/>
          <w:i/>
          <w:color w:val="000000"/>
          <w:lang w:val="en-US"/>
          <w:rPrChange w:id="5184" w:author="Autor">
            <w:rPr>
              <w:rFonts w:ascii="Brill" w:eastAsia="Brill" w:hAnsi="Brill" w:cs="Brill"/>
              <w:i/>
              <w:color w:val="000000"/>
              <w:lang w:val="nl-BE"/>
            </w:rPr>
          </w:rPrChange>
        </w:rPr>
        <w:t>Zwischen</w:t>
      </w:r>
      <w:proofErr w:type="spellEnd"/>
      <w:r w:rsidRPr="00F34A6C">
        <w:rPr>
          <w:rFonts w:ascii="Brill" w:eastAsia="Brill" w:hAnsi="Brill" w:cs="Brill"/>
          <w:i/>
          <w:color w:val="000000"/>
          <w:lang w:val="en-US"/>
          <w:rPrChange w:id="5185" w:author="Autor">
            <w:rPr>
              <w:rFonts w:ascii="Brill" w:eastAsia="Brill" w:hAnsi="Brill" w:cs="Brill"/>
              <w:i/>
              <w:color w:val="000000"/>
              <w:lang w:val="nl-BE"/>
            </w:rPr>
          </w:rPrChange>
        </w:rPr>
        <w:t xml:space="preserve"> Stettin und Szczecin. </w:t>
      </w:r>
      <w:r w:rsidRPr="00BF26E0">
        <w:rPr>
          <w:rFonts w:ascii="Brill" w:eastAsia="Brill" w:hAnsi="Brill" w:cs="Brill"/>
          <w:i/>
          <w:color w:val="000000"/>
          <w:lang w:val="nl-BE"/>
        </w:rPr>
        <w:t>Metamorphosen einer Stadt von 1945 bis 2005.</w:t>
      </w:r>
      <w:r w:rsidRPr="00BF26E0">
        <w:rPr>
          <w:rFonts w:ascii="Brill" w:eastAsia="Brill" w:hAnsi="Brill" w:cs="Brill"/>
          <w:color w:val="000000"/>
          <w:lang w:val="nl-BE"/>
        </w:rPr>
        <w:t xml:space="preserve"> </w:t>
      </w:r>
      <w:r w:rsidRPr="00C66272">
        <w:rPr>
          <w:rFonts w:ascii="Brill" w:eastAsia="Brill" w:hAnsi="Brill" w:cs="Brill"/>
          <w:color w:val="000000"/>
          <w:lang w:val="pl-PL"/>
        </w:rPr>
        <w:t xml:space="preserve">Wiesbaden: </w:t>
      </w:r>
      <w:proofErr w:type="spellStart"/>
      <w:r w:rsidRPr="00C66272">
        <w:rPr>
          <w:rFonts w:ascii="Brill" w:eastAsia="Brill" w:hAnsi="Brill" w:cs="Brill"/>
          <w:color w:val="000000"/>
          <w:lang w:val="pl-PL"/>
        </w:rPr>
        <w:t>Harrassowitz</w:t>
      </w:r>
      <w:proofErr w:type="spellEnd"/>
      <w:r w:rsidRPr="00C66272">
        <w:rPr>
          <w:rFonts w:ascii="Brill" w:eastAsia="Brill" w:hAnsi="Brill" w:cs="Brill"/>
          <w:color w:val="000000"/>
          <w:lang w:val="pl-PL"/>
        </w:rPr>
        <w:t xml:space="preserve"> </w:t>
      </w:r>
      <w:proofErr w:type="spellStart"/>
      <w:r w:rsidRPr="00C66272">
        <w:rPr>
          <w:rFonts w:ascii="Brill" w:eastAsia="Brill" w:hAnsi="Brill" w:cs="Brill"/>
          <w:color w:val="000000"/>
          <w:lang w:val="pl-PL"/>
        </w:rPr>
        <w:t>Verlag</w:t>
      </w:r>
      <w:proofErr w:type="spellEnd"/>
      <w:r w:rsidRPr="00C66272">
        <w:rPr>
          <w:rFonts w:ascii="Brill" w:eastAsia="Brill" w:hAnsi="Brill" w:cs="Brill"/>
          <w:color w:val="000000"/>
          <w:lang w:val="pl-PL"/>
        </w:rPr>
        <w:t>.</w:t>
      </w:r>
    </w:p>
    <w:p w14:paraId="3507802F"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proofErr w:type="spellStart"/>
      <w:r w:rsidRPr="00C66272">
        <w:rPr>
          <w:rFonts w:ascii="Brill" w:eastAsia="Brill" w:hAnsi="Brill" w:cs="Brill"/>
          <w:color w:val="000000"/>
          <w:lang w:val="pl-PL"/>
        </w:rPr>
        <w:t>Pachlowski</w:t>
      </w:r>
      <w:proofErr w:type="spellEnd"/>
      <w:r w:rsidRPr="00C66272">
        <w:rPr>
          <w:rFonts w:ascii="Brill" w:eastAsia="Brill" w:hAnsi="Brill" w:cs="Brill"/>
          <w:color w:val="000000"/>
          <w:lang w:val="pl-PL"/>
        </w:rPr>
        <w:t xml:space="preserve">, J. J. (1963). </w:t>
      </w:r>
      <w:r w:rsidRPr="00C66272">
        <w:rPr>
          <w:rFonts w:ascii="Brill" w:eastAsia="Brill" w:hAnsi="Brill" w:cs="Brill"/>
          <w:i/>
          <w:color w:val="000000"/>
          <w:lang w:val="pl-PL"/>
        </w:rPr>
        <w:t>Delfiny idą po wiatr.</w:t>
      </w:r>
      <w:r w:rsidRPr="00C66272">
        <w:rPr>
          <w:rFonts w:ascii="Brill" w:eastAsia="Brill" w:hAnsi="Brill" w:cs="Brill"/>
          <w:color w:val="000000"/>
          <w:lang w:val="pl-PL"/>
        </w:rPr>
        <w:t xml:space="preserve"> Poznań: Wydawnictwo Poznańskie. </w:t>
      </w:r>
    </w:p>
    <w:p w14:paraId="35078030"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Papuga, J. (1965). </w:t>
      </w:r>
      <w:r w:rsidRPr="00C66272">
        <w:rPr>
          <w:rFonts w:ascii="Brill" w:eastAsia="Brill" w:hAnsi="Brill" w:cs="Brill"/>
          <w:i/>
          <w:color w:val="000000"/>
          <w:lang w:val="pl-PL"/>
        </w:rPr>
        <w:t xml:space="preserve">Guadalajara! Guadalajara! </w:t>
      </w:r>
      <w:r w:rsidRPr="00C66272">
        <w:rPr>
          <w:rFonts w:ascii="Brill" w:eastAsia="Brill" w:hAnsi="Brill" w:cs="Brill"/>
          <w:color w:val="000000"/>
          <w:lang w:val="pl-PL"/>
        </w:rPr>
        <w:t>Poznań:</w:t>
      </w:r>
      <w:r w:rsidRPr="00C66272">
        <w:rPr>
          <w:rFonts w:ascii="Brill" w:eastAsia="Brill" w:hAnsi="Brill" w:cs="Brill"/>
          <w:i/>
          <w:color w:val="000000"/>
          <w:lang w:val="pl-PL"/>
        </w:rPr>
        <w:t xml:space="preserve"> </w:t>
      </w:r>
      <w:r w:rsidRPr="00C66272">
        <w:rPr>
          <w:rFonts w:ascii="Brill" w:eastAsia="Brill" w:hAnsi="Brill" w:cs="Brill"/>
          <w:color w:val="000000"/>
          <w:lang w:val="pl-PL"/>
        </w:rPr>
        <w:t xml:space="preserve">Wydawnictwo Poznańskie. </w:t>
      </w:r>
    </w:p>
    <w:p w14:paraId="35078031"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Papuga, J. (1969). </w:t>
      </w:r>
      <w:r w:rsidRPr="00C66272">
        <w:rPr>
          <w:rFonts w:ascii="Brill" w:eastAsia="Brill" w:hAnsi="Brill" w:cs="Brill"/>
          <w:i/>
          <w:color w:val="000000"/>
          <w:lang w:val="pl-PL"/>
        </w:rPr>
        <w:t xml:space="preserve">Rio </w:t>
      </w:r>
      <w:proofErr w:type="spellStart"/>
      <w:r w:rsidRPr="00C66272">
        <w:rPr>
          <w:rFonts w:ascii="Brill" w:eastAsia="Brill" w:hAnsi="Brill" w:cs="Brill"/>
          <w:i/>
          <w:color w:val="000000"/>
          <w:lang w:val="pl-PL"/>
        </w:rPr>
        <w:t>Papagaio</w:t>
      </w:r>
      <w:proofErr w:type="spellEnd"/>
      <w:r w:rsidRPr="00C66272">
        <w:rPr>
          <w:rFonts w:ascii="Brill" w:eastAsia="Brill" w:hAnsi="Brill" w:cs="Brill"/>
          <w:i/>
          <w:color w:val="000000"/>
          <w:lang w:val="pl-PL"/>
        </w:rPr>
        <w:t>.</w:t>
      </w:r>
      <w:r w:rsidRPr="00C66272">
        <w:rPr>
          <w:rFonts w:ascii="Brill" w:eastAsia="Brill" w:hAnsi="Brill" w:cs="Brill"/>
          <w:color w:val="000000"/>
          <w:lang w:val="pl-PL"/>
        </w:rPr>
        <w:t xml:space="preserve"> Gdańsk:</w:t>
      </w:r>
      <w:r w:rsidRPr="00C66272">
        <w:rPr>
          <w:rFonts w:ascii="Brill" w:eastAsia="Brill" w:hAnsi="Brill" w:cs="Brill"/>
          <w:i/>
          <w:color w:val="000000"/>
          <w:lang w:val="pl-PL"/>
        </w:rPr>
        <w:t xml:space="preserve"> </w:t>
      </w:r>
      <w:r w:rsidRPr="00C66272">
        <w:rPr>
          <w:rFonts w:ascii="Brill" w:eastAsia="Brill" w:hAnsi="Brill" w:cs="Brill"/>
          <w:color w:val="000000"/>
          <w:lang w:val="pl-PL"/>
        </w:rPr>
        <w:t>Wydawnictwo Morskie.</w:t>
      </w:r>
    </w:p>
    <w:p w14:paraId="35078032"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Paziewski, M. (2013). </w:t>
      </w:r>
      <w:r w:rsidRPr="00C66272">
        <w:rPr>
          <w:rFonts w:ascii="Brill" w:eastAsia="Brill" w:hAnsi="Brill" w:cs="Brill"/>
          <w:i/>
          <w:color w:val="000000"/>
          <w:lang w:val="pl-PL"/>
        </w:rPr>
        <w:t xml:space="preserve">Grudzień 1970 w Szczecinie. </w:t>
      </w:r>
      <w:r w:rsidRPr="00C66272">
        <w:rPr>
          <w:rFonts w:ascii="Brill" w:eastAsia="Brill" w:hAnsi="Brill" w:cs="Brill"/>
          <w:color w:val="000000"/>
          <w:lang w:val="pl-PL"/>
        </w:rPr>
        <w:t xml:space="preserve">Szczecin: Instytut Pamięci Narodowej. </w:t>
      </w:r>
    </w:p>
    <w:p w14:paraId="35078033"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Raszka, H. (1966). </w:t>
      </w:r>
      <w:r w:rsidRPr="00C66272">
        <w:rPr>
          <w:rFonts w:ascii="Brill" w:eastAsia="Brill" w:hAnsi="Brill" w:cs="Brill"/>
          <w:i/>
          <w:color w:val="000000"/>
          <w:lang w:val="pl-PL"/>
        </w:rPr>
        <w:t>Portret zdziwiony sobą.</w:t>
      </w:r>
      <w:r w:rsidRPr="00C66272">
        <w:rPr>
          <w:rFonts w:ascii="Brill" w:eastAsia="Brill" w:hAnsi="Brill" w:cs="Brill"/>
          <w:color w:val="000000"/>
          <w:lang w:val="pl-PL"/>
        </w:rPr>
        <w:t xml:space="preserve"> Warszawa: Państwowy Instytut Wydawniczy.</w:t>
      </w:r>
    </w:p>
    <w:p w14:paraId="35078034"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lang w:val="pl-PL"/>
        </w:rPr>
        <w:t xml:space="preserve">Rybicka, E. (2014). </w:t>
      </w:r>
      <w:r w:rsidRPr="00C66272">
        <w:rPr>
          <w:rFonts w:ascii="Brill" w:eastAsia="Brill" w:hAnsi="Brill" w:cs="Brill"/>
          <w:i/>
          <w:color w:val="000000"/>
          <w:lang w:val="pl-PL"/>
        </w:rPr>
        <w:t xml:space="preserve">Geopoetyka. Przestrzeń i miejsce we współczesnych teoriach i praktykach literackich. </w:t>
      </w:r>
      <w:r w:rsidRPr="00C66272">
        <w:rPr>
          <w:rFonts w:ascii="Brill" w:eastAsia="Brill" w:hAnsi="Brill" w:cs="Brill"/>
          <w:color w:val="000000"/>
        </w:rPr>
        <w:t>Kraków: Universitas.</w:t>
      </w:r>
    </w:p>
    <w:p w14:paraId="35078035"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Said, E. W. (1978).</w:t>
      </w:r>
      <w:r w:rsidRPr="00C66272">
        <w:rPr>
          <w:rFonts w:ascii="Brill" w:eastAsia="Brill" w:hAnsi="Brill" w:cs="Brill"/>
          <w:i/>
          <w:color w:val="000000"/>
        </w:rPr>
        <w:t xml:space="preserve"> Orientalism.</w:t>
      </w:r>
      <w:r w:rsidRPr="00C66272">
        <w:rPr>
          <w:rFonts w:ascii="Brill" w:eastAsia="Brill" w:hAnsi="Brill" w:cs="Brill"/>
          <w:color w:val="000000"/>
        </w:rPr>
        <w:t xml:space="preserve"> New York: Pantheon Books.</w:t>
      </w:r>
    </w:p>
    <w:p w14:paraId="35078036" w14:textId="66D89C9B" w:rsidR="00CB3FC9" w:rsidRPr="00C66272" w:rsidRDefault="00C55FA1" w:rsidP="00F62668">
      <w:pPr>
        <w:pBdr>
          <w:top w:val="nil"/>
          <w:left w:val="nil"/>
          <w:bottom w:val="nil"/>
          <w:right w:val="nil"/>
          <w:between w:val="nil"/>
        </w:pBdr>
        <w:spacing w:line="360" w:lineRule="auto"/>
        <w:ind w:left="567" w:hanging="567"/>
        <w:rPr>
          <w:rFonts w:ascii="Brill" w:eastAsia="Brill" w:hAnsi="Brill" w:cs="Brill"/>
          <w:color w:val="000000"/>
        </w:rPr>
      </w:pPr>
      <w:r w:rsidRPr="00C66272">
        <w:rPr>
          <w:rFonts w:ascii="Brill" w:eastAsia="Brill" w:hAnsi="Brill" w:cs="Brill"/>
          <w:color w:val="000000"/>
        </w:rPr>
        <w:t xml:space="preserve">Savage, J. (2015). </w:t>
      </w:r>
      <w:r w:rsidRPr="00C66272">
        <w:rPr>
          <w:rFonts w:ascii="Brill" w:eastAsia="Brill" w:hAnsi="Brill" w:cs="Brill"/>
          <w:i/>
          <w:color w:val="000000"/>
        </w:rPr>
        <w:t>1966</w:t>
      </w:r>
      <w:ins w:id="5186" w:author="Autor">
        <w:r w:rsidR="003054F7">
          <w:rPr>
            <w:rFonts w:ascii="Brill" w:eastAsia="Brill" w:hAnsi="Brill" w:cs="Brill"/>
            <w:i/>
            <w:color w:val="000000"/>
          </w:rPr>
          <w:t>:</w:t>
        </w:r>
      </w:ins>
      <w:del w:id="5187" w:author="Autor">
        <w:r w:rsidRPr="00C66272" w:rsidDel="003054F7">
          <w:rPr>
            <w:rFonts w:ascii="Brill" w:eastAsia="Brill" w:hAnsi="Brill" w:cs="Brill"/>
            <w:i/>
            <w:color w:val="000000"/>
          </w:rPr>
          <w:delText>.</w:delText>
        </w:r>
      </w:del>
      <w:r w:rsidRPr="00C66272">
        <w:rPr>
          <w:rFonts w:ascii="Brill" w:eastAsia="Brill" w:hAnsi="Brill" w:cs="Brill"/>
          <w:i/>
          <w:color w:val="000000"/>
        </w:rPr>
        <w:t xml:space="preserve"> The </w:t>
      </w:r>
      <w:ins w:id="5188" w:author="Autor">
        <w:r w:rsidR="003054F7">
          <w:rPr>
            <w:rFonts w:ascii="Brill" w:eastAsia="Brill" w:hAnsi="Brill" w:cs="Brill"/>
            <w:i/>
            <w:color w:val="000000"/>
          </w:rPr>
          <w:t>y</w:t>
        </w:r>
      </w:ins>
      <w:del w:id="5189" w:author="Autor">
        <w:r w:rsidRPr="00C66272" w:rsidDel="003054F7">
          <w:rPr>
            <w:rFonts w:ascii="Brill" w:eastAsia="Brill" w:hAnsi="Brill" w:cs="Brill"/>
            <w:i/>
            <w:color w:val="000000"/>
          </w:rPr>
          <w:delText>Y</w:delText>
        </w:r>
      </w:del>
      <w:r w:rsidRPr="00C66272">
        <w:rPr>
          <w:rFonts w:ascii="Brill" w:eastAsia="Brill" w:hAnsi="Brill" w:cs="Brill"/>
          <w:i/>
          <w:color w:val="000000"/>
        </w:rPr>
        <w:t xml:space="preserve">ear the </w:t>
      </w:r>
      <w:ins w:id="5190" w:author="Autor">
        <w:r w:rsidR="003054F7">
          <w:rPr>
            <w:rFonts w:ascii="Brill" w:eastAsia="Brill" w:hAnsi="Brill" w:cs="Brill"/>
            <w:i/>
            <w:color w:val="000000"/>
          </w:rPr>
          <w:t>d</w:t>
        </w:r>
      </w:ins>
      <w:del w:id="5191" w:author="Autor">
        <w:r w:rsidRPr="00C66272" w:rsidDel="003054F7">
          <w:rPr>
            <w:rFonts w:ascii="Brill" w:eastAsia="Brill" w:hAnsi="Brill" w:cs="Brill"/>
            <w:i/>
            <w:color w:val="000000"/>
          </w:rPr>
          <w:delText>D</w:delText>
        </w:r>
      </w:del>
      <w:r w:rsidRPr="00C66272">
        <w:rPr>
          <w:rFonts w:ascii="Brill" w:eastAsia="Brill" w:hAnsi="Brill" w:cs="Brill"/>
          <w:i/>
          <w:color w:val="000000"/>
        </w:rPr>
        <w:t xml:space="preserve">ecade </w:t>
      </w:r>
      <w:ins w:id="5192" w:author="Autor">
        <w:r w:rsidR="003054F7">
          <w:rPr>
            <w:rFonts w:ascii="Brill" w:eastAsia="Brill" w:hAnsi="Brill" w:cs="Brill"/>
            <w:i/>
            <w:color w:val="000000"/>
          </w:rPr>
          <w:t>e</w:t>
        </w:r>
      </w:ins>
      <w:del w:id="5193" w:author="Autor">
        <w:r w:rsidRPr="00C66272" w:rsidDel="003054F7">
          <w:rPr>
            <w:rFonts w:ascii="Brill" w:eastAsia="Brill" w:hAnsi="Brill" w:cs="Brill"/>
            <w:i/>
            <w:color w:val="000000"/>
          </w:rPr>
          <w:delText>E</w:delText>
        </w:r>
      </w:del>
      <w:r w:rsidRPr="00C66272">
        <w:rPr>
          <w:rFonts w:ascii="Brill" w:eastAsia="Brill" w:hAnsi="Brill" w:cs="Brill"/>
          <w:i/>
          <w:color w:val="000000"/>
        </w:rPr>
        <w:t xml:space="preserve">xploded. </w:t>
      </w:r>
      <w:r w:rsidRPr="00C66272">
        <w:rPr>
          <w:rFonts w:ascii="Brill" w:eastAsia="Brill" w:hAnsi="Brill" w:cs="Brill"/>
          <w:color w:val="000000"/>
        </w:rPr>
        <w:t xml:space="preserve">London: Faber &amp; Faber. </w:t>
      </w:r>
    </w:p>
    <w:p w14:paraId="35078037" w14:textId="215F9DFA"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 xml:space="preserve">Schafer, R. M. (1969). </w:t>
      </w:r>
      <w:r w:rsidRPr="00C66272">
        <w:rPr>
          <w:rFonts w:ascii="Brill" w:eastAsia="Brill" w:hAnsi="Brill" w:cs="Brill"/>
          <w:i/>
          <w:color w:val="000000"/>
        </w:rPr>
        <w:t xml:space="preserve">The </w:t>
      </w:r>
      <w:ins w:id="5194" w:author="Autor">
        <w:r w:rsidR="003054F7">
          <w:rPr>
            <w:rFonts w:ascii="Brill" w:eastAsia="Brill" w:hAnsi="Brill" w:cs="Brill"/>
            <w:i/>
            <w:color w:val="000000"/>
          </w:rPr>
          <w:t>n</w:t>
        </w:r>
      </w:ins>
      <w:del w:id="5195" w:author="Autor">
        <w:r w:rsidRPr="00C66272" w:rsidDel="003054F7">
          <w:rPr>
            <w:rFonts w:ascii="Brill" w:eastAsia="Brill" w:hAnsi="Brill" w:cs="Brill"/>
            <w:i/>
            <w:color w:val="000000"/>
          </w:rPr>
          <w:delText>N</w:delText>
        </w:r>
      </w:del>
      <w:r w:rsidRPr="00C66272">
        <w:rPr>
          <w:rFonts w:ascii="Brill" w:eastAsia="Brill" w:hAnsi="Brill" w:cs="Brill"/>
          <w:i/>
          <w:color w:val="000000"/>
        </w:rPr>
        <w:t xml:space="preserve">ew </w:t>
      </w:r>
      <w:ins w:id="5196" w:author="Autor">
        <w:r w:rsidR="003054F7">
          <w:rPr>
            <w:rFonts w:ascii="Brill" w:eastAsia="Brill" w:hAnsi="Brill" w:cs="Brill"/>
            <w:i/>
            <w:color w:val="000000"/>
          </w:rPr>
          <w:t>s</w:t>
        </w:r>
      </w:ins>
      <w:del w:id="5197" w:author="Autor">
        <w:r w:rsidRPr="00C66272" w:rsidDel="003054F7">
          <w:rPr>
            <w:rFonts w:ascii="Brill" w:eastAsia="Brill" w:hAnsi="Brill" w:cs="Brill"/>
            <w:i/>
            <w:color w:val="000000"/>
          </w:rPr>
          <w:delText>S</w:delText>
        </w:r>
      </w:del>
      <w:r w:rsidRPr="00C66272">
        <w:rPr>
          <w:rFonts w:ascii="Brill" w:eastAsia="Brill" w:hAnsi="Brill" w:cs="Brill"/>
          <w:i/>
          <w:color w:val="000000"/>
        </w:rPr>
        <w:t xml:space="preserve">oundscape. A </w:t>
      </w:r>
      <w:ins w:id="5198" w:author="Autor">
        <w:r w:rsidR="003054F7">
          <w:rPr>
            <w:rFonts w:ascii="Brill" w:eastAsia="Brill" w:hAnsi="Brill" w:cs="Brill"/>
            <w:i/>
            <w:color w:val="000000"/>
          </w:rPr>
          <w:t>h</w:t>
        </w:r>
      </w:ins>
      <w:del w:id="5199" w:author="Autor">
        <w:r w:rsidRPr="00C66272" w:rsidDel="003054F7">
          <w:rPr>
            <w:rFonts w:ascii="Brill" w:eastAsia="Brill" w:hAnsi="Brill" w:cs="Brill"/>
            <w:i/>
            <w:color w:val="000000"/>
          </w:rPr>
          <w:delText>H</w:delText>
        </w:r>
      </w:del>
      <w:r w:rsidRPr="00C66272">
        <w:rPr>
          <w:rFonts w:ascii="Brill" w:eastAsia="Brill" w:hAnsi="Brill" w:cs="Brill"/>
          <w:i/>
          <w:color w:val="000000"/>
        </w:rPr>
        <w:t xml:space="preserve">andbook for the </w:t>
      </w:r>
      <w:ins w:id="5200" w:author="Autor">
        <w:r w:rsidR="003054F7">
          <w:rPr>
            <w:rFonts w:ascii="Brill" w:eastAsia="Brill" w:hAnsi="Brill" w:cs="Brill"/>
            <w:i/>
            <w:color w:val="000000"/>
          </w:rPr>
          <w:t>m</w:t>
        </w:r>
      </w:ins>
      <w:del w:id="5201" w:author="Autor">
        <w:r w:rsidRPr="00C66272" w:rsidDel="003054F7">
          <w:rPr>
            <w:rFonts w:ascii="Brill" w:eastAsia="Brill" w:hAnsi="Brill" w:cs="Brill"/>
            <w:i/>
            <w:color w:val="000000"/>
          </w:rPr>
          <w:delText>M</w:delText>
        </w:r>
      </w:del>
      <w:r w:rsidRPr="00C66272">
        <w:rPr>
          <w:rFonts w:ascii="Brill" w:eastAsia="Brill" w:hAnsi="Brill" w:cs="Brill"/>
          <w:i/>
          <w:color w:val="000000"/>
        </w:rPr>
        <w:t xml:space="preserve">odern </w:t>
      </w:r>
      <w:ins w:id="5202" w:author="Autor">
        <w:r w:rsidR="003054F7">
          <w:rPr>
            <w:rFonts w:ascii="Brill" w:eastAsia="Brill" w:hAnsi="Brill" w:cs="Brill"/>
            <w:i/>
            <w:color w:val="000000"/>
          </w:rPr>
          <w:t>m</w:t>
        </w:r>
      </w:ins>
      <w:del w:id="5203" w:author="Autor">
        <w:r w:rsidRPr="00C66272" w:rsidDel="003054F7">
          <w:rPr>
            <w:rFonts w:ascii="Brill" w:eastAsia="Brill" w:hAnsi="Brill" w:cs="Brill"/>
            <w:i/>
            <w:color w:val="000000"/>
          </w:rPr>
          <w:delText>M</w:delText>
        </w:r>
      </w:del>
      <w:r w:rsidRPr="00C66272">
        <w:rPr>
          <w:rFonts w:ascii="Brill" w:eastAsia="Brill" w:hAnsi="Brill" w:cs="Brill"/>
          <w:i/>
          <w:color w:val="000000"/>
        </w:rPr>
        <w:t xml:space="preserve">usic </w:t>
      </w:r>
      <w:ins w:id="5204" w:author="Autor">
        <w:r w:rsidR="003054F7">
          <w:rPr>
            <w:rFonts w:ascii="Brill" w:eastAsia="Brill" w:hAnsi="Brill" w:cs="Brill"/>
            <w:i/>
            <w:color w:val="000000"/>
          </w:rPr>
          <w:t>t</w:t>
        </w:r>
      </w:ins>
      <w:del w:id="5205" w:author="Autor">
        <w:r w:rsidRPr="00C66272" w:rsidDel="003054F7">
          <w:rPr>
            <w:rFonts w:ascii="Brill" w:eastAsia="Brill" w:hAnsi="Brill" w:cs="Brill"/>
            <w:i/>
            <w:color w:val="000000"/>
          </w:rPr>
          <w:delText>T</w:delText>
        </w:r>
      </w:del>
      <w:r w:rsidRPr="00C66272">
        <w:rPr>
          <w:rFonts w:ascii="Brill" w:eastAsia="Brill" w:hAnsi="Brill" w:cs="Brill"/>
          <w:i/>
          <w:color w:val="000000"/>
        </w:rPr>
        <w:t>eacher.</w:t>
      </w:r>
      <w:r w:rsidRPr="00C66272">
        <w:rPr>
          <w:rFonts w:ascii="Brill" w:eastAsia="Brill" w:hAnsi="Brill" w:cs="Brill"/>
          <w:color w:val="000000"/>
        </w:rPr>
        <w:t xml:space="preserve"> New York: </w:t>
      </w:r>
      <w:proofErr w:type="spellStart"/>
      <w:r w:rsidRPr="00C66272">
        <w:rPr>
          <w:rFonts w:ascii="Brill" w:eastAsia="Brill" w:hAnsi="Brill" w:cs="Brill"/>
          <w:color w:val="000000"/>
        </w:rPr>
        <w:t>Berandol</w:t>
      </w:r>
      <w:proofErr w:type="spellEnd"/>
      <w:r w:rsidRPr="00C66272">
        <w:rPr>
          <w:rFonts w:ascii="Brill" w:eastAsia="Brill" w:hAnsi="Brill" w:cs="Brill"/>
          <w:color w:val="000000"/>
        </w:rPr>
        <w:t xml:space="preserve"> Music Limited.</w:t>
      </w:r>
    </w:p>
    <w:p w14:paraId="35078038" w14:textId="3477DAE3"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 xml:space="preserve">Simons, M., Rutgeerts, J., </w:t>
      </w:r>
      <w:proofErr w:type="spellStart"/>
      <w:r w:rsidRPr="00C66272">
        <w:rPr>
          <w:rFonts w:ascii="Brill" w:eastAsia="Brill" w:hAnsi="Brill" w:cs="Brill"/>
          <w:color w:val="000000"/>
        </w:rPr>
        <w:t>Masschelein</w:t>
      </w:r>
      <w:proofErr w:type="spellEnd"/>
      <w:r w:rsidRPr="00C66272">
        <w:rPr>
          <w:rFonts w:ascii="Brill" w:eastAsia="Brill" w:hAnsi="Brill" w:cs="Brill"/>
          <w:color w:val="000000"/>
        </w:rPr>
        <w:t xml:space="preserve">, A., </w:t>
      </w:r>
      <w:proofErr w:type="spellStart"/>
      <w:r w:rsidRPr="00C66272">
        <w:rPr>
          <w:rFonts w:ascii="Brill" w:eastAsia="Brill" w:hAnsi="Brill" w:cs="Brill"/>
          <w:color w:val="000000"/>
        </w:rPr>
        <w:t>Cortois</w:t>
      </w:r>
      <w:proofErr w:type="spellEnd"/>
      <w:r w:rsidRPr="00C66272">
        <w:rPr>
          <w:rFonts w:ascii="Brill" w:eastAsia="Brill" w:hAnsi="Brill" w:cs="Brill"/>
          <w:color w:val="000000"/>
        </w:rPr>
        <w:t xml:space="preserve">, P. (2019). Gaston Bachelard and </w:t>
      </w:r>
      <w:ins w:id="5206" w:author="Autor">
        <w:r w:rsidR="003054F7">
          <w:rPr>
            <w:rFonts w:ascii="Brill" w:eastAsia="Brill" w:hAnsi="Brill" w:cs="Brill"/>
            <w:color w:val="000000"/>
          </w:rPr>
          <w:t>c</w:t>
        </w:r>
      </w:ins>
      <w:del w:id="5207" w:author="Autor">
        <w:r w:rsidRPr="00C66272" w:rsidDel="003054F7">
          <w:rPr>
            <w:rFonts w:ascii="Brill" w:eastAsia="Brill" w:hAnsi="Brill" w:cs="Brill"/>
            <w:color w:val="000000"/>
          </w:rPr>
          <w:delText>C</w:delText>
        </w:r>
      </w:del>
      <w:r w:rsidRPr="00C66272">
        <w:rPr>
          <w:rFonts w:ascii="Brill" w:eastAsia="Brill" w:hAnsi="Brill" w:cs="Brill"/>
          <w:color w:val="000000"/>
        </w:rPr>
        <w:t xml:space="preserve">ontemporary </w:t>
      </w:r>
      <w:ins w:id="5208" w:author="Autor">
        <w:r w:rsidR="003054F7">
          <w:rPr>
            <w:rFonts w:ascii="Brill" w:eastAsia="Brill" w:hAnsi="Brill" w:cs="Brill"/>
            <w:color w:val="000000"/>
          </w:rPr>
          <w:t>p</w:t>
        </w:r>
      </w:ins>
      <w:del w:id="5209" w:author="Autor">
        <w:r w:rsidRPr="00C66272" w:rsidDel="003054F7">
          <w:rPr>
            <w:rFonts w:ascii="Brill" w:eastAsia="Brill" w:hAnsi="Brill" w:cs="Brill"/>
            <w:color w:val="000000"/>
          </w:rPr>
          <w:delText>P</w:delText>
        </w:r>
      </w:del>
      <w:r w:rsidRPr="00C66272">
        <w:rPr>
          <w:rFonts w:ascii="Brill" w:eastAsia="Brill" w:hAnsi="Brill" w:cs="Brill"/>
          <w:color w:val="000000"/>
        </w:rPr>
        <w:t>hilosophy</w:t>
      </w:r>
      <w:ins w:id="5210" w:author="Autor">
        <w:r w:rsidR="003054F7">
          <w:rPr>
            <w:rFonts w:ascii="Brill" w:eastAsia="Brill" w:hAnsi="Brill" w:cs="Brill"/>
            <w:color w:val="000000"/>
          </w:rPr>
          <w:t>.</w:t>
        </w:r>
      </w:ins>
      <w:del w:id="5211" w:author="Autor">
        <w:r w:rsidRPr="00C66272" w:rsidDel="003054F7">
          <w:rPr>
            <w:rFonts w:ascii="Brill" w:eastAsia="Brill" w:hAnsi="Brill" w:cs="Brill"/>
            <w:color w:val="000000"/>
          </w:rPr>
          <w:delText>,</w:delText>
        </w:r>
      </w:del>
      <w:r w:rsidRPr="00C66272">
        <w:rPr>
          <w:rFonts w:ascii="Brill" w:eastAsia="Brill" w:hAnsi="Brill" w:cs="Brill"/>
          <w:color w:val="000000"/>
        </w:rPr>
        <w:t xml:space="preserve"> </w:t>
      </w:r>
      <w:r w:rsidRPr="00C66272">
        <w:rPr>
          <w:rFonts w:ascii="Brill" w:eastAsia="Brill" w:hAnsi="Brill" w:cs="Brill"/>
          <w:i/>
          <w:color w:val="000000"/>
        </w:rPr>
        <w:t>Parrhesia,</w:t>
      </w:r>
      <w:r w:rsidRPr="00C66272">
        <w:rPr>
          <w:rFonts w:ascii="Brill" w:eastAsia="Brill" w:hAnsi="Brill" w:cs="Brill"/>
          <w:color w:val="000000"/>
        </w:rPr>
        <w:t xml:space="preserve"> </w:t>
      </w:r>
      <w:r w:rsidRPr="00F34A6C">
        <w:rPr>
          <w:rFonts w:ascii="Brill" w:eastAsia="Brill" w:hAnsi="Brill" w:cs="Brill"/>
          <w:color w:val="000000"/>
          <w:highlight w:val="green"/>
          <w:rPrChange w:id="5212" w:author="Autor">
            <w:rPr>
              <w:rFonts w:ascii="Brill" w:eastAsia="Brill" w:hAnsi="Brill" w:cs="Brill"/>
              <w:color w:val="000000"/>
            </w:rPr>
          </w:rPrChange>
        </w:rPr>
        <w:t>31</w:t>
      </w:r>
      <w:del w:id="5213" w:author="Autor">
        <w:r w:rsidRPr="00C66272" w:rsidDel="003054F7">
          <w:rPr>
            <w:rFonts w:ascii="Brill" w:eastAsia="Brill" w:hAnsi="Brill" w:cs="Brill"/>
            <w:color w:val="000000"/>
          </w:rPr>
          <w:delText xml:space="preserve"> </w:delText>
        </w:r>
      </w:del>
      <w:r w:rsidRPr="00C66272">
        <w:rPr>
          <w:rFonts w:ascii="Brill" w:eastAsia="Brill" w:hAnsi="Brill" w:cs="Brill"/>
          <w:color w:val="000000"/>
        </w:rPr>
        <w:t xml:space="preserve">(2), 1–16. </w:t>
      </w:r>
    </w:p>
    <w:p w14:paraId="35078039" w14:textId="4B79CE11"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proofErr w:type="spellStart"/>
      <w:r w:rsidRPr="00C66272">
        <w:rPr>
          <w:rFonts w:ascii="Brill" w:eastAsia="Brill" w:hAnsi="Brill" w:cs="Brill"/>
          <w:color w:val="000000"/>
        </w:rPr>
        <w:t>Spirn</w:t>
      </w:r>
      <w:proofErr w:type="spellEnd"/>
      <w:r w:rsidRPr="00C66272">
        <w:rPr>
          <w:rFonts w:ascii="Brill" w:eastAsia="Brill" w:hAnsi="Brill" w:cs="Brill"/>
          <w:color w:val="000000"/>
        </w:rPr>
        <w:t xml:space="preserve">, A. W. (1988). The </w:t>
      </w:r>
      <w:ins w:id="5214" w:author="Autor">
        <w:r w:rsidR="003054F7">
          <w:rPr>
            <w:rFonts w:ascii="Brill" w:eastAsia="Brill" w:hAnsi="Brill" w:cs="Brill"/>
            <w:color w:val="000000"/>
          </w:rPr>
          <w:t>p</w:t>
        </w:r>
      </w:ins>
      <w:del w:id="5215" w:author="Autor">
        <w:r w:rsidRPr="00C66272" w:rsidDel="003054F7">
          <w:rPr>
            <w:rFonts w:ascii="Brill" w:eastAsia="Brill" w:hAnsi="Brill" w:cs="Brill"/>
            <w:color w:val="000000"/>
          </w:rPr>
          <w:delText>P</w:delText>
        </w:r>
      </w:del>
      <w:r w:rsidRPr="00C66272">
        <w:rPr>
          <w:rFonts w:ascii="Brill" w:eastAsia="Brill" w:hAnsi="Brill" w:cs="Brill"/>
          <w:color w:val="000000"/>
        </w:rPr>
        <w:t xml:space="preserve">oetics of </w:t>
      </w:r>
      <w:ins w:id="5216" w:author="Autor">
        <w:r w:rsidR="003054F7">
          <w:rPr>
            <w:rFonts w:ascii="Brill" w:eastAsia="Brill" w:hAnsi="Brill" w:cs="Brill"/>
            <w:color w:val="000000"/>
          </w:rPr>
          <w:t>c</w:t>
        </w:r>
      </w:ins>
      <w:del w:id="5217" w:author="Autor">
        <w:r w:rsidRPr="00C66272" w:rsidDel="003054F7">
          <w:rPr>
            <w:rFonts w:ascii="Brill" w:eastAsia="Brill" w:hAnsi="Brill" w:cs="Brill"/>
            <w:color w:val="000000"/>
          </w:rPr>
          <w:delText>C</w:delText>
        </w:r>
      </w:del>
      <w:r w:rsidRPr="00C66272">
        <w:rPr>
          <w:rFonts w:ascii="Brill" w:eastAsia="Brill" w:hAnsi="Brill" w:cs="Brill"/>
          <w:color w:val="000000"/>
        </w:rPr>
        <w:t xml:space="preserve">ity and </w:t>
      </w:r>
      <w:ins w:id="5218" w:author="Autor">
        <w:r w:rsidR="003054F7">
          <w:rPr>
            <w:rFonts w:ascii="Brill" w:eastAsia="Brill" w:hAnsi="Brill" w:cs="Brill"/>
            <w:color w:val="000000"/>
          </w:rPr>
          <w:t>n</w:t>
        </w:r>
      </w:ins>
      <w:del w:id="5219" w:author="Autor">
        <w:r w:rsidRPr="00C66272" w:rsidDel="003054F7">
          <w:rPr>
            <w:rFonts w:ascii="Brill" w:eastAsia="Brill" w:hAnsi="Brill" w:cs="Brill"/>
            <w:color w:val="000000"/>
          </w:rPr>
          <w:delText>N</w:delText>
        </w:r>
      </w:del>
      <w:r w:rsidRPr="00C66272">
        <w:rPr>
          <w:rFonts w:ascii="Brill" w:eastAsia="Brill" w:hAnsi="Brill" w:cs="Brill"/>
          <w:color w:val="000000"/>
        </w:rPr>
        <w:t xml:space="preserve">ature: Towards a </w:t>
      </w:r>
      <w:ins w:id="5220" w:author="Autor">
        <w:r w:rsidR="003054F7">
          <w:rPr>
            <w:rFonts w:ascii="Brill" w:eastAsia="Brill" w:hAnsi="Brill" w:cs="Brill"/>
            <w:color w:val="000000"/>
          </w:rPr>
          <w:t>n</w:t>
        </w:r>
      </w:ins>
      <w:del w:id="5221" w:author="Autor">
        <w:r w:rsidRPr="00C66272" w:rsidDel="003054F7">
          <w:rPr>
            <w:rFonts w:ascii="Brill" w:eastAsia="Brill" w:hAnsi="Brill" w:cs="Brill"/>
            <w:color w:val="000000"/>
          </w:rPr>
          <w:delText>N</w:delText>
        </w:r>
      </w:del>
      <w:r w:rsidRPr="00C66272">
        <w:rPr>
          <w:rFonts w:ascii="Brill" w:eastAsia="Brill" w:hAnsi="Brill" w:cs="Brill"/>
          <w:color w:val="000000"/>
        </w:rPr>
        <w:t xml:space="preserve">ew </w:t>
      </w:r>
      <w:ins w:id="5222" w:author="Autor">
        <w:r w:rsidR="003054F7">
          <w:rPr>
            <w:rFonts w:ascii="Brill" w:eastAsia="Brill" w:hAnsi="Brill" w:cs="Brill"/>
            <w:color w:val="000000"/>
          </w:rPr>
          <w:t>a</w:t>
        </w:r>
      </w:ins>
      <w:del w:id="5223" w:author="Autor">
        <w:r w:rsidRPr="00C66272" w:rsidDel="003054F7">
          <w:rPr>
            <w:rFonts w:ascii="Brill" w:eastAsia="Brill" w:hAnsi="Brill" w:cs="Brill"/>
            <w:color w:val="000000"/>
          </w:rPr>
          <w:delText>A</w:delText>
        </w:r>
      </w:del>
      <w:r w:rsidRPr="00C66272">
        <w:rPr>
          <w:rFonts w:ascii="Brill" w:eastAsia="Brill" w:hAnsi="Brill" w:cs="Brill"/>
          <w:color w:val="000000"/>
        </w:rPr>
        <w:t xml:space="preserve">esthetic for </w:t>
      </w:r>
      <w:ins w:id="5224" w:author="Autor">
        <w:r w:rsidR="003054F7">
          <w:rPr>
            <w:rFonts w:ascii="Brill" w:eastAsia="Brill" w:hAnsi="Brill" w:cs="Brill"/>
            <w:color w:val="000000"/>
          </w:rPr>
          <w:t>u</w:t>
        </w:r>
      </w:ins>
      <w:del w:id="5225" w:author="Autor">
        <w:r w:rsidRPr="00C66272" w:rsidDel="003054F7">
          <w:rPr>
            <w:rFonts w:ascii="Brill" w:eastAsia="Brill" w:hAnsi="Brill" w:cs="Brill"/>
            <w:color w:val="000000"/>
          </w:rPr>
          <w:delText>U</w:delText>
        </w:r>
      </w:del>
      <w:r w:rsidRPr="00C66272">
        <w:rPr>
          <w:rFonts w:ascii="Brill" w:eastAsia="Brill" w:hAnsi="Brill" w:cs="Brill"/>
          <w:color w:val="000000"/>
        </w:rPr>
        <w:t xml:space="preserve">rban </w:t>
      </w:r>
      <w:ins w:id="5226" w:author="Autor">
        <w:r w:rsidR="003054F7">
          <w:rPr>
            <w:rFonts w:ascii="Brill" w:eastAsia="Brill" w:hAnsi="Brill" w:cs="Brill"/>
            <w:color w:val="000000"/>
          </w:rPr>
          <w:t>d</w:t>
        </w:r>
      </w:ins>
      <w:del w:id="5227" w:author="Autor">
        <w:r w:rsidRPr="00C66272" w:rsidDel="003054F7">
          <w:rPr>
            <w:rFonts w:ascii="Brill" w:eastAsia="Brill" w:hAnsi="Brill" w:cs="Brill"/>
            <w:color w:val="000000"/>
          </w:rPr>
          <w:delText>D</w:delText>
        </w:r>
      </w:del>
      <w:r w:rsidRPr="00C66272">
        <w:rPr>
          <w:rFonts w:ascii="Brill" w:eastAsia="Brill" w:hAnsi="Brill" w:cs="Brill"/>
          <w:color w:val="000000"/>
        </w:rPr>
        <w:t xml:space="preserve">esign. </w:t>
      </w:r>
      <w:proofErr w:type="spellStart"/>
      <w:r w:rsidRPr="00C66272">
        <w:rPr>
          <w:rFonts w:ascii="Brill" w:eastAsia="Brill" w:hAnsi="Brill" w:cs="Brill"/>
          <w:i/>
          <w:color w:val="000000"/>
          <w:lang w:val="pl-PL"/>
        </w:rPr>
        <w:t>Landscape</w:t>
      </w:r>
      <w:proofErr w:type="spellEnd"/>
      <w:r w:rsidRPr="00C66272">
        <w:rPr>
          <w:rFonts w:ascii="Brill" w:eastAsia="Brill" w:hAnsi="Brill" w:cs="Brill"/>
          <w:i/>
          <w:color w:val="000000"/>
          <w:lang w:val="pl-PL"/>
        </w:rPr>
        <w:t xml:space="preserve"> </w:t>
      </w:r>
      <w:proofErr w:type="spellStart"/>
      <w:r w:rsidRPr="00C66272">
        <w:rPr>
          <w:rFonts w:ascii="Brill" w:eastAsia="Brill" w:hAnsi="Brill" w:cs="Brill"/>
          <w:i/>
          <w:color w:val="000000"/>
          <w:lang w:val="pl-PL"/>
        </w:rPr>
        <w:t>Journal</w:t>
      </w:r>
      <w:proofErr w:type="spellEnd"/>
      <w:r w:rsidRPr="00C66272">
        <w:rPr>
          <w:rFonts w:ascii="Brill" w:eastAsia="Brill" w:hAnsi="Brill" w:cs="Brill"/>
          <w:i/>
          <w:color w:val="000000"/>
          <w:lang w:val="pl-PL"/>
        </w:rPr>
        <w:t>,</w:t>
      </w:r>
      <w:r w:rsidRPr="00C66272">
        <w:rPr>
          <w:rFonts w:ascii="Brill" w:eastAsia="Brill" w:hAnsi="Brill" w:cs="Brill"/>
          <w:color w:val="000000"/>
          <w:lang w:val="pl-PL"/>
        </w:rPr>
        <w:t xml:space="preserve"> 7(2), 108–126. </w:t>
      </w:r>
    </w:p>
    <w:p w14:paraId="3507803A" w14:textId="77777777" w:rsidR="00CB3FC9" w:rsidRPr="00BF26E0"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Stachowiak, P. (2014). Uroczystości Milenium Chrztu Polski jako przejaw kościelnej polityki pamięci. </w:t>
      </w:r>
      <w:r w:rsidRPr="00BF26E0">
        <w:rPr>
          <w:rFonts w:ascii="Brill" w:eastAsia="Brill" w:hAnsi="Brill" w:cs="Brill"/>
          <w:i/>
          <w:color w:val="000000"/>
          <w:lang w:val="pl-PL"/>
        </w:rPr>
        <w:t>Środkowoeuropejskie Studia Polityczne</w:t>
      </w:r>
      <w:r w:rsidRPr="00BF26E0">
        <w:rPr>
          <w:rFonts w:ascii="Brill" w:eastAsia="Brill" w:hAnsi="Brill" w:cs="Brill"/>
          <w:color w:val="000000"/>
          <w:lang w:val="pl-PL"/>
        </w:rPr>
        <w:t xml:space="preserve">, </w:t>
      </w:r>
      <w:commentRangeStart w:id="5228"/>
      <w:r w:rsidRPr="00F34A6C">
        <w:rPr>
          <w:rFonts w:ascii="Brill" w:eastAsia="Brill" w:hAnsi="Brill" w:cs="Brill"/>
          <w:i/>
          <w:iCs/>
          <w:color w:val="000000"/>
          <w:lang w:val="pl-PL"/>
          <w:rPrChange w:id="5229" w:author="Autor">
            <w:rPr>
              <w:rFonts w:ascii="Brill" w:eastAsia="Brill" w:hAnsi="Brill" w:cs="Brill"/>
              <w:color w:val="000000"/>
              <w:lang w:val="pl-PL"/>
            </w:rPr>
          </w:rPrChange>
        </w:rPr>
        <w:t>3</w:t>
      </w:r>
      <w:commentRangeEnd w:id="5228"/>
      <w:r w:rsidR="003054F7" w:rsidRPr="00F34A6C">
        <w:rPr>
          <w:rStyle w:val="Odwoaniedokomentarza"/>
          <w:i/>
          <w:iCs/>
          <w:lang w:val="en-AU"/>
          <w:rPrChange w:id="5230" w:author="Autor">
            <w:rPr>
              <w:rStyle w:val="Odwoaniedokomentarza"/>
              <w:lang w:val="en-AU"/>
            </w:rPr>
          </w:rPrChange>
        </w:rPr>
        <w:commentReference w:id="5228"/>
      </w:r>
      <w:r w:rsidRPr="00BF26E0">
        <w:rPr>
          <w:rFonts w:ascii="Brill" w:eastAsia="Brill" w:hAnsi="Brill" w:cs="Brill"/>
          <w:color w:val="000000"/>
          <w:lang w:val="pl-PL"/>
        </w:rPr>
        <w:t>, 129–144.</w:t>
      </w:r>
    </w:p>
    <w:p w14:paraId="3507803B"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Suchodolska, K. (1965). </w:t>
      </w:r>
      <w:r w:rsidRPr="00C66272">
        <w:rPr>
          <w:rFonts w:ascii="Brill" w:eastAsia="Brill" w:hAnsi="Brill" w:cs="Brill"/>
          <w:i/>
          <w:color w:val="000000"/>
          <w:lang w:val="pl-PL"/>
        </w:rPr>
        <w:t xml:space="preserve">Spotkanie w </w:t>
      </w:r>
      <w:proofErr w:type="spellStart"/>
      <w:r w:rsidRPr="00C66272">
        <w:rPr>
          <w:rFonts w:ascii="Brill" w:eastAsia="Brill" w:hAnsi="Brill" w:cs="Brill"/>
          <w:i/>
          <w:color w:val="000000"/>
          <w:lang w:val="pl-PL"/>
        </w:rPr>
        <w:t>Wolkenbergu</w:t>
      </w:r>
      <w:proofErr w:type="spellEnd"/>
      <w:r w:rsidRPr="00C66272">
        <w:rPr>
          <w:rFonts w:ascii="Brill" w:eastAsia="Brill" w:hAnsi="Brill" w:cs="Brill"/>
          <w:i/>
          <w:color w:val="000000"/>
          <w:lang w:val="pl-PL"/>
        </w:rPr>
        <w:t>.</w:t>
      </w:r>
      <w:r w:rsidRPr="00C66272">
        <w:rPr>
          <w:rFonts w:ascii="Brill" w:eastAsia="Brill" w:hAnsi="Brill" w:cs="Brill"/>
          <w:color w:val="000000"/>
          <w:lang w:val="pl-PL"/>
        </w:rPr>
        <w:t xml:space="preserve"> Katowice: Wydawnictwo „Śląsk”.</w:t>
      </w:r>
    </w:p>
    <w:p w14:paraId="3507803C"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lang w:val="pl-PL"/>
        </w:rPr>
        <w:t xml:space="preserve">Szczygielski, M. (2013). </w:t>
      </w:r>
      <w:r w:rsidRPr="00C66272">
        <w:rPr>
          <w:rFonts w:ascii="Brill" w:eastAsia="Brill" w:hAnsi="Brill" w:cs="Brill"/>
          <w:i/>
          <w:color w:val="000000"/>
          <w:lang w:val="pl-PL"/>
        </w:rPr>
        <w:t xml:space="preserve">Filipinki to my! Ilustrowana historia pierwszego polskiego </w:t>
      </w:r>
      <w:proofErr w:type="spellStart"/>
      <w:r w:rsidRPr="00C66272">
        <w:rPr>
          <w:rFonts w:ascii="Brill" w:eastAsia="Brill" w:hAnsi="Brill" w:cs="Brill"/>
          <w:i/>
          <w:color w:val="000000"/>
          <w:lang w:val="pl-PL"/>
        </w:rPr>
        <w:t>girlsbandu</w:t>
      </w:r>
      <w:proofErr w:type="spellEnd"/>
      <w:r w:rsidRPr="00C66272">
        <w:rPr>
          <w:rFonts w:ascii="Brill" w:eastAsia="Brill" w:hAnsi="Brill" w:cs="Brill"/>
          <w:color w:val="000000"/>
          <w:lang w:val="pl-PL"/>
        </w:rPr>
        <w:t xml:space="preserve">. </w:t>
      </w:r>
      <w:r w:rsidRPr="00C66272">
        <w:rPr>
          <w:rFonts w:ascii="Brill" w:eastAsia="Brill" w:hAnsi="Brill" w:cs="Brill"/>
          <w:color w:val="000000"/>
        </w:rPr>
        <w:t>Warszawa: Agora SA.</w:t>
      </w:r>
    </w:p>
    <w:p w14:paraId="3507803D" w14:textId="6CAFBEE5"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rPr>
        <w:lastRenderedPageBreak/>
        <w:t xml:space="preserve">Urry, J. (2000). </w:t>
      </w:r>
      <w:r w:rsidRPr="00C66272">
        <w:rPr>
          <w:rFonts w:ascii="Brill" w:eastAsia="Brill" w:hAnsi="Brill" w:cs="Brill"/>
          <w:i/>
          <w:color w:val="000000"/>
        </w:rPr>
        <w:t xml:space="preserve">Sociology </w:t>
      </w:r>
      <w:ins w:id="5231" w:author="Autor">
        <w:r w:rsidR="003054F7">
          <w:rPr>
            <w:rFonts w:ascii="Brill" w:eastAsia="Brill" w:hAnsi="Brill" w:cs="Brill"/>
            <w:i/>
            <w:color w:val="000000"/>
          </w:rPr>
          <w:t>b</w:t>
        </w:r>
      </w:ins>
      <w:del w:id="5232" w:author="Autor">
        <w:r w:rsidRPr="00C66272" w:rsidDel="003054F7">
          <w:rPr>
            <w:rFonts w:ascii="Brill" w:eastAsia="Brill" w:hAnsi="Brill" w:cs="Brill"/>
            <w:i/>
            <w:color w:val="000000"/>
          </w:rPr>
          <w:delText>B</w:delText>
        </w:r>
      </w:del>
      <w:r w:rsidRPr="00C66272">
        <w:rPr>
          <w:rFonts w:ascii="Brill" w:eastAsia="Brill" w:hAnsi="Brill" w:cs="Brill"/>
          <w:i/>
          <w:color w:val="000000"/>
        </w:rPr>
        <w:t xml:space="preserve">eyond </w:t>
      </w:r>
      <w:ins w:id="5233" w:author="Autor">
        <w:r w:rsidR="003054F7">
          <w:rPr>
            <w:rFonts w:ascii="Brill" w:eastAsia="Brill" w:hAnsi="Brill" w:cs="Brill"/>
            <w:i/>
            <w:color w:val="000000"/>
          </w:rPr>
          <w:t>s</w:t>
        </w:r>
      </w:ins>
      <w:del w:id="5234" w:author="Autor">
        <w:r w:rsidRPr="00C66272" w:rsidDel="003054F7">
          <w:rPr>
            <w:rFonts w:ascii="Brill" w:eastAsia="Brill" w:hAnsi="Brill" w:cs="Brill"/>
            <w:i/>
            <w:color w:val="000000"/>
          </w:rPr>
          <w:delText>S</w:delText>
        </w:r>
      </w:del>
      <w:r w:rsidRPr="00C66272">
        <w:rPr>
          <w:rFonts w:ascii="Brill" w:eastAsia="Brill" w:hAnsi="Brill" w:cs="Brill"/>
          <w:i/>
          <w:color w:val="000000"/>
        </w:rPr>
        <w:t>ocieties</w:t>
      </w:r>
      <w:ins w:id="5235" w:author="Autor">
        <w:r w:rsidR="003054F7">
          <w:rPr>
            <w:rFonts w:ascii="Brill" w:eastAsia="Brill" w:hAnsi="Brill" w:cs="Brill"/>
            <w:i/>
            <w:color w:val="000000"/>
          </w:rPr>
          <w:t>:</w:t>
        </w:r>
      </w:ins>
      <w:del w:id="5236" w:author="Autor">
        <w:r w:rsidRPr="00C66272" w:rsidDel="003054F7">
          <w:rPr>
            <w:rFonts w:ascii="Brill" w:eastAsia="Brill" w:hAnsi="Brill" w:cs="Brill"/>
            <w:i/>
            <w:color w:val="000000"/>
          </w:rPr>
          <w:delText>.</w:delText>
        </w:r>
      </w:del>
      <w:r w:rsidRPr="00C66272">
        <w:rPr>
          <w:rFonts w:ascii="Brill" w:eastAsia="Brill" w:hAnsi="Brill" w:cs="Brill"/>
          <w:i/>
          <w:color w:val="000000"/>
        </w:rPr>
        <w:t xml:space="preserve"> Mobilities for the </w:t>
      </w:r>
      <w:ins w:id="5237" w:author="Autor">
        <w:r w:rsidR="003054F7">
          <w:rPr>
            <w:rFonts w:ascii="Brill" w:eastAsia="Brill" w:hAnsi="Brill" w:cs="Brill"/>
            <w:i/>
            <w:color w:val="000000"/>
          </w:rPr>
          <w:t>t</w:t>
        </w:r>
      </w:ins>
      <w:del w:id="5238" w:author="Autor">
        <w:r w:rsidRPr="00C66272" w:rsidDel="003054F7">
          <w:rPr>
            <w:rFonts w:ascii="Brill" w:eastAsia="Brill" w:hAnsi="Brill" w:cs="Brill"/>
            <w:i/>
            <w:color w:val="000000"/>
          </w:rPr>
          <w:delText>T</w:delText>
        </w:r>
      </w:del>
      <w:r w:rsidRPr="00C66272">
        <w:rPr>
          <w:rFonts w:ascii="Brill" w:eastAsia="Brill" w:hAnsi="Brill" w:cs="Brill"/>
          <w:i/>
          <w:color w:val="000000"/>
        </w:rPr>
        <w:t>wenty-</w:t>
      </w:r>
      <w:ins w:id="5239" w:author="Autor">
        <w:r w:rsidR="003054F7">
          <w:rPr>
            <w:rFonts w:ascii="Brill" w:eastAsia="Brill" w:hAnsi="Brill" w:cs="Brill"/>
            <w:i/>
            <w:color w:val="000000"/>
          </w:rPr>
          <w:t>f</w:t>
        </w:r>
      </w:ins>
      <w:del w:id="5240" w:author="Autor">
        <w:r w:rsidRPr="00C66272" w:rsidDel="003054F7">
          <w:rPr>
            <w:rFonts w:ascii="Brill" w:eastAsia="Brill" w:hAnsi="Brill" w:cs="Brill"/>
            <w:i/>
            <w:color w:val="000000"/>
          </w:rPr>
          <w:delText>F</w:delText>
        </w:r>
      </w:del>
      <w:r w:rsidRPr="00C66272">
        <w:rPr>
          <w:rFonts w:ascii="Brill" w:eastAsia="Brill" w:hAnsi="Brill" w:cs="Brill"/>
          <w:i/>
          <w:color w:val="000000"/>
        </w:rPr>
        <w:t xml:space="preserve">irst </w:t>
      </w:r>
      <w:ins w:id="5241" w:author="Autor">
        <w:r w:rsidR="003054F7">
          <w:rPr>
            <w:rFonts w:ascii="Brill" w:eastAsia="Brill" w:hAnsi="Brill" w:cs="Brill"/>
            <w:i/>
            <w:color w:val="000000"/>
          </w:rPr>
          <w:t>c</w:t>
        </w:r>
      </w:ins>
      <w:del w:id="5242" w:author="Autor">
        <w:r w:rsidRPr="00C66272" w:rsidDel="003054F7">
          <w:rPr>
            <w:rFonts w:ascii="Brill" w:eastAsia="Brill" w:hAnsi="Brill" w:cs="Brill"/>
            <w:i/>
            <w:color w:val="000000"/>
          </w:rPr>
          <w:delText>C</w:delText>
        </w:r>
      </w:del>
      <w:r w:rsidRPr="00C66272">
        <w:rPr>
          <w:rFonts w:ascii="Brill" w:eastAsia="Brill" w:hAnsi="Brill" w:cs="Brill"/>
          <w:i/>
          <w:color w:val="000000"/>
        </w:rPr>
        <w:t>entury.</w:t>
      </w:r>
      <w:r w:rsidRPr="00C66272">
        <w:rPr>
          <w:rFonts w:ascii="Brill" w:eastAsia="Brill" w:hAnsi="Brill" w:cs="Brill"/>
          <w:color w:val="000000"/>
        </w:rPr>
        <w:t xml:space="preserve"> </w:t>
      </w:r>
      <w:r w:rsidRPr="00C66272">
        <w:rPr>
          <w:rFonts w:ascii="Brill" w:eastAsia="Brill" w:hAnsi="Brill" w:cs="Brill"/>
          <w:color w:val="000000"/>
          <w:lang w:val="pl-PL"/>
        </w:rPr>
        <w:t xml:space="preserve">London: </w:t>
      </w:r>
      <w:proofErr w:type="spellStart"/>
      <w:r w:rsidRPr="00C66272">
        <w:rPr>
          <w:rFonts w:ascii="Brill" w:eastAsia="Brill" w:hAnsi="Brill" w:cs="Brill"/>
          <w:color w:val="000000"/>
          <w:lang w:val="pl-PL"/>
        </w:rPr>
        <w:t>Routledge</w:t>
      </w:r>
      <w:proofErr w:type="spellEnd"/>
      <w:r w:rsidRPr="00C66272">
        <w:rPr>
          <w:rFonts w:ascii="Brill" w:eastAsia="Brill" w:hAnsi="Brill" w:cs="Brill"/>
          <w:color w:val="000000"/>
          <w:lang w:val="pl-PL"/>
        </w:rPr>
        <w:t>.</w:t>
      </w:r>
    </w:p>
    <w:p w14:paraId="3507803E"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proofErr w:type="spellStart"/>
      <w:r w:rsidRPr="00C66272">
        <w:rPr>
          <w:rFonts w:ascii="Brill" w:eastAsia="Brill" w:hAnsi="Brill" w:cs="Brill"/>
          <w:color w:val="000000"/>
          <w:lang w:val="pl-PL"/>
        </w:rPr>
        <w:t>Weinar</w:t>
      </w:r>
      <w:proofErr w:type="spellEnd"/>
      <w:r w:rsidRPr="00C66272">
        <w:rPr>
          <w:rFonts w:ascii="Brill" w:eastAsia="Brill" w:hAnsi="Brill" w:cs="Brill"/>
          <w:color w:val="000000"/>
          <w:lang w:val="pl-PL"/>
        </w:rPr>
        <w:t xml:space="preserve">, B. (2018). Zakłady Przemysłu Odzieżowego „Odra” w Szczecinie – dzieje przedsiębiorstwa w świetle materiałów archiwalnych Archiwum Państwowego w Szczecinie. </w:t>
      </w:r>
      <w:r w:rsidRPr="00C66272">
        <w:rPr>
          <w:rFonts w:ascii="Brill" w:eastAsia="Brill" w:hAnsi="Brill" w:cs="Brill"/>
          <w:i/>
          <w:color w:val="000000"/>
          <w:lang w:val="pl-PL"/>
        </w:rPr>
        <w:t>Szczecińskie Studia Archiwalno-Historyczne, II</w:t>
      </w:r>
      <w:r w:rsidRPr="00C66272">
        <w:rPr>
          <w:rFonts w:ascii="Brill" w:eastAsia="Brill" w:hAnsi="Brill" w:cs="Brill"/>
          <w:color w:val="000000"/>
          <w:lang w:val="pl-PL"/>
        </w:rPr>
        <w:t>, 83–100.</w:t>
      </w:r>
    </w:p>
    <w:p w14:paraId="3507803F"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lang w:val="pl-PL"/>
        </w:rPr>
        <w:t xml:space="preserve">Wituszyński, E. (1964). W Szczecinie urodzeni – w Szczecinie dojrzali. </w:t>
      </w:r>
      <w:proofErr w:type="spellStart"/>
      <w:r w:rsidRPr="00C66272">
        <w:rPr>
          <w:rFonts w:ascii="Brill" w:eastAsia="Brill" w:hAnsi="Brill" w:cs="Brill"/>
          <w:i/>
          <w:color w:val="000000"/>
        </w:rPr>
        <w:t>Kurier</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Szczeciński</w:t>
      </w:r>
      <w:proofErr w:type="spellEnd"/>
      <w:del w:id="5243" w:author="Autor">
        <w:r w:rsidRPr="00C66272" w:rsidDel="003054F7">
          <w:rPr>
            <w:rFonts w:ascii="Brill" w:eastAsia="Brill" w:hAnsi="Brill" w:cs="Brill"/>
            <w:color w:val="000000"/>
          </w:rPr>
          <w:delText xml:space="preserve"> 1964</w:delText>
        </w:r>
      </w:del>
      <w:r w:rsidRPr="00C66272">
        <w:rPr>
          <w:rFonts w:ascii="Brill" w:eastAsia="Brill" w:hAnsi="Brill" w:cs="Brill"/>
          <w:color w:val="000000"/>
        </w:rPr>
        <w:t xml:space="preserve">, </w:t>
      </w:r>
      <w:commentRangeStart w:id="5244"/>
      <w:commentRangeStart w:id="5245"/>
      <w:r w:rsidRPr="00C66272">
        <w:rPr>
          <w:rFonts w:ascii="Brill" w:eastAsia="Brill" w:hAnsi="Brill" w:cs="Brill"/>
          <w:color w:val="000000"/>
        </w:rPr>
        <w:t>101 (6131), 1.</w:t>
      </w:r>
      <w:commentRangeEnd w:id="5244"/>
      <w:r w:rsidR="003054F7">
        <w:rPr>
          <w:rStyle w:val="Odwoaniedokomentarza"/>
          <w:lang w:val="en-AU"/>
        </w:rPr>
        <w:commentReference w:id="5244"/>
      </w:r>
      <w:commentRangeEnd w:id="5245"/>
      <w:r w:rsidR="000848C0">
        <w:rPr>
          <w:rStyle w:val="Odwoaniedokomentarza"/>
          <w:lang w:val="en-AU"/>
        </w:rPr>
        <w:commentReference w:id="5245"/>
      </w:r>
    </w:p>
    <w:p w14:paraId="35078040" w14:textId="1DA2A640"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rPr>
      </w:pPr>
      <w:r w:rsidRPr="00C66272">
        <w:rPr>
          <w:rFonts w:ascii="Brill" w:eastAsia="Brill" w:hAnsi="Brill" w:cs="Brill"/>
          <w:color w:val="000000"/>
        </w:rPr>
        <w:t xml:space="preserve">White, K. (1992). Elements of </w:t>
      </w:r>
      <w:proofErr w:type="spellStart"/>
      <w:ins w:id="5246" w:author="Autor">
        <w:r w:rsidR="007B64D8">
          <w:rPr>
            <w:rFonts w:ascii="Brill" w:eastAsia="Brill" w:hAnsi="Brill" w:cs="Brill"/>
            <w:color w:val="000000"/>
          </w:rPr>
          <w:t>g</w:t>
        </w:r>
      </w:ins>
      <w:del w:id="5247" w:author="Autor">
        <w:r w:rsidRPr="00C66272" w:rsidDel="007B64D8">
          <w:rPr>
            <w:rFonts w:ascii="Brill" w:eastAsia="Brill" w:hAnsi="Brill" w:cs="Brill"/>
            <w:color w:val="000000"/>
          </w:rPr>
          <w:delText>G</w:delText>
        </w:r>
      </w:del>
      <w:r w:rsidRPr="00C66272">
        <w:rPr>
          <w:rFonts w:ascii="Brill" w:eastAsia="Brill" w:hAnsi="Brill" w:cs="Brill"/>
          <w:color w:val="000000"/>
        </w:rPr>
        <w:t>eopoetics</w:t>
      </w:r>
      <w:proofErr w:type="spellEnd"/>
      <w:r w:rsidRPr="00C66272">
        <w:rPr>
          <w:rFonts w:ascii="Brill" w:eastAsia="Brill" w:hAnsi="Brill" w:cs="Brill"/>
          <w:color w:val="000000"/>
        </w:rPr>
        <w:t xml:space="preserve">. </w:t>
      </w:r>
      <w:r w:rsidRPr="00C66272">
        <w:rPr>
          <w:rFonts w:ascii="Brill" w:eastAsia="Brill" w:hAnsi="Brill" w:cs="Brill"/>
          <w:i/>
          <w:color w:val="000000"/>
        </w:rPr>
        <w:t>Edinburg Review</w:t>
      </w:r>
      <w:r w:rsidRPr="00C66272">
        <w:rPr>
          <w:rFonts w:ascii="Brill" w:eastAsia="Brill" w:hAnsi="Brill" w:cs="Brill"/>
          <w:color w:val="000000"/>
        </w:rPr>
        <w:t xml:space="preserve">, </w:t>
      </w:r>
      <w:commentRangeStart w:id="5248"/>
      <w:r w:rsidRPr="00F34A6C">
        <w:rPr>
          <w:rFonts w:ascii="Brill" w:eastAsia="Brill" w:hAnsi="Brill" w:cs="Brill"/>
          <w:i/>
          <w:iCs/>
          <w:color w:val="000000"/>
          <w:rPrChange w:id="5249" w:author="Autor">
            <w:rPr>
              <w:rFonts w:ascii="Brill" w:eastAsia="Brill" w:hAnsi="Brill" w:cs="Brill"/>
              <w:color w:val="000000"/>
            </w:rPr>
          </w:rPrChange>
        </w:rPr>
        <w:t>88</w:t>
      </w:r>
      <w:commentRangeEnd w:id="5248"/>
      <w:r w:rsidR="007B64D8" w:rsidRPr="00F34A6C">
        <w:rPr>
          <w:rStyle w:val="Odwoaniedokomentarza"/>
          <w:i/>
          <w:iCs/>
          <w:lang w:val="en-AU"/>
          <w:rPrChange w:id="5250" w:author="Autor">
            <w:rPr>
              <w:rStyle w:val="Odwoaniedokomentarza"/>
              <w:lang w:val="en-AU"/>
            </w:rPr>
          </w:rPrChange>
        </w:rPr>
        <w:commentReference w:id="5248"/>
      </w:r>
      <w:r w:rsidRPr="00C66272">
        <w:rPr>
          <w:rFonts w:ascii="Brill" w:eastAsia="Brill" w:hAnsi="Brill" w:cs="Brill"/>
          <w:color w:val="000000"/>
        </w:rPr>
        <w:t xml:space="preserve">, 163–178. </w:t>
      </w:r>
    </w:p>
    <w:p w14:paraId="35078041" w14:textId="0A9C4385" w:rsidR="00CB3FC9" w:rsidRPr="00C66272" w:rsidDel="000848C0" w:rsidRDefault="00C55FA1" w:rsidP="00F62668">
      <w:pPr>
        <w:pBdr>
          <w:top w:val="nil"/>
          <w:left w:val="nil"/>
          <w:bottom w:val="nil"/>
          <w:right w:val="nil"/>
          <w:between w:val="nil"/>
        </w:pBdr>
        <w:spacing w:line="360" w:lineRule="auto"/>
        <w:ind w:left="567" w:hanging="567"/>
        <w:jc w:val="both"/>
        <w:rPr>
          <w:del w:id="5251" w:author="Autor"/>
          <w:rFonts w:ascii="Brill" w:eastAsia="Brill" w:hAnsi="Brill" w:cs="Brill"/>
          <w:color w:val="000000"/>
          <w:lang w:val="pl-PL"/>
        </w:rPr>
      </w:pPr>
      <w:proofErr w:type="spellStart"/>
      <w:r w:rsidRPr="00BF26E0">
        <w:rPr>
          <w:rFonts w:ascii="Brill" w:eastAsia="Brill" w:hAnsi="Brill" w:cs="Brill"/>
          <w:color w:val="000000"/>
          <w:lang w:val="en-US"/>
        </w:rPr>
        <w:t>Zadworny</w:t>
      </w:r>
      <w:proofErr w:type="spellEnd"/>
      <w:r w:rsidRPr="00BF26E0">
        <w:rPr>
          <w:rFonts w:ascii="Brill" w:eastAsia="Brill" w:hAnsi="Brill" w:cs="Brill"/>
          <w:color w:val="000000"/>
          <w:lang w:val="en-US"/>
        </w:rPr>
        <w:t xml:space="preserve">, A. (2005). </w:t>
      </w:r>
      <w:del w:id="5252" w:author="Autor">
        <w:r w:rsidRPr="00F34A6C" w:rsidDel="007B64D8">
          <w:rPr>
            <w:rFonts w:ascii="Brill" w:eastAsia="Brill" w:hAnsi="Brill" w:cs="Brill"/>
            <w:color w:val="000000"/>
            <w:lang w:val="en-US"/>
            <w:rPrChange w:id="5253" w:author="Autor">
              <w:rPr>
                <w:rFonts w:ascii="Brill" w:eastAsia="Brill" w:hAnsi="Brill" w:cs="Brill"/>
                <w:color w:val="000000"/>
                <w:lang w:val="pl-PL"/>
              </w:rPr>
            </w:rPrChange>
          </w:rPr>
          <w:delText>“</w:delText>
        </w:r>
      </w:del>
      <w:r w:rsidRPr="00C66272">
        <w:rPr>
          <w:rFonts w:ascii="Brill" w:eastAsia="Brill" w:hAnsi="Brill" w:cs="Brill"/>
          <w:color w:val="000000"/>
          <w:lang w:val="pl-PL"/>
        </w:rPr>
        <w:t>Kultowa puszka Gryfa</w:t>
      </w:r>
      <w:del w:id="5254" w:author="Autor">
        <w:r w:rsidRPr="00C66272" w:rsidDel="007B64D8">
          <w:rPr>
            <w:rFonts w:ascii="Brill" w:eastAsia="Brill" w:hAnsi="Brill" w:cs="Brill"/>
            <w:color w:val="000000"/>
            <w:lang w:val="pl-PL"/>
          </w:rPr>
          <w:delText>”</w:delText>
        </w:r>
      </w:del>
      <w:r w:rsidRPr="00C66272">
        <w:rPr>
          <w:rFonts w:ascii="Brill" w:eastAsia="Brill" w:hAnsi="Brill" w:cs="Brill"/>
          <w:color w:val="000000"/>
          <w:lang w:val="pl-PL"/>
        </w:rPr>
        <w:t xml:space="preserve">. In P. </w:t>
      </w:r>
      <w:proofErr w:type="spellStart"/>
      <w:r w:rsidRPr="00C66272">
        <w:rPr>
          <w:rFonts w:ascii="Brill" w:eastAsia="Brill" w:hAnsi="Brill" w:cs="Brill"/>
          <w:color w:val="000000"/>
          <w:lang w:val="pl-PL"/>
        </w:rPr>
        <w:t>Szyliński</w:t>
      </w:r>
      <w:proofErr w:type="spellEnd"/>
      <w:r w:rsidRPr="00C66272">
        <w:rPr>
          <w:rFonts w:ascii="Brill" w:eastAsia="Brill" w:hAnsi="Brill" w:cs="Brill"/>
          <w:color w:val="000000"/>
          <w:lang w:val="pl-PL"/>
        </w:rPr>
        <w:t xml:space="preserve"> (Ed.), </w:t>
      </w:r>
      <w:commentRangeStart w:id="5255"/>
      <w:r w:rsidRPr="00C66272">
        <w:rPr>
          <w:rFonts w:ascii="Brill" w:eastAsia="Brill" w:hAnsi="Brill" w:cs="Brill"/>
          <w:i/>
          <w:color w:val="000000"/>
          <w:lang w:val="pl-PL"/>
        </w:rPr>
        <w:t>Z Archiwum Sz.</w:t>
      </w:r>
      <w:commentRangeEnd w:id="5255"/>
      <w:r w:rsidR="007B64D8">
        <w:rPr>
          <w:rStyle w:val="Odwoaniedokomentarza"/>
          <w:lang w:val="en-AU"/>
        </w:rPr>
        <w:commentReference w:id="5255"/>
      </w:r>
      <w:ins w:id="5256" w:author="Autor">
        <w:r w:rsidR="000848C0">
          <w:rPr>
            <w:rFonts w:ascii="Brill" w:eastAsia="Brill" w:hAnsi="Brill" w:cs="Brill"/>
            <w:i/>
            <w:color w:val="000000"/>
            <w:lang w:val="pl-PL"/>
          </w:rPr>
          <w:t xml:space="preserve"> </w:t>
        </w:r>
      </w:ins>
    </w:p>
    <w:p w14:paraId="35078042" w14:textId="77777777" w:rsidR="00CB3FC9" w:rsidRPr="00C66272" w:rsidRDefault="00C55FA1" w:rsidP="000848C0">
      <w:pPr>
        <w:pBdr>
          <w:top w:val="nil"/>
          <w:left w:val="nil"/>
          <w:bottom w:val="nil"/>
          <w:right w:val="nil"/>
          <w:between w:val="nil"/>
        </w:pBdr>
        <w:spacing w:line="360" w:lineRule="auto"/>
        <w:ind w:left="567" w:hanging="567"/>
        <w:jc w:val="both"/>
        <w:rPr>
          <w:rFonts w:ascii="Brill" w:eastAsia="Brill" w:hAnsi="Brill" w:cs="Brill"/>
          <w:color w:val="000000"/>
          <w:lang w:val="pl-PL"/>
        </w:rPr>
      </w:pPr>
      <w:commentRangeStart w:id="5257"/>
      <w:r w:rsidRPr="00C66272">
        <w:rPr>
          <w:rFonts w:ascii="Brill" w:eastAsia="Brill" w:hAnsi="Brill" w:cs="Brill"/>
          <w:i/>
          <w:color w:val="000000"/>
          <w:lang w:val="pl-PL"/>
        </w:rPr>
        <w:t xml:space="preserve">Śladem szczecińskich historii niezwykłych XX wieku </w:t>
      </w:r>
      <w:r w:rsidRPr="00C66272">
        <w:rPr>
          <w:rFonts w:ascii="Brill" w:eastAsia="Brill" w:hAnsi="Brill" w:cs="Brill"/>
          <w:color w:val="000000"/>
          <w:lang w:val="pl-PL"/>
        </w:rPr>
        <w:t>(pp. 198–201). Warszawa: Dom Wydawniczy REBIS.</w:t>
      </w:r>
      <w:commentRangeEnd w:id="5257"/>
      <w:r w:rsidR="007B64D8">
        <w:rPr>
          <w:rStyle w:val="Odwoaniedokomentarza"/>
          <w:lang w:val="en-AU"/>
        </w:rPr>
        <w:commentReference w:id="5257"/>
      </w:r>
    </w:p>
    <w:p w14:paraId="35078043"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xml:space="preserve">Zaremba, P. (1966). </w:t>
      </w:r>
      <w:r w:rsidRPr="00C66272">
        <w:rPr>
          <w:rFonts w:ascii="Brill" w:eastAsia="Brill" w:hAnsi="Brill" w:cs="Brill"/>
          <w:i/>
          <w:color w:val="000000"/>
          <w:lang w:val="pl-PL"/>
        </w:rPr>
        <w:t>Pierwszy szczeciński rok 1945.</w:t>
      </w:r>
      <w:r w:rsidRPr="00C66272">
        <w:rPr>
          <w:rFonts w:ascii="Brill" w:eastAsia="Brill" w:hAnsi="Brill" w:cs="Brill"/>
          <w:color w:val="000000"/>
          <w:lang w:val="pl-PL"/>
        </w:rPr>
        <w:t xml:space="preserve"> Poznań: Wydawnictwo Poznańskie.</w:t>
      </w:r>
    </w:p>
    <w:p w14:paraId="35078044" w14:textId="77777777" w:rsidR="00CB3FC9" w:rsidRPr="00C66272" w:rsidRDefault="00C55FA1"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r w:rsidRPr="00C66272">
        <w:rPr>
          <w:rFonts w:ascii="Brill" w:eastAsia="Brill" w:hAnsi="Brill" w:cs="Brill"/>
          <w:color w:val="000000"/>
          <w:lang w:val="pl-PL"/>
        </w:rPr>
        <w:t> </w:t>
      </w:r>
    </w:p>
    <w:p w14:paraId="35078045" w14:textId="77777777" w:rsidR="00CB3FC9" w:rsidRPr="00C66272" w:rsidRDefault="00CB3FC9" w:rsidP="00F62668">
      <w:pPr>
        <w:pBdr>
          <w:top w:val="nil"/>
          <w:left w:val="nil"/>
          <w:bottom w:val="nil"/>
          <w:right w:val="nil"/>
          <w:between w:val="nil"/>
        </w:pBdr>
        <w:spacing w:line="360" w:lineRule="auto"/>
        <w:ind w:left="567" w:hanging="567"/>
        <w:jc w:val="both"/>
        <w:rPr>
          <w:rFonts w:ascii="Brill" w:eastAsia="Brill" w:hAnsi="Brill" w:cs="Brill"/>
          <w:color w:val="000000"/>
          <w:lang w:val="pl-PL"/>
        </w:rPr>
      </w:pPr>
    </w:p>
    <w:p w14:paraId="35078046" w14:textId="77777777" w:rsidR="00CB3FC9" w:rsidRPr="00C66272" w:rsidRDefault="00CB3FC9">
      <w:pPr>
        <w:pBdr>
          <w:top w:val="nil"/>
          <w:left w:val="nil"/>
          <w:bottom w:val="nil"/>
          <w:right w:val="nil"/>
          <w:between w:val="nil"/>
        </w:pBdr>
        <w:ind w:left="567" w:hanging="567"/>
        <w:jc w:val="both"/>
        <w:rPr>
          <w:rFonts w:ascii="Brill" w:eastAsia="Brill" w:hAnsi="Brill" w:cs="Brill"/>
          <w:color w:val="000000"/>
          <w:lang w:val="pl-PL"/>
        </w:rPr>
        <w:sectPr w:rsidR="00CB3FC9" w:rsidRPr="00C66272" w:rsidSect="0046291F">
          <w:pgSz w:w="11906" w:h="16838"/>
          <w:pgMar w:top="1440" w:right="1440" w:bottom="1440" w:left="1440" w:header="708" w:footer="708" w:gutter="0"/>
          <w:cols w:space="720"/>
        </w:sectPr>
      </w:pPr>
    </w:p>
    <w:p w14:paraId="35078047" w14:textId="277F0530" w:rsidR="00CB3FC9" w:rsidRPr="00C66272" w:rsidRDefault="00C55FA1">
      <w:pPr>
        <w:rPr>
          <w:rFonts w:ascii="Brill" w:eastAsia="Brill" w:hAnsi="Brill" w:cs="Brill"/>
          <w:b/>
          <w:smallCaps/>
          <w:sz w:val="28"/>
          <w:szCs w:val="28"/>
        </w:rPr>
      </w:pPr>
      <w:r w:rsidRPr="00C66272">
        <w:rPr>
          <w:rFonts w:ascii="Brill" w:eastAsia="Brill" w:hAnsi="Brill" w:cs="Brill"/>
          <w:b/>
          <w:sz w:val="28"/>
          <w:szCs w:val="28"/>
        </w:rPr>
        <w:lastRenderedPageBreak/>
        <w:t xml:space="preserve">Chapter 12. Urban land use dynamics and </w:t>
      </w:r>
      <w:r w:rsidR="00C02F41" w:rsidRPr="00C66272">
        <w:rPr>
          <w:rFonts w:ascii="Brill" w:eastAsia="Brill" w:hAnsi="Brill" w:cs="Brill"/>
          <w:b/>
          <w:sz w:val="28"/>
          <w:szCs w:val="28"/>
        </w:rPr>
        <w:t>the</w:t>
      </w:r>
      <w:r w:rsidR="001A1E0C">
        <w:rPr>
          <w:rFonts w:ascii="Brill" w:eastAsia="Brill" w:hAnsi="Brill" w:cs="Brill"/>
          <w:b/>
          <w:sz w:val="28"/>
          <w:szCs w:val="28"/>
        </w:rPr>
        <w:t xml:space="preserve"> </w:t>
      </w:r>
      <w:r w:rsidRPr="00C66272">
        <w:rPr>
          <w:rFonts w:ascii="Brill" w:eastAsia="Brill" w:hAnsi="Brill" w:cs="Brill"/>
          <w:b/>
          <w:sz w:val="28"/>
          <w:szCs w:val="28"/>
        </w:rPr>
        <w:t>hustle and bustle</w:t>
      </w:r>
      <w:r w:rsidR="00C02F41" w:rsidRPr="00C66272">
        <w:rPr>
          <w:rFonts w:ascii="Brill" w:eastAsia="Brill" w:hAnsi="Brill" w:cs="Brill"/>
          <w:b/>
          <w:sz w:val="28"/>
          <w:szCs w:val="28"/>
        </w:rPr>
        <w:t xml:space="preserve"> of cities</w:t>
      </w:r>
      <w:ins w:id="5258" w:author="Autor">
        <w:r w:rsidR="008E0569">
          <w:rPr>
            <w:rFonts w:ascii="Brill" w:eastAsia="Brill" w:hAnsi="Brill" w:cs="Brill"/>
            <w:b/>
            <w:smallCaps/>
            <w:sz w:val="28"/>
            <w:szCs w:val="28"/>
          </w:rPr>
          <w:t>:</w:t>
        </w:r>
      </w:ins>
      <w:del w:id="5259" w:author="Autor">
        <w:r w:rsidRPr="00C66272" w:rsidDel="008E0569">
          <w:rPr>
            <w:rFonts w:ascii="Brill" w:eastAsia="Brill" w:hAnsi="Brill" w:cs="Brill"/>
            <w:b/>
            <w:smallCaps/>
            <w:sz w:val="28"/>
            <w:szCs w:val="28"/>
          </w:rPr>
          <w:delText>.</w:delText>
        </w:r>
      </w:del>
      <w:r w:rsidRPr="00C66272">
        <w:rPr>
          <w:rFonts w:ascii="Brill" w:eastAsia="Brill" w:hAnsi="Brill" w:cs="Brill"/>
          <w:b/>
          <w:smallCaps/>
          <w:sz w:val="28"/>
          <w:szCs w:val="28"/>
        </w:rPr>
        <w:t xml:space="preserve"> </w:t>
      </w:r>
      <w:r w:rsidRPr="00C66272">
        <w:rPr>
          <w:rFonts w:ascii="Brill" w:eastAsia="Brill" w:hAnsi="Brill" w:cs="Brill"/>
          <w:b/>
          <w:sz w:val="28"/>
          <w:szCs w:val="28"/>
        </w:rPr>
        <w:t>The case of Lisbon</w:t>
      </w:r>
    </w:p>
    <w:p w14:paraId="43536A88" w14:textId="77777777" w:rsidR="00F62668" w:rsidRDefault="00F62668">
      <w:pPr>
        <w:rPr>
          <w:rFonts w:ascii="Brill" w:eastAsia="Brill" w:hAnsi="Brill" w:cs="Brill"/>
          <w:i/>
        </w:rPr>
      </w:pPr>
    </w:p>
    <w:p w14:paraId="35078048" w14:textId="1B6D188C" w:rsidR="00CB3FC9" w:rsidRPr="00C66272" w:rsidRDefault="00C55FA1">
      <w:pPr>
        <w:rPr>
          <w:rFonts w:ascii="Brill" w:eastAsia="Brill" w:hAnsi="Brill" w:cs="Brill"/>
          <w:i/>
        </w:rPr>
      </w:pPr>
      <w:r w:rsidRPr="00C66272">
        <w:rPr>
          <w:rFonts w:ascii="Brill" w:eastAsia="Brill" w:hAnsi="Brill" w:cs="Brill"/>
          <w:i/>
        </w:rPr>
        <w:t>Manuel Pacheco Coelho</w:t>
      </w:r>
    </w:p>
    <w:p w14:paraId="35078049" w14:textId="77777777" w:rsidR="00CB3FC9" w:rsidRPr="00C66272" w:rsidRDefault="00C55FA1">
      <w:pPr>
        <w:rPr>
          <w:rFonts w:ascii="Brill" w:eastAsia="Brill" w:hAnsi="Brill" w:cs="Brill"/>
        </w:rPr>
      </w:pPr>
      <w:r w:rsidRPr="00C66272">
        <w:rPr>
          <w:rFonts w:ascii="Brill" w:eastAsia="Brill" w:hAnsi="Brill" w:cs="Brill"/>
        </w:rPr>
        <w:t>(SOCIUS; ISEG/University of Lisbon)</w:t>
      </w:r>
    </w:p>
    <w:p w14:paraId="3507804A" w14:textId="77777777" w:rsidR="00CB3FC9" w:rsidRPr="00C66272" w:rsidRDefault="00CB3FC9">
      <w:pPr>
        <w:spacing w:line="360" w:lineRule="auto"/>
        <w:jc w:val="both"/>
        <w:rPr>
          <w:rFonts w:ascii="Brill" w:eastAsia="Brill" w:hAnsi="Brill" w:cs="Brill"/>
        </w:rPr>
      </w:pPr>
    </w:p>
    <w:p w14:paraId="3507804B" w14:textId="77777777" w:rsidR="00CB3FC9" w:rsidRPr="00C66272" w:rsidRDefault="00C55FA1">
      <w:pPr>
        <w:spacing w:line="360" w:lineRule="auto"/>
        <w:jc w:val="both"/>
        <w:rPr>
          <w:rFonts w:ascii="Brill" w:eastAsia="Brill" w:hAnsi="Brill" w:cs="Brill"/>
          <w:b/>
        </w:rPr>
      </w:pPr>
      <w:r w:rsidRPr="00C66272">
        <w:rPr>
          <w:rFonts w:ascii="Brill" w:eastAsia="Brill" w:hAnsi="Brill" w:cs="Brill"/>
          <w:b/>
        </w:rPr>
        <w:t>Introduction</w:t>
      </w:r>
    </w:p>
    <w:p w14:paraId="3507804C" w14:textId="3D23EA93"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w:t>
      </w:r>
      <w:r w:rsidR="008C7DAF" w:rsidRPr="00C66272">
        <w:rPr>
          <w:rFonts w:ascii="Brill" w:eastAsia="Brill" w:hAnsi="Brill" w:cs="Brill"/>
          <w:color w:val="000000"/>
        </w:rPr>
        <w:t>H</w:t>
      </w:r>
      <w:r w:rsidRPr="00C66272">
        <w:rPr>
          <w:rFonts w:ascii="Brill" w:eastAsia="Brill" w:hAnsi="Brill" w:cs="Brill"/>
          <w:color w:val="000000"/>
        </w:rPr>
        <w:t>ustle and bustle” is</w:t>
      </w:r>
      <w:r w:rsidR="00B52F0B" w:rsidRPr="00C66272">
        <w:rPr>
          <w:rFonts w:ascii="Brill" w:eastAsia="Brill" w:hAnsi="Brill" w:cs="Brill"/>
          <w:color w:val="000000"/>
        </w:rPr>
        <w:t xml:space="preserve"> </w:t>
      </w:r>
      <w:r w:rsidRPr="00C66272">
        <w:rPr>
          <w:rFonts w:ascii="Brill" w:eastAsia="Brill" w:hAnsi="Brill" w:cs="Brill"/>
          <w:color w:val="000000"/>
        </w:rPr>
        <w:t>one of the new conceptualizations</w:t>
      </w:r>
      <w:r w:rsidR="001A1E0C">
        <w:rPr>
          <w:rFonts w:ascii="Brill" w:eastAsia="Brill" w:hAnsi="Brill" w:cs="Brill"/>
          <w:color w:val="000000"/>
        </w:rPr>
        <w:t xml:space="preserve"> </w:t>
      </w:r>
      <w:r w:rsidRPr="00C66272">
        <w:rPr>
          <w:rFonts w:ascii="Brill" w:eastAsia="Brill" w:hAnsi="Brill" w:cs="Brill"/>
          <w:color w:val="000000"/>
        </w:rPr>
        <w:t>in the urban sciences</w:t>
      </w:r>
      <w:r w:rsidR="008C7DAF" w:rsidRPr="00C66272">
        <w:rPr>
          <w:rFonts w:ascii="Brill" w:eastAsia="Brill" w:hAnsi="Brill" w:cs="Brill"/>
          <w:color w:val="000000"/>
        </w:rPr>
        <w:t xml:space="preserve"> </w:t>
      </w:r>
      <w:r w:rsidRPr="00C66272">
        <w:rPr>
          <w:rFonts w:ascii="Brill" w:eastAsia="Brill" w:hAnsi="Brill" w:cs="Brill"/>
          <w:color w:val="000000"/>
        </w:rPr>
        <w:t xml:space="preserve">that reflects the image we have </w:t>
      </w:r>
      <w:r w:rsidR="00F0294B" w:rsidRPr="00C66272">
        <w:rPr>
          <w:rFonts w:ascii="Brill" w:eastAsia="Brill" w:hAnsi="Brill" w:cs="Brill"/>
          <w:color w:val="000000"/>
        </w:rPr>
        <w:t xml:space="preserve">of </w:t>
      </w:r>
      <w:r w:rsidRPr="00C66272">
        <w:rPr>
          <w:rFonts w:ascii="Brill" w:eastAsia="Brill" w:hAnsi="Brill" w:cs="Brill"/>
          <w:color w:val="000000"/>
        </w:rPr>
        <w:t>important cities</w:t>
      </w:r>
      <w:r w:rsidR="008D4B0F" w:rsidRPr="00C66272">
        <w:rPr>
          <w:rFonts w:ascii="Brill" w:eastAsia="Brill" w:hAnsi="Brill" w:cs="Brill"/>
          <w:color w:val="000000"/>
        </w:rPr>
        <w:t xml:space="preserve"> today</w:t>
      </w:r>
      <w:ins w:id="5260" w:author="Autor">
        <w:r w:rsidR="002147AF">
          <w:rPr>
            <w:rFonts w:ascii="Brill" w:eastAsia="Brill" w:hAnsi="Brill" w:cs="Brill"/>
            <w:color w:val="000000"/>
          </w:rPr>
          <w:t xml:space="preserve"> (Kowalewski, 2021)</w:t>
        </w:r>
      </w:ins>
      <w:r w:rsidRPr="00C66272">
        <w:rPr>
          <w:rFonts w:ascii="Brill" w:eastAsia="Brill" w:hAnsi="Brill" w:cs="Brill"/>
          <w:color w:val="000000"/>
        </w:rPr>
        <w:t>. The idea of bus</w:t>
      </w:r>
      <w:r w:rsidR="008D4B0F" w:rsidRPr="00C66272">
        <w:rPr>
          <w:rFonts w:ascii="Brill" w:eastAsia="Brill" w:hAnsi="Brill" w:cs="Brill"/>
          <w:color w:val="000000"/>
        </w:rPr>
        <w:t>y-ness</w:t>
      </w:r>
      <w:r w:rsidRPr="00C66272">
        <w:rPr>
          <w:rFonts w:ascii="Brill" w:eastAsia="Brill" w:hAnsi="Brill" w:cs="Brill"/>
          <w:color w:val="000000"/>
        </w:rPr>
        <w:t xml:space="preserve"> and excitement, but also fun and creativity that is associated with some cities, </w:t>
      </w:r>
      <w:r w:rsidR="008D4B0F" w:rsidRPr="00C66272">
        <w:rPr>
          <w:rFonts w:ascii="Brill" w:eastAsia="Brill" w:hAnsi="Brill" w:cs="Brill"/>
          <w:color w:val="000000"/>
        </w:rPr>
        <w:t>especially</w:t>
      </w:r>
      <w:r w:rsidRPr="00C66272">
        <w:rPr>
          <w:rFonts w:ascii="Brill" w:eastAsia="Brill" w:hAnsi="Brill" w:cs="Brill"/>
          <w:color w:val="000000"/>
        </w:rPr>
        <w:t xml:space="preserve"> in new neighbourhoods or near the traditional centre of cities, fits very well with this metaphor. Explaining </w:t>
      </w:r>
      <w:r w:rsidR="00F34893">
        <w:rPr>
          <w:rFonts w:ascii="Brill" w:eastAsia="Brill" w:hAnsi="Brill" w:cs="Brill"/>
          <w:color w:val="000000"/>
        </w:rPr>
        <w:t>port city images</w:t>
      </w:r>
      <w:r w:rsidRPr="00C66272">
        <w:rPr>
          <w:rFonts w:ascii="Brill" w:eastAsia="Brill" w:hAnsi="Brill" w:cs="Brill"/>
          <w:color w:val="000000"/>
        </w:rPr>
        <w:t xml:space="preserve">, their origin, development and limits, </w:t>
      </w:r>
      <w:r w:rsidR="00066E7F" w:rsidRPr="00C66272">
        <w:rPr>
          <w:rFonts w:ascii="Brill" w:eastAsia="Brill" w:hAnsi="Brill" w:cs="Brill"/>
          <w:color w:val="000000"/>
        </w:rPr>
        <w:t>worth investigating</w:t>
      </w:r>
      <w:r w:rsidRPr="00C66272">
        <w:rPr>
          <w:rFonts w:ascii="Brill" w:eastAsia="Brill" w:hAnsi="Brill" w:cs="Brill"/>
          <w:color w:val="000000"/>
        </w:rPr>
        <w:t xml:space="preserve"> in the context of </w:t>
      </w:r>
      <w:r w:rsidR="00066E7F" w:rsidRPr="00C66272">
        <w:rPr>
          <w:rFonts w:ascii="Brill" w:eastAsia="Brill" w:hAnsi="Brill" w:cs="Brill"/>
          <w:color w:val="000000"/>
        </w:rPr>
        <w:t xml:space="preserve">the field of </w:t>
      </w:r>
      <w:r w:rsidRPr="00C66272">
        <w:rPr>
          <w:rFonts w:ascii="Brill" w:eastAsia="Brill" w:hAnsi="Brill" w:cs="Brill"/>
          <w:color w:val="000000"/>
        </w:rPr>
        <w:t>Urban Economics</w:t>
      </w:r>
      <w:ins w:id="5261" w:author="Autor">
        <w:r w:rsidR="006243C7">
          <w:rPr>
            <w:rFonts w:ascii="Brill" w:eastAsia="Brill" w:hAnsi="Brill" w:cs="Brill"/>
            <w:color w:val="000000"/>
          </w:rPr>
          <w:t xml:space="preserve"> (</w:t>
        </w:r>
        <w:r w:rsidR="00BE6550">
          <w:rPr>
            <w:rFonts w:ascii="Brill" w:eastAsia="Brill" w:hAnsi="Brill" w:cs="Brill"/>
            <w:color w:val="000000"/>
          </w:rPr>
          <w:t>McDonald, 2007;</w:t>
        </w:r>
        <w:r w:rsidR="00A82025" w:rsidRPr="00A82025">
          <w:rPr>
            <w:rFonts w:ascii="Brill" w:eastAsia="Brill" w:hAnsi="Brill" w:cs="Brill"/>
          </w:rPr>
          <w:t xml:space="preserve"> </w:t>
        </w:r>
        <w:r w:rsidR="00A82025" w:rsidRPr="00C66272">
          <w:rPr>
            <w:rFonts w:ascii="Brill" w:eastAsia="Brill" w:hAnsi="Brill" w:cs="Brill"/>
          </w:rPr>
          <w:t>O’Sullivan</w:t>
        </w:r>
        <w:r w:rsidR="00A82025">
          <w:rPr>
            <w:rFonts w:ascii="Brill" w:eastAsia="Brill" w:hAnsi="Brill" w:cs="Brill"/>
          </w:rPr>
          <w:t xml:space="preserve"> 2018;</w:t>
        </w:r>
        <w:r w:rsidR="00BE6550">
          <w:rPr>
            <w:rFonts w:ascii="Brill" w:eastAsia="Brill" w:hAnsi="Brill" w:cs="Brill"/>
            <w:color w:val="000000"/>
          </w:rPr>
          <w:t xml:space="preserve"> </w:t>
        </w:r>
        <w:r w:rsidR="006243C7">
          <w:rPr>
            <w:rFonts w:ascii="Brill" w:eastAsia="Brill" w:hAnsi="Brill" w:cs="Brill"/>
            <w:color w:val="000000"/>
          </w:rPr>
          <w:t>Lee &amp; McNamara, 2022)</w:t>
        </w:r>
      </w:ins>
      <w:r w:rsidRPr="00C66272">
        <w:rPr>
          <w:rFonts w:ascii="Brill" w:eastAsia="Brill" w:hAnsi="Brill" w:cs="Brill"/>
          <w:color w:val="000000"/>
        </w:rPr>
        <w:t xml:space="preserve"> and Maritime Sociology</w:t>
      </w:r>
      <w:ins w:id="5262" w:author="Autor">
        <w:r w:rsidR="0025583E">
          <w:rPr>
            <w:rFonts w:ascii="Brill" w:eastAsia="Brill" w:hAnsi="Brill" w:cs="Brill"/>
            <w:color w:val="000000"/>
          </w:rPr>
          <w:t xml:space="preserve"> (</w:t>
        </w:r>
        <w:r w:rsidR="009F6B4D" w:rsidRPr="009F6B4D">
          <w:rPr>
            <w:rFonts w:ascii="Brill" w:eastAsia="Brill" w:hAnsi="Brill" w:cs="Brill"/>
            <w:color w:val="000000"/>
          </w:rPr>
          <w:t>Kołodziej-</w:t>
        </w:r>
        <w:proofErr w:type="spellStart"/>
        <w:r w:rsidR="009F6B4D" w:rsidRPr="009F6B4D">
          <w:rPr>
            <w:rFonts w:ascii="Brill" w:eastAsia="Brill" w:hAnsi="Brill" w:cs="Brill"/>
            <w:color w:val="000000"/>
          </w:rPr>
          <w:t>Durnas</w:t>
        </w:r>
        <w:proofErr w:type="spellEnd"/>
        <w:r w:rsidR="009F6B4D" w:rsidRPr="009F6B4D">
          <w:rPr>
            <w:rFonts w:ascii="Brill" w:eastAsia="Brill" w:hAnsi="Brill" w:cs="Brill"/>
            <w:color w:val="000000"/>
          </w:rPr>
          <w:t>, 2014</w:t>
        </w:r>
        <w:r w:rsidR="009F6B4D">
          <w:rPr>
            <w:rFonts w:ascii="Brill" w:eastAsia="Brill" w:hAnsi="Brill" w:cs="Brill"/>
            <w:color w:val="000000"/>
          </w:rPr>
          <w:t xml:space="preserve">; </w:t>
        </w:r>
        <w:r w:rsidR="0025583E" w:rsidRPr="0025583E">
          <w:rPr>
            <w:rFonts w:ascii="Brill" w:eastAsia="Brill" w:hAnsi="Brill" w:cs="Brill"/>
            <w:color w:val="000000"/>
          </w:rPr>
          <w:t>Kolodziej &amp; Kolodziej-</w:t>
        </w:r>
        <w:proofErr w:type="spellStart"/>
        <w:r w:rsidR="0025583E" w:rsidRPr="0025583E">
          <w:rPr>
            <w:rFonts w:ascii="Brill" w:eastAsia="Brill" w:hAnsi="Brill" w:cs="Brill"/>
            <w:color w:val="000000"/>
          </w:rPr>
          <w:t>Durnas</w:t>
        </w:r>
        <w:proofErr w:type="spellEnd"/>
        <w:r w:rsidR="0025583E" w:rsidRPr="0025583E">
          <w:rPr>
            <w:rFonts w:ascii="Brill" w:eastAsia="Brill" w:hAnsi="Brill" w:cs="Brill"/>
            <w:color w:val="000000"/>
          </w:rPr>
          <w:t>, 2022)</w:t>
        </w:r>
      </w:ins>
      <w:r w:rsidRPr="00C66272">
        <w:rPr>
          <w:rFonts w:ascii="Brill" w:eastAsia="Brill" w:hAnsi="Brill" w:cs="Brill"/>
          <w:color w:val="000000"/>
        </w:rPr>
        <w:t xml:space="preserve">. </w:t>
      </w:r>
    </w:p>
    <w:p w14:paraId="3507804D" w14:textId="370EDCC6" w:rsidR="00CB3FC9" w:rsidRPr="00C66272" w:rsidRDefault="00C55FA1">
      <w:pPr>
        <w:pBdr>
          <w:top w:val="nil"/>
          <w:left w:val="nil"/>
          <w:bottom w:val="nil"/>
          <w:right w:val="nil"/>
          <w:between w:val="nil"/>
        </w:pBdr>
        <w:spacing w:line="360" w:lineRule="auto"/>
        <w:ind w:firstLine="720"/>
        <w:jc w:val="both"/>
        <w:rPr>
          <w:rFonts w:ascii="Brill" w:eastAsia="Brill" w:hAnsi="Brill" w:cs="Brill"/>
          <w:color w:val="000000"/>
        </w:rPr>
      </w:pPr>
      <w:r w:rsidRPr="00C66272">
        <w:rPr>
          <w:rFonts w:ascii="Brill" w:eastAsia="Brill" w:hAnsi="Brill" w:cs="Brill"/>
          <w:color w:val="000000"/>
        </w:rPr>
        <w:t>Land use equilibrium models in a monocentric city, in the Alonso-Muth-Fujita tradition (</w:t>
      </w:r>
      <w:r w:rsidRPr="000360ED">
        <w:rPr>
          <w:rFonts w:ascii="Brill" w:eastAsia="Brill" w:hAnsi="Brill" w:cs="Brill"/>
          <w:color w:val="000000"/>
        </w:rPr>
        <w:t>Alonso, 1960b</w:t>
      </w:r>
      <w:r w:rsidRPr="00C66272">
        <w:rPr>
          <w:rFonts w:ascii="Brill" w:eastAsia="Brill" w:hAnsi="Brill" w:cs="Brill"/>
          <w:color w:val="000000"/>
        </w:rPr>
        <w:t xml:space="preserve">; </w:t>
      </w:r>
      <w:r w:rsidRPr="00E81C0F">
        <w:rPr>
          <w:rFonts w:ascii="Brill" w:eastAsia="Brill" w:hAnsi="Brill" w:cs="Brill"/>
          <w:color w:val="000000"/>
        </w:rPr>
        <w:t>Muth, 1961b</w:t>
      </w:r>
      <w:r w:rsidRPr="00C66272">
        <w:rPr>
          <w:rFonts w:ascii="Brill" w:eastAsia="Brill" w:hAnsi="Brill" w:cs="Brill"/>
          <w:color w:val="000000"/>
        </w:rPr>
        <w:t xml:space="preserve">; </w:t>
      </w:r>
      <w:r w:rsidRPr="009A3253">
        <w:rPr>
          <w:rFonts w:ascii="Brill" w:eastAsia="Brill" w:hAnsi="Brill" w:cs="Brill"/>
          <w:color w:val="000000"/>
        </w:rPr>
        <w:t>Fujita, 1989</w:t>
      </w:r>
      <w:r w:rsidRPr="00C66272">
        <w:rPr>
          <w:rFonts w:ascii="Brill" w:eastAsia="Brill" w:hAnsi="Brill" w:cs="Brill"/>
          <w:color w:val="000000"/>
        </w:rPr>
        <w:t>)</w:t>
      </w:r>
      <w:r w:rsidR="00FF5CC2" w:rsidRPr="00C66272">
        <w:rPr>
          <w:rFonts w:ascii="Brill" w:eastAsia="Brill" w:hAnsi="Brill" w:cs="Brill"/>
          <w:color w:val="000000"/>
        </w:rPr>
        <w:t>,</w:t>
      </w:r>
      <w:r w:rsidRPr="00C66272">
        <w:rPr>
          <w:rFonts w:ascii="Brill" w:eastAsia="Brill" w:hAnsi="Brill" w:cs="Brill"/>
          <w:color w:val="000000"/>
        </w:rPr>
        <w:t xml:space="preserve"> have two limitations. From a theoretical point of view, these models are partial equilibrium models in which only the locations of </w:t>
      </w:r>
      <w:r w:rsidR="004E142A">
        <w:rPr>
          <w:rFonts w:ascii="Brill" w:eastAsia="Brill" w:hAnsi="Brill" w:cs="Brill"/>
          <w:color w:val="000000"/>
        </w:rPr>
        <w:t>households</w:t>
      </w:r>
      <w:r w:rsidRPr="00C66272">
        <w:rPr>
          <w:rFonts w:ascii="Brill" w:eastAsia="Brill" w:hAnsi="Brill" w:cs="Brill"/>
          <w:color w:val="000000"/>
        </w:rPr>
        <w:t xml:space="preserve"> are explained, with the locations of firms being predetermined (by hypothesis, all in the centre of the city, the so-called CBD-Central Business District)</w:t>
      </w:r>
      <w:ins w:id="5263" w:author="Autor">
        <w:r w:rsidR="002129E1">
          <w:rPr>
            <w:rFonts w:ascii="Brill" w:eastAsia="Brill" w:hAnsi="Brill" w:cs="Brill"/>
            <w:color w:val="000000"/>
          </w:rPr>
          <w:t xml:space="preserve"> </w:t>
        </w:r>
        <w:r w:rsidR="002129E1">
          <w:t>(</w:t>
        </w:r>
        <w:r w:rsidR="00E9318A" w:rsidRPr="00E9318A">
          <w:t>Fujita, 1985</w:t>
        </w:r>
        <w:r w:rsidR="00E9318A">
          <w:t xml:space="preserve">; </w:t>
        </w:r>
        <w:r w:rsidR="002129E1">
          <w:t>Arnott &amp; McMillen, 2008</w:t>
        </w:r>
        <w:r w:rsidR="00FF01F5">
          <w:t xml:space="preserve">; </w:t>
        </w:r>
        <w:proofErr w:type="spellStart"/>
        <w:r w:rsidR="00FF01F5">
          <w:t>Bruecnker</w:t>
        </w:r>
        <w:proofErr w:type="spellEnd"/>
        <w:r w:rsidR="00FF01F5">
          <w:t>, 2011</w:t>
        </w:r>
        <w:r w:rsidR="002129E1">
          <w:t>)</w:t>
        </w:r>
      </w:ins>
      <w:r w:rsidRPr="00C66272">
        <w:rPr>
          <w:rFonts w:ascii="Brill" w:eastAsia="Brill" w:hAnsi="Brill" w:cs="Brill"/>
          <w:color w:val="000000"/>
        </w:rPr>
        <w:t>. In terms of empirical reality, there is a decentralization of jobs, outside the CBD, that contradicts that restrictive hypothesis</w:t>
      </w:r>
      <w:ins w:id="5264" w:author="Autor">
        <w:r w:rsidR="00F34A6C">
          <w:rPr>
            <w:rFonts w:ascii="Brill" w:eastAsia="Brill" w:hAnsi="Brill" w:cs="Brill"/>
            <w:color w:val="000000"/>
          </w:rPr>
          <w:t xml:space="preserve"> (Alonso, 1960a</w:t>
        </w:r>
        <w:r w:rsidR="005D0CD4">
          <w:rPr>
            <w:rFonts w:ascii="Brill" w:eastAsia="Brill" w:hAnsi="Brill" w:cs="Brill"/>
            <w:color w:val="000000"/>
          </w:rPr>
          <w:t>; OECD 2018</w:t>
        </w:r>
        <w:r w:rsidR="00F34A6C">
          <w:rPr>
            <w:rFonts w:ascii="Brill" w:eastAsia="Brill" w:hAnsi="Brill" w:cs="Brill"/>
            <w:color w:val="000000"/>
          </w:rPr>
          <w:t>)</w:t>
        </w:r>
      </w:ins>
      <w:r w:rsidRPr="00C66272">
        <w:rPr>
          <w:rFonts w:ascii="Brill" w:eastAsia="Brill" w:hAnsi="Brill" w:cs="Brill"/>
          <w:color w:val="000000"/>
        </w:rPr>
        <w:t>.</w:t>
      </w:r>
    </w:p>
    <w:p w14:paraId="3507804E" w14:textId="6285340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It is true that the traditional model already includes the tendency towards the suburbanization of the population. Due to </w:t>
      </w:r>
      <w:r w:rsidR="004F66BA" w:rsidRPr="00C66272">
        <w:rPr>
          <w:rFonts w:ascii="Brill" w:eastAsia="Brill" w:hAnsi="Brill" w:cs="Brill"/>
        </w:rPr>
        <w:t>rising</w:t>
      </w:r>
      <w:r w:rsidRPr="00C66272">
        <w:rPr>
          <w:rFonts w:ascii="Brill" w:eastAsia="Brill" w:hAnsi="Brill" w:cs="Brill"/>
        </w:rPr>
        <w:t xml:space="preserve"> income</w:t>
      </w:r>
      <w:r w:rsidR="004F66BA" w:rsidRPr="00C66272">
        <w:rPr>
          <w:rFonts w:ascii="Brill" w:eastAsia="Brill" w:hAnsi="Brill" w:cs="Brill"/>
        </w:rPr>
        <w:t>s</w:t>
      </w:r>
      <w:r w:rsidRPr="00C66272">
        <w:rPr>
          <w:rFonts w:ascii="Brill" w:eastAsia="Brill" w:hAnsi="Brill" w:cs="Brill"/>
        </w:rPr>
        <w:t xml:space="preserve"> and </w:t>
      </w:r>
      <w:r w:rsidR="004F66BA" w:rsidRPr="00C66272">
        <w:rPr>
          <w:rFonts w:ascii="Brill" w:eastAsia="Brill" w:hAnsi="Brill" w:cs="Brill"/>
        </w:rPr>
        <w:t xml:space="preserve">a </w:t>
      </w:r>
      <w:r w:rsidRPr="00C66272">
        <w:rPr>
          <w:rFonts w:ascii="Brill" w:eastAsia="Brill" w:hAnsi="Brill" w:cs="Brill"/>
        </w:rPr>
        <w:t>decrease in the transport unit rate, the size of the city</w:t>
      </w:r>
      <w:r w:rsidR="004F66BA" w:rsidRPr="00C66272">
        <w:rPr>
          <w:rFonts w:ascii="Brill" w:eastAsia="Brill" w:hAnsi="Brill" w:cs="Brill"/>
        </w:rPr>
        <w:t xml:space="preserve"> </w:t>
      </w:r>
      <w:r w:rsidR="0060162F" w:rsidRPr="00C66272">
        <w:rPr>
          <w:rFonts w:ascii="Brill" w:eastAsia="Brill" w:hAnsi="Brill" w:cs="Brill"/>
        </w:rPr>
        <w:t xml:space="preserve">increases </w:t>
      </w:r>
      <w:r w:rsidRPr="00C66272">
        <w:rPr>
          <w:rFonts w:ascii="Brill" w:eastAsia="Brill" w:hAnsi="Brill" w:cs="Brill"/>
        </w:rPr>
        <w:t>at the same time that market rents in the city</w:t>
      </w:r>
      <w:r w:rsidR="0060162F" w:rsidRPr="00C66272">
        <w:rPr>
          <w:rFonts w:ascii="Brill" w:eastAsia="Brill" w:hAnsi="Brill" w:cs="Brill"/>
        </w:rPr>
        <w:t xml:space="preserve"> </w:t>
      </w:r>
      <w:r w:rsidRPr="00C66272">
        <w:rPr>
          <w:rFonts w:ascii="Brill" w:eastAsia="Brill" w:hAnsi="Brill" w:cs="Brill"/>
        </w:rPr>
        <w:t>centre decrease</w:t>
      </w:r>
      <w:r w:rsidR="0060162F" w:rsidRPr="00C66272">
        <w:rPr>
          <w:rFonts w:ascii="Brill" w:eastAsia="Brill" w:hAnsi="Brill" w:cs="Brill"/>
        </w:rPr>
        <w:t xml:space="preserve"> along with</w:t>
      </w:r>
      <w:r w:rsidRPr="00C66272">
        <w:rPr>
          <w:rFonts w:ascii="Brill" w:eastAsia="Brill" w:hAnsi="Brill" w:cs="Brill"/>
        </w:rPr>
        <w:t xml:space="preserve"> the density of </w:t>
      </w:r>
      <w:r w:rsidR="004E142A">
        <w:rPr>
          <w:rFonts w:ascii="Brill" w:eastAsia="Brill" w:hAnsi="Brill" w:cs="Brill"/>
        </w:rPr>
        <w:t>households</w:t>
      </w:r>
      <w:r w:rsidRPr="00C66272">
        <w:rPr>
          <w:rFonts w:ascii="Brill" w:eastAsia="Brill" w:hAnsi="Brill" w:cs="Brill"/>
        </w:rPr>
        <w:t xml:space="preserve"> in the centre and its </w:t>
      </w:r>
      <w:r w:rsidR="0060162F" w:rsidRPr="00C66272">
        <w:rPr>
          <w:rFonts w:ascii="Brill" w:eastAsia="Brill" w:hAnsi="Brill" w:cs="Brill"/>
        </w:rPr>
        <w:t>vic</w:t>
      </w:r>
      <w:r w:rsidRPr="00C66272">
        <w:rPr>
          <w:rFonts w:ascii="Brill" w:eastAsia="Brill" w:hAnsi="Brill" w:cs="Brill"/>
        </w:rPr>
        <w:t>i</w:t>
      </w:r>
      <w:r w:rsidR="0060162F" w:rsidRPr="00C66272">
        <w:rPr>
          <w:rFonts w:ascii="Brill" w:eastAsia="Brill" w:hAnsi="Brill" w:cs="Brill"/>
        </w:rPr>
        <w:t>n</w:t>
      </w:r>
      <w:r w:rsidRPr="00C66272">
        <w:rPr>
          <w:rFonts w:ascii="Brill" w:eastAsia="Brill" w:hAnsi="Brill" w:cs="Brill"/>
        </w:rPr>
        <w:t>ity</w:t>
      </w:r>
      <w:ins w:id="5265" w:author="Autor">
        <w:r w:rsidR="00F34A6C">
          <w:rPr>
            <w:rFonts w:ascii="Brill" w:eastAsia="Brill" w:hAnsi="Brill" w:cs="Brill"/>
          </w:rPr>
          <w:t xml:space="preserve"> (Alonso, 1960a</w:t>
        </w:r>
        <w:r w:rsidR="00471864">
          <w:rPr>
            <w:rFonts w:ascii="Brill" w:eastAsia="Brill" w:hAnsi="Brill" w:cs="Brill"/>
          </w:rPr>
          <w:t>; Brueckner, 2011</w:t>
        </w:r>
        <w:r w:rsidR="009702C4">
          <w:rPr>
            <w:rFonts w:ascii="Brill" w:eastAsia="Brill" w:hAnsi="Brill" w:cs="Brill"/>
          </w:rPr>
          <w:t xml:space="preserve">; </w:t>
        </w:r>
        <w:r w:rsidR="009702C4" w:rsidRPr="00C66272">
          <w:rPr>
            <w:rFonts w:ascii="Brill" w:eastAsia="Brill" w:hAnsi="Brill" w:cs="Brill"/>
          </w:rPr>
          <w:t>O’Sullivan</w:t>
        </w:r>
        <w:r w:rsidR="009702C4">
          <w:rPr>
            <w:rFonts w:ascii="Brill" w:eastAsia="Brill" w:hAnsi="Brill" w:cs="Brill"/>
          </w:rPr>
          <w:t>, 2018</w:t>
        </w:r>
        <w:r w:rsidR="00F34A6C">
          <w:rPr>
            <w:rFonts w:ascii="Brill" w:eastAsia="Brill" w:hAnsi="Brill" w:cs="Brill"/>
          </w:rPr>
          <w:t>)</w:t>
        </w:r>
      </w:ins>
      <w:r w:rsidRPr="00C66272">
        <w:rPr>
          <w:rFonts w:ascii="Brill" w:eastAsia="Brill" w:hAnsi="Brill" w:cs="Brill"/>
        </w:rPr>
        <w:t xml:space="preserve">. </w:t>
      </w:r>
      <w:r w:rsidR="00CC3936" w:rsidRPr="00C66272">
        <w:rPr>
          <w:rFonts w:ascii="Brill" w:eastAsia="Brill" w:hAnsi="Brill" w:cs="Brill"/>
        </w:rPr>
        <w:t>A comparative statistical analysis of the Fujita model (</w:t>
      </w:r>
      <w:r w:rsidR="00CC3936" w:rsidRPr="009A3253">
        <w:rPr>
          <w:rFonts w:ascii="Brill" w:eastAsia="Brill" w:hAnsi="Brill" w:cs="Brill"/>
        </w:rPr>
        <w:t>Fujita, 1986</w:t>
      </w:r>
      <w:r w:rsidR="00CC3936" w:rsidRPr="00C66272">
        <w:rPr>
          <w:rFonts w:ascii="Brill" w:eastAsia="Brill" w:hAnsi="Brill" w:cs="Brill"/>
        </w:rPr>
        <w:t>) reveals that as household income increases, families tend to seek out residences with greater square footage in the outskirts of urban areas</w:t>
      </w:r>
      <w:ins w:id="5266" w:author="Autor">
        <w:r w:rsidR="00954230">
          <w:rPr>
            <w:rFonts w:ascii="Brill" w:eastAsia="Brill" w:hAnsi="Brill" w:cs="Brill"/>
          </w:rPr>
          <w:t xml:space="preserve"> (Muth, 1969)</w:t>
        </w:r>
      </w:ins>
      <w:r w:rsidR="00CC3936" w:rsidRPr="00C66272">
        <w:rPr>
          <w:rFonts w:ascii="Brill" w:eastAsia="Brill" w:hAnsi="Brill" w:cs="Brill"/>
        </w:rPr>
        <w:t>. In these areas, rental costs per unit of space are lower, thereby increasing the likelihood of obtaining a larger dwelling</w:t>
      </w:r>
      <w:ins w:id="5267" w:author="Autor">
        <w:r w:rsidR="00954230">
          <w:rPr>
            <w:rFonts w:ascii="Brill" w:eastAsia="Brill" w:hAnsi="Brill" w:cs="Brill"/>
          </w:rPr>
          <w:t xml:space="preserve"> (Muth, 1961a)</w:t>
        </w:r>
      </w:ins>
      <w:r w:rsidR="00CC3936" w:rsidRPr="00C66272">
        <w:rPr>
          <w:rFonts w:ascii="Brill" w:eastAsia="Brill" w:hAnsi="Brill" w:cs="Brill"/>
        </w:rPr>
        <w:t>.</w:t>
      </w:r>
      <w:r w:rsidR="00664DFC" w:rsidRPr="00C66272">
        <w:rPr>
          <w:rFonts w:ascii="Brill" w:eastAsia="Brill" w:hAnsi="Brill" w:cs="Brill"/>
        </w:rPr>
        <w:t xml:space="preserve"> </w:t>
      </w:r>
      <w:r w:rsidRPr="00C66272">
        <w:rPr>
          <w:rFonts w:ascii="Brill" w:eastAsia="Brill" w:hAnsi="Brill" w:cs="Brill"/>
        </w:rPr>
        <w:t>However, the CBD hypothesis does not explain the suburbanization of employment</w:t>
      </w:r>
      <w:ins w:id="5268" w:author="Autor">
        <w:r w:rsidR="008D62DC">
          <w:rPr>
            <w:rFonts w:ascii="Brill" w:eastAsia="Brill" w:hAnsi="Brill" w:cs="Brill"/>
          </w:rPr>
          <w:t xml:space="preserve"> (</w:t>
        </w:r>
        <w:r w:rsidR="008D62DC" w:rsidRPr="008D62DC">
          <w:rPr>
            <w:rFonts w:ascii="Brill" w:eastAsia="Brill" w:hAnsi="Brill" w:cs="Brill"/>
          </w:rPr>
          <w:t>Pires et al., 2018)</w:t>
        </w:r>
      </w:ins>
      <w:r w:rsidRPr="00C66272">
        <w:rPr>
          <w:rFonts w:ascii="Brill" w:eastAsia="Brill" w:hAnsi="Brill" w:cs="Brill"/>
        </w:rPr>
        <w:t>.</w:t>
      </w:r>
    </w:p>
    <w:p w14:paraId="3507804F" w14:textId="0131DE7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The search for approaches that overcome these limitations of the monocentric model</w:t>
      </w:r>
      <w:r w:rsidR="007C7594" w:rsidRPr="00C66272">
        <w:rPr>
          <w:rFonts w:ascii="Brill" w:eastAsia="Brill" w:hAnsi="Brill" w:cs="Brill"/>
        </w:rPr>
        <w:t xml:space="preserve"> </w:t>
      </w:r>
      <w:r w:rsidRPr="00C66272">
        <w:rPr>
          <w:rFonts w:ascii="Brill" w:eastAsia="Brill" w:hAnsi="Brill" w:cs="Brill"/>
        </w:rPr>
        <w:t xml:space="preserve">through an investigation that establishes, as a fundamental guideline, the role of agglomerative advantages in the definition of the urban structure has revealed a very interesting path </w:t>
      </w:r>
      <w:r w:rsidR="007C7594" w:rsidRPr="00C66272">
        <w:rPr>
          <w:rFonts w:ascii="Brill" w:eastAsia="Brill" w:hAnsi="Brill" w:cs="Brill"/>
        </w:rPr>
        <w:t>at</w:t>
      </w:r>
      <w:r w:rsidRPr="00C66272">
        <w:rPr>
          <w:rFonts w:ascii="Brill" w:eastAsia="Brill" w:hAnsi="Brill" w:cs="Brill"/>
        </w:rPr>
        <w:t xml:space="preserve"> the heart of Urban Socio-Economics</w:t>
      </w:r>
      <w:ins w:id="5269" w:author="Autor">
        <w:r w:rsidR="004D674A">
          <w:rPr>
            <w:rFonts w:ascii="Brill" w:eastAsia="Brill" w:hAnsi="Brill" w:cs="Brill"/>
          </w:rPr>
          <w:t xml:space="preserve"> </w:t>
        </w:r>
      </w:ins>
      <w:r w:rsidRPr="00C66272">
        <w:rPr>
          <w:rFonts w:ascii="Brill" w:eastAsia="Brill" w:hAnsi="Brill" w:cs="Brill"/>
        </w:rPr>
        <w:t xml:space="preserve">. This line of research </w:t>
      </w:r>
      <w:r w:rsidR="00FC6D1D" w:rsidRPr="00C66272">
        <w:rPr>
          <w:rFonts w:ascii="Brill" w:eastAsia="Brill" w:hAnsi="Brill" w:cs="Brill"/>
        </w:rPr>
        <w:t>builds on</w:t>
      </w:r>
      <w:r w:rsidRPr="00C66272">
        <w:rPr>
          <w:rFonts w:ascii="Brill" w:eastAsia="Brill" w:hAnsi="Brill" w:cs="Brill"/>
        </w:rPr>
        <w:t xml:space="preserve"> the pioneering work of </w:t>
      </w:r>
      <w:r w:rsidRPr="000360ED">
        <w:rPr>
          <w:rFonts w:ascii="Brill" w:eastAsia="Brill" w:hAnsi="Brill" w:cs="Brill"/>
        </w:rPr>
        <w:t>Beckmann (1976</w:t>
      </w:r>
      <w:r w:rsidRPr="00C66272">
        <w:rPr>
          <w:rFonts w:ascii="Brill" w:eastAsia="Brill" w:hAnsi="Brill" w:cs="Brill"/>
        </w:rPr>
        <w:t>)</w:t>
      </w:r>
      <w:ins w:id="5270" w:author="Autor">
        <w:r w:rsidR="004D674A">
          <w:rPr>
            <w:rFonts w:ascii="Brill" w:eastAsia="Brill" w:hAnsi="Brill" w:cs="Brill"/>
          </w:rPr>
          <w:t xml:space="preserve"> and Mills (1967)</w:t>
        </w:r>
      </w:ins>
      <w:r w:rsidR="00FC6D1D" w:rsidRPr="00C66272">
        <w:rPr>
          <w:rFonts w:ascii="Brill" w:eastAsia="Brill" w:hAnsi="Brill" w:cs="Brill"/>
        </w:rPr>
        <w:t>,</w:t>
      </w:r>
      <w:r w:rsidRPr="00C66272">
        <w:rPr>
          <w:rFonts w:ascii="Brill" w:eastAsia="Brill" w:hAnsi="Brill" w:cs="Brill"/>
        </w:rPr>
        <w:t xml:space="preserve"> who drew attention to the way in which social interactions influenced the structure of residential equilibrium. </w:t>
      </w:r>
    </w:p>
    <w:p w14:paraId="35078050" w14:textId="6B0F9D8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so-called general equilibrium urban land use models, not only the locations of </w:t>
      </w:r>
      <w:r w:rsidR="004E142A">
        <w:rPr>
          <w:rFonts w:ascii="Brill" w:eastAsia="Brill" w:hAnsi="Brill" w:cs="Brill"/>
        </w:rPr>
        <w:t>households</w:t>
      </w:r>
      <w:r w:rsidRPr="00C66272">
        <w:rPr>
          <w:rFonts w:ascii="Brill" w:eastAsia="Brill" w:hAnsi="Brill" w:cs="Brill"/>
        </w:rPr>
        <w:t xml:space="preserve"> are explained</w:t>
      </w:r>
      <w:r w:rsidR="00FC6D1D" w:rsidRPr="00C66272">
        <w:rPr>
          <w:rFonts w:ascii="Brill" w:eastAsia="Brill" w:hAnsi="Brill" w:cs="Brill"/>
        </w:rPr>
        <w:t xml:space="preserve"> but </w:t>
      </w:r>
      <w:r w:rsidRPr="00C66272">
        <w:rPr>
          <w:rFonts w:ascii="Brill" w:eastAsia="Brill" w:hAnsi="Brill" w:cs="Brill"/>
        </w:rPr>
        <w:t>also the locations of companies. The designation of general equilibrium refers to the essential feature that firms are no longer focused on CBD by hypothesis; their choice of urban land is not pre-determined</w:t>
      </w:r>
      <w:ins w:id="5271" w:author="Autor">
        <w:r w:rsidR="0087201B">
          <w:rPr>
            <w:rFonts w:ascii="Brill" w:eastAsia="Brill" w:hAnsi="Brill" w:cs="Brill"/>
          </w:rPr>
          <w:t xml:space="preserve"> (McDonald, 2007)</w:t>
        </w:r>
        <w:r w:rsidR="008E0569">
          <w:rPr>
            <w:rFonts w:ascii="Brill" w:eastAsia="Brill" w:hAnsi="Brill" w:cs="Brill"/>
          </w:rPr>
          <w:t>. Instead,</w:t>
        </w:r>
      </w:ins>
      <w:del w:id="5272" w:author="Autor">
        <w:r w:rsidRPr="00C66272" w:rsidDel="008E0569">
          <w:rPr>
            <w:rFonts w:ascii="Brill" w:eastAsia="Brill" w:hAnsi="Brill" w:cs="Brill"/>
          </w:rPr>
          <w:delText>,</w:delText>
        </w:r>
      </w:del>
      <w:r w:rsidRPr="00C66272">
        <w:rPr>
          <w:rFonts w:ascii="Brill" w:eastAsia="Brill" w:hAnsi="Brill" w:cs="Brill"/>
        </w:rPr>
        <w:t xml:space="preserve"> the relevant variables including location, bid rents and bid rent lot size, are endogenous and determined in the context of the model</w:t>
      </w:r>
      <w:ins w:id="5273" w:author="Autor">
        <w:r w:rsidR="00474D33">
          <w:rPr>
            <w:rFonts w:ascii="Brill" w:eastAsia="Brill" w:hAnsi="Brill" w:cs="Brill"/>
          </w:rPr>
          <w:t xml:space="preserve"> (</w:t>
        </w:r>
        <w:r w:rsidR="00702F21" w:rsidRPr="00702F21">
          <w:rPr>
            <w:rFonts w:ascii="Brill" w:eastAsia="Brill" w:hAnsi="Brill" w:cs="Brill"/>
          </w:rPr>
          <w:t>Henderson, 1987</w:t>
        </w:r>
        <w:r w:rsidR="00702F21">
          <w:rPr>
            <w:rFonts w:ascii="Brill" w:eastAsia="Brill" w:hAnsi="Brill" w:cs="Brill"/>
          </w:rPr>
          <w:t xml:space="preserve">; </w:t>
        </w:r>
        <w:r w:rsidR="00474D33">
          <w:rPr>
            <w:rFonts w:ascii="Brill" w:eastAsia="Brill" w:hAnsi="Brill" w:cs="Brill"/>
          </w:rPr>
          <w:t>Fujita, 1988)</w:t>
        </w:r>
      </w:ins>
      <w:r w:rsidRPr="00C66272">
        <w:rPr>
          <w:rFonts w:ascii="Brill" w:eastAsia="Brill" w:hAnsi="Brill" w:cs="Brill"/>
        </w:rPr>
        <w:t>. In terms of reality, these models follow essential features of the relationship between employment and population in urban areas: jobs and population mix in space, and both become suburbanized; employment, however, is suburbanizing faster than the population</w:t>
      </w:r>
      <w:ins w:id="5274" w:author="Autor">
        <w:r w:rsidR="00C96D7F">
          <w:rPr>
            <w:rFonts w:ascii="Brill" w:eastAsia="Brill" w:hAnsi="Brill" w:cs="Brill"/>
          </w:rPr>
          <w:t xml:space="preserve"> (</w:t>
        </w:r>
        <w:r w:rsidR="009D2028">
          <w:rPr>
            <w:rFonts w:ascii="Brill" w:eastAsia="Brill" w:hAnsi="Brill" w:cs="Brill"/>
          </w:rPr>
          <w:t xml:space="preserve">Wingo, 1961; </w:t>
        </w:r>
        <w:r w:rsidR="00C96D7F">
          <w:rPr>
            <w:rFonts w:ascii="Brill" w:eastAsia="Brill" w:hAnsi="Brill" w:cs="Brill"/>
          </w:rPr>
          <w:t>Capozza, 1976)</w:t>
        </w:r>
      </w:ins>
      <w:r w:rsidRPr="00C66272">
        <w:rPr>
          <w:rFonts w:ascii="Brill" w:eastAsia="Brill" w:hAnsi="Brill" w:cs="Brill"/>
        </w:rPr>
        <w:t xml:space="preserve">. </w:t>
      </w:r>
    </w:p>
    <w:p w14:paraId="35078051" w14:textId="6B4CF6AB" w:rsidR="00CB3FC9" w:rsidRPr="00C66272" w:rsidRDefault="00C506F2">
      <w:pPr>
        <w:spacing w:line="360" w:lineRule="auto"/>
        <w:ind w:firstLine="720"/>
        <w:jc w:val="both"/>
        <w:rPr>
          <w:rFonts w:ascii="Brill" w:eastAsia="Brill" w:hAnsi="Brill" w:cs="Brill"/>
        </w:rPr>
      </w:pPr>
      <w:r w:rsidRPr="00C66272">
        <w:rPr>
          <w:rFonts w:ascii="Brill" w:eastAsia="Brill" w:hAnsi="Brill" w:cs="Brill"/>
        </w:rPr>
        <w:t xml:space="preserve">Following </w:t>
      </w:r>
      <w:r w:rsidR="00C55FA1" w:rsidRPr="00C66272">
        <w:rPr>
          <w:rFonts w:ascii="Brill" w:eastAsia="Brill" w:hAnsi="Brill" w:cs="Brill"/>
        </w:rPr>
        <w:t>Beckmann's studies, several models were proposed, based on spatial externalities/spatial interactions</w:t>
      </w:r>
      <w:r w:rsidRPr="00C66272">
        <w:rPr>
          <w:rFonts w:ascii="Brill" w:eastAsia="Brill" w:hAnsi="Brill" w:cs="Brill"/>
        </w:rPr>
        <w:t xml:space="preserve"> (see, e.g.</w:t>
      </w:r>
      <w:r w:rsidR="00C55FA1" w:rsidRPr="00C66272">
        <w:rPr>
          <w:rFonts w:ascii="Brill" w:eastAsia="Brill" w:hAnsi="Brill" w:cs="Brill"/>
        </w:rPr>
        <w:t xml:space="preserve">, </w:t>
      </w:r>
      <w:r w:rsidR="00C55FA1" w:rsidRPr="00E81C0F">
        <w:rPr>
          <w:rFonts w:ascii="Brill" w:eastAsia="Brill" w:hAnsi="Brill" w:cs="Brill"/>
        </w:rPr>
        <w:t xml:space="preserve">Ogawa and Fujita </w:t>
      </w:r>
      <w:r w:rsidRPr="00E81C0F">
        <w:rPr>
          <w:rFonts w:ascii="Brill" w:eastAsia="Brill" w:hAnsi="Brill" w:cs="Brill"/>
        </w:rPr>
        <w:t>[</w:t>
      </w:r>
      <w:r w:rsidR="00C55FA1" w:rsidRPr="00E81C0F">
        <w:rPr>
          <w:rFonts w:ascii="Brill" w:eastAsia="Brill" w:hAnsi="Brill" w:cs="Brill"/>
        </w:rPr>
        <w:t>1980</w:t>
      </w:r>
      <w:r w:rsidRPr="00C66272">
        <w:rPr>
          <w:rFonts w:ascii="Brill" w:eastAsia="Brill" w:hAnsi="Brill" w:cs="Brill"/>
        </w:rPr>
        <w:t>]</w:t>
      </w:r>
      <w:r w:rsidR="00C55FA1" w:rsidRPr="00C66272">
        <w:rPr>
          <w:rFonts w:ascii="Brill" w:eastAsia="Brill" w:hAnsi="Brill" w:cs="Brill"/>
        </w:rPr>
        <w:t xml:space="preserve">, </w:t>
      </w:r>
      <w:r w:rsidR="00C55FA1" w:rsidRPr="009A3253">
        <w:rPr>
          <w:rFonts w:ascii="Brill" w:eastAsia="Brill" w:hAnsi="Brill" w:cs="Brill"/>
        </w:rPr>
        <w:t xml:space="preserve">Imai </w:t>
      </w:r>
      <w:r w:rsidR="00A50738" w:rsidRPr="009A3253">
        <w:rPr>
          <w:rFonts w:ascii="Brill" w:eastAsia="Brill" w:hAnsi="Brill" w:cs="Brill"/>
        </w:rPr>
        <w:t>[</w:t>
      </w:r>
      <w:r w:rsidR="00C55FA1" w:rsidRPr="009A3253">
        <w:rPr>
          <w:rFonts w:ascii="Brill" w:eastAsia="Brill" w:hAnsi="Brill" w:cs="Brill"/>
        </w:rPr>
        <w:t>1982</w:t>
      </w:r>
      <w:r w:rsidR="00A50738" w:rsidRPr="00C66272">
        <w:rPr>
          <w:rFonts w:ascii="Brill" w:eastAsia="Brill" w:hAnsi="Brill" w:cs="Brill"/>
        </w:rPr>
        <w:t xml:space="preserve">] </w:t>
      </w:r>
      <w:r w:rsidR="00C55FA1" w:rsidRPr="00C66272">
        <w:rPr>
          <w:rFonts w:ascii="Brill" w:eastAsia="Brill" w:hAnsi="Brill" w:cs="Brill"/>
        </w:rPr>
        <w:t xml:space="preserve">and </w:t>
      </w:r>
      <w:r w:rsidR="00C55FA1" w:rsidRPr="009A3253">
        <w:rPr>
          <w:rFonts w:ascii="Brill" w:eastAsia="Brill" w:hAnsi="Brill" w:cs="Brill"/>
        </w:rPr>
        <w:t xml:space="preserve">Fujita and Ogawa </w:t>
      </w:r>
      <w:r w:rsidR="00A50738" w:rsidRPr="009A3253">
        <w:rPr>
          <w:rFonts w:ascii="Brill" w:eastAsia="Brill" w:hAnsi="Brill" w:cs="Brill"/>
        </w:rPr>
        <w:t>[</w:t>
      </w:r>
      <w:r w:rsidR="00C55FA1" w:rsidRPr="009A3253">
        <w:rPr>
          <w:rFonts w:ascii="Brill" w:eastAsia="Brill" w:hAnsi="Brill" w:cs="Brill"/>
        </w:rPr>
        <w:t>1982</w:t>
      </w:r>
      <w:r w:rsidR="00A50738" w:rsidRPr="00C66272">
        <w:rPr>
          <w:rFonts w:ascii="Brill" w:eastAsia="Brill" w:hAnsi="Brill" w:cs="Brill"/>
        </w:rPr>
        <w:t>]</w:t>
      </w:r>
      <w:r w:rsidR="00C55FA1" w:rsidRPr="00C66272">
        <w:rPr>
          <w:rFonts w:ascii="Brill" w:eastAsia="Brill" w:hAnsi="Brill" w:cs="Brill"/>
        </w:rPr>
        <w:t>.</w:t>
      </w:r>
      <w:r w:rsidR="001A1E0C">
        <w:rPr>
          <w:rFonts w:ascii="Brill" w:eastAsia="Brill" w:hAnsi="Brill" w:cs="Brill"/>
        </w:rPr>
        <w:t xml:space="preserve"> </w:t>
      </w:r>
      <w:r w:rsidR="00C55FA1" w:rsidRPr="00C66272">
        <w:rPr>
          <w:rFonts w:ascii="Brill" w:eastAsia="Brill" w:hAnsi="Brill" w:cs="Brill"/>
        </w:rPr>
        <w:t>There are also</w:t>
      </w:r>
      <w:r w:rsidR="00A50738" w:rsidRPr="00C66272">
        <w:rPr>
          <w:rFonts w:ascii="Brill" w:eastAsia="Brill" w:hAnsi="Brill" w:cs="Brill"/>
        </w:rPr>
        <w:t xml:space="preserve"> </w:t>
      </w:r>
      <w:r w:rsidR="00C55FA1" w:rsidRPr="00C66272">
        <w:rPr>
          <w:rFonts w:ascii="Brill" w:eastAsia="Brill" w:hAnsi="Brill" w:cs="Brill"/>
        </w:rPr>
        <w:t xml:space="preserve">models based on price interactions between agents </w:t>
      </w:r>
      <w:r w:rsidR="00F34893">
        <w:rPr>
          <w:rFonts w:ascii="Brill" w:eastAsia="Brill" w:hAnsi="Brill" w:cs="Brill"/>
        </w:rPr>
        <w:t>i</w:t>
      </w:r>
      <w:r w:rsidR="00C55FA1" w:rsidRPr="00C66272">
        <w:rPr>
          <w:rFonts w:ascii="Brill" w:eastAsia="Brill" w:hAnsi="Brill" w:cs="Brill"/>
        </w:rPr>
        <w:t>n terms of the exchange of goods and services</w:t>
      </w:r>
      <w:ins w:id="5275" w:author="Autor">
        <w:r w:rsidR="00253AF7">
          <w:rPr>
            <w:rFonts w:ascii="Brill" w:eastAsia="Brill" w:hAnsi="Brill" w:cs="Brill"/>
          </w:rPr>
          <w:t xml:space="preserve"> </w:t>
        </w:r>
        <w:r w:rsidR="00253AF7" w:rsidRPr="00253AF7">
          <w:rPr>
            <w:rFonts w:ascii="Brill" w:eastAsia="Brill" w:hAnsi="Brill" w:cs="Brill"/>
          </w:rPr>
          <w:t>(</w:t>
        </w:r>
        <w:r w:rsidR="00742E82">
          <w:rPr>
            <w:rFonts w:ascii="Brill" w:eastAsia="Brill" w:hAnsi="Brill" w:cs="Brill"/>
          </w:rPr>
          <w:t xml:space="preserve">Fujita &amp; Thisse, 1986; </w:t>
        </w:r>
        <w:r w:rsidR="00253AF7" w:rsidRPr="00253AF7">
          <w:rPr>
            <w:rFonts w:ascii="Brill" w:eastAsia="Brill" w:hAnsi="Brill" w:cs="Brill"/>
          </w:rPr>
          <w:t>Fujita, 1988)</w:t>
        </w:r>
      </w:ins>
      <w:r w:rsidR="00C55FA1" w:rsidRPr="00C66272">
        <w:rPr>
          <w:rFonts w:ascii="Brill" w:eastAsia="Brill" w:hAnsi="Brill" w:cs="Brill"/>
        </w:rPr>
        <w:t xml:space="preserve">. </w:t>
      </w:r>
    </w:p>
    <w:p w14:paraId="35078052" w14:textId="4B08B94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Despite their analytical limitations and the restrictive nature of the hypothesis, these general equilibrium models end up exploring different proposals for a non-monocentric urban structure and allow addressing, effectively, the problem of suburbanization</w:t>
      </w:r>
      <w:ins w:id="5276" w:author="Autor">
        <w:r w:rsidR="00E9318A">
          <w:rPr>
            <w:rFonts w:ascii="Brill" w:eastAsia="Brill" w:hAnsi="Brill" w:cs="Brill"/>
          </w:rPr>
          <w:t xml:space="preserve"> (</w:t>
        </w:r>
        <w:r w:rsidR="00E9318A">
          <w:t>Fujita, 1985)</w:t>
        </w:r>
      </w:ins>
      <w:r w:rsidRPr="00C66272">
        <w:rPr>
          <w:rFonts w:ascii="Brill" w:eastAsia="Brill" w:hAnsi="Brill" w:cs="Brill"/>
        </w:rPr>
        <w:t>.</w:t>
      </w:r>
      <w:r w:rsidR="00CA79D4" w:rsidRPr="00C66272">
        <w:rPr>
          <w:rFonts w:ascii="Brill" w:eastAsia="Brill" w:hAnsi="Brill" w:cs="Brill"/>
        </w:rPr>
        <w:t xml:space="preserve"> </w:t>
      </w:r>
      <w:r w:rsidRPr="00C66272">
        <w:rPr>
          <w:rFonts w:ascii="Brill" w:eastAsia="Brill" w:hAnsi="Brill" w:cs="Brill"/>
        </w:rPr>
        <w:t>In the so-called model of spatial externalities, for example, the agglomerative advantage of firms resides in a spatial externality</w:t>
      </w:r>
      <w:ins w:id="5277" w:author="Autor">
        <w:r w:rsidR="005C24AC">
          <w:rPr>
            <w:rFonts w:ascii="Brill" w:eastAsia="Brill" w:hAnsi="Brill" w:cs="Brill"/>
          </w:rPr>
          <w:t>.</w:t>
        </w:r>
      </w:ins>
      <w:del w:id="5278" w:author="Autor">
        <w:r w:rsidRPr="00C66272" w:rsidDel="005C24AC">
          <w:rPr>
            <w:rFonts w:ascii="Brill" w:eastAsia="Brill" w:hAnsi="Brill" w:cs="Brill"/>
          </w:rPr>
          <w:delText>.</w:delText>
        </w:r>
      </w:del>
      <w:r w:rsidRPr="00C66272">
        <w:rPr>
          <w:rFonts w:ascii="Brill" w:eastAsia="Brill" w:hAnsi="Brill" w:cs="Brill"/>
        </w:rPr>
        <w:t xml:space="preserve"> Some market imperfections are allowed: from the level of interaction between agents (allowing the exchange of information between companies), to the level of social interactions between </w:t>
      </w:r>
      <w:r w:rsidR="004E142A">
        <w:rPr>
          <w:rFonts w:ascii="Brill" w:eastAsia="Brill" w:hAnsi="Brill" w:cs="Brill"/>
        </w:rPr>
        <w:t>households</w:t>
      </w:r>
      <w:r w:rsidRPr="00C66272">
        <w:rPr>
          <w:rFonts w:ascii="Brill" w:eastAsia="Brill" w:hAnsi="Brill" w:cs="Brill"/>
        </w:rPr>
        <w:t>, namely through the consideration of imitation effects, as well as other technological externalities, congestion, etc.</w:t>
      </w:r>
      <w:ins w:id="5279" w:author="Autor">
        <w:r w:rsidR="005C24AC">
          <w:t xml:space="preserve"> </w:t>
        </w:r>
        <w:r w:rsidR="005C24AC" w:rsidRPr="005C24AC">
          <w:rPr>
            <w:rFonts w:ascii="Brill" w:eastAsia="Brill" w:hAnsi="Brill" w:cs="Brill"/>
          </w:rPr>
          <w:t>(Fujita &amp; Thisse, 1996).</w:t>
        </w:r>
      </w:ins>
      <w:r w:rsidRPr="00C66272">
        <w:rPr>
          <w:rFonts w:ascii="Brill" w:eastAsia="Brill" w:hAnsi="Brill" w:cs="Brill"/>
        </w:rPr>
        <w:t xml:space="preserve"> Curiously, for given conditions, the existence of poly-centred cities is also admitted and explained; </w:t>
      </w:r>
      <w:ins w:id="5280" w:author="Autor">
        <w:r w:rsidR="008E0569">
          <w:rPr>
            <w:rFonts w:ascii="Brill" w:eastAsia="Brill" w:hAnsi="Brill" w:cs="Brill"/>
          </w:rPr>
          <w:t>so is</w:t>
        </w:r>
      </w:ins>
      <w:del w:id="5281" w:author="Autor">
        <w:r w:rsidRPr="00C66272" w:rsidDel="008E0569">
          <w:rPr>
            <w:rFonts w:ascii="Brill" w:eastAsia="Brill" w:hAnsi="Brill" w:cs="Brill"/>
          </w:rPr>
          <w:delText>even</w:delText>
        </w:r>
      </w:del>
      <w:r w:rsidRPr="00C66272">
        <w:rPr>
          <w:rFonts w:ascii="Brill" w:eastAsia="Brill" w:hAnsi="Brill" w:cs="Brill"/>
        </w:rPr>
        <w:t xml:space="preserve"> the development of so-called edge cities (</w:t>
      </w:r>
      <w:r w:rsidRPr="009A3253">
        <w:rPr>
          <w:rFonts w:ascii="Brill" w:eastAsia="Brill" w:hAnsi="Brill" w:cs="Brill"/>
        </w:rPr>
        <w:t>Henderson &amp; Mitra, 1996</w:t>
      </w:r>
      <w:r w:rsidRPr="00C66272">
        <w:rPr>
          <w:rFonts w:ascii="Brill" w:eastAsia="Brill" w:hAnsi="Brill" w:cs="Brill"/>
        </w:rPr>
        <w:t xml:space="preserve">; </w:t>
      </w:r>
      <w:r w:rsidRPr="009A3253">
        <w:rPr>
          <w:rFonts w:ascii="Brill" w:eastAsia="Brill" w:hAnsi="Brill" w:cs="Brill"/>
        </w:rPr>
        <w:t>Garreau, 1991</w:t>
      </w:r>
      <w:r w:rsidRPr="00C66272">
        <w:rPr>
          <w:rFonts w:ascii="Brill" w:eastAsia="Brill" w:hAnsi="Brill" w:cs="Brill"/>
        </w:rPr>
        <w:t>).</w:t>
      </w:r>
    </w:p>
    <w:p w14:paraId="35078053" w14:textId="55F8B2A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 xml:space="preserve">These models, combined with other more empirical alternative models coming from </w:t>
      </w:r>
      <w:ins w:id="5282" w:author="Autor">
        <w:r w:rsidR="008E0569">
          <w:rPr>
            <w:rFonts w:ascii="Brill" w:eastAsia="Brill" w:hAnsi="Brill" w:cs="Brill"/>
          </w:rPr>
          <w:t>the disciplines of s</w:t>
        </w:r>
      </w:ins>
      <w:del w:id="5283" w:author="Autor">
        <w:r w:rsidRPr="00C66272" w:rsidDel="008E0569">
          <w:rPr>
            <w:rFonts w:ascii="Brill" w:eastAsia="Brill" w:hAnsi="Brill" w:cs="Brill"/>
          </w:rPr>
          <w:delText>S</w:delText>
        </w:r>
      </w:del>
      <w:r w:rsidRPr="00C66272">
        <w:rPr>
          <w:rFonts w:ascii="Brill" w:eastAsia="Brill" w:hAnsi="Brill" w:cs="Brill"/>
        </w:rPr>
        <w:t xml:space="preserve">ociology, </w:t>
      </w:r>
      <w:ins w:id="5284" w:author="Autor">
        <w:r w:rsidR="008E0569">
          <w:rPr>
            <w:rFonts w:ascii="Brill" w:eastAsia="Brill" w:hAnsi="Brill" w:cs="Brill"/>
          </w:rPr>
          <w:t>g</w:t>
        </w:r>
      </w:ins>
      <w:del w:id="5285" w:author="Autor">
        <w:r w:rsidRPr="00C66272" w:rsidDel="008E0569">
          <w:rPr>
            <w:rFonts w:ascii="Brill" w:eastAsia="Brill" w:hAnsi="Brill" w:cs="Brill"/>
          </w:rPr>
          <w:delText>G</w:delText>
        </w:r>
      </w:del>
      <w:r w:rsidRPr="00C66272">
        <w:rPr>
          <w:rFonts w:ascii="Brill" w:eastAsia="Brill" w:hAnsi="Brill" w:cs="Brill"/>
        </w:rPr>
        <w:t xml:space="preserve">eography, etc., </w:t>
      </w:r>
      <w:r w:rsidR="009128D5" w:rsidRPr="00C66272">
        <w:rPr>
          <w:rFonts w:ascii="Brill" w:eastAsia="Brill" w:hAnsi="Brill" w:cs="Brill"/>
        </w:rPr>
        <w:t>offer</w:t>
      </w:r>
      <w:r w:rsidRPr="00C66272">
        <w:rPr>
          <w:rFonts w:ascii="Brill" w:eastAsia="Brill" w:hAnsi="Brill" w:cs="Brill"/>
        </w:rPr>
        <w:t xml:space="preserve"> important insights </w:t>
      </w:r>
      <w:r w:rsidR="009128D5" w:rsidRPr="00C66272">
        <w:rPr>
          <w:rFonts w:ascii="Brill" w:eastAsia="Brill" w:hAnsi="Brill" w:cs="Brill"/>
        </w:rPr>
        <w:t>regarding</w:t>
      </w:r>
      <w:r w:rsidRPr="00C66272">
        <w:rPr>
          <w:rFonts w:ascii="Brill" w:eastAsia="Brill" w:hAnsi="Brill" w:cs="Brill"/>
        </w:rPr>
        <w:t xml:space="preserve"> the “hustle and bustle” characteristic of some </w:t>
      </w:r>
      <w:r w:rsidR="005364E9" w:rsidRPr="00C66272">
        <w:rPr>
          <w:rFonts w:ascii="Brill" w:eastAsia="Brill" w:hAnsi="Brill" w:cs="Brill"/>
        </w:rPr>
        <w:t>port cities</w:t>
      </w:r>
      <w:r w:rsidRPr="00C66272">
        <w:rPr>
          <w:rFonts w:ascii="Brill" w:eastAsia="Brill" w:hAnsi="Brill" w:cs="Brill"/>
        </w:rPr>
        <w:t xml:space="preserve">. </w:t>
      </w:r>
      <w:ins w:id="5286" w:author="Autor">
        <w:r w:rsidR="008E0569">
          <w:rPr>
            <w:rFonts w:ascii="Brill" w:eastAsia="Brill" w:hAnsi="Brill" w:cs="Brill"/>
          </w:rPr>
          <w:t>My</w:t>
        </w:r>
      </w:ins>
      <w:del w:id="5287" w:author="Autor">
        <w:r w:rsidRPr="00C66272" w:rsidDel="008E0569">
          <w:rPr>
            <w:rFonts w:ascii="Brill" w:eastAsia="Brill" w:hAnsi="Brill" w:cs="Brill"/>
          </w:rPr>
          <w:delText>Our</w:delText>
        </w:r>
      </w:del>
      <w:r w:rsidRPr="00C66272">
        <w:rPr>
          <w:rFonts w:ascii="Brill" w:eastAsia="Brill" w:hAnsi="Brill" w:cs="Brill"/>
        </w:rPr>
        <w:t xml:space="preserve"> proposal is to use them to explain the presence of this spirit of business, romance, creativity, excitement that we usually link with city</w:t>
      </w:r>
      <w:r w:rsidR="002B18E3" w:rsidRPr="00C66272">
        <w:rPr>
          <w:rFonts w:ascii="Brill" w:eastAsia="Brill" w:hAnsi="Brill" w:cs="Brill"/>
        </w:rPr>
        <w:t xml:space="preserve"> </w:t>
      </w:r>
      <w:r w:rsidRPr="00C66272">
        <w:rPr>
          <w:rFonts w:ascii="Brill" w:eastAsia="Brill" w:hAnsi="Brill" w:cs="Brill"/>
        </w:rPr>
        <w:t>hustle, in the case of Lisbon</w:t>
      </w:r>
      <w:ins w:id="5288" w:author="Autor">
        <w:r w:rsidR="002129E1">
          <w:rPr>
            <w:rFonts w:ascii="Brill" w:eastAsia="Brill" w:hAnsi="Brill" w:cs="Brill"/>
          </w:rPr>
          <w:t xml:space="preserve"> (Arnott &amp; McMillen, 2008)</w:t>
        </w:r>
      </w:ins>
      <w:r w:rsidRPr="00C66272">
        <w:rPr>
          <w:rFonts w:ascii="Brill" w:eastAsia="Brill" w:hAnsi="Brill" w:cs="Brill"/>
        </w:rPr>
        <w:t xml:space="preserve">. </w:t>
      </w:r>
    </w:p>
    <w:p w14:paraId="35078054" w14:textId="3884AB50" w:rsidR="00CB3FC9" w:rsidRPr="00C66272" w:rsidRDefault="00C55FA1">
      <w:pPr>
        <w:spacing w:line="360" w:lineRule="auto"/>
        <w:ind w:firstLine="708"/>
        <w:jc w:val="both"/>
        <w:rPr>
          <w:rFonts w:ascii="Brill" w:eastAsia="Brill" w:hAnsi="Brill" w:cs="Brill"/>
        </w:rPr>
      </w:pPr>
      <w:r w:rsidRPr="00C66272">
        <w:rPr>
          <w:rFonts w:ascii="Brill" w:eastAsia="Brill" w:hAnsi="Brill" w:cs="Brill"/>
        </w:rPr>
        <w:t>The chapter i</w:t>
      </w:r>
      <w:r w:rsidR="002B18E3" w:rsidRPr="00C66272">
        <w:rPr>
          <w:rFonts w:ascii="Brill" w:eastAsia="Brill" w:hAnsi="Brill" w:cs="Brill"/>
        </w:rPr>
        <w:t>ncludes</w:t>
      </w:r>
      <w:r w:rsidR="001A1E0C">
        <w:rPr>
          <w:rFonts w:ascii="Brill" w:eastAsia="Brill" w:hAnsi="Brill" w:cs="Brill"/>
        </w:rPr>
        <w:t xml:space="preserve"> </w:t>
      </w:r>
      <w:r w:rsidRPr="00C66272">
        <w:rPr>
          <w:rFonts w:ascii="Brill" w:eastAsia="Brill" w:hAnsi="Brill" w:cs="Brill"/>
        </w:rPr>
        <w:t xml:space="preserve">five sections. After this introduction, in section 2, </w:t>
      </w:r>
      <w:r w:rsidR="00DE0E1E" w:rsidRPr="00C66272">
        <w:rPr>
          <w:rFonts w:ascii="Brill" w:eastAsia="Brill" w:hAnsi="Brill" w:cs="Brill"/>
        </w:rPr>
        <w:t xml:space="preserve">I </w:t>
      </w:r>
      <w:r w:rsidRPr="00C66272">
        <w:rPr>
          <w:rFonts w:ascii="Brill" w:eastAsia="Brill" w:hAnsi="Brill" w:cs="Brill"/>
        </w:rPr>
        <w:t>explore the so-called port</w:t>
      </w:r>
      <w:r w:rsidR="002B18E3" w:rsidRPr="00C66272">
        <w:rPr>
          <w:rFonts w:ascii="Brill" w:eastAsia="Brill" w:hAnsi="Brill" w:cs="Brill"/>
        </w:rPr>
        <w:t xml:space="preserve"> </w:t>
      </w:r>
      <w:r w:rsidRPr="00C66272">
        <w:rPr>
          <w:rFonts w:ascii="Brill" w:eastAsia="Brill" w:hAnsi="Brill" w:cs="Brill"/>
        </w:rPr>
        <w:t>city model, revisiting Koide’s approach (</w:t>
      </w:r>
      <w:r w:rsidRPr="009A3253">
        <w:rPr>
          <w:rFonts w:ascii="Brill" w:eastAsia="Brill" w:hAnsi="Brill" w:cs="Brill"/>
        </w:rPr>
        <w:t>Koide, 1990</w:t>
      </w:r>
      <w:r w:rsidRPr="00C66272">
        <w:rPr>
          <w:rFonts w:ascii="Brill" w:eastAsia="Brill" w:hAnsi="Brill" w:cs="Brill"/>
        </w:rPr>
        <w:t xml:space="preserve">). This model </w:t>
      </w:r>
      <w:r w:rsidR="002B18E3" w:rsidRPr="00C66272">
        <w:rPr>
          <w:rFonts w:ascii="Brill" w:eastAsia="Brill" w:hAnsi="Brill" w:cs="Brill"/>
        </w:rPr>
        <w:t xml:space="preserve">is </w:t>
      </w:r>
      <w:r w:rsidR="00E50873" w:rsidRPr="00C66272">
        <w:rPr>
          <w:rFonts w:ascii="Brill" w:eastAsia="Brill" w:hAnsi="Brill" w:cs="Brill"/>
        </w:rPr>
        <w:t xml:space="preserve">helpful for understanding </w:t>
      </w:r>
      <w:r w:rsidRPr="00C66272">
        <w:rPr>
          <w:rFonts w:ascii="Brill" w:eastAsia="Brill" w:hAnsi="Brill" w:cs="Brill"/>
        </w:rPr>
        <w:t xml:space="preserve">different patterns of land use in the city and </w:t>
      </w:r>
      <w:r w:rsidR="00075507" w:rsidRPr="00C66272">
        <w:rPr>
          <w:rFonts w:ascii="Brill" w:eastAsia="Brill" w:hAnsi="Brill" w:cs="Brill"/>
        </w:rPr>
        <w:t xml:space="preserve">offers </w:t>
      </w:r>
      <w:r w:rsidRPr="00C66272">
        <w:rPr>
          <w:rFonts w:ascii="Brill" w:eastAsia="Brill" w:hAnsi="Brill" w:cs="Brill"/>
        </w:rPr>
        <w:t xml:space="preserve">an economic explanation for the phenomenon of suburbanization. In section 3, </w:t>
      </w:r>
      <w:r w:rsidR="00EF6344" w:rsidRPr="00C66272">
        <w:rPr>
          <w:rFonts w:ascii="Brill" w:eastAsia="Brill" w:hAnsi="Brill" w:cs="Brill"/>
        </w:rPr>
        <w:t xml:space="preserve">I </w:t>
      </w:r>
      <w:r w:rsidRPr="00C66272">
        <w:rPr>
          <w:rFonts w:ascii="Brill" w:eastAsia="Brill" w:hAnsi="Brill" w:cs="Brill"/>
        </w:rPr>
        <w:t>introduce alternative, multidisciplinary models to complement our analysis. In section 4,</w:t>
      </w:r>
      <w:r w:rsidR="00EF6344" w:rsidRPr="00C66272">
        <w:rPr>
          <w:rFonts w:ascii="Brill" w:eastAsia="Brill" w:hAnsi="Brill" w:cs="Brill"/>
        </w:rPr>
        <w:t xml:space="preserve"> I</w:t>
      </w:r>
      <w:r w:rsidRPr="00C66272">
        <w:rPr>
          <w:rFonts w:ascii="Brill" w:eastAsia="Brill" w:hAnsi="Brill" w:cs="Brill"/>
        </w:rPr>
        <w:t xml:space="preserve"> analyse the case of Lisbon. </w:t>
      </w:r>
      <w:ins w:id="5289" w:author="Autor">
        <w:r w:rsidR="008E0569">
          <w:rPr>
            <w:rFonts w:ascii="Brill" w:eastAsia="Brill" w:hAnsi="Brill" w:cs="Brill"/>
          </w:rPr>
          <w:t>I</w:t>
        </w:r>
      </w:ins>
      <w:del w:id="5290" w:author="Autor">
        <w:r w:rsidRPr="00C66272" w:rsidDel="008E0569">
          <w:rPr>
            <w:rFonts w:ascii="Brill" w:eastAsia="Brill" w:hAnsi="Brill" w:cs="Brill"/>
          </w:rPr>
          <w:delText>We</w:delText>
        </w:r>
      </w:del>
      <w:r w:rsidRPr="00C66272">
        <w:rPr>
          <w:rFonts w:ascii="Brill" w:eastAsia="Brill" w:hAnsi="Brill" w:cs="Brill"/>
        </w:rPr>
        <w:t xml:space="preserve"> start by characterising the general context: the Portuguese urban system and its dynamics and the role of ports in Portuguese cities</w:t>
      </w:r>
      <w:r w:rsidR="00BC4E4A" w:rsidRPr="00C66272">
        <w:rPr>
          <w:rFonts w:ascii="Brill" w:eastAsia="Brill" w:hAnsi="Brill" w:cs="Brill"/>
        </w:rPr>
        <w:t>’</w:t>
      </w:r>
      <w:r w:rsidRPr="00C66272">
        <w:rPr>
          <w:rFonts w:ascii="Brill" w:eastAsia="Brill" w:hAnsi="Brill" w:cs="Brill"/>
        </w:rPr>
        <w:t xml:space="preserve"> development. Then, </w:t>
      </w:r>
      <w:r w:rsidR="00EF6344" w:rsidRPr="00C66272">
        <w:rPr>
          <w:rFonts w:ascii="Brill" w:eastAsia="Brill" w:hAnsi="Brill" w:cs="Brill"/>
        </w:rPr>
        <w:t xml:space="preserve">I explain </w:t>
      </w:r>
      <w:r w:rsidRPr="00C66272">
        <w:rPr>
          <w:rFonts w:ascii="Brill" w:eastAsia="Brill" w:hAnsi="Brill" w:cs="Brill"/>
        </w:rPr>
        <w:t xml:space="preserve">the case of Lisbon, </w:t>
      </w:r>
      <w:r w:rsidR="00DE0E1E" w:rsidRPr="00C66272">
        <w:rPr>
          <w:rFonts w:ascii="Brill" w:eastAsia="Brill" w:hAnsi="Brill" w:cs="Brill"/>
        </w:rPr>
        <w:t>particularly</w:t>
      </w:r>
      <w:r w:rsidRPr="00C66272">
        <w:rPr>
          <w:rFonts w:ascii="Brill" w:eastAsia="Brill" w:hAnsi="Brill" w:cs="Brill"/>
        </w:rPr>
        <w:t xml:space="preserve"> the movements associated with great transformations in the areas adjacent to the city’s port (that are creating a real ambience of “hustle and bustle” in the city). The potentialities and risks of such a situation are discussed. Finally, section 5 </w:t>
      </w:r>
      <w:r w:rsidR="00D3097A" w:rsidRPr="00C66272">
        <w:rPr>
          <w:rFonts w:ascii="Brill" w:eastAsia="Brill" w:hAnsi="Brill" w:cs="Brill"/>
        </w:rPr>
        <w:t>presents</w:t>
      </w:r>
      <w:r w:rsidRPr="00C66272">
        <w:rPr>
          <w:rFonts w:ascii="Brill" w:eastAsia="Brill" w:hAnsi="Brill" w:cs="Brill"/>
        </w:rPr>
        <w:t xml:space="preserve"> conclusions and</w:t>
      </w:r>
      <w:r w:rsidR="001A1E0C">
        <w:rPr>
          <w:rFonts w:ascii="Brill" w:eastAsia="Brill" w:hAnsi="Brill" w:cs="Brill"/>
        </w:rPr>
        <w:t xml:space="preserve"> </w:t>
      </w:r>
      <w:r w:rsidRPr="00C66272">
        <w:rPr>
          <w:rFonts w:ascii="Brill" w:eastAsia="Brill" w:hAnsi="Brill" w:cs="Brill"/>
        </w:rPr>
        <w:t>new routes for further investigation.</w:t>
      </w:r>
    </w:p>
    <w:p w14:paraId="35078055" w14:textId="77777777" w:rsidR="00CB3FC9" w:rsidRPr="00C66272" w:rsidRDefault="00CB3FC9">
      <w:pPr>
        <w:spacing w:line="360" w:lineRule="auto"/>
        <w:jc w:val="both"/>
        <w:rPr>
          <w:rFonts w:ascii="Brill" w:eastAsia="Brill" w:hAnsi="Brill" w:cs="Brill"/>
        </w:rPr>
      </w:pPr>
    </w:p>
    <w:p w14:paraId="35078056" w14:textId="477AE4DC"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The </w:t>
      </w:r>
      <w:ins w:id="5291" w:author="Autor">
        <w:r w:rsidR="008E0569">
          <w:rPr>
            <w:rFonts w:ascii="Brill" w:eastAsia="Brill" w:hAnsi="Brill" w:cs="Brill"/>
            <w:b/>
          </w:rPr>
          <w:t>p</w:t>
        </w:r>
      </w:ins>
      <w:del w:id="5292" w:author="Autor">
        <w:r w:rsidRPr="00C66272" w:rsidDel="008E0569">
          <w:rPr>
            <w:rFonts w:ascii="Brill" w:eastAsia="Brill" w:hAnsi="Brill" w:cs="Brill"/>
            <w:b/>
          </w:rPr>
          <w:delText>P</w:delText>
        </w:r>
      </w:del>
      <w:r w:rsidRPr="00C66272">
        <w:rPr>
          <w:rFonts w:ascii="Brill" w:eastAsia="Brill" w:hAnsi="Brill" w:cs="Brill"/>
          <w:b/>
        </w:rPr>
        <w:t>ort-</w:t>
      </w:r>
      <w:ins w:id="5293" w:author="Autor">
        <w:r w:rsidR="008E0569">
          <w:rPr>
            <w:rFonts w:ascii="Brill" w:eastAsia="Brill" w:hAnsi="Brill" w:cs="Brill"/>
            <w:b/>
          </w:rPr>
          <w:t>c</w:t>
        </w:r>
      </w:ins>
      <w:del w:id="5294" w:author="Autor">
        <w:r w:rsidRPr="00C66272" w:rsidDel="008E0569">
          <w:rPr>
            <w:rFonts w:ascii="Brill" w:eastAsia="Brill" w:hAnsi="Brill" w:cs="Brill"/>
            <w:b/>
          </w:rPr>
          <w:delText>C</w:delText>
        </w:r>
      </w:del>
      <w:r w:rsidRPr="00C66272">
        <w:rPr>
          <w:rFonts w:ascii="Brill" w:eastAsia="Brill" w:hAnsi="Brill" w:cs="Brill"/>
          <w:b/>
        </w:rPr>
        <w:t xml:space="preserve">ity </w:t>
      </w:r>
      <w:ins w:id="5295" w:author="Autor">
        <w:r w:rsidR="008E0569">
          <w:rPr>
            <w:rFonts w:ascii="Brill" w:eastAsia="Brill" w:hAnsi="Brill" w:cs="Brill"/>
            <w:b/>
          </w:rPr>
          <w:t>m</w:t>
        </w:r>
      </w:ins>
      <w:del w:id="5296" w:author="Autor">
        <w:r w:rsidRPr="00C66272" w:rsidDel="008E0569">
          <w:rPr>
            <w:rFonts w:ascii="Brill" w:eastAsia="Brill" w:hAnsi="Brill" w:cs="Brill"/>
            <w:b/>
          </w:rPr>
          <w:delText>M</w:delText>
        </w:r>
      </w:del>
      <w:r w:rsidRPr="00C66272">
        <w:rPr>
          <w:rFonts w:ascii="Brill" w:eastAsia="Brill" w:hAnsi="Brill" w:cs="Brill"/>
          <w:b/>
        </w:rPr>
        <w:t>odel</w:t>
      </w:r>
    </w:p>
    <w:p w14:paraId="35078057" w14:textId="4F23868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the explanation of the phenomena of population and employment suburbanization, the general equilibrium land use models simultaneously determine the density function of </w:t>
      </w:r>
      <w:r w:rsidR="004E142A">
        <w:rPr>
          <w:rFonts w:ascii="Brill" w:eastAsia="Brill" w:hAnsi="Brill" w:cs="Brill"/>
        </w:rPr>
        <w:t>households</w:t>
      </w:r>
      <w:r w:rsidRPr="00C66272">
        <w:rPr>
          <w:rFonts w:ascii="Brill" w:eastAsia="Brill" w:hAnsi="Brill" w:cs="Brill"/>
        </w:rPr>
        <w:t xml:space="preserve"> in city space, the market rent curve, the urban area border, the salary curve, and the function that expresses the density of firms in the city structure. The models include a set of equilibrium conditions in the land market similar to the Fujita model, conditions relating to the labour market (both on the supply and demand sides)</w:t>
      </w:r>
      <w:ins w:id="5297" w:author="Autor">
        <w:r w:rsidR="008E0569">
          <w:rPr>
            <w:rFonts w:ascii="Brill" w:eastAsia="Brill" w:hAnsi="Brill" w:cs="Brill"/>
          </w:rPr>
          <w:t>,</w:t>
        </w:r>
      </w:ins>
      <w:r w:rsidRPr="00C66272">
        <w:rPr>
          <w:rFonts w:ascii="Brill" w:eastAsia="Brill" w:hAnsi="Brill" w:cs="Brill"/>
        </w:rPr>
        <w:t xml:space="preserve"> and conditions for defining the bid rents for </w:t>
      </w:r>
      <w:r w:rsidR="00CE7001" w:rsidRPr="00C66272">
        <w:rPr>
          <w:rFonts w:ascii="Brill" w:eastAsia="Brill" w:hAnsi="Brill" w:cs="Brill"/>
        </w:rPr>
        <w:t xml:space="preserve">households </w:t>
      </w:r>
      <w:r w:rsidRPr="00C66272">
        <w:rPr>
          <w:rFonts w:ascii="Brill" w:eastAsia="Brill" w:hAnsi="Brill" w:cs="Brill"/>
        </w:rPr>
        <w:t xml:space="preserve">and firms. In essence, </w:t>
      </w:r>
      <w:r w:rsidR="004E142A">
        <w:rPr>
          <w:rFonts w:ascii="Brill" w:eastAsia="Brill" w:hAnsi="Brill" w:cs="Brill"/>
        </w:rPr>
        <w:t>households</w:t>
      </w:r>
      <w:r w:rsidRPr="00C66272">
        <w:rPr>
          <w:rFonts w:ascii="Brill" w:eastAsia="Brill" w:hAnsi="Brill" w:cs="Brill"/>
        </w:rPr>
        <w:t xml:space="preserve"> face </w:t>
      </w:r>
      <w:r w:rsidR="0078154B" w:rsidRPr="00C66272">
        <w:rPr>
          <w:rFonts w:ascii="Brill" w:eastAsia="Brill" w:hAnsi="Brill" w:cs="Brill"/>
        </w:rPr>
        <w:t>a</w:t>
      </w:r>
      <w:r w:rsidRPr="00C66272">
        <w:rPr>
          <w:rFonts w:ascii="Brill" w:eastAsia="Brill" w:hAnsi="Brill" w:cs="Brill"/>
        </w:rPr>
        <w:t xml:space="preserve"> trade-off between</w:t>
      </w:r>
      <w:r w:rsidR="001A1E0C">
        <w:rPr>
          <w:rFonts w:ascii="Brill" w:eastAsia="Brill" w:hAnsi="Brill" w:cs="Brill"/>
        </w:rPr>
        <w:t xml:space="preserve"> </w:t>
      </w:r>
      <w:r w:rsidRPr="00C66272">
        <w:rPr>
          <w:rFonts w:ascii="Brill" w:eastAsia="Brill" w:hAnsi="Brill" w:cs="Brill"/>
        </w:rPr>
        <w:t>proximity to the workplace in the centre with lower costs o</w:t>
      </w:r>
      <w:r w:rsidR="00700D85" w:rsidRPr="00C66272">
        <w:rPr>
          <w:rFonts w:ascii="Brill" w:eastAsia="Brill" w:hAnsi="Brill" w:cs="Brill"/>
        </w:rPr>
        <w:t xml:space="preserve">f travel between </w:t>
      </w:r>
      <w:r w:rsidRPr="00C66272">
        <w:rPr>
          <w:rFonts w:ascii="Brill" w:eastAsia="Brill" w:hAnsi="Brill" w:cs="Brill"/>
        </w:rPr>
        <w:t>home</w:t>
      </w:r>
      <w:r w:rsidR="00700D85" w:rsidRPr="00C66272">
        <w:rPr>
          <w:rFonts w:ascii="Brill" w:eastAsia="Brill" w:hAnsi="Brill" w:cs="Brill"/>
        </w:rPr>
        <w:t xml:space="preserve"> and work</w:t>
      </w:r>
      <w:r w:rsidRPr="00C66272">
        <w:rPr>
          <w:rFonts w:ascii="Brill" w:eastAsia="Brill" w:hAnsi="Brill" w:cs="Brill"/>
        </w:rPr>
        <w:t xml:space="preserve">, and the possibility of benefiting from a lower rent in the periphery </w:t>
      </w:r>
      <w:r w:rsidR="00D074E9" w:rsidRPr="00C66272">
        <w:rPr>
          <w:rFonts w:ascii="Brill" w:eastAsia="Brill" w:hAnsi="Brill" w:cs="Brill"/>
        </w:rPr>
        <w:t xml:space="preserve">but </w:t>
      </w:r>
      <w:r w:rsidRPr="00C66272">
        <w:rPr>
          <w:rFonts w:ascii="Brill" w:eastAsia="Brill" w:hAnsi="Brill" w:cs="Brill"/>
        </w:rPr>
        <w:t>incurring higher transport</w:t>
      </w:r>
      <w:r w:rsidR="00D074E9" w:rsidRPr="00C66272">
        <w:rPr>
          <w:rFonts w:ascii="Brill" w:eastAsia="Brill" w:hAnsi="Brill" w:cs="Brill"/>
        </w:rPr>
        <w:t>ation</w:t>
      </w:r>
      <w:r w:rsidRPr="00C66272">
        <w:rPr>
          <w:rFonts w:ascii="Brill" w:eastAsia="Brill" w:hAnsi="Brill" w:cs="Brill"/>
        </w:rPr>
        <w:t xml:space="preserve"> costs.</w:t>
      </w:r>
      <w:r w:rsidR="000147D9">
        <w:rPr>
          <w:rFonts w:ascii="Brill" w:eastAsia="Brill" w:hAnsi="Brill" w:cs="Brill"/>
        </w:rPr>
        <w:t xml:space="preserve"> </w:t>
      </w:r>
      <w:r w:rsidR="000147D9" w:rsidRPr="000147D9">
        <w:rPr>
          <w:rFonts w:ascii="Brill" w:eastAsia="Brill" w:hAnsi="Brill" w:cs="Brill"/>
        </w:rPr>
        <w:t>Firms leverage the benefits of agglomeration by locating their businesses close to workers' residences. This proximity reduces travel costs, enabling firms to offer lower wages.</w:t>
      </w:r>
      <w:r w:rsidRPr="00C66272">
        <w:rPr>
          <w:rFonts w:ascii="Brill" w:eastAsia="Brill" w:hAnsi="Brill" w:cs="Brill"/>
        </w:rPr>
        <w:t xml:space="preserve"> </w:t>
      </w:r>
    </w:p>
    <w:p w14:paraId="35078058"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There are several alternative approaches. One of the most interesting is the one offered </w:t>
      </w:r>
      <w:r w:rsidRPr="009A3253">
        <w:rPr>
          <w:rFonts w:ascii="Brill" w:eastAsia="Brill" w:hAnsi="Brill" w:cs="Brill"/>
        </w:rPr>
        <w:t>by Koide (1990</w:t>
      </w:r>
      <w:r w:rsidRPr="00C66272">
        <w:rPr>
          <w:rFonts w:ascii="Brill" w:eastAsia="Brill" w:hAnsi="Brill" w:cs="Brill"/>
        </w:rPr>
        <w:t xml:space="preserve">) with the Port City Model that we revisit and discuss here (see, also, </w:t>
      </w:r>
      <w:r w:rsidRPr="00E81C0F">
        <w:rPr>
          <w:rFonts w:ascii="Brill" w:eastAsia="Brill" w:hAnsi="Brill" w:cs="Brill"/>
        </w:rPr>
        <w:t>Lopes and Pontes, 2010</w:t>
      </w:r>
      <w:r w:rsidRPr="00C66272">
        <w:rPr>
          <w:rFonts w:ascii="Brill" w:eastAsia="Brill" w:hAnsi="Brill" w:cs="Brill"/>
        </w:rPr>
        <w:t xml:space="preserve">; Pontes, 1991; Oliveira and Coelho, 2012; </w:t>
      </w:r>
      <w:r w:rsidRPr="000360ED">
        <w:rPr>
          <w:rFonts w:ascii="Brill" w:eastAsia="Brill" w:hAnsi="Brill" w:cs="Brill"/>
        </w:rPr>
        <w:t>Coelho, 2016</w:t>
      </w:r>
      <w:r w:rsidRPr="00C66272">
        <w:rPr>
          <w:rFonts w:ascii="Brill" w:eastAsia="Brill" w:hAnsi="Brill" w:cs="Brill"/>
        </w:rPr>
        <w:t xml:space="preserve">). Both for its </w:t>
      </w:r>
      <w:r w:rsidRPr="00C66272">
        <w:rPr>
          <w:rFonts w:ascii="Brill" w:eastAsia="Brill" w:hAnsi="Brill" w:cs="Brill"/>
        </w:rPr>
        <w:lastRenderedPageBreak/>
        <w:t xml:space="preserve">plasticity and rigor placed in the definition of the conceptual framework and in the derivation of the rent curves, and for the clarity of the explanation of the economic meaning of the equilibrium conditions and derived insights, this is, indeed, a very relevant model. </w:t>
      </w:r>
    </w:p>
    <w:p w14:paraId="35078059" w14:textId="15F86B9B" w:rsidR="00CB3FC9" w:rsidRPr="00C66272" w:rsidRDefault="00C55FA1">
      <w:pPr>
        <w:spacing w:line="360" w:lineRule="auto"/>
        <w:jc w:val="both"/>
        <w:rPr>
          <w:rFonts w:ascii="Brill" w:eastAsia="Brill" w:hAnsi="Brill" w:cs="Brill"/>
        </w:rPr>
      </w:pPr>
      <w:r w:rsidRPr="00C66272">
        <w:rPr>
          <w:rFonts w:ascii="Brill" w:eastAsia="Brill" w:hAnsi="Brill" w:cs="Brill"/>
        </w:rPr>
        <w:t>We start by introducing the operating hypothes</w:t>
      </w:r>
      <w:ins w:id="5298" w:author="Autor">
        <w:r w:rsidR="008E0569">
          <w:rPr>
            <w:rFonts w:ascii="Brill" w:eastAsia="Brill" w:hAnsi="Brill" w:cs="Brill"/>
          </w:rPr>
          <w:t>e</w:t>
        </w:r>
      </w:ins>
      <w:del w:id="5299" w:author="Autor">
        <w:r w:rsidRPr="00C66272" w:rsidDel="008E0569">
          <w:rPr>
            <w:rFonts w:ascii="Brill" w:eastAsia="Brill" w:hAnsi="Brill" w:cs="Brill"/>
          </w:rPr>
          <w:delText>i</w:delText>
        </w:r>
      </w:del>
      <w:r w:rsidRPr="00C66272">
        <w:rPr>
          <w:rFonts w:ascii="Brill" w:eastAsia="Brill" w:hAnsi="Brill" w:cs="Brill"/>
        </w:rPr>
        <w:t>s:</w:t>
      </w:r>
    </w:p>
    <w:p w14:paraId="3507805A"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t xml:space="preserve">The city is based on a flat surface where there is a port through which all the firms’ products are exported at a fixed price. </w:t>
      </w:r>
    </w:p>
    <w:p w14:paraId="3507805B" w14:textId="76D908BC"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r>
      <w:r w:rsidR="008E42C0" w:rsidRPr="00C66272">
        <w:rPr>
          <w:rFonts w:ascii="Brill" w:eastAsia="Brill" w:hAnsi="Brill" w:cs="Brill"/>
        </w:rPr>
        <w:t xml:space="preserve">Households </w:t>
      </w:r>
      <w:r w:rsidRPr="00C66272">
        <w:rPr>
          <w:rFonts w:ascii="Brill" w:eastAsia="Brill" w:hAnsi="Brill" w:cs="Brill"/>
        </w:rPr>
        <w:t>are homogeneous in their tastes and expenditures and have a U-type utility function (</w:t>
      </w:r>
      <w:proofErr w:type="spellStart"/>
      <w:r w:rsidRPr="00F34A6C">
        <w:rPr>
          <w:rFonts w:ascii="Brill" w:eastAsia="Brill" w:hAnsi="Brill" w:cs="Brill"/>
          <w:i/>
          <w:iCs/>
          <w:rPrChange w:id="5300" w:author="Autor">
            <w:rPr>
              <w:rFonts w:ascii="Brill" w:eastAsia="Brill" w:hAnsi="Brill" w:cs="Brill"/>
            </w:rPr>
          </w:rPrChange>
        </w:rPr>
        <w:t>z,h</w:t>
      </w:r>
      <w:proofErr w:type="spellEnd"/>
      <w:r w:rsidRPr="00C66272">
        <w:rPr>
          <w:rFonts w:ascii="Brill" w:eastAsia="Brill" w:hAnsi="Brill" w:cs="Brill"/>
        </w:rPr>
        <w:t xml:space="preserve">) = </w:t>
      </w:r>
      <w:r w:rsidRPr="00F34A6C">
        <w:rPr>
          <w:rFonts w:ascii="Brill" w:eastAsia="Brill" w:hAnsi="Brill" w:cs="Brill"/>
          <w:i/>
          <w:iCs/>
          <w:rPrChange w:id="5301" w:author="Autor">
            <w:rPr>
              <w:rFonts w:ascii="Brill" w:eastAsia="Brill" w:hAnsi="Brill" w:cs="Brill"/>
            </w:rPr>
          </w:rPrChange>
        </w:rPr>
        <w:t>z α h β</w:t>
      </w:r>
      <w:r w:rsidRPr="00C66272">
        <w:rPr>
          <w:rFonts w:ascii="Brill" w:eastAsia="Brill" w:hAnsi="Brill" w:cs="Brill"/>
        </w:rPr>
        <w:t xml:space="preserve"> , with α and β &gt; 0 and α+β=1; where </w:t>
      </w:r>
      <w:ins w:id="5302" w:author="Autor">
        <w:r w:rsidR="008E0569">
          <w:rPr>
            <w:rFonts w:ascii="Brill" w:eastAsia="Brill" w:hAnsi="Brill" w:cs="Brill"/>
          </w:rPr>
          <w:t>z</w:t>
        </w:r>
      </w:ins>
      <w:del w:id="5303" w:author="Autor">
        <w:r w:rsidRPr="00F34A6C" w:rsidDel="008E0569">
          <w:rPr>
            <w:rFonts w:ascii="Brill" w:eastAsia="Brill" w:hAnsi="Brill" w:cs="Brill"/>
            <w:i/>
            <w:iCs/>
            <w:rPrChange w:id="5304" w:author="Autor">
              <w:rPr>
                <w:rFonts w:ascii="Brill" w:eastAsia="Brill" w:hAnsi="Brill" w:cs="Brill"/>
              </w:rPr>
            </w:rPrChange>
          </w:rPr>
          <w:delText>Z</w:delText>
        </w:r>
      </w:del>
      <w:r w:rsidRPr="00C66272">
        <w:rPr>
          <w:rFonts w:ascii="Brill" w:eastAsia="Brill" w:hAnsi="Brill" w:cs="Brill"/>
        </w:rPr>
        <w:t xml:space="preserve"> is the expenditure on a composite good - goods other than land, and h is the consumption of land for residential purposes.</w:t>
      </w:r>
    </w:p>
    <w:p w14:paraId="3507805C"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t xml:space="preserve">Firms produce a single type of good from a production function with three productive factors, </w:t>
      </w:r>
      <w:r w:rsidRPr="00F34A6C">
        <w:rPr>
          <w:rFonts w:ascii="Brill" w:eastAsia="Brill" w:hAnsi="Brill" w:cs="Brill"/>
          <w:i/>
          <w:iCs/>
          <w:rPrChange w:id="5305" w:author="Autor">
            <w:rPr>
              <w:rFonts w:ascii="Brill" w:eastAsia="Brill" w:hAnsi="Brill" w:cs="Brill"/>
            </w:rPr>
          </w:rPrChange>
        </w:rPr>
        <w:t>K</w:t>
      </w:r>
      <w:r w:rsidRPr="00C66272">
        <w:rPr>
          <w:rFonts w:ascii="Brill" w:eastAsia="Brill" w:hAnsi="Brill" w:cs="Brill"/>
        </w:rPr>
        <w:t xml:space="preserve">-capital, </w:t>
      </w:r>
      <w:r w:rsidRPr="00F34A6C">
        <w:rPr>
          <w:rFonts w:ascii="Brill" w:eastAsia="Brill" w:hAnsi="Brill" w:cs="Brill"/>
          <w:i/>
          <w:iCs/>
          <w:rPrChange w:id="5306" w:author="Autor">
            <w:rPr>
              <w:rFonts w:ascii="Brill" w:eastAsia="Brill" w:hAnsi="Brill" w:cs="Brill"/>
            </w:rPr>
          </w:rPrChange>
        </w:rPr>
        <w:t>L</w:t>
      </w:r>
      <w:r w:rsidRPr="00C66272">
        <w:rPr>
          <w:rFonts w:ascii="Brill" w:eastAsia="Brill" w:hAnsi="Brill" w:cs="Brill"/>
        </w:rPr>
        <w:t xml:space="preserve">-labour and </w:t>
      </w:r>
      <w:r w:rsidRPr="00F34A6C">
        <w:rPr>
          <w:rFonts w:ascii="Brill" w:eastAsia="Brill" w:hAnsi="Brill" w:cs="Brill"/>
          <w:i/>
          <w:iCs/>
          <w:rPrChange w:id="5307" w:author="Autor">
            <w:rPr>
              <w:rFonts w:ascii="Brill" w:eastAsia="Brill" w:hAnsi="Brill" w:cs="Brill"/>
            </w:rPr>
          </w:rPrChange>
        </w:rPr>
        <w:t>S</w:t>
      </w:r>
      <w:r w:rsidRPr="00C66272">
        <w:rPr>
          <w:rFonts w:ascii="Brill" w:eastAsia="Brill" w:hAnsi="Brill" w:cs="Brill"/>
        </w:rPr>
        <w:t xml:space="preserve">-productive soil; with </w:t>
      </w:r>
      <w:r w:rsidRPr="00F34A6C">
        <w:rPr>
          <w:rFonts w:ascii="Brill" w:eastAsia="Brill" w:hAnsi="Brill" w:cs="Brill"/>
          <w:i/>
          <w:iCs/>
          <w:rPrChange w:id="5308" w:author="Autor">
            <w:rPr>
              <w:rFonts w:ascii="Brill" w:eastAsia="Brill" w:hAnsi="Brill" w:cs="Brill"/>
            </w:rPr>
          </w:rPrChange>
        </w:rPr>
        <w:t xml:space="preserve">f </w:t>
      </w:r>
      <w:r w:rsidRPr="00C66272">
        <w:rPr>
          <w:rFonts w:ascii="Brill" w:eastAsia="Brill" w:hAnsi="Brill" w:cs="Brill"/>
        </w:rPr>
        <w:t>(</w:t>
      </w:r>
      <w:r w:rsidRPr="00F34A6C">
        <w:rPr>
          <w:rFonts w:ascii="Brill" w:eastAsia="Brill" w:hAnsi="Brill" w:cs="Brill"/>
          <w:i/>
          <w:iCs/>
          <w:rPrChange w:id="5309" w:author="Autor">
            <w:rPr>
              <w:rFonts w:ascii="Brill" w:eastAsia="Brill" w:hAnsi="Brill" w:cs="Brill"/>
            </w:rPr>
          </w:rPrChange>
        </w:rPr>
        <w:t>K, L, S</w:t>
      </w:r>
      <w:r w:rsidRPr="00C66272">
        <w:rPr>
          <w:rFonts w:ascii="Brill" w:eastAsia="Brill" w:hAnsi="Brill" w:cs="Brill"/>
        </w:rPr>
        <w:t>) = Ka Lb Sc</w:t>
      </w:r>
      <w:del w:id="5310" w:author="Autor">
        <w:r w:rsidRPr="00C66272" w:rsidDel="008E0569">
          <w:rPr>
            <w:rFonts w:ascii="Brill" w:eastAsia="Brill" w:hAnsi="Brill" w:cs="Brill"/>
          </w:rPr>
          <w:delText xml:space="preserve"> </w:delText>
        </w:r>
      </w:del>
      <w:r w:rsidRPr="00C66272">
        <w:rPr>
          <w:rFonts w:ascii="Brill" w:eastAsia="Brill" w:hAnsi="Brill" w:cs="Brill"/>
        </w:rPr>
        <w:t xml:space="preserve">; </w:t>
      </w:r>
      <w:proofErr w:type="spellStart"/>
      <w:r w:rsidRPr="00F34A6C">
        <w:rPr>
          <w:rFonts w:ascii="Brill" w:eastAsia="Brill" w:hAnsi="Brill" w:cs="Brill"/>
          <w:i/>
          <w:iCs/>
          <w:rPrChange w:id="5311" w:author="Autor">
            <w:rPr>
              <w:rFonts w:ascii="Brill" w:eastAsia="Brill" w:hAnsi="Brill" w:cs="Brill"/>
            </w:rPr>
          </w:rPrChange>
        </w:rPr>
        <w:t>a,b,c</w:t>
      </w:r>
      <w:proofErr w:type="spellEnd"/>
      <w:r w:rsidRPr="00C66272">
        <w:rPr>
          <w:rFonts w:ascii="Brill" w:eastAsia="Brill" w:hAnsi="Brill" w:cs="Brill"/>
        </w:rPr>
        <w:t xml:space="preserve">&gt; 0 and </w:t>
      </w:r>
      <w:proofErr w:type="spellStart"/>
      <w:r w:rsidRPr="00F34A6C">
        <w:rPr>
          <w:rFonts w:ascii="Brill" w:eastAsia="Brill" w:hAnsi="Brill" w:cs="Brill"/>
          <w:i/>
          <w:iCs/>
          <w:rPrChange w:id="5312" w:author="Autor">
            <w:rPr>
              <w:rFonts w:ascii="Brill" w:eastAsia="Brill" w:hAnsi="Brill" w:cs="Brill"/>
            </w:rPr>
          </w:rPrChange>
        </w:rPr>
        <w:t>a+b+c</w:t>
      </w:r>
      <w:proofErr w:type="spellEnd"/>
      <w:r w:rsidRPr="00C66272">
        <w:rPr>
          <w:rFonts w:ascii="Brill" w:eastAsia="Brill" w:hAnsi="Brill" w:cs="Brill"/>
        </w:rPr>
        <w:t xml:space="preserve"> =1.</w:t>
      </w:r>
    </w:p>
    <w:p w14:paraId="3507805D"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t>Transport is dense in all directions; the transport cost per unit of distance is represented by t and by q, for the case of a consumer and for the case of a company, respectively.</w:t>
      </w:r>
    </w:p>
    <w:p w14:paraId="3507805E"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t>The amount of land available for urban use at distance r from the port/transport node is given by 2πr; land ownership is private.</w:t>
      </w:r>
    </w:p>
    <w:p w14:paraId="3507805F" w14:textId="5AF44071" w:rsidR="00CB3FC9" w:rsidRPr="00C66272" w:rsidRDefault="00C55FA1">
      <w:pPr>
        <w:spacing w:line="360" w:lineRule="auto"/>
        <w:jc w:val="both"/>
        <w:rPr>
          <w:rFonts w:ascii="Brill" w:eastAsia="Brill" w:hAnsi="Brill" w:cs="Brill"/>
        </w:rPr>
      </w:pPr>
      <w:r w:rsidRPr="00C66272">
        <w:rPr>
          <w:rFonts w:ascii="Brill" w:eastAsia="Brill" w:hAnsi="Brill" w:cs="Brill"/>
        </w:rPr>
        <w:t>-</w:t>
      </w:r>
      <w:r w:rsidRPr="00C66272">
        <w:rPr>
          <w:rFonts w:ascii="Brill" w:eastAsia="Brill" w:hAnsi="Brill" w:cs="Brill"/>
        </w:rPr>
        <w:tab/>
        <w:t>The price of capital is spatially fixed. The city is open</w:t>
      </w:r>
      <w:r w:rsidR="008C5906" w:rsidRPr="00C66272">
        <w:rPr>
          <w:rFonts w:ascii="Brill" w:eastAsia="Brill" w:hAnsi="Brill" w:cs="Brill"/>
        </w:rPr>
        <w:t>;</w:t>
      </w:r>
      <w:r w:rsidRPr="00C66272">
        <w:rPr>
          <w:rFonts w:ascii="Brill" w:eastAsia="Brill" w:hAnsi="Brill" w:cs="Brill"/>
        </w:rPr>
        <w:t xml:space="preserve"> that is, the level of utility is exogenously fixed.</w:t>
      </w:r>
    </w:p>
    <w:p w14:paraId="35078060" w14:textId="1ECBE21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Taking those basic hypotheses, the model </w:t>
      </w:r>
      <w:r w:rsidR="00F62668">
        <w:rPr>
          <w:rFonts w:ascii="Brill" w:eastAsia="Brill" w:hAnsi="Brill" w:cs="Brill"/>
        </w:rPr>
        <w:t>focuses</w:t>
      </w:r>
      <w:r w:rsidRPr="00C66272">
        <w:rPr>
          <w:rFonts w:ascii="Brill" w:eastAsia="Brill" w:hAnsi="Brill" w:cs="Brill"/>
        </w:rPr>
        <w:t xml:space="preserve"> on the functions of bid rents for firms and </w:t>
      </w:r>
      <w:r w:rsidR="00F34893">
        <w:rPr>
          <w:rFonts w:ascii="Brill" w:eastAsia="Brill" w:hAnsi="Brill" w:cs="Brill"/>
        </w:rPr>
        <w:t>households</w:t>
      </w:r>
      <w:r w:rsidRPr="00C66272">
        <w:rPr>
          <w:rFonts w:ascii="Brill" w:eastAsia="Brill" w:hAnsi="Brill" w:cs="Brill"/>
        </w:rPr>
        <w:t xml:space="preserve">. The specification of the production function implies constant returns to scale. In competition, we are driven to a zero-profit situation where the average cost is equal to the price of the good net of the cost of transport to the port. Solving the problem in order to </w:t>
      </w:r>
      <w:ins w:id="5313" w:author="Autor">
        <w:r w:rsidR="008E0569">
          <w:rPr>
            <w:rFonts w:ascii="Brill" w:eastAsia="Brill" w:hAnsi="Brill" w:cs="Brill"/>
          </w:rPr>
          <w:t xml:space="preserve">calculate </w:t>
        </w:r>
      </w:ins>
      <w:r w:rsidRPr="00F34A6C">
        <w:rPr>
          <w:rFonts w:ascii="Brill" w:eastAsia="Brill" w:hAnsi="Brill" w:cs="Brill"/>
          <w:i/>
          <w:iCs/>
          <w:rPrChange w:id="5314" w:author="Autor">
            <w:rPr>
              <w:rFonts w:ascii="Brill" w:eastAsia="Brill" w:hAnsi="Brill" w:cs="Brill"/>
            </w:rPr>
          </w:rPrChange>
        </w:rPr>
        <w:t>R(r)</w:t>
      </w:r>
      <w:r w:rsidRPr="00C66272">
        <w:rPr>
          <w:rFonts w:ascii="Brill" w:eastAsia="Brill" w:hAnsi="Brill" w:cs="Brill"/>
        </w:rPr>
        <w:t xml:space="preserve"> </w:t>
      </w:r>
      <w:ins w:id="5315" w:author="Autor">
        <w:r w:rsidR="008E0569">
          <w:rPr>
            <w:rFonts w:ascii="ArialMT" w:eastAsia="ArialMT" w:cs="ArialMT" w:hint="eastAsia"/>
            <w:sz w:val="17"/>
            <w:szCs w:val="17"/>
            <w:lang w:val="en-AU"/>
          </w:rPr>
          <w:t>–</w:t>
        </w:r>
        <w:r w:rsidR="008E0569" w:rsidRPr="00C66272" w:rsidDel="008E0569">
          <w:rPr>
            <w:rFonts w:ascii="Brill" w:eastAsia="Brill" w:hAnsi="Brill" w:cs="Brill"/>
          </w:rPr>
          <w:t xml:space="preserve"> </w:t>
        </w:r>
      </w:ins>
      <w:del w:id="5316" w:author="Autor">
        <w:r w:rsidRPr="00C66272" w:rsidDel="008E0569">
          <w:rPr>
            <w:rFonts w:ascii="Brill" w:eastAsia="Brill" w:hAnsi="Brill" w:cs="Brill"/>
          </w:rPr>
          <w:delText>-</w:delText>
        </w:r>
      </w:del>
      <w:r w:rsidRPr="00C66272">
        <w:rPr>
          <w:rFonts w:ascii="Brill" w:eastAsia="Brill" w:hAnsi="Brill" w:cs="Brill"/>
        </w:rPr>
        <w:t xml:space="preserve"> bid rent at distance r from the port, we obtain a curve of bid rents for firms in which rent is a function of the net price of the transport cost and the wage rate. </w:t>
      </w:r>
    </w:p>
    <w:p w14:paraId="35078061" w14:textId="4A187FB9" w:rsidR="00CB3FC9" w:rsidRPr="00C66272" w:rsidDel="008E0569" w:rsidRDefault="00C55FA1">
      <w:pPr>
        <w:spacing w:line="360" w:lineRule="auto"/>
        <w:ind w:firstLine="720"/>
        <w:jc w:val="both"/>
        <w:rPr>
          <w:del w:id="5317" w:author="Autor"/>
          <w:rFonts w:ascii="Brill" w:eastAsia="Brill" w:hAnsi="Brill" w:cs="Brill"/>
        </w:rPr>
      </w:pPr>
      <w:r w:rsidRPr="00C66272">
        <w:rPr>
          <w:rFonts w:ascii="Brill" w:eastAsia="Brill" w:hAnsi="Brill" w:cs="Brill"/>
        </w:rPr>
        <w:t>At the same time, it is necessary to derive the bid rent curve of resident consumers. They choose their residence depending on their work</w:t>
      </w:r>
      <w:r w:rsidR="008B04B8" w:rsidRPr="00C66272">
        <w:rPr>
          <w:rFonts w:ascii="Brill" w:eastAsia="Brill" w:hAnsi="Brill" w:cs="Brill"/>
        </w:rPr>
        <w:t xml:space="preserve"> </w:t>
      </w:r>
      <w:r w:rsidRPr="00C66272">
        <w:rPr>
          <w:rFonts w:ascii="Brill" w:eastAsia="Brill" w:hAnsi="Brill" w:cs="Brill"/>
        </w:rPr>
        <w:t xml:space="preserve">location and given differences in salary between </w:t>
      </w:r>
      <w:r w:rsidR="008B04B8" w:rsidRPr="00C66272">
        <w:rPr>
          <w:rFonts w:ascii="Brill" w:eastAsia="Brill" w:hAnsi="Brill" w:cs="Brill"/>
        </w:rPr>
        <w:t>home and work</w:t>
      </w:r>
      <w:r w:rsidRPr="00C66272">
        <w:rPr>
          <w:rFonts w:ascii="Brill" w:eastAsia="Brill" w:hAnsi="Brill" w:cs="Brill"/>
        </w:rPr>
        <w:t>.</w:t>
      </w:r>
      <w:ins w:id="5318" w:author="Autor">
        <w:r w:rsidR="008E0569">
          <w:rPr>
            <w:rFonts w:ascii="Brill" w:eastAsia="Brill" w:hAnsi="Brill" w:cs="Brill"/>
          </w:rPr>
          <w:t xml:space="preserve"> </w:t>
        </w:r>
      </w:ins>
    </w:p>
    <w:p w14:paraId="35078062" w14:textId="4ED35AF0" w:rsidR="00CB3FC9" w:rsidRPr="00C66272" w:rsidRDefault="00C55FA1" w:rsidP="008E0569">
      <w:pPr>
        <w:spacing w:line="360" w:lineRule="auto"/>
        <w:ind w:firstLine="720"/>
        <w:jc w:val="both"/>
        <w:rPr>
          <w:rFonts w:ascii="Brill" w:eastAsia="Brill" w:hAnsi="Brill" w:cs="Brill"/>
        </w:rPr>
      </w:pPr>
      <w:r w:rsidRPr="00C66272">
        <w:rPr>
          <w:rFonts w:ascii="Brill" w:eastAsia="Brill" w:hAnsi="Brill" w:cs="Brill"/>
        </w:rPr>
        <w:t xml:space="preserve">Assuming that the city is symmetrical and designating by </w:t>
      </w:r>
      <w:r w:rsidRPr="00F34A6C">
        <w:rPr>
          <w:rFonts w:ascii="Brill" w:eastAsia="Brill" w:hAnsi="Brill" w:cs="Brill"/>
          <w:i/>
          <w:iCs/>
          <w:rPrChange w:id="5319" w:author="Autor">
            <w:rPr>
              <w:rFonts w:ascii="Brill" w:eastAsia="Brill" w:hAnsi="Brill" w:cs="Brill"/>
            </w:rPr>
          </w:rPrChange>
        </w:rPr>
        <w:t>ϴ (r)</w:t>
      </w:r>
      <w:r w:rsidRPr="00C66272">
        <w:rPr>
          <w:rFonts w:ascii="Brill" w:eastAsia="Brill" w:hAnsi="Brill" w:cs="Brill"/>
        </w:rPr>
        <w:t xml:space="preserve"> </w:t>
      </w:r>
      <w:ins w:id="5320" w:author="Autor">
        <w:r w:rsidR="008E0569">
          <w:rPr>
            <w:rFonts w:ascii="ArialMT" w:eastAsia="ArialMT" w:cs="ArialMT" w:hint="eastAsia"/>
            <w:sz w:val="17"/>
            <w:szCs w:val="17"/>
            <w:lang w:val="en-AU"/>
          </w:rPr>
          <w:t>–</w:t>
        </w:r>
        <w:r w:rsidR="008E0569" w:rsidRPr="00C66272" w:rsidDel="008E0569">
          <w:rPr>
            <w:rFonts w:ascii="Brill" w:eastAsia="Brill" w:hAnsi="Brill" w:cs="Brill"/>
          </w:rPr>
          <w:t xml:space="preserve"> </w:t>
        </w:r>
      </w:ins>
      <w:del w:id="5321" w:author="Autor">
        <w:r w:rsidRPr="00C66272" w:rsidDel="008E0569">
          <w:rPr>
            <w:rFonts w:ascii="Brill" w:eastAsia="Brill" w:hAnsi="Brill" w:cs="Brill"/>
          </w:rPr>
          <w:delText>-</w:delText>
        </w:r>
      </w:del>
      <w:r w:rsidRPr="00C66272">
        <w:rPr>
          <w:rFonts w:ascii="Brill" w:eastAsia="Brill" w:hAnsi="Brill" w:cs="Brill"/>
        </w:rPr>
        <w:t xml:space="preserve"> the proportion of total land available at distance r from the port that is occupied by </w:t>
      </w:r>
      <w:r w:rsidR="004E142A">
        <w:rPr>
          <w:rFonts w:ascii="Brill" w:eastAsia="Brill" w:hAnsi="Brill" w:cs="Brill"/>
        </w:rPr>
        <w:t>households</w:t>
      </w:r>
      <w:r w:rsidRPr="00C66272">
        <w:rPr>
          <w:rFonts w:ascii="Brill" w:eastAsia="Brill" w:hAnsi="Brill" w:cs="Brill"/>
        </w:rPr>
        <w:t xml:space="preserve">, and by rf the city boundary, the equilibrium conditions for the land market are established. </w:t>
      </w:r>
      <w:r w:rsidRPr="00C66272">
        <w:rPr>
          <w:rFonts w:ascii="Brill" w:eastAsia="Brill" w:hAnsi="Brill" w:cs="Brill"/>
        </w:rPr>
        <w:lastRenderedPageBreak/>
        <w:t xml:space="preserve">Essentially, </w:t>
      </w:r>
      <w:r w:rsidR="004E142A">
        <w:rPr>
          <w:rFonts w:ascii="Brill" w:eastAsia="Brill" w:hAnsi="Brill" w:cs="Brill"/>
        </w:rPr>
        <w:t>these assumptions</w:t>
      </w:r>
      <w:r w:rsidRPr="00C66272">
        <w:rPr>
          <w:rFonts w:ascii="Brill" w:eastAsia="Brill" w:hAnsi="Brill" w:cs="Brill"/>
        </w:rPr>
        <w:t xml:space="preserve"> imply that the bid rent on the edge of the city is zero (equivalent to the rent for agricultural purposes) and that, in the inner space of the city, the consumer or firm that has the highest bid rent will occupy the </w:t>
      </w:r>
      <w:r w:rsidR="004E142A">
        <w:rPr>
          <w:rFonts w:ascii="Brill" w:eastAsia="Brill" w:hAnsi="Brill" w:cs="Brill"/>
        </w:rPr>
        <w:t>land</w:t>
      </w:r>
      <w:r w:rsidRPr="00C66272">
        <w:rPr>
          <w:rFonts w:ascii="Brill" w:eastAsia="Brill" w:hAnsi="Brill" w:cs="Brill"/>
        </w:rPr>
        <w:t xml:space="preserve"> at a distance </w:t>
      </w:r>
      <w:r w:rsidRPr="00F34A6C">
        <w:rPr>
          <w:rFonts w:ascii="Brill" w:eastAsia="Brill" w:hAnsi="Brill" w:cs="Brill"/>
          <w:i/>
          <w:iCs/>
          <w:rPrChange w:id="5322" w:author="Autor">
            <w:rPr>
              <w:rFonts w:ascii="Brill" w:eastAsia="Brill" w:hAnsi="Brill" w:cs="Brill"/>
            </w:rPr>
          </w:rPrChange>
        </w:rPr>
        <w:t>r</w:t>
      </w:r>
      <w:r w:rsidRPr="00C66272">
        <w:rPr>
          <w:rFonts w:ascii="Brill" w:eastAsia="Brill" w:hAnsi="Brill" w:cs="Brill"/>
        </w:rPr>
        <w:t xml:space="preserve"> from the centre.</w:t>
      </w:r>
    </w:p>
    <w:p w14:paraId="35078063" w14:textId="4557041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At the same time, conditions in the labour market ensure that the total labour supply and aggregate labour demand in the city space are equal. Based on these conditions, it is possible to determine the rents, salaries, the proportion of land occupied by </w:t>
      </w:r>
      <w:r w:rsidR="004E142A">
        <w:rPr>
          <w:rFonts w:ascii="Brill" w:eastAsia="Brill" w:hAnsi="Brill" w:cs="Brill"/>
        </w:rPr>
        <w:t>households</w:t>
      </w:r>
      <w:r w:rsidRPr="00C66272">
        <w:rPr>
          <w:rFonts w:ascii="Brill" w:eastAsia="Brill" w:hAnsi="Brill" w:cs="Brill"/>
        </w:rPr>
        <w:t xml:space="preserve"> and the city limits.</w:t>
      </w:r>
    </w:p>
    <w:p w14:paraId="35078064" w14:textId="7777777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equilibrium solution defines urban landscapes with three types of areas: residential areas, productive areas and integrated (mixed) areas. The way in which they occur in space gives rise to different patterns of urban land use:</w:t>
      </w:r>
    </w:p>
    <w:p w14:paraId="35078065" w14:textId="508DF496" w:rsidR="00CB3FC9" w:rsidRPr="00C66272" w:rsidRDefault="00C55FA1">
      <w:pPr>
        <w:spacing w:line="360" w:lineRule="auto"/>
        <w:jc w:val="both"/>
        <w:rPr>
          <w:rFonts w:ascii="Brill" w:eastAsia="Brill" w:hAnsi="Brill" w:cs="Brill"/>
        </w:rPr>
      </w:pPr>
      <w:r w:rsidRPr="00C66272">
        <w:rPr>
          <w:rFonts w:ascii="Brill" w:eastAsia="Brill" w:hAnsi="Brill" w:cs="Brill"/>
        </w:rPr>
        <w:t>- Monocentric – Th</w:t>
      </w:r>
      <w:r w:rsidR="00156482" w:rsidRPr="00C66272">
        <w:rPr>
          <w:rFonts w:ascii="Brill" w:eastAsia="Brill" w:hAnsi="Brill" w:cs="Brill"/>
        </w:rPr>
        <w:t>is</w:t>
      </w:r>
      <w:r w:rsidRPr="00C66272">
        <w:rPr>
          <w:rFonts w:ascii="Brill" w:eastAsia="Brill" w:hAnsi="Brill" w:cs="Brill"/>
        </w:rPr>
        <w:t xml:space="preserve"> means the traditional; as in the Alonso/Muth model, concentration of economic activities in the CBD and agglomeration of residential areas in a concentric crown around the CBD;</w:t>
      </w:r>
    </w:p>
    <w:p w14:paraId="35078066" w14:textId="069DCEC4"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 Fully integrated pattern </w:t>
      </w:r>
      <w:ins w:id="5323" w:author="Autor">
        <w:r w:rsidR="008E0569">
          <w:rPr>
            <w:rFonts w:ascii="ArialMT" w:eastAsia="ArialMT" w:cs="ArialMT" w:hint="eastAsia"/>
            <w:sz w:val="17"/>
            <w:szCs w:val="17"/>
            <w:lang w:val="en-AU"/>
          </w:rPr>
          <w:t>–</w:t>
        </w:r>
        <w:r w:rsidR="008E0569" w:rsidRPr="00C66272" w:rsidDel="008E0569">
          <w:rPr>
            <w:rFonts w:ascii="Brill" w:eastAsia="Brill" w:hAnsi="Brill" w:cs="Brill"/>
          </w:rPr>
          <w:t xml:space="preserve"> </w:t>
        </w:r>
      </w:ins>
      <w:del w:id="5324" w:author="Autor">
        <w:r w:rsidRPr="00C66272" w:rsidDel="008E0569">
          <w:rPr>
            <w:rFonts w:ascii="Brill" w:eastAsia="Brill" w:hAnsi="Brill" w:cs="Brill"/>
          </w:rPr>
          <w:delText>-</w:delText>
        </w:r>
      </w:del>
      <w:r w:rsidRPr="00C66272">
        <w:rPr>
          <w:rFonts w:ascii="Brill" w:eastAsia="Brill" w:hAnsi="Brill" w:cs="Brill"/>
        </w:rPr>
        <w:t xml:space="preserve"> Throughout the city there is a perfect mix between economic activities and land use for residential purposes;</w:t>
      </w:r>
    </w:p>
    <w:p w14:paraId="35078067" w14:textId="33D7860D"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 Partially integrated patterns, with different possibilities: A Type A pattern in which a more business-oriented CBD area is followed by a concentric circle of integrated areas with mixed land use for business and residential purposes and an outer crown of residential areas; </w:t>
      </w:r>
      <w:ins w:id="5325" w:author="Autor">
        <w:r w:rsidR="008E0569">
          <w:rPr>
            <w:rFonts w:ascii="Brill" w:eastAsia="Brill" w:hAnsi="Brill" w:cs="Brill"/>
          </w:rPr>
          <w:t xml:space="preserve">or </w:t>
        </w:r>
      </w:ins>
      <w:r w:rsidRPr="00C66272">
        <w:rPr>
          <w:rFonts w:ascii="Brill" w:eastAsia="Brill" w:hAnsi="Brill" w:cs="Brill"/>
        </w:rPr>
        <w:t xml:space="preserve">a Type B pattern that suggests an essentially productive area in the centre, surrounded by a basically residential area and followed by a more integrated concentric circle in which, in peripheral areas, employment is suburbanized at the same time as the population. In this </w:t>
      </w:r>
      <w:ins w:id="5326" w:author="Autor">
        <w:r w:rsidR="008E0569">
          <w:rPr>
            <w:rFonts w:ascii="Brill" w:eastAsia="Brill" w:hAnsi="Brill" w:cs="Brill"/>
          </w:rPr>
          <w:t>latter</w:t>
        </w:r>
      </w:ins>
      <w:del w:id="5327" w:author="Autor">
        <w:r w:rsidRPr="00C66272" w:rsidDel="008E0569">
          <w:rPr>
            <w:rFonts w:ascii="Brill" w:eastAsia="Brill" w:hAnsi="Brill" w:cs="Brill"/>
          </w:rPr>
          <w:delText>last</w:delText>
        </w:r>
      </w:del>
      <w:r w:rsidRPr="00C66272">
        <w:rPr>
          <w:rFonts w:ascii="Brill" w:eastAsia="Brill" w:hAnsi="Brill" w:cs="Brill"/>
        </w:rPr>
        <w:t xml:space="preserve"> case, we are faced with the relocation of productive activities to the periphery, where they coexist with workers' residential areas. Residential proximity to the location of firms and jobs </w:t>
      </w:r>
      <w:r w:rsidR="00C15B1C" w:rsidRPr="00C66272">
        <w:rPr>
          <w:rFonts w:ascii="Brill" w:eastAsia="Brill" w:hAnsi="Brill" w:cs="Brill"/>
        </w:rPr>
        <w:t>is a way</w:t>
      </w:r>
      <w:r w:rsidRPr="00C66272">
        <w:rPr>
          <w:rFonts w:ascii="Brill" w:eastAsia="Brill" w:hAnsi="Brill" w:cs="Brill"/>
        </w:rPr>
        <w:t xml:space="preserve"> to reduce transportation costs on home-work trips for </w:t>
      </w:r>
      <w:r w:rsidR="004E142A">
        <w:rPr>
          <w:rFonts w:ascii="Brill" w:eastAsia="Brill" w:hAnsi="Brill" w:cs="Brill"/>
        </w:rPr>
        <w:t>households</w:t>
      </w:r>
      <w:r w:rsidRPr="00C66272">
        <w:rPr>
          <w:rFonts w:ascii="Brill" w:eastAsia="Brill" w:hAnsi="Brill" w:cs="Brill"/>
        </w:rPr>
        <w:t xml:space="preserve">. This </w:t>
      </w:r>
      <w:r w:rsidR="00C041AA" w:rsidRPr="00C66272">
        <w:rPr>
          <w:rFonts w:ascii="Brill" w:eastAsia="Brill" w:hAnsi="Brill" w:cs="Brill"/>
        </w:rPr>
        <w:t xml:space="preserve">proximity </w:t>
      </w:r>
      <w:r w:rsidRPr="00C66272">
        <w:rPr>
          <w:rFonts w:ascii="Brill" w:eastAsia="Brill" w:hAnsi="Brill" w:cs="Brill"/>
        </w:rPr>
        <w:t xml:space="preserve">to companies facilitates families’ lives, as it allows them to subsist on lower wages, guaranteeing, at the same time, lower rents (far from the centre) and, generally, larger parcels of urban land, that, is, larger </w:t>
      </w:r>
      <w:r w:rsidR="00834CD4" w:rsidRPr="00C66272">
        <w:rPr>
          <w:rFonts w:ascii="Brill" w:eastAsia="Brill" w:hAnsi="Brill" w:cs="Brill"/>
        </w:rPr>
        <w:t>dwellings</w:t>
      </w:r>
      <w:r w:rsidRPr="00C66272">
        <w:rPr>
          <w:rFonts w:ascii="Brill" w:eastAsia="Brill" w:hAnsi="Brill" w:cs="Brill"/>
        </w:rPr>
        <w:t xml:space="preserve">. In the same way, firms enjoy the advantages of being able to </w:t>
      </w:r>
      <w:r w:rsidR="00834CD4" w:rsidRPr="00C66272">
        <w:rPr>
          <w:rFonts w:ascii="Brill" w:eastAsia="Brill" w:hAnsi="Brill" w:cs="Brill"/>
        </w:rPr>
        <w:t xml:space="preserve">offer </w:t>
      </w:r>
      <w:r w:rsidRPr="00C66272">
        <w:rPr>
          <w:rFonts w:ascii="Brill" w:eastAsia="Brill" w:hAnsi="Brill" w:cs="Brill"/>
        </w:rPr>
        <w:t>lower wages and having access to larger plots of available land, at a lower price, for the implementation of their productive activities.</w:t>
      </w:r>
    </w:p>
    <w:p w14:paraId="35078068" w14:textId="7456605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simulation with the parameters leads to interesting conclusions. If β &gt; </w:t>
      </w:r>
      <w:r w:rsidRPr="00F34A6C">
        <w:rPr>
          <w:rFonts w:ascii="Brill" w:eastAsia="Brill" w:hAnsi="Brill" w:cs="Brill"/>
          <w:i/>
          <w:iCs/>
          <w:rPrChange w:id="5328" w:author="Autor">
            <w:rPr>
              <w:rFonts w:ascii="Brill" w:eastAsia="Brill" w:hAnsi="Brill" w:cs="Brill"/>
            </w:rPr>
          </w:rPrChange>
        </w:rPr>
        <w:t>c</w:t>
      </w:r>
      <w:r w:rsidRPr="00C66272">
        <w:rPr>
          <w:rFonts w:ascii="Brill" w:eastAsia="Brill" w:hAnsi="Brill" w:cs="Brill"/>
        </w:rPr>
        <w:t>/1-</w:t>
      </w:r>
      <w:r w:rsidRPr="00F34A6C">
        <w:rPr>
          <w:rFonts w:ascii="Brill" w:eastAsia="Brill" w:hAnsi="Brill" w:cs="Brill"/>
          <w:i/>
          <w:iCs/>
          <w:rPrChange w:id="5329" w:author="Autor">
            <w:rPr>
              <w:rFonts w:ascii="Brill" w:eastAsia="Brill" w:hAnsi="Brill" w:cs="Brill"/>
            </w:rPr>
          </w:rPrChange>
        </w:rPr>
        <w:t>b</w:t>
      </w:r>
      <w:r w:rsidRPr="00C66272">
        <w:rPr>
          <w:rFonts w:ascii="Brill" w:eastAsia="Brill" w:hAnsi="Brill" w:cs="Brill"/>
        </w:rPr>
        <w:t xml:space="preserve">, this condition means that land is highly valued by households and that capital is important for </w:t>
      </w:r>
      <w:r w:rsidRPr="00C66272">
        <w:rPr>
          <w:rFonts w:ascii="Brill" w:eastAsia="Brill" w:hAnsi="Brill" w:cs="Brill"/>
        </w:rPr>
        <w:lastRenderedPageBreak/>
        <w:t xml:space="preserve">companies. So, in this case, when the transport </w:t>
      </w:r>
      <w:r w:rsidR="00D02613" w:rsidRPr="00C66272">
        <w:rPr>
          <w:rFonts w:ascii="Brill" w:eastAsia="Brill" w:hAnsi="Brill" w:cs="Brill"/>
        </w:rPr>
        <w:t>cost</w:t>
      </w:r>
      <w:r w:rsidRPr="00C66272">
        <w:rPr>
          <w:rFonts w:ascii="Brill" w:eastAsia="Brill" w:hAnsi="Brill" w:cs="Brill"/>
        </w:rPr>
        <w:t xml:space="preserve"> of </w:t>
      </w:r>
      <w:r w:rsidR="004E142A">
        <w:rPr>
          <w:rFonts w:ascii="Brill" w:eastAsia="Brill" w:hAnsi="Brill" w:cs="Brill"/>
        </w:rPr>
        <w:t>households</w:t>
      </w:r>
      <w:r w:rsidRPr="00C66272">
        <w:rPr>
          <w:rFonts w:ascii="Brill" w:eastAsia="Brill" w:hAnsi="Brill" w:cs="Brill"/>
        </w:rPr>
        <w:t xml:space="preserve"> is low, a monocentric pattern is obtained and families move to the periphery in search of bigger </w:t>
      </w:r>
      <w:r w:rsidR="00D02613" w:rsidRPr="00C66272">
        <w:rPr>
          <w:rFonts w:ascii="Brill" w:eastAsia="Brill" w:hAnsi="Brill" w:cs="Brill"/>
        </w:rPr>
        <w:t>residences</w:t>
      </w:r>
      <w:r w:rsidRPr="00C66272">
        <w:rPr>
          <w:rFonts w:ascii="Brill" w:eastAsia="Brill" w:hAnsi="Brill" w:cs="Brill"/>
        </w:rPr>
        <w:t xml:space="preserve">; if it is too high, the standard approaches </w:t>
      </w:r>
      <w:r w:rsidR="004E142A">
        <w:rPr>
          <w:rFonts w:ascii="Brill" w:eastAsia="Brill" w:hAnsi="Brill" w:cs="Brill"/>
        </w:rPr>
        <w:t>is applied</w:t>
      </w:r>
      <w:r w:rsidRPr="00C66272">
        <w:rPr>
          <w:rFonts w:ascii="Brill" w:eastAsia="Brill" w:hAnsi="Brill" w:cs="Brill"/>
        </w:rPr>
        <w:t>; if it presents intermediate values, there is a partially integrated pattern of the type B mentioned above. When that condition is not met, we never get completely mixed patterns and, for high transport rates, we can arrive at patterns of the partially integrated style closer to the first suggestion, type A.</w:t>
      </w:r>
    </w:p>
    <w:p w14:paraId="35078069" w14:textId="3A0A96E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From the point of view of economic significance, the most interesting are these partially integrated patterns. When travel costs are globally high, the urban structure reduces travel, leading to the integration of </w:t>
      </w:r>
      <w:r w:rsidR="004E142A">
        <w:rPr>
          <w:rFonts w:ascii="Brill" w:eastAsia="Brill" w:hAnsi="Brill" w:cs="Brill"/>
        </w:rPr>
        <w:t>households</w:t>
      </w:r>
      <w:r w:rsidRPr="00C66272">
        <w:rPr>
          <w:rFonts w:ascii="Brill" w:eastAsia="Brill" w:hAnsi="Brill" w:cs="Brill"/>
        </w:rPr>
        <w:t xml:space="preserve"> and businesses. If the preference of </w:t>
      </w:r>
      <w:r w:rsidR="004E142A">
        <w:rPr>
          <w:rFonts w:ascii="Brill" w:eastAsia="Brill" w:hAnsi="Brill" w:cs="Brill"/>
        </w:rPr>
        <w:t>households</w:t>
      </w:r>
      <w:r w:rsidRPr="00C66272">
        <w:rPr>
          <w:rFonts w:ascii="Brill" w:eastAsia="Brill" w:hAnsi="Brill" w:cs="Brill"/>
        </w:rPr>
        <w:t xml:space="preserve"> for land is high, they are located in the suburbs next to the companies, taking advantage of larger plots of land and lower rents. Evidently, there are advantages for companies in this location, as they benefit from lower wages (given the elimination of work-residence transport costs) although the costs of transporting goods towards the port may increase. We, therefore, observe a process of suburbanization of firms and </w:t>
      </w:r>
      <w:r w:rsidR="004E142A">
        <w:rPr>
          <w:rFonts w:ascii="Brill" w:eastAsia="Brill" w:hAnsi="Brill" w:cs="Brill"/>
        </w:rPr>
        <w:t>households</w:t>
      </w:r>
      <w:r w:rsidRPr="00C66272">
        <w:rPr>
          <w:rFonts w:ascii="Brill" w:eastAsia="Brill" w:hAnsi="Brill" w:cs="Brill"/>
        </w:rPr>
        <w:t>.</w:t>
      </w:r>
    </w:p>
    <w:p w14:paraId="3507806A" w14:textId="511F144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If land preference is weak, households are attracted to higher wage rates closer to the centre. These are especially advantageous if households are close to companies. Thus, residential areas are closer to productive and commercial areas.</w:t>
      </w:r>
      <w:r w:rsidR="000147D9">
        <w:rPr>
          <w:rFonts w:ascii="Brill" w:eastAsia="Brill" w:hAnsi="Brill" w:cs="Brill"/>
        </w:rPr>
        <w:t xml:space="preserve"> </w:t>
      </w:r>
      <w:r w:rsidR="000147D9" w:rsidRPr="000147D9">
        <w:rPr>
          <w:rFonts w:ascii="Brill" w:eastAsia="Brill" w:hAnsi="Brill" w:cs="Brill"/>
        </w:rPr>
        <w:t>Firms save on salary costs and benefit economically from being closer to the port, thus aligning more closely with the previously suggested Type A pattern.</w:t>
      </w:r>
      <w:r w:rsidRPr="00C66272">
        <w:rPr>
          <w:rFonts w:ascii="Brill" w:eastAsia="Brill" w:hAnsi="Brill" w:cs="Brill"/>
        </w:rPr>
        <w:t xml:space="preserve"> </w:t>
      </w:r>
    </w:p>
    <w:p w14:paraId="3507806B" w14:textId="62420E59" w:rsidR="00CB3FC9" w:rsidRPr="00C66272" w:rsidRDefault="002D071F">
      <w:pPr>
        <w:spacing w:line="360" w:lineRule="auto"/>
        <w:ind w:firstLine="720"/>
        <w:jc w:val="both"/>
        <w:rPr>
          <w:rFonts w:ascii="Brill" w:eastAsia="Brill" w:hAnsi="Brill" w:cs="Brill"/>
        </w:rPr>
      </w:pPr>
      <w:r w:rsidRPr="00C66272">
        <w:rPr>
          <w:rFonts w:ascii="Brill" w:eastAsia="Brill" w:hAnsi="Brill" w:cs="Brill"/>
        </w:rPr>
        <w:t>I</w:t>
      </w:r>
      <w:r w:rsidR="00C55FA1" w:rsidRPr="00C66272">
        <w:rPr>
          <w:rFonts w:ascii="Brill" w:eastAsia="Brill" w:hAnsi="Brill" w:cs="Brill"/>
        </w:rPr>
        <w:t xml:space="preserve"> highlight the fundamental role of the port in this model. In fact, its centrality in the development of the spatial urban structure is clear and reflects the importance of ports in the real world. Many big cities </w:t>
      </w:r>
      <w:r w:rsidR="00394FCD" w:rsidRPr="00C66272">
        <w:rPr>
          <w:rFonts w:ascii="Brill" w:eastAsia="Brill" w:hAnsi="Brill" w:cs="Brill"/>
        </w:rPr>
        <w:t>established</w:t>
      </w:r>
      <w:r w:rsidR="00C55FA1" w:rsidRPr="00C66272">
        <w:rPr>
          <w:rFonts w:ascii="Brill" w:eastAsia="Brill" w:hAnsi="Brill" w:cs="Brill"/>
        </w:rPr>
        <w:t xml:space="preserve"> and consolidated their economic, social, political and administrative power on the basis of a previous port location</w:t>
      </w:r>
      <w:ins w:id="5330" w:author="Autor">
        <w:r w:rsidR="005C24AC">
          <w:rPr>
            <w:rFonts w:ascii="Brill" w:eastAsia="Brill" w:hAnsi="Brill" w:cs="Brill"/>
          </w:rPr>
          <w:t xml:space="preserve"> (Hein, 2013)</w:t>
        </w:r>
      </w:ins>
      <w:r w:rsidR="00C55FA1" w:rsidRPr="00C66272">
        <w:rPr>
          <w:rFonts w:ascii="Brill" w:eastAsia="Brill" w:hAnsi="Brill" w:cs="Brill"/>
        </w:rPr>
        <w:t xml:space="preserve">. </w:t>
      </w:r>
    </w:p>
    <w:p w14:paraId="3507806C" w14:textId="43A7D108" w:rsidR="00CB3FC9" w:rsidRPr="00C66272" w:rsidRDefault="00C55FA1">
      <w:pPr>
        <w:spacing w:line="360" w:lineRule="auto"/>
        <w:ind w:firstLine="708"/>
        <w:jc w:val="both"/>
        <w:rPr>
          <w:rFonts w:ascii="Brill" w:eastAsia="Brill" w:hAnsi="Brill" w:cs="Brill"/>
        </w:rPr>
      </w:pPr>
      <w:r w:rsidRPr="00C66272">
        <w:rPr>
          <w:rFonts w:ascii="Brill" w:eastAsia="Brill" w:hAnsi="Brill" w:cs="Brill"/>
        </w:rPr>
        <w:t>A note on possible multi-centred cities</w:t>
      </w:r>
      <w:ins w:id="5331" w:author="Autor">
        <w:r w:rsidR="00DF69D5">
          <w:rPr>
            <w:rFonts w:ascii="Brill" w:eastAsia="Brill" w:hAnsi="Brill" w:cs="Brill"/>
          </w:rPr>
          <w:t xml:space="preserve"> is in order</w:t>
        </w:r>
      </w:ins>
      <w:r w:rsidRPr="00C66272">
        <w:rPr>
          <w:rFonts w:ascii="Brill" w:eastAsia="Brill" w:hAnsi="Brill" w:cs="Brill"/>
        </w:rPr>
        <w:t>. As s</w:t>
      </w:r>
      <w:r w:rsidR="00394FCD" w:rsidRPr="00C66272">
        <w:rPr>
          <w:rFonts w:ascii="Brill" w:eastAsia="Brill" w:hAnsi="Brill" w:cs="Brill"/>
        </w:rPr>
        <w:t>tated</w:t>
      </w:r>
      <w:r w:rsidRPr="00C66272">
        <w:rPr>
          <w:rFonts w:ascii="Brill" w:eastAsia="Brill" w:hAnsi="Brill" w:cs="Brill"/>
        </w:rPr>
        <w:t xml:space="preserve">, </w:t>
      </w:r>
      <w:ins w:id="5332" w:author="Autor">
        <w:r w:rsidR="00E764D9">
          <w:rPr>
            <w:rFonts w:ascii="Brill" w:eastAsia="Brill" w:hAnsi="Brill" w:cs="Brill"/>
          </w:rPr>
          <w:t>Beckmann’s</w:t>
        </w:r>
      </w:ins>
      <w:del w:id="5333" w:author="Autor">
        <w:r w:rsidRPr="00C66272" w:rsidDel="00E764D9">
          <w:rPr>
            <w:rFonts w:ascii="Brill" w:eastAsia="Brill" w:hAnsi="Brill" w:cs="Brill"/>
          </w:rPr>
          <w:delText>the</w:delText>
        </w:r>
      </w:del>
      <w:r w:rsidRPr="00C66272">
        <w:rPr>
          <w:rFonts w:ascii="Brill" w:eastAsia="Brill" w:hAnsi="Brill" w:cs="Brill"/>
        </w:rPr>
        <w:t xml:space="preserve"> pioneering research</w:t>
      </w:r>
      <w:del w:id="5334" w:author="Autor">
        <w:r w:rsidRPr="00C66272" w:rsidDel="00E764D9">
          <w:rPr>
            <w:rFonts w:ascii="Brill" w:eastAsia="Brill" w:hAnsi="Brill" w:cs="Brill"/>
          </w:rPr>
          <w:delText xml:space="preserve"> of Beckmann</w:delText>
        </w:r>
      </w:del>
      <w:r w:rsidRPr="00C66272">
        <w:rPr>
          <w:rFonts w:ascii="Brill" w:eastAsia="Brill" w:hAnsi="Brill" w:cs="Brill"/>
        </w:rPr>
        <w:t xml:space="preserve"> </w:t>
      </w:r>
      <w:r w:rsidR="00394FCD" w:rsidRPr="00C66272">
        <w:rPr>
          <w:rFonts w:ascii="Brill" w:eastAsia="Brill" w:hAnsi="Brill" w:cs="Brill"/>
        </w:rPr>
        <w:t xml:space="preserve">paid </w:t>
      </w:r>
      <w:r w:rsidRPr="00C66272">
        <w:rPr>
          <w:rFonts w:ascii="Brill" w:eastAsia="Brill" w:hAnsi="Brill" w:cs="Brill"/>
        </w:rPr>
        <w:t xml:space="preserve">attention to the way social interactions between </w:t>
      </w:r>
      <w:r w:rsidR="004E142A">
        <w:rPr>
          <w:rFonts w:ascii="Brill" w:eastAsia="Brill" w:hAnsi="Brill" w:cs="Brill"/>
        </w:rPr>
        <w:t>households</w:t>
      </w:r>
      <w:r w:rsidRPr="00C66272">
        <w:rPr>
          <w:rFonts w:ascii="Brill" w:eastAsia="Brill" w:hAnsi="Brill" w:cs="Brill"/>
        </w:rPr>
        <w:t xml:space="preserve"> influenced the structure of residential equilibrium. On the other hand, in the so-called spatial externalities model, the agglomerative advantage of firms resides in a spatial externality and some market imperfections are allowed</w:t>
      </w:r>
      <w:ins w:id="5335" w:author="Autor">
        <w:r w:rsidR="005C24AC">
          <w:rPr>
            <w:rFonts w:ascii="Brill" w:eastAsia="Brill" w:hAnsi="Brill" w:cs="Brill"/>
          </w:rPr>
          <w:t xml:space="preserve"> </w:t>
        </w:r>
      </w:ins>
      <w:r w:rsidRPr="00C66272">
        <w:rPr>
          <w:rFonts w:ascii="Brill" w:eastAsia="Brill" w:hAnsi="Brill" w:cs="Brill"/>
        </w:rPr>
        <w:t xml:space="preserve">. In this type of model, the utility of agents depends on the space occupied and on the average distance between residents. In this case, landscapes vary according to the ratio </w:t>
      </w:r>
      <w:r w:rsidRPr="00F34A6C">
        <w:rPr>
          <w:rFonts w:ascii="Brill" w:eastAsia="Brill" w:hAnsi="Brill" w:cs="Brill"/>
          <w:i/>
          <w:iCs/>
          <w:rPrChange w:id="5336" w:author="Autor">
            <w:rPr>
              <w:rFonts w:ascii="Brill" w:eastAsia="Brill" w:hAnsi="Brill" w:cs="Brill"/>
            </w:rPr>
          </w:rPrChange>
        </w:rPr>
        <w:t>ť/ŕ</w:t>
      </w:r>
      <w:r w:rsidRPr="00C66272">
        <w:rPr>
          <w:rFonts w:ascii="Brill" w:eastAsia="Brill" w:hAnsi="Brill" w:cs="Brill"/>
        </w:rPr>
        <w:t xml:space="preserve"> in which </w:t>
      </w:r>
      <w:r w:rsidRPr="00F34A6C">
        <w:rPr>
          <w:rFonts w:ascii="Brill" w:eastAsia="Brill" w:hAnsi="Brill" w:cs="Brill"/>
          <w:i/>
          <w:iCs/>
          <w:rPrChange w:id="5337" w:author="Autor">
            <w:rPr>
              <w:rFonts w:ascii="Brill" w:eastAsia="Brill" w:hAnsi="Brill" w:cs="Brill"/>
            </w:rPr>
          </w:rPrChange>
        </w:rPr>
        <w:t>ť</w:t>
      </w:r>
      <w:r w:rsidRPr="00C66272">
        <w:rPr>
          <w:rFonts w:ascii="Brill" w:eastAsia="Brill" w:hAnsi="Brill" w:cs="Brill"/>
        </w:rPr>
        <w:t xml:space="preserve"> refers to the daily travel cost of the worker, acting in the sense of dispersing companies, and</w:t>
      </w:r>
      <w:ins w:id="5338" w:author="Autor">
        <w:r w:rsidR="000848C0" w:rsidRPr="000848C0">
          <w:rPr>
            <w:rFonts w:ascii="Brill" w:eastAsia="Brill" w:hAnsi="Brill" w:cs="Brill"/>
            <w:i/>
            <w:iCs/>
          </w:rPr>
          <w:t xml:space="preserve"> </w:t>
        </w:r>
        <w:r w:rsidR="000848C0" w:rsidRPr="00440778">
          <w:rPr>
            <w:rFonts w:ascii="Brill" w:eastAsia="Brill" w:hAnsi="Brill" w:cs="Brill"/>
            <w:i/>
            <w:iCs/>
          </w:rPr>
          <w:t>ŕ</w:t>
        </w:r>
        <w:r w:rsidR="000848C0">
          <w:rPr>
            <w:rFonts w:ascii="Brill" w:eastAsia="Brill" w:hAnsi="Brill" w:cs="Brill"/>
            <w:i/>
            <w:iCs/>
          </w:rPr>
          <w:t xml:space="preserve"> </w:t>
        </w:r>
      </w:ins>
      <w:del w:id="5339" w:author="Autor">
        <w:r w:rsidRPr="00C66272" w:rsidDel="000848C0">
          <w:rPr>
            <w:rFonts w:ascii="Brill" w:eastAsia="Brill" w:hAnsi="Brill" w:cs="Brill"/>
          </w:rPr>
          <w:delText xml:space="preserve"> </w:delText>
        </w:r>
        <w:commentRangeStart w:id="5340"/>
        <w:r w:rsidRPr="00F34A6C" w:rsidDel="000848C0">
          <w:rPr>
            <w:rFonts w:ascii="Brill" w:eastAsia="Brill" w:hAnsi="Brill" w:cs="Brill"/>
            <w:i/>
            <w:iCs/>
            <w:rPrChange w:id="5341" w:author="Autor">
              <w:rPr>
                <w:rFonts w:ascii="Brill" w:eastAsia="Brill" w:hAnsi="Brill" w:cs="Brill"/>
              </w:rPr>
            </w:rPrChange>
          </w:rPr>
          <w:delText>ť</w:delText>
        </w:r>
        <w:commentRangeEnd w:id="5340"/>
        <w:r w:rsidR="00E764D9" w:rsidDel="000848C0">
          <w:rPr>
            <w:rStyle w:val="Odwoaniedokomentarza"/>
            <w:lang w:val="en-AU"/>
          </w:rPr>
          <w:commentReference w:id="5340"/>
        </w:r>
        <w:r w:rsidRPr="00C66272" w:rsidDel="000848C0">
          <w:rPr>
            <w:rFonts w:ascii="Brill" w:eastAsia="Brill" w:hAnsi="Brill" w:cs="Brill"/>
          </w:rPr>
          <w:delText xml:space="preserve"> </w:delText>
        </w:r>
      </w:del>
      <w:r w:rsidRPr="00C66272">
        <w:rPr>
          <w:rFonts w:ascii="Brill" w:eastAsia="Brill" w:hAnsi="Brill" w:cs="Brill"/>
        </w:rPr>
        <w:t xml:space="preserve">is the unit cost of transaction between companies that works as an agglomeration factor. In the model, each transaction is performed separately by </w:t>
      </w:r>
      <w:r w:rsidRPr="00C66272">
        <w:rPr>
          <w:rFonts w:ascii="Brill" w:eastAsia="Brill" w:hAnsi="Brill" w:cs="Brill"/>
        </w:rPr>
        <w:lastRenderedPageBreak/>
        <w:t>a given type of communication (face-to-face, telephone, etc.) and the cost of transaction between the two firms is proportional to the distance. If agglomeration economies are expressed exponentially (</w:t>
      </w:r>
      <w:r w:rsidRPr="00297BA3">
        <w:rPr>
          <w:rFonts w:ascii="Brill" w:eastAsia="Brill" w:hAnsi="Brill" w:cs="Brill"/>
        </w:rPr>
        <w:t>Fujita &amp; Ogawa, 1982</w:t>
      </w:r>
      <w:r w:rsidRPr="00C66272">
        <w:rPr>
          <w:rFonts w:ascii="Brill" w:eastAsia="Brill" w:hAnsi="Brill" w:cs="Brill"/>
        </w:rPr>
        <w:t xml:space="preserve">), as the ratio decreases, the city undergoes a structural transition to duo-centric and tri-centric configurations. </w:t>
      </w:r>
    </w:p>
    <w:p w14:paraId="3507806D" w14:textId="77777777" w:rsidR="00CB3FC9" w:rsidRDefault="00CB3FC9">
      <w:pPr>
        <w:spacing w:line="360" w:lineRule="auto"/>
        <w:jc w:val="both"/>
        <w:rPr>
          <w:ins w:id="5342" w:author="Autor"/>
          <w:rFonts w:ascii="Brill" w:eastAsia="Brill" w:hAnsi="Brill" w:cs="Brill"/>
        </w:rPr>
      </w:pPr>
    </w:p>
    <w:p w14:paraId="60FAEE00" w14:textId="77777777" w:rsidR="00BF5FFB" w:rsidRPr="00C66272" w:rsidRDefault="00BF5FFB">
      <w:pPr>
        <w:spacing w:line="360" w:lineRule="auto"/>
        <w:jc w:val="both"/>
        <w:rPr>
          <w:rFonts w:ascii="Brill" w:eastAsia="Brill" w:hAnsi="Brill" w:cs="Brill"/>
        </w:rPr>
      </w:pPr>
    </w:p>
    <w:p w14:paraId="3507806E" w14:textId="3B4E2323"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Alternative approaches </w:t>
      </w:r>
      <w:r w:rsidR="00B66F84" w:rsidRPr="00C66272">
        <w:rPr>
          <w:rFonts w:ascii="Brill" w:eastAsia="Brill" w:hAnsi="Brill" w:cs="Brill"/>
          <w:b/>
        </w:rPr>
        <w:t xml:space="preserve">to </w:t>
      </w:r>
      <w:r w:rsidRPr="00C66272">
        <w:rPr>
          <w:rFonts w:ascii="Brill" w:eastAsia="Brill" w:hAnsi="Brill" w:cs="Brill"/>
          <w:b/>
        </w:rPr>
        <w:t>urban dynamics</w:t>
      </w:r>
    </w:p>
    <w:p w14:paraId="3507806F" w14:textId="004A1930" w:rsidR="00CB3FC9" w:rsidRPr="00C66272" w:rsidRDefault="00085B12">
      <w:pPr>
        <w:spacing w:line="360" w:lineRule="auto"/>
        <w:ind w:firstLine="720"/>
        <w:jc w:val="both"/>
        <w:rPr>
          <w:rFonts w:ascii="Brill" w:eastAsia="Brill" w:hAnsi="Brill" w:cs="Brill"/>
        </w:rPr>
      </w:pPr>
      <w:r>
        <w:rPr>
          <w:rFonts w:ascii="Brill" w:eastAsia="Brill" w:hAnsi="Brill" w:cs="Brill"/>
        </w:rPr>
        <w:t>Another</w:t>
      </w:r>
      <w:r w:rsidR="00C55FA1" w:rsidRPr="00C66272">
        <w:rPr>
          <w:rFonts w:ascii="Brill" w:eastAsia="Brill" w:hAnsi="Brill" w:cs="Brill"/>
        </w:rPr>
        <w:t xml:space="preserve"> proposal extends this modelling in terms of considering the temporal evolution of the internal urban structure. In this sense, several theories o</w:t>
      </w:r>
      <w:r w:rsidR="00CD5349" w:rsidRPr="00C66272">
        <w:rPr>
          <w:rFonts w:ascii="Brill" w:eastAsia="Brill" w:hAnsi="Brill" w:cs="Brill"/>
        </w:rPr>
        <w:t>f</w:t>
      </w:r>
      <w:r w:rsidR="00C55FA1" w:rsidRPr="00C66272">
        <w:rPr>
          <w:rFonts w:ascii="Brill" w:eastAsia="Brill" w:hAnsi="Brill" w:cs="Brill"/>
        </w:rPr>
        <w:t xml:space="preserve"> urban structure and dynamics can be considered</w:t>
      </w:r>
      <w:r w:rsidR="00CD5349" w:rsidRPr="00C66272">
        <w:rPr>
          <w:rFonts w:ascii="Brill" w:eastAsia="Brill" w:hAnsi="Brill" w:cs="Brill"/>
        </w:rPr>
        <w:t xml:space="preserve"> complementary</w:t>
      </w:r>
      <w:r w:rsidR="00C55FA1" w:rsidRPr="00C66272">
        <w:rPr>
          <w:rFonts w:ascii="Brill" w:eastAsia="Brill" w:hAnsi="Brill" w:cs="Brill"/>
        </w:rPr>
        <w:t>.</w:t>
      </w:r>
      <w:r w:rsidR="003B41F9">
        <w:rPr>
          <w:rFonts w:ascii="Brill" w:eastAsia="Brill" w:hAnsi="Brill" w:cs="Brill"/>
        </w:rPr>
        <w:t xml:space="preserve"> </w:t>
      </w:r>
      <w:r w:rsidR="003B41F9" w:rsidRPr="003B41F9">
        <w:rPr>
          <w:rFonts w:ascii="Brill" w:eastAsia="Brill" w:hAnsi="Brill" w:cs="Brill"/>
        </w:rPr>
        <w:t>Indeed, economic analysis does not fully address certain aspects, such as the tendency for land use density to decrease with distance from the city cent</w:t>
      </w:r>
      <w:del w:id="5343" w:author="Autor">
        <w:r w:rsidR="003B41F9" w:rsidRPr="003B41F9" w:rsidDel="00E33CDB">
          <w:rPr>
            <w:rFonts w:ascii="Brill" w:eastAsia="Brill" w:hAnsi="Brill" w:cs="Brill"/>
          </w:rPr>
          <w:delText>e</w:delText>
        </w:r>
      </w:del>
      <w:r w:rsidR="003B41F9" w:rsidRPr="003B41F9">
        <w:rPr>
          <w:rFonts w:ascii="Brill" w:eastAsia="Brill" w:hAnsi="Brill" w:cs="Brill"/>
        </w:rPr>
        <w:t>r</w:t>
      </w:r>
      <w:ins w:id="5344" w:author="Autor">
        <w:r w:rsidR="00E33CDB">
          <w:rPr>
            <w:rFonts w:ascii="Brill" w:eastAsia="Brill" w:hAnsi="Brill" w:cs="Brill"/>
          </w:rPr>
          <w:t>e</w:t>
        </w:r>
      </w:ins>
      <w:r w:rsidR="003B41F9" w:rsidRPr="003B41F9">
        <w:rPr>
          <w:rFonts w:ascii="Brill" w:eastAsia="Brill" w:hAnsi="Brill" w:cs="Brill"/>
        </w:rPr>
        <w:t>, the relationship between housing and services, social differentiation, and gentrification.</w:t>
      </w:r>
      <w:r w:rsidR="00C55FA1" w:rsidRPr="00C66272">
        <w:rPr>
          <w:rFonts w:ascii="Brill" w:eastAsia="Brill" w:hAnsi="Brill" w:cs="Brill"/>
        </w:rPr>
        <w:t xml:space="preserve"> </w:t>
      </w:r>
    </w:p>
    <w:p w14:paraId="35078070" w14:textId="3EF21B6A" w:rsidR="00CB3FC9" w:rsidRDefault="000147D9" w:rsidP="000147D9">
      <w:pPr>
        <w:spacing w:line="360" w:lineRule="auto"/>
        <w:ind w:firstLine="720"/>
        <w:jc w:val="both"/>
        <w:rPr>
          <w:rFonts w:ascii="Brill" w:eastAsia="Brill" w:hAnsi="Brill" w:cs="Brill"/>
        </w:rPr>
      </w:pPr>
      <w:r w:rsidRPr="000147D9">
        <w:rPr>
          <w:rFonts w:ascii="Brill" w:eastAsia="Brill" w:hAnsi="Brill" w:cs="Brill"/>
        </w:rPr>
        <w:t>Thus, an alternative approach involves exploring additional models. While these models incorporate economic principles, they also integrate insights from disciplines like geography and sociology, emphasizing an interdisciplinary analysis</w:t>
      </w:r>
      <w:ins w:id="5345" w:author="Autor">
        <w:r w:rsidR="00E27E0D">
          <w:rPr>
            <w:rFonts w:ascii="Brill" w:eastAsia="Brill" w:hAnsi="Brill" w:cs="Brill"/>
          </w:rPr>
          <w:t xml:space="preserve"> (Castells, 2002</w:t>
        </w:r>
        <w:r w:rsidR="00B24691">
          <w:rPr>
            <w:rFonts w:ascii="Brill" w:eastAsia="Brill" w:hAnsi="Brill" w:cs="Brill"/>
          </w:rPr>
          <w:t xml:space="preserve">; </w:t>
        </w:r>
        <w:r w:rsidR="00B24691" w:rsidRPr="00B24691">
          <w:rPr>
            <w:rFonts w:ascii="Brill" w:eastAsia="Brill" w:hAnsi="Brill" w:cs="Brill"/>
          </w:rPr>
          <w:t>Gottdiener, Hohle, &amp; King, 2019</w:t>
        </w:r>
        <w:r w:rsidR="00E27E0D">
          <w:rPr>
            <w:rFonts w:ascii="Brill" w:eastAsia="Brill" w:hAnsi="Brill" w:cs="Brill"/>
          </w:rPr>
          <w:t>)</w:t>
        </w:r>
      </w:ins>
      <w:r w:rsidRPr="000147D9">
        <w:rPr>
          <w:rFonts w:ascii="Brill" w:eastAsia="Brill" w:hAnsi="Brill" w:cs="Brill"/>
        </w:rPr>
        <w:t>.</w:t>
      </w:r>
      <w:del w:id="5346" w:author="Autor">
        <w:r w:rsidRPr="000147D9" w:rsidDel="000326F6">
          <w:rPr>
            <w:rFonts w:ascii="Brill" w:eastAsia="Brill" w:hAnsi="Brill" w:cs="Brill"/>
          </w:rPr>
          <w:delText xml:space="preserve"> </w:delText>
        </w:r>
        <w:r w:rsidR="00C55FA1" w:rsidRPr="00C66272" w:rsidDel="000326F6">
          <w:rPr>
            <w:rFonts w:ascii="Brill" w:eastAsia="Brill" w:hAnsi="Brill" w:cs="Brill"/>
          </w:rPr>
          <w:delText>.</w:delText>
        </w:r>
      </w:del>
      <w:r w:rsidR="00C55FA1" w:rsidRPr="00C66272">
        <w:rPr>
          <w:rFonts w:ascii="Brill" w:eastAsia="Brill" w:hAnsi="Brill" w:cs="Brill"/>
        </w:rPr>
        <w:t xml:space="preserve"> These models represent ideal </w:t>
      </w:r>
      <w:r w:rsidR="00600A5A" w:rsidRPr="00C66272">
        <w:rPr>
          <w:rFonts w:ascii="Brill" w:eastAsia="Brill" w:hAnsi="Brill" w:cs="Brill"/>
        </w:rPr>
        <w:t>structures but</w:t>
      </w:r>
      <w:r w:rsidR="00C55FA1" w:rsidRPr="00C66272">
        <w:rPr>
          <w:rFonts w:ascii="Brill" w:eastAsia="Brill" w:hAnsi="Brill" w:cs="Brill"/>
        </w:rPr>
        <w:t xml:space="preserve"> can illuminate important features of cities </w:t>
      </w:r>
      <w:r w:rsidR="00A1790F" w:rsidRPr="00C66272">
        <w:rPr>
          <w:rFonts w:ascii="Brill" w:eastAsia="Brill" w:hAnsi="Brill" w:cs="Brill"/>
        </w:rPr>
        <w:t>like</w:t>
      </w:r>
      <w:r w:rsidR="00C55FA1" w:rsidRPr="00C66272">
        <w:rPr>
          <w:rFonts w:ascii="Brill" w:eastAsia="Brill" w:hAnsi="Brill" w:cs="Brill"/>
        </w:rPr>
        <w:t xml:space="preserve"> “hustle and bustle</w:t>
      </w:r>
      <w:ins w:id="5347" w:author="Autor">
        <w:r w:rsidR="000326F6">
          <w:rPr>
            <w:rFonts w:ascii="Brill" w:eastAsia="Brill" w:hAnsi="Brill" w:cs="Brill"/>
          </w:rPr>
          <w:t>.</w:t>
        </w:r>
      </w:ins>
      <w:r w:rsidR="00C55FA1" w:rsidRPr="00C66272">
        <w:rPr>
          <w:rFonts w:ascii="Brill" w:eastAsia="Brill" w:hAnsi="Brill" w:cs="Brill"/>
        </w:rPr>
        <w:t>”</w:t>
      </w:r>
      <w:del w:id="5348" w:author="Autor">
        <w:r w:rsidR="00C55FA1" w:rsidRPr="00C66272" w:rsidDel="000326F6">
          <w:rPr>
            <w:rFonts w:ascii="Brill" w:eastAsia="Brill" w:hAnsi="Brill" w:cs="Brill"/>
          </w:rPr>
          <w:delText>.</w:delText>
        </w:r>
      </w:del>
      <w:r w:rsidR="00C55FA1" w:rsidRPr="00C66272">
        <w:rPr>
          <w:rFonts w:ascii="Brill" w:eastAsia="Brill" w:hAnsi="Brill" w:cs="Brill"/>
        </w:rPr>
        <w:t xml:space="preserve"> Those models have distant foundations on the theories of Concentric Zones </w:t>
      </w:r>
      <w:r w:rsidR="00C55FA1" w:rsidRPr="000360ED">
        <w:rPr>
          <w:rFonts w:ascii="Brill" w:eastAsia="Brill" w:hAnsi="Brill" w:cs="Brill"/>
        </w:rPr>
        <w:t>(Burgess, 1925</w:t>
      </w:r>
      <w:r w:rsidR="00C55FA1" w:rsidRPr="00C66272">
        <w:rPr>
          <w:rFonts w:ascii="Brill" w:eastAsia="Brill" w:hAnsi="Brill" w:cs="Brill"/>
        </w:rPr>
        <w:t xml:space="preserve">; </w:t>
      </w:r>
      <w:r w:rsidR="00C55FA1" w:rsidRPr="00E81C0F">
        <w:rPr>
          <w:rFonts w:ascii="Brill" w:eastAsia="Brill" w:hAnsi="Brill" w:cs="Brill"/>
        </w:rPr>
        <w:t>1928</w:t>
      </w:r>
      <w:r w:rsidR="00C55FA1" w:rsidRPr="00C66272">
        <w:rPr>
          <w:rFonts w:ascii="Brill" w:eastAsia="Brill" w:hAnsi="Brill" w:cs="Brill"/>
        </w:rPr>
        <w:t>), of Sectors (</w:t>
      </w:r>
      <w:r w:rsidR="00C55FA1" w:rsidRPr="009A3253">
        <w:rPr>
          <w:rFonts w:ascii="Brill" w:eastAsia="Brill" w:hAnsi="Brill" w:cs="Brill"/>
        </w:rPr>
        <w:t>Hoyt, 1939</w:t>
      </w:r>
      <w:r w:rsidR="00C55FA1" w:rsidRPr="00C66272">
        <w:rPr>
          <w:rFonts w:ascii="Brill" w:eastAsia="Brill" w:hAnsi="Brill" w:cs="Brill"/>
        </w:rPr>
        <w:t>) or Multiple Centre</w:t>
      </w:r>
      <w:ins w:id="5349" w:author="Autor">
        <w:r w:rsidR="000326F6">
          <w:rPr>
            <w:rFonts w:ascii="Brill" w:eastAsia="Brill" w:hAnsi="Brill" w:cs="Brill"/>
          </w:rPr>
          <w:t>s</w:t>
        </w:r>
      </w:ins>
      <w:r w:rsidR="00C55FA1" w:rsidRPr="00C66272">
        <w:rPr>
          <w:rFonts w:ascii="Brill" w:eastAsia="Brill" w:hAnsi="Brill" w:cs="Brill"/>
        </w:rPr>
        <w:t xml:space="preserve"> (Harris and Ullman, 1945) (</w:t>
      </w:r>
      <w:r w:rsidR="00A1790F" w:rsidRPr="00C66272">
        <w:rPr>
          <w:rFonts w:ascii="Brill" w:eastAsia="Brill" w:hAnsi="Brill" w:cs="Brill"/>
        </w:rPr>
        <w:t>s</w:t>
      </w:r>
      <w:r w:rsidR="00C55FA1" w:rsidRPr="00C66272">
        <w:rPr>
          <w:rFonts w:ascii="Brill" w:eastAsia="Brill" w:hAnsi="Brill" w:cs="Brill"/>
        </w:rPr>
        <w:t xml:space="preserve">ee also, </w:t>
      </w:r>
      <w:r w:rsidR="00C55FA1" w:rsidRPr="00E81C0F">
        <w:rPr>
          <w:rFonts w:ascii="Brill" w:eastAsia="Brill" w:hAnsi="Brill" w:cs="Brill"/>
        </w:rPr>
        <w:t xml:space="preserve">Richardson </w:t>
      </w:r>
      <w:r w:rsidR="00A1790F" w:rsidRPr="00E81C0F">
        <w:rPr>
          <w:rFonts w:ascii="Brill" w:eastAsia="Brill" w:hAnsi="Brill" w:cs="Brill"/>
        </w:rPr>
        <w:t>[</w:t>
      </w:r>
      <w:r w:rsidR="00C55FA1" w:rsidRPr="00E81C0F">
        <w:rPr>
          <w:rFonts w:ascii="Brill" w:eastAsia="Brill" w:hAnsi="Brill" w:cs="Brill"/>
        </w:rPr>
        <w:t>1979</w:t>
      </w:r>
      <w:r w:rsidR="00A1790F" w:rsidRPr="00C66272">
        <w:rPr>
          <w:rFonts w:ascii="Brill" w:eastAsia="Brill" w:hAnsi="Brill" w:cs="Brill"/>
        </w:rPr>
        <w:t>]</w:t>
      </w:r>
      <w:r w:rsidR="00C55FA1" w:rsidRPr="00C66272">
        <w:rPr>
          <w:rFonts w:ascii="Brill" w:eastAsia="Brill" w:hAnsi="Brill" w:cs="Brill"/>
        </w:rPr>
        <w:t>, in his manual on Regional Economics</w:t>
      </w:r>
      <w:r w:rsidR="00A1790F" w:rsidRPr="00C66272">
        <w:rPr>
          <w:rFonts w:ascii="Brill" w:eastAsia="Brill" w:hAnsi="Brill" w:cs="Brill"/>
        </w:rPr>
        <w:t>)</w:t>
      </w:r>
      <w:r w:rsidR="00C55FA1" w:rsidRPr="00C66272">
        <w:rPr>
          <w:rFonts w:ascii="Brill" w:eastAsia="Brill" w:hAnsi="Brill" w:cs="Brill"/>
        </w:rPr>
        <w:t xml:space="preserve">. </w:t>
      </w:r>
    </w:p>
    <w:p w14:paraId="7AD16AC7" w14:textId="62DADD3A" w:rsidR="003B41F9" w:rsidRPr="00C66272" w:rsidRDefault="003B41F9" w:rsidP="00BF26E0">
      <w:pPr>
        <w:spacing w:line="360" w:lineRule="auto"/>
        <w:ind w:firstLine="720"/>
        <w:jc w:val="both"/>
        <w:rPr>
          <w:rFonts w:ascii="Brill" w:eastAsia="Brill" w:hAnsi="Brill" w:cs="Brill"/>
        </w:rPr>
      </w:pPr>
      <w:r w:rsidRPr="003B41F9">
        <w:rPr>
          <w:rFonts w:ascii="Brill" w:eastAsia="Brill" w:hAnsi="Brill" w:cs="Brill"/>
        </w:rPr>
        <w:t>According to the theory of Concentric Zones, the city tends to extend radially from the centre, forming a series of concentric zones. Geographical, economic, and sociological analysis stress that social differentiation is polarized from the centre and is determined by the accessibility and 'preferences' of households</w:t>
      </w:r>
      <w:ins w:id="5350" w:author="Autor">
        <w:r w:rsidR="00D04D0C">
          <w:rPr>
            <w:rFonts w:ascii="Brill" w:eastAsia="Brill" w:hAnsi="Brill" w:cs="Brill"/>
          </w:rPr>
          <w:t xml:space="preserve"> (Nadalin, 2011)</w:t>
        </w:r>
      </w:ins>
      <w:r w:rsidRPr="003B41F9">
        <w:rPr>
          <w:rFonts w:ascii="Brill" w:eastAsia="Brill" w:hAnsi="Brill" w:cs="Brill"/>
        </w:rPr>
        <w:t>. In this idealized example, we can identify five zones emanating from the centre: a central zone, the CBD, followed by a transitional zone where deteriorated houses are planned to be replaced by new shopping centres and light industries. Next, there is a residential area for workers, succeeded by some factories and shopping centres, and then a residential area for the more affluent classes. Finally, the outermost ring comprises peripheral residential areas with satellite shopping centres.</w:t>
      </w:r>
    </w:p>
    <w:p w14:paraId="35078072" w14:textId="60319C3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lastRenderedPageBreak/>
        <w:t>The main feature of the theory is the trend that preview</w:t>
      </w:r>
      <w:r w:rsidR="00EF29B5" w:rsidRPr="00C66272">
        <w:rPr>
          <w:rFonts w:ascii="Brill" w:eastAsia="Brill" w:hAnsi="Brill" w:cs="Brill"/>
        </w:rPr>
        <w:t>s</w:t>
      </w:r>
      <w:r w:rsidRPr="00C66272">
        <w:rPr>
          <w:rFonts w:ascii="Brill" w:eastAsia="Brill" w:hAnsi="Brill" w:cs="Brill"/>
        </w:rPr>
        <w:t>, as the city grows, an effect of “invasion/succession</w:t>
      </w:r>
      <w:ins w:id="5351" w:author="Autor">
        <w:r w:rsidR="000326F6">
          <w:rPr>
            <w:rFonts w:ascii="Brill" w:eastAsia="Brill" w:hAnsi="Brill" w:cs="Brill"/>
          </w:rPr>
          <w:t>,</w:t>
        </w:r>
      </w:ins>
      <w:r w:rsidRPr="00C66272">
        <w:rPr>
          <w:rFonts w:ascii="Brill" w:eastAsia="Brill" w:hAnsi="Brill" w:cs="Brill"/>
        </w:rPr>
        <w:t>”</w:t>
      </w:r>
      <w:del w:id="5352" w:author="Autor">
        <w:r w:rsidRPr="00C66272" w:rsidDel="000326F6">
          <w:rPr>
            <w:rFonts w:ascii="Brill" w:eastAsia="Brill" w:hAnsi="Brill" w:cs="Brill"/>
          </w:rPr>
          <w:delText>,</w:delText>
        </w:r>
      </w:del>
      <w:r w:rsidRPr="00C66272">
        <w:rPr>
          <w:rFonts w:ascii="Brill" w:eastAsia="Brill" w:hAnsi="Brill" w:cs="Brill"/>
        </w:rPr>
        <w:t xml:space="preserve"> something </w:t>
      </w:r>
      <w:r w:rsidR="00EF29B5" w:rsidRPr="00C66272">
        <w:rPr>
          <w:rFonts w:ascii="Brill" w:eastAsia="Brill" w:hAnsi="Brill" w:cs="Brill"/>
        </w:rPr>
        <w:t>like</w:t>
      </w:r>
      <w:r w:rsidRPr="00C66272">
        <w:rPr>
          <w:rFonts w:ascii="Brill" w:eastAsia="Brill" w:hAnsi="Brill" w:cs="Brill"/>
        </w:rPr>
        <w:t xml:space="preserve"> an oil stain, or </w:t>
      </w:r>
      <w:ins w:id="5353" w:author="Autor">
        <w:r w:rsidR="000326F6">
          <w:rPr>
            <w:rFonts w:ascii="Brill" w:eastAsia="Brill" w:hAnsi="Brill" w:cs="Brill"/>
          </w:rPr>
          <w:t xml:space="preserve">the </w:t>
        </w:r>
      </w:ins>
      <w:r w:rsidR="00D9481E">
        <w:rPr>
          <w:rFonts w:ascii="Brill" w:eastAsia="Brill" w:hAnsi="Brill" w:cs="Brill"/>
        </w:rPr>
        <w:t>opposite</w:t>
      </w:r>
      <w:r w:rsidRPr="00C66272">
        <w:rPr>
          <w:rFonts w:ascii="Brill" w:eastAsia="Brill" w:hAnsi="Brill" w:cs="Brill"/>
        </w:rPr>
        <w:t xml:space="preserve">, if economic and population growth decreases. The underlying economic analysis comes from authors </w:t>
      </w:r>
      <w:ins w:id="5354" w:author="Autor">
        <w:r w:rsidR="000326F6">
          <w:rPr>
            <w:rFonts w:ascii="Brill" w:eastAsia="Brill" w:hAnsi="Brill" w:cs="Brill"/>
          </w:rPr>
          <w:t xml:space="preserve">such </w:t>
        </w:r>
      </w:ins>
      <w:r w:rsidRPr="00C66272">
        <w:rPr>
          <w:rFonts w:ascii="Brill" w:eastAsia="Brill" w:hAnsi="Brill" w:cs="Brill"/>
        </w:rPr>
        <w:t xml:space="preserve">as Haig (in the 1920s) and the von </w:t>
      </w:r>
      <w:proofErr w:type="spellStart"/>
      <w:r w:rsidRPr="00C66272">
        <w:rPr>
          <w:rFonts w:ascii="Brill" w:eastAsia="Brill" w:hAnsi="Brill" w:cs="Brill"/>
        </w:rPr>
        <w:t>Thunen</w:t>
      </w:r>
      <w:proofErr w:type="spellEnd"/>
      <w:r w:rsidRPr="00C66272">
        <w:rPr>
          <w:rFonts w:ascii="Brill" w:eastAsia="Brill" w:hAnsi="Brill" w:cs="Brill"/>
        </w:rPr>
        <w:t xml:space="preserve"> agricultural “isolated state” transposition (</w:t>
      </w:r>
      <w:ins w:id="5355" w:author="Autor">
        <w:r w:rsidR="00C1073E" w:rsidRPr="00F34A6C">
          <w:rPr>
            <w:rFonts w:ascii="Brill" w:eastAsia="Brill" w:hAnsi="Brill" w:cs="Brill"/>
            <w:rPrChange w:id="5356" w:author="Autor">
              <w:rPr>
                <w:rFonts w:ascii="Brill" w:eastAsia="Brill" w:hAnsi="Brill" w:cs="Brill"/>
                <w:highlight w:val="green"/>
              </w:rPr>
            </w:rPrChange>
          </w:rPr>
          <w:t>v</w:t>
        </w:r>
      </w:ins>
      <w:del w:id="5357" w:author="Autor">
        <w:r w:rsidRPr="00C1073E" w:rsidDel="00C1073E">
          <w:rPr>
            <w:rFonts w:ascii="Brill" w:eastAsia="Brill" w:hAnsi="Brill" w:cs="Brill"/>
          </w:rPr>
          <w:delText>V</w:delText>
        </w:r>
      </w:del>
      <w:r w:rsidRPr="00C1073E">
        <w:rPr>
          <w:rFonts w:ascii="Brill" w:eastAsia="Brill" w:hAnsi="Brill" w:cs="Brill"/>
        </w:rPr>
        <w:t xml:space="preserve">on </w:t>
      </w:r>
      <w:proofErr w:type="spellStart"/>
      <w:r w:rsidRPr="00C1073E">
        <w:rPr>
          <w:rFonts w:ascii="Brill" w:eastAsia="Brill" w:hAnsi="Brill" w:cs="Brill"/>
        </w:rPr>
        <w:t>Thunen</w:t>
      </w:r>
      <w:proofErr w:type="spellEnd"/>
      <w:r w:rsidRPr="00C1073E">
        <w:rPr>
          <w:rFonts w:ascii="Brill" w:eastAsia="Brill" w:hAnsi="Brill" w:cs="Brill"/>
        </w:rPr>
        <w:t xml:space="preserve">, </w:t>
      </w:r>
      <w:commentRangeStart w:id="5358"/>
      <w:commentRangeStart w:id="5359"/>
      <w:r w:rsidRPr="00C1073E">
        <w:rPr>
          <w:rFonts w:ascii="Brill" w:eastAsia="Brill" w:hAnsi="Brill" w:cs="Brill"/>
        </w:rPr>
        <w:t>1826</w:t>
      </w:r>
      <w:commentRangeEnd w:id="5358"/>
      <w:r w:rsidR="00C1073E">
        <w:rPr>
          <w:rStyle w:val="Odwoaniedokomentarza"/>
          <w:lang w:val="en-AU"/>
        </w:rPr>
        <w:commentReference w:id="5358"/>
      </w:r>
      <w:commentRangeEnd w:id="5359"/>
      <w:r w:rsidR="004935B3">
        <w:rPr>
          <w:rStyle w:val="Odwoaniedokomentarza"/>
          <w:lang w:val="en-AU"/>
        </w:rPr>
        <w:commentReference w:id="5359"/>
      </w:r>
      <w:r w:rsidRPr="00C66272">
        <w:rPr>
          <w:rFonts w:ascii="Brill" w:eastAsia="Brill" w:hAnsi="Brill" w:cs="Brill"/>
        </w:rPr>
        <w:t>).</w:t>
      </w:r>
      <w:r w:rsidR="0006252B">
        <w:rPr>
          <w:rFonts w:ascii="Brill" w:eastAsia="Brill" w:hAnsi="Brill" w:cs="Brill"/>
        </w:rPr>
        <w:t xml:space="preserve"> </w:t>
      </w:r>
      <w:r w:rsidR="0006252B" w:rsidRPr="0006252B">
        <w:rPr>
          <w:rFonts w:ascii="Brill" w:eastAsia="Brill" w:hAnsi="Brill" w:cs="Brill"/>
        </w:rPr>
        <w:t>Emphasis is placed on the uneven nature of growth in different areas of the city, making it challenging to sustain a concentric structure.</w:t>
      </w:r>
      <w:r w:rsidRPr="00C66272">
        <w:rPr>
          <w:rFonts w:ascii="Brill" w:eastAsia="Brill" w:hAnsi="Brill" w:cs="Brill"/>
        </w:rPr>
        <w:t xml:space="preserve"> The existence of several cent</w:t>
      </w:r>
      <w:r w:rsidR="00F62668">
        <w:rPr>
          <w:rFonts w:ascii="Brill" w:eastAsia="Brill" w:hAnsi="Brill" w:cs="Brill"/>
        </w:rPr>
        <w:t>re</w:t>
      </w:r>
      <w:r w:rsidRPr="00C66272">
        <w:rPr>
          <w:rFonts w:ascii="Brill" w:eastAsia="Brill" w:hAnsi="Brill" w:cs="Brill"/>
        </w:rPr>
        <w:t xml:space="preserve">s works in the same direction. </w:t>
      </w:r>
      <w:r w:rsidR="00FF6C50" w:rsidRPr="00C66272">
        <w:rPr>
          <w:rFonts w:ascii="Brill" w:eastAsia="Brill" w:hAnsi="Brill" w:cs="Brill"/>
        </w:rPr>
        <w:t xml:space="preserve">Various factors can drive change, including developments </w:t>
      </w:r>
      <w:r w:rsidRPr="00C66272">
        <w:rPr>
          <w:rFonts w:ascii="Brill" w:eastAsia="Brill" w:hAnsi="Brill" w:cs="Brill"/>
        </w:rPr>
        <w:t xml:space="preserve">that affect free competition, </w:t>
      </w:r>
      <w:r w:rsidR="00FF6C50" w:rsidRPr="00C66272">
        <w:rPr>
          <w:rFonts w:ascii="Brill" w:eastAsia="Brill" w:hAnsi="Brill" w:cs="Brill"/>
        </w:rPr>
        <w:t xml:space="preserve">such as </w:t>
      </w:r>
      <w:r w:rsidRPr="00C66272">
        <w:rPr>
          <w:rFonts w:ascii="Brill" w:eastAsia="Brill" w:hAnsi="Brill" w:cs="Brill"/>
        </w:rPr>
        <w:t xml:space="preserve">official </w:t>
      </w:r>
      <w:r w:rsidR="00FF6C50" w:rsidRPr="00C66272">
        <w:rPr>
          <w:rFonts w:ascii="Brill" w:eastAsia="Brill" w:hAnsi="Brill" w:cs="Brill"/>
        </w:rPr>
        <w:t xml:space="preserve">rules </w:t>
      </w:r>
      <w:r w:rsidRPr="00C66272">
        <w:rPr>
          <w:rFonts w:ascii="Brill" w:eastAsia="Brill" w:hAnsi="Brill" w:cs="Brill"/>
        </w:rPr>
        <w:t>and restrictions on free market entry</w:t>
      </w:r>
      <w:r w:rsidR="00FF6C50" w:rsidRPr="00C66272">
        <w:rPr>
          <w:rFonts w:ascii="Brill" w:eastAsia="Brill" w:hAnsi="Brill" w:cs="Brill"/>
        </w:rPr>
        <w:t>;</w:t>
      </w:r>
      <w:r w:rsidRPr="00C66272">
        <w:rPr>
          <w:rFonts w:ascii="Brill" w:eastAsia="Brill" w:hAnsi="Brill" w:cs="Brill"/>
        </w:rPr>
        <w:t xml:space="preserve"> concentration/dispersion effects (industry and services)</w:t>
      </w:r>
      <w:r w:rsidR="00BC7BB4" w:rsidRPr="00C66272">
        <w:rPr>
          <w:rFonts w:ascii="Brill" w:eastAsia="Brill" w:hAnsi="Brill" w:cs="Brill"/>
        </w:rPr>
        <w:t>;</w:t>
      </w:r>
      <w:r w:rsidRPr="00C66272">
        <w:rPr>
          <w:rFonts w:ascii="Brill" w:eastAsia="Brill" w:hAnsi="Brill" w:cs="Brill"/>
        </w:rPr>
        <w:t xml:space="preserve"> topography</w:t>
      </w:r>
      <w:r w:rsidR="00BC7BB4" w:rsidRPr="00C66272">
        <w:rPr>
          <w:rFonts w:ascii="Brill" w:eastAsia="Brill" w:hAnsi="Brill" w:cs="Brill"/>
        </w:rPr>
        <w:t>; and</w:t>
      </w:r>
      <w:r w:rsidRPr="00C66272">
        <w:rPr>
          <w:rFonts w:ascii="Brill" w:eastAsia="Brill" w:hAnsi="Brill" w:cs="Brill"/>
        </w:rPr>
        <w:t xml:space="preserve"> transport networks.</w:t>
      </w:r>
      <w:r w:rsidR="0006252B">
        <w:rPr>
          <w:rFonts w:ascii="Brill" w:eastAsia="Brill" w:hAnsi="Brill" w:cs="Brill"/>
        </w:rPr>
        <w:t xml:space="preserve"> </w:t>
      </w:r>
      <w:r w:rsidR="0006252B" w:rsidRPr="0006252B">
        <w:rPr>
          <w:rFonts w:ascii="Brill" w:eastAsia="Brill" w:hAnsi="Brill" w:cs="Brill"/>
        </w:rPr>
        <w:t>However, note that, even with limits, the theory of Concentric Zones still has a strong theoretical basis for the analysis of, especially, some old (including, port) cities.</w:t>
      </w:r>
      <w:r w:rsidRPr="00C66272">
        <w:rPr>
          <w:rFonts w:ascii="Brill" w:eastAsia="Brill" w:hAnsi="Brill" w:cs="Brill"/>
        </w:rPr>
        <w:t xml:space="preserve"> </w:t>
      </w:r>
    </w:p>
    <w:p w14:paraId="35078073" w14:textId="148A404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Sectors Theory is constructed </w:t>
      </w:r>
      <w:ins w:id="5360" w:author="Autor">
        <w:r w:rsidR="000326F6">
          <w:rPr>
            <w:rFonts w:ascii="Brill" w:eastAsia="Brill" w:hAnsi="Brill" w:cs="Brill"/>
          </w:rPr>
          <w:t xml:space="preserve">based </w:t>
        </w:r>
      </w:ins>
      <w:r w:rsidRPr="00C66272">
        <w:rPr>
          <w:rFonts w:ascii="Brill" w:eastAsia="Brill" w:hAnsi="Brill" w:cs="Brill"/>
        </w:rPr>
        <w:t>on a deep relationship between spatial structure and changes of residence. The basis for explanation stands close to income groups and their need to live according to their</w:t>
      </w:r>
      <w:r w:rsidR="009F590E" w:rsidRPr="00C66272">
        <w:rPr>
          <w:rFonts w:ascii="Brill" w:eastAsia="Brill" w:hAnsi="Brill" w:cs="Brill"/>
        </w:rPr>
        <w:t xml:space="preserve"> lifestyl</w:t>
      </w:r>
      <w:r w:rsidRPr="00C66272">
        <w:rPr>
          <w:rFonts w:ascii="Brill" w:eastAsia="Brill" w:hAnsi="Brill" w:cs="Brill"/>
        </w:rPr>
        <w:t xml:space="preserve">e. </w:t>
      </w:r>
      <w:r w:rsidR="009F590E" w:rsidRPr="00C66272">
        <w:rPr>
          <w:rFonts w:ascii="Brill" w:eastAsia="Brill" w:hAnsi="Brill" w:cs="Brill"/>
        </w:rPr>
        <w:t>D</w:t>
      </w:r>
      <w:r w:rsidRPr="00C66272">
        <w:rPr>
          <w:rFonts w:ascii="Brill" w:eastAsia="Brill" w:hAnsi="Brill" w:cs="Brill"/>
        </w:rPr>
        <w:t xml:space="preserve">efenders of this reasoning stress that accessibility is </w:t>
      </w:r>
      <w:del w:id="5361" w:author="Autor">
        <w:r w:rsidRPr="00C66272" w:rsidDel="000326F6">
          <w:rPr>
            <w:rFonts w:ascii="Brill" w:eastAsia="Brill" w:hAnsi="Brill" w:cs="Brill"/>
          </w:rPr>
          <w:delText xml:space="preserve">certain to be </w:delText>
        </w:r>
      </w:del>
      <w:r w:rsidRPr="00C66272">
        <w:rPr>
          <w:rFonts w:ascii="Brill" w:eastAsia="Brill" w:hAnsi="Brill" w:cs="Brill"/>
        </w:rPr>
        <w:t xml:space="preserve">important but there is a stronger social differentiation between zones. These, in dynamic terms, are essentially influenced by the propellant force of the </w:t>
      </w:r>
      <w:r w:rsidR="00F62668">
        <w:rPr>
          <w:rFonts w:ascii="Brill" w:eastAsia="Brill" w:hAnsi="Brill" w:cs="Brill"/>
        </w:rPr>
        <w:t>wealthier</w:t>
      </w:r>
      <w:r w:rsidRPr="00C66272">
        <w:rPr>
          <w:rFonts w:ascii="Brill" w:eastAsia="Brill" w:hAnsi="Brill" w:cs="Brill"/>
        </w:rPr>
        <w:t xml:space="preserve"> classes and their choices </w:t>
      </w:r>
      <w:r w:rsidR="00142D88" w:rsidRPr="00C66272">
        <w:rPr>
          <w:rFonts w:ascii="Brill" w:eastAsia="Brill" w:hAnsi="Brill" w:cs="Brill"/>
        </w:rPr>
        <w:t>of residence</w:t>
      </w:r>
      <w:r w:rsidRPr="00C66272">
        <w:rPr>
          <w:rFonts w:ascii="Brill" w:eastAsia="Brill" w:hAnsi="Brill" w:cs="Brill"/>
        </w:rPr>
        <w:t xml:space="preserve">. </w:t>
      </w:r>
      <w:r w:rsidR="00D9481E" w:rsidRPr="00D9481E">
        <w:rPr>
          <w:rFonts w:ascii="Brill" w:eastAsia="Brill" w:hAnsi="Brill" w:cs="Brill"/>
        </w:rPr>
        <w:t xml:space="preserve">They tend to prefer living near faster transportation routes and shopping </w:t>
      </w:r>
      <w:r w:rsidR="00F62668">
        <w:rPr>
          <w:rFonts w:ascii="Brill" w:eastAsia="Brill" w:hAnsi="Brill" w:cs="Brill"/>
        </w:rPr>
        <w:t>centre</w:t>
      </w:r>
      <w:r w:rsidR="00D9481E" w:rsidRPr="00D9481E">
        <w:rPr>
          <w:rFonts w:ascii="Brill" w:eastAsia="Brill" w:hAnsi="Brill" w:cs="Brill"/>
        </w:rPr>
        <w:t>s</w:t>
      </w:r>
      <w:r w:rsidRPr="00C66272">
        <w:rPr>
          <w:rFonts w:ascii="Brill" w:eastAsia="Brill" w:hAnsi="Brill" w:cs="Brill"/>
        </w:rPr>
        <w:t xml:space="preserve">, for example. This reasoning already </w:t>
      </w:r>
      <w:r w:rsidR="00D9481E">
        <w:rPr>
          <w:rFonts w:ascii="Brill" w:eastAsia="Brill" w:hAnsi="Brill" w:cs="Brill"/>
        </w:rPr>
        <w:t>introduces</w:t>
      </w:r>
      <w:r w:rsidRPr="00C66272">
        <w:rPr>
          <w:rFonts w:ascii="Brill" w:eastAsia="Brill" w:hAnsi="Brill" w:cs="Brill"/>
        </w:rPr>
        <w:t xml:space="preserve"> the possibility of removal to the periphery. In an ideal structure we could suppose a city with five zones. The central feature of concentric pattern</w:t>
      </w:r>
      <w:ins w:id="5362" w:author="Autor">
        <w:r w:rsidR="000326F6">
          <w:rPr>
            <w:rFonts w:ascii="Brill" w:eastAsia="Brill" w:hAnsi="Brill" w:cs="Brill"/>
          </w:rPr>
          <w:t>s</w:t>
        </w:r>
      </w:ins>
      <w:r w:rsidRPr="00C66272">
        <w:rPr>
          <w:rFonts w:ascii="Brill" w:eastAsia="Brill" w:hAnsi="Brill" w:cs="Brill"/>
        </w:rPr>
        <w:t xml:space="preserve"> </w:t>
      </w:r>
      <w:r w:rsidR="00A93A18" w:rsidRPr="00C66272">
        <w:rPr>
          <w:rFonts w:ascii="Brill" w:eastAsia="Brill" w:hAnsi="Brill" w:cs="Brill"/>
        </w:rPr>
        <w:t>remains</w:t>
      </w:r>
      <w:r w:rsidRPr="00C66272">
        <w:rPr>
          <w:rFonts w:ascii="Brill" w:eastAsia="Brill" w:hAnsi="Brill" w:cs="Brill"/>
        </w:rPr>
        <w:t xml:space="preserve"> but it can be transformed with differentiated sectors along the fundamental lines of transport in the city</w:t>
      </w:r>
      <w:r w:rsidR="00A93A18" w:rsidRPr="00C66272">
        <w:rPr>
          <w:rFonts w:ascii="Brill" w:eastAsia="Brill" w:hAnsi="Brill" w:cs="Brill"/>
        </w:rPr>
        <w:t>,</w:t>
      </w:r>
      <w:r w:rsidRPr="00C66272">
        <w:rPr>
          <w:rFonts w:ascii="Brill" w:eastAsia="Brill" w:hAnsi="Brill" w:cs="Brill"/>
        </w:rPr>
        <w:t xml:space="preserve"> from the </w:t>
      </w:r>
      <w:r w:rsidR="00F62668">
        <w:rPr>
          <w:rFonts w:ascii="Brill" w:eastAsia="Brill" w:hAnsi="Brill" w:cs="Brill"/>
        </w:rPr>
        <w:t>centre</w:t>
      </w:r>
      <w:r w:rsidRPr="00C66272">
        <w:rPr>
          <w:rFonts w:ascii="Brill" w:eastAsia="Brill" w:hAnsi="Brill" w:cs="Brill"/>
        </w:rPr>
        <w:t xml:space="preserve"> to the peripher</w:t>
      </w:r>
      <w:r w:rsidR="009A7BE9" w:rsidRPr="00C66272">
        <w:rPr>
          <w:rFonts w:ascii="Brill" w:eastAsia="Brill" w:hAnsi="Brill" w:cs="Brill"/>
        </w:rPr>
        <w:t>y</w:t>
      </w:r>
      <w:r w:rsidRPr="00C66272">
        <w:rPr>
          <w:rFonts w:ascii="Brill" w:eastAsia="Brill" w:hAnsi="Brill" w:cs="Brill"/>
        </w:rPr>
        <w:t xml:space="preserve">. So, we could find the usual CBD; a wholesalers' sector and light industry, in the opposite direction </w:t>
      </w:r>
      <w:del w:id="5363" w:author="Autor">
        <w:r w:rsidR="009A7BE9" w:rsidRPr="00C66272" w:rsidDel="000326F6">
          <w:rPr>
            <w:rFonts w:ascii="Brill" w:eastAsia="Brill" w:hAnsi="Brill" w:cs="Brill"/>
          </w:rPr>
          <w:delText>from</w:delText>
        </w:r>
        <w:r w:rsidRPr="00C66272" w:rsidDel="000326F6">
          <w:rPr>
            <w:rFonts w:ascii="Brill" w:eastAsia="Brill" w:hAnsi="Brill" w:cs="Brill"/>
          </w:rPr>
          <w:delText xml:space="preserve"> that </w:delText>
        </w:r>
      </w:del>
      <w:r w:rsidRPr="00C66272">
        <w:rPr>
          <w:rFonts w:ascii="Brill" w:eastAsia="Brill" w:hAnsi="Brill" w:cs="Brill"/>
        </w:rPr>
        <w:t>of luxury residences; a residential sector of the less affluent classes</w:t>
      </w:r>
      <w:r w:rsidR="009A7BE9" w:rsidRPr="00C66272">
        <w:rPr>
          <w:rFonts w:ascii="Brill" w:eastAsia="Brill" w:hAnsi="Brill" w:cs="Brill"/>
        </w:rPr>
        <w:t xml:space="preserve"> that is </w:t>
      </w:r>
      <w:r w:rsidRPr="00C66272">
        <w:rPr>
          <w:rFonts w:ascii="Brill" w:eastAsia="Brill" w:hAnsi="Brill" w:cs="Brill"/>
        </w:rPr>
        <w:t xml:space="preserve">closer to industries, previously affluent, now </w:t>
      </w:r>
      <w:r w:rsidR="00D9481E">
        <w:rPr>
          <w:rFonts w:ascii="Brill" w:eastAsia="Brill" w:hAnsi="Brill" w:cs="Brill"/>
        </w:rPr>
        <w:t>downgraded</w:t>
      </w:r>
      <w:r w:rsidRPr="00C66272">
        <w:rPr>
          <w:rFonts w:ascii="Brill" w:eastAsia="Brill" w:hAnsi="Brill" w:cs="Brill"/>
        </w:rPr>
        <w:t xml:space="preserve">; </w:t>
      </w:r>
      <w:ins w:id="5364" w:author="Autor">
        <w:r w:rsidR="000326F6">
          <w:rPr>
            <w:rFonts w:ascii="Brill" w:eastAsia="Brill" w:hAnsi="Brill" w:cs="Brill"/>
          </w:rPr>
          <w:t xml:space="preserve">and </w:t>
        </w:r>
      </w:ins>
      <w:r w:rsidRPr="00C66272">
        <w:rPr>
          <w:rFonts w:ascii="Brill" w:eastAsia="Brill" w:hAnsi="Brill" w:cs="Brill"/>
        </w:rPr>
        <w:t>middle</w:t>
      </w:r>
      <w:r w:rsidR="009A7BE9" w:rsidRPr="00C66272">
        <w:rPr>
          <w:rFonts w:ascii="Brill" w:eastAsia="Brill" w:hAnsi="Brill" w:cs="Brill"/>
        </w:rPr>
        <w:t>-</w:t>
      </w:r>
      <w:r w:rsidRPr="00C66272">
        <w:rPr>
          <w:rFonts w:ascii="Brill" w:eastAsia="Brill" w:hAnsi="Brill" w:cs="Brill"/>
        </w:rPr>
        <w:t>class residences, closer to the rich</w:t>
      </w:r>
      <w:ins w:id="5365" w:author="Autor">
        <w:r w:rsidR="000326F6">
          <w:rPr>
            <w:rFonts w:ascii="Brill" w:eastAsia="Brill" w:hAnsi="Brill" w:cs="Brill"/>
          </w:rPr>
          <w:t>.</w:t>
        </w:r>
      </w:ins>
      <w:del w:id="5366" w:author="Autor">
        <w:r w:rsidR="00D9481E" w:rsidDel="000326F6">
          <w:rPr>
            <w:rFonts w:ascii="Brill" w:eastAsia="Brill" w:hAnsi="Brill" w:cs="Brill"/>
          </w:rPr>
          <w:delText>,</w:delText>
        </w:r>
      </w:del>
      <w:r w:rsidRPr="00C66272">
        <w:rPr>
          <w:rFonts w:ascii="Brill" w:eastAsia="Brill" w:hAnsi="Brill" w:cs="Brill"/>
        </w:rPr>
        <w:t xml:space="preserve"> This theory </w:t>
      </w:r>
      <w:r w:rsidR="009460E5" w:rsidRPr="00C66272">
        <w:rPr>
          <w:rFonts w:ascii="Brill" w:eastAsia="Brill" w:hAnsi="Brill" w:cs="Brill"/>
        </w:rPr>
        <w:t>also can be critiqued</w:t>
      </w:r>
      <w:r w:rsidRPr="00C66272">
        <w:rPr>
          <w:rFonts w:ascii="Brill" w:eastAsia="Brill" w:hAnsi="Brill" w:cs="Brill"/>
        </w:rPr>
        <w:t xml:space="preserve">: </w:t>
      </w:r>
      <w:del w:id="5367" w:author="Autor">
        <w:r w:rsidRPr="00C66272" w:rsidDel="00A802F8">
          <w:rPr>
            <w:rFonts w:ascii="Brill" w:eastAsia="Brill" w:hAnsi="Brill" w:cs="Brill"/>
          </w:rPr>
          <w:delText>the</w:delText>
        </w:r>
        <w:r w:rsidR="009460E5" w:rsidRPr="00C66272" w:rsidDel="00A802F8">
          <w:rPr>
            <w:rFonts w:ascii="Brill" w:eastAsia="Brill" w:hAnsi="Brill" w:cs="Brill"/>
          </w:rPr>
          <w:delText>re is</w:delText>
        </w:r>
      </w:del>
      <w:ins w:id="5368" w:author="Autor">
        <w:r w:rsidR="00A802F8">
          <w:rPr>
            <w:rFonts w:ascii="Brill" w:eastAsia="Brill" w:hAnsi="Brill" w:cs="Brill"/>
          </w:rPr>
          <w:t>it features</w:t>
        </w:r>
      </w:ins>
      <w:r w:rsidR="00C667D1" w:rsidRPr="00C66272">
        <w:rPr>
          <w:rFonts w:ascii="Brill" w:eastAsia="Brill" w:hAnsi="Brill" w:cs="Brill"/>
        </w:rPr>
        <w:t>, for example,</w:t>
      </w:r>
      <w:r w:rsidR="001A1E0C">
        <w:rPr>
          <w:rFonts w:ascii="Brill" w:eastAsia="Brill" w:hAnsi="Brill" w:cs="Brill"/>
        </w:rPr>
        <w:t xml:space="preserve"> </w:t>
      </w:r>
      <w:r w:rsidR="009460E5" w:rsidRPr="00C66272">
        <w:rPr>
          <w:rFonts w:ascii="Brill" w:eastAsia="Brill" w:hAnsi="Brill" w:cs="Brill"/>
        </w:rPr>
        <w:t>a</w:t>
      </w:r>
      <w:r w:rsidRPr="00C66272">
        <w:rPr>
          <w:rFonts w:ascii="Brill" w:eastAsia="Brill" w:hAnsi="Brill" w:cs="Brill"/>
        </w:rPr>
        <w:t xml:space="preserve"> simplistic view of class structure</w:t>
      </w:r>
      <w:r w:rsidR="00C667D1" w:rsidRPr="00C66272">
        <w:rPr>
          <w:rFonts w:ascii="Brill" w:eastAsia="Brill" w:hAnsi="Brill" w:cs="Brill"/>
        </w:rPr>
        <w:t xml:space="preserve">, </w:t>
      </w:r>
      <w:r w:rsidRPr="00C66272">
        <w:rPr>
          <w:rFonts w:ascii="Brill" w:eastAsia="Brill" w:hAnsi="Brill" w:cs="Brill"/>
        </w:rPr>
        <w:t xml:space="preserve">too much importance </w:t>
      </w:r>
      <w:r w:rsidR="00C667D1" w:rsidRPr="00C66272">
        <w:rPr>
          <w:rFonts w:ascii="Brill" w:eastAsia="Brill" w:hAnsi="Brill" w:cs="Brill"/>
        </w:rPr>
        <w:t xml:space="preserve">attached </w:t>
      </w:r>
      <w:r w:rsidRPr="00C66272">
        <w:rPr>
          <w:rFonts w:ascii="Brill" w:eastAsia="Brill" w:hAnsi="Brill" w:cs="Brill"/>
        </w:rPr>
        <w:t xml:space="preserve">to the attraction factor of the </w:t>
      </w:r>
      <w:r w:rsidR="00C667D1" w:rsidRPr="00C66272">
        <w:rPr>
          <w:rFonts w:ascii="Brill" w:eastAsia="Brill" w:hAnsi="Brill" w:cs="Brill"/>
        </w:rPr>
        <w:t>wealthy classes</w:t>
      </w:r>
      <w:r w:rsidRPr="00C66272">
        <w:rPr>
          <w:rFonts w:ascii="Brill" w:eastAsia="Brill" w:hAnsi="Brill" w:cs="Brill"/>
        </w:rPr>
        <w:t xml:space="preserve">, </w:t>
      </w:r>
      <w:r w:rsidR="00C667D1" w:rsidRPr="00C66272">
        <w:rPr>
          <w:rFonts w:ascii="Brill" w:eastAsia="Brill" w:hAnsi="Brill" w:cs="Brill"/>
        </w:rPr>
        <w:t xml:space="preserve">and a lack of </w:t>
      </w:r>
      <w:r w:rsidRPr="00C66272">
        <w:rPr>
          <w:rFonts w:ascii="Brill" w:eastAsia="Brill" w:hAnsi="Brill" w:cs="Brill"/>
        </w:rPr>
        <w:t>consideration of urban planning/state intervention</w:t>
      </w:r>
      <w:r w:rsidR="00C667D1" w:rsidRPr="00C66272">
        <w:rPr>
          <w:rFonts w:ascii="Brill" w:eastAsia="Brill" w:hAnsi="Brill" w:cs="Brill"/>
        </w:rPr>
        <w:t>.</w:t>
      </w:r>
    </w:p>
    <w:p w14:paraId="35078074" w14:textId="37F3868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This last point suggests the relevance of Multicentre Theory. The central bas</w:t>
      </w:r>
      <w:r w:rsidR="00C667D1" w:rsidRPr="00C66272">
        <w:rPr>
          <w:rFonts w:ascii="Brill" w:eastAsia="Brill" w:hAnsi="Brill" w:cs="Brill"/>
        </w:rPr>
        <w:t>is</w:t>
      </w:r>
      <w:r w:rsidRPr="00C66272">
        <w:rPr>
          <w:rFonts w:ascii="Brill" w:eastAsia="Brill" w:hAnsi="Brill" w:cs="Brill"/>
        </w:rPr>
        <w:t xml:space="preserve"> for this is the evidence that the city develops not only around a CBD, but, in fact, also around new </w:t>
      </w:r>
      <w:r w:rsidR="00F62668">
        <w:rPr>
          <w:rFonts w:ascii="Brill" w:eastAsia="Brill" w:hAnsi="Brill" w:cs="Brill"/>
        </w:rPr>
        <w:t>centre</w:t>
      </w:r>
      <w:r w:rsidRPr="00C66272">
        <w:rPr>
          <w:rFonts w:ascii="Brill" w:eastAsia="Brill" w:hAnsi="Brill" w:cs="Brill"/>
        </w:rPr>
        <w:t>s or sub-</w:t>
      </w:r>
      <w:r w:rsidR="00F62668">
        <w:rPr>
          <w:rFonts w:ascii="Brill" w:eastAsia="Brill" w:hAnsi="Brill" w:cs="Brill"/>
        </w:rPr>
        <w:t>centre</w:t>
      </w:r>
      <w:r w:rsidRPr="00C66272">
        <w:rPr>
          <w:rFonts w:ascii="Brill" w:eastAsia="Brill" w:hAnsi="Brill" w:cs="Brill"/>
        </w:rPr>
        <w:t>s. These arise in favourable situations</w:t>
      </w:r>
      <w:r w:rsidR="00C667D1" w:rsidRPr="00C66272">
        <w:rPr>
          <w:rFonts w:ascii="Brill" w:eastAsia="Brill" w:hAnsi="Brill" w:cs="Brill"/>
        </w:rPr>
        <w:t xml:space="preserve"> like</w:t>
      </w:r>
      <w:r w:rsidRPr="00C66272">
        <w:rPr>
          <w:rFonts w:ascii="Brill" w:eastAsia="Brill" w:hAnsi="Brill" w:cs="Brill"/>
        </w:rPr>
        <w:t xml:space="preserve"> the existence of a port area, railway station, industrial area, </w:t>
      </w:r>
      <w:r w:rsidR="00C667D1" w:rsidRPr="00C66272">
        <w:rPr>
          <w:rFonts w:ascii="Brill" w:eastAsia="Brill" w:hAnsi="Brill" w:cs="Brill"/>
        </w:rPr>
        <w:t xml:space="preserve">or a </w:t>
      </w:r>
      <w:r w:rsidRPr="00C66272">
        <w:rPr>
          <w:rFonts w:ascii="Brill" w:eastAsia="Brill" w:hAnsi="Brill" w:cs="Brill"/>
        </w:rPr>
        <w:t xml:space="preserve">peripheral shopping </w:t>
      </w:r>
      <w:r w:rsidR="00F62668">
        <w:rPr>
          <w:rFonts w:ascii="Brill" w:eastAsia="Brill" w:hAnsi="Brill" w:cs="Brill"/>
        </w:rPr>
        <w:t>centre</w:t>
      </w:r>
      <w:r w:rsidR="00C667D1" w:rsidRPr="00C66272">
        <w:rPr>
          <w:rFonts w:ascii="Brill" w:eastAsia="Brill" w:hAnsi="Brill" w:cs="Brill"/>
        </w:rPr>
        <w:t>.</w:t>
      </w:r>
      <w:r w:rsidRPr="00C66272">
        <w:rPr>
          <w:rFonts w:ascii="Brill" w:eastAsia="Brill" w:hAnsi="Brill" w:cs="Brill"/>
        </w:rPr>
        <w:t xml:space="preserve"> The presence of interdependent activities creating agglomeration economies and patterns of concentration, </w:t>
      </w:r>
      <w:r w:rsidRPr="00C66272">
        <w:rPr>
          <w:rFonts w:ascii="Brill" w:eastAsia="Brill" w:hAnsi="Brill" w:cs="Brill"/>
        </w:rPr>
        <w:lastRenderedPageBreak/>
        <w:t xml:space="preserve">situations of easy transportation, or simply </w:t>
      </w:r>
      <w:ins w:id="5369" w:author="Autor">
        <w:r w:rsidR="004935B3">
          <w:t xml:space="preserve">constructed </w:t>
        </w:r>
      </w:ins>
      <w:commentRangeStart w:id="5370"/>
      <w:commentRangeStart w:id="5371"/>
      <w:del w:id="5372" w:author="Autor">
        <w:r w:rsidRPr="00C66272" w:rsidDel="004935B3">
          <w:rPr>
            <w:rFonts w:ascii="Brill" w:eastAsia="Brill" w:hAnsi="Brill" w:cs="Brill"/>
          </w:rPr>
          <w:delText>created</w:delText>
        </w:r>
        <w:commentRangeEnd w:id="5370"/>
        <w:r w:rsidR="00A802F8" w:rsidDel="004935B3">
          <w:rPr>
            <w:rStyle w:val="Odwoaniedokomentarza"/>
            <w:lang w:val="en-AU"/>
          </w:rPr>
          <w:commentReference w:id="5370"/>
        </w:r>
      </w:del>
      <w:commentRangeEnd w:id="5371"/>
      <w:r w:rsidR="004935B3">
        <w:rPr>
          <w:rStyle w:val="Odwoaniedokomentarza"/>
          <w:lang w:val="en-AU"/>
        </w:rPr>
        <w:commentReference w:id="5371"/>
      </w:r>
      <w:r w:rsidRPr="00C66272">
        <w:rPr>
          <w:rFonts w:ascii="Brill" w:eastAsia="Brill" w:hAnsi="Brill" w:cs="Brill"/>
        </w:rPr>
        <w:t xml:space="preserve"> planning </w:t>
      </w:r>
      <w:r w:rsidR="00F62668">
        <w:rPr>
          <w:rFonts w:ascii="Brill" w:eastAsia="Brill" w:hAnsi="Brill" w:cs="Brill"/>
        </w:rPr>
        <w:t>centre</w:t>
      </w:r>
      <w:r w:rsidRPr="00C66272">
        <w:rPr>
          <w:rFonts w:ascii="Brill" w:eastAsia="Brill" w:hAnsi="Brill" w:cs="Brill"/>
        </w:rPr>
        <w:t xml:space="preserve">s, can give </w:t>
      </w:r>
      <w:r w:rsidR="009345C4" w:rsidRPr="00C66272">
        <w:rPr>
          <w:rFonts w:ascii="Brill" w:eastAsia="Brill" w:hAnsi="Brill" w:cs="Brill"/>
        </w:rPr>
        <w:t xml:space="preserve">rise </w:t>
      </w:r>
      <w:r w:rsidRPr="00C66272">
        <w:rPr>
          <w:rFonts w:ascii="Brill" w:eastAsia="Brill" w:hAnsi="Brill" w:cs="Brill"/>
        </w:rPr>
        <w:t xml:space="preserve">to these secondary </w:t>
      </w:r>
      <w:r w:rsidR="00F62668">
        <w:rPr>
          <w:rFonts w:ascii="Brill" w:eastAsia="Brill" w:hAnsi="Brill" w:cs="Brill"/>
        </w:rPr>
        <w:t>centre</w:t>
      </w:r>
      <w:r w:rsidRPr="00C66272">
        <w:rPr>
          <w:rFonts w:ascii="Brill" w:eastAsia="Brill" w:hAnsi="Brill" w:cs="Brill"/>
        </w:rPr>
        <w:t xml:space="preserve">s, changing </w:t>
      </w:r>
      <w:r w:rsidR="009345C4" w:rsidRPr="00C66272">
        <w:rPr>
          <w:rFonts w:ascii="Brill" w:eastAsia="Brill" w:hAnsi="Brill" w:cs="Brill"/>
        </w:rPr>
        <w:t xml:space="preserve">the city structure </w:t>
      </w:r>
      <w:r w:rsidRPr="00C66272">
        <w:rPr>
          <w:rFonts w:ascii="Brill" w:eastAsia="Brill" w:hAnsi="Brill" w:cs="Brill"/>
        </w:rPr>
        <w:t>substantially</w:t>
      </w:r>
      <w:ins w:id="5373" w:author="Autor">
        <w:r w:rsidR="00E27E0D">
          <w:rPr>
            <w:rFonts w:ascii="Brill" w:eastAsia="Brill" w:hAnsi="Brill" w:cs="Brill"/>
          </w:rPr>
          <w:t xml:space="preserve"> (Cocco, 2000)</w:t>
        </w:r>
      </w:ins>
      <w:r w:rsidRPr="00C66272">
        <w:rPr>
          <w:rFonts w:ascii="Brill" w:eastAsia="Brill" w:hAnsi="Brill" w:cs="Brill"/>
        </w:rPr>
        <w:t xml:space="preserve">. </w:t>
      </w:r>
      <w:r w:rsidR="009345C4" w:rsidRPr="00C66272">
        <w:rPr>
          <w:rFonts w:ascii="Brill" w:eastAsia="Brill" w:hAnsi="Brill" w:cs="Brill"/>
        </w:rPr>
        <w:t>C</w:t>
      </w:r>
      <w:r w:rsidRPr="00C66272">
        <w:rPr>
          <w:rFonts w:ascii="Brill" w:eastAsia="Brill" w:hAnsi="Brill" w:cs="Brill"/>
        </w:rPr>
        <w:t>ritics of this theory highlight</w:t>
      </w:r>
      <w:r w:rsidR="001A1E0C">
        <w:rPr>
          <w:rFonts w:ascii="Brill" w:eastAsia="Brill" w:hAnsi="Brill" w:cs="Brill"/>
        </w:rPr>
        <w:t xml:space="preserve"> </w:t>
      </w:r>
      <w:r w:rsidRPr="00C66272">
        <w:rPr>
          <w:rFonts w:ascii="Brill" w:eastAsia="Brill" w:hAnsi="Brill" w:cs="Brill"/>
        </w:rPr>
        <w:t>its empiric</w:t>
      </w:r>
      <w:r w:rsidR="009345C4" w:rsidRPr="00C66272">
        <w:rPr>
          <w:rFonts w:ascii="Brill" w:eastAsia="Brill" w:hAnsi="Brill" w:cs="Brill"/>
        </w:rPr>
        <w:t>al</w:t>
      </w:r>
      <w:r w:rsidRPr="00C66272">
        <w:rPr>
          <w:rFonts w:ascii="Brill" w:eastAsia="Brill" w:hAnsi="Brill" w:cs="Brill"/>
        </w:rPr>
        <w:t xml:space="preserve"> determination.</w:t>
      </w:r>
    </w:p>
    <w:p w14:paraId="35078075" w14:textId="398DED41" w:rsidR="00CB3FC9" w:rsidRPr="00C66272" w:rsidRDefault="0007659B">
      <w:pPr>
        <w:spacing w:line="360" w:lineRule="auto"/>
        <w:ind w:firstLine="708"/>
        <w:jc w:val="both"/>
        <w:rPr>
          <w:rFonts w:ascii="Brill" w:eastAsia="Brill" w:hAnsi="Brill" w:cs="Brill"/>
        </w:rPr>
      </w:pPr>
      <w:r w:rsidRPr="00C66272">
        <w:rPr>
          <w:rFonts w:ascii="Brill" w:eastAsia="Brill" w:hAnsi="Brill" w:cs="Brill"/>
        </w:rPr>
        <w:t>Despite the critiques</w:t>
      </w:r>
      <w:r w:rsidR="00C55FA1" w:rsidRPr="00C66272">
        <w:rPr>
          <w:rFonts w:ascii="Brill" w:eastAsia="Brill" w:hAnsi="Brill" w:cs="Brill"/>
        </w:rPr>
        <w:t xml:space="preserve">, these proposals can be very useful in the study of the </w:t>
      </w:r>
      <w:r w:rsidRPr="00C66272">
        <w:rPr>
          <w:rFonts w:ascii="Brill" w:eastAsia="Brill" w:hAnsi="Brill" w:cs="Brill"/>
        </w:rPr>
        <w:t xml:space="preserve">case of </w:t>
      </w:r>
      <w:r w:rsidR="00C55FA1" w:rsidRPr="00C66272">
        <w:rPr>
          <w:rFonts w:ascii="Brill" w:eastAsia="Brill" w:hAnsi="Brill" w:cs="Brill"/>
        </w:rPr>
        <w:t xml:space="preserve">Lisbon. Especially </w:t>
      </w:r>
      <w:r w:rsidR="00DA4098" w:rsidRPr="00C66272">
        <w:rPr>
          <w:rFonts w:ascii="Brill" w:eastAsia="Brill" w:hAnsi="Brill" w:cs="Brill"/>
        </w:rPr>
        <w:t xml:space="preserve">helpful is </w:t>
      </w:r>
      <w:r w:rsidR="00C55FA1" w:rsidRPr="00C66272">
        <w:rPr>
          <w:rFonts w:ascii="Brill" w:eastAsia="Brill" w:hAnsi="Brill" w:cs="Brill"/>
        </w:rPr>
        <w:t xml:space="preserve">the idea of a transition area of city development, crowning the business </w:t>
      </w:r>
      <w:r w:rsidR="00F62668">
        <w:rPr>
          <w:rFonts w:ascii="Brill" w:eastAsia="Brill" w:hAnsi="Brill" w:cs="Brill"/>
        </w:rPr>
        <w:t>centre</w:t>
      </w:r>
      <w:r w:rsidR="00DA4098" w:rsidRPr="00C66272">
        <w:rPr>
          <w:rFonts w:ascii="Brill" w:eastAsia="Brill" w:hAnsi="Brill" w:cs="Brill"/>
        </w:rPr>
        <w:t>, or</w:t>
      </w:r>
      <w:r w:rsidR="001A1E0C">
        <w:rPr>
          <w:rFonts w:ascii="Brill" w:eastAsia="Brill" w:hAnsi="Brill" w:cs="Brill"/>
        </w:rPr>
        <w:t xml:space="preserve"> </w:t>
      </w:r>
      <w:r w:rsidR="00C55FA1" w:rsidRPr="00C66272">
        <w:rPr>
          <w:rFonts w:ascii="Brill" w:eastAsia="Brill" w:hAnsi="Brill" w:cs="Brill"/>
        </w:rPr>
        <w:t>the presence of sectors of residential upper classes and rich commerce along the so called “</w:t>
      </w:r>
      <w:r w:rsidR="00C55FA1" w:rsidRPr="00F34A6C">
        <w:rPr>
          <w:rFonts w:ascii="Brill" w:eastAsia="Brill" w:hAnsi="Brill" w:cs="Brill"/>
          <w:i/>
          <w:iCs/>
          <w:rPrChange w:id="5374" w:author="Autor">
            <w:rPr>
              <w:rFonts w:ascii="Brill" w:eastAsia="Brill" w:hAnsi="Brill" w:cs="Brill"/>
            </w:rPr>
          </w:rPrChange>
        </w:rPr>
        <w:t>Avenidas Novas</w:t>
      </w:r>
      <w:r w:rsidR="00C55FA1" w:rsidRPr="00C66272">
        <w:rPr>
          <w:rFonts w:ascii="Brill" w:eastAsia="Brill" w:hAnsi="Brill" w:cs="Brill"/>
        </w:rPr>
        <w:t xml:space="preserve">/ New Avenues”, </w:t>
      </w:r>
      <w:ins w:id="5375" w:author="Autor">
        <w:r w:rsidR="00A802F8">
          <w:rPr>
            <w:rFonts w:ascii="Brill" w:eastAsia="Brill" w:hAnsi="Brill" w:cs="Brill"/>
          </w:rPr>
          <w:t>as well as</w:t>
        </w:r>
      </w:ins>
      <w:del w:id="5376" w:author="Autor">
        <w:r w:rsidR="00C55FA1" w:rsidRPr="00C66272" w:rsidDel="00A802F8">
          <w:rPr>
            <w:rFonts w:ascii="Brill" w:eastAsia="Brill" w:hAnsi="Brill" w:cs="Brill"/>
          </w:rPr>
          <w:delText>and, also, of</w:delText>
        </w:r>
      </w:del>
      <w:r w:rsidR="00C55FA1" w:rsidRPr="00C66272">
        <w:rPr>
          <w:rFonts w:ascii="Brill" w:eastAsia="Brill" w:hAnsi="Brill" w:cs="Brill"/>
        </w:rPr>
        <w:t xml:space="preserve"> residential areas for </w:t>
      </w:r>
      <w:r w:rsidR="00FF73BE" w:rsidRPr="00C66272">
        <w:rPr>
          <w:rFonts w:ascii="Brill" w:eastAsia="Brill" w:hAnsi="Brill" w:cs="Brill"/>
        </w:rPr>
        <w:t>the wealthy</w:t>
      </w:r>
      <w:r w:rsidR="00C55FA1" w:rsidRPr="00C66272">
        <w:rPr>
          <w:rFonts w:ascii="Brill" w:eastAsia="Brill" w:hAnsi="Brill" w:cs="Brill"/>
        </w:rPr>
        <w:t xml:space="preserve"> in more agreeable peripher</w:t>
      </w:r>
      <w:r w:rsidR="00FF73BE" w:rsidRPr="00C66272">
        <w:rPr>
          <w:rFonts w:ascii="Brill" w:eastAsia="Brill" w:hAnsi="Brill" w:cs="Brill"/>
        </w:rPr>
        <w:t>al</w:t>
      </w:r>
      <w:r w:rsidR="00C55FA1" w:rsidRPr="00C66272">
        <w:rPr>
          <w:rFonts w:ascii="Brill" w:eastAsia="Brill" w:hAnsi="Brill" w:cs="Brill"/>
        </w:rPr>
        <w:t xml:space="preserve"> areas (</w:t>
      </w:r>
      <w:r w:rsidR="00FF73BE" w:rsidRPr="00C66272">
        <w:rPr>
          <w:rFonts w:ascii="Brill" w:eastAsia="Brill" w:hAnsi="Brill" w:cs="Brill"/>
        </w:rPr>
        <w:t>e.g.,</w:t>
      </w:r>
      <w:r w:rsidR="00C55FA1" w:rsidRPr="00C66272">
        <w:rPr>
          <w:rFonts w:ascii="Brill" w:eastAsia="Brill" w:hAnsi="Brill" w:cs="Brill"/>
        </w:rPr>
        <w:t xml:space="preserve"> Belém, Estoril, Cascais). </w:t>
      </w:r>
    </w:p>
    <w:p w14:paraId="35078076" w14:textId="77777777" w:rsidR="00CB3FC9" w:rsidRPr="00C66272" w:rsidRDefault="00CB3FC9">
      <w:pPr>
        <w:spacing w:line="360" w:lineRule="auto"/>
        <w:jc w:val="both"/>
        <w:rPr>
          <w:rFonts w:ascii="Brill" w:eastAsia="Brill" w:hAnsi="Brill" w:cs="Brill"/>
        </w:rPr>
      </w:pPr>
    </w:p>
    <w:p w14:paraId="35078077" w14:textId="42E1D21F"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The general context: The Portuguese </w:t>
      </w:r>
      <w:ins w:id="5377" w:author="Autor">
        <w:r w:rsidR="00D2028E">
          <w:rPr>
            <w:rFonts w:ascii="Brill" w:eastAsia="Brill" w:hAnsi="Brill" w:cs="Brill"/>
            <w:b/>
          </w:rPr>
          <w:t>u</w:t>
        </w:r>
      </w:ins>
      <w:del w:id="5378" w:author="Autor">
        <w:r w:rsidRPr="00C66272" w:rsidDel="00D2028E">
          <w:rPr>
            <w:rFonts w:ascii="Brill" w:eastAsia="Brill" w:hAnsi="Brill" w:cs="Brill"/>
            <w:b/>
          </w:rPr>
          <w:delText>U</w:delText>
        </w:r>
      </w:del>
      <w:r w:rsidRPr="00C66272">
        <w:rPr>
          <w:rFonts w:ascii="Brill" w:eastAsia="Brill" w:hAnsi="Brill" w:cs="Brill"/>
          <w:b/>
        </w:rPr>
        <w:t xml:space="preserve">rban </w:t>
      </w:r>
      <w:ins w:id="5379" w:author="Autor">
        <w:r w:rsidR="00D2028E">
          <w:rPr>
            <w:rFonts w:ascii="Brill" w:eastAsia="Brill" w:hAnsi="Brill" w:cs="Brill"/>
            <w:b/>
          </w:rPr>
          <w:t>s</w:t>
        </w:r>
      </w:ins>
      <w:del w:id="5380" w:author="Autor">
        <w:r w:rsidRPr="00C66272" w:rsidDel="00D2028E">
          <w:rPr>
            <w:rFonts w:ascii="Brill" w:eastAsia="Brill" w:hAnsi="Brill" w:cs="Brill"/>
            <w:b/>
          </w:rPr>
          <w:delText>S</w:delText>
        </w:r>
      </w:del>
      <w:r w:rsidRPr="00C66272">
        <w:rPr>
          <w:rFonts w:ascii="Brill" w:eastAsia="Brill" w:hAnsi="Brill" w:cs="Brill"/>
          <w:b/>
        </w:rPr>
        <w:t>ystem and the role of ports</w:t>
      </w:r>
    </w:p>
    <w:p w14:paraId="35078078" w14:textId="5DAA959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To study the particularities of the hustle and bustle phenomena in </w:t>
      </w:r>
      <w:r w:rsidR="00F62668">
        <w:rPr>
          <w:rFonts w:ascii="Brill" w:eastAsia="Brill" w:hAnsi="Brill" w:cs="Brill"/>
        </w:rPr>
        <w:t xml:space="preserve">the </w:t>
      </w:r>
      <w:r w:rsidRPr="00C66272">
        <w:rPr>
          <w:rFonts w:ascii="Brill" w:eastAsia="Brill" w:hAnsi="Brill" w:cs="Brill"/>
        </w:rPr>
        <w:t>port-city Lisbon</w:t>
      </w:r>
      <w:r w:rsidR="00F62668">
        <w:rPr>
          <w:rFonts w:ascii="Brill" w:eastAsia="Brill" w:hAnsi="Brill" w:cs="Brill"/>
        </w:rPr>
        <w:t>,</w:t>
      </w:r>
      <w:r w:rsidRPr="00C66272">
        <w:rPr>
          <w:rFonts w:ascii="Brill" w:eastAsia="Brill" w:hAnsi="Brill" w:cs="Brill"/>
        </w:rPr>
        <w:t xml:space="preserve"> </w:t>
      </w:r>
      <w:r w:rsidR="00D22DFF" w:rsidRPr="00C66272">
        <w:rPr>
          <w:rFonts w:ascii="Brill" w:eastAsia="Brill" w:hAnsi="Brill" w:cs="Brill"/>
        </w:rPr>
        <w:t>I consider</w:t>
      </w:r>
      <w:r w:rsidRPr="00C66272">
        <w:rPr>
          <w:rFonts w:ascii="Brill" w:eastAsia="Brill" w:hAnsi="Brill" w:cs="Brill"/>
        </w:rPr>
        <w:t xml:space="preserve"> two previous questions of general context. The first note relates to the Portuguese urban system and its dynamics. The most persistent trend that </w:t>
      </w:r>
      <w:r w:rsidR="00D22DFF" w:rsidRPr="00C66272">
        <w:rPr>
          <w:rFonts w:ascii="Brill" w:eastAsia="Brill" w:hAnsi="Brill" w:cs="Brill"/>
        </w:rPr>
        <w:t xml:space="preserve">has </w:t>
      </w:r>
      <w:r w:rsidRPr="00C66272">
        <w:rPr>
          <w:rFonts w:ascii="Brill" w:eastAsia="Brill" w:hAnsi="Brill" w:cs="Brill"/>
        </w:rPr>
        <w:t>shaped the population structure and the territorial organization of Portugal, according to the Portuguese National Plan for the Territorial Management Policy-</w:t>
      </w:r>
      <w:del w:id="5381" w:author="Autor">
        <w:r w:rsidRPr="00C66272" w:rsidDel="00A802F8">
          <w:rPr>
            <w:rFonts w:ascii="Brill" w:eastAsia="Brill" w:hAnsi="Brill" w:cs="Brill"/>
          </w:rPr>
          <w:delText xml:space="preserve"> </w:delText>
        </w:r>
      </w:del>
      <w:r w:rsidRPr="00C66272">
        <w:rPr>
          <w:rFonts w:ascii="Brill" w:eastAsia="Brill" w:hAnsi="Brill" w:cs="Brill"/>
        </w:rPr>
        <w:t xml:space="preserve">PNPOT, came from the agricultural and rural exodus in recent decades, determined by forces of attraction and repulsion driven mainly by economic motivations. Among these, </w:t>
      </w:r>
      <w:r w:rsidR="002D071F" w:rsidRPr="00C66272">
        <w:rPr>
          <w:rFonts w:ascii="Brill" w:eastAsia="Brill" w:hAnsi="Brill" w:cs="Brill"/>
        </w:rPr>
        <w:t>I</w:t>
      </w:r>
      <w:r w:rsidRPr="00C66272">
        <w:rPr>
          <w:rFonts w:ascii="Brill" w:eastAsia="Brill" w:hAnsi="Brill" w:cs="Brill"/>
        </w:rPr>
        <w:t xml:space="preserve"> find </w:t>
      </w:r>
      <w:r w:rsidR="004667B8" w:rsidRPr="00C66272">
        <w:rPr>
          <w:rFonts w:ascii="Brill" w:eastAsia="Brill" w:hAnsi="Brill" w:cs="Brill"/>
        </w:rPr>
        <w:t>a</w:t>
      </w:r>
      <w:r w:rsidRPr="00C66272">
        <w:rPr>
          <w:rFonts w:ascii="Brill" w:eastAsia="Brill" w:hAnsi="Brill" w:cs="Brill"/>
        </w:rPr>
        <w:t xml:space="preserve"> very different dynamism of product growth and of creation/destruction of jobs in the various sectors and regions, and the substantial increase in social expectations, both in terms of working conditions and wages, and more generally, in terms of well-being standards (</w:t>
      </w:r>
      <w:r w:rsidRPr="00E81C0F">
        <w:rPr>
          <w:rFonts w:ascii="Brill" w:eastAsia="Brill" w:hAnsi="Brill" w:cs="Brill"/>
        </w:rPr>
        <w:t>PNPOT, 2007</w:t>
      </w:r>
      <w:ins w:id="5382" w:author="Autor">
        <w:r w:rsidR="006C0655">
          <w:rPr>
            <w:rFonts w:ascii="Brill" w:eastAsia="Brill" w:hAnsi="Brill" w:cs="Brill"/>
          </w:rPr>
          <w:t xml:space="preserve">; </w:t>
        </w:r>
      </w:ins>
      <w:r w:rsidRPr="00C66272">
        <w:rPr>
          <w:rFonts w:ascii="Brill" w:eastAsia="Brill" w:hAnsi="Brill" w:cs="Brill"/>
        </w:rPr>
        <w:t xml:space="preserve">). </w:t>
      </w:r>
    </w:p>
    <w:p w14:paraId="35078079" w14:textId="18B9728E" w:rsidR="00CB3FC9" w:rsidRPr="00D9481E" w:rsidRDefault="00C55FA1" w:rsidP="00F34A6C">
      <w:pPr>
        <w:spacing w:line="360" w:lineRule="auto"/>
        <w:ind w:firstLine="720"/>
        <w:jc w:val="both"/>
        <w:rPr>
          <w:rFonts w:ascii="Brill" w:hAnsi="Brill"/>
        </w:rPr>
        <w:pPrChange w:id="5383" w:author="Autor">
          <w:pPr>
            <w:spacing w:line="360" w:lineRule="auto"/>
            <w:jc w:val="both"/>
          </w:pPr>
        </w:pPrChange>
      </w:pPr>
      <w:r w:rsidRPr="00D9481E">
        <w:rPr>
          <w:rFonts w:ascii="Brill" w:eastAsia="Brill" w:hAnsi="Brill" w:cs="Brill"/>
        </w:rPr>
        <w:t xml:space="preserve">The </w:t>
      </w:r>
      <w:del w:id="5384" w:author="Autor">
        <w:r w:rsidRPr="00D9481E" w:rsidDel="006044AA">
          <w:rPr>
            <w:rFonts w:ascii="Brill" w:eastAsia="Brill" w:hAnsi="Brill" w:cs="Brill"/>
          </w:rPr>
          <w:delText xml:space="preserve">referred </w:delText>
        </w:r>
      </w:del>
      <w:ins w:id="5385" w:author="Autor">
        <w:r w:rsidR="006044AA">
          <w:rPr>
            <w:rFonts w:ascii="Brill" w:eastAsia="Brill" w:hAnsi="Brill" w:cs="Brill"/>
          </w:rPr>
          <w:t>above-mentioned</w:t>
        </w:r>
        <w:r w:rsidR="006044AA" w:rsidRPr="00D9481E">
          <w:rPr>
            <w:rFonts w:ascii="Brill" w:eastAsia="Brill" w:hAnsi="Brill" w:cs="Brill"/>
          </w:rPr>
          <w:t xml:space="preserve"> </w:t>
        </w:r>
      </w:ins>
      <w:r w:rsidRPr="00D9481E">
        <w:rPr>
          <w:rFonts w:ascii="Brill" w:eastAsia="Brill" w:hAnsi="Brill" w:cs="Brill"/>
        </w:rPr>
        <w:t>process of rural exodus reinforced the role of the urban system in the planning and development of the national territory. The evolution of the urban system has two complementary trends as a backdrop: the depopulation of vast rural areas and the urbanization of populations</w:t>
      </w:r>
      <w:ins w:id="5386" w:author="Autor">
        <w:r w:rsidR="00F34A6C">
          <w:rPr>
            <w:rFonts w:ascii="Brill" w:eastAsia="Brill" w:hAnsi="Brill" w:cs="Brill"/>
          </w:rPr>
          <w:t xml:space="preserve"> (Albergaria, 1999</w:t>
        </w:r>
        <w:r w:rsidR="00E9318A">
          <w:rPr>
            <w:rFonts w:ascii="Brill" w:eastAsia="Brill" w:hAnsi="Brill" w:cs="Brill"/>
          </w:rPr>
          <w:t xml:space="preserve">; </w:t>
        </w:r>
        <w:r w:rsidR="00E9318A" w:rsidRPr="00E9318A">
          <w:rPr>
            <w:rFonts w:ascii="Brill" w:eastAsia="Brill" w:hAnsi="Brill" w:cs="Brill"/>
          </w:rPr>
          <w:t>Ferrão &amp; Sá Marques, 2003)</w:t>
        </w:r>
        <w:del w:id="5387" w:author="Autor">
          <w:r w:rsidR="00F34A6C" w:rsidDel="00E9318A">
            <w:rPr>
              <w:rFonts w:ascii="Brill" w:eastAsia="Brill" w:hAnsi="Brill" w:cs="Brill"/>
            </w:rPr>
            <w:delText>)</w:delText>
          </w:r>
        </w:del>
      </w:ins>
      <w:r w:rsidRPr="00D9481E">
        <w:rPr>
          <w:rFonts w:ascii="Brill" w:eastAsia="Brill" w:hAnsi="Brill" w:cs="Brill"/>
        </w:rPr>
        <w:t xml:space="preserve">. In the beginning of the new millennium, more than </w:t>
      </w:r>
      <w:ins w:id="5388" w:author="Autor">
        <w:r w:rsidR="006044AA">
          <w:rPr>
            <w:rFonts w:ascii="Brill" w:eastAsia="Brill" w:hAnsi="Brill" w:cs="Brill"/>
          </w:rPr>
          <w:t>three quarters</w:t>
        </w:r>
      </w:ins>
      <w:del w:id="5389" w:author="Autor">
        <w:r w:rsidRPr="00D9481E" w:rsidDel="006044AA">
          <w:rPr>
            <w:rFonts w:ascii="Brill" w:eastAsia="Brill" w:hAnsi="Brill" w:cs="Brill"/>
          </w:rPr>
          <w:delText>¾</w:delText>
        </w:r>
      </w:del>
      <w:r w:rsidRPr="00D9481E">
        <w:rPr>
          <w:rFonts w:ascii="Brill" w:eastAsia="Brill" w:hAnsi="Brill" w:cs="Brill"/>
        </w:rPr>
        <w:t xml:space="preserve"> of the population of the </w:t>
      </w:r>
      <w:r w:rsidR="004667B8" w:rsidRPr="00D9481E">
        <w:rPr>
          <w:rFonts w:ascii="Brill" w:eastAsia="Brill" w:hAnsi="Brill" w:cs="Brill"/>
        </w:rPr>
        <w:t>c</w:t>
      </w:r>
      <w:r w:rsidRPr="00D9481E">
        <w:rPr>
          <w:rFonts w:ascii="Brill" w:eastAsia="Brill" w:hAnsi="Brill" w:cs="Brill"/>
        </w:rPr>
        <w:t>ontinent was concentrated in areas with predominantly urban characteristics</w:t>
      </w:r>
      <w:ins w:id="5390" w:author="Autor">
        <w:r w:rsidR="00D67FE6">
          <w:rPr>
            <w:rFonts w:ascii="Brill" w:eastAsia="Brill" w:hAnsi="Brill" w:cs="Brill"/>
          </w:rPr>
          <w:t xml:space="preserve"> (</w:t>
        </w:r>
        <w:r w:rsidR="00C13FB1">
          <w:rPr>
            <w:rFonts w:ascii="Brill" w:eastAsia="Brill" w:hAnsi="Brill" w:cs="Brill"/>
          </w:rPr>
          <w:t xml:space="preserve">UN, 2017; </w:t>
        </w:r>
        <w:r w:rsidR="00D67FE6">
          <w:rPr>
            <w:rFonts w:ascii="Brill" w:eastAsia="Brill" w:hAnsi="Brill" w:cs="Brill"/>
          </w:rPr>
          <w:t>OECD, 2018)</w:t>
        </w:r>
      </w:ins>
      <w:r w:rsidRPr="00D9481E">
        <w:rPr>
          <w:rFonts w:ascii="Brill" w:eastAsia="Brill" w:hAnsi="Brill" w:cs="Brill"/>
        </w:rPr>
        <w:t>. The most attractive spaces are the most specialized in services and industry. They correspond to a coastline, polarized by the metropolitan areas of Lisbon and Porto, and to some intermediate urban systems that, from the northwest to the Algarve, maintain some dynamism and autonomy, although within the framework of a close interdependence with</w:t>
      </w:r>
      <w:del w:id="5391" w:author="Autor">
        <w:r w:rsidRPr="00D9481E" w:rsidDel="006044AA">
          <w:rPr>
            <w:rFonts w:ascii="Brill" w:eastAsia="Brill" w:hAnsi="Brill" w:cs="Brill"/>
          </w:rPr>
          <w:delText xml:space="preserve"> that</w:delText>
        </w:r>
      </w:del>
      <w:r w:rsidRPr="00D9481E">
        <w:rPr>
          <w:rFonts w:ascii="Brill" w:eastAsia="Brill" w:hAnsi="Brill" w:cs="Brill"/>
        </w:rPr>
        <w:t xml:space="preserve"> coastal urban areas of </w:t>
      </w:r>
      <w:ins w:id="5392" w:author="Autor">
        <w:r w:rsidR="00C85FEF">
          <w:t>primary importance</w:t>
        </w:r>
      </w:ins>
      <w:commentRangeStart w:id="5393"/>
      <w:commentRangeStart w:id="5394"/>
      <w:del w:id="5395" w:author="Autor">
        <w:r w:rsidRPr="00D9481E" w:rsidDel="00C85FEF">
          <w:rPr>
            <w:rFonts w:ascii="Brill" w:eastAsia="Brill" w:hAnsi="Brill" w:cs="Brill"/>
          </w:rPr>
          <w:delText>first position</w:delText>
        </w:r>
        <w:commentRangeEnd w:id="5393"/>
        <w:r w:rsidR="00D2028E" w:rsidDel="00C85FEF">
          <w:rPr>
            <w:rStyle w:val="Odwoaniedokomentarza"/>
            <w:lang w:val="en-AU"/>
          </w:rPr>
          <w:commentReference w:id="5393"/>
        </w:r>
      </w:del>
      <w:commentRangeEnd w:id="5394"/>
      <w:r w:rsidR="00C85FEF">
        <w:rPr>
          <w:rStyle w:val="Odwoaniedokomentarza"/>
          <w:lang w:val="en-AU"/>
        </w:rPr>
        <w:commentReference w:id="5394"/>
      </w:r>
      <w:r w:rsidRPr="00D9481E">
        <w:rPr>
          <w:rFonts w:ascii="Brill" w:eastAsia="Brill" w:hAnsi="Brill" w:cs="Brill"/>
        </w:rPr>
        <w:t xml:space="preserve">. This shows the persistent trend of strengthening the absolute and relative weight of Great Lisbon, Great Porto, </w:t>
      </w:r>
      <w:r w:rsidR="00285AFB" w:rsidRPr="00D9481E">
        <w:rPr>
          <w:rFonts w:ascii="Brill" w:eastAsia="Brill" w:hAnsi="Brill" w:cs="Brill"/>
        </w:rPr>
        <w:t xml:space="preserve">and the </w:t>
      </w:r>
      <w:r w:rsidRPr="00D9481E">
        <w:rPr>
          <w:rFonts w:ascii="Brill" w:eastAsia="Brill" w:hAnsi="Brill" w:cs="Brill"/>
        </w:rPr>
        <w:t xml:space="preserve">Peninsula of Setúbal </w:t>
      </w:r>
      <w:r w:rsidRPr="00D9481E">
        <w:rPr>
          <w:rFonts w:ascii="Brill" w:eastAsia="Brill" w:hAnsi="Brill" w:cs="Brill"/>
        </w:rPr>
        <w:lastRenderedPageBreak/>
        <w:t>and Algarve in the evolution of the sub-regional distribution of the population</w:t>
      </w:r>
      <w:ins w:id="5396" w:author="Autor">
        <w:r w:rsidR="00B27EAA">
          <w:rPr>
            <w:rFonts w:ascii="Brill" w:eastAsia="Brill" w:hAnsi="Brill" w:cs="Brill"/>
          </w:rPr>
          <w:t xml:space="preserve"> (Abrantes et. al., 2010)</w:t>
        </w:r>
      </w:ins>
      <w:r w:rsidRPr="00D9481E">
        <w:rPr>
          <w:rFonts w:ascii="Brill" w:eastAsia="Brill" w:hAnsi="Brill" w:cs="Brill"/>
        </w:rPr>
        <w:t xml:space="preserve">. </w:t>
      </w:r>
    </w:p>
    <w:p w14:paraId="3507807A" w14:textId="46E1ED7F"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this context, the Portuguese urban system is characterized by the proliferation of small towns and two dominant cities, Lisbon and Porto, which form the </w:t>
      </w:r>
      <w:r w:rsidR="00F62668">
        <w:rPr>
          <w:rFonts w:ascii="Brill" w:eastAsia="Brill" w:hAnsi="Brill" w:cs="Brill"/>
        </w:rPr>
        <w:t>centre</w:t>
      </w:r>
      <w:r w:rsidRPr="00C66272">
        <w:rPr>
          <w:rFonts w:ascii="Brill" w:eastAsia="Brill" w:hAnsi="Brill" w:cs="Brill"/>
        </w:rPr>
        <w:t xml:space="preserve"> of the referred two metropolitan areas. </w:t>
      </w:r>
      <w:ins w:id="5397" w:author="Autor">
        <w:r w:rsidR="000412F1">
          <w:rPr>
            <w:rFonts w:ascii="Brill" w:eastAsia="Brill" w:hAnsi="Brill" w:cs="Brill"/>
          </w:rPr>
          <w:t>At</w:t>
        </w:r>
      </w:ins>
      <w:del w:id="5398" w:author="Autor">
        <w:r w:rsidRPr="00C66272" w:rsidDel="000412F1">
          <w:rPr>
            <w:rFonts w:ascii="Brill" w:eastAsia="Brill" w:hAnsi="Brill" w:cs="Brill"/>
          </w:rPr>
          <w:delText>In</w:delText>
        </w:r>
      </w:del>
      <w:r w:rsidRPr="00C66272">
        <w:rPr>
          <w:rFonts w:ascii="Brill" w:eastAsia="Brill" w:hAnsi="Brill" w:cs="Brill"/>
        </w:rPr>
        <w:t xml:space="preserve"> the present</w:t>
      </w:r>
      <w:ins w:id="5399" w:author="Autor">
        <w:r w:rsidR="000412F1">
          <w:rPr>
            <w:rFonts w:ascii="Brill" w:eastAsia="Brill" w:hAnsi="Brill" w:cs="Brill"/>
          </w:rPr>
          <w:t xml:space="preserve"> time</w:t>
        </w:r>
      </w:ins>
      <w:r w:rsidRPr="00C66272">
        <w:rPr>
          <w:rFonts w:ascii="Brill" w:eastAsia="Brill" w:hAnsi="Brill" w:cs="Brill"/>
        </w:rPr>
        <w:t>, the rate of urbanization is s</w:t>
      </w:r>
      <w:ins w:id="5400" w:author="Autor">
        <w:r w:rsidR="000412F1">
          <w:rPr>
            <w:rFonts w:ascii="Brill" w:eastAsia="Brill" w:hAnsi="Brill" w:cs="Brill"/>
          </w:rPr>
          <w:t>table</w:t>
        </w:r>
      </w:ins>
      <w:del w:id="5401" w:author="Autor">
        <w:r w:rsidRPr="00C66272" w:rsidDel="000412F1">
          <w:rPr>
            <w:rFonts w:ascii="Brill" w:eastAsia="Brill" w:hAnsi="Brill" w:cs="Brill"/>
          </w:rPr>
          <w:delText>mooth</w:delText>
        </w:r>
      </w:del>
      <w:r w:rsidRPr="00C66272">
        <w:rPr>
          <w:rFonts w:ascii="Brill" w:eastAsia="Brill" w:hAnsi="Brill" w:cs="Brill"/>
        </w:rPr>
        <w:t>.</w:t>
      </w:r>
      <w:r w:rsidR="00B018CD" w:rsidRPr="00C66272">
        <w:rPr>
          <w:rFonts w:ascii="Brill" w:eastAsia="Brill" w:hAnsi="Brill" w:cs="Brill"/>
        </w:rPr>
        <w:t xml:space="preserve"> I</w:t>
      </w:r>
      <w:r w:rsidRPr="00C66272">
        <w:rPr>
          <w:rFonts w:ascii="Brill" w:eastAsia="Brill" w:hAnsi="Brill" w:cs="Brill"/>
        </w:rPr>
        <w:t>n 2001, despite heavy population losses in the two central cities of the respective metropolitan areas, 57</w:t>
      </w:r>
      <w:r w:rsidR="00B018CD" w:rsidRPr="00C66272">
        <w:rPr>
          <w:rFonts w:ascii="Brill" w:eastAsia="Brill" w:hAnsi="Brill" w:cs="Brill"/>
        </w:rPr>
        <w:t xml:space="preserve"> per cent</w:t>
      </w:r>
      <w:r w:rsidRPr="00C66272">
        <w:rPr>
          <w:rFonts w:ascii="Brill" w:eastAsia="Brill" w:hAnsi="Brill" w:cs="Brill"/>
        </w:rPr>
        <w:t xml:space="preserve"> of the urban population was concentrated in the 28 cities that comprised these metropolitan areas (</w:t>
      </w:r>
      <w:r w:rsidRPr="000360ED">
        <w:rPr>
          <w:rFonts w:ascii="Brill" w:eastAsia="Brill" w:hAnsi="Brill" w:cs="Brill"/>
        </w:rPr>
        <w:t>Delgado &amp; Godinho, 2004</w:t>
      </w:r>
      <w:r w:rsidRPr="00C66272">
        <w:rPr>
          <w:rFonts w:ascii="Brill" w:eastAsia="Brill" w:hAnsi="Brill" w:cs="Brill"/>
        </w:rPr>
        <w:t>).</w:t>
      </w:r>
    </w:p>
    <w:p w14:paraId="3507807B" w14:textId="06316D3C"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 terms of ranking the urban </w:t>
      </w:r>
      <w:r w:rsidR="00F62668">
        <w:rPr>
          <w:rFonts w:ascii="Brill" w:eastAsia="Brill" w:hAnsi="Brill" w:cs="Brill"/>
        </w:rPr>
        <w:t>centre</w:t>
      </w:r>
      <w:r w:rsidRPr="00C66272">
        <w:rPr>
          <w:rFonts w:ascii="Brill" w:eastAsia="Brill" w:hAnsi="Brill" w:cs="Brill"/>
        </w:rPr>
        <w:t xml:space="preserve">s, the evolution is marked by the following: until the middle of the last century, growth was accompanied by </w:t>
      </w:r>
      <w:r w:rsidR="00D545E2" w:rsidRPr="00C66272">
        <w:rPr>
          <w:rFonts w:ascii="Brill" w:eastAsia="Brill" w:hAnsi="Brill" w:cs="Brill"/>
        </w:rPr>
        <w:t>a</w:t>
      </w:r>
      <w:r w:rsidRPr="00C66272">
        <w:rPr>
          <w:rFonts w:ascii="Brill" w:eastAsia="Brill" w:hAnsi="Brill" w:cs="Brill"/>
        </w:rPr>
        <w:t xml:space="preserve"> concentration of the population in the two largest cities, developing a process of macrocephaly in the urban system</w:t>
      </w:r>
      <w:ins w:id="5402" w:author="Autor">
        <w:r w:rsidR="00371F1A">
          <w:rPr>
            <w:rFonts w:ascii="Brill" w:eastAsia="Brill" w:hAnsi="Brill" w:cs="Brill"/>
          </w:rPr>
          <w:t xml:space="preserve"> (OECD, 2018)</w:t>
        </w:r>
        <w:r w:rsidR="000412F1">
          <w:rPr>
            <w:rFonts w:ascii="Brill" w:eastAsia="Brill" w:hAnsi="Brill" w:cs="Brill"/>
          </w:rPr>
          <w:t>.</w:t>
        </w:r>
      </w:ins>
      <w:del w:id="5403" w:author="Autor">
        <w:r w:rsidRPr="00C66272" w:rsidDel="000412F1">
          <w:rPr>
            <w:rFonts w:ascii="Brill" w:eastAsia="Brill" w:hAnsi="Brill" w:cs="Brill"/>
          </w:rPr>
          <w:delText>;</w:delText>
        </w:r>
      </w:del>
      <w:r w:rsidRPr="00C66272">
        <w:rPr>
          <w:rFonts w:ascii="Brill" w:eastAsia="Brill" w:hAnsi="Brill" w:cs="Brill"/>
        </w:rPr>
        <w:t xml:space="preserve"> </w:t>
      </w:r>
      <w:ins w:id="5404" w:author="Autor">
        <w:r w:rsidR="000412F1">
          <w:rPr>
            <w:rFonts w:ascii="Brill" w:eastAsia="Brill" w:hAnsi="Brill" w:cs="Brill"/>
          </w:rPr>
          <w:t>M</w:t>
        </w:r>
      </w:ins>
      <w:del w:id="5405" w:author="Autor">
        <w:r w:rsidR="00D9481E" w:rsidDel="000412F1">
          <w:rPr>
            <w:rFonts w:ascii="Brill" w:eastAsia="Brill" w:hAnsi="Brill" w:cs="Brill"/>
          </w:rPr>
          <w:delText>m</w:delText>
        </w:r>
      </w:del>
      <w:r w:rsidR="00D9481E">
        <w:rPr>
          <w:rFonts w:ascii="Brill" w:eastAsia="Brill" w:hAnsi="Brill" w:cs="Brill"/>
        </w:rPr>
        <w:t>ore recently</w:t>
      </w:r>
      <w:r w:rsidRPr="00C66272">
        <w:rPr>
          <w:rFonts w:ascii="Brill" w:eastAsia="Brill" w:hAnsi="Brill" w:cs="Brill"/>
        </w:rPr>
        <w:t xml:space="preserve">, growth has benefited some medium-sized cities, as population losses in the two large cities have </w:t>
      </w:r>
      <w:r w:rsidR="00D64277" w:rsidRPr="00C66272">
        <w:rPr>
          <w:rFonts w:ascii="Brill" w:eastAsia="Brill" w:hAnsi="Brill" w:cs="Brill"/>
        </w:rPr>
        <w:t xml:space="preserve">been </w:t>
      </w:r>
      <w:r w:rsidRPr="00C66272">
        <w:rPr>
          <w:rFonts w:ascii="Brill" w:eastAsia="Brill" w:hAnsi="Brill" w:cs="Brill"/>
        </w:rPr>
        <w:t xml:space="preserve">reinforced. The pace of urbanization was particularly intense in the 1960s and 1970s. </w:t>
      </w:r>
    </w:p>
    <w:p w14:paraId="3507807C" w14:textId="50A3FB1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two</w:t>
      </w:r>
      <w:r w:rsidR="001A1E0C">
        <w:rPr>
          <w:rFonts w:ascii="Brill" w:eastAsia="Brill" w:hAnsi="Brill" w:cs="Brill"/>
        </w:rPr>
        <w:t xml:space="preserve"> </w:t>
      </w:r>
      <w:r w:rsidRPr="00C66272">
        <w:rPr>
          <w:rFonts w:ascii="Brill" w:eastAsia="Brill" w:hAnsi="Brill" w:cs="Brill"/>
        </w:rPr>
        <w:t>metropolitan areas, Lisbon and Porto, reveal well-differentiated dynami</w:t>
      </w:r>
      <w:r w:rsidR="00D64277" w:rsidRPr="00C66272">
        <w:rPr>
          <w:rFonts w:ascii="Brill" w:eastAsia="Brill" w:hAnsi="Brill" w:cs="Brill"/>
        </w:rPr>
        <w:t>cs</w:t>
      </w:r>
      <w:r w:rsidRPr="00C66272">
        <w:rPr>
          <w:rFonts w:ascii="Brill" w:eastAsia="Brill" w:hAnsi="Brill" w:cs="Brill"/>
        </w:rPr>
        <w:t xml:space="preserve"> and internal structuring processes. Both combine a large population and </w:t>
      </w:r>
      <w:r w:rsidR="00D64277" w:rsidRPr="00C66272">
        <w:rPr>
          <w:rFonts w:ascii="Brill" w:eastAsia="Brill" w:hAnsi="Brill" w:cs="Brill"/>
        </w:rPr>
        <w:t xml:space="preserve">a large </w:t>
      </w:r>
      <w:r w:rsidR="00FE1E28">
        <w:rPr>
          <w:rFonts w:ascii="Brill" w:eastAsia="Brill" w:hAnsi="Brill" w:cs="Brill"/>
        </w:rPr>
        <w:t>area</w:t>
      </w:r>
      <w:r w:rsidRPr="00C66272">
        <w:rPr>
          <w:rFonts w:ascii="Brill" w:eastAsia="Brill" w:hAnsi="Brill" w:cs="Brill"/>
        </w:rPr>
        <w:t xml:space="preserve"> in national terms, with </w:t>
      </w:r>
      <w:proofErr w:type="spellStart"/>
      <w:r w:rsidRPr="00C66272">
        <w:rPr>
          <w:rFonts w:ascii="Brill" w:eastAsia="Brill" w:hAnsi="Brill" w:cs="Brill"/>
        </w:rPr>
        <w:t>a</w:t>
      </w:r>
      <w:proofErr w:type="spellEnd"/>
      <w:r w:rsidRPr="00C66272">
        <w:rPr>
          <w:rFonts w:ascii="Brill" w:eastAsia="Brill" w:hAnsi="Brill" w:cs="Brill"/>
        </w:rPr>
        <w:t xml:space="preserve"> </w:t>
      </w:r>
      <w:r w:rsidR="00D9481E">
        <w:rPr>
          <w:rFonts w:ascii="Brill" w:eastAsia="Brill" w:hAnsi="Brill" w:cs="Brill"/>
        </w:rPr>
        <w:t>impact</w:t>
      </w:r>
      <w:r w:rsidRPr="00C66272">
        <w:rPr>
          <w:rFonts w:ascii="Brill" w:eastAsia="Brill" w:hAnsi="Brill" w:cs="Brill"/>
        </w:rPr>
        <w:t xml:space="preserve"> in international terms. Some signs of </w:t>
      </w:r>
      <w:proofErr w:type="spellStart"/>
      <w:r w:rsidRPr="00C66272">
        <w:rPr>
          <w:rFonts w:ascii="Brill" w:eastAsia="Brill" w:hAnsi="Brill" w:cs="Brill"/>
        </w:rPr>
        <w:t>metropolization</w:t>
      </w:r>
      <w:proofErr w:type="spellEnd"/>
      <w:r w:rsidRPr="00C66272">
        <w:rPr>
          <w:rFonts w:ascii="Brill" w:eastAsia="Brill" w:hAnsi="Brill" w:cs="Brill"/>
        </w:rPr>
        <w:t xml:space="preserve"> process are present. </w:t>
      </w:r>
      <w:r w:rsidR="004D7894" w:rsidRPr="00C66272">
        <w:rPr>
          <w:rFonts w:ascii="Brill" w:eastAsia="Brill" w:hAnsi="Brill" w:cs="Brill"/>
        </w:rPr>
        <w:t>I</w:t>
      </w:r>
      <w:r w:rsidRPr="00C66272">
        <w:rPr>
          <w:rFonts w:ascii="Brill" w:eastAsia="Brill" w:hAnsi="Brill" w:cs="Brill"/>
        </w:rPr>
        <w:t xml:space="preserve"> highlight the phenomenon of functional and spatial transformation</w:t>
      </w:r>
      <w:r w:rsidR="004B0612" w:rsidRPr="00C66272">
        <w:rPr>
          <w:rFonts w:ascii="Brill" w:eastAsia="Brill" w:hAnsi="Brill" w:cs="Brill"/>
        </w:rPr>
        <w:t>,</w:t>
      </w:r>
      <w:r w:rsidRPr="00C66272">
        <w:rPr>
          <w:rFonts w:ascii="Brill" w:eastAsia="Brill" w:hAnsi="Brill" w:cs="Brill"/>
        </w:rPr>
        <w:t xml:space="preserve"> </w:t>
      </w:r>
      <w:r w:rsidR="004B0612" w:rsidRPr="00C66272">
        <w:rPr>
          <w:rFonts w:ascii="Brill" w:eastAsia="Brill" w:hAnsi="Brill" w:cs="Brill"/>
        </w:rPr>
        <w:t xml:space="preserve">which is </w:t>
      </w:r>
      <w:r w:rsidRPr="00C66272">
        <w:rPr>
          <w:rFonts w:ascii="Brill" w:eastAsia="Brill" w:hAnsi="Brill" w:cs="Brill"/>
        </w:rPr>
        <w:t>closely linked to the attracti</w:t>
      </w:r>
      <w:r w:rsidR="004B0612" w:rsidRPr="00C66272">
        <w:rPr>
          <w:rFonts w:ascii="Brill" w:eastAsia="Brill" w:hAnsi="Brill" w:cs="Brill"/>
        </w:rPr>
        <w:t>veness of</w:t>
      </w:r>
      <w:r w:rsidR="001A1E0C">
        <w:rPr>
          <w:rFonts w:ascii="Brill" w:eastAsia="Brill" w:hAnsi="Brill" w:cs="Brill"/>
        </w:rPr>
        <w:t xml:space="preserve"> </w:t>
      </w:r>
      <w:r w:rsidRPr="00C66272">
        <w:rPr>
          <w:rFonts w:ascii="Brill" w:eastAsia="Brill" w:hAnsi="Brill" w:cs="Brill"/>
        </w:rPr>
        <w:t xml:space="preserve">these cities </w:t>
      </w:r>
      <w:r w:rsidR="004B0612" w:rsidRPr="00C66272">
        <w:rPr>
          <w:rFonts w:ascii="Brill" w:eastAsia="Brill" w:hAnsi="Brill" w:cs="Brill"/>
        </w:rPr>
        <w:t xml:space="preserve">for </w:t>
      </w:r>
      <w:r w:rsidRPr="00C66272">
        <w:rPr>
          <w:rFonts w:ascii="Brill" w:eastAsia="Brill" w:hAnsi="Brill" w:cs="Brill"/>
        </w:rPr>
        <w:t xml:space="preserve">large companies, namely </w:t>
      </w:r>
      <w:r w:rsidR="008557F5" w:rsidRPr="00C66272">
        <w:rPr>
          <w:rFonts w:ascii="Brill" w:eastAsia="Brill" w:hAnsi="Brill" w:cs="Brill"/>
        </w:rPr>
        <w:t xml:space="preserve">as locations </w:t>
      </w:r>
      <w:r w:rsidRPr="00C66272">
        <w:rPr>
          <w:rFonts w:ascii="Brill" w:eastAsia="Brill" w:hAnsi="Brill" w:cs="Brill"/>
        </w:rPr>
        <w:t xml:space="preserve">for their head offices, and </w:t>
      </w:r>
      <w:r w:rsidR="008557F5" w:rsidRPr="00C66272">
        <w:rPr>
          <w:rFonts w:ascii="Brill" w:eastAsia="Brill" w:hAnsi="Brill" w:cs="Brill"/>
        </w:rPr>
        <w:t xml:space="preserve">because of </w:t>
      </w:r>
      <w:r w:rsidRPr="00C66272">
        <w:rPr>
          <w:rFonts w:ascii="Brill" w:eastAsia="Brill" w:hAnsi="Brill" w:cs="Brill"/>
        </w:rPr>
        <w:t xml:space="preserve">the concentration of associated services, namely of </w:t>
      </w:r>
      <w:ins w:id="5406" w:author="Autor">
        <w:r w:rsidR="00F91451">
          <w:rPr>
            <w:rFonts w:ascii="Brill" w:eastAsia="Brill" w:hAnsi="Brill" w:cs="Brill"/>
          </w:rPr>
          <w:t xml:space="preserve">a </w:t>
        </w:r>
      </w:ins>
      <w:r w:rsidRPr="00C66272">
        <w:rPr>
          <w:rFonts w:ascii="Brill" w:eastAsia="Brill" w:hAnsi="Brill" w:cs="Brill"/>
        </w:rPr>
        <w:t>financial nature, telecommunications, etc. On an urban scale, the fragmentation of the spaces and their constant re-composition are the most impressive feature</w:t>
      </w:r>
      <w:ins w:id="5407" w:author="Autor">
        <w:r w:rsidR="00B27EAA">
          <w:rPr>
            <w:rFonts w:ascii="Brill" w:eastAsia="Brill" w:hAnsi="Brill" w:cs="Brill"/>
          </w:rPr>
          <w:t xml:space="preserve"> (Abrantes et. al., 2010)</w:t>
        </w:r>
      </w:ins>
      <w:r w:rsidRPr="00C66272">
        <w:rPr>
          <w:rFonts w:ascii="Brill" w:eastAsia="Brill" w:hAnsi="Brill" w:cs="Brill"/>
        </w:rPr>
        <w:t xml:space="preserve">. In this context, once again, the role of port, in the development of Lisbon, </w:t>
      </w:r>
      <w:r w:rsidR="00FB7E75" w:rsidRPr="00C66272">
        <w:rPr>
          <w:rFonts w:ascii="Brill" w:eastAsia="Brill" w:hAnsi="Brill" w:cs="Brill"/>
        </w:rPr>
        <w:t>is important</w:t>
      </w:r>
      <w:r w:rsidRPr="00C66272">
        <w:rPr>
          <w:rFonts w:ascii="Brill" w:eastAsia="Brill" w:hAnsi="Brill" w:cs="Brill"/>
        </w:rPr>
        <w:t>.</w:t>
      </w:r>
    </w:p>
    <w:p w14:paraId="3507807D" w14:textId="1C0734D5" w:rsidR="00CB3FC9" w:rsidRPr="00C66272" w:rsidRDefault="00FB7E75">
      <w:pPr>
        <w:spacing w:line="360" w:lineRule="auto"/>
        <w:ind w:firstLine="720"/>
        <w:jc w:val="both"/>
        <w:rPr>
          <w:rFonts w:ascii="Brill" w:eastAsia="Brill" w:hAnsi="Brill" w:cs="Brill"/>
        </w:rPr>
      </w:pPr>
      <w:r w:rsidRPr="00C66272">
        <w:rPr>
          <w:rFonts w:ascii="Brill" w:eastAsia="Brill" w:hAnsi="Brill" w:cs="Brill"/>
        </w:rPr>
        <w:t>T</w:t>
      </w:r>
      <w:r w:rsidR="00C55FA1" w:rsidRPr="00C66272">
        <w:rPr>
          <w:rFonts w:ascii="Brill" w:eastAsia="Brill" w:hAnsi="Brill" w:cs="Brill"/>
        </w:rPr>
        <w:t>he 1990s</w:t>
      </w:r>
      <w:r w:rsidRPr="00C66272">
        <w:rPr>
          <w:rFonts w:ascii="Brill" w:eastAsia="Brill" w:hAnsi="Brill" w:cs="Brill"/>
        </w:rPr>
        <w:t xml:space="preserve"> confirmed</w:t>
      </w:r>
      <w:r w:rsidR="00C55FA1" w:rsidRPr="00C66272">
        <w:rPr>
          <w:rFonts w:ascii="Brill" w:eastAsia="Brill" w:hAnsi="Brill" w:cs="Brill"/>
        </w:rPr>
        <w:t xml:space="preserve"> the </w:t>
      </w:r>
      <w:r w:rsidR="0038239B" w:rsidRPr="00C66272">
        <w:rPr>
          <w:rFonts w:ascii="Brill" w:eastAsia="Brill" w:hAnsi="Brill" w:cs="Brill"/>
        </w:rPr>
        <w:t xml:space="preserve">perceived </w:t>
      </w:r>
      <w:r w:rsidR="00C55FA1" w:rsidRPr="00C66272">
        <w:rPr>
          <w:rFonts w:ascii="Brill" w:eastAsia="Brill" w:hAnsi="Brill" w:cs="Brill"/>
        </w:rPr>
        <w:t>trend towards stabilization in the weight of metropolitan areas that followed the fragile growth rate of the country's population</w:t>
      </w:r>
      <w:r w:rsidR="0038239B" w:rsidRPr="00C66272">
        <w:rPr>
          <w:rFonts w:ascii="Brill" w:eastAsia="Brill" w:hAnsi="Brill" w:cs="Brill"/>
        </w:rPr>
        <w:t>.</w:t>
      </w:r>
      <w:r w:rsidR="00C55FA1" w:rsidRPr="00C66272">
        <w:rPr>
          <w:rFonts w:ascii="Brill" w:eastAsia="Brill" w:hAnsi="Brill" w:cs="Brill"/>
        </w:rPr>
        <w:t xml:space="preserve"> The Lisbon metropolitan area, after having increased its percentage weight in the total population of the mainland by around 8 points between 1960 and 1981, maintained, in 2001, the relative weight of around 27</w:t>
      </w:r>
      <w:r w:rsidR="00650794" w:rsidRPr="00C66272">
        <w:rPr>
          <w:rFonts w:ascii="Brill" w:eastAsia="Brill" w:hAnsi="Brill" w:cs="Brill"/>
        </w:rPr>
        <w:t xml:space="preserve"> per cent</w:t>
      </w:r>
      <w:r w:rsidR="00C55FA1" w:rsidRPr="00C66272">
        <w:rPr>
          <w:rFonts w:ascii="Brill" w:eastAsia="Brill" w:hAnsi="Brill" w:cs="Brill"/>
        </w:rPr>
        <w:t xml:space="preserve"> in the total of the country, which it had in 1981. </w:t>
      </w:r>
    </w:p>
    <w:p w14:paraId="3507807E" w14:textId="5B56CBA0"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Internally, the metropolitan areas underwent processes of marked suburbanization, with the cities of Lisbon and Porto losing resident population and some peripheral </w:t>
      </w:r>
      <w:r w:rsidR="00F62668">
        <w:rPr>
          <w:rFonts w:ascii="Brill" w:eastAsia="Brill" w:hAnsi="Brill" w:cs="Brill"/>
        </w:rPr>
        <w:t>centre</w:t>
      </w:r>
      <w:r w:rsidRPr="00C66272">
        <w:rPr>
          <w:rFonts w:ascii="Brill" w:eastAsia="Brill" w:hAnsi="Brill" w:cs="Brill"/>
        </w:rPr>
        <w:t>s reinforcing their polarization capacities</w:t>
      </w:r>
      <w:ins w:id="5408" w:author="Autor">
        <w:r w:rsidR="00F34A6C">
          <w:rPr>
            <w:rFonts w:ascii="Brill" w:eastAsia="Brill" w:hAnsi="Brill" w:cs="Brill"/>
          </w:rPr>
          <w:t xml:space="preserve"> (</w:t>
        </w:r>
        <w:r w:rsidR="00F34A6C">
          <w:t>Albergaria, 1999)</w:t>
        </w:r>
      </w:ins>
      <w:r w:rsidRPr="00C66272">
        <w:rPr>
          <w:rFonts w:ascii="Brill" w:eastAsia="Brill" w:hAnsi="Brill" w:cs="Brill"/>
        </w:rPr>
        <w:t xml:space="preserve">. Allied to the increase in mobility, this phenomenon of suburbanization ended up accommodating an expansion of employment </w:t>
      </w:r>
      <w:r w:rsidRPr="00C66272">
        <w:rPr>
          <w:rFonts w:ascii="Brill" w:eastAsia="Brill" w:hAnsi="Brill" w:cs="Brill"/>
        </w:rPr>
        <w:lastRenderedPageBreak/>
        <w:t xml:space="preserve">basins in the most peripheral </w:t>
      </w:r>
      <w:r w:rsidR="00F16DE3" w:rsidRPr="00C66272">
        <w:rPr>
          <w:rFonts w:ascii="Brill" w:eastAsia="Brill" w:hAnsi="Brill" w:cs="Brill"/>
        </w:rPr>
        <w:t>areas and</w:t>
      </w:r>
      <w:r w:rsidRPr="00C66272">
        <w:rPr>
          <w:rFonts w:ascii="Brill" w:eastAsia="Brill" w:hAnsi="Brill" w:cs="Brill"/>
        </w:rPr>
        <w:t xml:space="preserve"> generating greater functional complementarity. This cumulative process of suburbanization of the population and jobs was favourable to multi-centrism: some </w:t>
      </w:r>
      <w:r w:rsidR="00F62668">
        <w:rPr>
          <w:rFonts w:ascii="Brill" w:eastAsia="Brill" w:hAnsi="Brill" w:cs="Brill"/>
        </w:rPr>
        <w:t>centre</w:t>
      </w:r>
      <w:r w:rsidRPr="00C66272">
        <w:rPr>
          <w:rFonts w:ascii="Brill" w:eastAsia="Brill" w:hAnsi="Brill" w:cs="Brill"/>
        </w:rPr>
        <w:t xml:space="preserve">s of a lower hierarchical order gained </w:t>
      </w:r>
      <w:r w:rsidR="00FE1E28">
        <w:rPr>
          <w:rFonts w:ascii="Brill" w:eastAsia="Brill" w:hAnsi="Brill" w:cs="Brill"/>
        </w:rPr>
        <w:t>importance</w:t>
      </w:r>
      <w:r w:rsidRPr="00C66272">
        <w:rPr>
          <w:rFonts w:ascii="Brill" w:eastAsia="Brill" w:hAnsi="Brill" w:cs="Brill"/>
        </w:rPr>
        <w:t xml:space="preserve"> within the metropolitan areas, constituting “secondary” </w:t>
      </w:r>
      <w:r w:rsidR="00F62668">
        <w:rPr>
          <w:rFonts w:ascii="Brill" w:eastAsia="Brill" w:hAnsi="Brill" w:cs="Brill"/>
        </w:rPr>
        <w:t>centre</w:t>
      </w:r>
      <w:r w:rsidRPr="00C66272">
        <w:rPr>
          <w:rFonts w:ascii="Brill" w:eastAsia="Brill" w:hAnsi="Brill" w:cs="Brill"/>
        </w:rPr>
        <w:t xml:space="preserve">s with a special capacity of attraction, the unique centrality of the two traditional </w:t>
      </w:r>
      <w:r w:rsidR="00F62668">
        <w:rPr>
          <w:rFonts w:ascii="Brill" w:eastAsia="Brill" w:hAnsi="Brill" w:cs="Brill"/>
        </w:rPr>
        <w:t>centre</w:t>
      </w:r>
      <w:r w:rsidRPr="00C66272">
        <w:rPr>
          <w:rFonts w:ascii="Brill" w:eastAsia="Brill" w:hAnsi="Brill" w:cs="Brill"/>
        </w:rPr>
        <w:t>s</w:t>
      </w:r>
      <w:ins w:id="5409" w:author="Autor">
        <w:r w:rsidR="00475D6D">
          <w:rPr>
            <w:rFonts w:ascii="Brill" w:eastAsia="Brill" w:hAnsi="Brill" w:cs="Brill"/>
          </w:rPr>
          <w:t xml:space="preserve"> (Zheng, 1990)</w:t>
        </w:r>
      </w:ins>
      <w:r w:rsidRPr="00C66272">
        <w:rPr>
          <w:rFonts w:ascii="Brill" w:eastAsia="Brill" w:hAnsi="Brill" w:cs="Brill"/>
        </w:rPr>
        <w:t xml:space="preserve">. In the Lisbon metropolitan area, </w:t>
      </w:r>
      <w:proofErr w:type="spellStart"/>
      <w:r w:rsidRPr="00C66272">
        <w:rPr>
          <w:rFonts w:ascii="Brill" w:eastAsia="Brill" w:hAnsi="Brill" w:cs="Brill"/>
        </w:rPr>
        <w:t>Odivelas</w:t>
      </w:r>
      <w:proofErr w:type="spellEnd"/>
      <w:r w:rsidRPr="00C66272">
        <w:rPr>
          <w:rFonts w:ascii="Brill" w:eastAsia="Brill" w:hAnsi="Brill" w:cs="Brill"/>
        </w:rPr>
        <w:t xml:space="preserve">, Queluz, </w:t>
      </w:r>
      <w:proofErr w:type="spellStart"/>
      <w:r w:rsidRPr="00C66272">
        <w:rPr>
          <w:rFonts w:ascii="Brill" w:eastAsia="Brill" w:hAnsi="Brill" w:cs="Brill"/>
        </w:rPr>
        <w:t>Sacavém</w:t>
      </w:r>
      <w:proofErr w:type="spellEnd"/>
      <w:r w:rsidRPr="00C66272">
        <w:rPr>
          <w:rFonts w:ascii="Brill" w:eastAsia="Brill" w:hAnsi="Brill" w:cs="Brill"/>
        </w:rPr>
        <w:t xml:space="preserve">, </w:t>
      </w:r>
      <w:ins w:id="5410" w:author="Autor">
        <w:r w:rsidR="00F91451">
          <w:rPr>
            <w:rFonts w:ascii="Brill" w:eastAsia="Brill" w:hAnsi="Brill" w:cs="Brill"/>
          </w:rPr>
          <w:t xml:space="preserve">and </w:t>
        </w:r>
      </w:ins>
      <w:r w:rsidRPr="00C66272">
        <w:rPr>
          <w:rFonts w:ascii="Brill" w:eastAsia="Brill" w:hAnsi="Brill" w:cs="Brill"/>
        </w:rPr>
        <w:t xml:space="preserve">Amora rose significantly in the regional hierarchy. </w:t>
      </w:r>
      <w:r w:rsidR="001504A4" w:rsidRPr="00C66272">
        <w:rPr>
          <w:rFonts w:ascii="Brill" w:eastAsia="Brill" w:hAnsi="Brill" w:cs="Brill"/>
        </w:rPr>
        <w:t>S</w:t>
      </w:r>
      <w:r w:rsidRPr="00C66272">
        <w:rPr>
          <w:rFonts w:ascii="Brill" w:eastAsia="Brill" w:hAnsi="Brill" w:cs="Brill"/>
        </w:rPr>
        <w:t xml:space="preserve">tudies </w:t>
      </w:r>
      <w:r w:rsidR="001504A4" w:rsidRPr="00C66272">
        <w:rPr>
          <w:rFonts w:ascii="Brill" w:eastAsia="Brill" w:hAnsi="Brill" w:cs="Brill"/>
        </w:rPr>
        <w:t>of</w:t>
      </w:r>
      <w:r w:rsidRPr="00C66272">
        <w:rPr>
          <w:rFonts w:ascii="Brill" w:eastAsia="Brill" w:hAnsi="Brill" w:cs="Brill"/>
        </w:rPr>
        <w:t xml:space="preserve"> polycentrism and functional polycentrism (</w:t>
      </w:r>
      <w:r w:rsidRPr="000360ED">
        <w:rPr>
          <w:rFonts w:ascii="Brill" w:eastAsia="Brill" w:hAnsi="Brill" w:cs="Brill"/>
        </w:rPr>
        <w:t>Carmo, 2008</w:t>
      </w:r>
      <w:r w:rsidRPr="00C66272">
        <w:rPr>
          <w:rFonts w:ascii="Brill" w:eastAsia="Brill" w:hAnsi="Brill" w:cs="Brill"/>
        </w:rPr>
        <w:t xml:space="preserve">; </w:t>
      </w:r>
      <w:r w:rsidRPr="00E81C0F">
        <w:rPr>
          <w:rFonts w:ascii="Brill" w:eastAsia="Brill" w:hAnsi="Brill" w:cs="Brill"/>
        </w:rPr>
        <w:t>Nunes et al., 2012</w:t>
      </w:r>
      <w:r w:rsidRPr="00C66272">
        <w:rPr>
          <w:rFonts w:ascii="Brill" w:eastAsia="Brill" w:hAnsi="Brill" w:cs="Brill"/>
        </w:rPr>
        <w:t xml:space="preserve">), through the analysis of commuting matrices and social networks, </w:t>
      </w:r>
      <w:r w:rsidR="001504A4" w:rsidRPr="00C66272">
        <w:rPr>
          <w:rFonts w:ascii="Brill" w:eastAsia="Brill" w:hAnsi="Brill" w:cs="Brill"/>
        </w:rPr>
        <w:t xml:space="preserve">have </w:t>
      </w:r>
      <w:r w:rsidRPr="00C66272">
        <w:rPr>
          <w:rFonts w:ascii="Brill" w:eastAsia="Brill" w:hAnsi="Brill" w:cs="Brill"/>
        </w:rPr>
        <w:t>show</w:t>
      </w:r>
      <w:r w:rsidR="006E7DC2" w:rsidRPr="00C66272">
        <w:rPr>
          <w:rFonts w:ascii="Brill" w:eastAsia="Brill" w:hAnsi="Brill" w:cs="Brill"/>
        </w:rPr>
        <w:t>n</w:t>
      </w:r>
      <w:r w:rsidRPr="00C66272">
        <w:rPr>
          <w:rFonts w:ascii="Brill" w:eastAsia="Brill" w:hAnsi="Brill" w:cs="Brill"/>
        </w:rPr>
        <w:t xml:space="preserve"> an increased centrality of municipalities such as Amadora, </w:t>
      </w:r>
      <w:proofErr w:type="spellStart"/>
      <w:r w:rsidRPr="00C66272">
        <w:rPr>
          <w:rFonts w:ascii="Brill" w:eastAsia="Brill" w:hAnsi="Brill" w:cs="Brill"/>
        </w:rPr>
        <w:t>Loures</w:t>
      </w:r>
      <w:proofErr w:type="spellEnd"/>
      <w:r w:rsidRPr="00C66272">
        <w:rPr>
          <w:rFonts w:ascii="Brill" w:eastAsia="Brill" w:hAnsi="Brill" w:cs="Brill"/>
        </w:rPr>
        <w:t xml:space="preserve">, </w:t>
      </w:r>
      <w:proofErr w:type="spellStart"/>
      <w:r w:rsidRPr="00C66272">
        <w:rPr>
          <w:rFonts w:ascii="Brill" w:eastAsia="Brill" w:hAnsi="Brill" w:cs="Brill"/>
        </w:rPr>
        <w:t>Oeiras</w:t>
      </w:r>
      <w:proofErr w:type="spellEnd"/>
      <w:r w:rsidRPr="00C66272">
        <w:rPr>
          <w:rFonts w:ascii="Brill" w:eastAsia="Brill" w:hAnsi="Brill" w:cs="Brill"/>
        </w:rPr>
        <w:t xml:space="preserve"> and Vila Franca de </w:t>
      </w:r>
      <w:proofErr w:type="spellStart"/>
      <w:r w:rsidRPr="00C66272">
        <w:rPr>
          <w:rFonts w:ascii="Brill" w:eastAsia="Brill" w:hAnsi="Brill" w:cs="Brill"/>
        </w:rPr>
        <w:t>Xira</w:t>
      </w:r>
      <w:proofErr w:type="spellEnd"/>
      <w:r w:rsidR="00FE1E28">
        <w:rPr>
          <w:rFonts w:ascii="Brill" w:eastAsia="Brill" w:hAnsi="Brill" w:cs="Brill"/>
        </w:rPr>
        <w:t xml:space="preserve">. </w:t>
      </w:r>
    </w:p>
    <w:p w14:paraId="3507807F" w14:textId="79561AB7"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Summarizing, we are led to two empirical </w:t>
      </w:r>
      <w:r w:rsidR="006E7DC2" w:rsidRPr="00C66272">
        <w:rPr>
          <w:rFonts w:ascii="Brill" w:eastAsia="Brill" w:hAnsi="Brill" w:cs="Brill"/>
        </w:rPr>
        <w:t xml:space="preserve">pieces of </w:t>
      </w:r>
      <w:r w:rsidRPr="00C66272">
        <w:rPr>
          <w:rFonts w:ascii="Brill" w:eastAsia="Brill" w:hAnsi="Brill" w:cs="Brill"/>
        </w:rPr>
        <w:t>evidence that bring us closer to the conclusions of the theory: on one hand, evidence of the processes of suburbanization of employment and population and, on the other, evidence of a certain polarization in sub-</w:t>
      </w:r>
      <w:r w:rsidR="00F62668">
        <w:rPr>
          <w:rFonts w:ascii="Brill" w:eastAsia="Brill" w:hAnsi="Brill" w:cs="Brill"/>
        </w:rPr>
        <w:t>centre</w:t>
      </w:r>
      <w:r w:rsidRPr="00C66272">
        <w:rPr>
          <w:rFonts w:ascii="Brill" w:eastAsia="Brill" w:hAnsi="Brill" w:cs="Brill"/>
        </w:rPr>
        <w:t>s pointing to a multi-</w:t>
      </w:r>
      <w:r w:rsidR="00F62668">
        <w:rPr>
          <w:rFonts w:ascii="Brill" w:eastAsia="Brill" w:hAnsi="Brill" w:cs="Brill"/>
        </w:rPr>
        <w:t>centre</w:t>
      </w:r>
      <w:r w:rsidRPr="00C66272">
        <w:rPr>
          <w:rFonts w:ascii="Brill" w:eastAsia="Brill" w:hAnsi="Brill" w:cs="Brill"/>
        </w:rPr>
        <w:t xml:space="preserve"> structure within the metropolitan areas</w:t>
      </w:r>
      <w:ins w:id="5411" w:author="Autor">
        <w:r w:rsidR="00E9318A">
          <w:rPr>
            <w:rFonts w:ascii="Brill" w:eastAsia="Brill" w:hAnsi="Brill" w:cs="Brill"/>
          </w:rPr>
          <w:t xml:space="preserve"> (</w:t>
        </w:r>
        <w:r w:rsidR="00E9318A">
          <w:t>Ferrão &amp; Sá Marques, 2003)</w:t>
        </w:r>
      </w:ins>
      <w:r w:rsidRPr="00C66272">
        <w:rPr>
          <w:rFonts w:ascii="Brill" w:eastAsia="Brill" w:hAnsi="Brill" w:cs="Brill"/>
        </w:rPr>
        <w:t>. In general, territorial dynamics affirm four major trends in the Portuguese urban system: stabilization of the weight of metropolitan areas in the total population;</w:t>
      </w:r>
      <w:ins w:id="5412" w:author="Autor">
        <w:r w:rsidR="004F042E">
          <w:rPr>
            <w:rFonts w:ascii="Brill" w:eastAsia="Brill" w:hAnsi="Brill" w:cs="Brill"/>
          </w:rPr>
          <w:t xml:space="preserve"> </w:t>
        </w:r>
      </w:ins>
      <w:r w:rsidR="00711AFC" w:rsidRPr="00C66272">
        <w:rPr>
          <w:rFonts w:ascii="Brill" w:eastAsia="Brill" w:hAnsi="Brill" w:cs="Brill"/>
        </w:rPr>
        <w:t>a</w:t>
      </w:r>
      <w:r w:rsidR="001A1E0C">
        <w:rPr>
          <w:rFonts w:ascii="Brill" w:eastAsia="Brill" w:hAnsi="Brill" w:cs="Brill"/>
        </w:rPr>
        <w:t xml:space="preserve"> </w:t>
      </w:r>
      <w:r w:rsidRPr="00C66272">
        <w:rPr>
          <w:rFonts w:ascii="Brill" w:eastAsia="Brill" w:hAnsi="Brill" w:cs="Brill"/>
        </w:rPr>
        <w:t xml:space="preserve">strengthening of medium-sized cities (even if “medium” criteria </w:t>
      </w:r>
      <w:del w:id="5413" w:author="Autor">
        <w:r w:rsidRPr="00C66272" w:rsidDel="0041477B">
          <w:rPr>
            <w:rFonts w:ascii="Brill" w:eastAsia="Brill" w:hAnsi="Brill" w:cs="Brill"/>
          </w:rPr>
          <w:delText>stands</w:delText>
        </w:r>
      </w:del>
      <w:ins w:id="5414" w:author="Autor">
        <w:r w:rsidR="0041477B" w:rsidRPr="00C66272">
          <w:rPr>
            <w:rFonts w:ascii="Brill" w:eastAsia="Brill" w:hAnsi="Brill" w:cs="Brill"/>
          </w:rPr>
          <w:t>stand</w:t>
        </w:r>
      </w:ins>
      <w:r w:rsidRPr="00C66272">
        <w:rPr>
          <w:rFonts w:ascii="Brill" w:eastAsia="Brill" w:hAnsi="Brill" w:cs="Brill"/>
        </w:rPr>
        <w:t xml:space="preserve"> above European standards); </w:t>
      </w:r>
      <w:r w:rsidR="00711AFC" w:rsidRPr="00C66272">
        <w:rPr>
          <w:rFonts w:ascii="Brill" w:eastAsia="Brill" w:hAnsi="Brill" w:cs="Brill"/>
        </w:rPr>
        <w:t xml:space="preserve">an </w:t>
      </w:r>
      <w:r w:rsidRPr="00C66272">
        <w:rPr>
          <w:rFonts w:ascii="Brill" w:eastAsia="Brill" w:hAnsi="Brill" w:cs="Brill"/>
        </w:rPr>
        <w:t xml:space="preserve">affirmation of some dynamism of certain cities of the interior in the context of rural desertification; </w:t>
      </w:r>
      <w:r w:rsidR="00711AFC" w:rsidRPr="00C66272">
        <w:rPr>
          <w:rFonts w:ascii="Brill" w:eastAsia="Brill" w:hAnsi="Brill" w:cs="Brill"/>
        </w:rPr>
        <w:t xml:space="preserve">and the </w:t>
      </w:r>
      <w:r w:rsidRPr="00C66272">
        <w:rPr>
          <w:rFonts w:ascii="Brill" w:eastAsia="Brill" w:hAnsi="Brill" w:cs="Brill"/>
        </w:rPr>
        <w:t xml:space="preserve">reinforcement of functional polycentrism and suburbanization within metropolitan areas. </w:t>
      </w:r>
    </w:p>
    <w:p w14:paraId="35078080" w14:textId="726C2694"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From this analysis, some practical indications for the public Urban Policy can emerge, some of which are already reflected in the so-called </w:t>
      </w:r>
      <w:r w:rsidRPr="00C66272">
        <w:rPr>
          <w:rFonts w:ascii="Brill" w:eastAsia="Brill" w:hAnsi="Brill" w:cs="Brill"/>
          <w:i/>
        </w:rPr>
        <w:t>Polis-program</w:t>
      </w:r>
      <w:r w:rsidRPr="00C66272">
        <w:rPr>
          <w:rFonts w:ascii="Brill" w:eastAsia="Brill" w:hAnsi="Brill" w:cs="Brill"/>
        </w:rPr>
        <w:t xml:space="preserve">. This city policy aims to open a new cycle of urban intervention and to </w:t>
      </w:r>
      <w:r w:rsidR="00B779A6" w:rsidRPr="00C66272">
        <w:rPr>
          <w:rFonts w:ascii="Brill" w:eastAsia="Brill" w:hAnsi="Brill" w:cs="Brill"/>
        </w:rPr>
        <w:t xml:space="preserve">help </w:t>
      </w:r>
      <w:r w:rsidRPr="00C66272">
        <w:rPr>
          <w:rFonts w:ascii="Brill" w:eastAsia="Brill" w:hAnsi="Brill" w:cs="Brill"/>
        </w:rPr>
        <w:t>Portuguese cities becom</w:t>
      </w:r>
      <w:r w:rsidR="00B779A6" w:rsidRPr="00C66272">
        <w:rPr>
          <w:rFonts w:ascii="Brill" w:eastAsia="Brill" w:hAnsi="Brill" w:cs="Brill"/>
        </w:rPr>
        <w:t>e</w:t>
      </w:r>
      <w:r w:rsidRPr="00C66272">
        <w:rPr>
          <w:rFonts w:ascii="Brill" w:eastAsia="Brill" w:hAnsi="Brill" w:cs="Brill"/>
        </w:rPr>
        <w:t xml:space="preserve"> territories of innovation and competitiveness, citizenship and social cohesion, quality of life and good governance</w:t>
      </w:r>
      <w:ins w:id="5415" w:author="Autor">
        <w:r w:rsidR="00C13FB1">
          <w:rPr>
            <w:rFonts w:ascii="Brill" w:eastAsia="Brill" w:hAnsi="Brill" w:cs="Brill"/>
          </w:rPr>
          <w:t xml:space="preserve"> (Verhoeven, 2009)</w:t>
        </w:r>
      </w:ins>
      <w:r w:rsidRPr="00C66272">
        <w:rPr>
          <w:rFonts w:ascii="Brill" w:eastAsia="Brill" w:hAnsi="Brill" w:cs="Brill"/>
        </w:rPr>
        <w:t xml:space="preserve">. In the case of Lisbon, </w:t>
      </w:r>
      <w:r w:rsidR="00E21967" w:rsidRPr="00C66272">
        <w:rPr>
          <w:rFonts w:ascii="Brill" w:eastAsia="Brill" w:hAnsi="Brill" w:cs="Brill"/>
        </w:rPr>
        <w:t>I</w:t>
      </w:r>
      <w:r w:rsidRPr="00C66272">
        <w:rPr>
          <w:rFonts w:ascii="Brill" w:eastAsia="Brill" w:hAnsi="Brill" w:cs="Brill"/>
        </w:rPr>
        <w:t xml:space="preserve"> highlight the operational objectives that concentrate on the qualification and cohesion of the territory, on the competitiveness and national and international city projection, on the integration in the surrounding region</w:t>
      </w:r>
      <w:ins w:id="5416" w:author="Autor">
        <w:r w:rsidR="0041477B">
          <w:rPr>
            <w:rFonts w:ascii="Brill" w:eastAsia="Brill" w:hAnsi="Brill" w:cs="Brill"/>
          </w:rPr>
          <w:t>,</w:t>
        </w:r>
      </w:ins>
      <w:r w:rsidRPr="00C66272">
        <w:rPr>
          <w:rFonts w:ascii="Brill" w:eastAsia="Brill" w:hAnsi="Brill" w:cs="Brill"/>
        </w:rPr>
        <w:t xml:space="preserve"> and on the innovation of solutions. These objectives are pursued through intervention axes that promote urban regeneration</w:t>
      </w:r>
      <w:ins w:id="5417" w:author="Autor">
        <w:r w:rsidR="005764C4">
          <w:rPr>
            <w:rFonts w:ascii="Brill" w:eastAsia="Brill" w:hAnsi="Brill" w:cs="Brill"/>
          </w:rPr>
          <w:t xml:space="preserve"> and</w:t>
        </w:r>
      </w:ins>
      <w:del w:id="5418" w:author="Autor">
        <w:r w:rsidRPr="00C66272" w:rsidDel="005764C4">
          <w:rPr>
            <w:rFonts w:ascii="Brill" w:eastAsia="Brill" w:hAnsi="Brill" w:cs="Brill"/>
          </w:rPr>
          <w:delText>,</w:delText>
        </w:r>
      </w:del>
      <w:r w:rsidRPr="00C66272">
        <w:rPr>
          <w:rFonts w:ascii="Brill" w:eastAsia="Brill" w:hAnsi="Brill" w:cs="Brill"/>
        </w:rPr>
        <w:t xml:space="preserve"> place emphasis on the city as a node of innovation and competitiveness networks, valuing the differentiating factors. That presupposes an intervention dimension that affects the city-region, reinforcing its development effect on the areas of influence. In terms of instruments considered, </w:t>
      </w:r>
      <w:r w:rsidR="00E21967" w:rsidRPr="00C66272">
        <w:rPr>
          <w:rFonts w:ascii="Brill" w:eastAsia="Brill" w:hAnsi="Brill" w:cs="Brill"/>
        </w:rPr>
        <w:t>I</w:t>
      </w:r>
      <w:r w:rsidRPr="00C66272">
        <w:rPr>
          <w:rFonts w:ascii="Brill" w:eastAsia="Brill" w:hAnsi="Brill" w:cs="Brill"/>
        </w:rPr>
        <w:t xml:space="preserve"> emphasize</w:t>
      </w:r>
      <w:del w:id="5419" w:author="Autor">
        <w:r w:rsidRPr="00C66272" w:rsidDel="008B5CCE">
          <w:rPr>
            <w:rFonts w:ascii="Brill" w:eastAsia="Brill" w:hAnsi="Brill" w:cs="Brill"/>
          </w:rPr>
          <w:delText xml:space="preserve"> the</w:delText>
        </w:r>
      </w:del>
      <w:r w:rsidRPr="00C66272">
        <w:rPr>
          <w:rFonts w:ascii="Brill" w:eastAsia="Brill" w:hAnsi="Brill" w:cs="Brill"/>
        </w:rPr>
        <w:t xml:space="preserve"> local partnerships and action programs that aim, among others, to value and improve the renovation of the </w:t>
      </w:r>
      <w:r w:rsidRPr="00C66272">
        <w:rPr>
          <w:rFonts w:ascii="Brill" w:eastAsia="Brill" w:hAnsi="Brill" w:cs="Brill"/>
        </w:rPr>
        <w:lastRenderedPageBreak/>
        <w:t>functions and uses of abandoned areas. Unhappily, the effects of the crisis of the last decade are still visible and most of the efforts developed in the period 2008</w:t>
      </w:r>
      <w:del w:id="5420" w:author="Autor">
        <w:r w:rsidRPr="00C66272" w:rsidDel="008B5CCE">
          <w:rPr>
            <w:rFonts w:ascii="Brill" w:eastAsia="Brill" w:hAnsi="Brill" w:cs="Brill"/>
          </w:rPr>
          <w:delText xml:space="preserve"> </w:delText>
        </w:r>
      </w:del>
      <w:r w:rsidRPr="00C66272">
        <w:rPr>
          <w:rFonts w:ascii="Brill" w:eastAsia="Brill" w:hAnsi="Brill" w:cs="Brill"/>
        </w:rPr>
        <w:t>-2012 need to be reinforced in the context of a new financing framework.</w:t>
      </w:r>
    </w:p>
    <w:p w14:paraId="35078082" w14:textId="66767A43" w:rsidR="00CB3FC9" w:rsidRPr="00C66272" w:rsidRDefault="00C55FA1" w:rsidP="00F62668">
      <w:pPr>
        <w:spacing w:line="360" w:lineRule="auto"/>
        <w:ind w:firstLine="720"/>
        <w:jc w:val="both"/>
        <w:rPr>
          <w:rFonts w:ascii="Brill" w:eastAsia="Brill" w:hAnsi="Brill" w:cs="Brill"/>
        </w:rPr>
      </w:pPr>
      <w:r w:rsidRPr="00C66272">
        <w:rPr>
          <w:rFonts w:ascii="Brill" w:eastAsia="Brill" w:hAnsi="Brill" w:cs="Brill"/>
        </w:rPr>
        <w:t xml:space="preserve">A second, general note relates to the changing relations between ports and cities and the special role of Lisbon and Lisbon’s port. In the Portuguese case, the role of ports in the development of the urban system is fundamental. Not only in the definition of the national network of cities and their respective hierarchy, but also in the internal structure of many </w:t>
      </w:r>
      <w:r w:rsidR="005364E9" w:rsidRPr="00C66272">
        <w:rPr>
          <w:rFonts w:ascii="Brill" w:eastAsia="Brill" w:hAnsi="Brill" w:cs="Brill"/>
        </w:rPr>
        <w:t>port cities</w:t>
      </w:r>
      <w:r w:rsidRPr="00C66272">
        <w:rPr>
          <w:rFonts w:ascii="Brill" w:eastAsia="Brill" w:hAnsi="Brill" w:cs="Brill"/>
        </w:rPr>
        <w:t>, Lisbon included.</w:t>
      </w:r>
      <w:r w:rsidR="00DD0325" w:rsidRPr="00C66272">
        <w:rPr>
          <w:rFonts w:ascii="Brill" w:eastAsia="Brill" w:hAnsi="Brill" w:cs="Brill"/>
        </w:rPr>
        <w:t xml:space="preserve"> </w:t>
      </w:r>
      <w:r w:rsidRPr="00C66272">
        <w:rPr>
          <w:rFonts w:ascii="Brill" w:eastAsia="Brill" w:hAnsi="Brill" w:cs="Brill"/>
        </w:rPr>
        <w:t xml:space="preserve">In general terms, according to the specialized Commission for Coastal and Sea Areas of the Portuguese association for water resources management, </w:t>
      </w:r>
      <w:r w:rsidR="009B0FFA" w:rsidRPr="00C66272">
        <w:rPr>
          <w:rFonts w:ascii="Brill" w:eastAsia="Brill" w:hAnsi="Brill" w:cs="Brill"/>
        </w:rPr>
        <w:t xml:space="preserve">there is a consensus </w:t>
      </w:r>
      <w:r w:rsidRPr="00C66272">
        <w:rPr>
          <w:rFonts w:ascii="Brill" w:eastAsia="Brill" w:hAnsi="Brill" w:cs="Brill"/>
        </w:rPr>
        <w:t>that national ports constitute a fundamental pillar for the economic development of Portugal, with special emphasis on exports. In an increasingly competitive and global international context, ports have been adapting to market demand and transforming themselves into platforms where various modes of transport interact and that extend throughout the entire logistics chain</w:t>
      </w:r>
      <w:ins w:id="5421" w:author="Autor">
        <w:r w:rsidR="00D67FE6">
          <w:rPr>
            <w:rFonts w:ascii="Brill" w:eastAsia="Brill" w:hAnsi="Brill" w:cs="Brill"/>
          </w:rPr>
          <w:t xml:space="preserve"> (OECD, 2014)</w:t>
        </w:r>
      </w:ins>
      <w:r w:rsidRPr="00C66272">
        <w:rPr>
          <w:rFonts w:ascii="Brill" w:eastAsia="Brill" w:hAnsi="Brill" w:cs="Brill"/>
        </w:rPr>
        <w:t xml:space="preserve">. </w:t>
      </w:r>
    </w:p>
    <w:p w14:paraId="35078083" w14:textId="1016D4FA"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In more specific terms, the Portuguese national port system is made up of different port infrastructures that are vital for the urban system and for the country's economic activity</w:t>
      </w:r>
      <w:ins w:id="5422" w:author="Autor">
        <w:r w:rsidR="00371F1A">
          <w:rPr>
            <w:rFonts w:ascii="Brill" w:eastAsia="Brill" w:hAnsi="Brill" w:cs="Brill"/>
          </w:rPr>
          <w:t xml:space="preserve"> (</w:t>
        </w:r>
        <w:r w:rsidR="00371F1A">
          <w:t>Santos, Rodrigues, &amp; Branco, 2022)</w:t>
        </w:r>
      </w:ins>
      <w:r w:rsidRPr="00C66272">
        <w:rPr>
          <w:rFonts w:ascii="Brill" w:eastAsia="Brill" w:hAnsi="Brill" w:cs="Brill"/>
        </w:rPr>
        <w:t>. The dynamics of each port tends to align with the needs of the respective regional productive sector and with its territorial specificities</w:t>
      </w:r>
      <w:ins w:id="5423" w:author="Autor">
        <w:r w:rsidR="004724DC">
          <w:rPr>
            <w:rFonts w:ascii="Brill" w:eastAsia="Brill" w:hAnsi="Brill" w:cs="Brill"/>
          </w:rPr>
          <w:t xml:space="preserve"> (Carpenter &amp; Lozano, 2020)</w:t>
        </w:r>
      </w:ins>
      <w:r w:rsidRPr="00C66272">
        <w:rPr>
          <w:rFonts w:ascii="Brill" w:eastAsia="Brill" w:hAnsi="Brill" w:cs="Brill"/>
        </w:rPr>
        <w:t xml:space="preserve">. For example, the port of Viana do Castelo, in the north of the country, provides essential support to the shipbuilding and repair sector, a sector that historically marked the development of Viana-city, and it is also fundamental for the development of renewable energies in Portugal (industry of wind power generators). Also in the north, the port of </w:t>
      </w:r>
      <w:proofErr w:type="spellStart"/>
      <w:r w:rsidRPr="00C66272">
        <w:rPr>
          <w:rFonts w:ascii="Brill" w:eastAsia="Brill" w:hAnsi="Brill" w:cs="Brill"/>
        </w:rPr>
        <w:t>Leixões</w:t>
      </w:r>
      <w:proofErr w:type="spellEnd"/>
      <w:r w:rsidRPr="00C66272">
        <w:rPr>
          <w:rFonts w:ascii="Brill" w:eastAsia="Brill" w:hAnsi="Brill" w:cs="Brill"/>
        </w:rPr>
        <w:t>, in the Porto region, is the main exportation’s port in the country, contributing, directly and indirectly, to around 7</w:t>
      </w:r>
      <w:r w:rsidR="005D7565" w:rsidRPr="00C66272">
        <w:rPr>
          <w:rFonts w:ascii="Brill" w:eastAsia="Brill" w:hAnsi="Brill" w:cs="Brill"/>
        </w:rPr>
        <w:t xml:space="preserve"> per cent</w:t>
      </w:r>
      <w:r w:rsidRPr="00C66272">
        <w:rPr>
          <w:rFonts w:ascii="Brill" w:eastAsia="Brill" w:hAnsi="Brill" w:cs="Brill"/>
        </w:rPr>
        <w:t xml:space="preserve"> of Portuguese employment and around 6</w:t>
      </w:r>
      <w:r w:rsidR="005D7565" w:rsidRPr="00C66272">
        <w:rPr>
          <w:rFonts w:ascii="Brill" w:eastAsia="Brill" w:hAnsi="Brill" w:cs="Brill"/>
        </w:rPr>
        <w:t xml:space="preserve"> per cent</w:t>
      </w:r>
      <w:r w:rsidRPr="00C66272">
        <w:rPr>
          <w:rFonts w:ascii="Brill" w:eastAsia="Brill" w:hAnsi="Brill" w:cs="Brill"/>
        </w:rPr>
        <w:t xml:space="preserve"> of the national GDP. </w:t>
      </w:r>
    </w:p>
    <w:p w14:paraId="35078084" w14:textId="6B6EA08A" w:rsidR="00CB3FC9" w:rsidRPr="00C66272" w:rsidRDefault="00660535" w:rsidP="00F34A6C">
      <w:pPr>
        <w:spacing w:line="360" w:lineRule="auto"/>
        <w:ind w:firstLine="720"/>
        <w:jc w:val="both"/>
        <w:rPr>
          <w:rFonts w:ascii="Brill" w:eastAsia="Brill" w:hAnsi="Brill" w:cs="Brill"/>
        </w:rPr>
        <w:pPrChange w:id="5424" w:author="Autor">
          <w:pPr>
            <w:spacing w:line="360" w:lineRule="auto"/>
            <w:jc w:val="both"/>
          </w:pPr>
        </w:pPrChange>
      </w:pPr>
      <w:r w:rsidRPr="00C66272">
        <w:rPr>
          <w:rFonts w:ascii="Brill" w:eastAsia="Brill" w:hAnsi="Brill" w:cs="Brill"/>
        </w:rPr>
        <w:t>T</w:t>
      </w:r>
      <w:r w:rsidR="00C55FA1" w:rsidRPr="00C66272">
        <w:rPr>
          <w:rFonts w:ascii="Brill" w:eastAsia="Brill" w:hAnsi="Brill" w:cs="Brill"/>
        </w:rPr>
        <w:t xml:space="preserve">o the south, the construction of the second phase of the logistics and industrial activities zone of the port of Aveiro is one of the strategic projects of this area. Other ports in the Atlantic coast include the port of Figueira da Foz, in the middle of the coastline Porto-Lisbon, </w:t>
      </w:r>
      <w:r w:rsidRPr="00C66272">
        <w:rPr>
          <w:rFonts w:ascii="Brill" w:eastAsia="Brill" w:hAnsi="Brill" w:cs="Brill"/>
        </w:rPr>
        <w:t>which is important</w:t>
      </w:r>
      <w:r w:rsidR="00C55FA1" w:rsidRPr="00C66272">
        <w:rPr>
          <w:rFonts w:ascii="Brill" w:eastAsia="Brill" w:hAnsi="Brill" w:cs="Brill"/>
        </w:rPr>
        <w:t xml:space="preserve"> in the development of tourism; </w:t>
      </w:r>
      <w:ins w:id="5425" w:author="Autor">
        <w:r w:rsidR="00FB0C12">
          <w:rPr>
            <w:rFonts w:ascii="Brill" w:eastAsia="Brill" w:hAnsi="Brill" w:cs="Brill"/>
          </w:rPr>
          <w:t xml:space="preserve">and </w:t>
        </w:r>
      </w:ins>
      <w:r w:rsidR="00C55FA1" w:rsidRPr="00C66272">
        <w:rPr>
          <w:rFonts w:ascii="Brill" w:eastAsia="Brill" w:hAnsi="Brill" w:cs="Brill"/>
        </w:rPr>
        <w:t>the port of Setúbal, in the Peninsula of Setúbal, south of Lisbon, with important fishing ports, its centrality deriv</w:t>
      </w:r>
      <w:r w:rsidR="00447EED" w:rsidRPr="00C66272">
        <w:rPr>
          <w:rFonts w:ascii="Brill" w:eastAsia="Brill" w:hAnsi="Brill" w:cs="Brill"/>
        </w:rPr>
        <w:t>ing</w:t>
      </w:r>
      <w:r w:rsidR="00C55FA1" w:rsidRPr="00C66272">
        <w:rPr>
          <w:rFonts w:ascii="Brill" w:eastAsia="Brill" w:hAnsi="Brill" w:cs="Brill"/>
        </w:rPr>
        <w:t xml:space="preserve"> mainly from its geographic</w:t>
      </w:r>
      <w:del w:id="5426" w:author="Autor">
        <w:r w:rsidR="00C55FA1" w:rsidRPr="00C66272" w:rsidDel="00FB0C12">
          <w:rPr>
            <w:rFonts w:ascii="Brill" w:eastAsia="Brill" w:hAnsi="Brill" w:cs="Brill"/>
          </w:rPr>
          <w:delText>al</w:delText>
        </w:r>
      </w:del>
      <w:r w:rsidR="00C55FA1" w:rsidRPr="00C66272">
        <w:rPr>
          <w:rFonts w:ascii="Brill" w:eastAsia="Brill" w:hAnsi="Brill" w:cs="Brill"/>
        </w:rPr>
        <w:t xml:space="preserve"> position and </w:t>
      </w:r>
      <w:r w:rsidR="00447EED" w:rsidRPr="00C66272">
        <w:rPr>
          <w:rFonts w:ascii="Brill" w:eastAsia="Brill" w:hAnsi="Brill" w:cs="Brill"/>
        </w:rPr>
        <w:t xml:space="preserve">its </w:t>
      </w:r>
      <w:r w:rsidR="00C55FA1" w:rsidRPr="00C66272">
        <w:rPr>
          <w:rFonts w:ascii="Brill" w:eastAsia="Brill" w:hAnsi="Brill" w:cs="Brill"/>
        </w:rPr>
        <w:t>economic</w:t>
      </w:r>
      <w:del w:id="5427" w:author="Autor">
        <w:r w:rsidR="00C55FA1" w:rsidRPr="00C66272" w:rsidDel="00FB0C12">
          <w:rPr>
            <w:rFonts w:ascii="Brill" w:eastAsia="Brill" w:hAnsi="Brill" w:cs="Brill"/>
          </w:rPr>
          <w:delText>al</w:delText>
        </w:r>
      </w:del>
      <w:r w:rsidR="00C55FA1" w:rsidRPr="00C66272">
        <w:rPr>
          <w:rFonts w:ascii="Brill" w:eastAsia="Brill" w:hAnsi="Brill" w:cs="Brill"/>
        </w:rPr>
        <w:t xml:space="preserve"> significance as the exit port of a </w:t>
      </w:r>
      <w:r w:rsidR="00C55FA1" w:rsidRPr="00C66272">
        <w:rPr>
          <w:rFonts w:ascii="Brill" w:eastAsia="Brill" w:hAnsi="Brill" w:cs="Brill"/>
        </w:rPr>
        <w:lastRenderedPageBreak/>
        <w:t xml:space="preserve">community made up of companies with a strong export tendency, </w:t>
      </w:r>
      <w:r w:rsidR="00447EED" w:rsidRPr="00C66272">
        <w:rPr>
          <w:rFonts w:ascii="Brill" w:eastAsia="Brill" w:hAnsi="Brill" w:cs="Brill"/>
        </w:rPr>
        <w:t>like</w:t>
      </w:r>
      <w:r w:rsidR="00C55FA1" w:rsidRPr="00C66272">
        <w:rPr>
          <w:rFonts w:ascii="Brill" w:eastAsia="Brill" w:hAnsi="Brill" w:cs="Brill"/>
        </w:rPr>
        <w:t xml:space="preserve"> </w:t>
      </w:r>
      <w:proofErr w:type="spellStart"/>
      <w:r w:rsidR="00C55FA1" w:rsidRPr="00C66272">
        <w:rPr>
          <w:rFonts w:ascii="Brill" w:eastAsia="Brill" w:hAnsi="Brill" w:cs="Brill"/>
        </w:rPr>
        <w:t>Autoeuropa</w:t>
      </w:r>
      <w:proofErr w:type="spellEnd"/>
      <w:del w:id="5428" w:author="Autor">
        <w:r w:rsidR="00C55FA1" w:rsidRPr="00C66272" w:rsidDel="00FB0C12">
          <w:rPr>
            <w:rFonts w:ascii="Brill" w:eastAsia="Brill" w:hAnsi="Brill" w:cs="Brill"/>
          </w:rPr>
          <w:delText xml:space="preserve"> </w:delText>
        </w:r>
      </w:del>
      <w:r w:rsidR="00C55FA1" w:rsidRPr="00C66272">
        <w:rPr>
          <w:rFonts w:ascii="Brill" w:eastAsia="Brill" w:hAnsi="Brill" w:cs="Brill"/>
        </w:rPr>
        <w:t xml:space="preserve">- VW, </w:t>
      </w:r>
      <w:proofErr w:type="spellStart"/>
      <w:r w:rsidR="00C55FA1" w:rsidRPr="00C66272">
        <w:rPr>
          <w:rFonts w:ascii="Brill" w:eastAsia="Brill" w:hAnsi="Brill" w:cs="Brill"/>
        </w:rPr>
        <w:t>Secil</w:t>
      </w:r>
      <w:proofErr w:type="spellEnd"/>
      <w:r w:rsidR="00C55FA1" w:rsidRPr="00C66272">
        <w:rPr>
          <w:rFonts w:ascii="Brill" w:eastAsia="Brill" w:hAnsi="Brill" w:cs="Brill"/>
        </w:rPr>
        <w:t xml:space="preserve">, Navigator, </w:t>
      </w:r>
      <w:r w:rsidR="00447EED" w:rsidRPr="00C66272">
        <w:rPr>
          <w:rFonts w:ascii="Brill" w:eastAsia="Brill" w:hAnsi="Brill" w:cs="Brill"/>
        </w:rPr>
        <w:t xml:space="preserve">and </w:t>
      </w:r>
      <w:proofErr w:type="spellStart"/>
      <w:r w:rsidR="00C55FA1" w:rsidRPr="00C66272">
        <w:rPr>
          <w:rFonts w:ascii="Brill" w:eastAsia="Brill" w:hAnsi="Brill" w:cs="Brill"/>
        </w:rPr>
        <w:t>Lisnave</w:t>
      </w:r>
      <w:proofErr w:type="spellEnd"/>
      <w:r w:rsidR="00C55FA1" w:rsidRPr="00C66272">
        <w:rPr>
          <w:rFonts w:ascii="Brill" w:eastAsia="Brill" w:hAnsi="Brill" w:cs="Brill"/>
        </w:rPr>
        <w:t>.</w:t>
      </w:r>
    </w:p>
    <w:p w14:paraId="35078086" w14:textId="1EFF1B5A" w:rsidR="00CB3FC9" w:rsidRPr="00C66272" w:rsidRDefault="00FB0C12" w:rsidP="00F62668">
      <w:pPr>
        <w:spacing w:line="360" w:lineRule="auto"/>
        <w:ind w:firstLine="720"/>
        <w:jc w:val="both"/>
        <w:rPr>
          <w:rFonts w:ascii="Brill" w:eastAsia="Brill" w:hAnsi="Brill" w:cs="Brill"/>
        </w:rPr>
      </w:pPr>
      <w:ins w:id="5429" w:author="Autor">
        <w:r>
          <w:rPr>
            <w:rFonts w:ascii="Brill" w:eastAsia="Brill" w:hAnsi="Brill" w:cs="Brill"/>
          </w:rPr>
          <w:t>It is important to make a</w:t>
        </w:r>
      </w:ins>
      <w:del w:id="5430" w:author="Autor">
        <w:r w:rsidR="00C55FA1" w:rsidRPr="00C66272" w:rsidDel="00FB0C12">
          <w:rPr>
            <w:rFonts w:ascii="Brill" w:eastAsia="Brill" w:hAnsi="Brill" w:cs="Brill"/>
          </w:rPr>
          <w:delText>A</w:delText>
        </w:r>
      </w:del>
      <w:r w:rsidR="00C55FA1" w:rsidRPr="00C66272">
        <w:rPr>
          <w:rFonts w:ascii="Brill" w:eastAsia="Brill" w:hAnsi="Brill" w:cs="Brill"/>
        </w:rPr>
        <w:t xml:space="preserve"> special reference to the port of Sines, in the south of the country, coastline of Alentejo. Able to receive any </w:t>
      </w:r>
      <w:r w:rsidR="00447EED" w:rsidRPr="00C66272">
        <w:rPr>
          <w:rFonts w:ascii="Brill" w:eastAsia="Brill" w:hAnsi="Brill" w:cs="Brill"/>
        </w:rPr>
        <w:t xml:space="preserve">kind of </w:t>
      </w:r>
      <w:r w:rsidR="00C55FA1" w:rsidRPr="00C66272">
        <w:rPr>
          <w:rFonts w:ascii="Brill" w:eastAsia="Brill" w:hAnsi="Brill" w:cs="Brill"/>
        </w:rPr>
        <w:t xml:space="preserve">ship </w:t>
      </w:r>
      <w:r w:rsidR="007C18EB" w:rsidRPr="00C66272">
        <w:rPr>
          <w:rFonts w:ascii="Brill" w:eastAsia="Brill" w:hAnsi="Brill" w:cs="Brill"/>
        </w:rPr>
        <w:t xml:space="preserve">or </w:t>
      </w:r>
      <w:r w:rsidR="00C55FA1" w:rsidRPr="00C66272">
        <w:rPr>
          <w:rFonts w:ascii="Brill" w:eastAsia="Brill" w:hAnsi="Brill" w:cs="Brill"/>
        </w:rPr>
        <w:t xml:space="preserve">cargo, without restrictions, the </w:t>
      </w:r>
      <w:del w:id="5431" w:author="Autor">
        <w:r w:rsidR="00C55FA1" w:rsidRPr="00C66272" w:rsidDel="00FB0C12">
          <w:rPr>
            <w:rFonts w:ascii="Brill" w:eastAsia="Brill" w:hAnsi="Brill" w:cs="Brill"/>
          </w:rPr>
          <w:delText>deep water</w:delText>
        </w:r>
      </w:del>
      <w:ins w:id="5432" w:author="Autor">
        <w:r w:rsidRPr="00C66272">
          <w:rPr>
            <w:rFonts w:ascii="Brill" w:eastAsia="Brill" w:hAnsi="Brill" w:cs="Brill"/>
          </w:rPr>
          <w:t>deep-water</w:t>
        </w:r>
      </w:ins>
      <w:r w:rsidR="00C55FA1" w:rsidRPr="00C66272">
        <w:rPr>
          <w:rFonts w:ascii="Brill" w:eastAsia="Brill" w:hAnsi="Brill" w:cs="Brill"/>
        </w:rPr>
        <w:t xml:space="preserve"> port of Sines offers a privileged geographical location, at the crossroads of the main commercial routes, which allow</w:t>
      </w:r>
      <w:r w:rsidR="007C18EB" w:rsidRPr="00C66272">
        <w:rPr>
          <w:rFonts w:ascii="Brill" w:eastAsia="Brill" w:hAnsi="Brill" w:cs="Brill"/>
        </w:rPr>
        <w:t>s</w:t>
      </w:r>
      <w:r w:rsidR="00C55FA1" w:rsidRPr="00C66272">
        <w:rPr>
          <w:rFonts w:ascii="Brill" w:eastAsia="Brill" w:hAnsi="Brill" w:cs="Brill"/>
        </w:rPr>
        <w:t xml:space="preserve"> it to assert itself as the great hub of the Euro-Atlantic façade. With direct rail connections to the dry ports of its hinterland, Sines is currently the main freight rail platform in the national port system, integrating the Atlantic Corridor of the Trans-European Transport Network. In addition, Sines offers an extensive industrial and logistics zone and its role in the energy system of Portugal (imports, refinery, electricity production, etc.) is irreplaceable.</w:t>
      </w:r>
      <w:r w:rsidR="000B1ACA" w:rsidRPr="00C66272">
        <w:rPr>
          <w:rFonts w:ascii="Brill" w:eastAsia="Brill" w:hAnsi="Brill" w:cs="Brill"/>
        </w:rPr>
        <w:t xml:space="preserve"> Along </w:t>
      </w:r>
      <w:r w:rsidR="00C55FA1" w:rsidRPr="00C66272">
        <w:rPr>
          <w:rFonts w:ascii="Brill" w:eastAsia="Brill" w:hAnsi="Brill" w:cs="Brill"/>
        </w:rPr>
        <w:t xml:space="preserve">the </w:t>
      </w:r>
      <w:del w:id="5433" w:author="Autor">
        <w:r w:rsidR="00C55FA1" w:rsidRPr="00C66272" w:rsidDel="00FB0C12">
          <w:rPr>
            <w:rFonts w:ascii="Brill" w:eastAsia="Brill" w:hAnsi="Brill" w:cs="Brill"/>
          </w:rPr>
          <w:delText>coast line</w:delText>
        </w:r>
      </w:del>
      <w:ins w:id="5434" w:author="Autor">
        <w:r w:rsidRPr="00C66272">
          <w:rPr>
            <w:rFonts w:ascii="Brill" w:eastAsia="Brill" w:hAnsi="Brill" w:cs="Brill"/>
          </w:rPr>
          <w:t>coastline</w:t>
        </w:r>
      </w:ins>
      <w:r w:rsidR="00C55FA1" w:rsidRPr="00C66272">
        <w:rPr>
          <w:rFonts w:ascii="Brill" w:eastAsia="Brill" w:hAnsi="Brill" w:cs="Brill"/>
        </w:rPr>
        <w:t xml:space="preserve"> of Algarve there are also important ports, most of all, of </w:t>
      </w:r>
      <w:r w:rsidR="000B1ACA" w:rsidRPr="00C66272">
        <w:rPr>
          <w:rFonts w:ascii="Brill" w:eastAsia="Brill" w:hAnsi="Brill" w:cs="Brill"/>
        </w:rPr>
        <w:t xml:space="preserve">a </w:t>
      </w:r>
      <w:r w:rsidR="00C55FA1" w:rsidRPr="00C66272">
        <w:rPr>
          <w:rFonts w:ascii="Brill" w:eastAsia="Brill" w:hAnsi="Brill" w:cs="Brill"/>
        </w:rPr>
        <w:t xml:space="preserve">fishing nature, as, for example, </w:t>
      </w:r>
      <w:proofErr w:type="spellStart"/>
      <w:r w:rsidR="00C55FA1" w:rsidRPr="00C66272">
        <w:rPr>
          <w:rFonts w:ascii="Brill" w:eastAsia="Brill" w:hAnsi="Brill" w:cs="Brill"/>
        </w:rPr>
        <w:t>Olhão</w:t>
      </w:r>
      <w:proofErr w:type="spellEnd"/>
      <w:r w:rsidR="00C55FA1" w:rsidRPr="00C66272">
        <w:rPr>
          <w:rFonts w:ascii="Brill" w:eastAsia="Brill" w:hAnsi="Brill" w:cs="Brill"/>
        </w:rPr>
        <w:t xml:space="preserve">. Their importance also in the tourism area </w:t>
      </w:r>
      <w:r w:rsidR="000B1ACA" w:rsidRPr="00C66272">
        <w:rPr>
          <w:rFonts w:ascii="Brill" w:eastAsia="Brill" w:hAnsi="Brill" w:cs="Brill"/>
        </w:rPr>
        <w:t>should also</w:t>
      </w:r>
      <w:r w:rsidR="00C55FA1" w:rsidRPr="00C66272">
        <w:rPr>
          <w:rFonts w:ascii="Brill" w:eastAsia="Brill" w:hAnsi="Brill" w:cs="Brill"/>
        </w:rPr>
        <w:t xml:space="preserve"> be noted. </w:t>
      </w:r>
    </w:p>
    <w:p w14:paraId="35078087" w14:textId="0321CBE6"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Finally,</w:t>
      </w:r>
      <w:r w:rsidR="00834A76" w:rsidRPr="00C66272">
        <w:rPr>
          <w:rFonts w:ascii="Brill" w:eastAsia="Brill" w:hAnsi="Brill" w:cs="Brill"/>
        </w:rPr>
        <w:t xml:space="preserve"> </w:t>
      </w:r>
      <w:r w:rsidRPr="00C66272">
        <w:rPr>
          <w:rFonts w:ascii="Brill" w:eastAsia="Brill" w:hAnsi="Brill" w:cs="Brill"/>
        </w:rPr>
        <w:t>Lisbon. The privileged location of the port of Lisbon is also its main competitive advantage. This port has important projects underway, related to improving the efficiency of existing terminals</w:t>
      </w:r>
      <w:ins w:id="5435" w:author="Autor">
        <w:r w:rsidR="00FB0C12">
          <w:rPr>
            <w:rFonts w:ascii="Brill" w:eastAsia="Brill" w:hAnsi="Brill" w:cs="Brill"/>
          </w:rPr>
          <w:t>. Other projects involve</w:t>
        </w:r>
      </w:ins>
      <w:del w:id="5436" w:author="Autor">
        <w:r w:rsidRPr="00C66272" w:rsidDel="00FB0C12">
          <w:rPr>
            <w:rFonts w:ascii="Brill" w:eastAsia="Brill" w:hAnsi="Brill" w:cs="Brill"/>
          </w:rPr>
          <w:delText>; also, to</w:delText>
        </w:r>
      </w:del>
      <w:r w:rsidRPr="00C66272">
        <w:rPr>
          <w:rFonts w:ascii="Brill" w:eastAsia="Brill" w:hAnsi="Brill" w:cs="Brill"/>
        </w:rPr>
        <w:t xml:space="preserve"> the operationalization of navigability in the Tagus estuary, a fundamental pillar for the development of the multimodality of the Port of Lisbon, ensuring efficient connections to its hinterland and to the Atlantic Corridor network, as a port of the CORE network of the trans-European transport network</w:t>
      </w:r>
      <w:ins w:id="5437" w:author="Autor">
        <w:r w:rsidR="005C24AC">
          <w:rPr>
            <w:rFonts w:ascii="Brill" w:eastAsia="Brill" w:hAnsi="Brill" w:cs="Brill"/>
          </w:rPr>
          <w:t xml:space="preserve"> (Fujita &amp; Mori, 1996)</w:t>
        </w:r>
      </w:ins>
      <w:r w:rsidRPr="00C66272">
        <w:rPr>
          <w:rFonts w:ascii="Brill" w:eastAsia="Brill" w:hAnsi="Brill" w:cs="Brill"/>
        </w:rPr>
        <w:t xml:space="preserve">. </w:t>
      </w:r>
    </w:p>
    <w:p w14:paraId="35078088" w14:textId="5F37EAD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The importance of this port is not only</w:t>
      </w:r>
      <w:del w:id="5438" w:author="Autor">
        <w:r w:rsidRPr="00C66272" w:rsidDel="00FB0C12">
          <w:rPr>
            <w:rFonts w:ascii="Brill" w:eastAsia="Brill" w:hAnsi="Brill" w:cs="Brill"/>
          </w:rPr>
          <w:delText xml:space="preserve"> in</w:delText>
        </w:r>
      </w:del>
      <w:r w:rsidRPr="00C66272">
        <w:rPr>
          <w:rFonts w:ascii="Brill" w:eastAsia="Brill" w:hAnsi="Brill" w:cs="Brill"/>
        </w:rPr>
        <w:t xml:space="preserve"> economic</w:t>
      </w:r>
      <w:del w:id="5439" w:author="Autor">
        <w:r w:rsidRPr="00C66272" w:rsidDel="00FB0C12">
          <w:rPr>
            <w:rFonts w:ascii="Brill" w:eastAsia="Brill" w:hAnsi="Brill" w:cs="Brill"/>
          </w:rPr>
          <w:delText xml:space="preserve"> terms</w:delText>
        </w:r>
      </w:del>
      <w:r w:rsidRPr="00C66272">
        <w:rPr>
          <w:rFonts w:ascii="Brill" w:eastAsia="Brill" w:hAnsi="Brill" w:cs="Brill"/>
        </w:rPr>
        <w:t xml:space="preserve">. The evolution of ports in modern times has been defined by a change in port functions, caused by factors </w:t>
      </w:r>
      <w:r w:rsidR="00891730" w:rsidRPr="00C66272">
        <w:rPr>
          <w:rFonts w:ascii="Brill" w:eastAsia="Brill" w:hAnsi="Brill" w:cs="Brill"/>
        </w:rPr>
        <w:t xml:space="preserve">such </w:t>
      </w:r>
      <w:r w:rsidRPr="00C66272">
        <w:rPr>
          <w:rFonts w:ascii="Brill" w:eastAsia="Brill" w:hAnsi="Brill" w:cs="Brill"/>
        </w:rPr>
        <w:t>as technology, new standards of international commerce and maritime transportation, and the complexity of global logistic chains</w:t>
      </w:r>
      <w:ins w:id="5440" w:author="Autor">
        <w:r w:rsidR="006243C7">
          <w:rPr>
            <w:rFonts w:ascii="Brill" w:eastAsia="Brill" w:hAnsi="Brill" w:cs="Brill"/>
          </w:rPr>
          <w:t xml:space="preserve"> (</w:t>
        </w:r>
        <w:r w:rsidR="00176462">
          <w:rPr>
            <w:rFonts w:ascii="Brill" w:eastAsia="Brill" w:hAnsi="Brill" w:cs="Brill"/>
          </w:rPr>
          <w:t xml:space="preserve">Marques &amp; Fonseca, 2010; </w:t>
        </w:r>
        <w:proofErr w:type="spellStart"/>
        <w:r w:rsidR="006243C7" w:rsidRPr="006243C7">
          <w:rPr>
            <w:rFonts w:ascii="Brill" w:eastAsia="Brill" w:hAnsi="Brill" w:cs="Brill"/>
          </w:rPr>
          <w:t>Krośnicka</w:t>
        </w:r>
        <w:proofErr w:type="spellEnd"/>
        <w:r w:rsidR="006243C7" w:rsidRPr="006243C7">
          <w:rPr>
            <w:rFonts w:ascii="Brill" w:eastAsia="Brill" w:hAnsi="Brill" w:cs="Brill"/>
          </w:rPr>
          <w:t xml:space="preserve">, Lorens, &amp; </w:t>
        </w:r>
        <w:proofErr w:type="spellStart"/>
        <w:r w:rsidR="006243C7" w:rsidRPr="006243C7">
          <w:rPr>
            <w:rFonts w:ascii="Brill" w:eastAsia="Brill" w:hAnsi="Brill" w:cs="Brill"/>
          </w:rPr>
          <w:t>Michałowska</w:t>
        </w:r>
        <w:proofErr w:type="spellEnd"/>
        <w:r w:rsidR="006243C7" w:rsidRPr="006243C7">
          <w:rPr>
            <w:rFonts w:ascii="Brill" w:eastAsia="Brill" w:hAnsi="Brill" w:cs="Brill"/>
          </w:rPr>
          <w:t>, 2021)</w:t>
        </w:r>
      </w:ins>
      <w:r w:rsidRPr="00C66272">
        <w:rPr>
          <w:rFonts w:ascii="Brill" w:eastAsia="Brill" w:hAnsi="Brill" w:cs="Brill"/>
        </w:rPr>
        <w:t>. As a result of these changes, we are facing a significant evolution in the structure of the spaces occupied by ports and complementary activities</w:t>
      </w:r>
      <w:ins w:id="5441" w:author="Autor">
        <w:r w:rsidR="00A25F50">
          <w:rPr>
            <w:rFonts w:ascii="Brill" w:eastAsia="Brill" w:hAnsi="Brill" w:cs="Brill"/>
          </w:rPr>
          <w:t>, as well as</w:t>
        </w:r>
      </w:ins>
      <w:del w:id="5442" w:author="Autor">
        <w:r w:rsidRPr="00C66272" w:rsidDel="00A25F50">
          <w:rPr>
            <w:rFonts w:ascii="Brill" w:eastAsia="Brill" w:hAnsi="Brill" w:cs="Brill"/>
          </w:rPr>
          <w:delText xml:space="preserve"> and</w:delText>
        </w:r>
      </w:del>
      <w:r w:rsidRPr="00C66272">
        <w:rPr>
          <w:rFonts w:ascii="Brill" w:eastAsia="Brill" w:hAnsi="Brill" w:cs="Brill"/>
        </w:rPr>
        <w:t xml:space="preserve"> in the relation between the ports and the cities</w:t>
      </w:r>
      <w:ins w:id="5443" w:author="Autor">
        <w:r w:rsidR="004724DC">
          <w:rPr>
            <w:rFonts w:ascii="Brill" w:eastAsia="Brill" w:hAnsi="Brill" w:cs="Brill"/>
          </w:rPr>
          <w:t xml:space="preserve"> (Carpenter &amp; Lozano, 2020)</w:t>
        </w:r>
      </w:ins>
      <w:r w:rsidRPr="00C66272">
        <w:rPr>
          <w:rFonts w:ascii="Brill" w:eastAsia="Brill" w:hAnsi="Brill" w:cs="Brill"/>
        </w:rPr>
        <w:t>. This is also the case of Lisbon</w:t>
      </w:r>
      <w:r w:rsidR="00891730" w:rsidRPr="00C66272">
        <w:rPr>
          <w:rFonts w:ascii="Brill" w:eastAsia="Brill" w:hAnsi="Brill" w:cs="Brill"/>
        </w:rPr>
        <w:t>,</w:t>
      </w:r>
      <w:r w:rsidRPr="00C66272">
        <w:rPr>
          <w:rFonts w:ascii="Brill" w:eastAsia="Brill" w:hAnsi="Brill" w:cs="Brill"/>
        </w:rPr>
        <w:t xml:space="preserve"> which is characterized by a great complexity derived from historic tradition and the role that this important infrastructure imposes in the development of the Portuguese capital, the largest city in the country, reflecting also the importance of political-administrative function. It can be noted that the port exerted a structural role in the organization of the city and its functions, and that, despite some degree of autonomy of evolution, the port remains a nodal point in the integration of the city-region in global systems</w:t>
      </w:r>
      <w:ins w:id="5444" w:author="Autor">
        <w:r w:rsidR="004D674A">
          <w:rPr>
            <w:rFonts w:ascii="Brill" w:eastAsia="Brill" w:hAnsi="Brill" w:cs="Brill"/>
          </w:rPr>
          <w:t xml:space="preserve"> (</w:t>
        </w:r>
        <w:proofErr w:type="spellStart"/>
        <w:r w:rsidR="004D674A" w:rsidRPr="004D674A">
          <w:rPr>
            <w:rFonts w:ascii="Brill" w:eastAsia="Brill" w:hAnsi="Brill" w:cs="Brill"/>
          </w:rPr>
          <w:t>Monié</w:t>
        </w:r>
        <w:proofErr w:type="spellEnd"/>
        <w:r w:rsidR="004D674A">
          <w:rPr>
            <w:rFonts w:ascii="Brill" w:eastAsia="Brill" w:hAnsi="Brill" w:cs="Brill"/>
          </w:rPr>
          <w:t xml:space="preserve"> </w:t>
        </w:r>
        <w:r w:rsidR="004D674A" w:rsidRPr="004D674A">
          <w:rPr>
            <w:rFonts w:ascii="Brill" w:eastAsia="Brill" w:hAnsi="Brill" w:cs="Brill"/>
          </w:rPr>
          <w:t>&amp; Vasconcelos</w:t>
        </w:r>
        <w:r w:rsidR="004D674A">
          <w:rPr>
            <w:rFonts w:ascii="Brill" w:eastAsia="Brill" w:hAnsi="Brill" w:cs="Brill"/>
          </w:rPr>
          <w:t>, 2012)</w:t>
        </w:r>
      </w:ins>
      <w:r w:rsidRPr="00C66272">
        <w:rPr>
          <w:rFonts w:ascii="Brill" w:eastAsia="Brill" w:hAnsi="Brill" w:cs="Brill"/>
        </w:rPr>
        <w:t xml:space="preserve">. </w:t>
      </w:r>
    </w:p>
    <w:p w14:paraId="35078089" w14:textId="755C1BB8" w:rsidR="00CB3FC9" w:rsidRDefault="00C55FA1">
      <w:pPr>
        <w:spacing w:line="360" w:lineRule="auto"/>
        <w:ind w:firstLine="720"/>
        <w:jc w:val="both"/>
        <w:rPr>
          <w:ins w:id="5445" w:author="Autor"/>
          <w:rFonts w:ascii="Brill" w:eastAsia="Brill" w:hAnsi="Brill" w:cs="Brill"/>
        </w:rPr>
      </w:pPr>
      <w:r w:rsidRPr="00C66272">
        <w:rPr>
          <w:rFonts w:ascii="Brill" w:eastAsia="Brill" w:hAnsi="Brill" w:cs="Brill"/>
        </w:rPr>
        <w:lastRenderedPageBreak/>
        <w:t xml:space="preserve">The evolution of the urban structure is a central topic. The dynamics of reconversion and revitalisation triggered by the so-called POZOR (Plan of Ordering of the Riverside area of Lisbon) and the realization of profound structural changes in the port area when the EXPO 98 took place, were notable milestones in the alteration of the port's relationship with the city. They represented an important step in overcoming previous difficulties in the relations between the municipalities, the </w:t>
      </w:r>
      <w:r w:rsidR="00BE3E2B" w:rsidRPr="00C66272">
        <w:rPr>
          <w:rFonts w:ascii="Brill" w:eastAsia="Brill" w:hAnsi="Brill" w:cs="Brill"/>
        </w:rPr>
        <w:t>a</w:t>
      </w:r>
      <w:r w:rsidRPr="00C66272">
        <w:rPr>
          <w:rFonts w:ascii="Brill" w:eastAsia="Brill" w:hAnsi="Brill" w:cs="Brill"/>
        </w:rPr>
        <w:t xml:space="preserve">dministration of the port and private agents, and constituted an essential moment in the “return” of the port and its area of influence to the citizens of the city and its metropolitan area. And that </w:t>
      </w:r>
      <w:r w:rsidR="00547E33" w:rsidRPr="00C66272">
        <w:rPr>
          <w:rFonts w:ascii="Brill" w:eastAsia="Brill" w:hAnsi="Brill" w:cs="Brill"/>
        </w:rPr>
        <w:t xml:space="preserve">leads to </w:t>
      </w:r>
      <w:r w:rsidRPr="00C66272">
        <w:rPr>
          <w:rFonts w:ascii="Brill" w:eastAsia="Brill" w:hAnsi="Brill" w:cs="Brill"/>
        </w:rPr>
        <w:t>the question of hustle and bustle in the case of Lisbon.</w:t>
      </w:r>
    </w:p>
    <w:p w14:paraId="7BC21534" w14:textId="77777777" w:rsidR="00CE0EF9" w:rsidRDefault="00CE0EF9">
      <w:pPr>
        <w:spacing w:line="360" w:lineRule="auto"/>
        <w:ind w:firstLine="720"/>
        <w:jc w:val="both"/>
        <w:rPr>
          <w:ins w:id="5446" w:author="Autor"/>
          <w:rFonts w:ascii="Brill" w:eastAsia="Brill" w:hAnsi="Brill" w:cs="Brill"/>
        </w:rPr>
      </w:pPr>
    </w:p>
    <w:p w14:paraId="504A77F5" w14:textId="77777777" w:rsidR="00CE0EF9" w:rsidRPr="00C66272" w:rsidRDefault="00CE0EF9">
      <w:pPr>
        <w:spacing w:line="360" w:lineRule="auto"/>
        <w:ind w:firstLine="720"/>
        <w:jc w:val="both"/>
        <w:rPr>
          <w:rFonts w:ascii="Brill" w:eastAsia="Brill" w:hAnsi="Brill" w:cs="Brill"/>
        </w:rPr>
      </w:pPr>
    </w:p>
    <w:p w14:paraId="3507808A" w14:textId="77777777" w:rsidR="00CB3FC9" w:rsidRPr="00C66272" w:rsidRDefault="00CB3FC9">
      <w:pPr>
        <w:spacing w:line="360" w:lineRule="auto"/>
        <w:jc w:val="both"/>
        <w:rPr>
          <w:rFonts w:ascii="Brill" w:eastAsia="Brill" w:hAnsi="Brill" w:cs="Brill"/>
        </w:rPr>
      </w:pPr>
    </w:p>
    <w:p w14:paraId="3507808B" w14:textId="2171C428"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On “Hustle and bustle” in </w:t>
      </w:r>
      <w:r w:rsidR="005364E9" w:rsidRPr="00C66272">
        <w:rPr>
          <w:rFonts w:ascii="Brill" w:eastAsia="Brill" w:hAnsi="Brill" w:cs="Brill"/>
          <w:b/>
        </w:rPr>
        <w:t>port cities</w:t>
      </w:r>
      <w:r w:rsidRPr="00C66272">
        <w:rPr>
          <w:rFonts w:ascii="Brill" w:eastAsia="Brill" w:hAnsi="Brill" w:cs="Brill"/>
          <w:b/>
        </w:rPr>
        <w:t xml:space="preserve">: The Lisbon </w:t>
      </w:r>
      <w:ins w:id="5447" w:author="Autor">
        <w:r w:rsidR="00CE0EF9">
          <w:rPr>
            <w:rFonts w:ascii="Brill" w:eastAsia="Brill" w:hAnsi="Brill" w:cs="Brill"/>
            <w:b/>
          </w:rPr>
          <w:t>c</w:t>
        </w:r>
      </w:ins>
      <w:del w:id="5448" w:author="Autor">
        <w:r w:rsidRPr="00C66272" w:rsidDel="00CE0EF9">
          <w:rPr>
            <w:rFonts w:ascii="Brill" w:eastAsia="Brill" w:hAnsi="Brill" w:cs="Brill"/>
            <w:b/>
          </w:rPr>
          <w:delText>C</w:delText>
        </w:r>
      </w:del>
      <w:r w:rsidRPr="00C66272">
        <w:rPr>
          <w:rFonts w:ascii="Brill" w:eastAsia="Brill" w:hAnsi="Brill" w:cs="Brill"/>
          <w:b/>
        </w:rPr>
        <w:t>ase</w:t>
      </w:r>
    </w:p>
    <w:p w14:paraId="3507808C" w14:textId="03937EE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When analysing the Lisbon PDMs (Municipalities Director Plans) and observing photographs and </w:t>
      </w:r>
      <w:r w:rsidR="00075789">
        <w:rPr>
          <w:rFonts w:ascii="Brill" w:eastAsia="Brill" w:hAnsi="Brill" w:cs="Brill"/>
        </w:rPr>
        <w:t>maps</w:t>
      </w:r>
      <w:r w:rsidRPr="00C66272">
        <w:rPr>
          <w:rFonts w:ascii="Brill" w:eastAsia="Brill" w:hAnsi="Brill" w:cs="Brill"/>
        </w:rPr>
        <w:t xml:space="preserve"> that give </w:t>
      </w:r>
      <w:r w:rsidR="00F83CC9" w:rsidRPr="00C66272">
        <w:rPr>
          <w:rFonts w:ascii="Brill" w:eastAsia="Brill" w:hAnsi="Brill" w:cs="Brill"/>
        </w:rPr>
        <w:t xml:space="preserve">an </w:t>
      </w:r>
      <w:r w:rsidRPr="00C66272">
        <w:rPr>
          <w:rFonts w:ascii="Brill" w:eastAsia="Brill" w:hAnsi="Brill" w:cs="Brill"/>
        </w:rPr>
        <w:t>account o</w:t>
      </w:r>
      <w:r w:rsidR="00F83CC9" w:rsidRPr="00C66272">
        <w:rPr>
          <w:rFonts w:ascii="Brill" w:eastAsia="Brill" w:hAnsi="Brill" w:cs="Brill"/>
        </w:rPr>
        <w:t>f</w:t>
      </w:r>
      <w:r w:rsidRPr="00C66272">
        <w:rPr>
          <w:rFonts w:ascii="Brill" w:eastAsia="Brill" w:hAnsi="Brill" w:cs="Brill"/>
        </w:rPr>
        <w:t xml:space="preserve"> the dynamics of evolution of the city and its different functional spaces, the image of a development in a city that starts from a structure of concentric circles</w:t>
      </w:r>
      <w:r w:rsidR="00075789">
        <w:rPr>
          <w:rFonts w:ascii="Brill" w:eastAsia="Brill" w:hAnsi="Brill" w:cs="Brill"/>
        </w:rPr>
        <w:t xml:space="preserve"> can be observed</w:t>
      </w:r>
      <w:r w:rsidRPr="00C66272">
        <w:rPr>
          <w:rFonts w:ascii="Brill" w:eastAsia="Brill" w:hAnsi="Brill" w:cs="Brill"/>
        </w:rPr>
        <w:t>. From the port itself, which borders the financial and administrative CBD of the city, we can observe a growth that alters the logic of concentric circles</w:t>
      </w:r>
      <w:del w:id="5449" w:author="Autor">
        <w:r w:rsidRPr="00C66272" w:rsidDel="001A3BF9">
          <w:rPr>
            <w:rFonts w:ascii="Brill" w:eastAsia="Brill" w:hAnsi="Brill" w:cs="Brill"/>
          </w:rPr>
          <w:delText xml:space="preserve"> just</w:delText>
        </w:r>
      </w:del>
      <w:r w:rsidRPr="00C66272">
        <w:rPr>
          <w:rFonts w:ascii="Brill" w:eastAsia="Brill" w:hAnsi="Brill" w:cs="Brill"/>
        </w:rPr>
        <w:t xml:space="preserve"> </w:t>
      </w:r>
      <w:del w:id="5450" w:author="Autor">
        <w:r w:rsidRPr="00C66272" w:rsidDel="001A3BF9">
          <w:rPr>
            <w:rFonts w:ascii="Brill" w:eastAsia="Brill" w:hAnsi="Brill" w:cs="Brill"/>
          </w:rPr>
          <w:delText>because of</w:delText>
        </w:r>
      </w:del>
      <w:ins w:id="5451" w:author="Autor">
        <w:r w:rsidR="001A3BF9">
          <w:rPr>
            <w:rFonts w:ascii="Brill" w:eastAsia="Brill" w:hAnsi="Brill" w:cs="Brill"/>
          </w:rPr>
          <w:t>due to</w:t>
        </w:r>
      </w:ins>
      <w:r w:rsidRPr="00C66272">
        <w:rPr>
          <w:rFonts w:ascii="Brill" w:eastAsia="Brill" w:hAnsi="Brill" w:cs="Brill"/>
        </w:rPr>
        <w:t xml:space="preserve"> the effect </w:t>
      </w:r>
      <w:r w:rsidR="000F7520" w:rsidRPr="00C66272">
        <w:rPr>
          <w:rFonts w:ascii="Brill" w:eastAsia="Brill" w:hAnsi="Brill" w:cs="Brill"/>
        </w:rPr>
        <w:t xml:space="preserve">exerted by </w:t>
      </w:r>
      <w:r w:rsidRPr="00C66272">
        <w:rPr>
          <w:rFonts w:ascii="Brill" w:eastAsia="Brill" w:hAnsi="Brill" w:cs="Brill"/>
        </w:rPr>
        <w:t xml:space="preserve">the creation of large lines/corridors of communication from the </w:t>
      </w:r>
      <w:r w:rsidR="00F62668">
        <w:rPr>
          <w:rFonts w:ascii="Brill" w:eastAsia="Brill" w:hAnsi="Brill" w:cs="Brill"/>
        </w:rPr>
        <w:t>centre</w:t>
      </w:r>
      <w:r w:rsidRPr="00C66272">
        <w:rPr>
          <w:rFonts w:ascii="Brill" w:eastAsia="Brill" w:hAnsi="Brill" w:cs="Brill"/>
        </w:rPr>
        <w:t xml:space="preserve"> (main and new avenues)</w:t>
      </w:r>
      <w:ins w:id="5452" w:author="Autor">
        <w:r w:rsidR="008211F2">
          <w:rPr>
            <w:rFonts w:ascii="Brill" w:eastAsia="Brill" w:hAnsi="Brill" w:cs="Brill"/>
          </w:rPr>
          <w:t xml:space="preserve"> (</w:t>
        </w:r>
        <w:r w:rsidR="008211F2" w:rsidRPr="00C66272">
          <w:rPr>
            <w:rFonts w:ascii="Brill" w:eastAsia="Brill" w:hAnsi="Brill" w:cs="Brill"/>
          </w:rPr>
          <w:t>Câmara Municipal de Lisboa</w:t>
        </w:r>
        <w:r w:rsidR="008211F2">
          <w:rPr>
            <w:rFonts w:ascii="Brill" w:eastAsia="Brill" w:hAnsi="Brill" w:cs="Brill"/>
          </w:rPr>
          <w:t>, 2005)</w:t>
        </w:r>
      </w:ins>
      <w:r w:rsidRPr="00C66272">
        <w:rPr>
          <w:rFonts w:ascii="Brill" w:eastAsia="Brill" w:hAnsi="Brill" w:cs="Brill"/>
        </w:rPr>
        <w:t>.</w:t>
      </w:r>
      <w:r w:rsidR="002F59DB">
        <w:rPr>
          <w:rFonts w:ascii="Brill" w:eastAsia="Brill" w:hAnsi="Brill" w:cs="Brill"/>
        </w:rPr>
        <w:t xml:space="preserve"> </w:t>
      </w:r>
      <w:r w:rsidR="002F59DB" w:rsidRPr="002F59DB">
        <w:rPr>
          <w:rFonts w:ascii="Brill" w:eastAsia="Brill" w:hAnsi="Brill" w:cs="Brill"/>
        </w:rPr>
        <w:t>To some extent, I align with the description of the Theory of the Sectors (</w:t>
      </w:r>
      <w:r w:rsidR="002F59DB" w:rsidRPr="00E81C0F">
        <w:rPr>
          <w:rFonts w:ascii="Brill" w:eastAsia="Brill" w:hAnsi="Brill" w:cs="Brill"/>
        </w:rPr>
        <w:t>Lopes, 1980</w:t>
      </w:r>
      <w:r w:rsidR="002F59DB" w:rsidRPr="002F59DB">
        <w:rPr>
          <w:rFonts w:ascii="Brill" w:eastAsia="Brill" w:hAnsi="Brill" w:cs="Brill"/>
        </w:rPr>
        <w:t>), suggesting a profound connection between the spatial layout and residential changes. Whether or not accessibility is considered crucial, there is a discernible differentiation among areas, and internal structural changes are primarily driven by zones inhabited by the highest income classes, which tend</w:t>
      </w:r>
      <w:del w:id="5453" w:author="Autor">
        <w:r w:rsidR="002F59DB" w:rsidRPr="002F59DB" w:rsidDel="000749CB">
          <w:rPr>
            <w:rFonts w:ascii="Brill" w:eastAsia="Brill" w:hAnsi="Brill" w:cs="Brill"/>
          </w:rPr>
          <w:delText>s</w:delText>
        </w:r>
      </w:del>
      <w:r w:rsidR="002F59DB" w:rsidRPr="002F59DB">
        <w:rPr>
          <w:rFonts w:ascii="Brill" w:eastAsia="Brill" w:hAnsi="Brill" w:cs="Brill"/>
        </w:rPr>
        <w:t xml:space="preserve"> to </w:t>
      </w:r>
      <w:del w:id="5454" w:author="Autor">
        <w:r w:rsidR="002F59DB" w:rsidRPr="002F59DB" w:rsidDel="000749CB">
          <w:rPr>
            <w:rFonts w:ascii="Brill" w:eastAsia="Brill" w:hAnsi="Brill" w:cs="Brill"/>
          </w:rPr>
          <w:delText xml:space="preserve">be </w:delText>
        </w:r>
      </w:del>
      <w:ins w:id="5455" w:author="Autor">
        <w:r w:rsidR="000749CB">
          <w:rPr>
            <w:rFonts w:ascii="Brill" w:eastAsia="Brill" w:hAnsi="Brill" w:cs="Brill"/>
          </w:rPr>
          <w:t>reside</w:t>
        </w:r>
        <w:r w:rsidR="000749CB" w:rsidRPr="002F59DB">
          <w:rPr>
            <w:rFonts w:ascii="Brill" w:eastAsia="Brill" w:hAnsi="Brill" w:cs="Brill"/>
          </w:rPr>
          <w:t xml:space="preserve"> </w:t>
        </w:r>
      </w:ins>
      <w:r w:rsidR="002F59DB" w:rsidRPr="002F59DB">
        <w:rPr>
          <w:rFonts w:ascii="Brill" w:eastAsia="Brill" w:hAnsi="Brill" w:cs="Brill"/>
        </w:rPr>
        <w:t>closer to major transportation arteries</w:t>
      </w:r>
      <w:ins w:id="5456" w:author="Autor">
        <w:r w:rsidR="009D2028">
          <w:rPr>
            <w:rFonts w:ascii="Brill" w:eastAsia="Brill" w:hAnsi="Brill" w:cs="Brill"/>
          </w:rPr>
          <w:t xml:space="preserve"> (Wingo, 1961)</w:t>
        </w:r>
      </w:ins>
      <w:del w:id="5457" w:author="Autor">
        <w:r w:rsidR="002F59DB" w:rsidRPr="002F59DB" w:rsidDel="000749CB">
          <w:rPr>
            <w:rFonts w:ascii="Brill" w:eastAsia="Brill" w:hAnsi="Brill" w:cs="Brill"/>
          </w:rPr>
          <w:delText>.</w:delText>
        </w:r>
      </w:del>
      <w:r w:rsidR="00075789" w:rsidRPr="00075789">
        <w:rPr>
          <w:rFonts w:ascii="Brill" w:eastAsia="Brill" w:hAnsi="Brill" w:cs="Brill"/>
        </w:rPr>
        <w:t>.</w:t>
      </w:r>
    </w:p>
    <w:p w14:paraId="3507808D" w14:textId="570F54B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Here, too, the phenomenon of suburbanization is evident, as well as the emergence of secondary </w:t>
      </w:r>
      <w:r w:rsidR="00F62668">
        <w:rPr>
          <w:rFonts w:ascii="Brill" w:eastAsia="Brill" w:hAnsi="Brill" w:cs="Brill"/>
        </w:rPr>
        <w:t>centre</w:t>
      </w:r>
      <w:r w:rsidRPr="00C66272">
        <w:rPr>
          <w:rFonts w:ascii="Brill" w:eastAsia="Brill" w:hAnsi="Brill" w:cs="Brill"/>
        </w:rPr>
        <w:t>s in the metropolitan area. In the periphery areas, the suburbanization of employment and residences is observable. In this sense, the reality suggests a good approximation to the Port-City Model’s insights.</w:t>
      </w:r>
    </w:p>
    <w:p w14:paraId="3507808E" w14:textId="6B7496BB"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The topic that is, perhaps, the most </w:t>
      </w:r>
      <w:r w:rsidR="00075789">
        <w:rPr>
          <w:rFonts w:ascii="Brill" w:eastAsia="Brill" w:hAnsi="Brill" w:cs="Brill"/>
        </w:rPr>
        <w:t>important</w:t>
      </w:r>
      <w:r w:rsidRPr="00C66272">
        <w:rPr>
          <w:rFonts w:ascii="Brill" w:eastAsia="Brill" w:hAnsi="Brill" w:cs="Brill"/>
        </w:rPr>
        <w:t xml:space="preserve"> and that </w:t>
      </w:r>
      <w:del w:id="5458" w:author="Autor">
        <w:r w:rsidRPr="00C66272" w:rsidDel="000749CB">
          <w:rPr>
            <w:rFonts w:ascii="Brill" w:eastAsia="Brill" w:hAnsi="Brill" w:cs="Brill"/>
          </w:rPr>
          <w:delText>provides more space</w:delText>
        </w:r>
      </w:del>
      <w:ins w:id="5459" w:author="Autor">
        <w:r w:rsidR="000749CB">
          <w:rPr>
            <w:rFonts w:ascii="Brill" w:eastAsia="Brill" w:hAnsi="Brill" w:cs="Brill"/>
          </w:rPr>
          <w:t>has recently garnered most attention</w:t>
        </w:r>
      </w:ins>
      <w:r w:rsidRPr="00C66272">
        <w:rPr>
          <w:rFonts w:ascii="Brill" w:eastAsia="Brill" w:hAnsi="Brill" w:cs="Brill"/>
        </w:rPr>
        <w:t xml:space="preserve"> in the media</w:t>
      </w:r>
      <w:del w:id="5460" w:author="Autor">
        <w:r w:rsidRPr="00C66272" w:rsidDel="000749CB">
          <w:rPr>
            <w:rFonts w:ascii="Brill" w:eastAsia="Brill" w:hAnsi="Brill" w:cs="Brill"/>
          </w:rPr>
          <w:delText xml:space="preserve"> reference, in recent times</w:delText>
        </w:r>
      </w:del>
      <w:r w:rsidRPr="00C66272">
        <w:rPr>
          <w:rFonts w:ascii="Brill" w:eastAsia="Brill" w:hAnsi="Brill" w:cs="Brill"/>
        </w:rPr>
        <w:t>, is the one that has to do with the hustle and bustle</w:t>
      </w:r>
      <w:del w:id="5461" w:author="Autor">
        <w:r w:rsidRPr="00C66272" w:rsidDel="00943BFA">
          <w:rPr>
            <w:rFonts w:ascii="Brill" w:eastAsia="Brill" w:hAnsi="Brill" w:cs="Brill"/>
          </w:rPr>
          <w:delText xml:space="preserve"> characteristic</w:delText>
        </w:r>
      </w:del>
      <w:r w:rsidRPr="00C66272">
        <w:rPr>
          <w:rFonts w:ascii="Brill" w:eastAsia="Brill" w:hAnsi="Brill" w:cs="Brill"/>
        </w:rPr>
        <w:t xml:space="preserve"> associated with cities, and, </w:t>
      </w:r>
      <w:r w:rsidR="00E41ECD" w:rsidRPr="00C66272">
        <w:rPr>
          <w:rFonts w:ascii="Brill" w:eastAsia="Brill" w:hAnsi="Brill" w:cs="Brill"/>
        </w:rPr>
        <w:t>especially</w:t>
      </w:r>
      <w:r w:rsidRPr="00C66272">
        <w:rPr>
          <w:rFonts w:ascii="Brill" w:eastAsia="Brill" w:hAnsi="Brill" w:cs="Brill"/>
        </w:rPr>
        <w:t xml:space="preserve"> cities with a port that expressively influences the daily life of the </w:t>
      </w:r>
      <w:r w:rsidRPr="00C66272">
        <w:rPr>
          <w:rFonts w:ascii="Brill" w:eastAsia="Brill" w:hAnsi="Brill" w:cs="Brill"/>
        </w:rPr>
        <w:lastRenderedPageBreak/>
        <w:t>inhabitants. This is the case of Lisbon. The busy and frenetic activity</w:t>
      </w:r>
      <w:r w:rsidR="00E41ECD" w:rsidRPr="00C66272">
        <w:rPr>
          <w:rFonts w:ascii="Brill" w:eastAsia="Brill" w:hAnsi="Brill" w:cs="Brill"/>
        </w:rPr>
        <w:t xml:space="preserve">, </w:t>
      </w:r>
      <w:r w:rsidRPr="00C66272">
        <w:rPr>
          <w:rFonts w:ascii="Brill" w:eastAsia="Brill" w:hAnsi="Brill" w:cs="Brill"/>
        </w:rPr>
        <w:t>fun and excitement, confusion</w:t>
      </w:r>
      <w:r w:rsidR="00E41ECD" w:rsidRPr="00C66272">
        <w:rPr>
          <w:rFonts w:ascii="Brill" w:eastAsia="Brill" w:hAnsi="Brill" w:cs="Brill"/>
        </w:rPr>
        <w:t>,</w:t>
      </w:r>
      <w:r w:rsidR="001A1E0C">
        <w:rPr>
          <w:rFonts w:ascii="Brill" w:eastAsia="Brill" w:hAnsi="Brill" w:cs="Brill"/>
        </w:rPr>
        <w:t xml:space="preserve"> </w:t>
      </w:r>
      <w:r w:rsidRPr="00C66272">
        <w:rPr>
          <w:rFonts w:ascii="Brill" w:eastAsia="Brill" w:hAnsi="Brill" w:cs="Brill"/>
        </w:rPr>
        <w:t>bus</w:t>
      </w:r>
      <w:r w:rsidR="00E41ECD" w:rsidRPr="00C66272">
        <w:rPr>
          <w:rFonts w:ascii="Brill" w:eastAsia="Brill" w:hAnsi="Brill" w:cs="Brill"/>
        </w:rPr>
        <w:t>y-</w:t>
      </w:r>
      <w:r w:rsidRPr="00C66272">
        <w:rPr>
          <w:rFonts w:ascii="Brill" w:eastAsia="Brill" w:hAnsi="Brill" w:cs="Brill"/>
        </w:rPr>
        <w:t>ness,</w:t>
      </w:r>
      <w:r w:rsidR="00E41ECD" w:rsidRPr="00C66272">
        <w:rPr>
          <w:rFonts w:ascii="Brill" w:eastAsia="Brill" w:hAnsi="Brill" w:cs="Brill"/>
        </w:rPr>
        <w:t xml:space="preserve"> and</w:t>
      </w:r>
      <w:r w:rsidRPr="00C66272">
        <w:rPr>
          <w:rFonts w:ascii="Brill" w:eastAsia="Brill" w:hAnsi="Brill" w:cs="Brill"/>
        </w:rPr>
        <w:t xml:space="preserve"> tourism associated with hustle and bustle is surely to be</w:t>
      </w:r>
      <w:r w:rsidR="003643A0" w:rsidRPr="00C66272">
        <w:rPr>
          <w:rFonts w:ascii="Brill" w:eastAsia="Brill" w:hAnsi="Brill" w:cs="Brill"/>
        </w:rPr>
        <w:t xml:space="preserve"> found in</w:t>
      </w:r>
      <w:r w:rsidR="001A1E0C">
        <w:rPr>
          <w:rFonts w:ascii="Brill" w:eastAsia="Brill" w:hAnsi="Brill" w:cs="Brill"/>
        </w:rPr>
        <w:t xml:space="preserve"> </w:t>
      </w:r>
      <w:r w:rsidRPr="00C66272">
        <w:rPr>
          <w:rFonts w:ascii="Brill" w:eastAsia="Brill" w:hAnsi="Brill" w:cs="Brill"/>
        </w:rPr>
        <w:t>Lisbon</w:t>
      </w:r>
      <w:ins w:id="5462" w:author="Autor">
        <w:r w:rsidR="00E27E0D">
          <w:rPr>
            <w:rFonts w:ascii="Brill" w:eastAsia="Brill" w:hAnsi="Brill" w:cs="Brill"/>
          </w:rPr>
          <w:t xml:space="preserve"> (</w:t>
        </w:r>
        <w:r w:rsidR="00E27E0D" w:rsidRPr="00C66272">
          <w:rPr>
            <w:rFonts w:ascii="Brill" w:eastAsia="Brill" w:hAnsi="Brill" w:cs="Brill"/>
          </w:rPr>
          <w:t>Damião</w:t>
        </w:r>
        <w:r w:rsidR="00E27E0D">
          <w:rPr>
            <w:rFonts w:ascii="Brill" w:eastAsia="Brill" w:hAnsi="Brill" w:cs="Brill"/>
          </w:rPr>
          <w:t>, 2022)</w:t>
        </w:r>
      </w:ins>
      <w:r w:rsidRPr="00C66272">
        <w:rPr>
          <w:rFonts w:ascii="Brill" w:eastAsia="Brill" w:hAnsi="Brill" w:cs="Brill"/>
        </w:rPr>
        <w:t>.</w:t>
      </w:r>
    </w:p>
    <w:p w14:paraId="3507808F" w14:textId="31609BBC" w:rsidR="00CB3FC9" w:rsidDel="005741E5" w:rsidRDefault="00C55FA1" w:rsidP="005741E5">
      <w:pPr>
        <w:spacing w:line="360" w:lineRule="auto"/>
        <w:ind w:firstLine="720"/>
        <w:jc w:val="both"/>
        <w:rPr>
          <w:del w:id="5463" w:author="Autor"/>
          <w:rFonts w:ascii="Brill" w:eastAsia="Brill" w:hAnsi="Brill" w:cs="Brill"/>
        </w:rPr>
      </w:pPr>
      <w:r w:rsidRPr="00C66272">
        <w:rPr>
          <w:rFonts w:ascii="Brill" w:eastAsia="Brill" w:hAnsi="Brill" w:cs="Brill"/>
        </w:rPr>
        <w:t xml:space="preserve">The presence of the port has </w:t>
      </w:r>
      <w:r w:rsidR="001C68AB" w:rsidRPr="00C66272">
        <w:rPr>
          <w:rFonts w:ascii="Brill" w:eastAsia="Brill" w:hAnsi="Brill" w:cs="Brill"/>
        </w:rPr>
        <w:t xml:space="preserve">made a </w:t>
      </w:r>
      <w:r w:rsidRPr="00C66272">
        <w:rPr>
          <w:rFonts w:ascii="Brill" w:eastAsia="Brill" w:hAnsi="Brill" w:cs="Brill"/>
        </w:rPr>
        <w:t>significant contribution to this situation. In fact, Lisbon is “in fashion</w:t>
      </w:r>
      <w:ins w:id="5464" w:author="Autor">
        <w:r w:rsidR="005A26E3">
          <w:rPr>
            <w:rFonts w:ascii="Brill" w:eastAsia="Brill" w:hAnsi="Brill" w:cs="Brill"/>
          </w:rPr>
          <w:t>.</w:t>
        </w:r>
      </w:ins>
      <w:r w:rsidRPr="00C66272">
        <w:rPr>
          <w:rFonts w:ascii="Brill" w:eastAsia="Brill" w:hAnsi="Brill" w:cs="Brill"/>
        </w:rPr>
        <w:t>”</w:t>
      </w:r>
      <w:del w:id="5465" w:author="Autor">
        <w:r w:rsidRPr="00C66272" w:rsidDel="005A26E3">
          <w:rPr>
            <w:rFonts w:ascii="Brill" w:eastAsia="Brill" w:hAnsi="Brill" w:cs="Brill"/>
          </w:rPr>
          <w:delText>.</w:delText>
        </w:r>
      </w:del>
      <w:r w:rsidRPr="00C66272">
        <w:rPr>
          <w:rFonts w:ascii="Brill" w:eastAsia="Brill" w:hAnsi="Brill" w:cs="Brill"/>
        </w:rPr>
        <w:t xml:space="preserve"> In the words of a tourist/entrepreneur</w:t>
      </w:r>
      <w:r w:rsidR="001C68AB" w:rsidRPr="00C66272">
        <w:rPr>
          <w:rFonts w:ascii="Brill" w:eastAsia="Brill" w:hAnsi="Brill" w:cs="Brill"/>
        </w:rPr>
        <w:t>:</w:t>
      </w:r>
      <w:r w:rsidRPr="00C66272">
        <w:rPr>
          <w:rFonts w:ascii="Brill" w:eastAsia="Brill" w:hAnsi="Brill" w:cs="Brill"/>
        </w:rPr>
        <w:t xml:space="preserve"> “I love to sell. I love hustle and creativity. I </w:t>
      </w:r>
      <w:r w:rsidR="001C68AB" w:rsidRPr="00C66272">
        <w:rPr>
          <w:rFonts w:ascii="Brill" w:eastAsia="Brill" w:hAnsi="Brill" w:cs="Brill"/>
        </w:rPr>
        <w:t xml:space="preserve">get </w:t>
      </w:r>
      <w:r w:rsidRPr="00C66272">
        <w:rPr>
          <w:rFonts w:ascii="Brill" w:eastAsia="Brill" w:hAnsi="Brill" w:cs="Brill"/>
        </w:rPr>
        <w:t xml:space="preserve">pleasure </w:t>
      </w:r>
      <w:r w:rsidR="001C68AB" w:rsidRPr="00C66272">
        <w:rPr>
          <w:rFonts w:ascii="Brill" w:eastAsia="Brill" w:hAnsi="Brill" w:cs="Brill"/>
        </w:rPr>
        <w:t xml:space="preserve">out of </w:t>
      </w:r>
      <w:r w:rsidRPr="00C66272">
        <w:rPr>
          <w:rFonts w:ascii="Brill" w:eastAsia="Brill" w:hAnsi="Brill" w:cs="Brill"/>
        </w:rPr>
        <w:t>watching all the different forms of hustle that work the streets in the cities”, and, about Lisbon, “</w:t>
      </w:r>
      <w:r w:rsidR="001C68AB" w:rsidRPr="00C66272">
        <w:rPr>
          <w:rFonts w:ascii="Brill" w:eastAsia="Brill" w:hAnsi="Brill" w:cs="Brill"/>
        </w:rPr>
        <w:t>T</w:t>
      </w:r>
      <w:r w:rsidRPr="00C66272">
        <w:rPr>
          <w:rFonts w:ascii="Brill" w:eastAsia="Brill" w:hAnsi="Brill" w:cs="Brill"/>
        </w:rPr>
        <w:t>hat first night of the festivities was a blast! (…) We couldn´t believe that we had stumbled upon this epic neighbourhood”, in Passport joy, The Lisbon Hustle (Unbelievable Fun in Portugal) Podcast 18: Lisbon, Portugal (our second trip to the romantic &amp; Festive City – (</w:t>
      </w:r>
      <w:commentRangeStart w:id="5466"/>
      <w:commentRangeStart w:id="5467"/>
      <w:ins w:id="5468" w:author="Autor">
        <w:r w:rsidR="005A26E3">
          <w:rPr>
            <w:rFonts w:ascii="Brill" w:eastAsia="Brill" w:hAnsi="Brill" w:cs="Brill"/>
          </w:rPr>
          <w:t>Passport Joy 2018</w:t>
        </w:r>
      </w:ins>
      <w:del w:id="5469" w:author="Autor">
        <w:r w:rsidRPr="00C66272" w:rsidDel="005A26E3">
          <w:rPr>
            <w:rFonts w:ascii="Brill" w:eastAsia="Brill" w:hAnsi="Brill" w:cs="Brill"/>
          </w:rPr>
          <w:delText>https:// passportjoy.com/Lisbon-Portugal-podcast/</w:delText>
        </w:r>
      </w:del>
      <w:commentRangeEnd w:id="5466"/>
      <w:r w:rsidR="005A26E3">
        <w:rPr>
          <w:rStyle w:val="Odwoaniedokomentarza"/>
          <w:lang w:val="en-AU"/>
        </w:rPr>
        <w:commentReference w:id="5466"/>
      </w:r>
      <w:commentRangeEnd w:id="5467"/>
      <w:r w:rsidR="00C85FEF">
        <w:rPr>
          <w:rStyle w:val="Odwoaniedokomentarza"/>
          <w:lang w:val="en-AU"/>
        </w:rPr>
        <w:commentReference w:id="5467"/>
      </w:r>
      <w:r w:rsidRPr="00C66272">
        <w:rPr>
          <w:rFonts w:ascii="Brill" w:eastAsia="Brill" w:hAnsi="Brill" w:cs="Brill"/>
        </w:rPr>
        <w:t xml:space="preserve">). This idea of fun, romance, creativity, </w:t>
      </w:r>
      <w:r w:rsidR="00A82FCA" w:rsidRPr="00C66272">
        <w:rPr>
          <w:rFonts w:ascii="Brill" w:eastAsia="Brill" w:hAnsi="Brill" w:cs="Brill"/>
        </w:rPr>
        <w:t xml:space="preserve">and </w:t>
      </w:r>
      <w:r w:rsidR="00075789" w:rsidRPr="00075789">
        <w:rPr>
          <w:rFonts w:ascii="Brill" w:hAnsi="Brill" w:cs="Helvetica Neue"/>
          <w:color w:val="000000"/>
        </w:rPr>
        <w:t>busy-ness</w:t>
      </w:r>
      <w:r w:rsidR="00075789" w:rsidRPr="00075789">
        <w:rPr>
          <w:rFonts w:ascii="Brill" w:eastAsia="Brill" w:hAnsi="Brill" w:cs="Brill"/>
          <w:sz w:val="22"/>
          <w:szCs w:val="22"/>
        </w:rPr>
        <w:t xml:space="preserve"> </w:t>
      </w:r>
      <w:r w:rsidRPr="00C66272">
        <w:rPr>
          <w:rFonts w:ascii="Brill" w:eastAsia="Brill" w:hAnsi="Brill" w:cs="Brill"/>
        </w:rPr>
        <w:t>results directly from a movement of the city towards its riverside area where the port is included</w:t>
      </w:r>
      <w:ins w:id="5470" w:author="Autor">
        <w:r w:rsidR="005741E5">
          <w:rPr>
            <w:rFonts w:ascii="Brill" w:eastAsia="Brill" w:hAnsi="Brill" w:cs="Brill"/>
          </w:rPr>
          <w:t xml:space="preserve"> (Mazy, 2021)</w:t>
        </w:r>
      </w:ins>
      <w:r w:rsidRPr="00C66272">
        <w:rPr>
          <w:rFonts w:ascii="Brill" w:eastAsia="Brill" w:hAnsi="Brill" w:cs="Brill"/>
        </w:rPr>
        <w:t xml:space="preserve">. </w:t>
      </w:r>
    </w:p>
    <w:p w14:paraId="3704C5DD" w14:textId="77777777" w:rsidR="005741E5" w:rsidRPr="00C66272" w:rsidRDefault="005741E5">
      <w:pPr>
        <w:spacing w:line="360" w:lineRule="auto"/>
        <w:ind w:firstLine="720"/>
        <w:jc w:val="both"/>
        <w:rPr>
          <w:ins w:id="5471" w:author="Autor"/>
          <w:rFonts w:ascii="Brill" w:eastAsia="Brill" w:hAnsi="Brill" w:cs="Brill"/>
        </w:rPr>
      </w:pPr>
    </w:p>
    <w:p w14:paraId="35078090" w14:textId="309E824F" w:rsidR="00CB3FC9" w:rsidRPr="00C66272" w:rsidRDefault="00C55FA1" w:rsidP="005741E5">
      <w:pPr>
        <w:spacing w:line="360" w:lineRule="auto"/>
        <w:ind w:firstLine="720"/>
        <w:jc w:val="both"/>
        <w:rPr>
          <w:rFonts w:ascii="Brill" w:eastAsia="Brill" w:hAnsi="Brill" w:cs="Brill"/>
        </w:rPr>
        <w:pPrChange w:id="5472" w:author="Autor">
          <w:pPr>
            <w:spacing w:line="360" w:lineRule="auto"/>
            <w:jc w:val="both"/>
          </w:pPr>
        </w:pPrChange>
      </w:pPr>
      <w:r w:rsidRPr="00C66272">
        <w:rPr>
          <w:rFonts w:ascii="Brill" w:eastAsia="Brill" w:hAnsi="Brill" w:cs="Brill"/>
        </w:rPr>
        <w:t xml:space="preserve">It is a curious evolution. After an expressive political will to guide the development of the city in this direction, the market mechanisms themselves have accentuated this </w:t>
      </w:r>
      <w:del w:id="5473" w:author="Autor">
        <w:r w:rsidRPr="00C66272" w:rsidDel="00B162E9">
          <w:rPr>
            <w:rFonts w:ascii="Brill" w:eastAsia="Brill" w:hAnsi="Brill" w:cs="Brill"/>
          </w:rPr>
          <w:delText xml:space="preserve">direction </w:delText>
        </w:r>
      </w:del>
      <w:ins w:id="5474" w:author="Autor">
        <w:r w:rsidR="00B162E9">
          <w:rPr>
            <w:rFonts w:ascii="Brill" w:eastAsia="Brill" w:hAnsi="Brill" w:cs="Brill"/>
          </w:rPr>
          <w:t>trend</w:t>
        </w:r>
        <w:r w:rsidR="00B162E9" w:rsidRPr="00C66272">
          <w:rPr>
            <w:rFonts w:ascii="Brill" w:eastAsia="Brill" w:hAnsi="Brill" w:cs="Brill"/>
          </w:rPr>
          <w:t xml:space="preserve"> </w:t>
        </w:r>
      </w:ins>
      <w:r w:rsidRPr="00C66272">
        <w:rPr>
          <w:rFonts w:ascii="Brill" w:eastAsia="Brill" w:hAnsi="Brill" w:cs="Brill"/>
        </w:rPr>
        <w:t>so that the public authorities themselves already feel outdated by the development of this phenomenon.</w:t>
      </w:r>
    </w:p>
    <w:p w14:paraId="35078091" w14:textId="1ACD5A45"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It is also interesting to reflect on the following. In the late </w:t>
      </w:r>
      <w:r w:rsidR="00B905C3" w:rsidRPr="00C66272">
        <w:rPr>
          <w:rFonts w:ascii="Brill" w:eastAsia="Brill" w:hAnsi="Brill" w:cs="Brill"/>
        </w:rPr>
        <w:t>19</w:t>
      </w:r>
      <w:r w:rsidRPr="00C66272">
        <w:rPr>
          <w:rFonts w:ascii="Brill" w:eastAsia="Brill" w:hAnsi="Brill" w:cs="Brill"/>
        </w:rPr>
        <w:t xml:space="preserve">80s and early </w:t>
      </w:r>
      <w:r w:rsidR="00B905C3" w:rsidRPr="00C66272">
        <w:rPr>
          <w:rFonts w:ascii="Brill" w:eastAsia="Brill" w:hAnsi="Brill" w:cs="Brill"/>
        </w:rPr>
        <w:t>19</w:t>
      </w:r>
      <w:r w:rsidRPr="00C66272">
        <w:rPr>
          <w:rFonts w:ascii="Brill" w:eastAsia="Brill" w:hAnsi="Brill" w:cs="Brill"/>
        </w:rPr>
        <w:t xml:space="preserve">90s, one proposal for the development of the city of Lisbon was the "creation" of a second </w:t>
      </w:r>
      <w:r w:rsidR="00F62668">
        <w:rPr>
          <w:rFonts w:ascii="Brill" w:eastAsia="Brill" w:hAnsi="Brill" w:cs="Brill"/>
        </w:rPr>
        <w:t>centre</w:t>
      </w:r>
      <w:r w:rsidRPr="00C66272">
        <w:rPr>
          <w:rFonts w:ascii="Brill" w:eastAsia="Brill" w:hAnsi="Brill" w:cs="Brill"/>
        </w:rPr>
        <w:t xml:space="preserve"> for the city, in the </w:t>
      </w:r>
      <w:proofErr w:type="spellStart"/>
      <w:r w:rsidRPr="00C66272">
        <w:rPr>
          <w:rFonts w:ascii="Brill" w:eastAsia="Brill" w:hAnsi="Brill" w:cs="Brill"/>
        </w:rPr>
        <w:t>Praça</w:t>
      </w:r>
      <w:proofErr w:type="spellEnd"/>
      <w:r w:rsidRPr="00C66272">
        <w:rPr>
          <w:rFonts w:ascii="Brill" w:eastAsia="Brill" w:hAnsi="Brill" w:cs="Brill"/>
        </w:rPr>
        <w:t xml:space="preserve"> de </w:t>
      </w:r>
      <w:proofErr w:type="spellStart"/>
      <w:r w:rsidRPr="00C66272">
        <w:rPr>
          <w:rFonts w:ascii="Brill" w:eastAsia="Brill" w:hAnsi="Brill" w:cs="Brill"/>
        </w:rPr>
        <w:t>Espanha</w:t>
      </w:r>
      <w:proofErr w:type="spellEnd"/>
      <w:r w:rsidRPr="00C66272">
        <w:rPr>
          <w:rFonts w:ascii="Brill" w:eastAsia="Brill" w:hAnsi="Brill" w:cs="Brill"/>
        </w:rPr>
        <w:t xml:space="preserve"> area, outside the central area.</w:t>
      </w:r>
      <w:r w:rsidR="001A1E0C">
        <w:rPr>
          <w:rFonts w:ascii="Brill" w:eastAsia="Brill" w:hAnsi="Brill" w:cs="Brill"/>
        </w:rPr>
        <w:t xml:space="preserve"> </w:t>
      </w:r>
      <w:r w:rsidRPr="00C66272">
        <w:rPr>
          <w:rFonts w:ascii="Brill" w:eastAsia="Brill" w:hAnsi="Brill" w:cs="Brill"/>
        </w:rPr>
        <w:t xml:space="preserve">The idea was to develop this new </w:t>
      </w:r>
      <w:r w:rsidR="00F62668">
        <w:rPr>
          <w:rFonts w:ascii="Brill" w:eastAsia="Brill" w:hAnsi="Brill" w:cs="Brill"/>
        </w:rPr>
        <w:t>centre</w:t>
      </w:r>
      <w:r w:rsidRPr="00C66272">
        <w:rPr>
          <w:rFonts w:ascii="Brill" w:eastAsia="Brill" w:hAnsi="Brill" w:cs="Brill"/>
        </w:rPr>
        <w:t xml:space="preserve"> to decongest the traditional CBD. The plans considered a new business </w:t>
      </w:r>
      <w:r w:rsidR="00F62668">
        <w:rPr>
          <w:rFonts w:ascii="Brill" w:eastAsia="Brill" w:hAnsi="Brill" w:cs="Brill"/>
        </w:rPr>
        <w:t>centre</w:t>
      </w:r>
      <w:r w:rsidRPr="00C66272">
        <w:rPr>
          <w:rFonts w:ascii="Brill" w:eastAsia="Brill" w:hAnsi="Brill" w:cs="Brill"/>
        </w:rPr>
        <w:t xml:space="preserve"> taking advantage of an extensive area available and where some important infrastructure</w:t>
      </w:r>
      <w:del w:id="5475" w:author="Autor">
        <w:r w:rsidRPr="00C66272" w:rsidDel="00B162E9">
          <w:rPr>
            <w:rFonts w:ascii="Brill" w:eastAsia="Brill" w:hAnsi="Brill" w:cs="Brill"/>
          </w:rPr>
          <w:delText>s</w:delText>
        </w:r>
      </w:del>
      <w:r w:rsidRPr="00C66272">
        <w:rPr>
          <w:rFonts w:ascii="Brill" w:eastAsia="Brill" w:hAnsi="Brill" w:cs="Brill"/>
        </w:rPr>
        <w:t xml:space="preserve"> already existed, as </w:t>
      </w:r>
      <w:del w:id="5476" w:author="Autor">
        <w:r w:rsidRPr="00C66272" w:rsidDel="00B162E9">
          <w:rPr>
            <w:rFonts w:ascii="Brill" w:eastAsia="Brill" w:hAnsi="Brill" w:cs="Brill"/>
          </w:rPr>
          <w:delText>it is</w:delText>
        </w:r>
      </w:del>
      <w:ins w:id="5477" w:author="Autor">
        <w:r w:rsidR="00B162E9">
          <w:rPr>
            <w:rFonts w:ascii="Brill" w:eastAsia="Brill" w:hAnsi="Brill" w:cs="Brill"/>
          </w:rPr>
          <w:t>in</w:t>
        </w:r>
      </w:ins>
      <w:r w:rsidRPr="00C66272">
        <w:rPr>
          <w:rFonts w:ascii="Brill" w:eastAsia="Brill" w:hAnsi="Brill" w:cs="Brill"/>
        </w:rPr>
        <w:t xml:space="preserve"> the case of Gulbenkian Foundation. Several financial institutions were intended to settle in the area. This was seen as a way of fighting the progressive desertification of the traditional centre, and to stop some visible degradation, in residential terms and productive activity, in an area of transition that succeeded the CBD and that, partially, integrated with it.</w:t>
      </w:r>
    </w:p>
    <w:p w14:paraId="35078092" w14:textId="153A5DCA" w:rsidR="00CB3FC9" w:rsidRPr="00C66272" w:rsidDel="00B162E9" w:rsidRDefault="00C55FA1">
      <w:pPr>
        <w:spacing w:line="360" w:lineRule="auto"/>
        <w:ind w:firstLine="720"/>
        <w:jc w:val="both"/>
        <w:rPr>
          <w:del w:id="5478" w:author="Autor"/>
          <w:rFonts w:ascii="Brill" w:eastAsia="Brill" w:hAnsi="Brill" w:cs="Brill"/>
        </w:rPr>
      </w:pPr>
      <w:r w:rsidRPr="00C66272">
        <w:rPr>
          <w:rFonts w:ascii="Brill" w:eastAsia="Brill" w:hAnsi="Brill" w:cs="Brill"/>
        </w:rPr>
        <w:t xml:space="preserve">But the plans outlined by the administration did </w:t>
      </w:r>
      <w:del w:id="5479" w:author="Autor">
        <w:r w:rsidRPr="00C66272" w:rsidDel="00B162E9">
          <w:rPr>
            <w:rFonts w:ascii="Brill" w:eastAsia="Brill" w:hAnsi="Brill" w:cs="Brill"/>
          </w:rPr>
          <w:delText>not have the expected developments</w:delText>
        </w:r>
      </w:del>
      <w:ins w:id="5480" w:author="Autor">
        <w:r w:rsidR="00B162E9">
          <w:rPr>
            <w:rFonts w:ascii="Brill" w:eastAsia="Brill" w:hAnsi="Brill" w:cs="Brill"/>
          </w:rPr>
          <w:t>not develop as expected</w:t>
        </w:r>
      </w:ins>
      <w:r w:rsidRPr="00C66272">
        <w:rPr>
          <w:rFonts w:ascii="Brill" w:eastAsia="Brill" w:hAnsi="Brill" w:cs="Brill"/>
        </w:rPr>
        <w:t xml:space="preserve">. A new moment of land speculation in the areas near the traditional </w:t>
      </w:r>
      <w:r w:rsidR="00F62668">
        <w:rPr>
          <w:rFonts w:ascii="Brill" w:eastAsia="Brill" w:hAnsi="Brill" w:cs="Brill"/>
        </w:rPr>
        <w:t>centre</w:t>
      </w:r>
      <w:r w:rsidRPr="00C66272">
        <w:rPr>
          <w:rFonts w:ascii="Brill" w:eastAsia="Brill" w:hAnsi="Brill" w:cs="Brill"/>
        </w:rPr>
        <w:t xml:space="preserve"> ended up making the </w:t>
      </w:r>
      <w:r w:rsidR="00F62668">
        <w:rPr>
          <w:rFonts w:ascii="Brill" w:eastAsia="Brill" w:hAnsi="Brill" w:cs="Brill"/>
        </w:rPr>
        <w:t>centre</w:t>
      </w:r>
      <w:r w:rsidRPr="00C66272">
        <w:rPr>
          <w:rFonts w:ascii="Brill" w:eastAsia="Brill" w:hAnsi="Brill" w:cs="Brill"/>
        </w:rPr>
        <w:t xml:space="preserve"> again relevant and, in this process, a new political will </w:t>
      </w:r>
      <w:r w:rsidR="0042380E" w:rsidRPr="00C66272">
        <w:rPr>
          <w:rFonts w:ascii="Brill" w:eastAsia="Brill" w:hAnsi="Brill" w:cs="Brill"/>
        </w:rPr>
        <w:t xml:space="preserve">emerged </w:t>
      </w:r>
      <w:r w:rsidRPr="00C66272">
        <w:rPr>
          <w:rFonts w:ascii="Brill" w:eastAsia="Brill" w:hAnsi="Brill" w:cs="Brill"/>
        </w:rPr>
        <w:t>to resume the privileged relationship with Tagus River. This brought to the port area a new centrality, increased by the later developments of the Expo 1998 riverside area.</w:t>
      </w:r>
      <w:ins w:id="5481" w:author="Autor">
        <w:r w:rsidR="00B162E9">
          <w:rPr>
            <w:rFonts w:ascii="Brill" w:eastAsia="Brill" w:hAnsi="Brill" w:cs="Brill"/>
          </w:rPr>
          <w:t xml:space="preserve"> </w:t>
        </w:r>
      </w:ins>
    </w:p>
    <w:p w14:paraId="35078093" w14:textId="6A18A315" w:rsidR="00CB3FC9" w:rsidRPr="00C66272" w:rsidRDefault="00C55FA1" w:rsidP="00B162E9">
      <w:pPr>
        <w:spacing w:line="360" w:lineRule="auto"/>
        <w:ind w:firstLine="720"/>
        <w:jc w:val="both"/>
        <w:rPr>
          <w:rFonts w:ascii="Brill" w:eastAsia="Brill" w:hAnsi="Brill" w:cs="Brill"/>
        </w:rPr>
      </w:pPr>
      <w:r w:rsidRPr="00C66272">
        <w:rPr>
          <w:rFonts w:ascii="Brill" w:eastAsia="Brill" w:hAnsi="Brill" w:cs="Brill"/>
        </w:rPr>
        <w:t>Th</w:t>
      </w:r>
      <w:ins w:id="5482" w:author="Autor">
        <w:r w:rsidR="00B162E9">
          <w:rPr>
            <w:rFonts w:ascii="Brill" w:eastAsia="Brill" w:hAnsi="Brill" w:cs="Brill"/>
          </w:rPr>
          <w:t>e</w:t>
        </w:r>
      </w:ins>
      <w:del w:id="5483" w:author="Autor">
        <w:r w:rsidRPr="00C66272" w:rsidDel="00B162E9">
          <w:rPr>
            <w:rFonts w:ascii="Brill" w:eastAsia="Brill" w:hAnsi="Brill" w:cs="Brill"/>
          </w:rPr>
          <w:delText>is</w:delText>
        </w:r>
      </w:del>
      <w:r w:rsidRPr="00C66272">
        <w:rPr>
          <w:rFonts w:ascii="Brill" w:eastAsia="Brill" w:hAnsi="Brill" w:cs="Brill"/>
        </w:rPr>
        <w:t xml:space="preserve"> process has been accelerated by the development of tourism in the city, exploding in the last decade</w:t>
      </w:r>
      <w:ins w:id="5484" w:author="Autor">
        <w:r w:rsidR="00CA2E41">
          <w:rPr>
            <w:rFonts w:ascii="Brill" w:eastAsia="Brill" w:hAnsi="Brill" w:cs="Brill"/>
          </w:rPr>
          <w:t xml:space="preserve"> </w:t>
        </w:r>
        <w:r w:rsidR="00CA2E41" w:rsidRPr="00CA2E41">
          <w:rPr>
            <w:rFonts w:ascii="Brill" w:eastAsia="Brill" w:hAnsi="Brill" w:cs="Brill"/>
          </w:rPr>
          <w:t xml:space="preserve">(Moreira, </w:t>
        </w:r>
        <w:r w:rsidR="00CA2E41" w:rsidRPr="00CA2E41">
          <w:rPr>
            <w:rFonts w:ascii="Brill" w:eastAsia="Brill" w:hAnsi="Brill" w:cs="Brill"/>
          </w:rPr>
          <w:lastRenderedPageBreak/>
          <w:t>2020)</w:t>
        </w:r>
      </w:ins>
      <w:r w:rsidRPr="00C66272">
        <w:rPr>
          <w:rFonts w:ascii="Brill" w:eastAsia="Brill" w:hAnsi="Brill" w:cs="Brill"/>
        </w:rPr>
        <w:t xml:space="preserve">. In this direction, a significant part of the neighbourhoods of the city that enter the news as a sign of hustle and bustle are </w:t>
      </w:r>
      <w:r w:rsidR="00D97952" w:rsidRPr="00C66272">
        <w:rPr>
          <w:rFonts w:ascii="Brill" w:eastAsia="Brill" w:hAnsi="Brill" w:cs="Brill"/>
        </w:rPr>
        <w:t>those</w:t>
      </w:r>
      <w:r w:rsidR="001A1E0C">
        <w:rPr>
          <w:rFonts w:ascii="Brill" w:eastAsia="Brill" w:hAnsi="Brill" w:cs="Brill"/>
        </w:rPr>
        <w:t xml:space="preserve"> </w:t>
      </w:r>
      <w:r w:rsidRPr="00C66272">
        <w:rPr>
          <w:rFonts w:ascii="Brill" w:eastAsia="Brill" w:hAnsi="Brill" w:cs="Brill"/>
        </w:rPr>
        <w:t>closest to the port, especially the area</w:t>
      </w:r>
      <w:r w:rsidR="00D97952" w:rsidRPr="00C66272">
        <w:rPr>
          <w:rFonts w:ascii="Brill" w:eastAsia="Brill" w:hAnsi="Brill" w:cs="Brill"/>
        </w:rPr>
        <w:t>s</w:t>
      </w:r>
      <w:r w:rsidRPr="00C66272">
        <w:rPr>
          <w:rFonts w:ascii="Brill" w:eastAsia="Brill" w:hAnsi="Brill" w:cs="Brill"/>
        </w:rPr>
        <w:t xml:space="preserve"> of </w:t>
      </w:r>
      <w:proofErr w:type="spellStart"/>
      <w:r w:rsidRPr="00C66272">
        <w:rPr>
          <w:rFonts w:ascii="Brill" w:eastAsia="Brill" w:hAnsi="Brill" w:cs="Brill"/>
        </w:rPr>
        <w:t>Cais</w:t>
      </w:r>
      <w:proofErr w:type="spellEnd"/>
      <w:r w:rsidRPr="00C66272">
        <w:rPr>
          <w:rFonts w:ascii="Brill" w:eastAsia="Brill" w:hAnsi="Brill" w:cs="Brill"/>
        </w:rPr>
        <w:t xml:space="preserve"> do </w:t>
      </w:r>
      <w:proofErr w:type="spellStart"/>
      <w:r w:rsidRPr="00C66272">
        <w:rPr>
          <w:rFonts w:ascii="Brill" w:eastAsia="Brill" w:hAnsi="Brill" w:cs="Brill"/>
        </w:rPr>
        <w:t>Sodré</w:t>
      </w:r>
      <w:proofErr w:type="spellEnd"/>
      <w:r w:rsidRPr="00C66272">
        <w:rPr>
          <w:rFonts w:ascii="Brill" w:eastAsia="Brill" w:hAnsi="Brill" w:cs="Brill"/>
        </w:rPr>
        <w:t>, Santos, Bica, Bairro Alto</w:t>
      </w:r>
      <w:ins w:id="5485" w:author="Autor">
        <w:r w:rsidR="00DA7C5E">
          <w:rPr>
            <w:rFonts w:ascii="Brill" w:eastAsia="Brill" w:hAnsi="Brill" w:cs="Brill"/>
          </w:rPr>
          <w:t xml:space="preserve"> (</w:t>
        </w:r>
        <w:proofErr w:type="spellStart"/>
        <w:r w:rsidR="00E212FF">
          <w:t>Entidade</w:t>
        </w:r>
        <w:proofErr w:type="spellEnd"/>
        <w:r w:rsidR="00E212FF">
          <w:t xml:space="preserve"> Regional de Turismo da </w:t>
        </w:r>
        <w:proofErr w:type="spellStart"/>
        <w:r w:rsidR="00E212FF">
          <w:t>Região</w:t>
        </w:r>
        <w:proofErr w:type="spellEnd"/>
        <w:r w:rsidR="00E212FF">
          <w:t xml:space="preserve"> de Lisboa &amp; Turismo de Lisboa, 2019)</w:t>
        </w:r>
      </w:ins>
      <w:r w:rsidRPr="00C66272">
        <w:rPr>
          <w:rFonts w:ascii="Brill" w:eastAsia="Brill" w:hAnsi="Brill" w:cs="Brill"/>
        </w:rPr>
        <w:t>.</w:t>
      </w:r>
    </w:p>
    <w:p w14:paraId="35078094" w14:textId="03541553"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As </w:t>
      </w:r>
      <w:r w:rsidR="00D97952" w:rsidRPr="00C66272">
        <w:rPr>
          <w:rFonts w:ascii="Brill" w:eastAsia="Brill" w:hAnsi="Brill" w:cs="Brill"/>
        </w:rPr>
        <w:t>mentioned</w:t>
      </w:r>
      <w:r w:rsidRPr="00C66272">
        <w:rPr>
          <w:rFonts w:ascii="Brill" w:eastAsia="Brill" w:hAnsi="Brill" w:cs="Brill"/>
        </w:rPr>
        <w:t xml:space="preserve">, tourism is now the most important economic and social activity in the region, representing one fifth of the wealth generated. </w:t>
      </w:r>
      <w:del w:id="5486" w:author="Autor">
        <w:r w:rsidRPr="00C66272" w:rsidDel="00B162E9">
          <w:rPr>
            <w:rFonts w:ascii="Brill" w:eastAsia="Brill" w:hAnsi="Brill" w:cs="Brill"/>
          </w:rPr>
          <w:delText>These are the</w:delText>
        </w:r>
      </w:del>
      <w:ins w:id="5487" w:author="Autor">
        <w:r w:rsidR="00B162E9">
          <w:rPr>
            <w:rFonts w:ascii="Brill" w:eastAsia="Brill" w:hAnsi="Brill" w:cs="Brill"/>
          </w:rPr>
          <w:t>Some</w:t>
        </w:r>
      </w:ins>
      <w:r w:rsidRPr="00C66272">
        <w:rPr>
          <w:rFonts w:ascii="Brill" w:eastAsia="Brill" w:hAnsi="Brill" w:cs="Brill"/>
        </w:rPr>
        <w:t xml:space="preserve"> figures</w:t>
      </w:r>
      <w:del w:id="5488" w:author="Autor">
        <w:r w:rsidRPr="00C66272" w:rsidDel="00B162E9">
          <w:rPr>
            <w:rFonts w:ascii="Brill" w:eastAsia="Brill" w:hAnsi="Brill" w:cs="Brill"/>
          </w:rPr>
          <w:delText xml:space="preserve"> that</w:delText>
        </w:r>
      </w:del>
      <w:r w:rsidRPr="00C66272">
        <w:rPr>
          <w:rFonts w:ascii="Brill" w:eastAsia="Brill" w:hAnsi="Brill" w:cs="Brill"/>
        </w:rPr>
        <w:t xml:space="preserve"> show the weight that the tourism sector has in Greater Lisbon: more than seven million tourists, 14.7 billion euros in revenue, more than 201,000 jobs, in 2018.</w:t>
      </w:r>
      <w:r w:rsidR="001A1E0C">
        <w:rPr>
          <w:rFonts w:ascii="Brill" w:eastAsia="Brill" w:hAnsi="Brill" w:cs="Brill"/>
        </w:rPr>
        <w:t xml:space="preserve"> </w:t>
      </w:r>
      <w:r w:rsidRPr="00C66272">
        <w:rPr>
          <w:rFonts w:ascii="Brill" w:eastAsia="Brill" w:hAnsi="Brill" w:cs="Brill"/>
        </w:rPr>
        <w:t xml:space="preserve">These numbers served as the basis of the Lisbon Strategic Tourism Plan 2020-2024, which </w:t>
      </w:r>
      <w:r w:rsidR="00B7790D" w:rsidRPr="00C66272">
        <w:rPr>
          <w:rFonts w:ascii="Brill" w:eastAsia="Brill" w:hAnsi="Brill" w:cs="Brill"/>
        </w:rPr>
        <w:t xml:space="preserve">articulates </w:t>
      </w:r>
      <w:r w:rsidRPr="00C66272">
        <w:rPr>
          <w:rFonts w:ascii="Brill" w:eastAsia="Brill" w:hAnsi="Brill" w:cs="Brill"/>
        </w:rPr>
        <w:t>the fundamental guidelines for the development of the city</w:t>
      </w:r>
      <w:r w:rsidR="00B7790D" w:rsidRPr="00C66272">
        <w:rPr>
          <w:rFonts w:ascii="Brill" w:eastAsia="Brill" w:hAnsi="Brill" w:cs="Brill"/>
        </w:rPr>
        <w:t>. I</w:t>
      </w:r>
      <w:r w:rsidRPr="00C66272">
        <w:rPr>
          <w:rFonts w:ascii="Brill" w:eastAsia="Brill" w:hAnsi="Brill" w:cs="Brill"/>
        </w:rPr>
        <w:t xml:space="preserve">n fact, </w:t>
      </w:r>
      <w:r w:rsidR="00075789">
        <w:rPr>
          <w:rFonts w:ascii="Brill" w:eastAsia="Brill" w:hAnsi="Brill" w:cs="Brill"/>
        </w:rPr>
        <w:t>tourism</w:t>
      </w:r>
      <w:r w:rsidRPr="00C66272">
        <w:rPr>
          <w:rFonts w:ascii="Brill" w:eastAsia="Brill" w:hAnsi="Brill" w:cs="Brill"/>
        </w:rPr>
        <w:t xml:space="preserve"> is the root of the actual climate of hustle and bustle that animates Lisbon as a whole and, specially, its </w:t>
      </w:r>
      <w:r w:rsidR="00F62668">
        <w:rPr>
          <w:rFonts w:ascii="Brill" w:eastAsia="Brill" w:hAnsi="Brill" w:cs="Brill"/>
        </w:rPr>
        <w:t>centre</w:t>
      </w:r>
      <w:r w:rsidRPr="00C66272">
        <w:rPr>
          <w:rFonts w:ascii="Brill" w:eastAsia="Brill" w:hAnsi="Brill" w:cs="Brill"/>
        </w:rPr>
        <w:t xml:space="preserve"> and areas near the river Tagus, including the port.</w:t>
      </w:r>
      <w:r w:rsidR="001A1E0C">
        <w:rPr>
          <w:rFonts w:ascii="Brill" w:eastAsia="Brill" w:hAnsi="Brill" w:cs="Brill"/>
        </w:rPr>
        <w:t xml:space="preserve"> </w:t>
      </w:r>
      <w:ins w:id="5489" w:author="Autor">
        <w:r w:rsidR="00B162E9">
          <w:rPr>
            <w:rFonts w:ascii="Brill" w:eastAsia="Brill" w:hAnsi="Brill" w:cs="Brill"/>
          </w:rPr>
          <w:t>This d</w:t>
        </w:r>
      </w:ins>
      <w:del w:id="5490" w:author="Autor">
        <w:r w:rsidRPr="00C66272" w:rsidDel="00B162E9">
          <w:rPr>
            <w:rFonts w:ascii="Brill" w:eastAsia="Brill" w:hAnsi="Brill" w:cs="Brill"/>
          </w:rPr>
          <w:delText>D</w:delText>
        </w:r>
      </w:del>
      <w:r w:rsidRPr="00C66272">
        <w:rPr>
          <w:rFonts w:ascii="Brill" w:eastAsia="Brill" w:hAnsi="Brill" w:cs="Brill"/>
        </w:rPr>
        <w:t xml:space="preserve">ata </w:t>
      </w:r>
      <w:del w:id="5491" w:author="Autor">
        <w:r w:rsidRPr="00C66272" w:rsidDel="00B162E9">
          <w:rPr>
            <w:rFonts w:ascii="Brill" w:eastAsia="Brill" w:hAnsi="Brill" w:cs="Brill"/>
          </w:rPr>
          <w:delText xml:space="preserve">referred </w:delText>
        </w:r>
      </w:del>
      <w:r w:rsidRPr="00C66272">
        <w:rPr>
          <w:rFonts w:ascii="Brill" w:eastAsia="Brill" w:hAnsi="Brill" w:cs="Brill"/>
        </w:rPr>
        <w:t xml:space="preserve">was </w:t>
      </w:r>
      <w:ins w:id="5492" w:author="Autor">
        <w:r w:rsidR="00B162E9">
          <w:rPr>
            <w:rFonts w:ascii="Brill" w:eastAsia="Brill" w:hAnsi="Brill" w:cs="Brill"/>
          </w:rPr>
          <w:t>published</w:t>
        </w:r>
      </w:ins>
      <w:del w:id="5493" w:author="Autor">
        <w:r w:rsidRPr="00C66272" w:rsidDel="00B162E9">
          <w:rPr>
            <w:rFonts w:ascii="Brill" w:eastAsia="Brill" w:hAnsi="Brill" w:cs="Brill"/>
          </w:rPr>
          <w:delText>advanced</w:delText>
        </w:r>
      </w:del>
      <w:r w:rsidRPr="00C66272">
        <w:rPr>
          <w:rFonts w:ascii="Brill" w:eastAsia="Brill" w:hAnsi="Brill" w:cs="Brill"/>
        </w:rPr>
        <w:t xml:space="preserve"> by the Association of Tourism of Lisbon and by the Regional Administration of Lisbon Tourism Region. The </w:t>
      </w:r>
      <w:r w:rsidR="00F741DF" w:rsidRPr="00C66272">
        <w:rPr>
          <w:rFonts w:ascii="Brill" w:eastAsia="Brill" w:hAnsi="Brill" w:cs="Brill"/>
        </w:rPr>
        <w:t>t</w:t>
      </w:r>
      <w:r w:rsidRPr="00C66272">
        <w:rPr>
          <w:rFonts w:ascii="Brill" w:eastAsia="Brill" w:hAnsi="Brill" w:cs="Brill"/>
        </w:rPr>
        <w:t xml:space="preserve">ourism plan aims </w:t>
      </w:r>
      <w:r w:rsidR="00075789">
        <w:rPr>
          <w:rFonts w:ascii="Brill" w:eastAsia="Brill" w:hAnsi="Brill" w:cs="Brill"/>
        </w:rPr>
        <w:t xml:space="preserve">to </w:t>
      </w:r>
      <w:r w:rsidRPr="00C66272">
        <w:rPr>
          <w:rFonts w:ascii="Brill" w:eastAsia="Brill" w:hAnsi="Brill" w:cs="Brill"/>
        </w:rPr>
        <w:t xml:space="preserve">seek tourism policies that take advantage of the different valences of the territories of the metropolitan area and opting for </w:t>
      </w:r>
      <w:del w:id="5494" w:author="Autor">
        <w:r w:rsidRPr="00C66272" w:rsidDel="00B162E9">
          <w:rPr>
            <w:rFonts w:ascii="Brill" w:eastAsia="Brill" w:hAnsi="Brill" w:cs="Brill"/>
          </w:rPr>
          <w:delText>diversification, but</w:delText>
        </w:r>
      </w:del>
      <w:ins w:id="5495" w:author="Autor">
        <w:r w:rsidR="00B162E9" w:rsidRPr="00C66272">
          <w:rPr>
            <w:rFonts w:ascii="Brill" w:eastAsia="Brill" w:hAnsi="Brill" w:cs="Brill"/>
          </w:rPr>
          <w:t>diversification but</w:t>
        </w:r>
      </w:ins>
      <w:r w:rsidRPr="00C66272">
        <w:rPr>
          <w:rFonts w:ascii="Brill" w:eastAsia="Brill" w:hAnsi="Brill" w:cs="Brill"/>
        </w:rPr>
        <w:t xml:space="preserve"> maintaining as the pole of fundamental centrality in the city development the so-called “Arco do </w:t>
      </w:r>
      <w:proofErr w:type="spellStart"/>
      <w:r w:rsidRPr="00C66272">
        <w:rPr>
          <w:rFonts w:ascii="Brill" w:eastAsia="Brill" w:hAnsi="Brill" w:cs="Brill"/>
        </w:rPr>
        <w:t>Cais</w:t>
      </w:r>
      <w:proofErr w:type="spellEnd"/>
      <w:r w:rsidRPr="00C66272">
        <w:rPr>
          <w:rFonts w:ascii="Brill" w:eastAsia="Brill" w:hAnsi="Brill" w:cs="Brill"/>
        </w:rPr>
        <w:t xml:space="preserve"> </w:t>
      </w:r>
      <w:proofErr w:type="spellStart"/>
      <w:r w:rsidRPr="00C66272">
        <w:rPr>
          <w:rFonts w:ascii="Brill" w:eastAsia="Brill" w:hAnsi="Brill" w:cs="Brill"/>
        </w:rPr>
        <w:t>Ribeirinho</w:t>
      </w:r>
      <w:proofErr w:type="spellEnd"/>
      <w:r w:rsidRPr="00C66272">
        <w:rPr>
          <w:rFonts w:ascii="Brill" w:eastAsia="Brill" w:hAnsi="Brill" w:cs="Brill"/>
        </w:rPr>
        <w:t xml:space="preserve"> de Lisboa” (in which the areas already mentioned are an integral part</w:t>
      </w:r>
      <w:ins w:id="5496" w:author="Autor">
        <w:r w:rsidR="00B162E9">
          <w:rPr>
            <w:rFonts w:ascii="Brill" w:eastAsia="Brill" w:hAnsi="Brill" w:cs="Brill"/>
          </w:rPr>
          <w:t>, reinforced by</w:t>
        </w:r>
      </w:ins>
      <w:r w:rsidRPr="00C66272">
        <w:rPr>
          <w:rFonts w:ascii="Brill" w:eastAsia="Brill" w:hAnsi="Brill" w:cs="Brill"/>
        </w:rPr>
        <w:t xml:space="preserve"> </w:t>
      </w:r>
      <w:del w:id="5497" w:author="Autor">
        <w:r w:rsidRPr="00C66272" w:rsidDel="00B162E9">
          <w:rPr>
            <w:rFonts w:ascii="Brill" w:eastAsia="Brill" w:hAnsi="Brill" w:cs="Brill"/>
          </w:rPr>
          <w:delText xml:space="preserve">and with the reinforcement of </w:delText>
        </w:r>
      </w:del>
      <w:r w:rsidRPr="00C66272">
        <w:rPr>
          <w:rFonts w:ascii="Brill" w:eastAsia="Brill" w:hAnsi="Brill" w:cs="Brill"/>
        </w:rPr>
        <w:t xml:space="preserve">younger and trendy areas such as </w:t>
      </w:r>
      <w:proofErr w:type="spellStart"/>
      <w:r w:rsidRPr="00C66272">
        <w:rPr>
          <w:rFonts w:ascii="Brill" w:eastAsia="Brill" w:hAnsi="Brill" w:cs="Brill"/>
        </w:rPr>
        <w:t>Marvila</w:t>
      </w:r>
      <w:proofErr w:type="spellEnd"/>
      <w:r w:rsidRPr="00C66272">
        <w:rPr>
          <w:rFonts w:ascii="Brill" w:eastAsia="Brill" w:hAnsi="Brill" w:cs="Brill"/>
        </w:rPr>
        <w:t xml:space="preserve"> and Beato)</w:t>
      </w:r>
      <w:ins w:id="5498" w:author="Autor">
        <w:r w:rsidR="00DA7C5E">
          <w:rPr>
            <w:rFonts w:ascii="Brill" w:eastAsia="Brill" w:hAnsi="Brill" w:cs="Brill"/>
          </w:rPr>
          <w:t xml:space="preserve"> (</w:t>
        </w:r>
        <w:proofErr w:type="spellStart"/>
        <w:r w:rsidR="00DA7C5E">
          <w:t>Entidade</w:t>
        </w:r>
        <w:proofErr w:type="spellEnd"/>
        <w:r w:rsidR="00DA7C5E">
          <w:t xml:space="preserve"> Regional de Turismo da </w:t>
        </w:r>
        <w:proofErr w:type="spellStart"/>
        <w:r w:rsidR="00DA7C5E">
          <w:t>Região</w:t>
        </w:r>
        <w:proofErr w:type="spellEnd"/>
        <w:r w:rsidR="00DA7C5E">
          <w:t xml:space="preserve"> de Lisboa &amp; Turismo de Lisboa, 2019)</w:t>
        </w:r>
      </w:ins>
      <w:r w:rsidRPr="00C66272">
        <w:rPr>
          <w:rFonts w:ascii="Brill" w:eastAsia="Brill" w:hAnsi="Brill" w:cs="Brill"/>
        </w:rPr>
        <w:t>.</w:t>
      </w:r>
    </w:p>
    <w:p w14:paraId="35078095" w14:textId="7BE96196" w:rsidR="00CB3FC9" w:rsidRDefault="00C55FA1">
      <w:pPr>
        <w:spacing w:line="360" w:lineRule="auto"/>
        <w:ind w:firstLine="720"/>
        <w:jc w:val="both"/>
        <w:rPr>
          <w:rFonts w:ascii="Brill" w:eastAsia="Brill" w:hAnsi="Brill" w:cs="Brill"/>
        </w:rPr>
      </w:pPr>
      <w:r w:rsidRPr="00C66272">
        <w:rPr>
          <w:rFonts w:ascii="Brill" w:eastAsia="Brill" w:hAnsi="Brill" w:cs="Brill"/>
        </w:rPr>
        <w:t>A</w:t>
      </w:r>
      <w:r w:rsidR="00F62668">
        <w:rPr>
          <w:rFonts w:ascii="Brill" w:eastAsia="Brill" w:hAnsi="Brill" w:cs="Brill"/>
        </w:rPr>
        <w:t xml:space="preserve"> </w:t>
      </w:r>
      <w:ins w:id="5499" w:author="Autor">
        <w:r w:rsidR="00B27EAA" w:rsidRPr="00B27EAA">
          <w:rPr>
            <w:rFonts w:ascii="Brill" w:eastAsia="Brill" w:hAnsi="Brill" w:cs="Brill"/>
          </w:rPr>
          <w:t>Strengths, Weaknesses, Opportunities, and Threats (SWOT)</w:t>
        </w:r>
        <w:r w:rsidR="00B27EAA">
          <w:rPr>
            <w:rFonts w:ascii="Brill" w:eastAsia="Brill" w:hAnsi="Brill" w:cs="Brill"/>
          </w:rPr>
          <w:t xml:space="preserve"> </w:t>
        </w:r>
      </w:ins>
      <w:commentRangeStart w:id="5500"/>
      <w:commentRangeStart w:id="5501"/>
      <w:del w:id="5502" w:author="Autor">
        <w:r w:rsidR="00F62668" w:rsidDel="00B27EAA">
          <w:rPr>
            <w:rFonts w:ascii="Brill" w:eastAsia="Brill" w:hAnsi="Brill" w:cs="Brill"/>
          </w:rPr>
          <w:delText>SWOT</w:delText>
        </w:r>
        <w:commentRangeEnd w:id="5500"/>
        <w:r w:rsidR="006F759D" w:rsidDel="00B27EAA">
          <w:rPr>
            <w:rStyle w:val="Odwoaniedokomentarza"/>
            <w:lang w:val="en-AU"/>
          </w:rPr>
          <w:commentReference w:id="5500"/>
        </w:r>
      </w:del>
      <w:commentRangeEnd w:id="5501"/>
      <w:r w:rsidR="00B27EAA">
        <w:rPr>
          <w:rStyle w:val="Odwoaniedokomentarza"/>
          <w:lang w:val="en-AU"/>
        </w:rPr>
        <w:commentReference w:id="5501"/>
      </w:r>
      <w:del w:id="5503" w:author="Autor">
        <w:r w:rsidRPr="00C66272" w:rsidDel="00B27EAA">
          <w:rPr>
            <w:rFonts w:ascii="Brill" w:eastAsia="Brill" w:hAnsi="Brill" w:cs="Brill"/>
          </w:rPr>
          <w:delText xml:space="preserve"> </w:delText>
        </w:r>
      </w:del>
      <w:r w:rsidRPr="00C66272">
        <w:rPr>
          <w:rFonts w:ascii="Brill" w:eastAsia="Brill" w:hAnsi="Brill" w:cs="Brill"/>
        </w:rPr>
        <w:t xml:space="preserve">analysis found opportunities for the future in the revitalisation of degraded areas of the </w:t>
      </w:r>
      <w:r w:rsidR="00F62668">
        <w:rPr>
          <w:rFonts w:ascii="Brill" w:eastAsia="Brill" w:hAnsi="Brill" w:cs="Brill"/>
        </w:rPr>
        <w:t>port-city</w:t>
      </w:r>
      <w:r w:rsidRPr="00C66272">
        <w:rPr>
          <w:rFonts w:ascii="Brill" w:eastAsia="Brill" w:hAnsi="Brill" w:cs="Brill"/>
        </w:rPr>
        <w:t xml:space="preserve"> industrial system.</w:t>
      </w:r>
      <w:r w:rsidR="001A1E0C">
        <w:rPr>
          <w:rFonts w:ascii="Brill" w:eastAsia="Brill" w:hAnsi="Brill" w:cs="Brill"/>
        </w:rPr>
        <w:t xml:space="preserve"> </w:t>
      </w:r>
      <w:r w:rsidRPr="00C66272">
        <w:rPr>
          <w:rFonts w:ascii="Brill" w:eastAsia="Brill" w:hAnsi="Brill" w:cs="Brill"/>
        </w:rPr>
        <w:t>The mitigation of the demographic problem through the increase in emigrant status, and in the qualification of urban public space to combat social "ghettoization" and ethnic political enclaves, are included in those guidelines</w:t>
      </w:r>
      <w:ins w:id="5504" w:author="Autor">
        <w:r w:rsidR="00055188">
          <w:rPr>
            <w:rFonts w:ascii="Brill" w:eastAsia="Brill" w:hAnsi="Brill" w:cs="Brill"/>
          </w:rPr>
          <w:t xml:space="preserve"> (</w:t>
        </w:r>
        <w:r w:rsidR="00055188">
          <w:t>Câmara Municipal de Lisboa, 2005).</w:t>
        </w:r>
      </w:ins>
      <w:del w:id="5505" w:author="Autor">
        <w:r w:rsidRPr="00C66272" w:rsidDel="00055188">
          <w:rPr>
            <w:rFonts w:ascii="Brill" w:eastAsia="Brill" w:hAnsi="Brill" w:cs="Brill"/>
          </w:rPr>
          <w:delText>.</w:delText>
        </w:r>
      </w:del>
      <w:r w:rsidRPr="00C66272">
        <w:rPr>
          <w:rFonts w:ascii="Brill" w:eastAsia="Brill" w:hAnsi="Brill" w:cs="Brill"/>
        </w:rPr>
        <w:t xml:space="preserve"> In this direction, in the last years, the government has created a package of incentives (taxes, </w:t>
      </w:r>
      <w:r w:rsidRPr="00C66272">
        <w:rPr>
          <w:rFonts w:ascii="Brill" w:eastAsia="Brill" w:hAnsi="Brill" w:cs="Brill"/>
          <w:i/>
        </w:rPr>
        <w:t>Vistos</w:t>
      </w:r>
      <w:r w:rsidRPr="00C66272">
        <w:rPr>
          <w:rFonts w:ascii="Brill" w:eastAsia="Brill" w:hAnsi="Brill" w:cs="Brill"/>
        </w:rPr>
        <w:t xml:space="preserve"> for permanent residence) for emigrants with high level</w:t>
      </w:r>
      <w:ins w:id="5506" w:author="Autor">
        <w:r w:rsidR="006F759D">
          <w:rPr>
            <w:rFonts w:ascii="Brill" w:eastAsia="Brill" w:hAnsi="Brill" w:cs="Brill"/>
          </w:rPr>
          <w:t>s</w:t>
        </w:r>
      </w:ins>
      <w:r w:rsidRPr="00C66272">
        <w:rPr>
          <w:rFonts w:ascii="Brill" w:eastAsia="Brill" w:hAnsi="Brill" w:cs="Brill"/>
        </w:rPr>
        <w:t xml:space="preserve"> of income that buys high</w:t>
      </w:r>
      <w:r w:rsidR="00943603" w:rsidRPr="00C66272">
        <w:rPr>
          <w:rFonts w:ascii="Brill" w:eastAsia="Brill" w:hAnsi="Brill" w:cs="Brill"/>
        </w:rPr>
        <w:t>ly</w:t>
      </w:r>
      <w:r w:rsidRPr="00C66272">
        <w:rPr>
          <w:rFonts w:ascii="Brill" w:eastAsia="Brill" w:hAnsi="Brill" w:cs="Brill"/>
        </w:rPr>
        <w:t xml:space="preserve"> valued residences in the </w:t>
      </w:r>
      <w:r w:rsidR="00F62668">
        <w:rPr>
          <w:rFonts w:ascii="Brill" w:eastAsia="Brill" w:hAnsi="Brill" w:cs="Brill"/>
        </w:rPr>
        <w:t>centre</w:t>
      </w:r>
      <w:r w:rsidRPr="00C66272">
        <w:rPr>
          <w:rFonts w:ascii="Brill" w:eastAsia="Brill" w:hAnsi="Brill" w:cs="Brill"/>
        </w:rPr>
        <w:t xml:space="preserve"> of the city (the so-called </w:t>
      </w:r>
      <w:r w:rsidRPr="00C66272">
        <w:rPr>
          <w:rFonts w:ascii="Brill" w:eastAsia="Brill" w:hAnsi="Brill" w:cs="Brill"/>
          <w:i/>
        </w:rPr>
        <w:t>Vistos Gold</w:t>
      </w:r>
      <w:r w:rsidRPr="00C66272">
        <w:rPr>
          <w:rFonts w:ascii="Brill" w:eastAsia="Brill" w:hAnsi="Brill" w:cs="Brill"/>
        </w:rPr>
        <w:t xml:space="preserve">). The expansion and qualification of the green and municipal ecological structure and requalification and reinforcement of commercial components and transport services in more peripheral areas will </w:t>
      </w:r>
      <w:r w:rsidR="00B359C9" w:rsidRPr="00C66272">
        <w:rPr>
          <w:rFonts w:ascii="Brill" w:eastAsia="Brill" w:hAnsi="Brill" w:cs="Brill"/>
        </w:rPr>
        <w:t xml:space="preserve">all </w:t>
      </w:r>
      <w:r w:rsidRPr="00C66272">
        <w:rPr>
          <w:rFonts w:ascii="Brill" w:eastAsia="Brill" w:hAnsi="Brill" w:cs="Brill"/>
        </w:rPr>
        <w:t xml:space="preserve">be </w:t>
      </w:r>
      <w:r w:rsidRPr="00F62668">
        <w:rPr>
          <w:rFonts w:ascii="Brill" w:eastAsia="Brill" w:hAnsi="Brill" w:cs="Brill"/>
        </w:rPr>
        <w:t>forms of a model of development that will sustain the “hustle and bustle” of the central city</w:t>
      </w:r>
      <w:ins w:id="5507" w:author="Autor">
        <w:r w:rsidR="00954230">
          <w:rPr>
            <w:rFonts w:ascii="Brill" w:eastAsia="Brill" w:hAnsi="Brill" w:cs="Brill"/>
          </w:rPr>
          <w:t xml:space="preserve"> (</w:t>
        </w:r>
        <w:r w:rsidR="007662FA">
          <w:rPr>
            <w:rFonts w:ascii="Brill" w:eastAsia="Brill" w:hAnsi="Brill" w:cs="Brill"/>
          </w:rPr>
          <w:t xml:space="preserve">Wagner, 2019; </w:t>
        </w:r>
        <w:r w:rsidR="00954230">
          <w:rPr>
            <w:rFonts w:ascii="Brill" w:eastAsia="Brill" w:hAnsi="Brill" w:cs="Brill"/>
          </w:rPr>
          <w:t>Moreira, 2020)</w:t>
        </w:r>
      </w:ins>
      <w:r w:rsidRPr="00F62668">
        <w:rPr>
          <w:rFonts w:ascii="Brill" w:eastAsia="Brill" w:hAnsi="Brill" w:cs="Brill"/>
        </w:rPr>
        <w:t>.</w:t>
      </w:r>
    </w:p>
    <w:p w14:paraId="7B0178C5" w14:textId="0C698C12" w:rsidR="002F59DB" w:rsidRPr="00F62668" w:rsidRDefault="002F59DB">
      <w:pPr>
        <w:spacing w:line="360" w:lineRule="auto"/>
        <w:ind w:firstLine="720"/>
        <w:jc w:val="both"/>
        <w:rPr>
          <w:rFonts w:ascii="Brill" w:eastAsia="Brill" w:hAnsi="Brill" w:cs="Brill"/>
        </w:rPr>
      </w:pPr>
      <w:r w:rsidRPr="002F59DB">
        <w:rPr>
          <w:rFonts w:ascii="Brill" w:eastAsia="Brill" w:hAnsi="Brill" w:cs="Brill"/>
        </w:rPr>
        <w:lastRenderedPageBreak/>
        <w:t xml:space="preserve">While this spirit of agitation, busy-ness, romance, and creativity characterizes the </w:t>
      </w:r>
      <w:del w:id="5508" w:author="Autor">
        <w:r w:rsidRPr="002F59DB" w:rsidDel="00E33CDB">
          <w:rPr>
            <w:rFonts w:ascii="Brill" w:eastAsia="Brill" w:hAnsi="Brill" w:cs="Brill"/>
          </w:rPr>
          <w:delText>center</w:delText>
        </w:r>
      </w:del>
      <w:ins w:id="5509" w:author="Autor">
        <w:r w:rsidR="00E33CDB" w:rsidRPr="002F59DB">
          <w:rPr>
            <w:rFonts w:ascii="Brill" w:eastAsia="Brill" w:hAnsi="Brill" w:cs="Brill"/>
          </w:rPr>
          <w:t>centre</w:t>
        </w:r>
      </w:ins>
      <w:r w:rsidRPr="002F59DB">
        <w:rPr>
          <w:rFonts w:ascii="Brill" w:eastAsia="Brill" w:hAnsi="Brill" w:cs="Brill"/>
        </w:rPr>
        <w:t xml:space="preserve"> of the city, </w:t>
      </w:r>
      <w:proofErr w:type="spellStart"/>
      <w:r w:rsidRPr="002F59DB">
        <w:rPr>
          <w:rFonts w:ascii="Brill" w:eastAsia="Brill" w:hAnsi="Brill" w:cs="Brill"/>
        </w:rPr>
        <w:t>Cais</w:t>
      </w:r>
      <w:proofErr w:type="spellEnd"/>
      <w:r w:rsidRPr="002F59DB">
        <w:rPr>
          <w:rFonts w:ascii="Brill" w:eastAsia="Brill" w:hAnsi="Brill" w:cs="Brill"/>
        </w:rPr>
        <w:t xml:space="preserve"> do </w:t>
      </w:r>
      <w:proofErr w:type="spellStart"/>
      <w:r w:rsidRPr="002F59DB">
        <w:rPr>
          <w:rFonts w:ascii="Brill" w:eastAsia="Brill" w:hAnsi="Brill" w:cs="Brill"/>
        </w:rPr>
        <w:t>Sodré</w:t>
      </w:r>
      <w:proofErr w:type="spellEnd"/>
      <w:r w:rsidRPr="002F59DB">
        <w:rPr>
          <w:rFonts w:ascii="Brill" w:eastAsia="Brill" w:hAnsi="Brill" w:cs="Brill"/>
        </w:rPr>
        <w:t>, as its name suggests, remains a traditional area at the gates of the port.</w:t>
      </w:r>
      <w:r w:rsidRPr="002F59DB">
        <w:t xml:space="preserve"> </w:t>
      </w:r>
      <w:r w:rsidRPr="002F59DB">
        <w:rPr>
          <w:rFonts w:ascii="Brill" w:eastAsia="Brill" w:hAnsi="Brill" w:cs="Brill"/>
        </w:rPr>
        <w:t>This area fills with</w:t>
      </w:r>
      <w:ins w:id="5510" w:author="Autor">
        <w:r w:rsidR="006F759D">
          <w:rPr>
            <w:rFonts w:ascii="Brill" w:eastAsia="Brill" w:hAnsi="Brill" w:cs="Brill"/>
          </w:rPr>
          <w:t xml:space="preserve"> all kinds of</w:t>
        </w:r>
      </w:ins>
      <w:r w:rsidRPr="002F59DB">
        <w:rPr>
          <w:rFonts w:ascii="Brill" w:eastAsia="Brill" w:hAnsi="Brill" w:cs="Brill"/>
        </w:rPr>
        <w:t xml:space="preserve"> people </w:t>
      </w:r>
      <w:del w:id="5511" w:author="Autor">
        <w:r w:rsidRPr="002F59DB" w:rsidDel="006F759D">
          <w:rPr>
            <w:rFonts w:ascii="Brill" w:eastAsia="Brill" w:hAnsi="Brill" w:cs="Brill"/>
          </w:rPr>
          <w:delText xml:space="preserve">of all kinds </w:delText>
        </w:r>
      </w:del>
      <w:r w:rsidRPr="002F59DB">
        <w:rPr>
          <w:rFonts w:ascii="Brill" w:eastAsia="Brill" w:hAnsi="Brill" w:cs="Brill"/>
        </w:rPr>
        <w:t xml:space="preserve">at night, even if, </w:t>
      </w:r>
      <w:ins w:id="5512" w:author="Autor">
        <w:r w:rsidR="006F759D">
          <w:rPr>
            <w:rFonts w:ascii="Brill" w:eastAsia="Brill" w:hAnsi="Brill" w:cs="Brill"/>
          </w:rPr>
          <w:t>during</w:t>
        </w:r>
      </w:ins>
      <w:del w:id="5513" w:author="Autor">
        <w:r w:rsidRPr="002F59DB" w:rsidDel="006F759D">
          <w:rPr>
            <w:rFonts w:ascii="Brill" w:eastAsia="Brill" w:hAnsi="Brill" w:cs="Brill"/>
          </w:rPr>
          <w:delText>in</w:delText>
        </w:r>
      </w:del>
      <w:r w:rsidRPr="002F59DB">
        <w:rPr>
          <w:rFonts w:ascii="Brill" w:eastAsia="Brill" w:hAnsi="Brill" w:cs="Brill"/>
        </w:rPr>
        <w:t xml:space="preserve"> the day, </w:t>
      </w:r>
      <w:ins w:id="5514" w:author="Autor">
        <w:r w:rsidR="006F759D">
          <w:rPr>
            <w:rFonts w:ascii="Brill" w:eastAsia="Brill" w:hAnsi="Brill" w:cs="Brill"/>
          </w:rPr>
          <w:t xml:space="preserve">it </w:t>
        </w:r>
      </w:ins>
      <w:r w:rsidRPr="002F59DB">
        <w:rPr>
          <w:rFonts w:ascii="Brill" w:eastAsia="Brill" w:hAnsi="Brill" w:cs="Brill"/>
        </w:rPr>
        <w:t xml:space="preserve">still maintains a peaceful mood. </w:t>
      </w:r>
      <w:del w:id="5515" w:author="Autor">
        <w:r w:rsidRPr="002F59DB" w:rsidDel="006F759D">
          <w:rPr>
            <w:rFonts w:ascii="Brill" w:eastAsia="Brill" w:hAnsi="Brill" w:cs="Brill"/>
          </w:rPr>
          <w:delText>Really,</w:delText>
        </w:r>
      </w:del>
      <w:ins w:id="5516" w:author="Autor">
        <w:r w:rsidR="006F759D">
          <w:rPr>
            <w:rFonts w:ascii="Brill" w:eastAsia="Brill" w:hAnsi="Brill" w:cs="Brill"/>
          </w:rPr>
          <w:t>In fact,</w:t>
        </w:r>
      </w:ins>
      <w:r w:rsidRPr="002F59DB">
        <w:rPr>
          <w:rFonts w:ascii="Brill" w:eastAsia="Brill" w:hAnsi="Brill" w:cs="Brill"/>
        </w:rPr>
        <w:t xml:space="preserve"> this</w:t>
      </w:r>
      <w:ins w:id="5517" w:author="Autor">
        <w:r w:rsidR="006F759D">
          <w:rPr>
            <w:rFonts w:ascii="Brill" w:eastAsia="Brill" w:hAnsi="Brill" w:cs="Brill"/>
          </w:rPr>
          <w:t xml:space="preserve"> pattern</w:t>
        </w:r>
      </w:ins>
      <w:r w:rsidRPr="002F59DB">
        <w:rPr>
          <w:rFonts w:ascii="Brill" w:eastAsia="Brill" w:hAnsi="Brill" w:cs="Brill"/>
        </w:rPr>
        <w:t xml:space="preserve"> is changing too. During the day there are now new </w:t>
      </w:r>
      <w:ins w:id="5518" w:author="Autor">
        <w:r w:rsidR="000A46D2">
          <w:rPr>
            <w:rFonts w:ascii="Brill" w:eastAsia="Brill" w:hAnsi="Brill" w:cs="Brill"/>
          </w:rPr>
          <w:t xml:space="preserve">sites </w:t>
        </w:r>
      </w:ins>
      <w:del w:id="5519" w:author="Autor">
        <w:r w:rsidRPr="002F59DB" w:rsidDel="000A46D2">
          <w:rPr>
            <w:rFonts w:ascii="Brill" w:eastAsia="Brill" w:hAnsi="Brill" w:cs="Brill"/>
          </w:rPr>
          <w:delText xml:space="preserve">proposals </w:delText>
        </w:r>
      </w:del>
      <w:r w:rsidRPr="002F59DB">
        <w:rPr>
          <w:rFonts w:ascii="Brill" w:eastAsia="Brill" w:hAnsi="Brill" w:cs="Brill"/>
        </w:rPr>
        <w:t>of eating/drinking places and culture. New business in the area</w:t>
      </w:r>
      <w:ins w:id="5520" w:author="Autor">
        <w:r w:rsidR="000A46D2">
          <w:rPr>
            <w:rFonts w:ascii="Brill" w:eastAsia="Brill" w:hAnsi="Brill" w:cs="Brill"/>
          </w:rPr>
          <w:t>s</w:t>
        </w:r>
      </w:ins>
      <w:r w:rsidRPr="002F59DB">
        <w:rPr>
          <w:rFonts w:ascii="Brill" w:eastAsia="Brill" w:hAnsi="Brill" w:cs="Brill"/>
        </w:rPr>
        <w:t xml:space="preserve"> of design, arts, etc. are also developing. But it is</w:t>
      </w:r>
      <w:del w:id="5521" w:author="Autor">
        <w:r w:rsidRPr="002F59DB" w:rsidDel="000A46D2">
          <w:rPr>
            <w:rFonts w:ascii="Brill" w:eastAsia="Brill" w:hAnsi="Brill" w:cs="Brill"/>
          </w:rPr>
          <w:delText>,</w:delText>
        </w:r>
      </w:del>
      <w:r w:rsidRPr="002F59DB">
        <w:rPr>
          <w:rFonts w:ascii="Brill" w:eastAsia="Brill" w:hAnsi="Brill" w:cs="Brill"/>
        </w:rPr>
        <w:t xml:space="preserve"> by night, that </w:t>
      </w:r>
      <w:proofErr w:type="spellStart"/>
      <w:ins w:id="5522" w:author="Autor">
        <w:r w:rsidR="000A46D2" w:rsidRPr="002F59DB">
          <w:rPr>
            <w:rFonts w:ascii="Brill" w:eastAsia="Brill" w:hAnsi="Brill" w:cs="Brill"/>
          </w:rPr>
          <w:t>Cais</w:t>
        </w:r>
        <w:proofErr w:type="spellEnd"/>
        <w:r w:rsidR="000A46D2" w:rsidRPr="002F59DB">
          <w:rPr>
            <w:rFonts w:ascii="Brill" w:eastAsia="Brill" w:hAnsi="Brill" w:cs="Brill"/>
          </w:rPr>
          <w:t xml:space="preserve"> do </w:t>
        </w:r>
        <w:proofErr w:type="spellStart"/>
        <w:r w:rsidR="000A46D2" w:rsidRPr="002F59DB">
          <w:rPr>
            <w:rFonts w:ascii="Brill" w:eastAsia="Brill" w:hAnsi="Brill" w:cs="Brill"/>
          </w:rPr>
          <w:t>Sodré</w:t>
        </w:r>
        <w:proofErr w:type="spellEnd"/>
        <w:r w:rsidR="000A46D2" w:rsidRPr="002F59DB" w:rsidDel="000A46D2">
          <w:rPr>
            <w:rFonts w:ascii="Brill" w:eastAsia="Brill" w:hAnsi="Brill" w:cs="Brill"/>
          </w:rPr>
          <w:t xml:space="preserve"> </w:t>
        </w:r>
      </w:ins>
      <w:del w:id="5523" w:author="Autor">
        <w:r w:rsidRPr="002F59DB" w:rsidDel="000A46D2">
          <w:rPr>
            <w:rFonts w:ascii="Brill" w:eastAsia="Brill" w:hAnsi="Brill" w:cs="Brill"/>
          </w:rPr>
          <w:delText>this</w:delText>
        </w:r>
      </w:del>
      <w:r w:rsidRPr="002F59DB">
        <w:rPr>
          <w:rFonts w:ascii="Brill" w:eastAsia="Brill" w:hAnsi="Brill" w:cs="Brill"/>
        </w:rPr>
        <w:t xml:space="preserve"> area is </w:t>
      </w:r>
      <w:ins w:id="5524" w:author="Autor">
        <w:r w:rsidR="000A46D2">
          <w:rPr>
            <w:rFonts w:ascii="Brill" w:eastAsia="Brill" w:hAnsi="Brill" w:cs="Brill"/>
          </w:rPr>
          <w:t xml:space="preserve">undoubtedly </w:t>
        </w:r>
      </w:ins>
      <w:r w:rsidRPr="002F59DB">
        <w:rPr>
          <w:rFonts w:ascii="Brill" w:eastAsia="Brill" w:hAnsi="Brill" w:cs="Brill"/>
        </w:rPr>
        <w:t>buzzing.</w:t>
      </w:r>
    </w:p>
    <w:p w14:paraId="35078098" w14:textId="4E60E5A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Once upon a time, </w:t>
      </w:r>
      <w:proofErr w:type="spellStart"/>
      <w:r w:rsidRPr="00C66272">
        <w:rPr>
          <w:rFonts w:ascii="Brill" w:eastAsia="Brill" w:hAnsi="Brill" w:cs="Brill"/>
        </w:rPr>
        <w:t>Cais</w:t>
      </w:r>
      <w:proofErr w:type="spellEnd"/>
      <w:r w:rsidRPr="00C66272">
        <w:rPr>
          <w:rFonts w:ascii="Brill" w:eastAsia="Brill" w:hAnsi="Brill" w:cs="Brill"/>
        </w:rPr>
        <w:t xml:space="preserve"> do </w:t>
      </w:r>
      <w:proofErr w:type="spellStart"/>
      <w:r w:rsidRPr="00C66272">
        <w:rPr>
          <w:rFonts w:ascii="Brill" w:eastAsia="Brill" w:hAnsi="Brill" w:cs="Brill"/>
        </w:rPr>
        <w:t>Sodré</w:t>
      </w:r>
      <w:proofErr w:type="spellEnd"/>
      <w:r w:rsidRPr="00C66272">
        <w:rPr>
          <w:rFonts w:ascii="Brill" w:eastAsia="Brill" w:hAnsi="Brill" w:cs="Brill"/>
        </w:rPr>
        <w:t xml:space="preserve"> was the entrance of the maritime trade, where people of all cultures docked. The </w:t>
      </w:r>
      <w:del w:id="5525" w:author="Autor">
        <w:r w:rsidRPr="00C66272" w:rsidDel="002E5A12">
          <w:rPr>
            <w:rFonts w:ascii="Brill" w:eastAsia="Brill" w:hAnsi="Brill" w:cs="Brill"/>
          </w:rPr>
          <w:delText>“</w:delText>
        </w:r>
      </w:del>
      <w:r w:rsidRPr="00C66272">
        <w:rPr>
          <w:rFonts w:ascii="Brill" w:eastAsia="Brill" w:hAnsi="Brill" w:cs="Brill"/>
        </w:rPr>
        <w:t>Duque da Terceira</w:t>
      </w:r>
      <w:del w:id="5526" w:author="Autor">
        <w:r w:rsidRPr="00C66272" w:rsidDel="002E5A12">
          <w:rPr>
            <w:rFonts w:ascii="Brill" w:eastAsia="Brill" w:hAnsi="Brill" w:cs="Brill"/>
          </w:rPr>
          <w:delText>”</w:delText>
        </w:r>
      </w:del>
      <w:r w:rsidRPr="00C66272">
        <w:rPr>
          <w:rFonts w:ascii="Brill" w:eastAsia="Brill" w:hAnsi="Brill" w:cs="Brill"/>
        </w:rPr>
        <w:t xml:space="preserve"> Square, located by the river, welcomed sailors from all over the world. Most bars still have names of important cities, countries or continents: Europe, Jamaica, Tokyo</w:t>
      </w:r>
      <w:ins w:id="5527" w:author="Autor">
        <w:r w:rsidR="002E5A12">
          <w:rPr>
            <w:rFonts w:ascii="Brill" w:eastAsia="Brill" w:hAnsi="Brill" w:cs="Brill"/>
          </w:rPr>
          <w:t>,</w:t>
        </w:r>
      </w:ins>
      <w:r w:rsidRPr="00C66272">
        <w:rPr>
          <w:rFonts w:ascii="Brill" w:eastAsia="Brill" w:hAnsi="Brill" w:cs="Brill"/>
        </w:rPr>
        <w:t xml:space="preserve"> and Liverpool, among others. Curiously, some of these bars, which were part of a night </w:t>
      </w:r>
      <w:del w:id="5528" w:author="Autor">
        <w:r w:rsidRPr="00C66272" w:rsidDel="002E5A12">
          <w:rPr>
            <w:rFonts w:ascii="Brill" w:eastAsia="Brill" w:hAnsi="Brill" w:cs="Brill"/>
          </w:rPr>
          <w:delText>“</w:delText>
        </w:r>
      </w:del>
      <w:proofErr w:type="spellStart"/>
      <w:r w:rsidRPr="00C66272">
        <w:rPr>
          <w:rFonts w:ascii="Brill" w:eastAsia="Brill" w:hAnsi="Brill" w:cs="Brill"/>
          <w:i/>
        </w:rPr>
        <w:t>movida</w:t>
      </w:r>
      <w:proofErr w:type="spellEnd"/>
      <w:del w:id="5529" w:author="Autor">
        <w:r w:rsidRPr="00C66272" w:rsidDel="002E5A12">
          <w:rPr>
            <w:rFonts w:ascii="Brill" w:eastAsia="Brill" w:hAnsi="Brill" w:cs="Brill"/>
          </w:rPr>
          <w:delText>”</w:delText>
        </w:r>
      </w:del>
      <w:r w:rsidRPr="00C66272">
        <w:rPr>
          <w:rFonts w:ascii="Brill" w:eastAsia="Brill" w:hAnsi="Brill" w:cs="Brill"/>
        </w:rPr>
        <w:t xml:space="preserve"> in the </w:t>
      </w:r>
      <w:r w:rsidR="004E3A9B" w:rsidRPr="00C66272">
        <w:rPr>
          <w:rFonts w:ascii="Brill" w:eastAsia="Brill" w:hAnsi="Brill" w:cs="Brill"/>
        </w:rPr>
        <w:t>19</w:t>
      </w:r>
      <w:r w:rsidRPr="00C66272">
        <w:rPr>
          <w:rFonts w:ascii="Brill" w:eastAsia="Brill" w:hAnsi="Brill" w:cs="Brill"/>
        </w:rPr>
        <w:t xml:space="preserve">80s (much more discrete than the actual frenetic </w:t>
      </w:r>
      <w:r w:rsidRPr="00C66272">
        <w:rPr>
          <w:rFonts w:ascii="Brill" w:eastAsia="Brill" w:hAnsi="Brill" w:cs="Brill"/>
          <w:i/>
        </w:rPr>
        <w:t>nights</w:t>
      </w:r>
      <w:r w:rsidRPr="00C66272">
        <w:rPr>
          <w:rFonts w:ascii="Brill" w:eastAsia="Brill" w:hAnsi="Brill" w:cs="Brill"/>
        </w:rPr>
        <w:t>), moved recently to new installations in the same area, but</w:t>
      </w:r>
      <w:r w:rsidR="001A1E0C">
        <w:rPr>
          <w:rFonts w:ascii="Brill" w:eastAsia="Brill" w:hAnsi="Brill" w:cs="Brill"/>
        </w:rPr>
        <w:t xml:space="preserve"> </w:t>
      </w:r>
      <w:r w:rsidRPr="00C66272">
        <w:rPr>
          <w:rFonts w:ascii="Brill" w:eastAsia="Brill" w:hAnsi="Brill" w:cs="Brill"/>
        </w:rPr>
        <w:t>close</w:t>
      </w:r>
      <w:r w:rsidR="00CC63C5" w:rsidRPr="00C66272">
        <w:rPr>
          <w:rFonts w:ascii="Brill" w:eastAsia="Brill" w:hAnsi="Brill" w:cs="Brill"/>
        </w:rPr>
        <w:t>r</w:t>
      </w:r>
      <w:r w:rsidRPr="00C66272">
        <w:rPr>
          <w:rFonts w:ascii="Brill" w:eastAsia="Brill" w:hAnsi="Brill" w:cs="Brill"/>
        </w:rPr>
        <w:t xml:space="preserve"> to the river and the port</w:t>
      </w:r>
      <w:r w:rsidR="00CC63C5" w:rsidRPr="00C66272">
        <w:rPr>
          <w:rFonts w:ascii="Brill" w:eastAsia="Brill" w:hAnsi="Brill" w:cs="Brill"/>
        </w:rPr>
        <w:t>.</w:t>
      </w:r>
      <w:r w:rsidRPr="00C66272">
        <w:rPr>
          <w:rFonts w:ascii="Brill" w:eastAsia="Brill" w:hAnsi="Brill" w:cs="Brill"/>
        </w:rPr>
        <w:t xml:space="preserve"> Note that, because of its excellent transport</w:t>
      </w:r>
      <w:r w:rsidR="00CC63C5" w:rsidRPr="00C66272">
        <w:rPr>
          <w:rFonts w:ascii="Brill" w:eastAsia="Brill" w:hAnsi="Brill" w:cs="Brill"/>
        </w:rPr>
        <w:t>ation</w:t>
      </w:r>
      <w:r w:rsidRPr="00C66272">
        <w:rPr>
          <w:rFonts w:ascii="Brill" w:eastAsia="Brill" w:hAnsi="Brill" w:cs="Brill"/>
        </w:rPr>
        <w:t xml:space="preserve"> network, this is also a very desirable area for companies and for entrepreneurs</w:t>
      </w:r>
      <w:ins w:id="5530" w:author="Autor">
        <w:r w:rsidR="002E5A12">
          <w:rPr>
            <w:rFonts w:ascii="Brill" w:eastAsia="Brill" w:hAnsi="Brill" w:cs="Brill"/>
          </w:rPr>
          <w:t xml:space="preserve">. </w:t>
        </w:r>
      </w:ins>
      <w:del w:id="5531" w:author="Autor">
        <w:r w:rsidRPr="00C66272" w:rsidDel="002E5A12">
          <w:rPr>
            <w:rFonts w:ascii="Brill" w:eastAsia="Brill" w:hAnsi="Brill" w:cs="Brill"/>
          </w:rPr>
          <w:delText xml:space="preserve"> (</w:delText>
        </w:r>
      </w:del>
      <w:r w:rsidRPr="00C66272">
        <w:rPr>
          <w:rFonts w:ascii="Brill" w:eastAsia="Brill" w:hAnsi="Brill" w:cs="Brill"/>
        </w:rPr>
        <w:t>Central Station is just an example of a known company that located here the headquarters</w:t>
      </w:r>
      <w:del w:id="5532" w:author="Autor">
        <w:r w:rsidRPr="00C66272" w:rsidDel="002E5A12">
          <w:rPr>
            <w:rFonts w:ascii="Brill" w:eastAsia="Brill" w:hAnsi="Brill" w:cs="Brill"/>
          </w:rPr>
          <w:delText>)</w:delText>
        </w:r>
      </w:del>
      <w:r w:rsidRPr="00C66272">
        <w:rPr>
          <w:rFonts w:ascii="Brill" w:eastAsia="Brill" w:hAnsi="Brill" w:cs="Brill"/>
        </w:rPr>
        <w:t>.</w:t>
      </w:r>
    </w:p>
    <w:p w14:paraId="35078099" w14:textId="279A50B0" w:rsidR="00CB3FC9" w:rsidRPr="00C66272" w:rsidDel="00B276A8" w:rsidRDefault="00C55FA1">
      <w:pPr>
        <w:spacing w:line="360" w:lineRule="auto"/>
        <w:ind w:firstLine="720"/>
        <w:jc w:val="both"/>
        <w:rPr>
          <w:del w:id="5533" w:author="Autor"/>
          <w:rFonts w:ascii="Brill" w:eastAsia="Brill" w:hAnsi="Brill" w:cs="Brill"/>
        </w:rPr>
      </w:pPr>
      <w:r w:rsidRPr="00C66272">
        <w:rPr>
          <w:rFonts w:ascii="Brill" w:eastAsia="Brill" w:hAnsi="Brill" w:cs="Brill"/>
        </w:rPr>
        <w:t xml:space="preserve">When Bica and Bairro Alto, the other two fundamental </w:t>
      </w:r>
      <w:r w:rsidR="00F62668">
        <w:rPr>
          <w:rFonts w:ascii="Brill" w:eastAsia="Brill" w:hAnsi="Brill" w:cs="Brill"/>
        </w:rPr>
        <w:t>neighbourhood</w:t>
      </w:r>
      <w:r w:rsidRPr="00C66272">
        <w:rPr>
          <w:rFonts w:ascii="Brill" w:eastAsia="Brill" w:hAnsi="Brill" w:cs="Brill"/>
        </w:rPr>
        <w:t>s (</w:t>
      </w:r>
      <w:r w:rsidRPr="00C66272">
        <w:rPr>
          <w:rFonts w:ascii="Brill" w:eastAsia="Brill" w:hAnsi="Brill" w:cs="Brill"/>
          <w:i/>
        </w:rPr>
        <w:t>bairros)</w:t>
      </w:r>
      <w:r w:rsidRPr="00C66272">
        <w:rPr>
          <w:rFonts w:ascii="Brill" w:eastAsia="Brill" w:hAnsi="Brill" w:cs="Brill"/>
        </w:rPr>
        <w:t xml:space="preserve"> close, around 2</w:t>
      </w:r>
      <w:r w:rsidR="00CC63C5" w:rsidRPr="00C66272">
        <w:rPr>
          <w:rFonts w:ascii="Brill" w:eastAsia="Brill" w:hAnsi="Brill" w:cs="Brill"/>
        </w:rPr>
        <w:t xml:space="preserve">:00 or </w:t>
      </w:r>
      <w:r w:rsidRPr="00C66272">
        <w:rPr>
          <w:rFonts w:ascii="Brill" w:eastAsia="Brill" w:hAnsi="Brill" w:cs="Brill"/>
        </w:rPr>
        <w:t>3</w:t>
      </w:r>
      <w:r w:rsidR="00CC63C5" w:rsidRPr="00C66272">
        <w:rPr>
          <w:rFonts w:ascii="Brill" w:eastAsia="Brill" w:hAnsi="Brill" w:cs="Brill"/>
        </w:rPr>
        <w:t>:00</w:t>
      </w:r>
      <w:r w:rsidRPr="00C66272">
        <w:rPr>
          <w:rFonts w:ascii="Brill" w:eastAsia="Brill" w:hAnsi="Brill" w:cs="Brill"/>
        </w:rPr>
        <w:t xml:space="preserve"> a.m., this area is filled with people of all kinds. The </w:t>
      </w:r>
      <w:proofErr w:type="spellStart"/>
      <w:r w:rsidRPr="00C66272">
        <w:rPr>
          <w:rFonts w:ascii="Brill" w:eastAsia="Brill" w:hAnsi="Brill" w:cs="Brill"/>
        </w:rPr>
        <w:t>Cais</w:t>
      </w:r>
      <w:proofErr w:type="spellEnd"/>
      <w:r w:rsidRPr="00C66272">
        <w:rPr>
          <w:rFonts w:ascii="Brill" w:eastAsia="Brill" w:hAnsi="Brill" w:cs="Brill"/>
        </w:rPr>
        <w:t xml:space="preserve"> do </w:t>
      </w:r>
      <w:proofErr w:type="spellStart"/>
      <w:r w:rsidRPr="00C66272">
        <w:rPr>
          <w:rFonts w:ascii="Brill" w:eastAsia="Brill" w:hAnsi="Brill" w:cs="Brill"/>
        </w:rPr>
        <w:t>Sodré</w:t>
      </w:r>
      <w:proofErr w:type="spellEnd"/>
      <w:r w:rsidRPr="00C66272">
        <w:rPr>
          <w:rFonts w:ascii="Brill" w:eastAsia="Brill" w:hAnsi="Brill" w:cs="Brill"/>
        </w:rPr>
        <w:t>, which</w:t>
      </w:r>
      <w:r w:rsidR="001A1E0C">
        <w:rPr>
          <w:rFonts w:ascii="Brill" w:eastAsia="Brill" w:hAnsi="Brill" w:cs="Brill"/>
        </w:rPr>
        <w:t xml:space="preserve"> </w:t>
      </w:r>
      <w:r w:rsidRPr="00C66272">
        <w:rPr>
          <w:rFonts w:ascii="Brill" w:eastAsia="Brill" w:hAnsi="Brill" w:cs="Brill"/>
        </w:rPr>
        <w:t>somewhat forgotten area</w:t>
      </w:r>
      <w:r w:rsidR="00DE432D" w:rsidRPr="00C66272">
        <w:rPr>
          <w:rFonts w:ascii="Brill" w:eastAsia="Brill" w:hAnsi="Brill" w:cs="Brill"/>
        </w:rPr>
        <w:t xml:space="preserve"> with a bad reputation</w:t>
      </w:r>
      <w:r w:rsidRPr="00C66272">
        <w:rPr>
          <w:rFonts w:ascii="Brill" w:eastAsia="Brill" w:hAnsi="Brill" w:cs="Brill"/>
        </w:rPr>
        <w:t xml:space="preserve">, has become a mandatory crossing point for Lisbon news (and not only), especially since the opening of </w:t>
      </w:r>
      <w:proofErr w:type="spellStart"/>
      <w:r w:rsidRPr="00C66272">
        <w:rPr>
          <w:rFonts w:ascii="Brill" w:eastAsia="Brill" w:hAnsi="Brill" w:cs="Brill"/>
        </w:rPr>
        <w:t>Musicbox</w:t>
      </w:r>
      <w:proofErr w:type="spellEnd"/>
      <w:r w:rsidRPr="00C66272">
        <w:rPr>
          <w:rFonts w:ascii="Brill" w:eastAsia="Brill" w:hAnsi="Brill" w:cs="Brill"/>
        </w:rPr>
        <w:t xml:space="preserve"> and </w:t>
      </w:r>
      <w:proofErr w:type="spellStart"/>
      <w:r w:rsidRPr="00C66272">
        <w:rPr>
          <w:rFonts w:ascii="Brill" w:eastAsia="Brill" w:hAnsi="Brill" w:cs="Brill"/>
        </w:rPr>
        <w:t>Pensão</w:t>
      </w:r>
      <w:proofErr w:type="spellEnd"/>
      <w:r w:rsidRPr="00C66272">
        <w:rPr>
          <w:rFonts w:ascii="Brill" w:eastAsia="Brill" w:hAnsi="Brill" w:cs="Brill"/>
        </w:rPr>
        <w:t xml:space="preserve"> Amor. Every night, on the so-called Pink Street, a very diverse audience wanders between bars and nightclubs, glass</w:t>
      </w:r>
      <w:r w:rsidR="00DE432D" w:rsidRPr="00C66272">
        <w:rPr>
          <w:rFonts w:ascii="Brill" w:eastAsia="Brill" w:hAnsi="Brill" w:cs="Brill"/>
        </w:rPr>
        <w:t>es</w:t>
      </w:r>
      <w:r w:rsidRPr="00C66272">
        <w:rPr>
          <w:rFonts w:ascii="Brill" w:eastAsia="Brill" w:hAnsi="Brill" w:cs="Brill"/>
        </w:rPr>
        <w:t xml:space="preserve"> in hand. </w:t>
      </w:r>
    </w:p>
    <w:p w14:paraId="3507809A" w14:textId="27554128" w:rsidR="00CB3FC9" w:rsidRPr="00C66272" w:rsidDel="00CD030B" w:rsidRDefault="00C55FA1" w:rsidP="00B276A8">
      <w:pPr>
        <w:spacing w:line="360" w:lineRule="auto"/>
        <w:ind w:firstLine="720"/>
        <w:jc w:val="both"/>
        <w:rPr>
          <w:del w:id="5534" w:author="Autor"/>
          <w:rFonts w:ascii="Brill" w:eastAsia="Brill" w:hAnsi="Brill" w:cs="Brill"/>
        </w:rPr>
      </w:pPr>
      <w:r w:rsidRPr="00C66272">
        <w:rPr>
          <w:rFonts w:ascii="Brill" w:eastAsia="Brill" w:hAnsi="Brill" w:cs="Brill"/>
        </w:rPr>
        <w:t xml:space="preserve">And that is in the origins of a serious sort of problem: </w:t>
      </w:r>
      <w:ins w:id="5535" w:author="Autor">
        <w:r w:rsidR="00B276A8">
          <w:rPr>
            <w:rFonts w:ascii="Brill" w:eastAsia="Brill" w:hAnsi="Brill" w:cs="Brill"/>
          </w:rPr>
          <w:t>d</w:t>
        </w:r>
      </w:ins>
      <w:del w:id="5536" w:author="Autor">
        <w:r w:rsidRPr="00C66272" w:rsidDel="00B276A8">
          <w:rPr>
            <w:rFonts w:ascii="Brill" w:eastAsia="Brill" w:hAnsi="Brill" w:cs="Brill"/>
          </w:rPr>
          <w:delText>D</w:delText>
        </w:r>
      </w:del>
      <w:r w:rsidRPr="00C66272">
        <w:rPr>
          <w:rFonts w:ascii="Brill" w:eastAsia="Brill" w:hAnsi="Brill" w:cs="Brill"/>
        </w:rPr>
        <w:t>rug sales, garbage and urine on the sidewalk, music and noise until morning. This</w:t>
      </w:r>
      <w:ins w:id="5537" w:author="Autor">
        <w:r w:rsidR="000228A4">
          <w:rPr>
            <w:rFonts w:ascii="Brill" w:eastAsia="Brill" w:hAnsi="Brill" w:cs="Brill"/>
          </w:rPr>
          <w:t xml:space="preserve"> </w:t>
        </w:r>
      </w:ins>
      <w:del w:id="5538" w:author="Autor">
        <w:r w:rsidRPr="00C66272" w:rsidDel="000228A4">
          <w:rPr>
            <w:rFonts w:ascii="Brill" w:eastAsia="Brill" w:hAnsi="Brill" w:cs="Brill"/>
          </w:rPr>
          <w:delText xml:space="preserve"> </w:delText>
        </w:r>
      </w:del>
      <w:r w:rsidRPr="00C66272">
        <w:rPr>
          <w:rFonts w:ascii="Brill" w:eastAsia="Brill" w:hAnsi="Brill" w:cs="Brill"/>
        </w:rPr>
        <w:t xml:space="preserve">has </w:t>
      </w:r>
      <w:del w:id="5539" w:author="Autor">
        <w:r w:rsidRPr="00C66272" w:rsidDel="000228A4">
          <w:rPr>
            <w:rFonts w:ascii="Brill" w:eastAsia="Brill" w:hAnsi="Brill" w:cs="Brill"/>
          </w:rPr>
          <w:delText xml:space="preserve">been </w:delText>
        </w:r>
      </w:del>
      <w:r w:rsidRPr="00C66272">
        <w:rPr>
          <w:rFonts w:ascii="Brill" w:eastAsia="Brill" w:hAnsi="Brill" w:cs="Brill"/>
        </w:rPr>
        <w:t>creat</w:t>
      </w:r>
      <w:ins w:id="5540" w:author="Autor">
        <w:r w:rsidR="000228A4">
          <w:rPr>
            <w:rFonts w:ascii="Brill" w:eastAsia="Brill" w:hAnsi="Brill" w:cs="Brill"/>
          </w:rPr>
          <w:t>ed</w:t>
        </w:r>
      </w:ins>
      <w:del w:id="5541" w:author="Autor">
        <w:r w:rsidRPr="00C66272" w:rsidDel="000228A4">
          <w:rPr>
            <w:rFonts w:ascii="Brill" w:eastAsia="Brill" w:hAnsi="Brill" w:cs="Brill"/>
          </w:rPr>
          <w:delText>ing</w:delText>
        </w:r>
      </w:del>
      <w:r w:rsidRPr="00C66272">
        <w:rPr>
          <w:rFonts w:ascii="Brill" w:eastAsia="Brill" w:hAnsi="Brill" w:cs="Brill"/>
        </w:rPr>
        <w:t xml:space="preserve"> a climate of tension between residents, merchants and Lisbon's own City Hall.</w:t>
      </w:r>
      <w:ins w:id="5542" w:author="Autor">
        <w:r w:rsidR="00CD030B">
          <w:rPr>
            <w:rFonts w:ascii="Brill" w:eastAsia="Brill" w:hAnsi="Brill" w:cs="Brill"/>
          </w:rPr>
          <w:t xml:space="preserve"> </w:t>
        </w:r>
      </w:ins>
    </w:p>
    <w:p w14:paraId="3507809B" w14:textId="699123F0" w:rsidR="00CB3FC9" w:rsidRPr="00C66272" w:rsidRDefault="00C55FA1" w:rsidP="00CD030B">
      <w:pPr>
        <w:spacing w:line="360" w:lineRule="auto"/>
        <w:ind w:firstLine="720"/>
        <w:jc w:val="both"/>
        <w:rPr>
          <w:rFonts w:ascii="Brill" w:eastAsia="Brill" w:hAnsi="Brill" w:cs="Brill"/>
        </w:rPr>
      </w:pPr>
      <w:r w:rsidRPr="00C66272">
        <w:rPr>
          <w:rFonts w:ascii="Brill" w:eastAsia="Brill" w:hAnsi="Brill" w:cs="Brill"/>
        </w:rPr>
        <w:t xml:space="preserve">The theme is not new, and </w:t>
      </w:r>
      <w:proofErr w:type="spellStart"/>
      <w:r w:rsidRPr="00C66272">
        <w:rPr>
          <w:rFonts w:ascii="Brill" w:eastAsia="Brill" w:hAnsi="Brill" w:cs="Brill"/>
        </w:rPr>
        <w:t>Cais</w:t>
      </w:r>
      <w:proofErr w:type="spellEnd"/>
      <w:r w:rsidRPr="00C66272">
        <w:rPr>
          <w:rFonts w:ascii="Brill" w:eastAsia="Brill" w:hAnsi="Brill" w:cs="Brill"/>
        </w:rPr>
        <w:t xml:space="preserve"> do </w:t>
      </w:r>
      <w:proofErr w:type="spellStart"/>
      <w:r w:rsidRPr="00C66272">
        <w:rPr>
          <w:rFonts w:ascii="Brill" w:eastAsia="Brill" w:hAnsi="Brill" w:cs="Brill"/>
        </w:rPr>
        <w:t>Sodré</w:t>
      </w:r>
      <w:proofErr w:type="spellEnd"/>
      <w:r w:rsidRPr="00C66272">
        <w:rPr>
          <w:rFonts w:ascii="Brill" w:eastAsia="Brill" w:hAnsi="Brill" w:cs="Brill"/>
        </w:rPr>
        <w:t xml:space="preserve"> has always been synonymous </w:t>
      </w:r>
      <w:r w:rsidR="0028566B" w:rsidRPr="00C66272">
        <w:rPr>
          <w:rFonts w:ascii="Brill" w:eastAsia="Brill" w:hAnsi="Brill" w:cs="Brill"/>
        </w:rPr>
        <w:t>with</w:t>
      </w:r>
      <w:r w:rsidRPr="00C66272">
        <w:rPr>
          <w:rFonts w:ascii="Brill" w:eastAsia="Brill" w:hAnsi="Brill" w:cs="Brill"/>
        </w:rPr>
        <w:t xml:space="preserve"> night. As </w:t>
      </w:r>
      <w:r w:rsidR="009D62D2" w:rsidRPr="00C66272">
        <w:rPr>
          <w:rFonts w:ascii="Brill" w:eastAsia="Brill" w:hAnsi="Brill" w:cs="Brill"/>
        </w:rPr>
        <w:t>noted</w:t>
      </w:r>
      <w:r w:rsidRPr="00C66272">
        <w:rPr>
          <w:rFonts w:ascii="Brill" w:eastAsia="Brill" w:hAnsi="Brill" w:cs="Brill"/>
        </w:rPr>
        <w:t xml:space="preserve">, </w:t>
      </w:r>
      <w:r w:rsidR="009D62D2" w:rsidRPr="00C66272">
        <w:rPr>
          <w:rFonts w:ascii="Brill" w:eastAsia="Brill" w:hAnsi="Brill" w:cs="Brill"/>
        </w:rPr>
        <w:t xml:space="preserve">the </w:t>
      </w:r>
      <w:r w:rsidRPr="00C66272">
        <w:rPr>
          <w:rFonts w:ascii="Brill" w:eastAsia="Brill" w:hAnsi="Brill" w:cs="Brill"/>
        </w:rPr>
        <w:t xml:space="preserve">bohemian was always </w:t>
      </w:r>
      <w:r w:rsidR="007423AE" w:rsidRPr="00C66272">
        <w:rPr>
          <w:rFonts w:ascii="Brill" w:eastAsia="Brill" w:hAnsi="Brill" w:cs="Brill"/>
        </w:rPr>
        <w:t xml:space="preserve">present </w:t>
      </w:r>
      <w:r w:rsidRPr="00C66272">
        <w:rPr>
          <w:rFonts w:ascii="Brill" w:eastAsia="Brill" w:hAnsi="Brill" w:cs="Brill"/>
        </w:rPr>
        <w:t xml:space="preserve">in the harbour area. But those who live and work there notice differences in the type of nightlife, and in the evolution from a singular picture of nightclubs and </w:t>
      </w:r>
      <w:r w:rsidR="00F34893">
        <w:rPr>
          <w:rFonts w:ascii="Brill" w:eastAsia="Brill" w:hAnsi="Brill" w:cs="Brill"/>
        </w:rPr>
        <w:t>sex work</w:t>
      </w:r>
      <w:r w:rsidRPr="00C66272">
        <w:rPr>
          <w:rFonts w:ascii="Brill" w:eastAsia="Brill" w:hAnsi="Brill" w:cs="Brill"/>
        </w:rPr>
        <w:t>, to a more insecur</w:t>
      </w:r>
      <w:r w:rsidR="005B2F3D" w:rsidRPr="00C66272">
        <w:rPr>
          <w:rFonts w:ascii="Brill" w:eastAsia="Brill" w:hAnsi="Brill" w:cs="Brill"/>
        </w:rPr>
        <w:t>e</w:t>
      </w:r>
      <w:r w:rsidRPr="00C66272">
        <w:rPr>
          <w:rFonts w:ascii="Brill" w:eastAsia="Brill" w:hAnsi="Brill" w:cs="Brill"/>
        </w:rPr>
        <w:t xml:space="preserve"> and nois</w:t>
      </w:r>
      <w:ins w:id="5543" w:author="Autor">
        <w:r w:rsidR="00CD030B">
          <w:rPr>
            <w:rFonts w:ascii="Brill" w:eastAsia="Brill" w:hAnsi="Brill" w:cs="Brill"/>
          </w:rPr>
          <w:t>ier</w:t>
        </w:r>
      </w:ins>
      <w:del w:id="5544" w:author="Autor">
        <w:r w:rsidRPr="00C66272" w:rsidDel="00CD030B">
          <w:rPr>
            <w:rFonts w:ascii="Brill" w:eastAsia="Brill" w:hAnsi="Brill" w:cs="Brill"/>
          </w:rPr>
          <w:delText>y</w:delText>
        </w:r>
      </w:del>
      <w:r w:rsidRPr="00C66272">
        <w:rPr>
          <w:rFonts w:ascii="Brill" w:eastAsia="Brill" w:hAnsi="Brill" w:cs="Brill"/>
        </w:rPr>
        <w:t xml:space="preserve"> scene </w:t>
      </w:r>
      <w:r w:rsidR="00B31DA0" w:rsidRPr="00C66272">
        <w:rPr>
          <w:rFonts w:ascii="Brill" w:eastAsia="Brill" w:hAnsi="Brill" w:cs="Brill"/>
        </w:rPr>
        <w:t>all</w:t>
      </w:r>
      <w:r w:rsidR="005B2F3D" w:rsidRPr="00C66272">
        <w:rPr>
          <w:rFonts w:ascii="Brill" w:eastAsia="Brill" w:hAnsi="Brill" w:cs="Brill"/>
        </w:rPr>
        <w:t xml:space="preserve"> night</w:t>
      </w:r>
      <w:r w:rsidRPr="00C66272">
        <w:rPr>
          <w:rFonts w:ascii="Brill" w:eastAsia="Brill" w:hAnsi="Brill" w:cs="Brill"/>
        </w:rPr>
        <w:t xml:space="preserve"> until morning. </w:t>
      </w:r>
    </w:p>
    <w:p w14:paraId="3507809C" w14:textId="7B537FED"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What is curious is that, in fact, the bars and nightclubs are not the reason for that. The law </w:t>
      </w:r>
      <w:r w:rsidR="00B31DA0" w:rsidRPr="00C66272">
        <w:rPr>
          <w:rFonts w:ascii="Brill" w:eastAsia="Brill" w:hAnsi="Brill" w:cs="Brill"/>
        </w:rPr>
        <w:t xml:space="preserve">regulates </w:t>
      </w:r>
      <w:r w:rsidRPr="00C66272">
        <w:rPr>
          <w:rFonts w:ascii="Brill" w:eastAsia="Brill" w:hAnsi="Brill" w:cs="Brill"/>
        </w:rPr>
        <w:t xml:space="preserve">the sound of spaces </w:t>
      </w:r>
      <w:r w:rsidR="00F34893">
        <w:rPr>
          <w:rFonts w:ascii="Brill" w:eastAsia="Brill" w:hAnsi="Brill" w:cs="Brill"/>
        </w:rPr>
        <w:t>after 11:00 pm</w:t>
      </w:r>
      <w:r w:rsidRPr="00C66272">
        <w:rPr>
          <w:rFonts w:ascii="Brill" w:eastAsia="Brill" w:hAnsi="Brill" w:cs="Brill"/>
        </w:rPr>
        <w:t xml:space="preserve"> and their operation of windows and doors. The problem comes from the dining venues that turn into open bars and nightclubs and the noise that spreads in the streets. Even with the closing of the terraces the problem persists:</w:t>
      </w:r>
      <w:r w:rsidR="001A1E0C">
        <w:rPr>
          <w:rFonts w:ascii="Brill" w:eastAsia="Brill" w:hAnsi="Brill" w:cs="Brill"/>
        </w:rPr>
        <w:t xml:space="preserve"> </w:t>
      </w:r>
      <w:r w:rsidRPr="00C66272">
        <w:rPr>
          <w:rFonts w:ascii="Brill" w:eastAsia="Brill" w:hAnsi="Brill" w:cs="Brill"/>
        </w:rPr>
        <w:lastRenderedPageBreak/>
        <w:t>people are standing</w:t>
      </w:r>
      <w:r w:rsidR="0047700B" w:rsidRPr="00C66272">
        <w:rPr>
          <w:rFonts w:ascii="Brill" w:eastAsia="Brill" w:hAnsi="Brill" w:cs="Brill"/>
        </w:rPr>
        <w:t xml:space="preserve"> aroun</w:t>
      </w:r>
      <w:r w:rsidR="004E142A">
        <w:rPr>
          <w:rFonts w:ascii="Brill" w:eastAsia="Brill" w:hAnsi="Brill" w:cs="Brill"/>
        </w:rPr>
        <w:t>d</w:t>
      </w:r>
      <w:r w:rsidRPr="00C66272">
        <w:rPr>
          <w:rFonts w:ascii="Brill" w:eastAsia="Brill" w:hAnsi="Brill" w:cs="Brill"/>
        </w:rPr>
        <w:t xml:space="preserve">. As these spaces take over the </w:t>
      </w:r>
      <w:r w:rsidR="00F62668">
        <w:rPr>
          <w:rFonts w:ascii="Brill" w:eastAsia="Brill" w:hAnsi="Brill" w:cs="Brill"/>
        </w:rPr>
        <w:t>neighbourhood</w:t>
      </w:r>
      <w:r w:rsidRPr="00C66272">
        <w:rPr>
          <w:rFonts w:ascii="Brill" w:eastAsia="Brill" w:hAnsi="Brill" w:cs="Brill"/>
        </w:rPr>
        <w:t xml:space="preserve"> (legally or illegally), the </w:t>
      </w:r>
      <w:r w:rsidR="004E142A">
        <w:rPr>
          <w:rFonts w:ascii="Brill" w:eastAsia="Brill" w:hAnsi="Brill" w:cs="Brill"/>
        </w:rPr>
        <w:t>families</w:t>
      </w:r>
      <w:r w:rsidRPr="00C66272">
        <w:rPr>
          <w:rFonts w:ascii="Brill" w:eastAsia="Brill" w:hAnsi="Brill" w:cs="Brill"/>
        </w:rPr>
        <w:t xml:space="preserve"> who lived there are leaving the area, and, with them, the spirit of the area. </w:t>
      </w:r>
    </w:p>
    <w:p w14:paraId="3507809D" w14:textId="3EF43C2C" w:rsidR="00CB3FC9" w:rsidRDefault="00C55FA1">
      <w:pPr>
        <w:spacing w:line="360" w:lineRule="auto"/>
        <w:ind w:firstLine="567"/>
        <w:jc w:val="both"/>
        <w:rPr>
          <w:rFonts w:ascii="Brill" w:eastAsia="Brill" w:hAnsi="Brill" w:cs="Brill"/>
        </w:rPr>
      </w:pPr>
      <w:r w:rsidRPr="00C66272">
        <w:rPr>
          <w:rFonts w:ascii="Brill" w:eastAsia="Brill" w:hAnsi="Brill" w:cs="Brill"/>
        </w:rPr>
        <w:t xml:space="preserve">Several police raids, in the last summer of 2022, were reported in the </w:t>
      </w:r>
      <w:r w:rsidRPr="00F62668">
        <w:rPr>
          <w:rFonts w:ascii="Brill" w:eastAsia="Brill" w:hAnsi="Brill" w:cs="Brill"/>
          <w:iCs/>
        </w:rPr>
        <w:t>media</w:t>
      </w:r>
      <w:r w:rsidRPr="00C66272">
        <w:rPr>
          <w:rFonts w:ascii="Brill" w:eastAsia="Brill" w:hAnsi="Brill" w:cs="Brill"/>
        </w:rPr>
        <w:t xml:space="preserve">. </w:t>
      </w:r>
      <w:r w:rsidR="0047700B" w:rsidRPr="00C66272">
        <w:rPr>
          <w:rFonts w:ascii="Brill" w:eastAsia="Brill" w:hAnsi="Brill" w:cs="Brill"/>
        </w:rPr>
        <w:t>However</w:t>
      </w:r>
      <w:r w:rsidRPr="00C66272">
        <w:rPr>
          <w:rFonts w:ascii="Brill" w:eastAsia="Brill" w:hAnsi="Brill" w:cs="Brill"/>
        </w:rPr>
        <w:t xml:space="preserve">, </w:t>
      </w:r>
      <w:r w:rsidR="0047700B" w:rsidRPr="00C66272">
        <w:rPr>
          <w:rFonts w:ascii="Brill" w:eastAsia="Brill" w:hAnsi="Brill" w:cs="Brill"/>
        </w:rPr>
        <w:t>they had no</w:t>
      </w:r>
      <w:r w:rsidRPr="00C66272">
        <w:rPr>
          <w:rFonts w:ascii="Brill" w:eastAsia="Brill" w:hAnsi="Brill" w:cs="Brill"/>
        </w:rPr>
        <w:t xml:space="preserve"> tangible result. The </w:t>
      </w:r>
      <w:r w:rsidR="0047700B" w:rsidRPr="00C66272">
        <w:rPr>
          <w:rFonts w:ascii="Brill" w:eastAsia="Brill" w:hAnsi="Brill" w:cs="Brill"/>
        </w:rPr>
        <w:t>c</w:t>
      </w:r>
      <w:r w:rsidRPr="00C66272">
        <w:rPr>
          <w:rFonts w:ascii="Brill" w:eastAsia="Brill" w:hAnsi="Brill" w:cs="Brill"/>
        </w:rPr>
        <w:t xml:space="preserve">ouncilman </w:t>
      </w:r>
      <w:r w:rsidR="0047700B" w:rsidRPr="00C66272">
        <w:rPr>
          <w:rFonts w:ascii="Brill" w:eastAsia="Brill" w:hAnsi="Brill" w:cs="Brill"/>
        </w:rPr>
        <w:t>elected by</w:t>
      </w:r>
      <w:r w:rsidRPr="00C66272">
        <w:rPr>
          <w:rFonts w:ascii="Brill" w:eastAsia="Brill" w:hAnsi="Brill" w:cs="Brill"/>
        </w:rPr>
        <w:t xml:space="preserve"> this area has, himself, responded to the comments of residents in a very </w:t>
      </w:r>
      <w:proofErr w:type="spellStart"/>
      <w:r w:rsidRPr="00C66272">
        <w:rPr>
          <w:rFonts w:ascii="Brill" w:eastAsia="Brill" w:hAnsi="Brill" w:cs="Brill"/>
        </w:rPr>
        <w:t>light</w:t>
      </w:r>
      <w:r w:rsidR="0047700B" w:rsidRPr="00C66272">
        <w:rPr>
          <w:rFonts w:ascii="Brill" w:eastAsia="Brill" w:hAnsi="Brill" w:cs="Brill"/>
        </w:rPr>
        <w:t>handed</w:t>
      </w:r>
      <w:proofErr w:type="spellEnd"/>
      <w:r w:rsidRPr="00C66272">
        <w:rPr>
          <w:rFonts w:ascii="Brill" w:eastAsia="Brill" w:hAnsi="Brill" w:cs="Brill"/>
        </w:rPr>
        <w:t xml:space="preserve"> way, explaining that the action of the police has to be very restrained, </w:t>
      </w:r>
      <w:r w:rsidR="00411443" w:rsidRPr="00C66272">
        <w:rPr>
          <w:rFonts w:ascii="Brill" w:eastAsia="Brill" w:hAnsi="Brill" w:cs="Brill"/>
        </w:rPr>
        <w:t xml:space="preserve">as </w:t>
      </w:r>
      <w:proofErr w:type="spellStart"/>
      <w:r w:rsidR="00411443" w:rsidRPr="00C66272">
        <w:rPr>
          <w:rFonts w:ascii="Brill" w:eastAsia="Brill" w:hAnsi="Brill" w:cs="Brill"/>
        </w:rPr>
        <w:t>as</w:t>
      </w:r>
      <w:proofErr w:type="spellEnd"/>
      <w:r w:rsidR="00411443" w:rsidRPr="00C66272">
        <w:rPr>
          <w:rFonts w:ascii="Brill" w:eastAsia="Brill" w:hAnsi="Brill" w:cs="Brill"/>
        </w:rPr>
        <w:t xml:space="preserve"> </w:t>
      </w:r>
      <w:r w:rsidRPr="00C66272">
        <w:rPr>
          <w:rFonts w:ascii="Brill" w:eastAsia="Brill" w:hAnsi="Brill" w:cs="Brill"/>
        </w:rPr>
        <w:t xml:space="preserve">not to create a </w:t>
      </w:r>
      <w:r w:rsidR="00411443" w:rsidRPr="00C66272">
        <w:rPr>
          <w:rFonts w:ascii="Brill" w:eastAsia="Brill" w:hAnsi="Brill" w:cs="Brill"/>
        </w:rPr>
        <w:t xml:space="preserve">demand </w:t>
      </w:r>
      <w:r w:rsidRPr="00C66272">
        <w:rPr>
          <w:rFonts w:ascii="Brill" w:eastAsia="Brill" w:hAnsi="Brill" w:cs="Brill"/>
        </w:rPr>
        <w:t>for the development of these areas. In a way, he recognizes the inability of public authorities to regulate a movement that already escapes their action</w:t>
      </w:r>
      <w:ins w:id="5545" w:author="Autor">
        <w:r w:rsidR="00E27E0D">
          <w:rPr>
            <w:rFonts w:ascii="Brill" w:eastAsia="Brill" w:hAnsi="Brill" w:cs="Brill"/>
          </w:rPr>
          <w:t xml:space="preserve"> (</w:t>
        </w:r>
        <w:r w:rsidR="00E27E0D" w:rsidRPr="00C66272">
          <w:rPr>
            <w:rFonts w:ascii="Brill" w:eastAsia="Brill" w:hAnsi="Brill" w:cs="Brill"/>
          </w:rPr>
          <w:t>Damião</w:t>
        </w:r>
        <w:r w:rsidR="00E27E0D">
          <w:rPr>
            <w:rFonts w:ascii="Brill" w:eastAsia="Brill" w:hAnsi="Brill" w:cs="Brill"/>
          </w:rPr>
          <w:t>, 2022)</w:t>
        </w:r>
      </w:ins>
      <w:r w:rsidRPr="00C66272">
        <w:rPr>
          <w:rFonts w:ascii="Brill" w:eastAsia="Brill" w:hAnsi="Brill" w:cs="Brill"/>
        </w:rPr>
        <w:t>.</w:t>
      </w:r>
    </w:p>
    <w:p w14:paraId="44234D95" w14:textId="5C97117E" w:rsidR="009008CC" w:rsidRPr="00C66272" w:rsidRDefault="009008CC">
      <w:pPr>
        <w:spacing w:line="360" w:lineRule="auto"/>
        <w:ind w:firstLine="567"/>
        <w:jc w:val="both"/>
        <w:rPr>
          <w:rFonts w:ascii="Brill" w:eastAsia="Brill" w:hAnsi="Brill" w:cs="Brill"/>
        </w:rPr>
      </w:pPr>
      <w:r w:rsidRPr="009008CC">
        <w:rPr>
          <w:rFonts w:ascii="Brill" w:eastAsia="Brill" w:hAnsi="Brill" w:cs="Brill"/>
        </w:rPr>
        <w:t xml:space="preserve">Residents of the area have expressed complaints about the loss of the </w:t>
      </w:r>
      <w:del w:id="5546" w:author="Autor">
        <w:r w:rsidRPr="009008CC" w:rsidDel="003D3BB4">
          <w:rPr>
            <w:rFonts w:ascii="Brill" w:eastAsia="Brill" w:hAnsi="Brill" w:cs="Brill"/>
          </w:rPr>
          <w:delText>neighborhood's</w:delText>
        </w:r>
      </w:del>
      <w:ins w:id="5547" w:author="Autor">
        <w:r w:rsidR="003D3BB4" w:rsidRPr="009008CC">
          <w:rPr>
            <w:rFonts w:ascii="Brill" w:eastAsia="Brill" w:hAnsi="Brill" w:cs="Brill"/>
          </w:rPr>
          <w:t>neighbourhood’s</w:t>
        </w:r>
      </w:ins>
      <w:r w:rsidRPr="009008CC">
        <w:rPr>
          <w:rFonts w:ascii="Brill" w:eastAsia="Brill" w:hAnsi="Brill" w:cs="Brill"/>
        </w:rPr>
        <w:t xml:space="preserve"> former spirit and the excessive presence of tourists throughout the day. The influx of new residents from abroad, including French, South Africans, and Americans who can afford the high housing prices in the area, has led to the absorption of the remaining residential capacity</w:t>
      </w:r>
      <w:ins w:id="5548" w:author="Autor">
        <w:r w:rsidR="00E30640">
          <w:rPr>
            <w:rFonts w:ascii="Brill" w:eastAsia="Brill" w:hAnsi="Brill" w:cs="Brill"/>
          </w:rPr>
          <w:t xml:space="preserve"> </w:t>
        </w:r>
        <w:r w:rsidR="00E30640">
          <w:rPr>
            <w:rFonts w:ascii="Brill" w:eastAsia="Brill" w:hAnsi="Brill" w:cs="Brill"/>
          </w:rPr>
          <w:t>(</w:t>
        </w:r>
        <w:r w:rsidR="00E30640" w:rsidRPr="00C66272">
          <w:rPr>
            <w:rFonts w:ascii="Brill" w:eastAsia="Brill" w:hAnsi="Brill" w:cs="Brill"/>
          </w:rPr>
          <w:t>Damião</w:t>
        </w:r>
        <w:r w:rsidR="00E30640">
          <w:rPr>
            <w:rFonts w:ascii="Brill" w:eastAsia="Brill" w:hAnsi="Brill" w:cs="Brill"/>
          </w:rPr>
          <w:t>, 2022)</w:t>
        </w:r>
      </w:ins>
      <w:r w:rsidRPr="009008CC">
        <w:rPr>
          <w:rFonts w:ascii="Brill" w:eastAsia="Brill" w:hAnsi="Brill" w:cs="Brill"/>
        </w:rPr>
        <w:t xml:space="preserve">. Within the entire municipality of Lisbon, the parish of </w:t>
      </w:r>
      <w:proofErr w:type="spellStart"/>
      <w:r w:rsidRPr="009008CC">
        <w:rPr>
          <w:rFonts w:ascii="Brill" w:eastAsia="Brill" w:hAnsi="Brill" w:cs="Brill"/>
        </w:rPr>
        <w:t>Misericórdia</w:t>
      </w:r>
      <w:proofErr w:type="spellEnd"/>
      <w:r w:rsidRPr="009008CC">
        <w:rPr>
          <w:rFonts w:ascii="Brill" w:eastAsia="Brill" w:hAnsi="Brill" w:cs="Brill"/>
        </w:rPr>
        <w:t xml:space="preserve">, encompassing </w:t>
      </w:r>
      <w:proofErr w:type="spellStart"/>
      <w:r w:rsidRPr="009008CC">
        <w:rPr>
          <w:rFonts w:ascii="Brill" w:eastAsia="Brill" w:hAnsi="Brill" w:cs="Brill"/>
        </w:rPr>
        <w:t>Cais</w:t>
      </w:r>
      <w:proofErr w:type="spellEnd"/>
      <w:r w:rsidRPr="009008CC">
        <w:rPr>
          <w:rFonts w:ascii="Brill" w:eastAsia="Brill" w:hAnsi="Brill" w:cs="Brill"/>
        </w:rPr>
        <w:t xml:space="preserve"> do </w:t>
      </w:r>
      <w:proofErr w:type="spellStart"/>
      <w:r w:rsidRPr="009008CC">
        <w:rPr>
          <w:rFonts w:ascii="Brill" w:eastAsia="Brill" w:hAnsi="Brill" w:cs="Brill"/>
        </w:rPr>
        <w:t>Sodré</w:t>
      </w:r>
      <w:proofErr w:type="spellEnd"/>
      <w:r w:rsidRPr="009008CC">
        <w:rPr>
          <w:rFonts w:ascii="Brill" w:eastAsia="Brill" w:hAnsi="Brill" w:cs="Brill"/>
        </w:rPr>
        <w:t>, Bairro Alto, and Príncipe Real areas, experienced the most significant population decline between 2011 and 2021, as documented in the 2021 Census</w:t>
      </w:r>
      <w:del w:id="5549" w:author="Autor">
        <w:r w:rsidRPr="009008CC" w:rsidDel="00E656D4">
          <w:rPr>
            <w:rFonts w:ascii="Brill" w:eastAsia="Brill" w:hAnsi="Brill" w:cs="Brill"/>
          </w:rPr>
          <w:delText>.</w:delText>
        </w:r>
        <w:r w:rsidRPr="009008CC" w:rsidDel="00E656D4">
          <w:delText xml:space="preserve"> </w:delText>
        </w:r>
      </w:del>
      <w:r w:rsidRPr="009008CC">
        <w:rPr>
          <w:rFonts w:ascii="Brill" w:eastAsia="Brill" w:hAnsi="Brill" w:cs="Brill"/>
        </w:rPr>
        <w:t>. It went from more than 13,000 inhabitants to just around 9</w:t>
      </w:r>
      <w:ins w:id="5550" w:author="Autor">
        <w:r w:rsidR="00B75E7A">
          <w:rPr>
            <w:rFonts w:ascii="Brill" w:eastAsia="Brill" w:hAnsi="Brill" w:cs="Brill"/>
          </w:rPr>
          <w:t>,</w:t>
        </w:r>
      </w:ins>
      <w:r w:rsidRPr="009008CC">
        <w:rPr>
          <w:rFonts w:ascii="Brill" w:eastAsia="Brill" w:hAnsi="Brill" w:cs="Brill"/>
        </w:rPr>
        <w:t xml:space="preserve">600. The aging of the population in the historic neighbourhoods and the abundance of local housing help explain this decrease. More than 19,000 </w:t>
      </w:r>
      <w:ins w:id="5551" w:author="Autor">
        <w:r w:rsidR="00B27EAA">
          <w:rPr>
            <w:rFonts w:ascii="Brill" w:eastAsia="Brill" w:hAnsi="Brill" w:cs="Brill"/>
          </w:rPr>
          <w:t xml:space="preserve">new </w:t>
        </w:r>
      </w:ins>
      <w:commentRangeStart w:id="5552"/>
      <w:commentRangeStart w:id="5553"/>
      <w:del w:id="5554" w:author="Autor">
        <w:r w:rsidRPr="009008CC" w:rsidDel="00B75E7A">
          <w:rPr>
            <w:rFonts w:ascii="Brill" w:eastAsia="Brill" w:hAnsi="Brill" w:cs="Brill"/>
          </w:rPr>
          <w:delText>accomodations</w:delText>
        </w:r>
      </w:del>
      <w:ins w:id="5555" w:author="Autor">
        <w:r w:rsidR="00B75E7A" w:rsidRPr="009008CC">
          <w:rPr>
            <w:rFonts w:ascii="Brill" w:eastAsia="Brill" w:hAnsi="Brill" w:cs="Brill"/>
          </w:rPr>
          <w:t>accommodations</w:t>
        </w:r>
        <w:commentRangeEnd w:id="5552"/>
        <w:r w:rsidR="00B75E7A">
          <w:rPr>
            <w:rStyle w:val="Odwoaniedokomentarza"/>
            <w:lang w:val="en-AU"/>
          </w:rPr>
          <w:commentReference w:id="5552"/>
        </w:r>
      </w:ins>
      <w:commentRangeEnd w:id="5553"/>
      <w:r w:rsidR="00B27EAA">
        <w:rPr>
          <w:rStyle w:val="Odwoaniedokomentarza"/>
          <w:lang w:val="en-AU"/>
        </w:rPr>
        <w:commentReference w:id="5553"/>
      </w:r>
      <w:r w:rsidRPr="009008CC">
        <w:rPr>
          <w:rFonts w:ascii="Brill" w:eastAsia="Brill" w:hAnsi="Brill" w:cs="Brill"/>
        </w:rPr>
        <w:t xml:space="preserve"> throughout the Lisbon Metropolitan Area, in 2021, are the sign of the times of this hustle city. Most of these accommodations are concentrated in the historic centre </w:t>
      </w:r>
      <w:ins w:id="5556" w:author="Autor">
        <w:r w:rsidR="0023601C">
          <w:rPr>
            <w:rFonts w:ascii="ArialMT" w:eastAsia="ArialMT" w:cs="ArialMT" w:hint="eastAsia"/>
            <w:sz w:val="17"/>
            <w:szCs w:val="17"/>
            <w:lang w:val="en-AU"/>
          </w:rPr>
          <w:t>–</w:t>
        </w:r>
        <w:r w:rsidR="0023601C" w:rsidRPr="009008CC" w:rsidDel="00B75E7A">
          <w:rPr>
            <w:rFonts w:ascii="Brill" w:eastAsia="Brill" w:hAnsi="Brill" w:cs="Brill"/>
          </w:rPr>
          <w:t xml:space="preserve"> </w:t>
        </w:r>
      </w:ins>
      <w:del w:id="5557" w:author="Autor">
        <w:r w:rsidRPr="009008CC" w:rsidDel="00B75E7A">
          <w:rPr>
            <w:rFonts w:ascii="Brill" w:eastAsia="Brill" w:hAnsi="Brill" w:cs="Brill"/>
          </w:rPr>
          <w:delText>-</w:delText>
        </w:r>
        <w:r w:rsidRPr="009008CC" w:rsidDel="0023601C">
          <w:rPr>
            <w:rFonts w:ascii="Brill" w:eastAsia="Brill" w:hAnsi="Brill" w:cs="Brill"/>
          </w:rPr>
          <w:delText xml:space="preserve"> </w:delText>
        </w:r>
      </w:del>
      <w:proofErr w:type="spellStart"/>
      <w:r w:rsidRPr="009008CC">
        <w:rPr>
          <w:rFonts w:ascii="Brill" w:eastAsia="Brill" w:hAnsi="Brill" w:cs="Brill"/>
        </w:rPr>
        <w:t>Misericórdia</w:t>
      </w:r>
      <w:proofErr w:type="spellEnd"/>
      <w:r w:rsidRPr="009008CC">
        <w:rPr>
          <w:rFonts w:ascii="Brill" w:eastAsia="Brill" w:hAnsi="Brill" w:cs="Brill"/>
        </w:rPr>
        <w:t xml:space="preserve"> and Santa Maria Maior.</w:t>
      </w:r>
    </w:p>
    <w:p w14:paraId="3507809E" w14:textId="343C02C9" w:rsidR="00CB3FC9" w:rsidRPr="00C66272" w:rsidRDefault="00CB3FC9">
      <w:pPr>
        <w:spacing w:line="360" w:lineRule="auto"/>
        <w:ind w:firstLine="567"/>
        <w:jc w:val="both"/>
        <w:rPr>
          <w:rFonts w:ascii="Brill" w:eastAsia="Brill" w:hAnsi="Brill" w:cs="Brill"/>
        </w:rPr>
      </w:pPr>
    </w:p>
    <w:p w14:paraId="3507809F" w14:textId="77777777" w:rsidR="00CB3FC9" w:rsidRPr="00C66272" w:rsidRDefault="00C55FA1">
      <w:pPr>
        <w:spacing w:line="360" w:lineRule="auto"/>
        <w:jc w:val="both"/>
        <w:rPr>
          <w:rFonts w:ascii="Brill" w:eastAsia="Brill" w:hAnsi="Brill" w:cs="Brill"/>
        </w:rPr>
      </w:pPr>
      <w:r w:rsidRPr="00C66272">
        <w:rPr>
          <w:rFonts w:ascii="Brill" w:eastAsia="Brill" w:hAnsi="Brill" w:cs="Brill"/>
        </w:rPr>
        <w:t xml:space="preserve"> </w:t>
      </w:r>
    </w:p>
    <w:p w14:paraId="350780A0" w14:textId="093DDFEA" w:rsidR="00CB3FC9" w:rsidRPr="00C66272" w:rsidRDefault="0023601C">
      <w:pPr>
        <w:spacing w:line="360" w:lineRule="auto"/>
        <w:jc w:val="both"/>
        <w:rPr>
          <w:rFonts w:ascii="Brill" w:eastAsia="Brill" w:hAnsi="Brill" w:cs="Brill"/>
          <w:b/>
        </w:rPr>
      </w:pPr>
      <w:ins w:id="5558" w:author="Autor">
        <w:r>
          <w:rPr>
            <w:rFonts w:ascii="Brill" w:eastAsia="Brill" w:hAnsi="Brill" w:cs="Brill"/>
            <w:b/>
          </w:rPr>
          <w:t xml:space="preserve">Conclusion: </w:t>
        </w:r>
      </w:ins>
      <w:r w:rsidR="00C55FA1" w:rsidRPr="00C66272">
        <w:rPr>
          <w:rFonts w:ascii="Brill" w:eastAsia="Brill" w:hAnsi="Brill" w:cs="Brill"/>
          <w:b/>
        </w:rPr>
        <w:t>Final remarks</w:t>
      </w:r>
    </w:p>
    <w:p w14:paraId="350780A1" w14:textId="11A636B8" w:rsidR="00CB3FC9" w:rsidRPr="00C66272" w:rsidRDefault="00BF5CCF">
      <w:pPr>
        <w:spacing w:line="360" w:lineRule="auto"/>
        <w:ind w:firstLine="720"/>
        <w:jc w:val="both"/>
        <w:rPr>
          <w:rFonts w:ascii="Brill" w:eastAsia="Brill" w:hAnsi="Brill" w:cs="Brill"/>
        </w:rPr>
      </w:pPr>
      <w:r w:rsidRPr="00C66272">
        <w:rPr>
          <w:rFonts w:ascii="Brill" w:eastAsia="Brill" w:hAnsi="Brill" w:cs="Brill"/>
        </w:rPr>
        <w:t xml:space="preserve">Economic models concerning the spatial distribution of </w:t>
      </w:r>
      <w:r w:rsidR="004E142A">
        <w:rPr>
          <w:rFonts w:ascii="Brill" w:eastAsia="Brill" w:hAnsi="Brill" w:cs="Brill"/>
        </w:rPr>
        <w:t>households</w:t>
      </w:r>
      <w:r w:rsidRPr="00C66272">
        <w:rPr>
          <w:rFonts w:ascii="Brill" w:eastAsia="Brill" w:hAnsi="Brill" w:cs="Brill"/>
        </w:rPr>
        <w:t xml:space="preserve"> and firms within urban areas shed light on the underlying principles governing choice and resource allocation in the organization of cities.</w:t>
      </w:r>
      <w:r w:rsidR="00C55FA1" w:rsidRPr="00C66272">
        <w:rPr>
          <w:rFonts w:ascii="Brill" w:eastAsia="Brill" w:hAnsi="Brill" w:cs="Brill"/>
        </w:rPr>
        <w:t xml:space="preserve"> These models of urban land use </w:t>
      </w:r>
      <w:r w:rsidR="00F34893">
        <w:rPr>
          <w:rFonts w:ascii="Brill" w:eastAsia="Brill" w:hAnsi="Brill" w:cs="Brill"/>
        </w:rPr>
        <w:t>provide</w:t>
      </w:r>
      <w:r w:rsidR="00C55FA1" w:rsidRPr="00C66272">
        <w:rPr>
          <w:rFonts w:ascii="Brill" w:eastAsia="Brill" w:hAnsi="Brill" w:cs="Brill"/>
        </w:rPr>
        <w:t xml:space="preserve"> evidence</w:t>
      </w:r>
      <w:r w:rsidR="00F34893">
        <w:rPr>
          <w:rFonts w:ascii="Brill" w:eastAsia="Brill" w:hAnsi="Brill" w:cs="Brill"/>
        </w:rPr>
        <w:t xml:space="preserve"> of</w:t>
      </w:r>
      <w:r w:rsidR="00C55FA1" w:rsidRPr="00C66272">
        <w:rPr>
          <w:rFonts w:ascii="Brill" w:eastAsia="Brill" w:hAnsi="Brill" w:cs="Brill"/>
        </w:rPr>
        <w:t xml:space="preserve"> the fundamental role that rents and distances from the </w:t>
      </w:r>
      <w:r w:rsidR="00F62668">
        <w:rPr>
          <w:rFonts w:ascii="Brill" w:eastAsia="Brill" w:hAnsi="Brill" w:cs="Brill"/>
        </w:rPr>
        <w:t>centre</w:t>
      </w:r>
      <w:r w:rsidR="00C55FA1" w:rsidRPr="00C66272">
        <w:rPr>
          <w:rFonts w:ascii="Brill" w:eastAsia="Brill" w:hAnsi="Brill" w:cs="Brill"/>
        </w:rPr>
        <w:t xml:space="preserve">(s) (through transportation costs) play in the development of the internal structure of the cities and their dynamics of evolution. In this sense, they introduce </w:t>
      </w:r>
      <w:r w:rsidR="007D5681" w:rsidRPr="00C66272">
        <w:rPr>
          <w:rFonts w:ascii="Brill" w:eastAsia="Brill" w:hAnsi="Brill" w:cs="Brill"/>
        </w:rPr>
        <w:t xml:space="preserve">a central variable </w:t>
      </w:r>
      <w:r w:rsidR="00C55FA1" w:rsidRPr="00C66272">
        <w:rPr>
          <w:rFonts w:ascii="Brill" w:eastAsia="Brill" w:hAnsi="Brill" w:cs="Brill"/>
        </w:rPr>
        <w:t>in</w:t>
      </w:r>
      <w:r w:rsidR="007D5681" w:rsidRPr="00C66272">
        <w:rPr>
          <w:rFonts w:ascii="Brill" w:eastAsia="Brill" w:hAnsi="Brill" w:cs="Brill"/>
        </w:rPr>
        <w:t>to</w:t>
      </w:r>
      <w:r w:rsidR="00C55FA1" w:rsidRPr="00C66272">
        <w:rPr>
          <w:rFonts w:ascii="Brill" w:eastAsia="Brill" w:hAnsi="Brill" w:cs="Brill"/>
        </w:rPr>
        <w:t xml:space="preserve"> mainstream economic</w:t>
      </w:r>
      <w:r w:rsidR="007D5681" w:rsidRPr="00C66272">
        <w:rPr>
          <w:rFonts w:ascii="Brill" w:eastAsia="Brill" w:hAnsi="Brill" w:cs="Brill"/>
        </w:rPr>
        <w:t>s</w:t>
      </w:r>
      <w:r w:rsidR="00C55FA1" w:rsidRPr="00C66272">
        <w:rPr>
          <w:rFonts w:ascii="Brill" w:eastAsia="Brill" w:hAnsi="Brill" w:cs="Brill"/>
        </w:rPr>
        <w:t>: space</w:t>
      </w:r>
      <w:ins w:id="5559" w:author="Autor">
        <w:r w:rsidR="009D2028">
          <w:rPr>
            <w:rFonts w:ascii="Brill" w:eastAsia="Brill" w:hAnsi="Brill" w:cs="Brill"/>
          </w:rPr>
          <w:t xml:space="preserve"> (Wingo, 1961)</w:t>
        </w:r>
      </w:ins>
      <w:r w:rsidR="00C55FA1" w:rsidRPr="00C66272">
        <w:rPr>
          <w:rFonts w:ascii="Brill" w:eastAsia="Brill" w:hAnsi="Brill" w:cs="Brill"/>
        </w:rPr>
        <w:t xml:space="preserve">. </w:t>
      </w:r>
    </w:p>
    <w:p w14:paraId="350780A2" w14:textId="311D234E" w:rsidR="00CB3FC9" w:rsidRPr="00C66272" w:rsidRDefault="00C55FA1">
      <w:pPr>
        <w:spacing w:line="360" w:lineRule="auto"/>
        <w:ind w:firstLine="720"/>
        <w:jc w:val="both"/>
        <w:rPr>
          <w:rFonts w:ascii="Brill" w:eastAsia="Brill" w:hAnsi="Brill" w:cs="Brill"/>
        </w:rPr>
      </w:pPr>
      <w:r w:rsidRPr="00C66272">
        <w:rPr>
          <w:rFonts w:ascii="Brill" w:eastAsia="Brill" w:hAnsi="Brill" w:cs="Brill"/>
        </w:rPr>
        <w:t xml:space="preserve">Mixing with other models of multidimensional origin (from </w:t>
      </w:r>
      <w:r w:rsidR="0022156B" w:rsidRPr="00C66272">
        <w:rPr>
          <w:rFonts w:ascii="Brill" w:eastAsia="Brill" w:hAnsi="Brill" w:cs="Brill"/>
        </w:rPr>
        <w:t xml:space="preserve">sociology to geography or anthropology, </w:t>
      </w:r>
      <w:r w:rsidRPr="00C66272">
        <w:rPr>
          <w:rFonts w:ascii="Brill" w:eastAsia="Brill" w:hAnsi="Brill" w:cs="Brill"/>
        </w:rPr>
        <w:t>etc.) that drew attention to the city’s stakeholders/actors (</w:t>
      </w:r>
      <w:r w:rsidR="004E142A">
        <w:rPr>
          <w:rFonts w:ascii="Brill" w:eastAsia="Brill" w:hAnsi="Brill" w:cs="Brill"/>
        </w:rPr>
        <w:t>households</w:t>
      </w:r>
      <w:r w:rsidRPr="00C66272">
        <w:rPr>
          <w:rFonts w:ascii="Brill" w:eastAsia="Brill" w:hAnsi="Brill" w:cs="Brill"/>
        </w:rPr>
        <w:t xml:space="preserve">, </w:t>
      </w:r>
      <w:r w:rsidRPr="00C66272">
        <w:rPr>
          <w:rFonts w:ascii="Brill" w:eastAsia="Brill" w:hAnsi="Brill" w:cs="Brill"/>
        </w:rPr>
        <w:lastRenderedPageBreak/>
        <w:t>businesses, administration, tourists, institutions, etc.)</w:t>
      </w:r>
      <w:r w:rsidR="001A1E0C">
        <w:rPr>
          <w:rFonts w:ascii="Brill" w:eastAsia="Brill" w:hAnsi="Brill" w:cs="Brill"/>
        </w:rPr>
        <w:t xml:space="preserve"> </w:t>
      </w:r>
      <w:r w:rsidRPr="00C66272">
        <w:rPr>
          <w:rFonts w:ascii="Brill" w:eastAsia="Brill" w:hAnsi="Brill" w:cs="Brill"/>
        </w:rPr>
        <w:t xml:space="preserve">and to the way in which social interactions influenced the structure of residential and productive equilibrium, we have a powerful framework to study the phenomenon of “hustle and bustle” </w:t>
      </w:r>
      <w:r w:rsidR="00D35E16" w:rsidRPr="00C66272">
        <w:rPr>
          <w:rFonts w:ascii="Brill" w:eastAsia="Brill" w:hAnsi="Brill" w:cs="Brill"/>
        </w:rPr>
        <w:t xml:space="preserve">that </w:t>
      </w:r>
      <w:r w:rsidRPr="00C66272">
        <w:rPr>
          <w:rFonts w:ascii="Brill" w:eastAsia="Brill" w:hAnsi="Brill" w:cs="Brill"/>
        </w:rPr>
        <w:t xml:space="preserve">we observe in many </w:t>
      </w:r>
      <w:r w:rsidR="005364E9" w:rsidRPr="00C66272">
        <w:rPr>
          <w:rFonts w:ascii="Brill" w:eastAsia="Brill" w:hAnsi="Brill" w:cs="Brill"/>
        </w:rPr>
        <w:t>port cities</w:t>
      </w:r>
      <w:r w:rsidRPr="00C66272">
        <w:rPr>
          <w:rFonts w:ascii="Brill" w:eastAsia="Brill" w:hAnsi="Brill" w:cs="Brill"/>
        </w:rPr>
        <w:t xml:space="preserve">. The characterization of Lisbon is sufficiently explicit but </w:t>
      </w:r>
      <w:r w:rsidR="00D35E16" w:rsidRPr="00C66272">
        <w:rPr>
          <w:rFonts w:ascii="Brill" w:eastAsia="Brill" w:hAnsi="Brill" w:cs="Brill"/>
        </w:rPr>
        <w:t>there are</w:t>
      </w:r>
      <w:r w:rsidRPr="00C66272">
        <w:rPr>
          <w:rFonts w:ascii="Brill" w:eastAsia="Brill" w:hAnsi="Brill" w:cs="Brill"/>
        </w:rPr>
        <w:t xml:space="preserve"> other important routes of further investigation, </w:t>
      </w:r>
      <w:r w:rsidR="00736906" w:rsidRPr="00C66272">
        <w:rPr>
          <w:rFonts w:ascii="Brill" w:eastAsia="Brill" w:hAnsi="Brill" w:cs="Brill"/>
        </w:rPr>
        <w:t>for example</w:t>
      </w:r>
      <w:r w:rsidRPr="00C66272">
        <w:rPr>
          <w:rFonts w:ascii="Brill" w:eastAsia="Brill" w:hAnsi="Brill" w:cs="Brill"/>
        </w:rPr>
        <w:t>:</w:t>
      </w:r>
    </w:p>
    <w:p w14:paraId="350780A3" w14:textId="2A71674E" w:rsidR="00CB3FC9" w:rsidRPr="00C66272" w:rsidRDefault="00C55FA1" w:rsidP="00F62668">
      <w:pPr>
        <w:numPr>
          <w:ilvl w:val="0"/>
          <w:numId w:val="2"/>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 xml:space="preserve">the process of gentrification </w:t>
      </w:r>
      <w:r w:rsidR="00736906" w:rsidRPr="00C66272">
        <w:rPr>
          <w:rFonts w:ascii="Brill" w:eastAsia="Brill" w:hAnsi="Brill" w:cs="Brill"/>
          <w:color w:val="000000"/>
        </w:rPr>
        <w:t>introduced by</w:t>
      </w:r>
      <w:r w:rsidRPr="00C66272">
        <w:rPr>
          <w:rFonts w:ascii="Brill" w:eastAsia="Brill" w:hAnsi="Brill" w:cs="Brill"/>
          <w:color w:val="000000"/>
        </w:rPr>
        <w:t xml:space="preserve"> the golden-</w:t>
      </w:r>
      <w:r w:rsidRPr="00C66272">
        <w:rPr>
          <w:rFonts w:ascii="Brill" w:eastAsia="Brill" w:hAnsi="Brill" w:cs="Brill"/>
          <w:i/>
          <w:color w:val="000000"/>
        </w:rPr>
        <w:t>vistos,</w:t>
      </w:r>
      <w:r w:rsidRPr="00C66272">
        <w:rPr>
          <w:rFonts w:ascii="Brill" w:eastAsia="Brill" w:hAnsi="Brill" w:cs="Brill"/>
          <w:color w:val="000000"/>
        </w:rPr>
        <w:t xml:space="preserve"> and the consequent buying of houses in (or near) the </w:t>
      </w:r>
      <w:r w:rsidR="00F62668">
        <w:rPr>
          <w:rFonts w:ascii="Brill" w:eastAsia="Brill" w:hAnsi="Brill" w:cs="Brill"/>
          <w:color w:val="000000"/>
        </w:rPr>
        <w:t>centre</w:t>
      </w:r>
      <w:r w:rsidRPr="00C66272">
        <w:rPr>
          <w:rFonts w:ascii="Brill" w:eastAsia="Brill" w:hAnsi="Brill" w:cs="Brill"/>
          <w:color w:val="000000"/>
        </w:rPr>
        <w:t xml:space="preserve"> from visitors </w:t>
      </w:r>
      <w:r w:rsidR="00736906" w:rsidRPr="00C66272">
        <w:rPr>
          <w:rFonts w:ascii="Brill" w:eastAsia="Brill" w:hAnsi="Brill" w:cs="Brill"/>
          <w:color w:val="000000"/>
        </w:rPr>
        <w:t xml:space="preserve">from abroad </w:t>
      </w:r>
      <w:r w:rsidRPr="00C66272">
        <w:rPr>
          <w:rFonts w:ascii="Brill" w:eastAsia="Brill" w:hAnsi="Brill" w:cs="Brill"/>
          <w:color w:val="000000"/>
        </w:rPr>
        <w:t>with high incomes (</w:t>
      </w:r>
      <w:r w:rsidR="00736906" w:rsidRPr="00C66272">
        <w:rPr>
          <w:rFonts w:ascii="Brill" w:eastAsia="Brill" w:hAnsi="Brill" w:cs="Brill"/>
          <w:color w:val="000000"/>
        </w:rPr>
        <w:t>today</w:t>
      </w:r>
      <w:r w:rsidRPr="00C66272">
        <w:rPr>
          <w:rFonts w:ascii="Brill" w:eastAsia="Brill" w:hAnsi="Brill" w:cs="Brill"/>
          <w:color w:val="000000"/>
        </w:rPr>
        <w:t>, in the Lisbon case we also</w:t>
      </w:r>
      <w:r w:rsidR="001A1E0C">
        <w:rPr>
          <w:rFonts w:ascii="Brill" w:eastAsia="Brill" w:hAnsi="Brill" w:cs="Brill"/>
          <w:color w:val="000000"/>
        </w:rPr>
        <w:t xml:space="preserve"> </w:t>
      </w:r>
      <w:r w:rsidRPr="00C66272">
        <w:rPr>
          <w:rFonts w:ascii="Brill" w:eastAsia="Brill" w:hAnsi="Brill" w:cs="Brill"/>
          <w:color w:val="000000"/>
        </w:rPr>
        <w:t xml:space="preserve">speak about </w:t>
      </w:r>
      <w:r w:rsidR="00736906" w:rsidRPr="00C66272">
        <w:rPr>
          <w:rFonts w:ascii="Brill" w:eastAsia="Brill" w:hAnsi="Brill" w:cs="Brill"/>
          <w:color w:val="000000"/>
        </w:rPr>
        <w:t>"</w:t>
      </w:r>
      <w:r w:rsidRPr="00C66272">
        <w:rPr>
          <w:rFonts w:ascii="Brill" w:eastAsia="Brill" w:hAnsi="Brill" w:cs="Brill"/>
          <w:color w:val="000000"/>
        </w:rPr>
        <w:t>digital</w:t>
      </w:r>
      <w:r w:rsidR="00736906" w:rsidRPr="00C66272">
        <w:rPr>
          <w:rFonts w:ascii="Brill" w:eastAsia="Brill" w:hAnsi="Brill" w:cs="Brill"/>
          <w:color w:val="000000"/>
        </w:rPr>
        <w:t xml:space="preserve"> </w:t>
      </w:r>
      <w:r w:rsidRPr="00C66272">
        <w:rPr>
          <w:rFonts w:ascii="Brill" w:eastAsia="Brill" w:hAnsi="Brill" w:cs="Brill"/>
          <w:color w:val="000000"/>
        </w:rPr>
        <w:t>newcomers</w:t>
      </w:r>
      <w:r w:rsidR="00A078CE" w:rsidRPr="00C66272">
        <w:rPr>
          <w:rFonts w:ascii="Brill" w:eastAsia="Brill" w:hAnsi="Brill" w:cs="Brill"/>
          <w:color w:val="000000"/>
        </w:rPr>
        <w:t>”) along with</w:t>
      </w:r>
      <w:r w:rsidRPr="00C66272">
        <w:rPr>
          <w:rFonts w:ascii="Brill" w:eastAsia="Brill" w:hAnsi="Brill" w:cs="Brill"/>
          <w:color w:val="000000"/>
        </w:rPr>
        <w:t xml:space="preserve"> its advantages, but, also,</w:t>
      </w:r>
      <w:r w:rsidR="001A1E0C">
        <w:rPr>
          <w:rFonts w:ascii="Brill" w:eastAsia="Brill" w:hAnsi="Brill" w:cs="Brill"/>
          <w:color w:val="000000"/>
        </w:rPr>
        <w:t xml:space="preserve"> </w:t>
      </w:r>
      <w:r w:rsidRPr="00C66272">
        <w:rPr>
          <w:rFonts w:ascii="Brill" w:eastAsia="Brill" w:hAnsi="Brill" w:cs="Brill"/>
          <w:color w:val="000000"/>
        </w:rPr>
        <w:t xml:space="preserve">limits and risks; </w:t>
      </w:r>
    </w:p>
    <w:p w14:paraId="350780A4" w14:textId="3D87169E" w:rsidR="00CB3FC9" w:rsidRPr="00C66272" w:rsidRDefault="00C55FA1" w:rsidP="00F62668">
      <w:pPr>
        <w:numPr>
          <w:ilvl w:val="0"/>
          <w:numId w:val="2"/>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 xml:space="preserve">the role of creative industries in the qualification and revitalisation process of the </w:t>
      </w:r>
      <w:r w:rsidR="00F62668">
        <w:rPr>
          <w:rFonts w:ascii="Brill" w:eastAsia="Brill" w:hAnsi="Brill" w:cs="Brill"/>
          <w:color w:val="000000"/>
        </w:rPr>
        <w:t>neighbourhood</w:t>
      </w:r>
      <w:r w:rsidRPr="00C66272">
        <w:rPr>
          <w:rFonts w:ascii="Brill" w:eastAsia="Brill" w:hAnsi="Brill" w:cs="Brill"/>
          <w:color w:val="000000"/>
        </w:rPr>
        <w:t xml:space="preserve">s in the waterfront areas; </w:t>
      </w:r>
    </w:p>
    <w:p w14:paraId="350780A5" w14:textId="2E5EFF5A" w:rsidR="00CB3FC9" w:rsidRPr="00C66272" w:rsidRDefault="00C55FA1" w:rsidP="00F62668">
      <w:pPr>
        <w:numPr>
          <w:ilvl w:val="0"/>
          <w:numId w:val="2"/>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the problems of “ghettoization” in these new areas of “excitement</w:t>
      </w:r>
      <w:ins w:id="5560" w:author="Autor">
        <w:r w:rsidR="0023601C">
          <w:rPr>
            <w:rFonts w:ascii="Brill" w:eastAsia="Brill" w:hAnsi="Brill" w:cs="Brill"/>
            <w:color w:val="000000"/>
          </w:rPr>
          <w:t>,</w:t>
        </w:r>
      </w:ins>
      <w:r w:rsidRPr="00C66272">
        <w:rPr>
          <w:rFonts w:ascii="Brill" w:eastAsia="Brill" w:hAnsi="Brill" w:cs="Brill"/>
          <w:color w:val="000000"/>
        </w:rPr>
        <w:t>”</w:t>
      </w:r>
      <w:del w:id="5561" w:author="Autor">
        <w:r w:rsidRPr="00C66272" w:rsidDel="0023601C">
          <w:rPr>
            <w:rFonts w:ascii="Brill" w:eastAsia="Brill" w:hAnsi="Brill" w:cs="Brill"/>
            <w:color w:val="000000"/>
          </w:rPr>
          <w:delText>,</w:delText>
        </w:r>
      </w:del>
      <w:r w:rsidRPr="00C66272">
        <w:rPr>
          <w:rFonts w:ascii="Brill" w:eastAsia="Brill" w:hAnsi="Brill" w:cs="Brill"/>
          <w:color w:val="000000"/>
        </w:rPr>
        <w:t xml:space="preserve"> and the social problems that </w:t>
      </w:r>
      <w:r w:rsidR="008D325E" w:rsidRPr="00C66272">
        <w:rPr>
          <w:rFonts w:ascii="Brill" w:eastAsia="Brill" w:hAnsi="Brill" w:cs="Brill"/>
          <w:color w:val="000000"/>
        </w:rPr>
        <w:t xml:space="preserve">come </w:t>
      </w:r>
      <w:r w:rsidRPr="00C66272">
        <w:rPr>
          <w:rFonts w:ascii="Brill" w:eastAsia="Brill" w:hAnsi="Brill" w:cs="Brill"/>
          <w:color w:val="000000"/>
        </w:rPr>
        <w:t xml:space="preserve">from the presence of these externalities, added to the </w:t>
      </w:r>
      <w:r w:rsidR="008D325E" w:rsidRPr="00C66272">
        <w:rPr>
          <w:rFonts w:ascii="Brill" w:eastAsia="Brill" w:hAnsi="Brill" w:cs="Brill"/>
          <w:color w:val="000000"/>
        </w:rPr>
        <w:t xml:space="preserve">ones often </w:t>
      </w:r>
      <w:r w:rsidRPr="00C66272">
        <w:rPr>
          <w:rFonts w:ascii="Brill" w:eastAsia="Brill" w:hAnsi="Brill" w:cs="Brill"/>
          <w:color w:val="000000"/>
        </w:rPr>
        <w:t xml:space="preserve">cited, </w:t>
      </w:r>
      <w:r w:rsidR="008D325E" w:rsidRPr="00C66272">
        <w:rPr>
          <w:rFonts w:ascii="Brill" w:eastAsia="Brill" w:hAnsi="Brill" w:cs="Brill"/>
          <w:color w:val="000000"/>
        </w:rPr>
        <w:t xml:space="preserve">such </w:t>
      </w:r>
      <w:r w:rsidRPr="00C66272">
        <w:rPr>
          <w:rFonts w:ascii="Brill" w:eastAsia="Brill" w:hAnsi="Brill" w:cs="Brill"/>
          <w:color w:val="000000"/>
        </w:rPr>
        <w:t xml:space="preserve">as pollution, crowding, </w:t>
      </w:r>
      <w:r w:rsidR="008D325E" w:rsidRPr="00C66272">
        <w:rPr>
          <w:rFonts w:ascii="Brill" w:eastAsia="Brill" w:hAnsi="Brill" w:cs="Brill"/>
          <w:color w:val="000000"/>
        </w:rPr>
        <w:t xml:space="preserve">and </w:t>
      </w:r>
      <w:r w:rsidRPr="00C66272">
        <w:rPr>
          <w:rFonts w:ascii="Brill" w:eastAsia="Brill" w:hAnsi="Brill" w:cs="Brill"/>
          <w:color w:val="000000"/>
        </w:rPr>
        <w:t xml:space="preserve">crime; </w:t>
      </w:r>
      <w:ins w:id="5562" w:author="Autor">
        <w:r w:rsidR="0023601C">
          <w:rPr>
            <w:rFonts w:ascii="Brill" w:eastAsia="Brill" w:hAnsi="Brill" w:cs="Brill"/>
            <w:color w:val="000000"/>
          </w:rPr>
          <w:t>and</w:t>
        </w:r>
      </w:ins>
    </w:p>
    <w:p w14:paraId="350780A6" w14:textId="035D25C3" w:rsidR="00CB3FC9" w:rsidRPr="00C66272" w:rsidRDefault="00C55FA1" w:rsidP="00F62668">
      <w:pPr>
        <w:numPr>
          <w:ilvl w:val="0"/>
          <w:numId w:val="2"/>
        </w:numPr>
        <w:pBdr>
          <w:top w:val="nil"/>
          <w:left w:val="nil"/>
          <w:bottom w:val="nil"/>
          <w:right w:val="nil"/>
          <w:between w:val="nil"/>
        </w:pBdr>
        <w:spacing w:line="360" w:lineRule="auto"/>
        <w:jc w:val="both"/>
        <w:rPr>
          <w:rFonts w:ascii="Brill" w:eastAsia="Brill" w:hAnsi="Brill" w:cs="Brill"/>
          <w:color w:val="000000"/>
        </w:rPr>
      </w:pPr>
      <w:r w:rsidRPr="00C66272">
        <w:rPr>
          <w:rFonts w:ascii="Brill" w:eastAsia="Brill" w:hAnsi="Brill" w:cs="Brill"/>
          <w:color w:val="000000"/>
        </w:rPr>
        <w:t xml:space="preserve">the role of general regulation and environmental policy in the context of city development. </w:t>
      </w:r>
    </w:p>
    <w:p w14:paraId="350780A7" w14:textId="77777777" w:rsidR="00CB3FC9" w:rsidRPr="00C66272" w:rsidRDefault="00CB3FC9">
      <w:pPr>
        <w:pBdr>
          <w:top w:val="nil"/>
          <w:left w:val="nil"/>
          <w:bottom w:val="nil"/>
          <w:right w:val="nil"/>
          <w:between w:val="nil"/>
        </w:pBdr>
        <w:spacing w:line="360" w:lineRule="auto"/>
        <w:ind w:left="720"/>
        <w:jc w:val="both"/>
        <w:rPr>
          <w:rFonts w:ascii="Brill" w:eastAsia="Brill" w:hAnsi="Brill" w:cs="Brill"/>
          <w:color w:val="000000"/>
        </w:rPr>
      </w:pPr>
    </w:p>
    <w:p w14:paraId="7C617E79" w14:textId="77777777" w:rsidR="0023601C" w:rsidRDefault="0023601C">
      <w:pPr>
        <w:spacing w:line="360" w:lineRule="auto"/>
        <w:jc w:val="both"/>
        <w:rPr>
          <w:ins w:id="5563" w:author="Autor"/>
          <w:rFonts w:ascii="Brill" w:eastAsia="Brill" w:hAnsi="Brill" w:cs="Brill"/>
          <w:b/>
        </w:rPr>
      </w:pPr>
    </w:p>
    <w:p w14:paraId="38C8BC88" w14:textId="77777777" w:rsidR="0023601C" w:rsidRDefault="0023601C">
      <w:pPr>
        <w:spacing w:line="360" w:lineRule="auto"/>
        <w:jc w:val="both"/>
        <w:rPr>
          <w:ins w:id="5564" w:author="Autor"/>
          <w:rFonts w:ascii="Brill" w:eastAsia="Brill" w:hAnsi="Brill" w:cs="Brill"/>
          <w:b/>
        </w:rPr>
      </w:pPr>
    </w:p>
    <w:p w14:paraId="350780A8" w14:textId="0CC69181" w:rsidR="00CB3FC9" w:rsidRPr="00C66272" w:rsidRDefault="00C55FA1">
      <w:pPr>
        <w:spacing w:line="360" w:lineRule="auto"/>
        <w:jc w:val="both"/>
        <w:rPr>
          <w:rFonts w:ascii="Brill" w:eastAsia="Brill" w:hAnsi="Brill" w:cs="Brill"/>
          <w:b/>
        </w:rPr>
      </w:pPr>
      <w:r w:rsidRPr="00C66272">
        <w:rPr>
          <w:rFonts w:ascii="Brill" w:eastAsia="Brill" w:hAnsi="Brill" w:cs="Brill"/>
          <w:b/>
        </w:rPr>
        <w:t xml:space="preserve">References </w:t>
      </w:r>
    </w:p>
    <w:p w14:paraId="350780A9" w14:textId="77777777" w:rsidR="00CB3FC9" w:rsidRPr="00C66272" w:rsidRDefault="00C55FA1">
      <w:pPr>
        <w:spacing w:line="360" w:lineRule="auto"/>
        <w:ind w:left="426" w:hanging="426"/>
        <w:rPr>
          <w:rFonts w:ascii="Brill" w:eastAsia="Brill" w:hAnsi="Brill" w:cs="Brill"/>
          <w:color w:val="000000"/>
        </w:rPr>
      </w:pPr>
      <w:commentRangeStart w:id="5565"/>
      <w:commentRangeStart w:id="5566"/>
      <w:r w:rsidRPr="00C66272">
        <w:rPr>
          <w:rFonts w:ascii="Brill" w:eastAsia="Brill" w:hAnsi="Brill" w:cs="Brill"/>
          <w:color w:val="000000"/>
        </w:rPr>
        <w:t xml:space="preserve">Abrantes, P., </w:t>
      </w:r>
      <w:proofErr w:type="spellStart"/>
      <w:r w:rsidRPr="00C66272">
        <w:rPr>
          <w:rFonts w:ascii="Brill" w:eastAsia="Brill" w:hAnsi="Brill" w:cs="Brill"/>
          <w:color w:val="000000"/>
        </w:rPr>
        <w:t>Tenedório</w:t>
      </w:r>
      <w:proofErr w:type="spellEnd"/>
      <w:r w:rsidRPr="00C66272">
        <w:rPr>
          <w:rFonts w:ascii="Brill" w:eastAsia="Brill" w:hAnsi="Brill" w:cs="Brill"/>
          <w:color w:val="000000"/>
        </w:rPr>
        <w:t xml:space="preserve">, J., Pimentel, D., &amp; </w:t>
      </w:r>
      <w:proofErr w:type="spellStart"/>
      <w:r w:rsidRPr="00C66272">
        <w:rPr>
          <w:rFonts w:ascii="Brill" w:eastAsia="Brill" w:hAnsi="Brill" w:cs="Brill"/>
          <w:color w:val="000000"/>
        </w:rPr>
        <w:t>Estanqueiro</w:t>
      </w:r>
      <w:proofErr w:type="spellEnd"/>
      <w:r w:rsidRPr="00C66272">
        <w:rPr>
          <w:rFonts w:ascii="Brill" w:eastAsia="Brill" w:hAnsi="Brill" w:cs="Brill"/>
          <w:color w:val="000000"/>
        </w:rPr>
        <w:t xml:space="preserve">, R. (2010). </w:t>
      </w:r>
      <w:proofErr w:type="spellStart"/>
      <w:r w:rsidRPr="00C66272">
        <w:rPr>
          <w:rFonts w:ascii="Brill" w:eastAsia="Brill" w:hAnsi="Brill" w:cs="Brill"/>
          <w:i/>
          <w:color w:val="000000"/>
        </w:rPr>
        <w:t>Tipologia</w:t>
      </w:r>
      <w:proofErr w:type="spellEnd"/>
      <w:r w:rsidRPr="00C66272">
        <w:rPr>
          <w:rFonts w:ascii="Brill" w:eastAsia="Brill" w:hAnsi="Brill" w:cs="Brill"/>
          <w:i/>
          <w:color w:val="000000"/>
        </w:rPr>
        <w:t xml:space="preserve"> das </w:t>
      </w:r>
      <w:proofErr w:type="spellStart"/>
      <w:r w:rsidRPr="00C66272">
        <w:rPr>
          <w:rFonts w:ascii="Brill" w:eastAsia="Brill" w:hAnsi="Brill" w:cs="Brill"/>
          <w:i/>
          <w:color w:val="000000"/>
        </w:rPr>
        <w:t>dinâmicas</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metropolitanas</w:t>
      </w:r>
      <w:proofErr w:type="spellEnd"/>
      <w:r w:rsidRPr="00C66272">
        <w:rPr>
          <w:rFonts w:ascii="Brill" w:eastAsia="Brill" w:hAnsi="Brill" w:cs="Brill"/>
          <w:i/>
          <w:color w:val="000000"/>
        </w:rPr>
        <w:t xml:space="preserve"> do </w:t>
      </w:r>
      <w:proofErr w:type="spellStart"/>
      <w:r w:rsidRPr="00C66272">
        <w:rPr>
          <w:rFonts w:ascii="Brill" w:eastAsia="Brill" w:hAnsi="Brill" w:cs="Brill"/>
          <w:i/>
          <w:color w:val="000000"/>
        </w:rPr>
        <w:t>sistema</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urbano</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português</w:t>
      </w:r>
      <w:proofErr w:type="spellEnd"/>
      <w:r w:rsidRPr="00C66272">
        <w:rPr>
          <w:rFonts w:ascii="Brill" w:eastAsia="Brill" w:hAnsi="Brill" w:cs="Brill"/>
          <w:color w:val="000000"/>
        </w:rPr>
        <w:t xml:space="preserve">. Lisboa: E-Geo - Centro de </w:t>
      </w:r>
      <w:proofErr w:type="spellStart"/>
      <w:r w:rsidRPr="00C66272">
        <w:rPr>
          <w:rFonts w:ascii="Brill" w:eastAsia="Brill" w:hAnsi="Brill" w:cs="Brill"/>
          <w:color w:val="000000"/>
        </w:rPr>
        <w:t>Estudos</w:t>
      </w:r>
      <w:proofErr w:type="spellEnd"/>
      <w:r w:rsidRPr="00C66272">
        <w:rPr>
          <w:rFonts w:ascii="Brill" w:eastAsia="Brill" w:hAnsi="Brill" w:cs="Brill"/>
          <w:color w:val="000000"/>
        </w:rPr>
        <w:t xml:space="preserve"> de Geografia e </w:t>
      </w:r>
      <w:proofErr w:type="spellStart"/>
      <w:r w:rsidRPr="00C66272">
        <w:rPr>
          <w:rFonts w:ascii="Brill" w:eastAsia="Brill" w:hAnsi="Brill" w:cs="Brill"/>
          <w:color w:val="000000"/>
        </w:rPr>
        <w:t>Planeamento</w:t>
      </w:r>
      <w:proofErr w:type="spellEnd"/>
      <w:r w:rsidRPr="00C66272">
        <w:rPr>
          <w:rFonts w:ascii="Brill" w:eastAsia="Brill" w:hAnsi="Brill" w:cs="Brill"/>
          <w:color w:val="000000"/>
        </w:rPr>
        <w:t xml:space="preserve"> Regional, FCSU/ </w:t>
      </w:r>
      <w:proofErr w:type="spellStart"/>
      <w:r w:rsidRPr="00C66272">
        <w:rPr>
          <w:rFonts w:ascii="Brill" w:eastAsia="Brill" w:hAnsi="Brill" w:cs="Brill"/>
          <w:color w:val="000000"/>
        </w:rPr>
        <w:t>Universidade</w:t>
      </w:r>
      <w:proofErr w:type="spellEnd"/>
      <w:r w:rsidRPr="00C66272">
        <w:rPr>
          <w:rFonts w:ascii="Brill" w:eastAsia="Brill" w:hAnsi="Brill" w:cs="Brill"/>
          <w:color w:val="000000"/>
        </w:rPr>
        <w:t xml:space="preserve"> Nova de Lisboa.</w:t>
      </w:r>
      <w:commentRangeEnd w:id="5565"/>
      <w:r w:rsidR="000360ED">
        <w:rPr>
          <w:rStyle w:val="Odwoaniedokomentarza"/>
          <w:lang w:val="en-AU"/>
        </w:rPr>
        <w:commentReference w:id="5565"/>
      </w:r>
      <w:commentRangeEnd w:id="5566"/>
      <w:r w:rsidR="00F34A6C">
        <w:rPr>
          <w:rStyle w:val="Odwoaniedokomentarza"/>
          <w:lang w:val="en-AU"/>
        </w:rPr>
        <w:commentReference w:id="5566"/>
      </w:r>
    </w:p>
    <w:p w14:paraId="350780AA" w14:textId="77777777" w:rsidR="00CB3FC9" w:rsidRPr="00C66272" w:rsidRDefault="00C55FA1">
      <w:pPr>
        <w:spacing w:line="360" w:lineRule="auto"/>
        <w:ind w:left="426" w:hanging="426"/>
        <w:rPr>
          <w:rFonts w:ascii="Brill" w:eastAsia="Brill" w:hAnsi="Brill" w:cs="Brill"/>
          <w:color w:val="000000"/>
        </w:rPr>
      </w:pPr>
      <w:commentRangeStart w:id="5567"/>
      <w:commentRangeStart w:id="5568"/>
      <w:r w:rsidRPr="00C66272">
        <w:rPr>
          <w:rFonts w:ascii="Brill" w:eastAsia="Brill" w:hAnsi="Brill" w:cs="Brill"/>
          <w:color w:val="000000"/>
          <w:highlight w:val="white"/>
        </w:rPr>
        <w:t xml:space="preserve">Albergaria, H. (1999). A </w:t>
      </w:r>
      <w:proofErr w:type="spellStart"/>
      <w:r w:rsidRPr="00C66272">
        <w:rPr>
          <w:rFonts w:ascii="Brill" w:eastAsia="Brill" w:hAnsi="Brill" w:cs="Brill"/>
          <w:color w:val="000000"/>
          <w:highlight w:val="white"/>
        </w:rPr>
        <w:t>dinâmica</w:t>
      </w:r>
      <w:proofErr w:type="spellEnd"/>
      <w:r w:rsidRPr="00C66272">
        <w:rPr>
          <w:rFonts w:ascii="Brill" w:eastAsia="Brill" w:hAnsi="Brill" w:cs="Brill"/>
          <w:color w:val="000000"/>
          <w:highlight w:val="white"/>
        </w:rPr>
        <w:t xml:space="preserve"> </w:t>
      </w:r>
      <w:proofErr w:type="spellStart"/>
      <w:r w:rsidRPr="00C66272">
        <w:rPr>
          <w:rFonts w:ascii="Brill" w:eastAsia="Brill" w:hAnsi="Brill" w:cs="Brill"/>
          <w:color w:val="000000"/>
          <w:highlight w:val="white"/>
        </w:rPr>
        <w:t>populacional</w:t>
      </w:r>
      <w:proofErr w:type="spellEnd"/>
      <w:r w:rsidRPr="00C66272">
        <w:rPr>
          <w:rFonts w:ascii="Brill" w:eastAsia="Brill" w:hAnsi="Brill" w:cs="Brill"/>
          <w:color w:val="000000"/>
          <w:highlight w:val="white"/>
        </w:rPr>
        <w:t xml:space="preserve"> das </w:t>
      </w:r>
      <w:proofErr w:type="spellStart"/>
      <w:r w:rsidRPr="00C66272">
        <w:rPr>
          <w:rFonts w:ascii="Brill" w:eastAsia="Brill" w:hAnsi="Brill" w:cs="Brill"/>
          <w:color w:val="000000"/>
          <w:highlight w:val="white"/>
        </w:rPr>
        <w:t>Cidades</w:t>
      </w:r>
      <w:proofErr w:type="spellEnd"/>
      <w:r w:rsidRPr="00C66272">
        <w:rPr>
          <w:rFonts w:ascii="Brill" w:eastAsia="Brill" w:hAnsi="Brill" w:cs="Brill"/>
          <w:color w:val="000000"/>
          <w:highlight w:val="white"/>
        </w:rPr>
        <w:t xml:space="preserve"> do </w:t>
      </w:r>
      <w:proofErr w:type="spellStart"/>
      <w:r w:rsidRPr="00C66272">
        <w:rPr>
          <w:rFonts w:ascii="Brill" w:eastAsia="Brill" w:hAnsi="Brill" w:cs="Brill"/>
          <w:color w:val="000000"/>
          <w:highlight w:val="white"/>
        </w:rPr>
        <w:t>Continente</w:t>
      </w:r>
      <w:proofErr w:type="spellEnd"/>
      <w:r w:rsidRPr="00C66272">
        <w:rPr>
          <w:rFonts w:ascii="Brill" w:eastAsia="Brill" w:hAnsi="Brill" w:cs="Brill"/>
          <w:color w:val="000000"/>
          <w:highlight w:val="white"/>
        </w:rPr>
        <w:t xml:space="preserve"> </w:t>
      </w:r>
      <w:proofErr w:type="spellStart"/>
      <w:r w:rsidRPr="00C66272">
        <w:rPr>
          <w:rFonts w:ascii="Brill" w:eastAsia="Brill" w:hAnsi="Brill" w:cs="Brill"/>
          <w:color w:val="000000"/>
          <w:highlight w:val="white"/>
        </w:rPr>
        <w:t>Português</w:t>
      </w:r>
      <w:proofErr w:type="spellEnd"/>
      <w:r w:rsidRPr="00C66272">
        <w:rPr>
          <w:rFonts w:ascii="Brill" w:eastAsia="Brill" w:hAnsi="Brill" w:cs="Brill"/>
          <w:color w:val="000000"/>
          <w:highlight w:val="white"/>
        </w:rPr>
        <w:t>. </w:t>
      </w:r>
      <w:proofErr w:type="spellStart"/>
      <w:r w:rsidRPr="00C66272">
        <w:rPr>
          <w:rFonts w:ascii="Brill" w:eastAsia="Brill" w:hAnsi="Brill" w:cs="Brill"/>
          <w:i/>
          <w:color w:val="000000"/>
        </w:rPr>
        <w:t>Revista</w:t>
      </w:r>
      <w:proofErr w:type="spellEnd"/>
      <w:r w:rsidRPr="00C66272">
        <w:rPr>
          <w:rFonts w:ascii="Brill" w:eastAsia="Brill" w:hAnsi="Brill" w:cs="Brill"/>
          <w:i/>
          <w:color w:val="000000"/>
        </w:rPr>
        <w:t xml:space="preserve"> de </w:t>
      </w:r>
      <w:proofErr w:type="spellStart"/>
      <w:r w:rsidRPr="00C66272">
        <w:rPr>
          <w:rFonts w:ascii="Brill" w:eastAsia="Brill" w:hAnsi="Brill" w:cs="Brill"/>
          <w:i/>
          <w:color w:val="000000"/>
        </w:rPr>
        <w:t>estatística</w:t>
      </w:r>
      <w:proofErr w:type="spellEnd"/>
      <w:r w:rsidRPr="00C66272">
        <w:rPr>
          <w:rFonts w:ascii="Brill" w:eastAsia="Brill" w:hAnsi="Brill" w:cs="Brill"/>
          <w:color w:val="000000"/>
          <w:highlight w:val="white"/>
        </w:rPr>
        <w:t>, </w:t>
      </w:r>
      <w:r w:rsidRPr="00C66272">
        <w:rPr>
          <w:rFonts w:ascii="Brill" w:eastAsia="Brill" w:hAnsi="Brill" w:cs="Brill"/>
          <w:i/>
          <w:color w:val="000000"/>
        </w:rPr>
        <w:t>2</w:t>
      </w:r>
      <w:r w:rsidRPr="00C66272">
        <w:rPr>
          <w:rFonts w:ascii="Brill" w:eastAsia="Brill" w:hAnsi="Brill" w:cs="Brill"/>
          <w:color w:val="000000"/>
          <w:highlight w:val="white"/>
        </w:rPr>
        <w:t>, 47-66.</w:t>
      </w:r>
      <w:r w:rsidRPr="00C66272">
        <w:rPr>
          <w:rFonts w:ascii="Brill" w:eastAsia="Brill" w:hAnsi="Brill" w:cs="Brill"/>
          <w:color w:val="000000"/>
        </w:rPr>
        <w:t xml:space="preserve"> </w:t>
      </w:r>
      <w:commentRangeEnd w:id="5567"/>
      <w:r w:rsidR="000360ED">
        <w:rPr>
          <w:rStyle w:val="Odwoaniedokomentarza"/>
          <w:lang w:val="en-AU"/>
        </w:rPr>
        <w:commentReference w:id="5567"/>
      </w:r>
      <w:commentRangeEnd w:id="5568"/>
      <w:r w:rsidR="00F34A6C">
        <w:rPr>
          <w:rStyle w:val="Odwoaniedokomentarza"/>
          <w:lang w:val="en-AU"/>
        </w:rPr>
        <w:commentReference w:id="5568"/>
      </w:r>
    </w:p>
    <w:p w14:paraId="6DCC38EC" w14:textId="77777777" w:rsidR="000360ED" w:rsidRDefault="00C55FA1">
      <w:pPr>
        <w:pBdr>
          <w:top w:val="nil"/>
          <w:left w:val="nil"/>
          <w:bottom w:val="nil"/>
          <w:right w:val="nil"/>
          <w:between w:val="nil"/>
        </w:pBdr>
        <w:spacing w:line="360" w:lineRule="auto"/>
        <w:ind w:left="426" w:hanging="426"/>
        <w:rPr>
          <w:ins w:id="5569" w:author="Autor"/>
          <w:rFonts w:ascii="Brill" w:eastAsia="Brill" w:hAnsi="Brill" w:cs="Brill"/>
          <w:color w:val="000000"/>
        </w:rPr>
      </w:pPr>
      <w:commentRangeStart w:id="5570"/>
      <w:commentRangeStart w:id="5571"/>
      <w:r w:rsidRPr="00C66272">
        <w:rPr>
          <w:rFonts w:ascii="Brill" w:eastAsia="Brill" w:hAnsi="Brill" w:cs="Brill"/>
          <w:color w:val="000000"/>
        </w:rPr>
        <w:t xml:space="preserve">Alonso, W. (1960a). A Model of the Urban Land Market: Location and Densities of Dwellings and Businesses (PhD </w:t>
      </w:r>
      <w:ins w:id="5572" w:author="Autor">
        <w:r w:rsidR="008D7F93">
          <w:rPr>
            <w:rFonts w:ascii="Brill" w:eastAsia="Brill" w:hAnsi="Brill" w:cs="Brill"/>
            <w:color w:val="000000"/>
          </w:rPr>
          <w:t>D</w:t>
        </w:r>
      </w:ins>
      <w:del w:id="5573" w:author="Autor">
        <w:r w:rsidRPr="00C66272" w:rsidDel="008D7F93">
          <w:rPr>
            <w:rFonts w:ascii="Brill" w:eastAsia="Brill" w:hAnsi="Brill" w:cs="Brill"/>
            <w:color w:val="000000"/>
          </w:rPr>
          <w:delText>d</w:delText>
        </w:r>
      </w:del>
      <w:r w:rsidRPr="00C66272">
        <w:rPr>
          <w:rFonts w:ascii="Brill" w:eastAsia="Brill" w:hAnsi="Brill" w:cs="Brill"/>
          <w:color w:val="000000"/>
        </w:rPr>
        <w:t>issertation). Philadelphia: University of Pennsylvania.</w:t>
      </w:r>
      <w:commentRangeEnd w:id="5570"/>
      <w:r w:rsidR="000360ED">
        <w:rPr>
          <w:rStyle w:val="Odwoaniedokomentarza"/>
          <w:lang w:val="en-AU"/>
        </w:rPr>
        <w:commentReference w:id="5570"/>
      </w:r>
      <w:commentRangeEnd w:id="5571"/>
      <w:r w:rsidR="00031FA8">
        <w:rPr>
          <w:rStyle w:val="Odwoaniedokomentarza"/>
          <w:lang w:val="en-AU"/>
        </w:rPr>
        <w:commentReference w:id="5571"/>
      </w:r>
    </w:p>
    <w:p w14:paraId="350780AB" w14:textId="4BED686F" w:rsidR="00CB3FC9" w:rsidRPr="00C66272" w:rsidRDefault="00C55FA1">
      <w:pPr>
        <w:pBdr>
          <w:top w:val="nil"/>
          <w:left w:val="nil"/>
          <w:bottom w:val="nil"/>
          <w:right w:val="nil"/>
          <w:between w:val="nil"/>
        </w:pBdr>
        <w:spacing w:line="360" w:lineRule="auto"/>
        <w:ind w:left="426" w:hanging="426"/>
        <w:rPr>
          <w:rFonts w:ascii="Brill" w:eastAsia="Brill" w:hAnsi="Brill" w:cs="Brill"/>
          <w:color w:val="000000"/>
        </w:rPr>
      </w:pPr>
      <w:r w:rsidRPr="00C66272">
        <w:rPr>
          <w:rFonts w:ascii="Brill" w:eastAsia="Brill" w:hAnsi="Brill" w:cs="Brill"/>
          <w:color w:val="000000"/>
        </w:rPr>
        <w:t xml:space="preserve">Alonso, W. (1960b). A Theory of the Urban Land Market. </w:t>
      </w:r>
      <w:r w:rsidRPr="00C66272">
        <w:rPr>
          <w:rFonts w:ascii="Brill" w:eastAsia="Brill" w:hAnsi="Brill" w:cs="Brill"/>
          <w:i/>
          <w:color w:val="000000"/>
        </w:rPr>
        <w:t>Papers and Proceedings of the Regional Science Association</w:t>
      </w:r>
      <w:r w:rsidRPr="00C66272">
        <w:rPr>
          <w:rFonts w:ascii="Brill" w:eastAsia="Brill" w:hAnsi="Brill" w:cs="Brill"/>
          <w:color w:val="000000"/>
        </w:rPr>
        <w:t>, 149-157.</w:t>
      </w:r>
    </w:p>
    <w:p w14:paraId="350780AC" w14:textId="77777777" w:rsidR="00CB3FC9" w:rsidRPr="00C66272" w:rsidRDefault="00C55FA1">
      <w:pPr>
        <w:spacing w:line="360" w:lineRule="auto"/>
        <w:ind w:left="426" w:hanging="426"/>
        <w:rPr>
          <w:rFonts w:ascii="Brill" w:eastAsia="Brill" w:hAnsi="Brill" w:cs="Brill"/>
          <w:color w:val="000000"/>
        </w:rPr>
      </w:pPr>
      <w:commentRangeStart w:id="5574"/>
      <w:commentRangeStart w:id="5575"/>
      <w:r w:rsidRPr="00C66272">
        <w:rPr>
          <w:rFonts w:ascii="Brill" w:eastAsia="Brill" w:hAnsi="Brill" w:cs="Brill"/>
          <w:color w:val="000000"/>
        </w:rPr>
        <w:t xml:space="preserve">Arnott, R., &amp; McMillen, D. (Eds.) (2008). </w:t>
      </w:r>
      <w:r w:rsidRPr="00C66272">
        <w:rPr>
          <w:rFonts w:ascii="Brill" w:eastAsia="Brill" w:hAnsi="Brill" w:cs="Brill"/>
          <w:i/>
          <w:color w:val="000000"/>
        </w:rPr>
        <w:t>A Companion to Urban Economics</w:t>
      </w:r>
      <w:r w:rsidRPr="00C66272">
        <w:rPr>
          <w:rFonts w:ascii="Brill" w:eastAsia="Brill" w:hAnsi="Brill" w:cs="Brill"/>
          <w:color w:val="000000"/>
        </w:rPr>
        <w:t>. London: Blackwell Publishing.</w:t>
      </w:r>
      <w:commentRangeEnd w:id="5574"/>
      <w:r w:rsidR="000360ED">
        <w:rPr>
          <w:rStyle w:val="Odwoaniedokomentarza"/>
          <w:lang w:val="en-AU"/>
        </w:rPr>
        <w:commentReference w:id="5574"/>
      </w:r>
      <w:commentRangeEnd w:id="5575"/>
      <w:r w:rsidR="00FF01F5">
        <w:rPr>
          <w:rStyle w:val="Odwoaniedokomentarza"/>
          <w:lang w:val="en-AU"/>
        </w:rPr>
        <w:commentReference w:id="5575"/>
      </w:r>
    </w:p>
    <w:p w14:paraId="350780AD" w14:textId="77777777" w:rsidR="00CB3FC9" w:rsidRPr="00C66272" w:rsidRDefault="00C55FA1">
      <w:pPr>
        <w:spacing w:line="360" w:lineRule="auto"/>
        <w:ind w:left="426" w:hanging="426"/>
        <w:rPr>
          <w:rFonts w:ascii="Brill" w:eastAsia="Brill" w:hAnsi="Brill" w:cs="Brill"/>
          <w:color w:val="000000"/>
          <w:highlight w:val="white"/>
        </w:rPr>
      </w:pPr>
      <w:r w:rsidRPr="00C66272">
        <w:rPr>
          <w:rFonts w:ascii="Brill" w:eastAsia="Brill" w:hAnsi="Brill" w:cs="Brill"/>
          <w:color w:val="000000"/>
          <w:highlight w:val="white"/>
        </w:rPr>
        <w:lastRenderedPageBreak/>
        <w:t>Beckmann, M. J. (1976). Spatial equilibrium in the dispersed city. In </w:t>
      </w:r>
      <w:r w:rsidRPr="00C66272">
        <w:rPr>
          <w:rFonts w:ascii="Brill" w:eastAsia="Brill" w:hAnsi="Brill" w:cs="Brill"/>
          <w:i/>
          <w:color w:val="000000"/>
        </w:rPr>
        <w:t xml:space="preserve">Environment, Regional Science and Interregional </w:t>
      </w:r>
      <w:proofErr w:type="spellStart"/>
      <w:r w:rsidRPr="00C66272">
        <w:rPr>
          <w:rFonts w:ascii="Brill" w:eastAsia="Brill" w:hAnsi="Brill" w:cs="Brill"/>
          <w:i/>
          <w:color w:val="000000"/>
        </w:rPr>
        <w:t>Modeling</w:t>
      </w:r>
      <w:proofErr w:type="spellEnd"/>
      <w:r w:rsidRPr="00C66272">
        <w:rPr>
          <w:rFonts w:ascii="Brill" w:eastAsia="Brill" w:hAnsi="Brill" w:cs="Brill"/>
          <w:i/>
          <w:color w:val="000000"/>
        </w:rPr>
        <w:t>: Proceedings of the International Conference on Regional Science, Energy and Environment II, Louvain, May 1975</w:t>
      </w:r>
      <w:r w:rsidRPr="00C66272">
        <w:rPr>
          <w:rFonts w:ascii="Brill" w:eastAsia="Brill" w:hAnsi="Brill" w:cs="Brill"/>
          <w:color w:val="000000"/>
          <w:highlight w:val="white"/>
        </w:rPr>
        <w:t> (pp. 132-141). Berlin, Heidelberg: Springer Berlin Heidelberg.</w:t>
      </w:r>
    </w:p>
    <w:p w14:paraId="350780AE" w14:textId="77777777" w:rsidR="00CB3FC9" w:rsidRPr="00C66272" w:rsidRDefault="00C55FA1">
      <w:pPr>
        <w:spacing w:line="360" w:lineRule="auto"/>
        <w:ind w:left="426" w:hanging="426"/>
        <w:rPr>
          <w:rFonts w:ascii="Brill" w:eastAsia="Brill" w:hAnsi="Brill" w:cs="Brill"/>
          <w:color w:val="000000"/>
        </w:rPr>
      </w:pPr>
      <w:commentRangeStart w:id="5576"/>
      <w:commentRangeStart w:id="5577"/>
      <w:r w:rsidRPr="00C66272">
        <w:rPr>
          <w:rFonts w:ascii="Brill" w:eastAsia="Brill" w:hAnsi="Brill" w:cs="Brill"/>
          <w:color w:val="000000"/>
        </w:rPr>
        <w:t xml:space="preserve">Brueckner, J. (2011). </w:t>
      </w:r>
      <w:r w:rsidRPr="00C66272">
        <w:rPr>
          <w:rFonts w:ascii="Brill" w:eastAsia="Brill" w:hAnsi="Brill" w:cs="Brill"/>
          <w:i/>
          <w:color w:val="000000"/>
        </w:rPr>
        <w:t>Lectures on Urban Economics</w:t>
      </w:r>
      <w:r w:rsidRPr="00C66272">
        <w:rPr>
          <w:rFonts w:ascii="Brill" w:eastAsia="Brill" w:hAnsi="Brill" w:cs="Brill"/>
          <w:color w:val="000000"/>
        </w:rPr>
        <w:t>. Cambridge: The MIT Press.</w:t>
      </w:r>
      <w:commentRangeEnd w:id="5576"/>
      <w:r w:rsidR="000360ED">
        <w:rPr>
          <w:rStyle w:val="Odwoaniedokomentarza"/>
          <w:lang w:val="en-AU"/>
        </w:rPr>
        <w:commentReference w:id="5576"/>
      </w:r>
      <w:commentRangeEnd w:id="5577"/>
      <w:r w:rsidR="00055188">
        <w:rPr>
          <w:rStyle w:val="Odwoaniedokomentarza"/>
          <w:lang w:val="en-AU"/>
        </w:rPr>
        <w:commentReference w:id="5577"/>
      </w:r>
    </w:p>
    <w:p w14:paraId="350780AF" w14:textId="77777777" w:rsidR="00CB3FC9" w:rsidRPr="00C66272" w:rsidRDefault="00C55FA1">
      <w:pPr>
        <w:spacing w:line="360" w:lineRule="auto"/>
        <w:ind w:left="426" w:hanging="426"/>
        <w:rPr>
          <w:rFonts w:ascii="Brill" w:eastAsia="Brill" w:hAnsi="Brill" w:cs="Brill"/>
          <w:color w:val="000000"/>
        </w:rPr>
      </w:pPr>
      <w:r w:rsidRPr="00C66272">
        <w:rPr>
          <w:rFonts w:ascii="Brill" w:eastAsia="Brill" w:hAnsi="Brill" w:cs="Brill"/>
          <w:color w:val="000000"/>
        </w:rPr>
        <w:t xml:space="preserve">Burgess, E. (1925). The growth of the city. In Burgess, E. &amp; Park, R. (Eds.), </w:t>
      </w:r>
      <w:r w:rsidRPr="00C66272">
        <w:rPr>
          <w:rFonts w:ascii="Brill" w:eastAsia="Brill" w:hAnsi="Brill" w:cs="Brill"/>
          <w:i/>
          <w:color w:val="000000"/>
        </w:rPr>
        <w:t>The City</w:t>
      </w:r>
      <w:r w:rsidRPr="00C66272">
        <w:rPr>
          <w:rFonts w:ascii="Brill" w:eastAsia="Brill" w:hAnsi="Brill" w:cs="Brill"/>
          <w:color w:val="000000"/>
        </w:rPr>
        <w:t xml:space="preserve">. (pp. 47-62), Chicago: </w:t>
      </w:r>
      <w:r w:rsidRPr="00C66272">
        <w:rPr>
          <w:rFonts w:ascii="Brill" w:eastAsia="Brill" w:hAnsi="Brill" w:cs="Brill"/>
          <w:color w:val="000000"/>
          <w:highlight w:val="white"/>
        </w:rPr>
        <w:t>University of </w:t>
      </w:r>
      <w:r w:rsidRPr="00C66272">
        <w:rPr>
          <w:rFonts w:ascii="Brill" w:eastAsia="Brill" w:hAnsi="Brill" w:cs="Brill"/>
          <w:color w:val="000000"/>
        </w:rPr>
        <w:t>Chicago </w:t>
      </w:r>
      <w:r w:rsidRPr="00C66272">
        <w:rPr>
          <w:rFonts w:ascii="Brill" w:eastAsia="Brill" w:hAnsi="Brill" w:cs="Brill"/>
          <w:color w:val="000000"/>
          <w:highlight w:val="white"/>
        </w:rPr>
        <w:t xml:space="preserve">Press. </w:t>
      </w:r>
    </w:p>
    <w:p w14:paraId="350780B0" w14:textId="77777777" w:rsidR="00CB3FC9" w:rsidRPr="00C66272" w:rsidRDefault="00C55FA1">
      <w:pPr>
        <w:spacing w:line="360" w:lineRule="auto"/>
        <w:ind w:left="426" w:hanging="426"/>
        <w:rPr>
          <w:rFonts w:ascii="Brill" w:eastAsia="Brill" w:hAnsi="Brill" w:cs="Brill"/>
          <w:color w:val="000000"/>
        </w:rPr>
      </w:pPr>
      <w:r w:rsidRPr="00C66272">
        <w:rPr>
          <w:rFonts w:ascii="Brill" w:eastAsia="Brill" w:hAnsi="Brill" w:cs="Brill"/>
          <w:color w:val="000000"/>
        </w:rPr>
        <w:t xml:space="preserve">Burgess, E. (1928). Residential segregation in American cities. </w:t>
      </w:r>
      <w:r w:rsidRPr="00C66272">
        <w:rPr>
          <w:rFonts w:ascii="Brill" w:eastAsia="Brill" w:hAnsi="Brill" w:cs="Brill"/>
          <w:i/>
          <w:color w:val="000000"/>
        </w:rPr>
        <w:t>The Annals of the American Academy of Political and Social Science, 140</w:t>
      </w:r>
      <w:r w:rsidRPr="00C66272">
        <w:rPr>
          <w:rFonts w:ascii="Brill" w:eastAsia="Brill" w:hAnsi="Brill" w:cs="Brill"/>
          <w:color w:val="000000"/>
        </w:rPr>
        <w:t>(1), 105-115.</w:t>
      </w:r>
    </w:p>
    <w:p w14:paraId="350780B1" w14:textId="2FD796E3" w:rsidR="00CB3FC9" w:rsidRPr="00C66272" w:rsidRDefault="00C55FA1">
      <w:pPr>
        <w:spacing w:line="360" w:lineRule="auto"/>
        <w:ind w:left="426" w:hanging="426"/>
        <w:rPr>
          <w:rFonts w:ascii="Brill" w:eastAsia="Brill" w:hAnsi="Brill" w:cs="Brill"/>
        </w:rPr>
      </w:pPr>
      <w:commentRangeStart w:id="5578"/>
      <w:commentRangeStart w:id="5579"/>
      <w:r w:rsidRPr="00C66272">
        <w:rPr>
          <w:rFonts w:ascii="Brill" w:eastAsia="Brill" w:hAnsi="Brill" w:cs="Brill"/>
        </w:rPr>
        <w:t xml:space="preserve">Câmara Municipal de Lisboa, </w:t>
      </w:r>
      <w:proofErr w:type="spellStart"/>
      <w:r w:rsidRPr="00C66272">
        <w:rPr>
          <w:rFonts w:ascii="Brill" w:eastAsia="Brill" w:hAnsi="Brill" w:cs="Brill"/>
        </w:rPr>
        <w:t>Licenciamento</w:t>
      </w:r>
      <w:proofErr w:type="spellEnd"/>
      <w:r w:rsidRPr="00C66272">
        <w:rPr>
          <w:rFonts w:ascii="Brill" w:eastAsia="Brill" w:hAnsi="Brill" w:cs="Brill"/>
        </w:rPr>
        <w:t xml:space="preserve"> </w:t>
      </w:r>
      <w:proofErr w:type="spellStart"/>
      <w:r w:rsidRPr="00C66272">
        <w:rPr>
          <w:rFonts w:ascii="Brill" w:eastAsia="Brill" w:hAnsi="Brill" w:cs="Brill"/>
        </w:rPr>
        <w:t>Urbanístico</w:t>
      </w:r>
      <w:proofErr w:type="spellEnd"/>
      <w:r w:rsidRPr="00C66272">
        <w:rPr>
          <w:rFonts w:ascii="Brill" w:eastAsia="Brill" w:hAnsi="Brill" w:cs="Brill"/>
        </w:rPr>
        <w:t xml:space="preserve"> e </w:t>
      </w:r>
      <w:proofErr w:type="spellStart"/>
      <w:r w:rsidRPr="00C66272">
        <w:rPr>
          <w:rFonts w:ascii="Brill" w:eastAsia="Brill" w:hAnsi="Brill" w:cs="Brill"/>
        </w:rPr>
        <w:t>Planeamento</w:t>
      </w:r>
      <w:proofErr w:type="spellEnd"/>
      <w:r w:rsidRPr="00C66272">
        <w:rPr>
          <w:rFonts w:ascii="Brill" w:eastAsia="Brill" w:hAnsi="Brill" w:cs="Brill"/>
        </w:rPr>
        <w:t xml:space="preserve"> Urbano</w:t>
      </w:r>
      <w:ins w:id="5580" w:author="Autor">
        <w:r w:rsidR="000360ED">
          <w:rPr>
            <w:rFonts w:ascii="Brill" w:eastAsia="Brill" w:hAnsi="Brill" w:cs="Brill"/>
          </w:rPr>
          <w:t>.</w:t>
        </w:r>
      </w:ins>
      <w:r w:rsidRPr="00C66272">
        <w:rPr>
          <w:rFonts w:ascii="Brill" w:eastAsia="Brill" w:hAnsi="Brill" w:cs="Brill"/>
        </w:rPr>
        <w:t xml:space="preserve"> (2005). </w:t>
      </w:r>
      <w:proofErr w:type="spellStart"/>
      <w:r w:rsidRPr="00C66272">
        <w:rPr>
          <w:rFonts w:ascii="Brill" w:eastAsia="Brill" w:hAnsi="Brill" w:cs="Brill"/>
          <w:i/>
        </w:rPr>
        <w:t>Diagnóstico</w:t>
      </w:r>
      <w:proofErr w:type="spellEnd"/>
      <w:r w:rsidRPr="00C66272">
        <w:rPr>
          <w:rFonts w:ascii="Brill" w:eastAsia="Brill" w:hAnsi="Brill" w:cs="Brill"/>
          <w:i/>
        </w:rPr>
        <w:t xml:space="preserve"> </w:t>
      </w:r>
      <w:proofErr w:type="spellStart"/>
      <w:r w:rsidRPr="00C66272">
        <w:rPr>
          <w:rFonts w:ascii="Brill" w:eastAsia="Brill" w:hAnsi="Brill" w:cs="Brill"/>
          <w:i/>
        </w:rPr>
        <w:t>Sócio-urbanístico</w:t>
      </w:r>
      <w:proofErr w:type="spellEnd"/>
      <w:r w:rsidRPr="00C66272">
        <w:rPr>
          <w:rFonts w:ascii="Brill" w:eastAsia="Brill" w:hAnsi="Brill" w:cs="Brill"/>
          <w:i/>
        </w:rPr>
        <w:t xml:space="preserve"> da </w:t>
      </w:r>
      <w:proofErr w:type="spellStart"/>
      <w:r w:rsidRPr="00C66272">
        <w:rPr>
          <w:rFonts w:ascii="Brill" w:eastAsia="Brill" w:hAnsi="Brill" w:cs="Brill"/>
          <w:i/>
        </w:rPr>
        <w:t>Cidade</w:t>
      </w:r>
      <w:proofErr w:type="spellEnd"/>
      <w:r w:rsidRPr="00C66272">
        <w:rPr>
          <w:rFonts w:ascii="Brill" w:eastAsia="Brill" w:hAnsi="Brill" w:cs="Brill"/>
          <w:i/>
        </w:rPr>
        <w:t xml:space="preserve"> de Lisboa, Uma </w:t>
      </w:r>
      <w:proofErr w:type="spellStart"/>
      <w:r w:rsidRPr="00C66272">
        <w:rPr>
          <w:rFonts w:ascii="Brill" w:eastAsia="Brill" w:hAnsi="Brill" w:cs="Brill"/>
          <w:i/>
        </w:rPr>
        <w:t>perspetiva</w:t>
      </w:r>
      <w:proofErr w:type="spellEnd"/>
      <w:r w:rsidRPr="00C66272">
        <w:rPr>
          <w:rFonts w:ascii="Brill" w:eastAsia="Brill" w:hAnsi="Brill" w:cs="Brill"/>
          <w:i/>
        </w:rPr>
        <w:t xml:space="preserve"> </w:t>
      </w:r>
      <w:proofErr w:type="spellStart"/>
      <w:r w:rsidRPr="00C66272">
        <w:rPr>
          <w:rFonts w:ascii="Brill" w:eastAsia="Brill" w:hAnsi="Brill" w:cs="Brill"/>
          <w:i/>
        </w:rPr>
        <w:t>censitária</w:t>
      </w:r>
      <w:proofErr w:type="spellEnd"/>
      <w:r w:rsidRPr="00C66272">
        <w:rPr>
          <w:rFonts w:ascii="Brill" w:eastAsia="Brill" w:hAnsi="Brill" w:cs="Brill"/>
          <w:i/>
        </w:rPr>
        <w:t xml:space="preserve"> (2001)</w:t>
      </w:r>
      <w:r w:rsidRPr="00C66272">
        <w:rPr>
          <w:rFonts w:ascii="Brill" w:eastAsia="Brill" w:hAnsi="Brill" w:cs="Brill"/>
        </w:rPr>
        <w:t>. Lisboa: Câmara Municipal de Lisboa.</w:t>
      </w:r>
      <w:commentRangeEnd w:id="5578"/>
      <w:r w:rsidR="000360ED">
        <w:rPr>
          <w:rStyle w:val="Odwoaniedokomentarza"/>
          <w:lang w:val="en-AU"/>
        </w:rPr>
        <w:commentReference w:id="5578"/>
      </w:r>
      <w:commentRangeEnd w:id="5579"/>
      <w:r w:rsidR="00C96D7F">
        <w:rPr>
          <w:rStyle w:val="Odwoaniedokomentarza"/>
          <w:lang w:val="en-AU"/>
        </w:rPr>
        <w:commentReference w:id="5579"/>
      </w:r>
    </w:p>
    <w:p w14:paraId="350780B2" w14:textId="77777777" w:rsidR="00CB3FC9" w:rsidRPr="00C66272" w:rsidRDefault="00C55FA1">
      <w:pPr>
        <w:spacing w:line="360" w:lineRule="auto"/>
        <w:ind w:left="426" w:hanging="426"/>
        <w:rPr>
          <w:rFonts w:ascii="Brill" w:eastAsia="Brill" w:hAnsi="Brill" w:cs="Brill"/>
        </w:rPr>
      </w:pPr>
      <w:commentRangeStart w:id="5581"/>
      <w:commentRangeStart w:id="5582"/>
      <w:r w:rsidRPr="00C66272">
        <w:rPr>
          <w:rFonts w:ascii="Brill" w:eastAsia="Brill" w:hAnsi="Brill" w:cs="Brill"/>
        </w:rPr>
        <w:t xml:space="preserve">Capozza, D. (1976). Employment-Population Ratio in Urban areas: A Model of the Urban Land, Labor and Goods Markets. In Papageorgiou, G. (Ed.), </w:t>
      </w:r>
      <w:r w:rsidRPr="00C66272">
        <w:rPr>
          <w:rFonts w:ascii="Brill" w:eastAsia="Brill" w:hAnsi="Brill" w:cs="Brill"/>
          <w:i/>
        </w:rPr>
        <w:t>Mathematical Land Use Theory</w:t>
      </w:r>
      <w:r w:rsidRPr="00C66272">
        <w:rPr>
          <w:rFonts w:ascii="Brill" w:eastAsia="Brill" w:hAnsi="Brill" w:cs="Brill"/>
        </w:rPr>
        <w:t>. Lexington: Lexington Books.</w:t>
      </w:r>
      <w:commentRangeEnd w:id="5581"/>
      <w:r w:rsidR="000360ED">
        <w:rPr>
          <w:rStyle w:val="Odwoaniedokomentarza"/>
          <w:lang w:val="en-AU"/>
        </w:rPr>
        <w:commentReference w:id="5581"/>
      </w:r>
      <w:commentRangeEnd w:id="5582"/>
      <w:r w:rsidR="00CA22DD">
        <w:rPr>
          <w:rStyle w:val="Odwoaniedokomentarza"/>
          <w:lang w:val="en-AU"/>
        </w:rPr>
        <w:commentReference w:id="5582"/>
      </w:r>
    </w:p>
    <w:p w14:paraId="350780B3" w14:textId="1FC72F80" w:rsidR="00CB3FC9" w:rsidRPr="00C66272" w:rsidRDefault="00C55FA1">
      <w:pPr>
        <w:spacing w:line="360" w:lineRule="auto"/>
        <w:ind w:left="426" w:hanging="426"/>
        <w:rPr>
          <w:rFonts w:ascii="Brill" w:eastAsia="Brill" w:hAnsi="Brill" w:cs="Brill"/>
        </w:rPr>
      </w:pPr>
      <w:proofErr w:type="spellStart"/>
      <w:r w:rsidRPr="00C66272">
        <w:rPr>
          <w:rFonts w:ascii="Brill" w:eastAsia="Brill" w:hAnsi="Brill" w:cs="Brill"/>
          <w:lang w:val="pl-PL"/>
        </w:rPr>
        <w:t>Carmo</w:t>
      </w:r>
      <w:proofErr w:type="spellEnd"/>
      <w:r w:rsidRPr="00C66272">
        <w:rPr>
          <w:rFonts w:ascii="Brill" w:eastAsia="Brill" w:hAnsi="Brill" w:cs="Brill"/>
          <w:lang w:val="pl-PL"/>
        </w:rPr>
        <w:t xml:space="preserve">, R. (2008). Da </w:t>
      </w:r>
      <w:proofErr w:type="spellStart"/>
      <w:r w:rsidRPr="00C66272">
        <w:rPr>
          <w:rFonts w:ascii="Brill" w:eastAsia="Brill" w:hAnsi="Brill" w:cs="Brill"/>
          <w:lang w:val="pl-PL"/>
        </w:rPr>
        <w:t>escala</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ao</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território</w:t>
      </w:r>
      <w:proofErr w:type="spellEnd"/>
      <w:r w:rsidRPr="00C66272">
        <w:rPr>
          <w:rFonts w:ascii="Brill" w:eastAsia="Brill" w:hAnsi="Brill" w:cs="Brill"/>
          <w:lang w:val="pl-PL"/>
        </w:rPr>
        <w:t xml:space="preserve">: para </w:t>
      </w:r>
      <w:proofErr w:type="spellStart"/>
      <w:r w:rsidRPr="00C66272">
        <w:rPr>
          <w:rFonts w:ascii="Brill" w:eastAsia="Brill" w:hAnsi="Brill" w:cs="Brill"/>
          <w:lang w:val="pl-PL"/>
        </w:rPr>
        <w:t>uma</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reflexão</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crítica</w:t>
      </w:r>
      <w:proofErr w:type="spellEnd"/>
      <w:r w:rsidRPr="00C66272">
        <w:rPr>
          <w:rFonts w:ascii="Brill" w:eastAsia="Brill" w:hAnsi="Brill" w:cs="Brill"/>
          <w:lang w:val="pl-PL"/>
        </w:rPr>
        <w:t xml:space="preserve"> do </w:t>
      </w:r>
      <w:proofErr w:type="spellStart"/>
      <w:r w:rsidRPr="00C66272">
        <w:rPr>
          <w:rFonts w:ascii="Brill" w:eastAsia="Brill" w:hAnsi="Brill" w:cs="Brill"/>
          <w:lang w:val="pl-PL"/>
        </w:rPr>
        <w:t>policentrismo</w:t>
      </w:r>
      <w:proofErr w:type="spellEnd"/>
      <w:r w:rsidRPr="00C66272">
        <w:rPr>
          <w:rFonts w:ascii="Brill" w:eastAsia="Brill" w:hAnsi="Brill" w:cs="Brill"/>
          <w:lang w:val="pl-PL"/>
        </w:rPr>
        <w:t xml:space="preserve">. </w:t>
      </w:r>
      <w:proofErr w:type="spellStart"/>
      <w:r w:rsidRPr="00C66272">
        <w:rPr>
          <w:rFonts w:ascii="Brill" w:eastAsia="Brill" w:hAnsi="Brill" w:cs="Brill"/>
          <w:i/>
        </w:rPr>
        <w:t>Análise</w:t>
      </w:r>
      <w:proofErr w:type="spellEnd"/>
      <w:r w:rsidRPr="00C66272">
        <w:rPr>
          <w:rFonts w:ascii="Brill" w:eastAsia="Brill" w:hAnsi="Brill" w:cs="Brill"/>
          <w:i/>
        </w:rPr>
        <w:t xml:space="preserve"> Social, </w:t>
      </w:r>
      <w:ins w:id="5583" w:author="Autor">
        <w:r w:rsidR="00CA22DD">
          <w:rPr>
            <w:rFonts w:ascii="Brill" w:eastAsia="Brill" w:hAnsi="Brill" w:cs="Brill"/>
            <w:i/>
          </w:rPr>
          <w:t xml:space="preserve">vol. </w:t>
        </w:r>
      </w:ins>
      <w:commentRangeStart w:id="5584"/>
      <w:commentRangeStart w:id="5585"/>
      <w:r w:rsidRPr="00C66272">
        <w:rPr>
          <w:rFonts w:ascii="Brill" w:eastAsia="Brill" w:hAnsi="Brill" w:cs="Brill"/>
          <w:i/>
        </w:rPr>
        <w:t>43</w:t>
      </w:r>
      <w:commentRangeEnd w:id="5584"/>
      <w:r w:rsidR="000360ED">
        <w:rPr>
          <w:rStyle w:val="Odwoaniedokomentarza"/>
          <w:lang w:val="en-AU"/>
        </w:rPr>
        <w:commentReference w:id="5584"/>
      </w:r>
      <w:commentRangeEnd w:id="5585"/>
      <w:r w:rsidR="00CA22DD">
        <w:rPr>
          <w:rStyle w:val="Odwoaniedokomentarza"/>
          <w:lang w:val="en-AU"/>
        </w:rPr>
        <w:commentReference w:id="5585"/>
      </w:r>
      <w:ins w:id="5586" w:author="Autor">
        <w:r w:rsidR="00CA22DD">
          <w:rPr>
            <w:rFonts w:ascii="Brill" w:eastAsia="Brill" w:hAnsi="Brill" w:cs="Brill"/>
            <w:i/>
          </w:rPr>
          <w:t>, no. 189</w:t>
        </w:r>
      </w:ins>
      <w:r w:rsidRPr="00C66272">
        <w:rPr>
          <w:rFonts w:ascii="Brill" w:eastAsia="Brill" w:hAnsi="Brill" w:cs="Brill"/>
        </w:rPr>
        <w:t>, 775-793.</w:t>
      </w:r>
    </w:p>
    <w:p w14:paraId="350780B4" w14:textId="77777777" w:rsidR="00CB3FC9" w:rsidRPr="00C66272" w:rsidRDefault="00C55FA1">
      <w:pPr>
        <w:spacing w:line="360" w:lineRule="auto"/>
        <w:ind w:left="426" w:hanging="426"/>
        <w:rPr>
          <w:rFonts w:ascii="Brill" w:eastAsia="Brill" w:hAnsi="Brill" w:cs="Brill"/>
        </w:rPr>
      </w:pPr>
      <w:commentRangeStart w:id="5587"/>
      <w:commentRangeStart w:id="5588"/>
      <w:r w:rsidRPr="00C66272">
        <w:rPr>
          <w:rFonts w:ascii="Brill" w:eastAsia="Brill" w:hAnsi="Brill" w:cs="Brill"/>
        </w:rPr>
        <w:t xml:space="preserve">Carpenter, A., &amp; Lozano, R. (Eds.) (2020). </w:t>
      </w:r>
      <w:r w:rsidRPr="00C66272">
        <w:rPr>
          <w:rFonts w:ascii="Brill" w:eastAsia="Brill" w:hAnsi="Brill" w:cs="Brill"/>
          <w:i/>
        </w:rPr>
        <w:t>European Port Cities in Transition. Moving Towards More Sustainable Sea Transport Hubs</w:t>
      </w:r>
      <w:r w:rsidRPr="00C66272">
        <w:rPr>
          <w:rFonts w:ascii="Brill" w:eastAsia="Brill" w:hAnsi="Brill" w:cs="Brill"/>
        </w:rPr>
        <w:t>. New York: Springer.</w:t>
      </w:r>
      <w:commentRangeEnd w:id="5587"/>
      <w:r w:rsidR="000360ED">
        <w:rPr>
          <w:rStyle w:val="Odwoaniedokomentarza"/>
          <w:lang w:val="en-AU"/>
        </w:rPr>
        <w:commentReference w:id="5587"/>
      </w:r>
      <w:commentRangeEnd w:id="5588"/>
      <w:r w:rsidR="00B41ED0">
        <w:rPr>
          <w:rStyle w:val="Odwoaniedokomentarza"/>
          <w:lang w:val="en-AU"/>
        </w:rPr>
        <w:commentReference w:id="5588"/>
      </w:r>
    </w:p>
    <w:p w14:paraId="350780B5" w14:textId="77777777" w:rsidR="00CB3FC9" w:rsidRPr="00C66272" w:rsidRDefault="00C55FA1">
      <w:pPr>
        <w:spacing w:line="360" w:lineRule="auto"/>
        <w:ind w:left="426" w:hanging="426"/>
        <w:rPr>
          <w:rFonts w:ascii="Brill" w:eastAsia="Brill" w:hAnsi="Brill" w:cs="Brill"/>
        </w:rPr>
      </w:pPr>
      <w:commentRangeStart w:id="5589"/>
      <w:commentRangeStart w:id="5590"/>
      <w:r w:rsidRPr="00C66272">
        <w:rPr>
          <w:rFonts w:ascii="Brill" w:eastAsia="Brill" w:hAnsi="Brill" w:cs="Brill"/>
        </w:rPr>
        <w:t xml:space="preserve">Castells, M. (2002). Urban Sociology in the Twenty-First Century. </w:t>
      </w:r>
      <w:proofErr w:type="spellStart"/>
      <w:r w:rsidRPr="00C66272">
        <w:rPr>
          <w:rFonts w:ascii="Brill" w:eastAsia="Brill" w:hAnsi="Brill" w:cs="Brill"/>
          <w:i/>
        </w:rPr>
        <w:t>Cidades</w:t>
      </w:r>
      <w:proofErr w:type="spellEnd"/>
      <w:r w:rsidRPr="00C66272">
        <w:rPr>
          <w:rFonts w:ascii="Brill" w:eastAsia="Brill" w:hAnsi="Brill" w:cs="Brill"/>
          <w:i/>
        </w:rPr>
        <w:t xml:space="preserve">- </w:t>
      </w:r>
      <w:proofErr w:type="spellStart"/>
      <w:r w:rsidRPr="00C66272">
        <w:rPr>
          <w:rFonts w:ascii="Brill" w:eastAsia="Brill" w:hAnsi="Brill" w:cs="Brill"/>
          <w:i/>
        </w:rPr>
        <w:t>Comunidades</w:t>
      </w:r>
      <w:proofErr w:type="spellEnd"/>
      <w:r w:rsidRPr="00C66272">
        <w:rPr>
          <w:rFonts w:ascii="Brill" w:eastAsia="Brill" w:hAnsi="Brill" w:cs="Brill"/>
          <w:i/>
        </w:rPr>
        <w:t xml:space="preserve"> e </w:t>
      </w:r>
      <w:proofErr w:type="spellStart"/>
      <w:r w:rsidRPr="00C66272">
        <w:rPr>
          <w:rFonts w:ascii="Brill" w:eastAsia="Brill" w:hAnsi="Brill" w:cs="Brill"/>
          <w:i/>
        </w:rPr>
        <w:t>Território</w:t>
      </w:r>
      <w:proofErr w:type="spellEnd"/>
      <w:r w:rsidRPr="00C66272">
        <w:rPr>
          <w:rFonts w:ascii="Brill" w:eastAsia="Brill" w:hAnsi="Brill" w:cs="Brill"/>
          <w:i/>
        </w:rPr>
        <w:t>, 5</w:t>
      </w:r>
      <w:r w:rsidRPr="00C66272">
        <w:rPr>
          <w:rFonts w:ascii="Brill" w:eastAsia="Brill" w:hAnsi="Brill" w:cs="Brill"/>
        </w:rPr>
        <w:t>, 9-19.</w:t>
      </w:r>
      <w:commentRangeEnd w:id="5589"/>
      <w:r w:rsidR="000360ED">
        <w:rPr>
          <w:rStyle w:val="Odwoaniedokomentarza"/>
          <w:lang w:val="en-AU"/>
        </w:rPr>
        <w:commentReference w:id="5589"/>
      </w:r>
      <w:commentRangeEnd w:id="5590"/>
      <w:r w:rsidR="00E27E0D">
        <w:rPr>
          <w:rStyle w:val="Odwoaniedokomentarza"/>
          <w:lang w:val="en-AU"/>
        </w:rPr>
        <w:commentReference w:id="5590"/>
      </w:r>
    </w:p>
    <w:p w14:paraId="350780B6" w14:textId="77777777" w:rsidR="00CB3FC9" w:rsidRPr="00C66272" w:rsidRDefault="00C55FA1">
      <w:pPr>
        <w:spacing w:line="360" w:lineRule="auto"/>
        <w:ind w:left="426" w:hanging="426"/>
        <w:rPr>
          <w:rFonts w:ascii="Brill" w:eastAsia="Brill" w:hAnsi="Brill" w:cs="Brill"/>
        </w:rPr>
      </w:pPr>
      <w:commentRangeStart w:id="5591"/>
      <w:commentRangeStart w:id="5592"/>
      <w:r w:rsidRPr="00C66272">
        <w:rPr>
          <w:rFonts w:ascii="Brill" w:eastAsia="Brill" w:hAnsi="Brill" w:cs="Brill"/>
        </w:rPr>
        <w:t xml:space="preserve">Cocco, G. (2000). A </w:t>
      </w:r>
      <w:proofErr w:type="spellStart"/>
      <w:r w:rsidRPr="00C66272">
        <w:rPr>
          <w:rFonts w:ascii="Brill" w:eastAsia="Brill" w:hAnsi="Brill" w:cs="Brill"/>
        </w:rPr>
        <w:t>cidade</w:t>
      </w:r>
      <w:proofErr w:type="spellEnd"/>
      <w:r w:rsidRPr="00C66272">
        <w:rPr>
          <w:rFonts w:ascii="Brill" w:eastAsia="Brill" w:hAnsi="Brill" w:cs="Brill"/>
        </w:rPr>
        <w:t xml:space="preserve"> </w:t>
      </w:r>
      <w:proofErr w:type="spellStart"/>
      <w:r w:rsidRPr="00C66272">
        <w:rPr>
          <w:rFonts w:ascii="Brill" w:eastAsia="Brill" w:hAnsi="Brill" w:cs="Brill"/>
        </w:rPr>
        <w:t>policêntrica</w:t>
      </w:r>
      <w:proofErr w:type="spellEnd"/>
      <w:r w:rsidRPr="00C66272">
        <w:rPr>
          <w:rFonts w:ascii="Brill" w:eastAsia="Brill" w:hAnsi="Brill" w:cs="Brill"/>
        </w:rPr>
        <w:t xml:space="preserve"> e o </w:t>
      </w:r>
      <w:proofErr w:type="spellStart"/>
      <w:r w:rsidRPr="00C66272">
        <w:rPr>
          <w:rFonts w:ascii="Brill" w:eastAsia="Brill" w:hAnsi="Brill" w:cs="Brill"/>
        </w:rPr>
        <w:t>trabalho</w:t>
      </w:r>
      <w:proofErr w:type="spellEnd"/>
      <w:r w:rsidRPr="00C66272">
        <w:rPr>
          <w:rFonts w:ascii="Brill" w:eastAsia="Brill" w:hAnsi="Brill" w:cs="Brill"/>
        </w:rPr>
        <w:t xml:space="preserve"> da </w:t>
      </w:r>
      <w:proofErr w:type="spellStart"/>
      <w:r w:rsidRPr="00C66272">
        <w:rPr>
          <w:rFonts w:ascii="Brill" w:eastAsia="Brill" w:hAnsi="Brill" w:cs="Brill"/>
        </w:rPr>
        <w:t>multidão</w:t>
      </w:r>
      <w:proofErr w:type="spellEnd"/>
      <w:r w:rsidRPr="00C66272">
        <w:rPr>
          <w:rFonts w:ascii="Brill" w:eastAsia="Brill" w:hAnsi="Brill" w:cs="Brill"/>
        </w:rPr>
        <w:t xml:space="preserve">. </w:t>
      </w:r>
      <w:r w:rsidRPr="00C66272">
        <w:rPr>
          <w:rFonts w:ascii="Brill" w:eastAsia="Brill" w:hAnsi="Brill" w:cs="Brill"/>
          <w:i/>
        </w:rPr>
        <w:t xml:space="preserve">Lugar </w:t>
      </w:r>
      <w:proofErr w:type="spellStart"/>
      <w:r w:rsidRPr="00C66272">
        <w:rPr>
          <w:rFonts w:ascii="Brill" w:eastAsia="Brill" w:hAnsi="Brill" w:cs="Brill"/>
          <w:i/>
        </w:rPr>
        <w:t>Comum</w:t>
      </w:r>
      <w:proofErr w:type="spellEnd"/>
      <w:r w:rsidRPr="00C66272">
        <w:rPr>
          <w:rFonts w:ascii="Brill" w:eastAsia="Brill" w:hAnsi="Brill" w:cs="Brill"/>
          <w:i/>
        </w:rPr>
        <w:t>, 9/10,</w:t>
      </w:r>
      <w:r w:rsidRPr="00C66272">
        <w:rPr>
          <w:rFonts w:ascii="Brill" w:eastAsia="Brill" w:hAnsi="Brill" w:cs="Brill"/>
        </w:rPr>
        <w:t xml:space="preserve"> 61-89.</w:t>
      </w:r>
      <w:commentRangeEnd w:id="5591"/>
      <w:r w:rsidR="000360ED">
        <w:rPr>
          <w:rStyle w:val="Odwoaniedokomentarza"/>
          <w:lang w:val="en-AU"/>
        </w:rPr>
        <w:commentReference w:id="5591"/>
      </w:r>
      <w:commentRangeEnd w:id="5592"/>
      <w:r w:rsidR="00E27E0D">
        <w:rPr>
          <w:rStyle w:val="Odwoaniedokomentarza"/>
          <w:lang w:val="en-AU"/>
        </w:rPr>
        <w:commentReference w:id="5592"/>
      </w:r>
    </w:p>
    <w:p w14:paraId="350780B7"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Coelho, M. (2016). </w:t>
      </w:r>
      <w:r w:rsidRPr="00C66272">
        <w:rPr>
          <w:rFonts w:ascii="Brill" w:eastAsia="Brill" w:hAnsi="Brill" w:cs="Brill"/>
          <w:i/>
        </w:rPr>
        <w:t xml:space="preserve">O </w:t>
      </w:r>
      <w:proofErr w:type="spellStart"/>
      <w:r w:rsidRPr="00C66272">
        <w:rPr>
          <w:rFonts w:ascii="Brill" w:eastAsia="Brill" w:hAnsi="Brill" w:cs="Brill"/>
          <w:i/>
        </w:rPr>
        <w:t>modelo</w:t>
      </w:r>
      <w:proofErr w:type="spellEnd"/>
      <w:r w:rsidRPr="00C66272">
        <w:rPr>
          <w:rFonts w:ascii="Brill" w:eastAsia="Brill" w:hAnsi="Brill" w:cs="Brill"/>
          <w:i/>
        </w:rPr>
        <w:t xml:space="preserve"> da </w:t>
      </w:r>
      <w:proofErr w:type="spellStart"/>
      <w:r w:rsidRPr="00C66272">
        <w:rPr>
          <w:rFonts w:ascii="Brill" w:eastAsia="Brill" w:hAnsi="Brill" w:cs="Brill"/>
          <w:i/>
        </w:rPr>
        <w:t>Cidade</w:t>
      </w:r>
      <w:proofErr w:type="spellEnd"/>
      <w:r w:rsidRPr="00C66272">
        <w:rPr>
          <w:rFonts w:ascii="Brill" w:eastAsia="Brill" w:hAnsi="Brill" w:cs="Brill"/>
          <w:i/>
        </w:rPr>
        <w:t xml:space="preserve"> </w:t>
      </w:r>
      <w:proofErr w:type="spellStart"/>
      <w:r w:rsidRPr="00C66272">
        <w:rPr>
          <w:rFonts w:ascii="Brill" w:eastAsia="Brill" w:hAnsi="Brill" w:cs="Brill"/>
          <w:i/>
        </w:rPr>
        <w:t>Portuária</w:t>
      </w:r>
      <w:proofErr w:type="spellEnd"/>
      <w:r w:rsidRPr="00C66272">
        <w:rPr>
          <w:rFonts w:ascii="Brill" w:eastAsia="Brill" w:hAnsi="Brill" w:cs="Brill"/>
          <w:i/>
        </w:rPr>
        <w:t xml:space="preserve"> </w:t>
      </w:r>
      <w:proofErr w:type="spellStart"/>
      <w:r w:rsidRPr="00C66272">
        <w:rPr>
          <w:rFonts w:ascii="Brill" w:eastAsia="Brill" w:hAnsi="Brill" w:cs="Brill"/>
          <w:i/>
        </w:rPr>
        <w:t>Revisitado</w:t>
      </w:r>
      <w:proofErr w:type="spellEnd"/>
      <w:r w:rsidRPr="00C66272">
        <w:rPr>
          <w:rFonts w:ascii="Brill" w:eastAsia="Brill" w:hAnsi="Brill" w:cs="Brill"/>
          <w:i/>
        </w:rPr>
        <w:t xml:space="preserve">. </w:t>
      </w:r>
      <w:proofErr w:type="spellStart"/>
      <w:r w:rsidRPr="00C66272">
        <w:rPr>
          <w:rFonts w:ascii="Brill" w:eastAsia="Brill" w:hAnsi="Brill" w:cs="Brill"/>
          <w:i/>
        </w:rPr>
        <w:t>Comunicação</w:t>
      </w:r>
      <w:proofErr w:type="spellEnd"/>
      <w:r w:rsidRPr="00C66272">
        <w:rPr>
          <w:rFonts w:ascii="Brill" w:eastAsia="Brill" w:hAnsi="Brill" w:cs="Brill"/>
          <w:i/>
        </w:rPr>
        <w:t xml:space="preserve"> </w:t>
      </w:r>
      <w:proofErr w:type="spellStart"/>
      <w:r w:rsidRPr="00C66272">
        <w:rPr>
          <w:rFonts w:ascii="Brill" w:eastAsia="Brill" w:hAnsi="Brill" w:cs="Brill"/>
          <w:i/>
        </w:rPr>
        <w:t>ao</w:t>
      </w:r>
      <w:proofErr w:type="spellEnd"/>
      <w:r w:rsidRPr="00C66272">
        <w:rPr>
          <w:rFonts w:ascii="Brill" w:eastAsia="Brill" w:hAnsi="Brill" w:cs="Brill"/>
          <w:i/>
        </w:rPr>
        <w:t xml:space="preserve"> 7º </w:t>
      </w:r>
      <w:proofErr w:type="spellStart"/>
      <w:r w:rsidRPr="00C66272">
        <w:rPr>
          <w:rFonts w:ascii="Brill" w:eastAsia="Brill" w:hAnsi="Brill" w:cs="Brill"/>
          <w:i/>
        </w:rPr>
        <w:t>Congresso</w:t>
      </w:r>
      <w:proofErr w:type="spellEnd"/>
      <w:r w:rsidRPr="00C66272">
        <w:rPr>
          <w:rFonts w:ascii="Brill" w:eastAsia="Brill" w:hAnsi="Brill" w:cs="Brill"/>
          <w:i/>
        </w:rPr>
        <w:t xml:space="preserve"> PLURIS - </w:t>
      </w:r>
      <w:proofErr w:type="spellStart"/>
      <w:r w:rsidRPr="00C66272">
        <w:rPr>
          <w:rFonts w:ascii="Brill" w:eastAsia="Brill" w:hAnsi="Brill" w:cs="Brill"/>
          <w:i/>
        </w:rPr>
        <w:t>Planejamento</w:t>
      </w:r>
      <w:proofErr w:type="spellEnd"/>
      <w:r w:rsidRPr="00C66272">
        <w:rPr>
          <w:rFonts w:ascii="Brill" w:eastAsia="Brill" w:hAnsi="Brill" w:cs="Brill"/>
          <w:i/>
        </w:rPr>
        <w:t xml:space="preserve"> Urbano, Regional, </w:t>
      </w:r>
      <w:proofErr w:type="spellStart"/>
      <w:r w:rsidRPr="00C66272">
        <w:rPr>
          <w:rFonts w:ascii="Brill" w:eastAsia="Brill" w:hAnsi="Brill" w:cs="Brill"/>
          <w:i/>
        </w:rPr>
        <w:t>Integrado</w:t>
      </w:r>
      <w:proofErr w:type="spellEnd"/>
      <w:r w:rsidRPr="00C66272">
        <w:rPr>
          <w:rFonts w:ascii="Brill" w:eastAsia="Brill" w:hAnsi="Brill" w:cs="Brill"/>
          <w:i/>
        </w:rPr>
        <w:t xml:space="preserve"> e </w:t>
      </w:r>
      <w:proofErr w:type="spellStart"/>
      <w:r w:rsidRPr="00C66272">
        <w:rPr>
          <w:rFonts w:ascii="Brill" w:eastAsia="Brill" w:hAnsi="Brill" w:cs="Brill"/>
          <w:i/>
        </w:rPr>
        <w:t>Sustentáve</w:t>
      </w:r>
      <w:proofErr w:type="spellEnd"/>
      <w:r w:rsidRPr="00C66272">
        <w:rPr>
          <w:rFonts w:ascii="Brill" w:eastAsia="Brill" w:hAnsi="Brill" w:cs="Brill"/>
        </w:rPr>
        <w:t xml:space="preserve">. </w:t>
      </w:r>
      <w:proofErr w:type="spellStart"/>
      <w:r w:rsidRPr="00C66272">
        <w:rPr>
          <w:rFonts w:ascii="Brill" w:eastAsia="Brill" w:hAnsi="Brill" w:cs="Brill"/>
        </w:rPr>
        <w:t>Maceió</w:t>
      </w:r>
      <w:proofErr w:type="spellEnd"/>
      <w:r w:rsidRPr="00C66272">
        <w:rPr>
          <w:rFonts w:ascii="Brill" w:eastAsia="Brill" w:hAnsi="Brill" w:cs="Brill"/>
        </w:rPr>
        <w:t xml:space="preserve">, </w:t>
      </w:r>
      <w:proofErr w:type="spellStart"/>
      <w:r w:rsidRPr="00C66272">
        <w:rPr>
          <w:rFonts w:ascii="Brill" w:eastAsia="Brill" w:hAnsi="Brill" w:cs="Brill"/>
        </w:rPr>
        <w:t>Brasil</w:t>
      </w:r>
      <w:proofErr w:type="spellEnd"/>
      <w:r w:rsidRPr="00C66272">
        <w:rPr>
          <w:rFonts w:ascii="Brill" w:eastAsia="Brill" w:hAnsi="Brill" w:cs="Brill"/>
        </w:rPr>
        <w:t xml:space="preserve">. </w:t>
      </w:r>
    </w:p>
    <w:p w14:paraId="350780B8"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Retrieved from: </w:t>
      </w:r>
      <w:hyperlink r:id="rId42">
        <w:r w:rsidRPr="00C66272">
          <w:rPr>
            <w:rFonts w:ascii="Brill" w:eastAsia="Brill" w:hAnsi="Brill" w:cs="Brill"/>
            <w:color w:val="0563C1"/>
            <w:u w:val="single"/>
          </w:rPr>
          <w:t>https://fau.ufal.br/evento/pluris2016/files/Tema%204%20-%20Planejamento%20Regional%20e%20Urbano/Paper1059.pdf</w:t>
        </w:r>
      </w:hyperlink>
    </w:p>
    <w:p w14:paraId="350780B9" w14:textId="77777777" w:rsidR="00CB3FC9" w:rsidRPr="00C66272" w:rsidRDefault="00C55FA1">
      <w:pPr>
        <w:spacing w:line="360" w:lineRule="auto"/>
        <w:ind w:left="426" w:hanging="426"/>
        <w:rPr>
          <w:rFonts w:ascii="Brill" w:eastAsia="Brill" w:hAnsi="Brill" w:cs="Brill"/>
        </w:rPr>
      </w:pPr>
      <w:commentRangeStart w:id="5593"/>
      <w:commentRangeStart w:id="5594"/>
      <w:r w:rsidRPr="00C66272">
        <w:rPr>
          <w:rFonts w:ascii="Brill" w:eastAsia="Brill" w:hAnsi="Brill" w:cs="Brill"/>
        </w:rPr>
        <w:t xml:space="preserve">Damião, J. (2022). Como é </w:t>
      </w:r>
      <w:proofErr w:type="spellStart"/>
      <w:r w:rsidRPr="00C66272">
        <w:rPr>
          <w:rFonts w:ascii="Brill" w:eastAsia="Brill" w:hAnsi="Brill" w:cs="Brill"/>
        </w:rPr>
        <w:t>morar</w:t>
      </w:r>
      <w:proofErr w:type="spellEnd"/>
      <w:r w:rsidRPr="00C66272">
        <w:rPr>
          <w:rFonts w:ascii="Brill" w:eastAsia="Brill" w:hAnsi="Brill" w:cs="Brill"/>
        </w:rPr>
        <w:t xml:space="preserve"> no </w:t>
      </w:r>
      <w:proofErr w:type="spellStart"/>
      <w:r w:rsidRPr="00C66272">
        <w:rPr>
          <w:rFonts w:ascii="Brill" w:eastAsia="Brill" w:hAnsi="Brill" w:cs="Brill"/>
        </w:rPr>
        <w:t>Cais</w:t>
      </w:r>
      <w:proofErr w:type="spellEnd"/>
      <w:r w:rsidRPr="00C66272">
        <w:rPr>
          <w:rFonts w:ascii="Brill" w:eastAsia="Brill" w:hAnsi="Brill" w:cs="Brill"/>
        </w:rPr>
        <w:t xml:space="preserve"> do </w:t>
      </w:r>
      <w:proofErr w:type="spellStart"/>
      <w:r w:rsidRPr="00C66272">
        <w:rPr>
          <w:rFonts w:ascii="Brill" w:eastAsia="Brill" w:hAnsi="Brill" w:cs="Brill"/>
        </w:rPr>
        <w:t>Sodré</w:t>
      </w:r>
      <w:proofErr w:type="spellEnd"/>
      <w:r w:rsidRPr="00C66272">
        <w:rPr>
          <w:rFonts w:ascii="Brill" w:eastAsia="Brill" w:hAnsi="Brill" w:cs="Brill"/>
        </w:rPr>
        <w:t xml:space="preserve">: </w:t>
      </w:r>
      <w:proofErr w:type="spellStart"/>
      <w:r w:rsidRPr="00C66272">
        <w:rPr>
          <w:rFonts w:ascii="Brill" w:eastAsia="Brill" w:hAnsi="Brill" w:cs="Brill"/>
        </w:rPr>
        <w:t>barulho</w:t>
      </w:r>
      <w:proofErr w:type="spellEnd"/>
      <w:r w:rsidRPr="00C66272">
        <w:rPr>
          <w:rFonts w:ascii="Brill" w:eastAsia="Brill" w:hAnsi="Brill" w:cs="Brill"/>
        </w:rPr>
        <w:t xml:space="preserve"> </w:t>
      </w:r>
      <w:proofErr w:type="spellStart"/>
      <w:r w:rsidRPr="00C66272">
        <w:rPr>
          <w:rFonts w:ascii="Brill" w:eastAsia="Brill" w:hAnsi="Brill" w:cs="Brill"/>
        </w:rPr>
        <w:t>até</w:t>
      </w:r>
      <w:proofErr w:type="spellEnd"/>
      <w:r w:rsidRPr="00C66272">
        <w:rPr>
          <w:rFonts w:ascii="Brill" w:eastAsia="Brill" w:hAnsi="Brill" w:cs="Brill"/>
        </w:rPr>
        <w:t xml:space="preserve"> de </w:t>
      </w:r>
      <w:proofErr w:type="spellStart"/>
      <w:r w:rsidRPr="00C66272">
        <w:rPr>
          <w:rFonts w:ascii="Brill" w:eastAsia="Brill" w:hAnsi="Brill" w:cs="Brill"/>
        </w:rPr>
        <w:t>manhã</w:t>
      </w:r>
      <w:proofErr w:type="spellEnd"/>
      <w:r w:rsidRPr="00C66272">
        <w:rPr>
          <w:rFonts w:ascii="Brill" w:eastAsia="Brill" w:hAnsi="Brill" w:cs="Brill"/>
        </w:rPr>
        <w:t xml:space="preserve">, </w:t>
      </w:r>
      <w:proofErr w:type="spellStart"/>
      <w:r w:rsidRPr="00C66272">
        <w:rPr>
          <w:rFonts w:ascii="Brill" w:eastAsia="Brill" w:hAnsi="Brill" w:cs="Brill"/>
        </w:rPr>
        <w:t>droga</w:t>
      </w:r>
      <w:proofErr w:type="spellEnd"/>
      <w:r w:rsidRPr="00C66272">
        <w:rPr>
          <w:rFonts w:ascii="Brill" w:eastAsia="Brill" w:hAnsi="Brill" w:cs="Brill"/>
        </w:rPr>
        <w:t xml:space="preserve">, </w:t>
      </w:r>
      <w:proofErr w:type="spellStart"/>
      <w:r w:rsidRPr="00C66272">
        <w:rPr>
          <w:rFonts w:ascii="Brill" w:eastAsia="Brill" w:hAnsi="Brill" w:cs="Brill"/>
        </w:rPr>
        <w:t>lixo</w:t>
      </w:r>
      <w:proofErr w:type="spellEnd"/>
      <w:r w:rsidRPr="00C66272">
        <w:rPr>
          <w:rFonts w:ascii="Brill" w:eastAsia="Brill" w:hAnsi="Brill" w:cs="Brill"/>
        </w:rPr>
        <w:t xml:space="preserve"> e </w:t>
      </w:r>
      <w:proofErr w:type="spellStart"/>
      <w:r w:rsidRPr="00C66272">
        <w:rPr>
          <w:rFonts w:ascii="Brill" w:eastAsia="Brill" w:hAnsi="Brill" w:cs="Brill"/>
        </w:rPr>
        <w:t>urina</w:t>
      </w:r>
      <w:proofErr w:type="spellEnd"/>
      <w:r w:rsidRPr="00C66272">
        <w:rPr>
          <w:rFonts w:ascii="Brill" w:eastAsia="Brill" w:hAnsi="Brill" w:cs="Brill"/>
        </w:rPr>
        <w:t xml:space="preserve"> à porta de casa. </w:t>
      </w:r>
      <w:proofErr w:type="spellStart"/>
      <w:r w:rsidRPr="00C66272">
        <w:rPr>
          <w:rFonts w:ascii="Brill" w:eastAsia="Brill" w:hAnsi="Brill" w:cs="Brill"/>
          <w:i/>
        </w:rPr>
        <w:t>Mensagem</w:t>
      </w:r>
      <w:proofErr w:type="spellEnd"/>
      <w:r w:rsidRPr="00C66272">
        <w:rPr>
          <w:rFonts w:ascii="Brill" w:eastAsia="Brill" w:hAnsi="Brill" w:cs="Brill"/>
          <w:i/>
        </w:rPr>
        <w:t xml:space="preserve"> de Lisboa</w:t>
      </w:r>
      <w:r w:rsidRPr="00C66272">
        <w:rPr>
          <w:rFonts w:ascii="Brill" w:eastAsia="Brill" w:hAnsi="Brill" w:cs="Brill"/>
        </w:rPr>
        <w:t xml:space="preserve">, </w:t>
      </w:r>
      <w:r w:rsidRPr="00C66272">
        <w:rPr>
          <w:rFonts w:ascii="Brill" w:eastAsia="Brill" w:hAnsi="Brill" w:cs="Brill"/>
          <w:color w:val="000000"/>
          <w:highlight w:val="white"/>
        </w:rPr>
        <w:t>22 August 2022</w:t>
      </w:r>
      <w:r w:rsidRPr="00C66272">
        <w:rPr>
          <w:rFonts w:ascii="Brill" w:eastAsia="Brill" w:hAnsi="Brill" w:cs="Brill"/>
          <w:color w:val="000000"/>
        </w:rPr>
        <w:t xml:space="preserve">. </w:t>
      </w:r>
    </w:p>
    <w:p w14:paraId="350780BA"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Retrieved from:</w:t>
      </w:r>
    </w:p>
    <w:p w14:paraId="350780BB"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https://amensagem.pt/2022/08/22/cais-do-sodre-noite-lisboa-bares-fora-da-lei-ruido-lixo-droga-moradores-turistas/</w:t>
      </w:r>
      <w:commentRangeEnd w:id="5593"/>
      <w:r w:rsidR="000360ED">
        <w:rPr>
          <w:rStyle w:val="Odwoaniedokomentarza"/>
          <w:lang w:val="en-AU"/>
        </w:rPr>
        <w:commentReference w:id="5593"/>
      </w:r>
      <w:commentRangeEnd w:id="5594"/>
      <w:r w:rsidR="00E27E0D">
        <w:rPr>
          <w:rStyle w:val="Odwoaniedokomentarza"/>
          <w:lang w:val="en-AU"/>
        </w:rPr>
        <w:commentReference w:id="5594"/>
      </w:r>
    </w:p>
    <w:p w14:paraId="350780BC"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lastRenderedPageBreak/>
        <w:t xml:space="preserve">Delgado, A., &amp; Godinho, I. (2004). </w:t>
      </w:r>
      <w:r w:rsidRPr="00C66272">
        <w:rPr>
          <w:rFonts w:ascii="Brill" w:eastAsia="Brill" w:hAnsi="Brill" w:cs="Brill"/>
          <w:i/>
        </w:rPr>
        <w:t>The Evolution of city size distribution in Portugal: 1864-2001</w:t>
      </w:r>
      <w:r w:rsidRPr="00C66272">
        <w:rPr>
          <w:rFonts w:ascii="Brill" w:eastAsia="Brill" w:hAnsi="Brill" w:cs="Brill"/>
        </w:rPr>
        <w:t xml:space="preserve">. </w:t>
      </w:r>
      <w:r w:rsidRPr="00C66272">
        <w:rPr>
          <w:rFonts w:ascii="Brill" w:eastAsia="Brill" w:hAnsi="Brill" w:cs="Brill"/>
          <w:i/>
        </w:rPr>
        <w:t>Working Paper, 151</w:t>
      </w:r>
      <w:r w:rsidRPr="00C66272">
        <w:rPr>
          <w:rFonts w:ascii="Brill" w:eastAsia="Brill" w:hAnsi="Brill" w:cs="Brill"/>
        </w:rPr>
        <w:t xml:space="preserve">. Porto: CEDRES/ </w:t>
      </w:r>
      <w:proofErr w:type="spellStart"/>
      <w:r w:rsidRPr="00C66272">
        <w:rPr>
          <w:rFonts w:ascii="Brill" w:eastAsia="Brill" w:hAnsi="Brill" w:cs="Brill"/>
        </w:rPr>
        <w:t>Faculdade</w:t>
      </w:r>
      <w:proofErr w:type="spellEnd"/>
      <w:r w:rsidRPr="00C66272">
        <w:rPr>
          <w:rFonts w:ascii="Brill" w:eastAsia="Brill" w:hAnsi="Brill" w:cs="Brill"/>
        </w:rPr>
        <w:t xml:space="preserve"> de Economia da </w:t>
      </w:r>
      <w:proofErr w:type="spellStart"/>
      <w:r w:rsidRPr="00C66272">
        <w:rPr>
          <w:rFonts w:ascii="Brill" w:eastAsia="Brill" w:hAnsi="Brill" w:cs="Brill"/>
        </w:rPr>
        <w:t>Universidade</w:t>
      </w:r>
      <w:proofErr w:type="spellEnd"/>
      <w:r w:rsidRPr="00C66272">
        <w:rPr>
          <w:rFonts w:ascii="Brill" w:eastAsia="Brill" w:hAnsi="Brill" w:cs="Brill"/>
        </w:rPr>
        <w:t xml:space="preserve"> do Porto.</w:t>
      </w:r>
    </w:p>
    <w:p w14:paraId="350780BD" w14:textId="77777777" w:rsidR="00CB3FC9" w:rsidRPr="00C66272" w:rsidRDefault="00C55FA1">
      <w:pPr>
        <w:spacing w:line="360" w:lineRule="auto"/>
        <w:ind w:left="426" w:hanging="426"/>
        <w:rPr>
          <w:rFonts w:ascii="Brill" w:eastAsia="Brill" w:hAnsi="Brill" w:cs="Brill"/>
        </w:rPr>
      </w:pPr>
      <w:commentRangeStart w:id="5595"/>
      <w:commentRangeStart w:id="5596"/>
      <w:r w:rsidRPr="00C66272">
        <w:rPr>
          <w:rFonts w:ascii="Brill" w:eastAsia="Brill" w:hAnsi="Brill" w:cs="Brill"/>
        </w:rPr>
        <w:t>DGOTDU /</w:t>
      </w:r>
      <w:proofErr w:type="spellStart"/>
      <w:r w:rsidRPr="00C66272">
        <w:rPr>
          <w:rFonts w:ascii="Brill" w:eastAsia="Brill" w:hAnsi="Brill" w:cs="Brill"/>
        </w:rPr>
        <w:t>Ministério</w:t>
      </w:r>
      <w:proofErr w:type="spellEnd"/>
      <w:r w:rsidRPr="00C66272">
        <w:rPr>
          <w:rFonts w:ascii="Brill" w:eastAsia="Brill" w:hAnsi="Brill" w:cs="Brill"/>
        </w:rPr>
        <w:t xml:space="preserve"> do </w:t>
      </w:r>
      <w:proofErr w:type="spellStart"/>
      <w:r w:rsidRPr="00C66272">
        <w:rPr>
          <w:rFonts w:ascii="Brill" w:eastAsia="Brill" w:hAnsi="Brill" w:cs="Brill"/>
        </w:rPr>
        <w:t>Ambiente</w:t>
      </w:r>
      <w:proofErr w:type="spellEnd"/>
      <w:r w:rsidRPr="00C66272">
        <w:rPr>
          <w:rFonts w:ascii="Brill" w:eastAsia="Brill" w:hAnsi="Brill" w:cs="Brill"/>
        </w:rPr>
        <w:t xml:space="preserve">, do </w:t>
      </w:r>
      <w:proofErr w:type="spellStart"/>
      <w:r w:rsidRPr="00C66272">
        <w:rPr>
          <w:rFonts w:ascii="Brill" w:eastAsia="Brill" w:hAnsi="Brill" w:cs="Brill"/>
        </w:rPr>
        <w:t>Ordenamento</w:t>
      </w:r>
      <w:proofErr w:type="spellEnd"/>
      <w:r w:rsidRPr="00C66272">
        <w:rPr>
          <w:rFonts w:ascii="Brill" w:eastAsia="Brill" w:hAnsi="Brill" w:cs="Brill"/>
        </w:rPr>
        <w:t xml:space="preserve"> do </w:t>
      </w:r>
      <w:proofErr w:type="spellStart"/>
      <w:r w:rsidRPr="00C66272">
        <w:rPr>
          <w:rFonts w:ascii="Brill" w:eastAsia="Brill" w:hAnsi="Brill" w:cs="Brill"/>
        </w:rPr>
        <w:t>Território</w:t>
      </w:r>
      <w:proofErr w:type="spellEnd"/>
      <w:r w:rsidRPr="00C66272">
        <w:rPr>
          <w:rFonts w:ascii="Brill" w:eastAsia="Brill" w:hAnsi="Brill" w:cs="Brill"/>
        </w:rPr>
        <w:t xml:space="preserve"> e do </w:t>
      </w:r>
      <w:proofErr w:type="spellStart"/>
      <w:r w:rsidRPr="00C66272">
        <w:rPr>
          <w:rFonts w:ascii="Brill" w:eastAsia="Brill" w:hAnsi="Brill" w:cs="Brill"/>
        </w:rPr>
        <w:t>Desenvolvimento</w:t>
      </w:r>
      <w:proofErr w:type="spellEnd"/>
      <w:r w:rsidRPr="00C66272">
        <w:rPr>
          <w:rFonts w:ascii="Brill" w:eastAsia="Brill" w:hAnsi="Brill" w:cs="Brill"/>
        </w:rPr>
        <w:t xml:space="preserve"> Regional (2008). </w:t>
      </w:r>
      <w:r w:rsidRPr="00C66272">
        <w:rPr>
          <w:rFonts w:ascii="Brill" w:eastAsia="Brill" w:hAnsi="Brill" w:cs="Brill"/>
          <w:i/>
        </w:rPr>
        <w:t xml:space="preserve">Portugal, Política de </w:t>
      </w:r>
      <w:proofErr w:type="spellStart"/>
      <w:r w:rsidRPr="00C66272">
        <w:rPr>
          <w:rFonts w:ascii="Brill" w:eastAsia="Brill" w:hAnsi="Brill" w:cs="Brill"/>
          <w:i/>
        </w:rPr>
        <w:t>Cidades</w:t>
      </w:r>
      <w:proofErr w:type="spellEnd"/>
      <w:r w:rsidRPr="00C66272">
        <w:rPr>
          <w:rFonts w:ascii="Brill" w:eastAsia="Brill" w:hAnsi="Brill" w:cs="Brill"/>
          <w:i/>
        </w:rPr>
        <w:t>, Polis XXI, 2007-2013,</w:t>
      </w:r>
      <w:r w:rsidRPr="00C66272">
        <w:rPr>
          <w:rFonts w:ascii="Brill" w:eastAsia="Brill" w:hAnsi="Brill" w:cs="Brill"/>
        </w:rPr>
        <w:t xml:space="preserve"> Lisboa: DGOTDU.</w:t>
      </w:r>
      <w:commentRangeEnd w:id="5595"/>
      <w:r w:rsidR="000360ED">
        <w:rPr>
          <w:rStyle w:val="Odwoaniedokomentarza"/>
          <w:lang w:val="en-AU"/>
        </w:rPr>
        <w:commentReference w:id="5595"/>
      </w:r>
      <w:commentRangeEnd w:id="5596"/>
      <w:r w:rsidR="00DA7C5E">
        <w:rPr>
          <w:rStyle w:val="Odwoaniedokomentarza"/>
          <w:lang w:val="en-AU"/>
        </w:rPr>
        <w:commentReference w:id="5596"/>
      </w:r>
    </w:p>
    <w:p w14:paraId="350780BE"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Domingues, A. (2008). </w:t>
      </w:r>
      <w:proofErr w:type="spellStart"/>
      <w:r w:rsidRPr="00C66272">
        <w:rPr>
          <w:rFonts w:ascii="Brill" w:eastAsia="Brill" w:hAnsi="Brill" w:cs="Brill"/>
        </w:rPr>
        <w:t>Urbanização</w:t>
      </w:r>
      <w:proofErr w:type="spellEnd"/>
      <w:r w:rsidRPr="00C66272">
        <w:rPr>
          <w:rFonts w:ascii="Brill" w:eastAsia="Brill" w:hAnsi="Brill" w:cs="Brill"/>
        </w:rPr>
        <w:t xml:space="preserve"> </w:t>
      </w:r>
      <w:proofErr w:type="spellStart"/>
      <w:r w:rsidRPr="00C66272">
        <w:rPr>
          <w:rFonts w:ascii="Brill" w:eastAsia="Brill" w:hAnsi="Brill" w:cs="Brill"/>
        </w:rPr>
        <w:t>Extensiva</w:t>
      </w:r>
      <w:proofErr w:type="spellEnd"/>
      <w:r w:rsidRPr="00C66272">
        <w:rPr>
          <w:rFonts w:ascii="Brill" w:eastAsia="Brill" w:hAnsi="Brill" w:cs="Brill"/>
        </w:rPr>
        <w:t xml:space="preserve"> – </w:t>
      </w:r>
      <w:proofErr w:type="spellStart"/>
      <w:r w:rsidRPr="00C66272">
        <w:rPr>
          <w:rFonts w:ascii="Brill" w:eastAsia="Brill" w:hAnsi="Brill" w:cs="Brill"/>
        </w:rPr>
        <w:t>uma</w:t>
      </w:r>
      <w:proofErr w:type="spellEnd"/>
      <w:r w:rsidRPr="00C66272">
        <w:rPr>
          <w:rFonts w:ascii="Brill" w:eastAsia="Brill" w:hAnsi="Brill" w:cs="Brill"/>
        </w:rPr>
        <w:t xml:space="preserve"> nova </w:t>
      </w:r>
      <w:proofErr w:type="spellStart"/>
      <w:r w:rsidRPr="00C66272">
        <w:rPr>
          <w:rFonts w:ascii="Brill" w:eastAsia="Brill" w:hAnsi="Brill" w:cs="Brill"/>
        </w:rPr>
        <w:t>escala</w:t>
      </w:r>
      <w:proofErr w:type="spellEnd"/>
      <w:r w:rsidRPr="00C66272">
        <w:rPr>
          <w:rFonts w:ascii="Brill" w:eastAsia="Brill" w:hAnsi="Brill" w:cs="Brill"/>
        </w:rPr>
        <w:t xml:space="preserve"> para o </w:t>
      </w:r>
      <w:proofErr w:type="spellStart"/>
      <w:r w:rsidRPr="00C66272">
        <w:rPr>
          <w:rFonts w:ascii="Brill" w:eastAsia="Brill" w:hAnsi="Brill" w:cs="Brill"/>
        </w:rPr>
        <w:t>planeamento</w:t>
      </w:r>
      <w:proofErr w:type="spellEnd"/>
      <w:r w:rsidRPr="00C66272">
        <w:rPr>
          <w:rFonts w:ascii="Brill" w:eastAsia="Brill" w:hAnsi="Brill" w:cs="Brill"/>
        </w:rPr>
        <w:t>. Paper presented at the 1st Annual Conference on Planning Research, Porto: FEUP.</w:t>
      </w:r>
    </w:p>
    <w:p w14:paraId="350780BF" w14:textId="77777777" w:rsidR="00CB3FC9" w:rsidRPr="00C66272" w:rsidRDefault="00C55FA1">
      <w:pPr>
        <w:spacing w:line="360" w:lineRule="auto"/>
        <w:ind w:left="426" w:hanging="426"/>
        <w:rPr>
          <w:rFonts w:ascii="Brill" w:eastAsia="Brill" w:hAnsi="Brill" w:cs="Brill"/>
        </w:rPr>
      </w:pPr>
      <w:commentRangeStart w:id="5597"/>
      <w:commentRangeStart w:id="5598"/>
      <w:proofErr w:type="spellStart"/>
      <w:r w:rsidRPr="00C66272">
        <w:rPr>
          <w:rFonts w:ascii="Brill" w:eastAsia="Brill" w:hAnsi="Brill" w:cs="Brill"/>
        </w:rPr>
        <w:t>Entidade</w:t>
      </w:r>
      <w:proofErr w:type="spellEnd"/>
      <w:r w:rsidRPr="00C66272">
        <w:rPr>
          <w:rFonts w:ascii="Brill" w:eastAsia="Brill" w:hAnsi="Brill" w:cs="Brill"/>
        </w:rPr>
        <w:t xml:space="preserve"> Regional de Turismo da </w:t>
      </w:r>
      <w:proofErr w:type="spellStart"/>
      <w:r w:rsidRPr="00C66272">
        <w:rPr>
          <w:rFonts w:ascii="Brill" w:eastAsia="Brill" w:hAnsi="Brill" w:cs="Brill"/>
        </w:rPr>
        <w:t>Região</w:t>
      </w:r>
      <w:proofErr w:type="spellEnd"/>
      <w:r w:rsidRPr="00C66272">
        <w:rPr>
          <w:rFonts w:ascii="Brill" w:eastAsia="Brill" w:hAnsi="Brill" w:cs="Brill"/>
        </w:rPr>
        <w:t xml:space="preserve"> de Lisboa &amp; Turismo de Lisboa (2019). Plano </w:t>
      </w:r>
      <w:proofErr w:type="spellStart"/>
      <w:r w:rsidRPr="00C66272">
        <w:rPr>
          <w:rFonts w:ascii="Brill" w:eastAsia="Brill" w:hAnsi="Brill" w:cs="Brill"/>
        </w:rPr>
        <w:t>Estratégico</w:t>
      </w:r>
      <w:proofErr w:type="spellEnd"/>
      <w:r w:rsidRPr="00C66272">
        <w:rPr>
          <w:rFonts w:ascii="Brill" w:eastAsia="Brill" w:hAnsi="Brill" w:cs="Brill"/>
        </w:rPr>
        <w:t xml:space="preserve"> de Turismo para a </w:t>
      </w:r>
      <w:proofErr w:type="spellStart"/>
      <w:r w:rsidRPr="00C66272">
        <w:rPr>
          <w:rFonts w:ascii="Brill" w:eastAsia="Brill" w:hAnsi="Brill" w:cs="Brill"/>
        </w:rPr>
        <w:t>Região</w:t>
      </w:r>
      <w:proofErr w:type="spellEnd"/>
      <w:r w:rsidRPr="00C66272">
        <w:rPr>
          <w:rFonts w:ascii="Brill" w:eastAsia="Brill" w:hAnsi="Brill" w:cs="Brill"/>
        </w:rPr>
        <w:t xml:space="preserve"> de Lisboa 2020-2024, </w:t>
      </w:r>
      <w:proofErr w:type="spellStart"/>
      <w:r w:rsidRPr="00C66272">
        <w:rPr>
          <w:rFonts w:ascii="Brill" w:eastAsia="Brill" w:hAnsi="Brill" w:cs="Brill"/>
        </w:rPr>
        <w:t>Relatório</w:t>
      </w:r>
      <w:proofErr w:type="spellEnd"/>
      <w:r w:rsidRPr="00C66272">
        <w:rPr>
          <w:rFonts w:ascii="Brill" w:eastAsia="Brill" w:hAnsi="Brill" w:cs="Brill"/>
        </w:rPr>
        <w:t xml:space="preserve"> final, Roland Berger, </w:t>
      </w:r>
      <w:proofErr w:type="spellStart"/>
      <w:r w:rsidRPr="00C66272">
        <w:rPr>
          <w:rFonts w:ascii="Brill" w:eastAsia="Brill" w:hAnsi="Brill" w:cs="Brill"/>
        </w:rPr>
        <w:t>Apresentação</w:t>
      </w:r>
      <w:proofErr w:type="spellEnd"/>
      <w:r w:rsidRPr="00C66272">
        <w:rPr>
          <w:rFonts w:ascii="Brill" w:eastAsia="Brill" w:hAnsi="Brill" w:cs="Brill"/>
        </w:rPr>
        <w:t xml:space="preserve"> </w:t>
      </w:r>
      <w:proofErr w:type="spellStart"/>
      <w:r w:rsidRPr="00C66272">
        <w:rPr>
          <w:rFonts w:ascii="Brill" w:eastAsia="Brill" w:hAnsi="Brill" w:cs="Brill"/>
        </w:rPr>
        <w:t>em</w:t>
      </w:r>
      <w:proofErr w:type="spellEnd"/>
      <w:r w:rsidRPr="00C66272">
        <w:rPr>
          <w:rFonts w:ascii="Brill" w:eastAsia="Brill" w:hAnsi="Brill" w:cs="Brill"/>
        </w:rPr>
        <w:t xml:space="preserve"> 4 </w:t>
      </w:r>
      <w:proofErr w:type="spellStart"/>
      <w:r w:rsidRPr="00C66272">
        <w:rPr>
          <w:rFonts w:ascii="Brill" w:eastAsia="Brill" w:hAnsi="Brill" w:cs="Brill"/>
        </w:rPr>
        <w:t>dez</w:t>
      </w:r>
      <w:proofErr w:type="spellEnd"/>
      <w:r w:rsidRPr="00C66272">
        <w:rPr>
          <w:rFonts w:ascii="Brill" w:eastAsia="Brill" w:hAnsi="Brill" w:cs="Brill"/>
        </w:rPr>
        <w:t xml:space="preserve"> 2019.</w:t>
      </w:r>
      <w:commentRangeEnd w:id="5597"/>
      <w:r w:rsidR="000360ED">
        <w:rPr>
          <w:rStyle w:val="Odwoaniedokomentarza"/>
          <w:lang w:val="en-AU"/>
        </w:rPr>
        <w:commentReference w:id="5597"/>
      </w:r>
      <w:commentRangeEnd w:id="5598"/>
      <w:r w:rsidR="00E9318A">
        <w:rPr>
          <w:rStyle w:val="Odwoaniedokomentarza"/>
          <w:lang w:val="en-AU"/>
        </w:rPr>
        <w:commentReference w:id="5598"/>
      </w:r>
    </w:p>
    <w:p w14:paraId="350780C0" w14:textId="77777777" w:rsidR="00CB3FC9" w:rsidRPr="00C66272" w:rsidRDefault="00C55FA1">
      <w:pPr>
        <w:spacing w:line="360" w:lineRule="auto"/>
        <w:ind w:left="426" w:hanging="426"/>
        <w:rPr>
          <w:rFonts w:ascii="Brill" w:eastAsia="Brill" w:hAnsi="Brill" w:cs="Brill"/>
          <w:lang w:val="pl-PL"/>
        </w:rPr>
      </w:pPr>
      <w:commentRangeStart w:id="5599"/>
      <w:commentRangeStart w:id="5600"/>
      <w:r w:rsidRPr="00C66272">
        <w:rPr>
          <w:rFonts w:ascii="Brill" w:eastAsia="Brill" w:hAnsi="Brill" w:cs="Brill"/>
        </w:rPr>
        <w:t xml:space="preserve">Ferrão, J., &amp; Sá Marques, T. (2003). </w:t>
      </w:r>
      <w:proofErr w:type="spellStart"/>
      <w:r w:rsidRPr="00C66272">
        <w:rPr>
          <w:rFonts w:ascii="Brill" w:eastAsia="Brill" w:hAnsi="Brill" w:cs="Brill"/>
          <w:i/>
          <w:lang w:val="pl-PL"/>
        </w:rPr>
        <w:t>Sistema</w:t>
      </w:r>
      <w:proofErr w:type="spellEnd"/>
      <w:r w:rsidRPr="00C66272">
        <w:rPr>
          <w:rFonts w:ascii="Brill" w:eastAsia="Brill" w:hAnsi="Brill" w:cs="Brill"/>
          <w:i/>
          <w:lang w:val="pl-PL"/>
        </w:rPr>
        <w:t xml:space="preserve"> </w:t>
      </w:r>
      <w:proofErr w:type="spellStart"/>
      <w:r w:rsidRPr="00C66272">
        <w:rPr>
          <w:rFonts w:ascii="Brill" w:eastAsia="Brill" w:hAnsi="Brill" w:cs="Brill"/>
          <w:i/>
          <w:lang w:val="pl-PL"/>
        </w:rPr>
        <w:t>Urbano</w:t>
      </w:r>
      <w:proofErr w:type="spellEnd"/>
      <w:r w:rsidRPr="00C66272">
        <w:rPr>
          <w:rFonts w:ascii="Brill" w:eastAsia="Brill" w:hAnsi="Brill" w:cs="Brill"/>
          <w:i/>
          <w:lang w:val="pl-PL"/>
        </w:rPr>
        <w:t xml:space="preserve"> </w:t>
      </w:r>
      <w:proofErr w:type="spellStart"/>
      <w:r w:rsidRPr="00C66272">
        <w:rPr>
          <w:rFonts w:ascii="Brill" w:eastAsia="Brill" w:hAnsi="Brill" w:cs="Brill"/>
          <w:i/>
          <w:lang w:val="pl-PL"/>
        </w:rPr>
        <w:t>Nacional</w:t>
      </w:r>
      <w:proofErr w:type="spellEnd"/>
      <w:r w:rsidRPr="00C66272">
        <w:rPr>
          <w:rFonts w:ascii="Brill" w:eastAsia="Brill" w:hAnsi="Brill" w:cs="Brill"/>
          <w:i/>
          <w:lang w:val="pl-PL"/>
        </w:rPr>
        <w:t xml:space="preserve">: </w:t>
      </w:r>
      <w:proofErr w:type="spellStart"/>
      <w:r w:rsidRPr="00C66272">
        <w:rPr>
          <w:rFonts w:ascii="Brill" w:eastAsia="Brill" w:hAnsi="Brill" w:cs="Brill"/>
          <w:i/>
          <w:lang w:val="pl-PL"/>
        </w:rPr>
        <w:t>Síntese</w:t>
      </w:r>
      <w:proofErr w:type="spellEnd"/>
      <w:r w:rsidRPr="00C66272">
        <w:rPr>
          <w:rFonts w:ascii="Brill" w:eastAsia="Brill" w:hAnsi="Brill" w:cs="Brill"/>
          <w:lang w:val="pl-PL"/>
        </w:rPr>
        <w:t xml:space="preserve">. </w:t>
      </w:r>
      <w:proofErr w:type="spellStart"/>
      <w:r w:rsidRPr="00C66272">
        <w:rPr>
          <w:rFonts w:ascii="Brill" w:eastAsia="Brill" w:hAnsi="Brill" w:cs="Brill"/>
          <w:lang w:val="pl-PL"/>
        </w:rPr>
        <w:t>Lisboa</w:t>
      </w:r>
      <w:proofErr w:type="spellEnd"/>
      <w:r w:rsidRPr="00C66272">
        <w:rPr>
          <w:rFonts w:ascii="Brill" w:eastAsia="Brill" w:hAnsi="Brill" w:cs="Brill"/>
          <w:lang w:val="pl-PL"/>
        </w:rPr>
        <w:t>: DGOTDU.</w:t>
      </w:r>
      <w:commentRangeEnd w:id="5599"/>
      <w:r w:rsidR="000360ED">
        <w:rPr>
          <w:rStyle w:val="Odwoaniedokomentarza"/>
          <w:lang w:val="en-AU"/>
        </w:rPr>
        <w:commentReference w:id="5599"/>
      </w:r>
      <w:commentRangeEnd w:id="5600"/>
      <w:r w:rsidR="00E9318A">
        <w:rPr>
          <w:rStyle w:val="Odwoaniedokomentarza"/>
          <w:lang w:val="en-AU"/>
        </w:rPr>
        <w:commentReference w:id="5600"/>
      </w:r>
    </w:p>
    <w:p w14:paraId="350780C1" w14:textId="6535D882" w:rsidR="00CB3FC9" w:rsidRPr="00C66272" w:rsidDel="009A3253" w:rsidRDefault="00C55FA1">
      <w:pPr>
        <w:spacing w:line="360" w:lineRule="auto"/>
        <w:ind w:left="426" w:hanging="426"/>
        <w:rPr>
          <w:del w:id="5601" w:author="Autor"/>
          <w:rFonts w:ascii="Brill" w:eastAsia="Brill" w:hAnsi="Brill" w:cs="Brill"/>
        </w:rPr>
      </w:pPr>
      <w:commentRangeStart w:id="5602"/>
      <w:commentRangeStart w:id="5603"/>
      <w:del w:id="5604" w:author="Autor">
        <w:r w:rsidRPr="00C66272" w:rsidDel="009A3253">
          <w:rPr>
            <w:rFonts w:ascii="Brill" w:eastAsia="Brill" w:hAnsi="Brill" w:cs="Brill"/>
          </w:rPr>
          <w:delText xml:space="preserve">Fujita, M. (1989). </w:delText>
        </w:r>
        <w:r w:rsidRPr="00C66272" w:rsidDel="009A3253">
          <w:rPr>
            <w:rFonts w:ascii="Brill" w:eastAsia="Brill" w:hAnsi="Brill" w:cs="Brill"/>
            <w:i/>
          </w:rPr>
          <w:delText>Urban Economic Theory</w:delText>
        </w:r>
        <w:r w:rsidRPr="00C66272" w:rsidDel="009A3253">
          <w:rPr>
            <w:rFonts w:ascii="Brill" w:eastAsia="Brill" w:hAnsi="Brill" w:cs="Brill"/>
          </w:rPr>
          <w:delText>. Cambridge: Cambridge University Press.</w:delText>
        </w:r>
      </w:del>
    </w:p>
    <w:p w14:paraId="350780C2" w14:textId="3FA2F419" w:rsidR="00CB3FC9" w:rsidRPr="00C66272" w:rsidDel="009A3253" w:rsidRDefault="00C55FA1">
      <w:pPr>
        <w:spacing w:line="360" w:lineRule="auto"/>
        <w:ind w:left="426" w:hanging="426"/>
        <w:jc w:val="both"/>
        <w:rPr>
          <w:del w:id="5605" w:author="Autor"/>
          <w:rFonts w:ascii="Brill" w:eastAsia="Brill" w:hAnsi="Brill" w:cs="Brill"/>
        </w:rPr>
      </w:pPr>
      <w:del w:id="5606" w:author="Autor">
        <w:r w:rsidRPr="00C66272" w:rsidDel="009A3253">
          <w:rPr>
            <w:rFonts w:ascii="Brill" w:eastAsia="Brill" w:hAnsi="Brill" w:cs="Brill"/>
          </w:rPr>
          <w:delText xml:space="preserve">Fujita, M. (1988), Spatial Interactions and Agglomeration in Urban Economics, </w:delText>
        </w:r>
        <w:r w:rsidRPr="00C66272" w:rsidDel="009A3253">
          <w:rPr>
            <w:rFonts w:ascii="Brill" w:eastAsia="Brill" w:hAnsi="Brill" w:cs="Brill"/>
            <w:i/>
          </w:rPr>
          <w:delText>Working Papers in Regional Science and Transportation</w:delText>
        </w:r>
        <w:r w:rsidRPr="00C66272" w:rsidDel="009A3253">
          <w:rPr>
            <w:rFonts w:ascii="Brill" w:eastAsia="Brill" w:hAnsi="Brill" w:cs="Brill"/>
          </w:rPr>
          <w:delText xml:space="preserve">, </w:delText>
        </w:r>
        <w:r w:rsidRPr="00C66272" w:rsidDel="009A3253">
          <w:rPr>
            <w:rFonts w:ascii="Brill" w:eastAsia="Brill" w:hAnsi="Brill" w:cs="Brill"/>
            <w:i/>
          </w:rPr>
          <w:delText>126</w:delText>
        </w:r>
        <w:r w:rsidRPr="00C66272" w:rsidDel="009A3253">
          <w:rPr>
            <w:rFonts w:ascii="Brill" w:eastAsia="Brill" w:hAnsi="Brill" w:cs="Brill"/>
          </w:rPr>
          <w:delText>, Philadelphia: University of Pennsylvania.</w:delText>
        </w:r>
      </w:del>
    </w:p>
    <w:p w14:paraId="350780C3" w14:textId="59AEA68E" w:rsidR="00CB3FC9" w:rsidRPr="00C66272" w:rsidDel="009A3253" w:rsidRDefault="00C55FA1">
      <w:pPr>
        <w:spacing w:line="360" w:lineRule="auto"/>
        <w:ind w:left="426" w:hanging="426"/>
        <w:rPr>
          <w:del w:id="5607" w:author="Autor"/>
          <w:rFonts w:ascii="Brill" w:eastAsia="Brill" w:hAnsi="Brill" w:cs="Brill"/>
        </w:rPr>
      </w:pPr>
      <w:del w:id="5608" w:author="Autor">
        <w:r w:rsidRPr="00C66272" w:rsidDel="009A3253">
          <w:rPr>
            <w:rFonts w:ascii="Brill" w:eastAsia="Brill" w:hAnsi="Brill" w:cs="Brill"/>
          </w:rPr>
          <w:delText xml:space="preserve">Fujita, M. (1986). </w:delText>
        </w:r>
        <w:r w:rsidRPr="00C66272" w:rsidDel="009A3253">
          <w:rPr>
            <w:rFonts w:ascii="Brill" w:eastAsia="Brill" w:hAnsi="Brill" w:cs="Brill"/>
            <w:i/>
          </w:rPr>
          <w:delText>Urban land use theory. In Location Theory</w:delText>
        </w:r>
        <w:r w:rsidRPr="00C66272" w:rsidDel="009A3253">
          <w:rPr>
            <w:rFonts w:ascii="Brill" w:eastAsia="Brill" w:hAnsi="Brill" w:cs="Brill"/>
          </w:rPr>
          <w:delText>. New York: Harwood Academic Publishers.</w:delText>
        </w:r>
      </w:del>
    </w:p>
    <w:p w14:paraId="350780C4" w14:textId="77777777" w:rsidR="00CB3FC9" w:rsidRDefault="00C55FA1">
      <w:pPr>
        <w:spacing w:line="360" w:lineRule="auto"/>
        <w:ind w:left="426" w:hanging="426"/>
        <w:rPr>
          <w:ins w:id="5609" w:author="Autor"/>
          <w:rFonts w:ascii="Brill" w:eastAsia="Brill" w:hAnsi="Brill" w:cs="Brill"/>
        </w:rPr>
      </w:pPr>
      <w:r w:rsidRPr="00C66272">
        <w:rPr>
          <w:rFonts w:ascii="Brill" w:eastAsia="Brill" w:hAnsi="Brill" w:cs="Brill"/>
        </w:rPr>
        <w:t xml:space="preserve">Fujita, M. (1985). Towards general equilibrium models of urban land use. </w:t>
      </w:r>
      <w:r w:rsidRPr="00C66272">
        <w:rPr>
          <w:rFonts w:ascii="Brill" w:eastAsia="Brill" w:hAnsi="Brill" w:cs="Brill"/>
          <w:i/>
        </w:rPr>
        <w:t xml:space="preserve">Revue </w:t>
      </w:r>
      <w:proofErr w:type="spellStart"/>
      <w:r w:rsidRPr="00C66272">
        <w:rPr>
          <w:rFonts w:ascii="Brill" w:eastAsia="Brill" w:hAnsi="Brill" w:cs="Brill"/>
          <w:i/>
        </w:rPr>
        <w:t>Économique</w:t>
      </w:r>
      <w:proofErr w:type="spellEnd"/>
      <w:r w:rsidRPr="00C66272">
        <w:rPr>
          <w:rFonts w:ascii="Brill" w:eastAsia="Brill" w:hAnsi="Brill" w:cs="Brill"/>
          <w:i/>
        </w:rPr>
        <w:t>, 1,</w:t>
      </w:r>
      <w:r w:rsidRPr="00C66272">
        <w:rPr>
          <w:rFonts w:ascii="Brill" w:eastAsia="Brill" w:hAnsi="Brill" w:cs="Brill"/>
        </w:rPr>
        <w:t xml:space="preserve"> 135-167.</w:t>
      </w:r>
      <w:commentRangeEnd w:id="5602"/>
      <w:r w:rsidR="009A3253">
        <w:rPr>
          <w:rStyle w:val="Odwoaniedokomentarza"/>
          <w:lang w:val="en-AU"/>
        </w:rPr>
        <w:commentReference w:id="5602"/>
      </w:r>
      <w:commentRangeEnd w:id="5603"/>
      <w:r w:rsidR="00253AF7">
        <w:rPr>
          <w:rStyle w:val="Odwoaniedokomentarza"/>
          <w:lang w:val="en-AU"/>
        </w:rPr>
        <w:commentReference w:id="5603"/>
      </w:r>
    </w:p>
    <w:p w14:paraId="493DEFC1" w14:textId="456983E3" w:rsidR="009A3253" w:rsidRDefault="009A3253" w:rsidP="009A3253">
      <w:pPr>
        <w:spacing w:line="360" w:lineRule="auto"/>
        <w:ind w:left="426" w:hanging="426"/>
        <w:rPr>
          <w:ins w:id="5610" w:author="Autor"/>
          <w:rFonts w:ascii="Brill" w:eastAsia="Brill" w:hAnsi="Brill" w:cs="Brill"/>
        </w:rPr>
      </w:pPr>
      <w:ins w:id="5611" w:author="Autor">
        <w:r w:rsidRPr="00C66272">
          <w:rPr>
            <w:rFonts w:ascii="Brill" w:eastAsia="Brill" w:hAnsi="Brill" w:cs="Brill"/>
          </w:rPr>
          <w:t xml:space="preserve">Fujita, M. (1986). </w:t>
        </w:r>
        <w:r w:rsidRPr="00C66272">
          <w:rPr>
            <w:rFonts w:ascii="Brill" w:eastAsia="Brill" w:hAnsi="Brill" w:cs="Brill"/>
            <w:i/>
          </w:rPr>
          <w:t>Urban land use theory. In Location Theory</w:t>
        </w:r>
        <w:r w:rsidRPr="00C66272">
          <w:rPr>
            <w:rFonts w:ascii="Brill" w:eastAsia="Brill" w:hAnsi="Brill" w:cs="Brill"/>
          </w:rPr>
          <w:t>. New York: Harwood Academic Publishers.</w:t>
        </w:r>
      </w:ins>
    </w:p>
    <w:p w14:paraId="4A570AE5" w14:textId="77777777" w:rsidR="009A3253" w:rsidRPr="00C66272" w:rsidRDefault="009A3253" w:rsidP="009A3253">
      <w:pPr>
        <w:spacing w:line="360" w:lineRule="auto"/>
        <w:ind w:left="426" w:hanging="426"/>
        <w:jc w:val="both"/>
        <w:rPr>
          <w:ins w:id="5612" w:author="Autor"/>
          <w:rFonts w:ascii="Brill" w:eastAsia="Brill" w:hAnsi="Brill" w:cs="Brill"/>
        </w:rPr>
      </w:pPr>
      <w:commentRangeStart w:id="5613"/>
      <w:commentRangeStart w:id="5614"/>
      <w:ins w:id="5615" w:author="Autor">
        <w:r w:rsidRPr="00C66272">
          <w:rPr>
            <w:rFonts w:ascii="Brill" w:eastAsia="Brill" w:hAnsi="Brill" w:cs="Brill"/>
          </w:rPr>
          <w:t xml:space="preserve">Fujita, M. (1988), Spatial Interactions and Agglomeration in Urban Economics, </w:t>
        </w:r>
        <w:r w:rsidRPr="00C66272">
          <w:rPr>
            <w:rFonts w:ascii="Brill" w:eastAsia="Brill" w:hAnsi="Brill" w:cs="Brill"/>
            <w:i/>
          </w:rPr>
          <w:t>Working Papers in Regional Science and Transportation</w:t>
        </w:r>
        <w:r w:rsidRPr="00C66272">
          <w:rPr>
            <w:rFonts w:ascii="Brill" w:eastAsia="Brill" w:hAnsi="Brill" w:cs="Brill"/>
          </w:rPr>
          <w:t xml:space="preserve">, </w:t>
        </w:r>
        <w:r w:rsidRPr="00C66272">
          <w:rPr>
            <w:rFonts w:ascii="Brill" w:eastAsia="Brill" w:hAnsi="Brill" w:cs="Brill"/>
            <w:i/>
          </w:rPr>
          <w:t>126</w:t>
        </w:r>
        <w:r w:rsidRPr="00C66272">
          <w:rPr>
            <w:rFonts w:ascii="Brill" w:eastAsia="Brill" w:hAnsi="Brill" w:cs="Brill"/>
          </w:rPr>
          <w:t>, Philadelphia: University of Pennsylvania.</w:t>
        </w:r>
        <w:commentRangeEnd w:id="5613"/>
        <w:r>
          <w:rPr>
            <w:rStyle w:val="Odwoaniedokomentarza"/>
            <w:lang w:val="en-AU"/>
          </w:rPr>
          <w:commentReference w:id="5613"/>
        </w:r>
      </w:ins>
      <w:commentRangeEnd w:id="5614"/>
      <w:r w:rsidR="005C24AC">
        <w:rPr>
          <w:rStyle w:val="Odwoaniedokomentarza"/>
          <w:lang w:val="en-AU"/>
        </w:rPr>
        <w:commentReference w:id="5614"/>
      </w:r>
    </w:p>
    <w:p w14:paraId="72B3DA69" w14:textId="77777777" w:rsidR="009A3253" w:rsidRPr="00C66272" w:rsidDel="005C24AC" w:rsidRDefault="009A3253" w:rsidP="009A3253">
      <w:pPr>
        <w:spacing w:line="360" w:lineRule="auto"/>
        <w:ind w:left="426" w:hanging="426"/>
        <w:rPr>
          <w:ins w:id="5616" w:author="Autor"/>
          <w:del w:id="5617" w:author="Autor"/>
          <w:rFonts w:ascii="Brill" w:eastAsia="Brill" w:hAnsi="Brill" w:cs="Brill"/>
        </w:rPr>
      </w:pPr>
      <w:ins w:id="5618" w:author="Autor">
        <w:r w:rsidRPr="00C66272">
          <w:rPr>
            <w:rFonts w:ascii="Brill" w:eastAsia="Brill" w:hAnsi="Brill" w:cs="Brill"/>
          </w:rPr>
          <w:t xml:space="preserve">Fujita, M. (1989). </w:t>
        </w:r>
        <w:r w:rsidRPr="00C66272">
          <w:rPr>
            <w:rFonts w:ascii="Brill" w:eastAsia="Brill" w:hAnsi="Brill" w:cs="Brill"/>
            <w:i/>
          </w:rPr>
          <w:t>Urban Economic Theory</w:t>
        </w:r>
        <w:r w:rsidRPr="00C66272">
          <w:rPr>
            <w:rFonts w:ascii="Brill" w:eastAsia="Brill" w:hAnsi="Brill" w:cs="Brill"/>
          </w:rPr>
          <w:t>. Cambridge: Cambridge University Press.</w:t>
        </w:r>
      </w:ins>
    </w:p>
    <w:p w14:paraId="1FFFCF10" w14:textId="77777777" w:rsidR="009A3253" w:rsidRPr="00C66272" w:rsidRDefault="009A3253" w:rsidP="005C24AC">
      <w:pPr>
        <w:spacing w:line="360" w:lineRule="auto"/>
        <w:ind w:left="426" w:hanging="426"/>
        <w:rPr>
          <w:rFonts w:ascii="Brill" w:eastAsia="Brill" w:hAnsi="Brill" w:cs="Brill"/>
        </w:rPr>
      </w:pPr>
    </w:p>
    <w:p w14:paraId="350780C5" w14:textId="77777777" w:rsidR="00CB3FC9" w:rsidRPr="00C66272" w:rsidRDefault="00C55FA1">
      <w:pPr>
        <w:spacing w:line="360" w:lineRule="auto"/>
        <w:ind w:left="426" w:hanging="426"/>
        <w:rPr>
          <w:rFonts w:ascii="Brill" w:eastAsia="Brill" w:hAnsi="Brill" w:cs="Brill"/>
        </w:rPr>
      </w:pPr>
      <w:commentRangeStart w:id="5619"/>
      <w:commentRangeStart w:id="5620"/>
      <w:r w:rsidRPr="00C66272">
        <w:rPr>
          <w:rFonts w:ascii="Brill" w:eastAsia="Brill" w:hAnsi="Brill" w:cs="Brill"/>
        </w:rPr>
        <w:t xml:space="preserve">Fujita, M., &amp; Mori, T. (1996). The role of ports in the making of major cities. Self-agglomeration and hub-effect. </w:t>
      </w:r>
      <w:r w:rsidRPr="00C66272">
        <w:rPr>
          <w:rFonts w:ascii="Brill" w:eastAsia="Brill" w:hAnsi="Brill" w:cs="Brill"/>
          <w:i/>
        </w:rPr>
        <w:t>Journal of Development Economics, 49,</w:t>
      </w:r>
      <w:r w:rsidRPr="00C66272">
        <w:rPr>
          <w:rFonts w:ascii="Brill" w:eastAsia="Brill" w:hAnsi="Brill" w:cs="Brill"/>
        </w:rPr>
        <w:t xml:space="preserve"> 93-120.</w:t>
      </w:r>
      <w:commentRangeEnd w:id="5619"/>
      <w:r w:rsidR="009A3253">
        <w:rPr>
          <w:rStyle w:val="Odwoaniedokomentarza"/>
          <w:lang w:val="en-AU"/>
        </w:rPr>
        <w:commentReference w:id="5619"/>
      </w:r>
      <w:commentRangeEnd w:id="5620"/>
      <w:r w:rsidR="005E3223">
        <w:rPr>
          <w:rStyle w:val="Odwoaniedokomentarza"/>
          <w:lang w:val="en-AU"/>
        </w:rPr>
        <w:commentReference w:id="5620"/>
      </w:r>
    </w:p>
    <w:p w14:paraId="350780C6"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Fujita, M., &amp; Ogawa H. (1982). Multiple equilibria and structural transition of non-monocentric urban configurations. </w:t>
      </w:r>
      <w:r w:rsidRPr="00C66272">
        <w:rPr>
          <w:rFonts w:ascii="Brill" w:eastAsia="Brill" w:hAnsi="Brill" w:cs="Brill"/>
          <w:i/>
        </w:rPr>
        <w:t>Regional Science and Urban Economics, 12</w:t>
      </w:r>
      <w:r w:rsidRPr="00C66272">
        <w:rPr>
          <w:rFonts w:ascii="Brill" w:eastAsia="Brill" w:hAnsi="Brill" w:cs="Brill"/>
        </w:rPr>
        <w:t>, 161-196.</w:t>
      </w:r>
    </w:p>
    <w:p w14:paraId="350780C7" w14:textId="77777777" w:rsidR="00CB3FC9" w:rsidRPr="00C66272" w:rsidRDefault="00C55FA1">
      <w:pPr>
        <w:spacing w:line="360" w:lineRule="auto"/>
        <w:ind w:left="426" w:hanging="426"/>
        <w:rPr>
          <w:rFonts w:ascii="Brill" w:eastAsia="Brill" w:hAnsi="Brill" w:cs="Brill"/>
        </w:rPr>
      </w:pPr>
      <w:commentRangeStart w:id="5621"/>
      <w:commentRangeStart w:id="5622"/>
      <w:r w:rsidRPr="00C66272">
        <w:rPr>
          <w:rFonts w:ascii="Brill" w:eastAsia="Brill" w:hAnsi="Brill" w:cs="Brill"/>
        </w:rPr>
        <w:t xml:space="preserve">Fujita, M., &amp; Thisse, J. (1996). Economics of Agglomeration. </w:t>
      </w:r>
      <w:r w:rsidRPr="00C66272">
        <w:rPr>
          <w:rFonts w:ascii="Brill" w:eastAsia="Brill" w:hAnsi="Brill" w:cs="Brill"/>
          <w:i/>
        </w:rPr>
        <w:t>Journal of the Japanese and International Economies, 10</w:t>
      </w:r>
      <w:r w:rsidRPr="00C66272">
        <w:rPr>
          <w:rFonts w:ascii="Brill" w:eastAsia="Brill" w:hAnsi="Brill" w:cs="Brill"/>
        </w:rPr>
        <w:t>, 339-378.</w:t>
      </w:r>
    </w:p>
    <w:p w14:paraId="350780C8"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Fujita, M., &amp; Thisse, J. (1986). Spatial competition with a land market: Hotelling and Von </w:t>
      </w:r>
      <w:proofErr w:type="spellStart"/>
      <w:r w:rsidRPr="00C66272">
        <w:rPr>
          <w:rFonts w:ascii="Brill" w:eastAsia="Brill" w:hAnsi="Brill" w:cs="Brill"/>
        </w:rPr>
        <w:t>Thunen</w:t>
      </w:r>
      <w:proofErr w:type="spellEnd"/>
      <w:r w:rsidRPr="00C66272">
        <w:rPr>
          <w:rFonts w:ascii="Brill" w:eastAsia="Brill" w:hAnsi="Brill" w:cs="Brill"/>
        </w:rPr>
        <w:t xml:space="preserve"> unified. </w:t>
      </w:r>
      <w:r w:rsidRPr="00C66272">
        <w:rPr>
          <w:rFonts w:ascii="Brill" w:eastAsia="Brill" w:hAnsi="Brill" w:cs="Brill"/>
          <w:i/>
        </w:rPr>
        <w:t>Review of Economic Studies, 53</w:t>
      </w:r>
      <w:r w:rsidRPr="00C66272">
        <w:rPr>
          <w:rFonts w:ascii="Brill" w:eastAsia="Brill" w:hAnsi="Brill" w:cs="Brill"/>
        </w:rPr>
        <w:t>, 819-841.</w:t>
      </w:r>
      <w:commentRangeEnd w:id="5621"/>
      <w:r w:rsidR="009A3253">
        <w:rPr>
          <w:rStyle w:val="Odwoaniedokomentarza"/>
          <w:lang w:val="en-AU"/>
        </w:rPr>
        <w:commentReference w:id="5621"/>
      </w:r>
      <w:commentRangeEnd w:id="5622"/>
      <w:r w:rsidR="00B24691">
        <w:rPr>
          <w:rStyle w:val="Odwoaniedokomentarza"/>
          <w:lang w:val="en-AU"/>
        </w:rPr>
        <w:commentReference w:id="5622"/>
      </w:r>
    </w:p>
    <w:p w14:paraId="350780C9"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Garreau, J. (1991). </w:t>
      </w:r>
      <w:r w:rsidRPr="00C66272">
        <w:rPr>
          <w:rFonts w:ascii="Brill" w:eastAsia="Brill" w:hAnsi="Brill" w:cs="Brill"/>
          <w:i/>
        </w:rPr>
        <w:t>Edge City: life on the new frontier</w:t>
      </w:r>
      <w:r w:rsidRPr="00C66272">
        <w:rPr>
          <w:rFonts w:ascii="Brill" w:eastAsia="Brill" w:hAnsi="Brill" w:cs="Brill"/>
        </w:rPr>
        <w:t>. New York: Doubleday.</w:t>
      </w:r>
    </w:p>
    <w:p w14:paraId="350780CA" w14:textId="77777777" w:rsidR="00CB3FC9" w:rsidRPr="00C66272" w:rsidRDefault="00C55FA1">
      <w:pPr>
        <w:spacing w:line="360" w:lineRule="auto"/>
        <w:ind w:left="426" w:hanging="426"/>
        <w:rPr>
          <w:rFonts w:ascii="Brill" w:eastAsia="Brill" w:hAnsi="Brill" w:cs="Brill"/>
        </w:rPr>
      </w:pPr>
      <w:commentRangeStart w:id="5623"/>
      <w:commentRangeStart w:id="5624"/>
      <w:r w:rsidRPr="00C66272">
        <w:rPr>
          <w:rFonts w:ascii="Brill" w:eastAsia="Brill" w:hAnsi="Brill" w:cs="Brill"/>
        </w:rPr>
        <w:t xml:space="preserve">Gottdiener, M., Hohle, R., &amp; King, C. (Eds.) (2019). </w:t>
      </w:r>
      <w:r w:rsidRPr="00C66272">
        <w:rPr>
          <w:rFonts w:ascii="Brill" w:eastAsia="Brill" w:hAnsi="Brill" w:cs="Brill"/>
          <w:i/>
        </w:rPr>
        <w:t>The New Urban Sociology</w:t>
      </w:r>
      <w:r w:rsidRPr="00C66272">
        <w:rPr>
          <w:rFonts w:ascii="Brill" w:eastAsia="Brill" w:hAnsi="Brill" w:cs="Brill"/>
        </w:rPr>
        <w:t>, 6th edition. London: Routledge.</w:t>
      </w:r>
      <w:commentRangeEnd w:id="5623"/>
      <w:r w:rsidR="009A3253">
        <w:rPr>
          <w:rStyle w:val="Odwoaniedokomentarza"/>
          <w:lang w:val="en-AU"/>
        </w:rPr>
        <w:commentReference w:id="5623"/>
      </w:r>
      <w:commentRangeEnd w:id="5624"/>
      <w:r w:rsidR="007C2C83">
        <w:rPr>
          <w:rStyle w:val="Odwoaniedokomentarza"/>
          <w:lang w:val="en-AU"/>
        </w:rPr>
        <w:commentReference w:id="5624"/>
      </w:r>
    </w:p>
    <w:p w14:paraId="350780CB" w14:textId="67ED8B0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Harris, C., &amp; Ullman, E. (1945). The </w:t>
      </w:r>
      <w:ins w:id="5625" w:author="Autor">
        <w:r w:rsidR="009A3253">
          <w:rPr>
            <w:rFonts w:ascii="Brill" w:eastAsia="Brill" w:hAnsi="Brill" w:cs="Brill"/>
          </w:rPr>
          <w:t>n</w:t>
        </w:r>
      </w:ins>
      <w:del w:id="5626" w:author="Autor">
        <w:r w:rsidRPr="00C66272" w:rsidDel="009A3253">
          <w:rPr>
            <w:rFonts w:ascii="Brill" w:eastAsia="Brill" w:hAnsi="Brill" w:cs="Brill"/>
          </w:rPr>
          <w:delText>N</w:delText>
        </w:r>
      </w:del>
      <w:r w:rsidRPr="00C66272">
        <w:rPr>
          <w:rFonts w:ascii="Brill" w:eastAsia="Brill" w:hAnsi="Brill" w:cs="Brill"/>
        </w:rPr>
        <w:t xml:space="preserve">ature of </w:t>
      </w:r>
      <w:ins w:id="5627" w:author="Autor">
        <w:r w:rsidR="009A3253">
          <w:rPr>
            <w:rFonts w:ascii="Brill" w:eastAsia="Brill" w:hAnsi="Brill" w:cs="Brill"/>
          </w:rPr>
          <w:t>c</w:t>
        </w:r>
      </w:ins>
      <w:del w:id="5628" w:author="Autor">
        <w:r w:rsidRPr="00C66272" w:rsidDel="009A3253">
          <w:rPr>
            <w:rFonts w:ascii="Brill" w:eastAsia="Brill" w:hAnsi="Brill" w:cs="Brill"/>
          </w:rPr>
          <w:delText>C</w:delText>
        </w:r>
      </w:del>
      <w:r w:rsidRPr="00C66272">
        <w:rPr>
          <w:rFonts w:ascii="Brill" w:eastAsia="Brill" w:hAnsi="Brill" w:cs="Brill"/>
        </w:rPr>
        <w:t xml:space="preserve">ities. </w:t>
      </w:r>
      <w:r w:rsidRPr="00C66272">
        <w:rPr>
          <w:rFonts w:ascii="Brill" w:eastAsia="Brill" w:hAnsi="Brill" w:cs="Brill"/>
          <w:i/>
        </w:rPr>
        <w:t>The Annals of the American Academy of Political and Social Science</w:t>
      </w:r>
      <w:ins w:id="5629" w:author="Autor">
        <w:r w:rsidR="009A3253">
          <w:rPr>
            <w:rFonts w:ascii="Brill" w:eastAsia="Brill" w:hAnsi="Brill" w:cs="Brill"/>
            <w:i/>
          </w:rPr>
          <w:t>.</w:t>
        </w:r>
      </w:ins>
      <w:del w:id="5630" w:author="Autor">
        <w:r w:rsidRPr="00C66272" w:rsidDel="009A3253">
          <w:rPr>
            <w:rFonts w:ascii="Brill" w:eastAsia="Brill" w:hAnsi="Brill" w:cs="Brill"/>
            <w:i/>
          </w:rPr>
          <w:delText>,</w:delText>
        </w:r>
      </w:del>
      <w:r w:rsidRPr="00C66272">
        <w:rPr>
          <w:rFonts w:ascii="Brill" w:eastAsia="Brill" w:hAnsi="Brill" w:cs="Brill"/>
          <w:i/>
        </w:rPr>
        <w:t xml:space="preserve"> 242</w:t>
      </w:r>
      <w:r w:rsidRPr="00C66272">
        <w:rPr>
          <w:rFonts w:ascii="Brill" w:eastAsia="Brill" w:hAnsi="Brill" w:cs="Brill"/>
        </w:rPr>
        <w:t>(1), 7-17.</w:t>
      </w:r>
    </w:p>
    <w:p w14:paraId="350780CC" w14:textId="7F98A8A1" w:rsidR="00CB3FC9" w:rsidRPr="00C66272" w:rsidRDefault="00C55FA1">
      <w:pPr>
        <w:spacing w:line="360" w:lineRule="auto"/>
        <w:ind w:left="426" w:hanging="426"/>
        <w:rPr>
          <w:rFonts w:ascii="Brill" w:eastAsia="Brill" w:hAnsi="Brill" w:cs="Brill"/>
          <w:color w:val="333333"/>
          <w:highlight w:val="white"/>
        </w:rPr>
      </w:pPr>
      <w:commentRangeStart w:id="5631"/>
      <w:commentRangeStart w:id="5632"/>
      <w:r w:rsidRPr="00C66272">
        <w:rPr>
          <w:rFonts w:ascii="Brill" w:eastAsia="Brill" w:hAnsi="Brill" w:cs="Brill"/>
          <w:color w:val="333333"/>
          <w:highlight w:val="white"/>
        </w:rPr>
        <w:lastRenderedPageBreak/>
        <w:t>Hein</w:t>
      </w:r>
      <w:ins w:id="5633" w:author="Autor">
        <w:r w:rsidR="009A3253">
          <w:rPr>
            <w:rFonts w:ascii="Brill" w:eastAsia="Brill" w:hAnsi="Brill" w:cs="Brill"/>
            <w:color w:val="333333"/>
            <w:highlight w:val="white"/>
          </w:rPr>
          <w:t>,</w:t>
        </w:r>
      </w:ins>
      <w:r w:rsidRPr="00C66272">
        <w:rPr>
          <w:rFonts w:ascii="Brill" w:eastAsia="Brill" w:hAnsi="Brill" w:cs="Brill"/>
          <w:color w:val="333333"/>
          <w:highlight w:val="white"/>
        </w:rPr>
        <w:t xml:space="preserve"> C. (2013). Port cities. In Clark P. (Ed.), </w:t>
      </w:r>
      <w:r w:rsidRPr="00C66272">
        <w:rPr>
          <w:rFonts w:ascii="Brill" w:eastAsia="Brill" w:hAnsi="Brill" w:cs="Brill"/>
          <w:i/>
          <w:color w:val="333333"/>
        </w:rPr>
        <w:t>The Oxford handbook of cities in world history</w:t>
      </w:r>
      <w:r w:rsidRPr="00C66272">
        <w:rPr>
          <w:rFonts w:ascii="Brill" w:eastAsia="Brill" w:hAnsi="Brill" w:cs="Brill"/>
          <w:color w:val="333333"/>
          <w:highlight w:val="white"/>
        </w:rPr>
        <w:t> (pp. 809-828). Oxford: Oxford University Press.</w:t>
      </w:r>
      <w:commentRangeEnd w:id="5631"/>
      <w:r w:rsidR="009A3253">
        <w:rPr>
          <w:rStyle w:val="Odwoaniedokomentarza"/>
          <w:lang w:val="en-AU"/>
        </w:rPr>
        <w:commentReference w:id="5631"/>
      </w:r>
      <w:commentRangeEnd w:id="5632"/>
      <w:r w:rsidR="00702F21">
        <w:rPr>
          <w:rStyle w:val="Odwoaniedokomentarza"/>
          <w:lang w:val="en-AU"/>
        </w:rPr>
        <w:commentReference w:id="5632"/>
      </w:r>
    </w:p>
    <w:p w14:paraId="350780CD" w14:textId="77777777" w:rsidR="00CB3FC9" w:rsidRPr="00C66272" w:rsidRDefault="00C55FA1">
      <w:pPr>
        <w:spacing w:line="360" w:lineRule="auto"/>
        <w:ind w:left="426" w:hanging="426"/>
        <w:rPr>
          <w:rFonts w:ascii="Brill" w:eastAsia="Brill" w:hAnsi="Brill" w:cs="Brill"/>
        </w:rPr>
      </w:pPr>
      <w:commentRangeStart w:id="5634"/>
      <w:commentRangeStart w:id="5635"/>
      <w:r w:rsidRPr="00C66272">
        <w:rPr>
          <w:rFonts w:ascii="Brill" w:eastAsia="Brill" w:hAnsi="Brill" w:cs="Brill"/>
        </w:rPr>
        <w:t xml:space="preserve">Henderson, J. (1987). General equilibrium </w:t>
      </w:r>
      <w:proofErr w:type="spellStart"/>
      <w:r w:rsidRPr="00C66272">
        <w:rPr>
          <w:rFonts w:ascii="Brill" w:eastAsia="Brill" w:hAnsi="Brill" w:cs="Brill"/>
        </w:rPr>
        <w:t>modeling</w:t>
      </w:r>
      <w:proofErr w:type="spellEnd"/>
      <w:r w:rsidRPr="00C66272">
        <w:rPr>
          <w:rFonts w:ascii="Brill" w:eastAsia="Brill" w:hAnsi="Brill" w:cs="Brill"/>
        </w:rPr>
        <w:t xml:space="preserve"> of systems of cities. In Mills (Ed) Handbook of Regional and Urban Economics (pp. </w:t>
      </w:r>
      <w:r w:rsidRPr="00C66272">
        <w:rPr>
          <w:rFonts w:ascii="Brill" w:eastAsia="Brill" w:hAnsi="Brill" w:cs="Brill"/>
          <w:color w:val="222222"/>
          <w:highlight w:val="white"/>
        </w:rPr>
        <w:t xml:space="preserve">927-956). Oxford: </w:t>
      </w:r>
      <w:r w:rsidRPr="00C66272">
        <w:rPr>
          <w:rFonts w:ascii="Brill" w:eastAsia="Brill" w:hAnsi="Brill" w:cs="Brill"/>
        </w:rPr>
        <w:t>Elsevier Science Publishers.</w:t>
      </w:r>
      <w:commentRangeEnd w:id="5634"/>
      <w:r w:rsidR="009A3253">
        <w:rPr>
          <w:rStyle w:val="Odwoaniedokomentarza"/>
          <w:lang w:val="en-AU"/>
        </w:rPr>
        <w:commentReference w:id="5634"/>
      </w:r>
      <w:commentRangeEnd w:id="5635"/>
      <w:r w:rsidR="0025583E">
        <w:rPr>
          <w:rStyle w:val="Odwoaniedokomentarza"/>
          <w:lang w:val="en-AU"/>
        </w:rPr>
        <w:commentReference w:id="5635"/>
      </w:r>
    </w:p>
    <w:p w14:paraId="350780CE"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Henderson, V., &amp; Mitra, A. (1996). The new urban landscape: developers and edge cities. </w:t>
      </w:r>
      <w:r w:rsidRPr="00C66272">
        <w:rPr>
          <w:rFonts w:ascii="Brill" w:eastAsia="Brill" w:hAnsi="Brill" w:cs="Brill"/>
          <w:i/>
        </w:rPr>
        <w:t>Regional Science and Urban Economics, 26</w:t>
      </w:r>
      <w:r w:rsidRPr="00C66272">
        <w:rPr>
          <w:rFonts w:ascii="Brill" w:eastAsia="Brill" w:hAnsi="Brill" w:cs="Brill"/>
        </w:rPr>
        <w:t>, 613-643.</w:t>
      </w:r>
    </w:p>
    <w:p w14:paraId="350780CF" w14:textId="155A81BB"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Hoyt, H. (1939). </w:t>
      </w:r>
      <w:r w:rsidRPr="00C66272">
        <w:rPr>
          <w:rFonts w:ascii="Brill" w:eastAsia="Brill" w:hAnsi="Brill" w:cs="Brill"/>
          <w:i/>
        </w:rPr>
        <w:t xml:space="preserve">The </w:t>
      </w:r>
      <w:ins w:id="5636" w:author="Autor">
        <w:r w:rsidR="009A3253">
          <w:rPr>
            <w:rFonts w:ascii="Brill" w:eastAsia="Brill" w:hAnsi="Brill" w:cs="Brill"/>
            <w:i/>
          </w:rPr>
          <w:t>s</w:t>
        </w:r>
      </w:ins>
      <w:del w:id="5637" w:author="Autor">
        <w:r w:rsidRPr="00C66272" w:rsidDel="009A3253">
          <w:rPr>
            <w:rFonts w:ascii="Brill" w:eastAsia="Brill" w:hAnsi="Brill" w:cs="Brill"/>
            <w:i/>
          </w:rPr>
          <w:delText>S</w:delText>
        </w:r>
      </w:del>
      <w:r w:rsidRPr="00C66272">
        <w:rPr>
          <w:rFonts w:ascii="Brill" w:eastAsia="Brill" w:hAnsi="Brill" w:cs="Brill"/>
          <w:i/>
        </w:rPr>
        <w:t xml:space="preserve">tructure and </w:t>
      </w:r>
      <w:ins w:id="5638" w:author="Autor">
        <w:r w:rsidR="009A3253">
          <w:rPr>
            <w:rFonts w:ascii="Brill" w:eastAsia="Brill" w:hAnsi="Brill" w:cs="Brill"/>
            <w:i/>
          </w:rPr>
          <w:t>g</w:t>
        </w:r>
      </w:ins>
      <w:del w:id="5639" w:author="Autor">
        <w:r w:rsidRPr="00C66272" w:rsidDel="009A3253">
          <w:rPr>
            <w:rFonts w:ascii="Brill" w:eastAsia="Brill" w:hAnsi="Brill" w:cs="Brill"/>
            <w:i/>
          </w:rPr>
          <w:delText>G</w:delText>
        </w:r>
      </w:del>
      <w:r w:rsidRPr="00C66272">
        <w:rPr>
          <w:rFonts w:ascii="Brill" w:eastAsia="Brill" w:hAnsi="Brill" w:cs="Brill"/>
          <w:i/>
        </w:rPr>
        <w:t xml:space="preserve">rowth of </w:t>
      </w:r>
      <w:ins w:id="5640" w:author="Autor">
        <w:r w:rsidR="009A3253">
          <w:rPr>
            <w:rFonts w:ascii="Brill" w:eastAsia="Brill" w:hAnsi="Brill" w:cs="Brill"/>
            <w:i/>
          </w:rPr>
          <w:t>r</w:t>
        </w:r>
      </w:ins>
      <w:del w:id="5641" w:author="Autor">
        <w:r w:rsidRPr="00C66272" w:rsidDel="009A3253">
          <w:rPr>
            <w:rFonts w:ascii="Brill" w:eastAsia="Brill" w:hAnsi="Brill" w:cs="Brill"/>
            <w:i/>
          </w:rPr>
          <w:delText>R</w:delText>
        </w:r>
      </w:del>
      <w:r w:rsidRPr="00C66272">
        <w:rPr>
          <w:rFonts w:ascii="Brill" w:eastAsia="Brill" w:hAnsi="Brill" w:cs="Brill"/>
          <w:i/>
        </w:rPr>
        <w:t xml:space="preserve">esidential </w:t>
      </w:r>
      <w:ins w:id="5642" w:author="Autor">
        <w:r w:rsidR="009A3253">
          <w:rPr>
            <w:rFonts w:ascii="Brill" w:eastAsia="Brill" w:hAnsi="Brill" w:cs="Brill"/>
            <w:i/>
          </w:rPr>
          <w:t>n</w:t>
        </w:r>
      </w:ins>
      <w:del w:id="5643" w:author="Autor">
        <w:r w:rsidR="00F62668" w:rsidDel="009A3253">
          <w:rPr>
            <w:rFonts w:ascii="Brill" w:eastAsia="Brill" w:hAnsi="Brill" w:cs="Brill"/>
            <w:i/>
          </w:rPr>
          <w:delText>N</w:delText>
        </w:r>
      </w:del>
      <w:r w:rsidR="00F62668">
        <w:rPr>
          <w:rFonts w:ascii="Brill" w:eastAsia="Brill" w:hAnsi="Brill" w:cs="Brill"/>
          <w:i/>
        </w:rPr>
        <w:t>eighbourhood</w:t>
      </w:r>
      <w:r w:rsidRPr="00C66272">
        <w:rPr>
          <w:rFonts w:ascii="Brill" w:eastAsia="Brill" w:hAnsi="Brill" w:cs="Brill"/>
          <w:i/>
        </w:rPr>
        <w:t xml:space="preserve">s in American </w:t>
      </w:r>
      <w:ins w:id="5644" w:author="Autor">
        <w:r w:rsidR="009A3253">
          <w:rPr>
            <w:rFonts w:ascii="Brill" w:eastAsia="Brill" w:hAnsi="Brill" w:cs="Brill"/>
            <w:i/>
          </w:rPr>
          <w:t>c</w:t>
        </w:r>
      </w:ins>
      <w:del w:id="5645" w:author="Autor">
        <w:r w:rsidRPr="00C66272" w:rsidDel="009A3253">
          <w:rPr>
            <w:rFonts w:ascii="Brill" w:eastAsia="Brill" w:hAnsi="Brill" w:cs="Brill"/>
            <w:i/>
          </w:rPr>
          <w:delText>C</w:delText>
        </w:r>
      </w:del>
      <w:r w:rsidRPr="00C66272">
        <w:rPr>
          <w:rFonts w:ascii="Brill" w:eastAsia="Brill" w:hAnsi="Brill" w:cs="Brill"/>
          <w:i/>
        </w:rPr>
        <w:t>ities</w:t>
      </w:r>
      <w:r w:rsidRPr="00C66272">
        <w:rPr>
          <w:rFonts w:ascii="Brill" w:eastAsia="Brill" w:hAnsi="Brill" w:cs="Brill"/>
        </w:rPr>
        <w:t>. Washington: Federal Housing Administration.</w:t>
      </w:r>
    </w:p>
    <w:p w14:paraId="350780D0" w14:textId="52E020DC"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Imai, H. (1982). CBD </w:t>
      </w:r>
      <w:ins w:id="5646" w:author="Autor">
        <w:r w:rsidR="009A3253">
          <w:rPr>
            <w:rFonts w:ascii="Brill" w:eastAsia="Brill" w:hAnsi="Brill" w:cs="Brill"/>
          </w:rPr>
          <w:t>h</w:t>
        </w:r>
      </w:ins>
      <w:del w:id="5647" w:author="Autor">
        <w:r w:rsidRPr="00C66272" w:rsidDel="009A3253">
          <w:rPr>
            <w:rFonts w:ascii="Brill" w:eastAsia="Brill" w:hAnsi="Brill" w:cs="Brill"/>
          </w:rPr>
          <w:delText>H</w:delText>
        </w:r>
      </w:del>
      <w:r w:rsidRPr="00C66272">
        <w:rPr>
          <w:rFonts w:ascii="Brill" w:eastAsia="Brill" w:hAnsi="Brill" w:cs="Brill"/>
        </w:rPr>
        <w:t xml:space="preserve">ypothesis and </w:t>
      </w:r>
      <w:ins w:id="5648" w:author="Autor">
        <w:r w:rsidR="009A3253">
          <w:rPr>
            <w:rFonts w:ascii="Brill" w:eastAsia="Brill" w:hAnsi="Brill" w:cs="Brill"/>
          </w:rPr>
          <w:t>e</w:t>
        </w:r>
      </w:ins>
      <w:del w:id="5649" w:author="Autor">
        <w:r w:rsidRPr="00C66272" w:rsidDel="009A3253">
          <w:rPr>
            <w:rFonts w:ascii="Brill" w:eastAsia="Brill" w:hAnsi="Brill" w:cs="Brill"/>
          </w:rPr>
          <w:delText>E</w:delText>
        </w:r>
      </w:del>
      <w:r w:rsidRPr="00C66272">
        <w:rPr>
          <w:rFonts w:ascii="Brill" w:eastAsia="Brill" w:hAnsi="Brill" w:cs="Brill"/>
        </w:rPr>
        <w:t xml:space="preserve">conomies of </w:t>
      </w:r>
      <w:ins w:id="5650" w:author="Autor">
        <w:r w:rsidR="009A3253">
          <w:rPr>
            <w:rFonts w:ascii="Brill" w:eastAsia="Brill" w:hAnsi="Brill" w:cs="Brill"/>
          </w:rPr>
          <w:t>a</w:t>
        </w:r>
      </w:ins>
      <w:del w:id="5651" w:author="Autor">
        <w:r w:rsidRPr="00C66272" w:rsidDel="009A3253">
          <w:rPr>
            <w:rFonts w:ascii="Brill" w:eastAsia="Brill" w:hAnsi="Brill" w:cs="Brill"/>
          </w:rPr>
          <w:delText>A</w:delText>
        </w:r>
      </w:del>
      <w:r w:rsidRPr="00C66272">
        <w:rPr>
          <w:rFonts w:ascii="Brill" w:eastAsia="Brill" w:hAnsi="Brill" w:cs="Brill"/>
        </w:rPr>
        <w:t xml:space="preserve">gglomeration. </w:t>
      </w:r>
      <w:r w:rsidRPr="00C66272">
        <w:rPr>
          <w:rFonts w:ascii="Brill" w:eastAsia="Brill" w:hAnsi="Brill" w:cs="Brill"/>
          <w:i/>
        </w:rPr>
        <w:t xml:space="preserve">Journal of Economic Theory, </w:t>
      </w:r>
      <w:commentRangeStart w:id="5652"/>
      <w:commentRangeStart w:id="5653"/>
      <w:r w:rsidRPr="00C66272">
        <w:rPr>
          <w:rFonts w:ascii="Brill" w:eastAsia="Brill" w:hAnsi="Brill" w:cs="Brill"/>
          <w:i/>
        </w:rPr>
        <w:t>28</w:t>
      </w:r>
      <w:commentRangeEnd w:id="5652"/>
      <w:r w:rsidR="009A3253">
        <w:rPr>
          <w:rStyle w:val="Odwoaniedokomentarza"/>
          <w:lang w:val="en-AU"/>
        </w:rPr>
        <w:commentReference w:id="5652"/>
      </w:r>
      <w:commentRangeEnd w:id="5653"/>
      <w:r w:rsidR="0025583E">
        <w:rPr>
          <w:rStyle w:val="Odwoaniedokomentarza"/>
          <w:lang w:val="en-AU"/>
        </w:rPr>
        <w:commentReference w:id="5653"/>
      </w:r>
      <w:ins w:id="5654" w:author="Autor">
        <w:r w:rsidR="0025583E">
          <w:rPr>
            <w:rFonts w:ascii="Brill" w:eastAsia="Brill" w:hAnsi="Brill" w:cs="Brill"/>
            <w:i/>
          </w:rPr>
          <w:t xml:space="preserve"> (2)</w:t>
        </w:r>
      </w:ins>
      <w:r w:rsidRPr="00C66272">
        <w:rPr>
          <w:rFonts w:ascii="Brill" w:eastAsia="Brill" w:hAnsi="Brill" w:cs="Brill"/>
        </w:rPr>
        <w:t>, 275-299.</w:t>
      </w:r>
    </w:p>
    <w:p w14:paraId="350780D1" w14:textId="77777777" w:rsidR="00CB3FC9" w:rsidRPr="00C66272" w:rsidRDefault="00C55FA1">
      <w:pPr>
        <w:spacing w:line="360" w:lineRule="auto"/>
        <w:ind w:left="426" w:hanging="426"/>
        <w:rPr>
          <w:rFonts w:ascii="Brill" w:eastAsia="Brill" w:hAnsi="Brill" w:cs="Brill"/>
        </w:rPr>
      </w:pPr>
      <w:r w:rsidRPr="00C66272">
        <w:rPr>
          <w:rFonts w:ascii="Brill" w:eastAsia="Brill" w:hAnsi="Brill" w:cs="Brill"/>
        </w:rPr>
        <w:t xml:space="preserve">Koide, H. (1990). General equilibrium analysis of urban spatial structure, the port city model reconsidered. </w:t>
      </w:r>
      <w:r w:rsidRPr="00C66272">
        <w:rPr>
          <w:rFonts w:ascii="Brill" w:eastAsia="Brill" w:hAnsi="Brill" w:cs="Brill"/>
          <w:i/>
        </w:rPr>
        <w:t>Journal of Regional Science, 30</w:t>
      </w:r>
      <w:r w:rsidRPr="00C66272">
        <w:rPr>
          <w:rFonts w:ascii="Brill" w:eastAsia="Brill" w:hAnsi="Brill" w:cs="Brill"/>
        </w:rPr>
        <w:t>, 325-347.</w:t>
      </w:r>
    </w:p>
    <w:p w14:paraId="350780D2" w14:textId="77777777" w:rsidR="00CB3FC9" w:rsidRPr="00C66272" w:rsidRDefault="00C55FA1">
      <w:pPr>
        <w:spacing w:line="360" w:lineRule="auto"/>
        <w:ind w:left="426" w:hanging="426"/>
        <w:rPr>
          <w:rFonts w:ascii="Brill" w:eastAsia="Brill" w:hAnsi="Brill" w:cs="Brill"/>
        </w:rPr>
      </w:pPr>
      <w:commentRangeStart w:id="5655"/>
      <w:commentRangeStart w:id="5656"/>
      <w:r w:rsidRPr="00C66272">
        <w:rPr>
          <w:rFonts w:ascii="Brill" w:eastAsia="Brill" w:hAnsi="Brill" w:cs="Brill"/>
        </w:rPr>
        <w:t>Kolodziej, A., &amp; Kolodziej-</w:t>
      </w:r>
      <w:proofErr w:type="spellStart"/>
      <w:r w:rsidRPr="00C66272">
        <w:rPr>
          <w:rFonts w:ascii="Brill" w:eastAsia="Brill" w:hAnsi="Brill" w:cs="Brill"/>
        </w:rPr>
        <w:t>Durnas</w:t>
      </w:r>
      <w:proofErr w:type="spellEnd"/>
      <w:r w:rsidRPr="00C66272">
        <w:rPr>
          <w:rFonts w:ascii="Brill" w:eastAsia="Brill" w:hAnsi="Brill" w:cs="Brill"/>
        </w:rPr>
        <w:t>, A. (2022). Maritime Sociology in the Making. In Kolodziej-</w:t>
      </w:r>
      <w:proofErr w:type="spellStart"/>
      <w:r w:rsidRPr="00C66272">
        <w:rPr>
          <w:rFonts w:ascii="Brill" w:eastAsia="Brill" w:hAnsi="Brill" w:cs="Brill"/>
        </w:rPr>
        <w:t>Durnas</w:t>
      </w:r>
      <w:proofErr w:type="spellEnd"/>
      <w:r w:rsidRPr="00C66272">
        <w:rPr>
          <w:rFonts w:ascii="Brill" w:eastAsia="Brill" w:hAnsi="Brill" w:cs="Brill"/>
        </w:rPr>
        <w:t xml:space="preserve">, A., Sowa, F. &amp; </w:t>
      </w:r>
      <w:proofErr w:type="spellStart"/>
      <w:r w:rsidRPr="00C66272">
        <w:rPr>
          <w:rFonts w:ascii="Brill" w:eastAsia="Brill" w:hAnsi="Brill" w:cs="Brill"/>
        </w:rPr>
        <w:t>Grasmeier</w:t>
      </w:r>
      <w:proofErr w:type="spellEnd"/>
      <w:r w:rsidRPr="00C66272">
        <w:rPr>
          <w:rFonts w:ascii="Brill" w:eastAsia="Brill" w:hAnsi="Brill" w:cs="Brill"/>
        </w:rPr>
        <w:t xml:space="preserve">, M. (Eds.), </w:t>
      </w:r>
      <w:r w:rsidRPr="00C66272">
        <w:rPr>
          <w:rFonts w:ascii="Brill" w:eastAsia="Brill" w:hAnsi="Brill" w:cs="Brill"/>
          <w:i/>
        </w:rPr>
        <w:t>Maritime Spaces and Society, International Studies in Maritime Sociology</w:t>
      </w:r>
      <w:r w:rsidRPr="00C66272">
        <w:rPr>
          <w:rFonts w:ascii="Brill" w:eastAsia="Brill" w:hAnsi="Brill" w:cs="Brill"/>
        </w:rPr>
        <w:t xml:space="preserve"> (pp. 3-24). Leiden: Brill.</w:t>
      </w:r>
      <w:commentRangeEnd w:id="5655"/>
      <w:r w:rsidR="009A3253">
        <w:rPr>
          <w:rStyle w:val="Odwoaniedokomentarza"/>
          <w:lang w:val="en-AU"/>
        </w:rPr>
        <w:commentReference w:id="5655"/>
      </w:r>
      <w:commentRangeEnd w:id="5656"/>
      <w:r w:rsidR="009F6B4D">
        <w:rPr>
          <w:rStyle w:val="Odwoaniedokomentarza"/>
          <w:lang w:val="en-AU"/>
        </w:rPr>
        <w:commentReference w:id="5656"/>
      </w:r>
    </w:p>
    <w:p w14:paraId="350780D3" w14:textId="77777777" w:rsidR="00CB3FC9" w:rsidRPr="00C66272" w:rsidRDefault="00C55FA1">
      <w:pPr>
        <w:spacing w:line="360" w:lineRule="auto"/>
        <w:ind w:left="426" w:hanging="426"/>
        <w:rPr>
          <w:rFonts w:ascii="Brill" w:eastAsia="Brill" w:hAnsi="Brill" w:cs="Brill"/>
        </w:rPr>
      </w:pPr>
      <w:commentRangeStart w:id="5657"/>
      <w:commentRangeStart w:id="5658"/>
      <w:r w:rsidRPr="00C66272">
        <w:rPr>
          <w:rFonts w:ascii="Brill" w:eastAsia="Brill" w:hAnsi="Brill" w:cs="Brill"/>
        </w:rPr>
        <w:t>Kołodziej−</w:t>
      </w:r>
      <w:proofErr w:type="spellStart"/>
      <w:r w:rsidRPr="00C66272">
        <w:rPr>
          <w:rFonts w:ascii="Brill" w:eastAsia="Brill" w:hAnsi="Brill" w:cs="Brill"/>
        </w:rPr>
        <w:t>Durnas</w:t>
      </w:r>
      <w:proofErr w:type="spellEnd"/>
      <w:r w:rsidRPr="00C66272">
        <w:rPr>
          <w:rFonts w:ascii="Brill" w:eastAsia="Brill" w:hAnsi="Brill" w:cs="Brill"/>
        </w:rPr>
        <w:t xml:space="preserve">, A. (2014). Maritime Sociology or Sociology of Maritime Issues? World Literature Review and Some Historical Considerations. </w:t>
      </w:r>
      <w:r w:rsidRPr="00C66272">
        <w:rPr>
          <w:rFonts w:ascii="Brill" w:eastAsia="Brill" w:hAnsi="Brill" w:cs="Brill"/>
          <w:i/>
        </w:rPr>
        <w:t>Annuals of Marine Sociology</w:t>
      </w:r>
      <w:r w:rsidRPr="00C66272">
        <w:rPr>
          <w:rFonts w:ascii="Brill" w:eastAsia="Brill" w:hAnsi="Brill" w:cs="Brill"/>
        </w:rPr>
        <w:t xml:space="preserve">, </w:t>
      </w:r>
      <w:r w:rsidRPr="00C66272">
        <w:rPr>
          <w:rFonts w:ascii="Brill" w:eastAsia="Brill" w:hAnsi="Brill" w:cs="Brill"/>
          <w:i/>
        </w:rPr>
        <w:t>XXIII,</w:t>
      </w:r>
      <w:r w:rsidRPr="00C66272">
        <w:rPr>
          <w:rFonts w:ascii="Brill" w:eastAsia="Brill" w:hAnsi="Brill" w:cs="Brill"/>
        </w:rPr>
        <w:t xml:space="preserve"> 54-62.</w:t>
      </w:r>
      <w:commentRangeEnd w:id="5657"/>
      <w:r w:rsidR="009A3253">
        <w:rPr>
          <w:rStyle w:val="Odwoaniedokomentarza"/>
          <w:lang w:val="en-AU"/>
        </w:rPr>
        <w:commentReference w:id="5657"/>
      </w:r>
      <w:commentRangeEnd w:id="5658"/>
      <w:r w:rsidR="002147AF">
        <w:rPr>
          <w:rStyle w:val="Odwoaniedokomentarza"/>
          <w:lang w:val="en-AU"/>
        </w:rPr>
        <w:commentReference w:id="5658"/>
      </w:r>
    </w:p>
    <w:p w14:paraId="350780D4" w14:textId="77777777" w:rsidR="00CB3FC9" w:rsidRPr="00C66272" w:rsidRDefault="00C55FA1">
      <w:pPr>
        <w:spacing w:line="360" w:lineRule="auto"/>
        <w:ind w:left="426" w:hanging="426"/>
        <w:jc w:val="both"/>
        <w:rPr>
          <w:rFonts w:ascii="Brill" w:eastAsia="Brill" w:hAnsi="Brill" w:cs="Brill"/>
        </w:rPr>
      </w:pPr>
      <w:commentRangeStart w:id="5659"/>
      <w:commentRangeStart w:id="5660"/>
      <w:r w:rsidRPr="00C66272">
        <w:rPr>
          <w:rFonts w:ascii="Brill" w:eastAsia="Brill" w:hAnsi="Brill" w:cs="Brill"/>
        </w:rPr>
        <w:t xml:space="preserve">Kowalewski, M. (2021). Images and Spaces of Port Cities in Transition. </w:t>
      </w:r>
      <w:r w:rsidRPr="00C66272">
        <w:rPr>
          <w:rFonts w:ascii="Brill" w:eastAsia="Brill" w:hAnsi="Brill" w:cs="Brill"/>
          <w:i/>
        </w:rPr>
        <w:t>Space and Culture, 24</w:t>
      </w:r>
      <w:r w:rsidRPr="00C66272">
        <w:rPr>
          <w:rFonts w:ascii="Brill" w:eastAsia="Brill" w:hAnsi="Brill" w:cs="Brill"/>
        </w:rPr>
        <w:t>(1), 53-65.</w:t>
      </w:r>
      <w:commentRangeEnd w:id="5659"/>
      <w:r w:rsidR="00E81C0F">
        <w:rPr>
          <w:rStyle w:val="Odwoaniedokomentarza"/>
          <w:lang w:val="en-AU"/>
        </w:rPr>
        <w:commentReference w:id="5659"/>
      </w:r>
      <w:commentRangeEnd w:id="5660"/>
      <w:r w:rsidR="002147AF">
        <w:rPr>
          <w:rStyle w:val="Odwoaniedokomentarza"/>
          <w:lang w:val="en-AU"/>
        </w:rPr>
        <w:commentReference w:id="5660"/>
      </w:r>
      <w:commentRangeStart w:id="5661"/>
      <w:commentRangeStart w:id="5662"/>
    </w:p>
    <w:p w14:paraId="350780D5" w14:textId="77777777" w:rsidR="00CB3FC9" w:rsidRPr="00C66272" w:rsidRDefault="00C55FA1">
      <w:pPr>
        <w:spacing w:line="360" w:lineRule="auto"/>
        <w:ind w:left="426" w:hanging="426"/>
        <w:jc w:val="both"/>
        <w:rPr>
          <w:rFonts w:ascii="Brill" w:eastAsia="Brill" w:hAnsi="Brill" w:cs="Brill"/>
        </w:rPr>
      </w:pPr>
      <w:r w:rsidRPr="006243C7">
        <w:rPr>
          <w:rFonts w:ascii="Brill" w:eastAsia="Brill" w:hAnsi="Brill" w:cs="Brill"/>
          <w:color w:val="222222"/>
          <w:highlight w:val="white"/>
          <w:lang w:val="pl-PL"/>
          <w:rPrChange w:id="5663" w:author="Autor">
            <w:rPr>
              <w:rFonts w:ascii="Brill" w:eastAsia="Brill" w:hAnsi="Brill" w:cs="Brill"/>
              <w:color w:val="222222"/>
              <w:highlight w:val="white"/>
            </w:rPr>
          </w:rPrChange>
        </w:rPr>
        <w:t xml:space="preserve">Krośnicka, K. A., Lorens, P., &amp; Michałowska, E. (2021). </w:t>
      </w:r>
      <w:r w:rsidRPr="00C66272">
        <w:rPr>
          <w:rFonts w:ascii="Brill" w:eastAsia="Brill" w:hAnsi="Brill" w:cs="Brill"/>
          <w:color w:val="222222"/>
          <w:highlight w:val="white"/>
        </w:rPr>
        <w:t xml:space="preserve">Port cities within port regions: Shaping complex urban environments in </w:t>
      </w:r>
      <w:proofErr w:type="spellStart"/>
      <w:r w:rsidRPr="00C66272">
        <w:rPr>
          <w:rFonts w:ascii="Brill" w:eastAsia="Brill" w:hAnsi="Brill" w:cs="Brill"/>
          <w:color w:val="222222"/>
          <w:highlight w:val="white"/>
        </w:rPr>
        <w:t>Gdańsk</w:t>
      </w:r>
      <w:proofErr w:type="spellEnd"/>
      <w:r w:rsidRPr="00C66272">
        <w:rPr>
          <w:rFonts w:ascii="Brill" w:eastAsia="Brill" w:hAnsi="Brill" w:cs="Brill"/>
          <w:color w:val="222222"/>
          <w:highlight w:val="white"/>
        </w:rPr>
        <w:t xml:space="preserve"> Bay, Poland. </w:t>
      </w:r>
      <w:r w:rsidRPr="00C66272">
        <w:rPr>
          <w:rFonts w:ascii="Brill" w:eastAsia="Brill" w:hAnsi="Brill" w:cs="Brill"/>
          <w:i/>
          <w:color w:val="222222"/>
        </w:rPr>
        <w:t>Urban planning</w:t>
      </w:r>
      <w:r w:rsidRPr="00C66272">
        <w:rPr>
          <w:rFonts w:ascii="Brill" w:eastAsia="Brill" w:hAnsi="Brill" w:cs="Brill"/>
          <w:color w:val="222222"/>
          <w:highlight w:val="white"/>
        </w:rPr>
        <w:t>, </w:t>
      </w:r>
      <w:r w:rsidRPr="00C66272">
        <w:rPr>
          <w:rFonts w:ascii="Brill" w:eastAsia="Brill" w:hAnsi="Brill" w:cs="Brill"/>
          <w:i/>
          <w:color w:val="222222"/>
        </w:rPr>
        <w:t>6</w:t>
      </w:r>
      <w:r w:rsidRPr="00C66272">
        <w:rPr>
          <w:rFonts w:ascii="Brill" w:eastAsia="Brill" w:hAnsi="Brill" w:cs="Brill"/>
          <w:color w:val="222222"/>
          <w:highlight w:val="white"/>
        </w:rPr>
        <w:t>(3), 27-42.</w:t>
      </w:r>
      <w:r w:rsidRPr="00C66272">
        <w:rPr>
          <w:rFonts w:ascii="Brill" w:eastAsia="Brill" w:hAnsi="Brill" w:cs="Brill"/>
        </w:rPr>
        <w:t xml:space="preserve"> </w:t>
      </w:r>
      <w:commentRangeEnd w:id="5661"/>
      <w:r w:rsidR="00E81C0F">
        <w:rPr>
          <w:rStyle w:val="Odwoaniedokomentarza"/>
          <w:lang w:val="en-AU"/>
        </w:rPr>
        <w:commentReference w:id="5661"/>
      </w:r>
      <w:commentRangeEnd w:id="5662"/>
      <w:r w:rsidR="006243C7">
        <w:rPr>
          <w:rStyle w:val="Odwoaniedokomentarza"/>
          <w:lang w:val="en-AU"/>
        </w:rPr>
        <w:commentReference w:id="5662"/>
      </w:r>
    </w:p>
    <w:p w14:paraId="350780D6" w14:textId="77777777" w:rsidR="00CB3FC9" w:rsidRPr="00C66272" w:rsidRDefault="00C55FA1">
      <w:pPr>
        <w:spacing w:line="360" w:lineRule="auto"/>
        <w:ind w:left="426" w:hanging="426"/>
        <w:jc w:val="both"/>
        <w:rPr>
          <w:rFonts w:ascii="Brill" w:eastAsia="Brill" w:hAnsi="Brill" w:cs="Brill"/>
        </w:rPr>
      </w:pPr>
      <w:commentRangeStart w:id="5664"/>
      <w:commentRangeStart w:id="5665"/>
      <w:r w:rsidRPr="00C66272">
        <w:rPr>
          <w:rFonts w:ascii="Brill" w:eastAsia="Brill" w:hAnsi="Brill" w:cs="Brill"/>
        </w:rPr>
        <w:t xml:space="preserve">Lee, R., &amp; McNamara, P. (Eds.) (2022). </w:t>
      </w:r>
      <w:r w:rsidRPr="00C66272">
        <w:rPr>
          <w:rFonts w:ascii="Brill" w:eastAsia="Brill" w:hAnsi="Brill" w:cs="Brill"/>
          <w:i/>
        </w:rPr>
        <w:t>Port-cities and their Hinterlands. Migration, Trade and Cultural Exchange from the Early Seventeenth Century to 1939</w:t>
      </w:r>
      <w:r w:rsidRPr="00C66272">
        <w:rPr>
          <w:rFonts w:ascii="Brill" w:eastAsia="Brill" w:hAnsi="Brill" w:cs="Brill"/>
        </w:rPr>
        <w:t>. London: Routledge.</w:t>
      </w:r>
      <w:commentRangeEnd w:id="5664"/>
      <w:r w:rsidR="00E81C0F">
        <w:rPr>
          <w:rStyle w:val="Odwoaniedokomentarza"/>
          <w:lang w:val="en-AU"/>
        </w:rPr>
        <w:commentReference w:id="5664"/>
      </w:r>
      <w:commentRangeEnd w:id="5665"/>
      <w:r w:rsidR="00176462">
        <w:rPr>
          <w:rStyle w:val="Odwoaniedokomentarza"/>
          <w:lang w:val="en-AU"/>
        </w:rPr>
        <w:commentReference w:id="5665"/>
      </w:r>
    </w:p>
    <w:p w14:paraId="350780D7"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Lopes, A. (1980). </w:t>
      </w:r>
      <w:proofErr w:type="spellStart"/>
      <w:r w:rsidRPr="00C66272">
        <w:rPr>
          <w:rFonts w:ascii="Brill" w:eastAsia="Brill" w:hAnsi="Brill" w:cs="Brill"/>
          <w:i/>
        </w:rPr>
        <w:t>Desenvolvimento</w:t>
      </w:r>
      <w:proofErr w:type="spellEnd"/>
      <w:r w:rsidRPr="00C66272">
        <w:rPr>
          <w:rFonts w:ascii="Brill" w:eastAsia="Brill" w:hAnsi="Brill" w:cs="Brill"/>
          <w:i/>
        </w:rPr>
        <w:t xml:space="preserve"> Regional</w:t>
      </w:r>
      <w:r w:rsidRPr="00C66272">
        <w:rPr>
          <w:rFonts w:ascii="Brill" w:eastAsia="Brill" w:hAnsi="Brill" w:cs="Brill"/>
        </w:rPr>
        <w:t xml:space="preserve">. </w:t>
      </w:r>
      <w:proofErr w:type="spellStart"/>
      <w:r w:rsidRPr="00C66272">
        <w:rPr>
          <w:rFonts w:ascii="Brill" w:eastAsia="Brill" w:hAnsi="Brill" w:cs="Brill"/>
        </w:rPr>
        <w:t>Lisoba</w:t>
      </w:r>
      <w:proofErr w:type="spellEnd"/>
      <w:r w:rsidRPr="00C66272">
        <w:rPr>
          <w:rFonts w:ascii="Brill" w:eastAsia="Brill" w:hAnsi="Brill" w:cs="Brill"/>
        </w:rPr>
        <w:t xml:space="preserve">: </w:t>
      </w:r>
      <w:proofErr w:type="spellStart"/>
      <w:r w:rsidRPr="00C66272">
        <w:rPr>
          <w:rFonts w:ascii="Brill" w:eastAsia="Brill" w:hAnsi="Brill" w:cs="Brill"/>
        </w:rPr>
        <w:t>Fundação</w:t>
      </w:r>
      <w:proofErr w:type="spellEnd"/>
      <w:r w:rsidRPr="00C66272">
        <w:rPr>
          <w:rFonts w:ascii="Brill" w:eastAsia="Brill" w:hAnsi="Brill" w:cs="Brill"/>
        </w:rPr>
        <w:t xml:space="preserve"> Calouste Gulbenkian.</w:t>
      </w:r>
    </w:p>
    <w:p w14:paraId="350780D8"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Lopes, A., &amp; Pontes, J. (2010). </w:t>
      </w:r>
      <w:proofErr w:type="spellStart"/>
      <w:r w:rsidRPr="00C66272">
        <w:rPr>
          <w:rFonts w:ascii="Brill" w:eastAsia="Brill" w:hAnsi="Brill" w:cs="Brill"/>
          <w:i/>
        </w:rPr>
        <w:t>Introdução</w:t>
      </w:r>
      <w:proofErr w:type="spellEnd"/>
      <w:r w:rsidRPr="00C66272">
        <w:rPr>
          <w:rFonts w:ascii="Brill" w:eastAsia="Brill" w:hAnsi="Brill" w:cs="Brill"/>
          <w:i/>
        </w:rPr>
        <w:t xml:space="preserve"> à Economia Urbana</w:t>
      </w:r>
      <w:r w:rsidRPr="00C66272">
        <w:rPr>
          <w:rFonts w:ascii="Brill" w:eastAsia="Brill" w:hAnsi="Brill" w:cs="Brill"/>
        </w:rPr>
        <w:t xml:space="preserve">. Lisboa: </w:t>
      </w:r>
      <w:proofErr w:type="spellStart"/>
      <w:r w:rsidRPr="00C66272">
        <w:rPr>
          <w:rFonts w:ascii="Brill" w:eastAsia="Brill" w:hAnsi="Brill" w:cs="Brill"/>
        </w:rPr>
        <w:t>Fundação</w:t>
      </w:r>
      <w:proofErr w:type="spellEnd"/>
      <w:r w:rsidRPr="00C66272">
        <w:rPr>
          <w:rFonts w:ascii="Brill" w:eastAsia="Brill" w:hAnsi="Brill" w:cs="Brill"/>
        </w:rPr>
        <w:t xml:space="preserve"> Calouste Gulbenkian.</w:t>
      </w:r>
    </w:p>
    <w:p w14:paraId="350780D9" w14:textId="77777777" w:rsidR="00CB3FC9" w:rsidRPr="00C66272" w:rsidRDefault="00C55FA1">
      <w:pPr>
        <w:spacing w:line="360" w:lineRule="auto"/>
        <w:ind w:left="426" w:hanging="426"/>
        <w:jc w:val="both"/>
        <w:rPr>
          <w:rFonts w:ascii="Brill" w:eastAsia="Brill" w:hAnsi="Brill" w:cs="Brill"/>
        </w:rPr>
      </w:pPr>
      <w:commentRangeStart w:id="5666"/>
      <w:commentRangeStart w:id="5667"/>
      <w:r w:rsidRPr="00C66272">
        <w:rPr>
          <w:rFonts w:ascii="Brill" w:eastAsia="Brill" w:hAnsi="Brill" w:cs="Brill"/>
        </w:rPr>
        <w:t xml:space="preserve">Marques, R., &amp; Fonseca, A. (2010). Market structure, privatization and regulation of Portuguese seaports. </w:t>
      </w:r>
      <w:r w:rsidRPr="00C66272">
        <w:rPr>
          <w:rFonts w:ascii="Brill" w:eastAsia="Brill" w:hAnsi="Brill" w:cs="Brill"/>
          <w:i/>
        </w:rPr>
        <w:t>Maritime Policy &amp; Management, 37</w:t>
      </w:r>
      <w:r w:rsidRPr="00C66272">
        <w:rPr>
          <w:rFonts w:ascii="Brill" w:eastAsia="Brill" w:hAnsi="Brill" w:cs="Brill"/>
        </w:rPr>
        <w:t>(2), 145-161.</w:t>
      </w:r>
      <w:commentRangeEnd w:id="5666"/>
      <w:r w:rsidR="00E81C0F">
        <w:rPr>
          <w:rStyle w:val="Odwoaniedokomentarza"/>
          <w:lang w:val="en-AU"/>
        </w:rPr>
        <w:commentReference w:id="5666"/>
      </w:r>
      <w:commentRangeEnd w:id="5667"/>
      <w:r w:rsidR="00843C11">
        <w:rPr>
          <w:rStyle w:val="Odwoaniedokomentarza"/>
          <w:lang w:val="en-AU"/>
        </w:rPr>
        <w:commentReference w:id="5667"/>
      </w:r>
    </w:p>
    <w:p w14:paraId="350780DA" w14:textId="77777777" w:rsidR="00CB3FC9" w:rsidRPr="00C66272" w:rsidRDefault="00C55FA1">
      <w:pPr>
        <w:spacing w:line="360" w:lineRule="auto"/>
        <w:ind w:left="426" w:hanging="426"/>
        <w:jc w:val="both"/>
        <w:rPr>
          <w:rFonts w:ascii="Brill" w:eastAsia="Brill" w:hAnsi="Brill" w:cs="Brill"/>
        </w:rPr>
      </w:pPr>
      <w:commentRangeStart w:id="5668"/>
      <w:commentRangeStart w:id="5669"/>
      <w:r w:rsidRPr="00C66272">
        <w:rPr>
          <w:rFonts w:ascii="Brill" w:eastAsia="Brill" w:hAnsi="Brill" w:cs="Brill"/>
        </w:rPr>
        <w:lastRenderedPageBreak/>
        <w:t xml:space="preserve">Mazy, K. (2021). Wastelands at Port-City Interfaces. The search for Water Spaces to Evade the Constant Hustle and Bustle of City Life. In F. Di Pietro &amp; Robert, A. (Eds.), </w:t>
      </w:r>
      <w:r w:rsidRPr="00C66272">
        <w:rPr>
          <w:rFonts w:ascii="Brill" w:eastAsia="Brill" w:hAnsi="Brill" w:cs="Brill"/>
          <w:i/>
        </w:rPr>
        <w:t>Urban Wastelands, Cities and Nature</w:t>
      </w:r>
      <w:r w:rsidRPr="00C66272">
        <w:rPr>
          <w:rFonts w:ascii="Brill" w:eastAsia="Brill" w:hAnsi="Brill" w:cs="Brill"/>
        </w:rPr>
        <w:t xml:space="preserve"> (pp. 207-226). Cham: Springer.</w:t>
      </w:r>
      <w:commentRangeEnd w:id="5668"/>
      <w:r w:rsidR="00E81C0F">
        <w:rPr>
          <w:rStyle w:val="Odwoaniedokomentarza"/>
          <w:lang w:val="en-AU"/>
        </w:rPr>
        <w:commentReference w:id="5668"/>
      </w:r>
      <w:commentRangeEnd w:id="5669"/>
      <w:r w:rsidR="00FB3A53">
        <w:rPr>
          <w:rStyle w:val="Odwoaniedokomentarza"/>
          <w:lang w:val="en-AU"/>
        </w:rPr>
        <w:commentReference w:id="5669"/>
      </w:r>
    </w:p>
    <w:p w14:paraId="350780DB" w14:textId="77777777" w:rsidR="00CB3FC9" w:rsidRPr="00C66272" w:rsidRDefault="00C55FA1">
      <w:pPr>
        <w:spacing w:line="360" w:lineRule="auto"/>
        <w:ind w:left="426" w:hanging="426"/>
        <w:jc w:val="both"/>
        <w:rPr>
          <w:rFonts w:ascii="Brill" w:eastAsia="Brill" w:hAnsi="Brill" w:cs="Brill"/>
        </w:rPr>
      </w:pPr>
      <w:commentRangeStart w:id="5670"/>
      <w:commentRangeStart w:id="5671"/>
      <w:r w:rsidRPr="00C66272">
        <w:rPr>
          <w:rFonts w:ascii="Brill" w:eastAsia="Brill" w:hAnsi="Brill" w:cs="Brill"/>
        </w:rPr>
        <w:t xml:space="preserve">McDonald, J. (2007). William Alonso, Richard Muth, Resources for the Future, and the Founding of Urban Economics. </w:t>
      </w:r>
      <w:r w:rsidRPr="00C66272">
        <w:rPr>
          <w:rFonts w:ascii="Brill" w:eastAsia="Brill" w:hAnsi="Brill" w:cs="Brill"/>
          <w:i/>
        </w:rPr>
        <w:t>Journal of the History of Economic Thought, 20,</w:t>
      </w:r>
      <w:r w:rsidRPr="00C66272">
        <w:rPr>
          <w:rFonts w:ascii="Brill" w:eastAsia="Brill" w:hAnsi="Brill" w:cs="Brill"/>
        </w:rPr>
        <w:t xml:space="preserve"> 67-84.</w:t>
      </w:r>
      <w:commentRangeEnd w:id="5670"/>
      <w:r w:rsidR="00E81C0F">
        <w:rPr>
          <w:rStyle w:val="Odwoaniedokomentarza"/>
          <w:lang w:val="en-AU"/>
        </w:rPr>
        <w:commentReference w:id="5670"/>
      </w:r>
      <w:commentRangeEnd w:id="5671"/>
      <w:r w:rsidR="004D674A">
        <w:rPr>
          <w:rStyle w:val="Odwoaniedokomentarza"/>
          <w:lang w:val="en-AU"/>
        </w:rPr>
        <w:commentReference w:id="5671"/>
      </w:r>
    </w:p>
    <w:p w14:paraId="350780DC" w14:textId="77777777" w:rsidR="00CB3FC9" w:rsidRPr="00C66272" w:rsidRDefault="00C55FA1">
      <w:pPr>
        <w:spacing w:line="360" w:lineRule="auto"/>
        <w:ind w:left="426" w:hanging="426"/>
        <w:jc w:val="both"/>
        <w:rPr>
          <w:rFonts w:ascii="Brill" w:eastAsia="Brill" w:hAnsi="Brill" w:cs="Brill"/>
        </w:rPr>
      </w:pPr>
      <w:commentRangeStart w:id="5672"/>
      <w:commentRangeStart w:id="5673"/>
      <w:r w:rsidRPr="00C66272">
        <w:rPr>
          <w:rFonts w:ascii="Brill" w:eastAsia="Brill" w:hAnsi="Brill" w:cs="Brill"/>
        </w:rPr>
        <w:t xml:space="preserve">Mills, E. (1967). An aggregative model of resource allocation in a metropolitan area. </w:t>
      </w:r>
      <w:r w:rsidRPr="00C66272">
        <w:rPr>
          <w:rFonts w:ascii="Brill" w:eastAsia="Brill" w:hAnsi="Brill" w:cs="Brill"/>
          <w:i/>
        </w:rPr>
        <w:t>American Economic Review, Papers and Proceedings, 57</w:t>
      </w:r>
      <w:r w:rsidRPr="00C66272">
        <w:rPr>
          <w:rFonts w:ascii="Brill" w:eastAsia="Brill" w:hAnsi="Brill" w:cs="Brill"/>
        </w:rPr>
        <w:t>, 167-210.</w:t>
      </w:r>
      <w:commentRangeEnd w:id="5672"/>
      <w:r w:rsidR="00E81C0F">
        <w:rPr>
          <w:rStyle w:val="Odwoaniedokomentarza"/>
          <w:lang w:val="en-AU"/>
        </w:rPr>
        <w:commentReference w:id="5672"/>
      </w:r>
      <w:commentRangeEnd w:id="5673"/>
      <w:r w:rsidR="004D674A">
        <w:rPr>
          <w:rStyle w:val="Odwoaniedokomentarza"/>
          <w:lang w:val="en-AU"/>
        </w:rPr>
        <w:commentReference w:id="5673"/>
      </w:r>
    </w:p>
    <w:p w14:paraId="350780DD" w14:textId="77777777" w:rsidR="00CB3FC9" w:rsidRPr="00C66272" w:rsidRDefault="00C55FA1">
      <w:pPr>
        <w:spacing w:line="360" w:lineRule="auto"/>
        <w:ind w:left="426" w:hanging="426"/>
        <w:jc w:val="both"/>
        <w:rPr>
          <w:rFonts w:ascii="Brill" w:eastAsia="Brill" w:hAnsi="Brill" w:cs="Brill"/>
        </w:rPr>
      </w:pPr>
      <w:commentRangeStart w:id="5674"/>
      <w:commentRangeStart w:id="5675"/>
      <w:proofErr w:type="spellStart"/>
      <w:r w:rsidRPr="00C66272">
        <w:rPr>
          <w:rFonts w:ascii="Brill" w:eastAsia="Brill" w:hAnsi="Brill" w:cs="Brill"/>
        </w:rPr>
        <w:t>Monié</w:t>
      </w:r>
      <w:proofErr w:type="spellEnd"/>
      <w:r w:rsidRPr="00C66272">
        <w:rPr>
          <w:rFonts w:ascii="Brill" w:eastAsia="Brill" w:hAnsi="Brill" w:cs="Brill"/>
        </w:rPr>
        <w:t xml:space="preserve">, F., &amp; Vasconcelos, F. (2012). </w:t>
      </w:r>
      <w:proofErr w:type="spellStart"/>
      <w:r w:rsidRPr="00C66272">
        <w:rPr>
          <w:rFonts w:ascii="Brill" w:eastAsia="Brill" w:hAnsi="Brill" w:cs="Brill"/>
        </w:rPr>
        <w:t>Evolução</w:t>
      </w:r>
      <w:proofErr w:type="spellEnd"/>
      <w:r w:rsidRPr="00C66272">
        <w:rPr>
          <w:rFonts w:ascii="Brill" w:eastAsia="Brill" w:hAnsi="Brill" w:cs="Brill"/>
        </w:rPr>
        <w:t xml:space="preserve"> das </w:t>
      </w:r>
      <w:proofErr w:type="spellStart"/>
      <w:r w:rsidRPr="00C66272">
        <w:rPr>
          <w:rFonts w:ascii="Brill" w:eastAsia="Brill" w:hAnsi="Brill" w:cs="Brill"/>
        </w:rPr>
        <w:t>relações</w:t>
      </w:r>
      <w:proofErr w:type="spellEnd"/>
      <w:r w:rsidRPr="00C66272">
        <w:rPr>
          <w:rFonts w:ascii="Brill" w:eastAsia="Brill" w:hAnsi="Brill" w:cs="Brill"/>
        </w:rPr>
        <w:t xml:space="preserve"> entre </w:t>
      </w:r>
      <w:proofErr w:type="spellStart"/>
      <w:r w:rsidRPr="00C66272">
        <w:rPr>
          <w:rFonts w:ascii="Brill" w:eastAsia="Brill" w:hAnsi="Brill" w:cs="Brill"/>
        </w:rPr>
        <w:t>cidades</w:t>
      </w:r>
      <w:proofErr w:type="spellEnd"/>
      <w:r w:rsidRPr="00C66272">
        <w:rPr>
          <w:rFonts w:ascii="Brill" w:eastAsia="Brill" w:hAnsi="Brill" w:cs="Brill"/>
        </w:rPr>
        <w:t xml:space="preserve"> e </w:t>
      </w:r>
      <w:proofErr w:type="spellStart"/>
      <w:r w:rsidRPr="00C66272">
        <w:rPr>
          <w:rFonts w:ascii="Brill" w:eastAsia="Brill" w:hAnsi="Brill" w:cs="Brill"/>
        </w:rPr>
        <w:t>portos</w:t>
      </w:r>
      <w:proofErr w:type="spellEnd"/>
      <w:r w:rsidRPr="00C66272">
        <w:rPr>
          <w:rFonts w:ascii="Brill" w:eastAsia="Brill" w:hAnsi="Brill" w:cs="Brill"/>
        </w:rPr>
        <w:t xml:space="preserve">: entre </w:t>
      </w:r>
      <w:proofErr w:type="spellStart"/>
      <w:r w:rsidRPr="00C66272">
        <w:rPr>
          <w:rFonts w:ascii="Brill" w:eastAsia="Brill" w:hAnsi="Brill" w:cs="Brill"/>
        </w:rPr>
        <w:t>lógicas</w:t>
      </w:r>
      <w:proofErr w:type="spellEnd"/>
      <w:r w:rsidRPr="00C66272">
        <w:rPr>
          <w:rFonts w:ascii="Brill" w:eastAsia="Brill" w:hAnsi="Brill" w:cs="Brill"/>
        </w:rPr>
        <w:t xml:space="preserve"> </w:t>
      </w:r>
      <w:proofErr w:type="spellStart"/>
      <w:r w:rsidRPr="00C66272">
        <w:rPr>
          <w:rFonts w:ascii="Brill" w:eastAsia="Brill" w:hAnsi="Brill" w:cs="Brill"/>
        </w:rPr>
        <w:t>homogeneizantes</w:t>
      </w:r>
      <w:proofErr w:type="spellEnd"/>
      <w:r w:rsidRPr="00C66272">
        <w:rPr>
          <w:rFonts w:ascii="Brill" w:eastAsia="Brill" w:hAnsi="Brill" w:cs="Brill"/>
        </w:rPr>
        <w:t xml:space="preserve"> e </w:t>
      </w:r>
      <w:proofErr w:type="spellStart"/>
      <w:r w:rsidRPr="00C66272">
        <w:rPr>
          <w:rFonts w:ascii="Brill" w:eastAsia="Brill" w:hAnsi="Brill" w:cs="Brill"/>
        </w:rPr>
        <w:t>dinâmicas</w:t>
      </w:r>
      <w:proofErr w:type="spellEnd"/>
      <w:r w:rsidRPr="00C66272">
        <w:rPr>
          <w:rFonts w:ascii="Brill" w:eastAsia="Brill" w:hAnsi="Brill" w:cs="Brill"/>
        </w:rPr>
        <w:t xml:space="preserve"> de </w:t>
      </w:r>
      <w:proofErr w:type="spellStart"/>
      <w:r w:rsidRPr="00C66272">
        <w:rPr>
          <w:rFonts w:ascii="Brill" w:eastAsia="Brill" w:hAnsi="Brill" w:cs="Brill"/>
        </w:rPr>
        <w:t>diferenciação</w:t>
      </w:r>
      <w:proofErr w:type="spellEnd"/>
      <w:r w:rsidRPr="00C66272">
        <w:rPr>
          <w:rFonts w:ascii="Brill" w:eastAsia="Brill" w:hAnsi="Brill" w:cs="Brill"/>
        </w:rPr>
        <w:t xml:space="preserve">. </w:t>
      </w:r>
      <w:r w:rsidRPr="00C66272">
        <w:rPr>
          <w:rFonts w:ascii="Brill" w:eastAsia="Brill" w:hAnsi="Brill" w:cs="Brill"/>
          <w:i/>
        </w:rPr>
        <w:t>Confins, 15</w:t>
      </w:r>
      <w:r w:rsidRPr="00C66272">
        <w:rPr>
          <w:rFonts w:ascii="Brill" w:eastAsia="Brill" w:hAnsi="Brill" w:cs="Brill"/>
        </w:rPr>
        <w:t>.</w:t>
      </w:r>
      <w:commentRangeEnd w:id="5674"/>
      <w:r w:rsidR="00E81C0F">
        <w:rPr>
          <w:rStyle w:val="Odwoaniedokomentarza"/>
          <w:lang w:val="en-AU"/>
        </w:rPr>
        <w:commentReference w:id="5674"/>
      </w:r>
      <w:commentRangeEnd w:id="5675"/>
      <w:r w:rsidR="00CA2E41">
        <w:rPr>
          <w:rStyle w:val="Odwoaniedokomentarza"/>
          <w:lang w:val="en-AU"/>
        </w:rPr>
        <w:commentReference w:id="5675"/>
      </w:r>
    </w:p>
    <w:p w14:paraId="350780DE" w14:textId="77777777" w:rsidR="00CB3FC9" w:rsidRPr="00C66272" w:rsidDel="004935B3" w:rsidRDefault="00C55FA1">
      <w:pPr>
        <w:spacing w:line="360" w:lineRule="auto"/>
        <w:ind w:left="426" w:hanging="426"/>
        <w:jc w:val="both"/>
        <w:rPr>
          <w:del w:id="5676" w:author="Autor"/>
          <w:rFonts w:ascii="Brill" w:eastAsia="Brill" w:hAnsi="Brill" w:cs="Brill"/>
        </w:rPr>
      </w:pPr>
      <w:commentRangeStart w:id="5677"/>
      <w:commentRangeStart w:id="5678"/>
      <w:commentRangeStart w:id="5679"/>
      <w:r w:rsidRPr="00C66272">
        <w:rPr>
          <w:rFonts w:ascii="Brill" w:eastAsia="Brill" w:hAnsi="Brill" w:cs="Brill"/>
        </w:rPr>
        <w:t xml:space="preserve">Moreira, C. (2020). O turismo de </w:t>
      </w:r>
      <w:proofErr w:type="spellStart"/>
      <w:r w:rsidRPr="00C66272">
        <w:rPr>
          <w:rFonts w:ascii="Brill" w:eastAsia="Brill" w:hAnsi="Brill" w:cs="Brill"/>
        </w:rPr>
        <w:t>lisboa</w:t>
      </w:r>
      <w:proofErr w:type="spellEnd"/>
      <w:r w:rsidRPr="00C66272">
        <w:rPr>
          <w:rFonts w:ascii="Brill" w:eastAsia="Brill" w:hAnsi="Brill" w:cs="Brill"/>
        </w:rPr>
        <w:t xml:space="preserve"> </w:t>
      </w:r>
      <w:proofErr w:type="spellStart"/>
      <w:r w:rsidRPr="00C66272">
        <w:rPr>
          <w:rFonts w:ascii="Brill" w:eastAsia="Brill" w:hAnsi="Brill" w:cs="Brill"/>
        </w:rPr>
        <w:t>quer</w:t>
      </w:r>
      <w:proofErr w:type="spellEnd"/>
      <w:r w:rsidRPr="00C66272">
        <w:rPr>
          <w:rFonts w:ascii="Brill" w:eastAsia="Brill" w:hAnsi="Brill" w:cs="Brill"/>
        </w:rPr>
        <w:t xml:space="preserve"> </w:t>
      </w:r>
      <w:proofErr w:type="spellStart"/>
      <w:r w:rsidRPr="00C66272">
        <w:rPr>
          <w:rFonts w:ascii="Brill" w:eastAsia="Brill" w:hAnsi="Brill" w:cs="Brill"/>
        </w:rPr>
        <w:t>voltar</w:t>
      </w:r>
      <w:proofErr w:type="spellEnd"/>
      <w:r w:rsidRPr="00C66272">
        <w:rPr>
          <w:rFonts w:ascii="Brill" w:eastAsia="Brill" w:hAnsi="Brill" w:cs="Brill"/>
        </w:rPr>
        <w:t xml:space="preserve">-se para o Tejo e </w:t>
      </w:r>
      <w:proofErr w:type="spellStart"/>
      <w:r w:rsidRPr="00C66272">
        <w:rPr>
          <w:rFonts w:ascii="Brill" w:eastAsia="Brill" w:hAnsi="Brill" w:cs="Brill"/>
        </w:rPr>
        <w:t>margem</w:t>
      </w:r>
      <w:proofErr w:type="spellEnd"/>
      <w:r w:rsidRPr="00C66272">
        <w:rPr>
          <w:rFonts w:ascii="Brill" w:eastAsia="Brill" w:hAnsi="Brill" w:cs="Brill"/>
        </w:rPr>
        <w:t xml:space="preserve"> </w:t>
      </w:r>
      <w:proofErr w:type="spellStart"/>
      <w:r w:rsidRPr="00C66272">
        <w:rPr>
          <w:rFonts w:ascii="Brill" w:eastAsia="Brill" w:hAnsi="Brill" w:cs="Brill"/>
        </w:rPr>
        <w:t>sul</w:t>
      </w:r>
      <w:proofErr w:type="spellEnd"/>
      <w:r w:rsidRPr="00C66272">
        <w:rPr>
          <w:rFonts w:ascii="Brill" w:eastAsia="Brill" w:hAnsi="Brill" w:cs="Brill"/>
        </w:rPr>
        <w:t xml:space="preserve">. </w:t>
      </w:r>
      <w:r w:rsidRPr="00C66272">
        <w:rPr>
          <w:rFonts w:ascii="Brill" w:eastAsia="Brill" w:hAnsi="Brill" w:cs="Brill"/>
          <w:i/>
        </w:rPr>
        <w:t>Público</w:t>
      </w:r>
      <w:r w:rsidRPr="00C66272">
        <w:rPr>
          <w:rFonts w:ascii="Brill" w:eastAsia="Brill" w:hAnsi="Brill" w:cs="Brill"/>
        </w:rPr>
        <w:t xml:space="preserve">, 10 Feb. 2020. </w:t>
      </w:r>
    </w:p>
    <w:p w14:paraId="350780DF" w14:textId="77777777" w:rsidR="00CB3FC9" w:rsidRPr="00C66272" w:rsidRDefault="00C55FA1" w:rsidP="004935B3">
      <w:pPr>
        <w:spacing w:line="360" w:lineRule="auto"/>
        <w:ind w:left="426" w:hanging="426"/>
        <w:jc w:val="both"/>
        <w:rPr>
          <w:rFonts w:ascii="Brill" w:eastAsia="Brill" w:hAnsi="Brill" w:cs="Brill"/>
        </w:rPr>
      </w:pPr>
      <w:r w:rsidRPr="00C66272">
        <w:rPr>
          <w:rFonts w:ascii="Brill" w:eastAsia="Brill" w:hAnsi="Brill" w:cs="Brill"/>
        </w:rPr>
        <w:t>Retrieved from: https://www.publico.pt/2020/02/10/local/noticia/turismo-lisboa-quer-voltarse-tejo-margem-sul-1903535</w:t>
      </w:r>
      <w:commentRangeEnd w:id="5677"/>
      <w:r w:rsidR="00E81C0F">
        <w:rPr>
          <w:rStyle w:val="Odwoaniedokomentarza"/>
          <w:lang w:val="en-AU"/>
        </w:rPr>
        <w:commentReference w:id="5677"/>
      </w:r>
      <w:commentRangeEnd w:id="5678"/>
      <w:r w:rsidR="004935B3">
        <w:rPr>
          <w:rStyle w:val="Odwoaniedokomentarza"/>
          <w:lang w:val="en-AU"/>
        </w:rPr>
        <w:commentReference w:id="5678"/>
      </w:r>
      <w:commentRangeEnd w:id="5679"/>
      <w:r w:rsidR="00CA2E41">
        <w:rPr>
          <w:rStyle w:val="Odwoaniedokomentarza"/>
          <w:lang w:val="en-AU"/>
        </w:rPr>
        <w:commentReference w:id="5679"/>
      </w:r>
    </w:p>
    <w:p w14:paraId="350780E0" w14:textId="77777777" w:rsidR="00CB3FC9" w:rsidRPr="00C66272" w:rsidRDefault="00C55FA1">
      <w:pPr>
        <w:spacing w:line="360" w:lineRule="auto"/>
        <w:jc w:val="both"/>
        <w:rPr>
          <w:rFonts w:ascii="Brill" w:eastAsia="Brill" w:hAnsi="Brill" w:cs="Brill"/>
        </w:rPr>
      </w:pPr>
      <w:commentRangeStart w:id="5680"/>
      <w:commentRangeStart w:id="5681"/>
      <w:r w:rsidRPr="00C66272">
        <w:rPr>
          <w:rFonts w:ascii="Brill" w:eastAsia="Brill" w:hAnsi="Brill" w:cs="Brill"/>
        </w:rPr>
        <w:t xml:space="preserve">Muth, R. (1961a). Economic Change and Rural-Urban Land Conversion. </w:t>
      </w:r>
      <w:proofErr w:type="spellStart"/>
      <w:r w:rsidRPr="00C66272">
        <w:rPr>
          <w:rFonts w:ascii="Brill" w:eastAsia="Brill" w:hAnsi="Brill" w:cs="Brill"/>
          <w:i/>
        </w:rPr>
        <w:t>Econometrica</w:t>
      </w:r>
      <w:proofErr w:type="spellEnd"/>
      <w:r w:rsidRPr="00C66272">
        <w:rPr>
          <w:rFonts w:ascii="Brill" w:eastAsia="Brill" w:hAnsi="Brill" w:cs="Brill"/>
          <w:i/>
        </w:rPr>
        <w:t>, 29</w:t>
      </w:r>
      <w:r w:rsidRPr="00C66272">
        <w:rPr>
          <w:rFonts w:ascii="Brill" w:eastAsia="Brill" w:hAnsi="Brill" w:cs="Brill"/>
        </w:rPr>
        <w:t>(1), 1-29.</w:t>
      </w:r>
      <w:commentRangeEnd w:id="5680"/>
      <w:r w:rsidR="00E81C0F">
        <w:rPr>
          <w:rStyle w:val="Odwoaniedokomentarza"/>
          <w:lang w:val="en-AU"/>
        </w:rPr>
        <w:commentReference w:id="5680"/>
      </w:r>
      <w:commentRangeEnd w:id="5681"/>
      <w:r w:rsidR="00954230">
        <w:rPr>
          <w:rStyle w:val="Odwoaniedokomentarza"/>
          <w:lang w:val="en-AU"/>
        </w:rPr>
        <w:commentReference w:id="5681"/>
      </w:r>
    </w:p>
    <w:p w14:paraId="350780E1" w14:textId="36E5411F"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Muth, R. (1961b). The </w:t>
      </w:r>
      <w:ins w:id="5682" w:author="Autor">
        <w:r w:rsidR="00E81C0F">
          <w:rPr>
            <w:rFonts w:ascii="Brill" w:eastAsia="Brill" w:hAnsi="Brill" w:cs="Brill"/>
          </w:rPr>
          <w:t>s</w:t>
        </w:r>
      </w:ins>
      <w:del w:id="5683" w:author="Autor">
        <w:r w:rsidRPr="00C66272" w:rsidDel="00E81C0F">
          <w:rPr>
            <w:rFonts w:ascii="Brill" w:eastAsia="Brill" w:hAnsi="Brill" w:cs="Brill"/>
          </w:rPr>
          <w:delText>S</w:delText>
        </w:r>
      </w:del>
      <w:r w:rsidRPr="00C66272">
        <w:rPr>
          <w:rFonts w:ascii="Brill" w:eastAsia="Brill" w:hAnsi="Brill" w:cs="Brill"/>
        </w:rPr>
        <w:t xml:space="preserve">patial </w:t>
      </w:r>
      <w:ins w:id="5684" w:author="Autor">
        <w:r w:rsidR="00E81C0F">
          <w:rPr>
            <w:rFonts w:ascii="Brill" w:eastAsia="Brill" w:hAnsi="Brill" w:cs="Brill"/>
          </w:rPr>
          <w:t>s</w:t>
        </w:r>
      </w:ins>
      <w:del w:id="5685" w:author="Autor">
        <w:r w:rsidRPr="00C66272" w:rsidDel="00E81C0F">
          <w:rPr>
            <w:rFonts w:ascii="Brill" w:eastAsia="Brill" w:hAnsi="Brill" w:cs="Brill"/>
          </w:rPr>
          <w:delText>S</w:delText>
        </w:r>
      </w:del>
      <w:r w:rsidRPr="00C66272">
        <w:rPr>
          <w:rFonts w:ascii="Brill" w:eastAsia="Brill" w:hAnsi="Brill" w:cs="Brill"/>
        </w:rPr>
        <w:t xml:space="preserve">tructure of the </w:t>
      </w:r>
      <w:ins w:id="5686" w:author="Autor">
        <w:r w:rsidR="00E81C0F">
          <w:rPr>
            <w:rFonts w:ascii="Brill" w:eastAsia="Brill" w:hAnsi="Brill" w:cs="Brill"/>
          </w:rPr>
          <w:t>h</w:t>
        </w:r>
      </w:ins>
      <w:del w:id="5687" w:author="Autor">
        <w:r w:rsidRPr="00C66272" w:rsidDel="00E81C0F">
          <w:rPr>
            <w:rFonts w:ascii="Brill" w:eastAsia="Brill" w:hAnsi="Brill" w:cs="Brill"/>
          </w:rPr>
          <w:delText>H</w:delText>
        </w:r>
      </w:del>
      <w:r w:rsidRPr="00C66272">
        <w:rPr>
          <w:rFonts w:ascii="Brill" w:eastAsia="Brill" w:hAnsi="Brill" w:cs="Brill"/>
        </w:rPr>
        <w:t xml:space="preserve">ousing </w:t>
      </w:r>
      <w:ins w:id="5688" w:author="Autor">
        <w:r w:rsidR="00E81C0F">
          <w:rPr>
            <w:rFonts w:ascii="Brill" w:eastAsia="Brill" w:hAnsi="Brill" w:cs="Brill"/>
          </w:rPr>
          <w:t>m</w:t>
        </w:r>
      </w:ins>
      <w:del w:id="5689" w:author="Autor">
        <w:r w:rsidRPr="00C66272" w:rsidDel="00E81C0F">
          <w:rPr>
            <w:rFonts w:ascii="Brill" w:eastAsia="Brill" w:hAnsi="Brill" w:cs="Brill"/>
          </w:rPr>
          <w:delText>M</w:delText>
        </w:r>
      </w:del>
      <w:r w:rsidRPr="00C66272">
        <w:rPr>
          <w:rFonts w:ascii="Brill" w:eastAsia="Brill" w:hAnsi="Brill" w:cs="Brill"/>
        </w:rPr>
        <w:t xml:space="preserve">arket. </w:t>
      </w:r>
      <w:r w:rsidRPr="00C66272">
        <w:rPr>
          <w:rFonts w:ascii="Brill" w:eastAsia="Brill" w:hAnsi="Brill" w:cs="Brill"/>
          <w:i/>
        </w:rPr>
        <w:t>Papers and Proceedings, Regional Science Association</w:t>
      </w:r>
      <w:ins w:id="5690" w:author="Autor">
        <w:r w:rsidR="00E81C0F">
          <w:rPr>
            <w:rFonts w:ascii="Brill" w:eastAsia="Brill" w:hAnsi="Brill" w:cs="Brill"/>
            <w:i/>
          </w:rPr>
          <w:t>.</w:t>
        </w:r>
      </w:ins>
      <w:del w:id="5691" w:author="Autor">
        <w:r w:rsidRPr="00C66272" w:rsidDel="00E81C0F">
          <w:rPr>
            <w:rFonts w:ascii="Brill" w:eastAsia="Brill" w:hAnsi="Brill" w:cs="Brill"/>
            <w:i/>
          </w:rPr>
          <w:delText>,</w:delText>
        </w:r>
      </w:del>
      <w:r w:rsidRPr="00C66272">
        <w:rPr>
          <w:rFonts w:ascii="Brill" w:eastAsia="Brill" w:hAnsi="Brill" w:cs="Brill"/>
          <w:i/>
        </w:rPr>
        <w:t xml:space="preserve"> 7</w:t>
      </w:r>
      <w:r w:rsidRPr="00C66272">
        <w:rPr>
          <w:rFonts w:ascii="Brill" w:eastAsia="Brill" w:hAnsi="Brill" w:cs="Brill"/>
        </w:rPr>
        <w:t>(1), 207-220.</w:t>
      </w:r>
    </w:p>
    <w:p w14:paraId="350780E2" w14:textId="77777777" w:rsidR="00CB3FC9" w:rsidRPr="00C66272" w:rsidRDefault="00C55FA1">
      <w:pPr>
        <w:spacing w:line="360" w:lineRule="auto"/>
        <w:ind w:left="426" w:hanging="426"/>
        <w:jc w:val="both"/>
        <w:rPr>
          <w:rFonts w:ascii="Brill" w:eastAsia="Brill" w:hAnsi="Brill" w:cs="Brill"/>
        </w:rPr>
      </w:pPr>
      <w:commentRangeStart w:id="5692"/>
      <w:commentRangeStart w:id="5693"/>
      <w:r w:rsidRPr="00C66272">
        <w:rPr>
          <w:rFonts w:ascii="Brill" w:eastAsia="Brill" w:hAnsi="Brill" w:cs="Brill"/>
        </w:rPr>
        <w:t xml:space="preserve">Muth, R. (1969). </w:t>
      </w:r>
      <w:r w:rsidRPr="00C66272">
        <w:rPr>
          <w:rFonts w:ascii="Brill" w:eastAsia="Brill" w:hAnsi="Brill" w:cs="Brill"/>
          <w:i/>
        </w:rPr>
        <w:t>Cities and Housing</w:t>
      </w:r>
      <w:r w:rsidRPr="00C66272">
        <w:rPr>
          <w:rFonts w:ascii="Brill" w:eastAsia="Brill" w:hAnsi="Brill" w:cs="Brill"/>
        </w:rPr>
        <w:t>. Chicago: University of Chicago Press.</w:t>
      </w:r>
      <w:commentRangeEnd w:id="5692"/>
      <w:r w:rsidR="00E81C0F">
        <w:rPr>
          <w:rStyle w:val="Odwoaniedokomentarza"/>
          <w:lang w:val="en-AU"/>
        </w:rPr>
        <w:commentReference w:id="5692"/>
      </w:r>
      <w:commentRangeEnd w:id="5693"/>
      <w:r w:rsidR="00D04D0C">
        <w:rPr>
          <w:rStyle w:val="Odwoaniedokomentarza"/>
          <w:lang w:val="en-AU"/>
        </w:rPr>
        <w:commentReference w:id="5693"/>
      </w:r>
    </w:p>
    <w:p w14:paraId="350780E3" w14:textId="77777777" w:rsidR="00CB3FC9" w:rsidRPr="00C66272" w:rsidRDefault="00C55FA1">
      <w:pPr>
        <w:spacing w:line="360" w:lineRule="auto"/>
        <w:ind w:left="426" w:hanging="426"/>
        <w:jc w:val="both"/>
        <w:rPr>
          <w:rFonts w:ascii="Brill" w:eastAsia="Brill" w:hAnsi="Brill" w:cs="Brill"/>
        </w:rPr>
      </w:pPr>
      <w:commentRangeStart w:id="5694"/>
      <w:commentRangeStart w:id="5695"/>
      <w:r w:rsidRPr="00BF26E0">
        <w:rPr>
          <w:rFonts w:ascii="Brill" w:eastAsia="Brill" w:hAnsi="Brill" w:cs="Brill"/>
          <w:lang w:val="nl-BE"/>
        </w:rPr>
        <w:t xml:space="preserve">Nadalin, V. (2011). Economia Urbana e Mercado de Habitação. In B.O. Cruz et al. </w:t>
      </w:r>
      <w:r w:rsidRPr="00C66272">
        <w:rPr>
          <w:rFonts w:ascii="Brill" w:eastAsia="Brill" w:hAnsi="Brill" w:cs="Brill"/>
        </w:rPr>
        <w:t xml:space="preserve">(Eds.), </w:t>
      </w:r>
      <w:r w:rsidRPr="00C66272">
        <w:rPr>
          <w:rFonts w:ascii="Brill" w:eastAsia="Brill" w:hAnsi="Brill" w:cs="Brill"/>
          <w:i/>
        </w:rPr>
        <w:t xml:space="preserve">Economia Regional e Urbana, </w:t>
      </w:r>
      <w:proofErr w:type="spellStart"/>
      <w:r w:rsidRPr="00C66272">
        <w:rPr>
          <w:rFonts w:ascii="Brill" w:eastAsia="Brill" w:hAnsi="Brill" w:cs="Brill"/>
          <w:i/>
        </w:rPr>
        <w:t>Teorias</w:t>
      </w:r>
      <w:proofErr w:type="spellEnd"/>
      <w:r w:rsidRPr="00C66272">
        <w:rPr>
          <w:rFonts w:ascii="Brill" w:eastAsia="Brill" w:hAnsi="Brill" w:cs="Brill"/>
          <w:i/>
        </w:rPr>
        <w:t xml:space="preserve"> e </w:t>
      </w:r>
      <w:proofErr w:type="spellStart"/>
      <w:r w:rsidRPr="00C66272">
        <w:rPr>
          <w:rFonts w:ascii="Brill" w:eastAsia="Brill" w:hAnsi="Brill" w:cs="Brill"/>
          <w:i/>
        </w:rPr>
        <w:t>Métodos</w:t>
      </w:r>
      <w:proofErr w:type="spellEnd"/>
      <w:r w:rsidRPr="00C66272">
        <w:rPr>
          <w:rFonts w:ascii="Brill" w:eastAsia="Brill" w:hAnsi="Brill" w:cs="Brill"/>
          <w:i/>
        </w:rPr>
        <w:t xml:space="preserve"> com </w:t>
      </w:r>
      <w:proofErr w:type="spellStart"/>
      <w:r w:rsidRPr="00C66272">
        <w:rPr>
          <w:rFonts w:ascii="Brill" w:eastAsia="Brill" w:hAnsi="Brill" w:cs="Brill"/>
          <w:i/>
        </w:rPr>
        <w:t>Ênfase</w:t>
      </w:r>
      <w:proofErr w:type="spellEnd"/>
      <w:r w:rsidRPr="00C66272">
        <w:rPr>
          <w:rFonts w:ascii="Brill" w:eastAsia="Brill" w:hAnsi="Brill" w:cs="Brill"/>
          <w:i/>
        </w:rPr>
        <w:t xml:space="preserve"> no </w:t>
      </w:r>
      <w:proofErr w:type="spellStart"/>
      <w:r w:rsidRPr="00C66272">
        <w:rPr>
          <w:rFonts w:ascii="Brill" w:eastAsia="Brill" w:hAnsi="Brill" w:cs="Brill"/>
          <w:i/>
        </w:rPr>
        <w:t>Brasil</w:t>
      </w:r>
      <w:proofErr w:type="spellEnd"/>
      <w:r w:rsidRPr="00C66272">
        <w:rPr>
          <w:rFonts w:ascii="Brill" w:eastAsia="Brill" w:hAnsi="Brill" w:cs="Brill"/>
        </w:rPr>
        <w:t xml:space="preserve"> (</w:t>
      </w:r>
      <w:r w:rsidRPr="00C66272">
        <w:rPr>
          <w:rFonts w:ascii="Brill" w:eastAsia="Brill" w:hAnsi="Brill" w:cs="Brill"/>
          <w:color w:val="403D39"/>
          <w:highlight w:val="white"/>
        </w:rPr>
        <w:t xml:space="preserve">p. 221-258). </w:t>
      </w:r>
      <w:r w:rsidRPr="00C66272">
        <w:rPr>
          <w:rFonts w:ascii="Brill" w:eastAsia="Brill" w:hAnsi="Brill" w:cs="Brill"/>
        </w:rPr>
        <w:t>Brasilia: IPEA.</w:t>
      </w:r>
      <w:commentRangeEnd w:id="5694"/>
      <w:r w:rsidR="00E81C0F">
        <w:rPr>
          <w:rStyle w:val="Odwoaniedokomentarza"/>
          <w:lang w:val="en-AU"/>
        </w:rPr>
        <w:commentReference w:id="5694"/>
      </w:r>
      <w:commentRangeEnd w:id="5695"/>
      <w:r w:rsidR="003E7247">
        <w:rPr>
          <w:rStyle w:val="Odwoaniedokomentarza"/>
          <w:lang w:val="en-AU"/>
        </w:rPr>
        <w:commentReference w:id="5695"/>
      </w:r>
    </w:p>
    <w:p w14:paraId="350780E4"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Nunes, G., Mota, I., &amp; Campos, P. (2012). </w:t>
      </w:r>
      <w:proofErr w:type="spellStart"/>
      <w:r w:rsidRPr="00C66272">
        <w:rPr>
          <w:rFonts w:ascii="Brill" w:eastAsia="Brill" w:hAnsi="Brill" w:cs="Brill"/>
        </w:rPr>
        <w:t>Policentrismo</w:t>
      </w:r>
      <w:proofErr w:type="spellEnd"/>
      <w:r w:rsidRPr="00C66272">
        <w:rPr>
          <w:rFonts w:ascii="Brill" w:eastAsia="Brill" w:hAnsi="Brill" w:cs="Brill"/>
        </w:rPr>
        <w:t xml:space="preserve"> </w:t>
      </w:r>
      <w:proofErr w:type="spellStart"/>
      <w:r w:rsidRPr="00C66272">
        <w:rPr>
          <w:rFonts w:ascii="Brill" w:eastAsia="Brill" w:hAnsi="Brill" w:cs="Brill"/>
        </w:rPr>
        <w:t>funcional</w:t>
      </w:r>
      <w:proofErr w:type="spellEnd"/>
      <w:r w:rsidRPr="00C66272">
        <w:rPr>
          <w:rFonts w:ascii="Brill" w:eastAsia="Brill" w:hAnsi="Brill" w:cs="Brill"/>
        </w:rPr>
        <w:t xml:space="preserve">: </w:t>
      </w:r>
      <w:proofErr w:type="spellStart"/>
      <w:r w:rsidRPr="00C66272">
        <w:rPr>
          <w:rFonts w:ascii="Brill" w:eastAsia="Brill" w:hAnsi="Brill" w:cs="Brill"/>
        </w:rPr>
        <w:t>uma</w:t>
      </w:r>
      <w:proofErr w:type="spellEnd"/>
      <w:r w:rsidRPr="00C66272">
        <w:rPr>
          <w:rFonts w:ascii="Brill" w:eastAsia="Brill" w:hAnsi="Brill" w:cs="Brill"/>
        </w:rPr>
        <w:t xml:space="preserve"> </w:t>
      </w:r>
      <w:proofErr w:type="spellStart"/>
      <w:r w:rsidRPr="00C66272">
        <w:rPr>
          <w:rFonts w:ascii="Brill" w:eastAsia="Brill" w:hAnsi="Brill" w:cs="Brill"/>
        </w:rPr>
        <w:t>avaliação</w:t>
      </w:r>
      <w:proofErr w:type="spellEnd"/>
      <w:r w:rsidRPr="00C66272">
        <w:rPr>
          <w:rFonts w:ascii="Brill" w:eastAsia="Brill" w:hAnsi="Brill" w:cs="Brill"/>
        </w:rPr>
        <w:t xml:space="preserve"> dos </w:t>
      </w:r>
      <w:proofErr w:type="spellStart"/>
      <w:r w:rsidRPr="00C66272">
        <w:rPr>
          <w:rFonts w:ascii="Brill" w:eastAsia="Brill" w:hAnsi="Brill" w:cs="Brill"/>
        </w:rPr>
        <w:t>municípios</w:t>
      </w:r>
      <w:proofErr w:type="spellEnd"/>
      <w:r w:rsidRPr="00C66272">
        <w:rPr>
          <w:rFonts w:ascii="Brill" w:eastAsia="Brill" w:hAnsi="Brill" w:cs="Brill"/>
        </w:rPr>
        <w:t xml:space="preserve"> </w:t>
      </w:r>
      <w:proofErr w:type="spellStart"/>
      <w:r w:rsidRPr="00C66272">
        <w:rPr>
          <w:rFonts w:ascii="Brill" w:eastAsia="Brill" w:hAnsi="Brill" w:cs="Brill"/>
        </w:rPr>
        <w:t>portugueses</w:t>
      </w:r>
      <w:proofErr w:type="spellEnd"/>
      <w:r w:rsidRPr="00C66272">
        <w:rPr>
          <w:rFonts w:ascii="Brill" w:eastAsia="Brill" w:hAnsi="Brill" w:cs="Brill"/>
        </w:rPr>
        <w:t xml:space="preserve">. </w:t>
      </w:r>
      <w:proofErr w:type="spellStart"/>
      <w:r w:rsidRPr="00C66272">
        <w:rPr>
          <w:rFonts w:ascii="Brill" w:eastAsia="Brill" w:hAnsi="Brill" w:cs="Brill"/>
          <w:i/>
        </w:rPr>
        <w:t>Revista</w:t>
      </w:r>
      <w:proofErr w:type="spellEnd"/>
      <w:r w:rsidRPr="00C66272">
        <w:rPr>
          <w:rFonts w:ascii="Brill" w:eastAsia="Brill" w:hAnsi="Brill" w:cs="Brill"/>
          <w:i/>
        </w:rPr>
        <w:t xml:space="preserve"> Portuguesa de </w:t>
      </w:r>
      <w:proofErr w:type="spellStart"/>
      <w:r w:rsidRPr="00C66272">
        <w:rPr>
          <w:rFonts w:ascii="Brill" w:eastAsia="Brill" w:hAnsi="Brill" w:cs="Brill"/>
          <w:i/>
        </w:rPr>
        <w:t>Estudos</w:t>
      </w:r>
      <w:proofErr w:type="spellEnd"/>
      <w:r w:rsidRPr="00C66272">
        <w:rPr>
          <w:rFonts w:ascii="Brill" w:eastAsia="Brill" w:hAnsi="Brill" w:cs="Brill"/>
          <w:i/>
        </w:rPr>
        <w:t xml:space="preserve"> </w:t>
      </w:r>
      <w:proofErr w:type="spellStart"/>
      <w:r w:rsidRPr="00C66272">
        <w:rPr>
          <w:rFonts w:ascii="Brill" w:eastAsia="Brill" w:hAnsi="Brill" w:cs="Brill"/>
          <w:i/>
        </w:rPr>
        <w:t>Regionais</w:t>
      </w:r>
      <w:proofErr w:type="spellEnd"/>
      <w:r w:rsidRPr="00C66272">
        <w:rPr>
          <w:rFonts w:ascii="Brill" w:eastAsia="Brill" w:hAnsi="Brill" w:cs="Brill"/>
          <w:i/>
        </w:rPr>
        <w:t>,</w:t>
      </w:r>
      <w:r w:rsidRPr="00C66272">
        <w:rPr>
          <w:rFonts w:ascii="Brill" w:eastAsia="Brill" w:hAnsi="Brill" w:cs="Brill"/>
        </w:rPr>
        <w:t xml:space="preserve"> </w:t>
      </w:r>
      <w:r w:rsidRPr="00C66272">
        <w:rPr>
          <w:rFonts w:ascii="Brill" w:eastAsia="Brill" w:hAnsi="Brill" w:cs="Brill"/>
          <w:i/>
        </w:rPr>
        <w:t>APDR, 29</w:t>
      </w:r>
      <w:r w:rsidRPr="00C66272">
        <w:rPr>
          <w:rFonts w:ascii="Brill" w:eastAsia="Brill" w:hAnsi="Brill" w:cs="Brill"/>
        </w:rPr>
        <w:t>, 27-38.</w:t>
      </w:r>
    </w:p>
    <w:p w14:paraId="350780E5" w14:textId="5177ED16" w:rsidR="00CB3FC9" w:rsidRPr="00C66272" w:rsidRDefault="00C55FA1" w:rsidP="005D0CD4">
      <w:pPr>
        <w:tabs>
          <w:tab w:val="left" w:pos="1843"/>
        </w:tabs>
        <w:spacing w:line="360" w:lineRule="auto"/>
        <w:ind w:left="426" w:hanging="426"/>
        <w:jc w:val="both"/>
        <w:rPr>
          <w:rFonts w:ascii="Brill" w:eastAsia="Brill" w:hAnsi="Brill" w:cs="Brill"/>
        </w:rPr>
        <w:pPrChange w:id="5696" w:author="Autor">
          <w:pPr>
            <w:spacing w:line="360" w:lineRule="auto"/>
            <w:ind w:left="426" w:hanging="426"/>
            <w:jc w:val="both"/>
          </w:pPr>
        </w:pPrChange>
      </w:pPr>
      <w:commentRangeStart w:id="5697"/>
      <w:commentRangeStart w:id="5698"/>
      <w:r w:rsidRPr="00C66272">
        <w:rPr>
          <w:rFonts w:ascii="Brill" w:eastAsia="Brill" w:hAnsi="Brill" w:cs="Brill"/>
        </w:rPr>
        <w:t>OECD</w:t>
      </w:r>
      <w:ins w:id="5699" w:author="Autor">
        <w:r w:rsidR="00E81C0F">
          <w:rPr>
            <w:rFonts w:ascii="Brill" w:eastAsia="Brill" w:hAnsi="Brill" w:cs="Brill"/>
          </w:rPr>
          <w:t>.</w:t>
        </w:r>
      </w:ins>
      <w:r w:rsidRPr="00C66272">
        <w:rPr>
          <w:rFonts w:ascii="Brill" w:eastAsia="Brill" w:hAnsi="Brill" w:cs="Brill"/>
        </w:rPr>
        <w:t xml:space="preserve"> (2018). </w:t>
      </w:r>
      <w:r w:rsidRPr="00C66272">
        <w:rPr>
          <w:rFonts w:ascii="Brill" w:eastAsia="Brill" w:hAnsi="Brill" w:cs="Brill"/>
          <w:i/>
        </w:rPr>
        <w:t>Reshaping Decentralized Development Co-operation, The Key Role of Cities and Regions for the 2030 Agenda.</w:t>
      </w:r>
      <w:r w:rsidRPr="00C66272">
        <w:rPr>
          <w:rFonts w:ascii="Brill" w:eastAsia="Brill" w:hAnsi="Brill" w:cs="Brill"/>
        </w:rPr>
        <w:t xml:space="preserve"> Paris: OECD.</w:t>
      </w:r>
    </w:p>
    <w:p w14:paraId="350780E6" w14:textId="6615FEAC"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OECD</w:t>
      </w:r>
      <w:ins w:id="5700" w:author="Autor">
        <w:r w:rsidR="00E81C0F">
          <w:rPr>
            <w:rFonts w:ascii="Brill" w:eastAsia="Brill" w:hAnsi="Brill" w:cs="Brill"/>
          </w:rPr>
          <w:t>.</w:t>
        </w:r>
      </w:ins>
      <w:r w:rsidRPr="00C66272">
        <w:rPr>
          <w:rFonts w:ascii="Brill" w:eastAsia="Brill" w:hAnsi="Brill" w:cs="Brill"/>
        </w:rPr>
        <w:t xml:space="preserve"> (2014). </w:t>
      </w:r>
      <w:r w:rsidRPr="00C66272">
        <w:rPr>
          <w:rFonts w:ascii="Brill" w:eastAsia="Brill" w:hAnsi="Brill" w:cs="Brill"/>
          <w:i/>
        </w:rPr>
        <w:t>The Competitiveness of Global Port-Cities</w:t>
      </w:r>
      <w:r w:rsidRPr="00C66272">
        <w:rPr>
          <w:rFonts w:ascii="Brill" w:eastAsia="Brill" w:hAnsi="Brill" w:cs="Brill"/>
        </w:rPr>
        <w:t>. Paris: OECD.</w:t>
      </w:r>
      <w:commentRangeEnd w:id="5697"/>
      <w:r w:rsidR="00E81C0F">
        <w:rPr>
          <w:rStyle w:val="Odwoaniedokomentarza"/>
          <w:lang w:val="en-AU"/>
        </w:rPr>
        <w:commentReference w:id="5697"/>
      </w:r>
      <w:commentRangeEnd w:id="5698"/>
      <w:r w:rsidR="00D67FE6">
        <w:rPr>
          <w:rStyle w:val="Odwoaniedokomentarza"/>
          <w:lang w:val="en-AU"/>
        </w:rPr>
        <w:commentReference w:id="5698"/>
      </w:r>
    </w:p>
    <w:p w14:paraId="350780E7" w14:textId="3E03FDDA"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Ogawa, H., &amp; Fujita, M. (1980). Equilibrium land use patterns in a non-monocentric city. </w:t>
      </w:r>
      <w:r w:rsidRPr="00C66272">
        <w:rPr>
          <w:rFonts w:ascii="Brill" w:eastAsia="Brill" w:hAnsi="Brill" w:cs="Brill"/>
          <w:i/>
        </w:rPr>
        <w:t xml:space="preserve">Journal of Regional Science, </w:t>
      </w:r>
      <w:commentRangeStart w:id="5701"/>
      <w:commentRangeStart w:id="5702"/>
      <w:r w:rsidRPr="00C66272">
        <w:rPr>
          <w:rFonts w:ascii="Brill" w:eastAsia="Brill" w:hAnsi="Brill" w:cs="Brill"/>
          <w:i/>
        </w:rPr>
        <w:t>20</w:t>
      </w:r>
      <w:commentRangeEnd w:id="5701"/>
      <w:r w:rsidR="00E81C0F">
        <w:rPr>
          <w:rStyle w:val="Odwoaniedokomentarza"/>
          <w:lang w:val="en-AU"/>
        </w:rPr>
        <w:commentReference w:id="5701"/>
      </w:r>
      <w:commentRangeEnd w:id="5702"/>
      <w:r w:rsidR="00660001">
        <w:rPr>
          <w:rStyle w:val="Odwoaniedokomentarza"/>
          <w:lang w:val="en-AU"/>
        </w:rPr>
        <w:commentReference w:id="5702"/>
      </w:r>
      <w:ins w:id="5703" w:author="Autor">
        <w:r w:rsidR="00660001">
          <w:rPr>
            <w:rFonts w:ascii="Brill" w:eastAsia="Brill" w:hAnsi="Brill" w:cs="Brill"/>
            <w:i/>
          </w:rPr>
          <w:t>(4)</w:t>
        </w:r>
      </w:ins>
      <w:r w:rsidRPr="00C66272">
        <w:rPr>
          <w:rFonts w:ascii="Brill" w:eastAsia="Brill" w:hAnsi="Brill" w:cs="Brill"/>
        </w:rPr>
        <w:t>, 455-475.</w:t>
      </w:r>
    </w:p>
    <w:p w14:paraId="350780E8"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Oliveira, M., &amp; Coelho, M. (2012). Uso do Solo Urbano e </w:t>
      </w:r>
      <w:proofErr w:type="spellStart"/>
      <w:r w:rsidRPr="00C66272">
        <w:rPr>
          <w:rFonts w:ascii="Brill" w:eastAsia="Brill" w:hAnsi="Brill" w:cs="Brill"/>
        </w:rPr>
        <w:t>Modelização</w:t>
      </w:r>
      <w:proofErr w:type="spellEnd"/>
      <w:r w:rsidRPr="00C66272">
        <w:rPr>
          <w:rFonts w:ascii="Brill" w:eastAsia="Brill" w:hAnsi="Brill" w:cs="Brill"/>
        </w:rPr>
        <w:t xml:space="preserve">: </w:t>
      </w:r>
      <w:proofErr w:type="spellStart"/>
      <w:r w:rsidRPr="00C66272">
        <w:rPr>
          <w:rFonts w:ascii="Brill" w:eastAsia="Brill" w:hAnsi="Brill" w:cs="Brill"/>
        </w:rPr>
        <w:t>Suburbanização</w:t>
      </w:r>
      <w:proofErr w:type="spellEnd"/>
      <w:r w:rsidRPr="00C66272">
        <w:rPr>
          <w:rFonts w:ascii="Brill" w:eastAsia="Brill" w:hAnsi="Brill" w:cs="Brill"/>
        </w:rPr>
        <w:t xml:space="preserve"> e </w:t>
      </w:r>
      <w:proofErr w:type="spellStart"/>
      <w:r w:rsidRPr="00C66272">
        <w:rPr>
          <w:rFonts w:ascii="Brill" w:eastAsia="Brill" w:hAnsi="Brill" w:cs="Brill"/>
        </w:rPr>
        <w:t>Centros</w:t>
      </w:r>
      <w:proofErr w:type="spellEnd"/>
      <w:r w:rsidRPr="00C66272">
        <w:rPr>
          <w:rFonts w:ascii="Brill" w:eastAsia="Brill" w:hAnsi="Brill" w:cs="Brill"/>
        </w:rPr>
        <w:t xml:space="preserve"> </w:t>
      </w:r>
      <w:proofErr w:type="spellStart"/>
      <w:r w:rsidRPr="00C66272">
        <w:rPr>
          <w:rFonts w:ascii="Brill" w:eastAsia="Brill" w:hAnsi="Brill" w:cs="Brill"/>
        </w:rPr>
        <w:t>Múltiplos</w:t>
      </w:r>
      <w:proofErr w:type="spellEnd"/>
      <w:r w:rsidRPr="00C66272">
        <w:rPr>
          <w:rFonts w:ascii="Brill" w:eastAsia="Brill" w:hAnsi="Brill" w:cs="Brill"/>
        </w:rPr>
        <w:t xml:space="preserve">. </w:t>
      </w:r>
      <w:proofErr w:type="spellStart"/>
      <w:r w:rsidRPr="00C66272">
        <w:rPr>
          <w:rFonts w:ascii="Brill" w:eastAsia="Brill" w:hAnsi="Brill" w:cs="Brill"/>
          <w:i/>
        </w:rPr>
        <w:t>Pluris</w:t>
      </w:r>
      <w:proofErr w:type="spellEnd"/>
      <w:r w:rsidRPr="00C66272">
        <w:rPr>
          <w:rFonts w:ascii="Brill" w:eastAsia="Brill" w:hAnsi="Brill" w:cs="Brill"/>
          <w:i/>
        </w:rPr>
        <w:t xml:space="preserve"> 2012- Anais do </w:t>
      </w:r>
      <w:proofErr w:type="spellStart"/>
      <w:r w:rsidRPr="00C66272">
        <w:rPr>
          <w:rFonts w:ascii="Brill" w:eastAsia="Brill" w:hAnsi="Brill" w:cs="Brill"/>
          <w:i/>
        </w:rPr>
        <w:t>Congresso</w:t>
      </w:r>
      <w:proofErr w:type="spellEnd"/>
      <w:r w:rsidRPr="00C66272">
        <w:rPr>
          <w:rFonts w:ascii="Brill" w:eastAsia="Brill" w:hAnsi="Brill" w:cs="Brill"/>
          <w:i/>
        </w:rPr>
        <w:t xml:space="preserve"> Luso Brasileiro para o </w:t>
      </w:r>
      <w:proofErr w:type="spellStart"/>
      <w:r w:rsidRPr="00C66272">
        <w:rPr>
          <w:rFonts w:ascii="Brill" w:eastAsia="Brill" w:hAnsi="Brill" w:cs="Brill"/>
          <w:i/>
        </w:rPr>
        <w:t>Planejamento</w:t>
      </w:r>
      <w:proofErr w:type="spellEnd"/>
      <w:r w:rsidRPr="00C66272">
        <w:rPr>
          <w:rFonts w:ascii="Brill" w:eastAsia="Brill" w:hAnsi="Brill" w:cs="Brill"/>
          <w:i/>
        </w:rPr>
        <w:t xml:space="preserve"> Urbano, Regional, </w:t>
      </w:r>
      <w:proofErr w:type="spellStart"/>
      <w:r w:rsidRPr="00C66272">
        <w:rPr>
          <w:rFonts w:ascii="Brill" w:eastAsia="Brill" w:hAnsi="Brill" w:cs="Brill"/>
          <w:i/>
        </w:rPr>
        <w:t>Integrado</w:t>
      </w:r>
      <w:proofErr w:type="spellEnd"/>
      <w:r w:rsidRPr="00C66272">
        <w:rPr>
          <w:rFonts w:ascii="Brill" w:eastAsia="Brill" w:hAnsi="Brill" w:cs="Brill"/>
          <w:i/>
        </w:rPr>
        <w:t xml:space="preserve"> e </w:t>
      </w:r>
      <w:proofErr w:type="spellStart"/>
      <w:r w:rsidRPr="00C66272">
        <w:rPr>
          <w:rFonts w:ascii="Brill" w:eastAsia="Brill" w:hAnsi="Brill" w:cs="Brill"/>
          <w:i/>
        </w:rPr>
        <w:t>Sustentável</w:t>
      </w:r>
      <w:proofErr w:type="spellEnd"/>
      <w:r w:rsidRPr="00C66272">
        <w:rPr>
          <w:rFonts w:ascii="Brill" w:eastAsia="Brill" w:hAnsi="Brill" w:cs="Brill"/>
          <w:i/>
        </w:rPr>
        <w:t xml:space="preserve">. </w:t>
      </w:r>
    </w:p>
    <w:p w14:paraId="350780E9" w14:textId="77777777" w:rsidR="00CB3FC9" w:rsidRPr="00C66272" w:rsidRDefault="00C55FA1">
      <w:pPr>
        <w:spacing w:line="360" w:lineRule="auto"/>
        <w:ind w:left="426" w:hanging="426"/>
        <w:jc w:val="both"/>
        <w:rPr>
          <w:rFonts w:ascii="Brill" w:eastAsia="Brill" w:hAnsi="Brill" w:cs="Brill"/>
        </w:rPr>
      </w:pPr>
      <w:commentRangeStart w:id="5704"/>
      <w:commentRangeStart w:id="5705"/>
      <w:r w:rsidRPr="00C66272">
        <w:rPr>
          <w:rFonts w:ascii="Brill" w:eastAsia="Brill" w:hAnsi="Brill" w:cs="Brill"/>
        </w:rPr>
        <w:t xml:space="preserve">O’Sullivan, A. (2018). </w:t>
      </w:r>
      <w:r w:rsidRPr="00C66272">
        <w:rPr>
          <w:rFonts w:ascii="Brill" w:eastAsia="Brill" w:hAnsi="Brill" w:cs="Brill"/>
          <w:i/>
        </w:rPr>
        <w:t>Urban Economics, 9th edition</w:t>
      </w:r>
      <w:r w:rsidRPr="00C66272">
        <w:rPr>
          <w:rFonts w:ascii="Brill" w:eastAsia="Brill" w:hAnsi="Brill" w:cs="Brill"/>
        </w:rPr>
        <w:t xml:space="preserve">. New York: </w:t>
      </w:r>
      <w:proofErr w:type="spellStart"/>
      <w:r w:rsidRPr="00C66272">
        <w:rPr>
          <w:rFonts w:ascii="Brill" w:eastAsia="Brill" w:hAnsi="Brill" w:cs="Brill"/>
        </w:rPr>
        <w:t>cGraw</w:t>
      </w:r>
      <w:proofErr w:type="spellEnd"/>
      <w:r w:rsidRPr="00C66272">
        <w:rPr>
          <w:rFonts w:ascii="Brill" w:eastAsia="Brill" w:hAnsi="Brill" w:cs="Brill"/>
        </w:rPr>
        <w:t>-Hill Education.</w:t>
      </w:r>
      <w:commentRangeEnd w:id="5704"/>
      <w:r w:rsidR="00E81C0F">
        <w:rPr>
          <w:rStyle w:val="Odwoaniedokomentarza"/>
          <w:lang w:val="en-AU"/>
        </w:rPr>
        <w:commentReference w:id="5704"/>
      </w:r>
      <w:commentRangeEnd w:id="5705"/>
      <w:r w:rsidR="008D62DC">
        <w:rPr>
          <w:rStyle w:val="Odwoaniedokomentarza"/>
          <w:lang w:val="en-AU"/>
        </w:rPr>
        <w:commentReference w:id="5705"/>
      </w:r>
    </w:p>
    <w:p w14:paraId="350780EA" w14:textId="77777777" w:rsidR="00CB3FC9" w:rsidRPr="004935B3" w:rsidRDefault="00C55FA1">
      <w:pPr>
        <w:spacing w:line="360" w:lineRule="auto"/>
        <w:ind w:left="426" w:hanging="426"/>
        <w:jc w:val="both"/>
        <w:rPr>
          <w:rFonts w:ascii="Brill" w:eastAsia="Brill" w:hAnsi="Brill" w:cs="Brill"/>
          <w:lang w:val="pl-PL"/>
        </w:rPr>
      </w:pPr>
      <w:commentRangeStart w:id="5706"/>
      <w:commentRangeStart w:id="5707"/>
      <w:r w:rsidRPr="00C66272">
        <w:rPr>
          <w:rFonts w:ascii="Brill" w:eastAsia="Brill" w:hAnsi="Brill" w:cs="Brill"/>
        </w:rPr>
        <w:lastRenderedPageBreak/>
        <w:t xml:space="preserve">Pires, M., </w:t>
      </w:r>
      <w:proofErr w:type="spellStart"/>
      <w:r w:rsidRPr="00C66272">
        <w:rPr>
          <w:rFonts w:ascii="Brill" w:eastAsia="Brill" w:hAnsi="Brill" w:cs="Brill"/>
        </w:rPr>
        <w:t>Morollon</w:t>
      </w:r>
      <w:proofErr w:type="spellEnd"/>
      <w:r w:rsidRPr="00C66272">
        <w:rPr>
          <w:rFonts w:ascii="Brill" w:eastAsia="Brill" w:hAnsi="Brill" w:cs="Brill"/>
        </w:rPr>
        <w:t xml:space="preserve">, F., Gomes, A., &amp; </w:t>
      </w:r>
      <w:proofErr w:type="spellStart"/>
      <w:r w:rsidRPr="00C66272">
        <w:rPr>
          <w:rFonts w:ascii="Brill" w:eastAsia="Brill" w:hAnsi="Brill" w:cs="Brill"/>
        </w:rPr>
        <w:t>Polése</w:t>
      </w:r>
      <w:proofErr w:type="spellEnd"/>
      <w:r w:rsidRPr="00C66272">
        <w:rPr>
          <w:rFonts w:ascii="Brill" w:eastAsia="Brill" w:hAnsi="Brill" w:cs="Brill"/>
        </w:rPr>
        <w:t xml:space="preserve">, M. (2018). </w:t>
      </w:r>
      <w:r w:rsidRPr="00C66272">
        <w:rPr>
          <w:rFonts w:ascii="Brill" w:eastAsia="Brill" w:hAnsi="Brill" w:cs="Brill"/>
          <w:i/>
        </w:rPr>
        <w:t xml:space="preserve">Economia </w:t>
      </w:r>
      <w:proofErr w:type="spellStart"/>
      <w:r w:rsidRPr="00C66272">
        <w:rPr>
          <w:rFonts w:ascii="Brill" w:eastAsia="Brill" w:hAnsi="Brill" w:cs="Brill"/>
          <w:i/>
        </w:rPr>
        <w:t>urbana</w:t>
      </w:r>
      <w:proofErr w:type="spellEnd"/>
      <w:r w:rsidRPr="00C66272">
        <w:rPr>
          <w:rFonts w:ascii="Brill" w:eastAsia="Brill" w:hAnsi="Brill" w:cs="Brill"/>
          <w:i/>
        </w:rPr>
        <w:t xml:space="preserve"> e regional: </w:t>
      </w:r>
      <w:proofErr w:type="spellStart"/>
      <w:r w:rsidRPr="00C66272">
        <w:rPr>
          <w:rFonts w:ascii="Brill" w:eastAsia="Brill" w:hAnsi="Brill" w:cs="Brill"/>
          <w:i/>
        </w:rPr>
        <w:t>território</w:t>
      </w:r>
      <w:proofErr w:type="spellEnd"/>
      <w:r w:rsidRPr="00C66272">
        <w:rPr>
          <w:rFonts w:ascii="Brill" w:eastAsia="Brill" w:hAnsi="Brill" w:cs="Brill"/>
          <w:i/>
        </w:rPr>
        <w:t xml:space="preserve">, </w:t>
      </w:r>
      <w:proofErr w:type="spellStart"/>
      <w:r w:rsidRPr="00C66272">
        <w:rPr>
          <w:rFonts w:ascii="Brill" w:eastAsia="Brill" w:hAnsi="Brill" w:cs="Brill"/>
          <w:i/>
        </w:rPr>
        <w:t>cidade</w:t>
      </w:r>
      <w:proofErr w:type="spellEnd"/>
      <w:r w:rsidRPr="00C66272">
        <w:rPr>
          <w:rFonts w:ascii="Brill" w:eastAsia="Brill" w:hAnsi="Brill" w:cs="Brill"/>
          <w:i/>
        </w:rPr>
        <w:t xml:space="preserve"> e </w:t>
      </w:r>
      <w:proofErr w:type="spellStart"/>
      <w:r w:rsidRPr="00C66272">
        <w:rPr>
          <w:rFonts w:ascii="Brill" w:eastAsia="Brill" w:hAnsi="Brill" w:cs="Brill"/>
          <w:i/>
        </w:rPr>
        <w:t>desenvolvimento</w:t>
      </w:r>
      <w:proofErr w:type="spellEnd"/>
      <w:r w:rsidRPr="00C66272">
        <w:rPr>
          <w:rFonts w:ascii="Brill" w:eastAsia="Brill" w:hAnsi="Brill" w:cs="Brill"/>
        </w:rPr>
        <w:t xml:space="preserve">. </w:t>
      </w:r>
      <w:proofErr w:type="spellStart"/>
      <w:r w:rsidRPr="004935B3">
        <w:rPr>
          <w:rFonts w:ascii="Brill" w:eastAsia="Brill" w:hAnsi="Brill" w:cs="Brill"/>
          <w:color w:val="2B3545"/>
          <w:highlight w:val="white"/>
          <w:lang w:val="pl-PL"/>
        </w:rPr>
        <w:t>Ilhéus</w:t>
      </w:r>
      <w:proofErr w:type="spellEnd"/>
      <w:r w:rsidRPr="004935B3">
        <w:rPr>
          <w:rFonts w:ascii="Brill" w:eastAsia="Brill" w:hAnsi="Brill" w:cs="Brill"/>
          <w:color w:val="2B3545"/>
          <w:highlight w:val="white"/>
          <w:lang w:val="pl-PL"/>
        </w:rPr>
        <w:t xml:space="preserve"> – Bahia</w:t>
      </w:r>
      <w:r w:rsidRPr="004935B3">
        <w:rPr>
          <w:rFonts w:ascii="Brill" w:eastAsia="Brill" w:hAnsi="Brill" w:cs="Brill"/>
          <w:lang w:val="pl-PL"/>
        </w:rPr>
        <w:t xml:space="preserve">: </w:t>
      </w:r>
      <w:proofErr w:type="spellStart"/>
      <w:r w:rsidRPr="004935B3">
        <w:rPr>
          <w:rFonts w:ascii="Brill" w:eastAsia="Brill" w:hAnsi="Brill" w:cs="Brill"/>
          <w:lang w:val="pl-PL"/>
        </w:rPr>
        <w:t>Editora</w:t>
      </w:r>
      <w:proofErr w:type="spellEnd"/>
      <w:r w:rsidRPr="004935B3">
        <w:rPr>
          <w:rFonts w:ascii="Brill" w:eastAsia="Brill" w:hAnsi="Brill" w:cs="Brill"/>
          <w:lang w:val="pl-PL"/>
        </w:rPr>
        <w:t xml:space="preserve"> da UESC.</w:t>
      </w:r>
      <w:commentRangeEnd w:id="5706"/>
      <w:r w:rsidR="00E81C0F">
        <w:rPr>
          <w:rStyle w:val="Odwoaniedokomentarza"/>
          <w:lang w:val="en-AU"/>
        </w:rPr>
        <w:commentReference w:id="5706"/>
      </w:r>
      <w:commentRangeEnd w:id="5707"/>
      <w:r w:rsidR="006C0655">
        <w:rPr>
          <w:rStyle w:val="Odwoaniedokomentarza"/>
          <w:lang w:val="en-AU"/>
        </w:rPr>
        <w:commentReference w:id="5707"/>
      </w:r>
    </w:p>
    <w:p w14:paraId="350780EB" w14:textId="79826252" w:rsidR="00CB3FC9" w:rsidRPr="00C66272" w:rsidRDefault="00C55FA1">
      <w:pPr>
        <w:spacing w:line="360" w:lineRule="auto"/>
        <w:ind w:left="426" w:hanging="426"/>
        <w:jc w:val="both"/>
        <w:rPr>
          <w:rFonts w:ascii="Brill" w:eastAsia="Brill" w:hAnsi="Brill" w:cs="Brill"/>
        </w:rPr>
      </w:pPr>
      <w:r w:rsidRPr="004935B3">
        <w:rPr>
          <w:rFonts w:ascii="Brill" w:eastAsia="Brill" w:hAnsi="Brill" w:cs="Brill"/>
          <w:lang w:val="pl-PL"/>
        </w:rPr>
        <w:t>PNPOT</w:t>
      </w:r>
      <w:ins w:id="5708" w:author="Autor">
        <w:r w:rsidR="00E81C0F" w:rsidRPr="004935B3">
          <w:rPr>
            <w:rFonts w:ascii="Brill" w:eastAsia="Brill" w:hAnsi="Brill" w:cs="Brill"/>
            <w:lang w:val="pl-PL"/>
          </w:rPr>
          <w:t>.</w:t>
        </w:r>
      </w:ins>
      <w:r w:rsidRPr="004935B3">
        <w:rPr>
          <w:rFonts w:ascii="Brill" w:eastAsia="Brill" w:hAnsi="Brill" w:cs="Brill"/>
          <w:lang w:val="pl-PL"/>
        </w:rPr>
        <w:t xml:space="preserve"> (2007). </w:t>
      </w:r>
      <w:r w:rsidRPr="004935B3">
        <w:rPr>
          <w:rFonts w:ascii="Brill" w:eastAsia="Brill" w:hAnsi="Brill" w:cs="Brill"/>
          <w:i/>
          <w:lang w:val="pl-PL"/>
        </w:rPr>
        <w:t xml:space="preserve">Plano </w:t>
      </w:r>
      <w:proofErr w:type="spellStart"/>
      <w:r w:rsidRPr="004935B3">
        <w:rPr>
          <w:rFonts w:ascii="Brill" w:eastAsia="Brill" w:hAnsi="Brill" w:cs="Brill"/>
          <w:i/>
          <w:lang w:val="pl-PL"/>
        </w:rPr>
        <w:t>Nacional</w:t>
      </w:r>
      <w:proofErr w:type="spellEnd"/>
      <w:r w:rsidRPr="004935B3">
        <w:rPr>
          <w:rFonts w:ascii="Brill" w:eastAsia="Brill" w:hAnsi="Brill" w:cs="Brill"/>
          <w:i/>
          <w:lang w:val="pl-PL"/>
        </w:rPr>
        <w:t xml:space="preserve"> da </w:t>
      </w:r>
      <w:proofErr w:type="spellStart"/>
      <w:r w:rsidRPr="004935B3">
        <w:rPr>
          <w:rFonts w:ascii="Brill" w:eastAsia="Brill" w:hAnsi="Brill" w:cs="Brill"/>
          <w:i/>
          <w:lang w:val="pl-PL"/>
        </w:rPr>
        <w:t>Política</w:t>
      </w:r>
      <w:proofErr w:type="spellEnd"/>
      <w:r w:rsidRPr="004935B3">
        <w:rPr>
          <w:rFonts w:ascii="Brill" w:eastAsia="Brill" w:hAnsi="Brill" w:cs="Brill"/>
          <w:i/>
          <w:lang w:val="pl-PL"/>
        </w:rPr>
        <w:t xml:space="preserve"> de </w:t>
      </w:r>
      <w:proofErr w:type="spellStart"/>
      <w:r w:rsidRPr="004935B3">
        <w:rPr>
          <w:rFonts w:ascii="Brill" w:eastAsia="Brill" w:hAnsi="Brill" w:cs="Brill"/>
          <w:i/>
          <w:lang w:val="pl-PL"/>
        </w:rPr>
        <w:t>Ordenamento</w:t>
      </w:r>
      <w:proofErr w:type="spellEnd"/>
      <w:r w:rsidRPr="004935B3">
        <w:rPr>
          <w:rFonts w:ascii="Brill" w:eastAsia="Brill" w:hAnsi="Brill" w:cs="Brill"/>
          <w:i/>
          <w:lang w:val="pl-PL"/>
        </w:rPr>
        <w:t xml:space="preserve"> do </w:t>
      </w:r>
      <w:proofErr w:type="spellStart"/>
      <w:r w:rsidRPr="004935B3">
        <w:rPr>
          <w:rFonts w:ascii="Brill" w:eastAsia="Brill" w:hAnsi="Brill" w:cs="Brill"/>
          <w:i/>
          <w:lang w:val="pl-PL"/>
        </w:rPr>
        <w:t>Território</w:t>
      </w:r>
      <w:proofErr w:type="spellEnd"/>
      <w:r w:rsidRPr="004935B3">
        <w:rPr>
          <w:rFonts w:ascii="Brill" w:eastAsia="Brill" w:hAnsi="Brill" w:cs="Brill"/>
          <w:i/>
          <w:lang w:val="pl-PL"/>
        </w:rPr>
        <w:t xml:space="preserve">. </w:t>
      </w:r>
      <w:r w:rsidRPr="00C66272">
        <w:rPr>
          <w:rFonts w:ascii="Brill" w:eastAsia="Brill" w:hAnsi="Brill" w:cs="Brill"/>
          <w:i/>
        </w:rPr>
        <w:t xml:space="preserve">Lisboa: </w:t>
      </w:r>
      <w:proofErr w:type="spellStart"/>
      <w:r w:rsidRPr="00C66272">
        <w:rPr>
          <w:rFonts w:ascii="Brill" w:eastAsia="Brill" w:hAnsi="Brill" w:cs="Brill"/>
          <w:i/>
        </w:rPr>
        <w:t>Ministério</w:t>
      </w:r>
      <w:proofErr w:type="spellEnd"/>
      <w:r w:rsidRPr="00C66272">
        <w:rPr>
          <w:rFonts w:ascii="Brill" w:eastAsia="Brill" w:hAnsi="Brill" w:cs="Brill"/>
          <w:i/>
        </w:rPr>
        <w:t xml:space="preserve"> do </w:t>
      </w:r>
      <w:proofErr w:type="spellStart"/>
      <w:r w:rsidRPr="00C66272">
        <w:rPr>
          <w:rFonts w:ascii="Brill" w:eastAsia="Brill" w:hAnsi="Brill" w:cs="Brill"/>
          <w:i/>
        </w:rPr>
        <w:t>Ambiente</w:t>
      </w:r>
      <w:proofErr w:type="spellEnd"/>
      <w:r w:rsidRPr="00C66272">
        <w:rPr>
          <w:rFonts w:ascii="Brill" w:eastAsia="Brill" w:hAnsi="Brill" w:cs="Brill"/>
        </w:rPr>
        <w:t xml:space="preserve">, do </w:t>
      </w:r>
      <w:proofErr w:type="spellStart"/>
      <w:r w:rsidRPr="00C66272">
        <w:rPr>
          <w:rFonts w:ascii="Brill" w:eastAsia="Brill" w:hAnsi="Brill" w:cs="Brill"/>
        </w:rPr>
        <w:t>Ordenamento</w:t>
      </w:r>
      <w:proofErr w:type="spellEnd"/>
      <w:r w:rsidRPr="00C66272">
        <w:rPr>
          <w:rFonts w:ascii="Brill" w:eastAsia="Brill" w:hAnsi="Brill" w:cs="Brill"/>
        </w:rPr>
        <w:t xml:space="preserve"> do </w:t>
      </w:r>
      <w:proofErr w:type="spellStart"/>
      <w:r w:rsidRPr="00C66272">
        <w:rPr>
          <w:rFonts w:ascii="Brill" w:eastAsia="Brill" w:hAnsi="Brill" w:cs="Brill"/>
        </w:rPr>
        <w:t>Território</w:t>
      </w:r>
      <w:proofErr w:type="spellEnd"/>
      <w:r w:rsidRPr="00C66272">
        <w:rPr>
          <w:rFonts w:ascii="Brill" w:eastAsia="Brill" w:hAnsi="Brill" w:cs="Brill"/>
        </w:rPr>
        <w:t xml:space="preserve"> e do </w:t>
      </w:r>
      <w:proofErr w:type="spellStart"/>
      <w:r w:rsidRPr="00C66272">
        <w:rPr>
          <w:rFonts w:ascii="Brill" w:eastAsia="Brill" w:hAnsi="Brill" w:cs="Brill"/>
        </w:rPr>
        <w:t>Desenvolvimento</w:t>
      </w:r>
      <w:proofErr w:type="spellEnd"/>
      <w:r w:rsidRPr="00C66272">
        <w:rPr>
          <w:rFonts w:ascii="Brill" w:eastAsia="Brill" w:hAnsi="Brill" w:cs="Brill"/>
        </w:rPr>
        <w:t xml:space="preserve"> Regional.</w:t>
      </w:r>
    </w:p>
    <w:p w14:paraId="350780EC"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Pontes, J. (1991). </w:t>
      </w:r>
      <w:proofErr w:type="spellStart"/>
      <w:r w:rsidRPr="00C66272">
        <w:rPr>
          <w:rFonts w:ascii="Brill" w:eastAsia="Brill" w:hAnsi="Brill" w:cs="Brill"/>
          <w:i/>
        </w:rPr>
        <w:t>Texto</w:t>
      </w:r>
      <w:proofErr w:type="spellEnd"/>
      <w:r w:rsidRPr="00C66272">
        <w:rPr>
          <w:rFonts w:ascii="Brill" w:eastAsia="Brill" w:hAnsi="Brill" w:cs="Brill"/>
          <w:i/>
        </w:rPr>
        <w:t xml:space="preserve"> de </w:t>
      </w:r>
      <w:proofErr w:type="spellStart"/>
      <w:r w:rsidRPr="00C66272">
        <w:rPr>
          <w:rFonts w:ascii="Brill" w:eastAsia="Brill" w:hAnsi="Brill" w:cs="Brill"/>
          <w:i/>
        </w:rPr>
        <w:t>apoio</w:t>
      </w:r>
      <w:proofErr w:type="spellEnd"/>
      <w:r w:rsidRPr="00C66272">
        <w:rPr>
          <w:rFonts w:ascii="Brill" w:eastAsia="Brill" w:hAnsi="Brill" w:cs="Brill"/>
          <w:i/>
        </w:rPr>
        <w:t xml:space="preserve"> à </w:t>
      </w:r>
      <w:proofErr w:type="spellStart"/>
      <w:r w:rsidRPr="00C66272">
        <w:rPr>
          <w:rFonts w:ascii="Brill" w:eastAsia="Brill" w:hAnsi="Brill" w:cs="Brill"/>
          <w:i/>
        </w:rPr>
        <w:t>disciplina</w:t>
      </w:r>
      <w:proofErr w:type="spellEnd"/>
      <w:r w:rsidRPr="00C66272">
        <w:rPr>
          <w:rFonts w:ascii="Brill" w:eastAsia="Brill" w:hAnsi="Brill" w:cs="Brill"/>
          <w:i/>
        </w:rPr>
        <w:t xml:space="preserve"> de Economia Regional e Urbana II</w:t>
      </w:r>
      <w:r w:rsidRPr="00C66272">
        <w:rPr>
          <w:rFonts w:ascii="Brill" w:eastAsia="Brill" w:hAnsi="Brill" w:cs="Brill"/>
        </w:rPr>
        <w:t>. Lisboa: AEISEG, ISEG/UTL.</w:t>
      </w:r>
    </w:p>
    <w:p w14:paraId="350780ED"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Richardson, H. (1979). </w:t>
      </w:r>
      <w:r w:rsidRPr="00C66272">
        <w:rPr>
          <w:rFonts w:ascii="Brill" w:eastAsia="Brill" w:hAnsi="Brill" w:cs="Brill"/>
          <w:i/>
        </w:rPr>
        <w:t>Regional Economics</w:t>
      </w:r>
      <w:r w:rsidRPr="00C66272">
        <w:rPr>
          <w:rFonts w:ascii="Brill" w:eastAsia="Brill" w:hAnsi="Brill" w:cs="Brill"/>
        </w:rPr>
        <w:t>. Chicago: University of Illinois Press.</w:t>
      </w:r>
    </w:p>
    <w:p w14:paraId="350780EE" w14:textId="77777777" w:rsidR="00CB3FC9" w:rsidRPr="00C66272" w:rsidRDefault="00C55FA1">
      <w:pPr>
        <w:spacing w:line="360" w:lineRule="auto"/>
        <w:ind w:left="426" w:hanging="426"/>
        <w:jc w:val="both"/>
        <w:rPr>
          <w:rFonts w:ascii="Brill" w:eastAsia="Brill" w:hAnsi="Brill" w:cs="Brill"/>
        </w:rPr>
      </w:pPr>
      <w:commentRangeStart w:id="5709"/>
      <w:commentRangeStart w:id="5710"/>
      <w:commentRangeStart w:id="5711"/>
      <w:r w:rsidRPr="00C66272">
        <w:rPr>
          <w:rFonts w:ascii="Brill" w:eastAsia="Brill" w:hAnsi="Brill" w:cs="Brill"/>
        </w:rPr>
        <w:t xml:space="preserve">Santos, S., Rodrigues, L., &amp; Branco, M. (2022). Corporate sustainability of Portuguese seaports. </w:t>
      </w:r>
      <w:r w:rsidRPr="00C66272">
        <w:rPr>
          <w:rFonts w:ascii="Brill" w:eastAsia="Brill" w:hAnsi="Brill" w:cs="Brill"/>
          <w:i/>
        </w:rPr>
        <w:t>Journal of Cleaner Production, 380</w:t>
      </w:r>
      <w:r w:rsidRPr="00C66272">
        <w:rPr>
          <w:rFonts w:ascii="Brill" w:eastAsia="Brill" w:hAnsi="Brill" w:cs="Brill"/>
        </w:rPr>
        <w:t>(2), 135067.</w:t>
      </w:r>
      <w:commentRangeEnd w:id="5709"/>
      <w:r w:rsidR="00E81C0F">
        <w:rPr>
          <w:rStyle w:val="Odwoaniedokomentarza"/>
          <w:lang w:val="en-AU"/>
        </w:rPr>
        <w:commentReference w:id="5709"/>
      </w:r>
      <w:commentRangeEnd w:id="5710"/>
      <w:r w:rsidR="006C0655">
        <w:rPr>
          <w:rStyle w:val="Odwoaniedokomentarza"/>
          <w:lang w:val="en-AU"/>
        </w:rPr>
        <w:commentReference w:id="5710"/>
      </w:r>
      <w:commentRangeEnd w:id="5711"/>
      <w:r w:rsidR="00371F1A">
        <w:rPr>
          <w:rStyle w:val="Odwoaniedokomentarza"/>
          <w:lang w:val="en-AU"/>
        </w:rPr>
        <w:commentReference w:id="5711"/>
      </w:r>
    </w:p>
    <w:p w14:paraId="350780EF" w14:textId="698FA532" w:rsidR="00CB3FC9" w:rsidRPr="00C66272" w:rsidDel="00F32E05" w:rsidRDefault="00C55FA1">
      <w:pPr>
        <w:spacing w:line="360" w:lineRule="auto"/>
        <w:ind w:left="426" w:hanging="426"/>
        <w:jc w:val="both"/>
        <w:rPr>
          <w:del w:id="5712" w:author="Autor"/>
          <w:rFonts w:ascii="Brill" w:eastAsia="Brill" w:hAnsi="Brill" w:cs="Brill"/>
        </w:rPr>
      </w:pPr>
      <w:commentRangeStart w:id="5713"/>
      <w:commentRangeStart w:id="5714"/>
      <w:del w:id="5715" w:author="Autor">
        <w:r w:rsidRPr="00C66272" w:rsidDel="00F32E05">
          <w:rPr>
            <w:rFonts w:ascii="Brill" w:eastAsia="Brill" w:hAnsi="Brill" w:cs="Brill"/>
          </w:rPr>
          <w:delText xml:space="preserve">Sousa, J., &amp; Fernandes, A. (2012). Metamorfoses da cidade portuária: Transformações da relação entre o porto e a cidade de Lisboa. </w:delText>
        </w:r>
        <w:r w:rsidRPr="00C66272" w:rsidDel="00F32E05">
          <w:rPr>
            <w:rFonts w:ascii="Brill" w:eastAsia="Brill" w:hAnsi="Brill" w:cs="Brill"/>
            <w:i/>
          </w:rPr>
          <w:delText>Confins,</w:delText>
        </w:r>
        <w:r w:rsidRPr="00C66272" w:rsidDel="00F32E05">
          <w:rPr>
            <w:rFonts w:ascii="Brill" w:eastAsia="Brill" w:hAnsi="Brill" w:cs="Brill"/>
          </w:rPr>
          <w:delText xml:space="preserve"> </w:delText>
        </w:r>
        <w:r w:rsidRPr="00C66272" w:rsidDel="00F32E05">
          <w:rPr>
            <w:rFonts w:ascii="Brill" w:eastAsia="Brill" w:hAnsi="Brill" w:cs="Brill"/>
            <w:i/>
          </w:rPr>
          <w:delText>Revue franco-brésilienne de géographie</w:delText>
        </w:r>
        <w:r w:rsidRPr="00C66272" w:rsidDel="00F32E05">
          <w:rPr>
            <w:rFonts w:ascii="Brill" w:eastAsia="Brill" w:hAnsi="Brill" w:cs="Brill"/>
          </w:rPr>
          <w:delText>, 15.</w:delText>
        </w:r>
        <w:commentRangeEnd w:id="5713"/>
        <w:r w:rsidR="00C1073E" w:rsidDel="00F32E05">
          <w:rPr>
            <w:rStyle w:val="Odwoaniedokomentarza"/>
            <w:lang w:val="en-AU"/>
          </w:rPr>
          <w:commentReference w:id="5713"/>
        </w:r>
        <w:commentRangeEnd w:id="5714"/>
        <w:r w:rsidR="00371F1A" w:rsidDel="00F32E05">
          <w:rPr>
            <w:rStyle w:val="Odwoaniedokomentarza"/>
            <w:lang w:val="en-AU"/>
          </w:rPr>
          <w:commentReference w:id="5714"/>
        </w:r>
      </w:del>
    </w:p>
    <w:p w14:paraId="350780F0" w14:textId="57433C32" w:rsidR="00CB3FC9" w:rsidRPr="00C66272" w:rsidRDefault="00C55FA1">
      <w:pPr>
        <w:pBdr>
          <w:top w:val="nil"/>
          <w:left w:val="nil"/>
          <w:bottom w:val="nil"/>
          <w:right w:val="nil"/>
          <w:between w:val="nil"/>
        </w:pBdr>
        <w:spacing w:line="360" w:lineRule="auto"/>
        <w:ind w:left="426" w:hanging="426"/>
        <w:jc w:val="both"/>
        <w:rPr>
          <w:rFonts w:ascii="Brill" w:eastAsia="Brill" w:hAnsi="Brill" w:cs="Brill"/>
          <w:color w:val="000000"/>
        </w:rPr>
      </w:pPr>
      <w:commentRangeStart w:id="5716"/>
      <w:commentRangeStart w:id="5717"/>
      <w:r w:rsidRPr="00C66272">
        <w:rPr>
          <w:rFonts w:ascii="Brill" w:eastAsia="Brill" w:hAnsi="Brill" w:cs="Brill"/>
          <w:color w:val="000000"/>
        </w:rPr>
        <w:t>United Nations</w:t>
      </w:r>
      <w:ins w:id="5718" w:author="Autor">
        <w:r w:rsidR="00C1073E">
          <w:rPr>
            <w:rFonts w:ascii="Brill" w:eastAsia="Brill" w:hAnsi="Brill" w:cs="Brill"/>
            <w:color w:val="000000"/>
          </w:rPr>
          <w:t>.</w:t>
        </w:r>
      </w:ins>
      <w:r w:rsidRPr="00C66272">
        <w:rPr>
          <w:rFonts w:ascii="Brill" w:eastAsia="Brill" w:hAnsi="Brill" w:cs="Brill"/>
          <w:color w:val="000000"/>
        </w:rPr>
        <w:t xml:space="preserve"> (2017). </w:t>
      </w:r>
      <w:r w:rsidRPr="00C66272">
        <w:rPr>
          <w:rFonts w:ascii="Brill" w:eastAsia="Brill" w:hAnsi="Brill" w:cs="Brill"/>
          <w:i/>
          <w:color w:val="000000"/>
        </w:rPr>
        <w:t>Habitat III. The New Urban Agenda</w:t>
      </w:r>
      <w:r w:rsidRPr="00C66272">
        <w:rPr>
          <w:rFonts w:ascii="Brill" w:eastAsia="Brill" w:hAnsi="Brill" w:cs="Brill"/>
          <w:color w:val="000000"/>
        </w:rPr>
        <w:t xml:space="preserve">. Retrieved from: </w:t>
      </w:r>
      <w:r w:rsidRPr="00C66272">
        <w:rPr>
          <w:rFonts w:ascii="Brill" w:eastAsia="Brill" w:hAnsi="Brill" w:cs="Brill"/>
          <w:i/>
          <w:color w:val="565659"/>
        </w:rPr>
        <w:t>http</w:t>
      </w:r>
      <w:r w:rsidRPr="00C66272">
        <w:rPr>
          <w:rFonts w:ascii="Brill" w:eastAsia="Brill" w:hAnsi="Brill" w:cs="Brill"/>
          <w:color w:val="565659"/>
        </w:rPr>
        <w:t>:</w:t>
      </w:r>
      <w:r w:rsidRPr="00C66272">
        <w:rPr>
          <w:rFonts w:ascii="Brill" w:eastAsia="Brill" w:hAnsi="Brill" w:cs="Brill"/>
          <w:i/>
          <w:color w:val="565659"/>
        </w:rPr>
        <w:t xml:space="preserve">// habitat3.org/the-new-urban-agenda/ </w:t>
      </w:r>
      <w:commentRangeEnd w:id="5716"/>
      <w:r w:rsidR="00C1073E">
        <w:rPr>
          <w:rStyle w:val="Odwoaniedokomentarza"/>
          <w:lang w:val="en-AU"/>
        </w:rPr>
        <w:commentReference w:id="5716"/>
      </w:r>
      <w:commentRangeEnd w:id="5717"/>
      <w:r w:rsidR="00C13FB1">
        <w:rPr>
          <w:rStyle w:val="Odwoaniedokomentarza"/>
          <w:lang w:val="en-AU"/>
        </w:rPr>
        <w:commentReference w:id="5717"/>
      </w:r>
    </w:p>
    <w:p w14:paraId="350780F1" w14:textId="77777777" w:rsidR="00CB3FC9" w:rsidRPr="00C66272" w:rsidRDefault="00C55FA1">
      <w:pPr>
        <w:spacing w:line="360" w:lineRule="auto"/>
        <w:ind w:left="426" w:hanging="426"/>
        <w:jc w:val="both"/>
        <w:rPr>
          <w:rFonts w:ascii="Brill" w:eastAsia="Brill" w:hAnsi="Brill" w:cs="Brill"/>
        </w:rPr>
      </w:pPr>
      <w:commentRangeStart w:id="5719"/>
      <w:commentRangeStart w:id="5720"/>
      <w:r w:rsidRPr="00C66272">
        <w:rPr>
          <w:rFonts w:ascii="Brill" w:eastAsia="Brill" w:hAnsi="Brill" w:cs="Brill"/>
        </w:rPr>
        <w:t xml:space="preserve">Verhoeven, P. (2009), European ports policy: Meeting contemporary governance challenges, </w:t>
      </w:r>
      <w:r w:rsidRPr="00C66272">
        <w:rPr>
          <w:rFonts w:ascii="Brill" w:eastAsia="Brill" w:hAnsi="Brill" w:cs="Brill"/>
          <w:i/>
        </w:rPr>
        <w:t>Maritime Policy and Management</w:t>
      </w:r>
      <w:r w:rsidRPr="00C66272">
        <w:rPr>
          <w:rFonts w:ascii="Brill" w:eastAsia="Brill" w:hAnsi="Brill" w:cs="Brill"/>
        </w:rPr>
        <w:t>, 36(1), 79-101.</w:t>
      </w:r>
      <w:commentRangeEnd w:id="5719"/>
      <w:r w:rsidR="00C1073E">
        <w:rPr>
          <w:rStyle w:val="Odwoaniedokomentarza"/>
          <w:lang w:val="en-AU"/>
        </w:rPr>
        <w:commentReference w:id="5719"/>
      </w:r>
      <w:commentRangeEnd w:id="5720"/>
      <w:r w:rsidR="00C13FB1">
        <w:rPr>
          <w:rStyle w:val="Odwoaniedokomentarza"/>
          <w:lang w:val="en-AU"/>
        </w:rPr>
        <w:commentReference w:id="5720"/>
      </w:r>
    </w:p>
    <w:p w14:paraId="350780F2" w14:textId="52CC250A"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 von </w:t>
      </w:r>
      <w:proofErr w:type="spellStart"/>
      <w:r w:rsidRPr="00C66272">
        <w:rPr>
          <w:rFonts w:ascii="Brill" w:eastAsia="Brill" w:hAnsi="Brill" w:cs="Brill"/>
        </w:rPr>
        <w:t>Thunen</w:t>
      </w:r>
      <w:proofErr w:type="spellEnd"/>
      <w:r w:rsidRPr="00C66272">
        <w:rPr>
          <w:rFonts w:ascii="Brill" w:eastAsia="Brill" w:hAnsi="Brill" w:cs="Brill"/>
        </w:rPr>
        <w:t>, J. (</w:t>
      </w:r>
      <w:del w:id="5721" w:author="Autor">
        <w:r w:rsidRPr="00C66272" w:rsidDel="004935B3">
          <w:rPr>
            <w:rFonts w:ascii="Brill" w:eastAsia="Brill" w:hAnsi="Brill" w:cs="Brill"/>
          </w:rPr>
          <w:delText>1926</w:delText>
        </w:r>
      </w:del>
      <w:ins w:id="5722" w:author="Autor">
        <w:r w:rsidR="004935B3" w:rsidRPr="00C66272">
          <w:rPr>
            <w:rFonts w:ascii="Brill" w:eastAsia="Brill" w:hAnsi="Brill" w:cs="Brill"/>
          </w:rPr>
          <w:t>1</w:t>
        </w:r>
        <w:r w:rsidR="004935B3">
          <w:rPr>
            <w:rFonts w:ascii="Brill" w:eastAsia="Brill" w:hAnsi="Brill" w:cs="Brill"/>
          </w:rPr>
          <w:t>8</w:t>
        </w:r>
        <w:r w:rsidR="004935B3" w:rsidRPr="00C66272">
          <w:rPr>
            <w:rFonts w:ascii="Brill" w:eastAsia="Brill" w:hAnsi="Brill" w:cs="Brill"/>
          </w:rPr>
          <w:t>26</w:t>
        </w:r>
      </w:ins>
      <w:r w:rsidRPr="00C66272">
        <w:rPr>
          <w:rFonts w:ascii="Brill" w:eastAsia="Brill" w:hAnsi="Brill" w:cs="Brill"/>
        </w:rPr>
        <w:t xml:space="preserve">), </w:t>
      </w:r>
      <w:r w:rsidRPr="00C66272">
        <w:rPr>
          <w:rFonts w:ascii="Brill" w:eastAsia="Brill" w:hAnsi="Brill" w:cs="Brill"/>
          <w:i/>
        </w:rPr>
        <w:t>Isolated State</w:t>
      </w:r>
      <w:r w:rsidRPr="00C66272">
        <w:rPr>
          <w:rFonts w:ascii="Brill" w:eastAsia="Brill" w:hAnsi="Brill" w:cs="Brill"/>
        </w:rPr>
        <w:t>, Wartenberg, C. (trans), New York Pergamon Press, 1966.</w:t>
      </w:r>
    </w:p>
    <w:p w14:paraId="350780F3" w14:textId="77777777" w:rsidR="00CB3FC9" w:rsidRPr="00C66272" w:rsidRDefault="00C55FA1">
      <w:pPr>
        <w:spacing w:line="360" w:lineRule="auto"/>
        <w:ind w:left="426" w:hanging="426"/>
        <w:jc w:val="both"/>
        <w:rPr>
          <w:rFonts w:ascii="Brill" w:eastAsia="Brill" w:hAnsi="Brill" w:cs="Brill"/>
        </w:rPr>
      </w:pPr>
      <w:commentRangeStart w:id="5723"/>
      <w:commentRangeStart w:id="5724"/>
      <w:r w:rsidRPr="00C66272">
        <w:rPr>
          <w:rFonts w:ascii="Brill" w:eastAsia="Brill" w:hAnsi="Brill" w:cs="Brill"/>
        </w:rPr>
        <w:t xml:space="preserve">Wagner, N. (2019), Sustainability in Port Cities - A Bibliometric Approach, </w:t>
      </w:r>
      <w:r w:rsidRPr="00C66272">
        <w:rPr>
          <w:rFonts w:ascii="Brill" w:eastAsia="Brill" w:hAnsi="Brill" w:cs="Brill"/>
          <w:i/>
        </w:rPr>
        <w:t>Transportation Research Procedia</w:t>
      </w:r>
      <w:r w:rsidRPr="00C66272">
        <w:rPr>
          <w:rFonts w:ascii="Brill" w:eastAsia="Brill" w:hAnsi="Brill" w:cs="Brill"/>
        </w:rPr>
        <w:t xml:space="preserve">, 39, 587-596. </w:t>
      </w:r>
      <w:commentRangeEnd w:id="5723"/>
      <w:r w:rsidR="00297BA3">
        <w:rPr>
          <w:rStyle w:val="Odwoaniedokomentarza"/>
          <w:lang w:val="en-AU"/>
        </w:rPr>
        <w:commentReference w:id="5723"/>
      </w:r>
      <w:commentRangeEnd w:id="5724"/>
      <w:r w:rsidR="009D2028">
        <w:rPr>
          <w:rStyle w:val="Odwoaniedokomentarza"/>
          <w:lang w:val="en-AU"/>
        </w:rPr>
        <w:commentReference w:id="5724"/>
      </w:r>
    </w:p>
    <w:p w14:paraId="350780F4" w14:textId="77777777" w:rsidR="00CB3FC9" w:rsidRPr="00C66272" w:rsidRDefault="00C55FA1">
      <w:pPr>
        <w:spacing w:line="360" w:lineRule="auto"/>
        <w:ind w:left="426" w:hanging="426"/>
        <w:jc w:val="both"/>
        <w:rPr>
          <w:rFonts w:ascii="Brill" w:eastAsia="Brill" w:hAnsi="Brill" w:cs="Brill"/>
        </w:rPr>
      </w:pPr>
      <w:r w:rsidRPr="00C66272">
        <w:rPr>
          <w:rFonts w:ascii="Brill" w:eastAsia="Brill" w:hAnsi="Brill" w:cs="Brill"/>
        </w:rPr>
        <w:t xml:space="preserve"> </w:t>
      </w:r>
      <w:commentRangeStart w:id="5725"/>
      <w:commentRangeStart w:id="5726"/>
      <w:r w:rsidRPr="00C66272">
        <w:rPr>
          <w:rFonts w:ascii="Brill" w:eastAsia="Brill" w:hAnsi="Brill" w:cs="Brill"/>
        </w:rPr>
        <w:t xml:space="preserve">Wingo, L. (1961), </w:t>
      </w:r>
      <w:r w:rsidRPr="00C66272">
        <w:rPr>
          <w:rFonts w:ascii="Brill" w:eastAsia="Brill" w:hAnsi="Brill" w:cs="Brill"/>
          <w:i/>
        </w:rPr>
        <w:t>Transportation and Urban Land</w:t>
      </w:r>
      <w:r w:rsidRPr="00C66272">
        <w:rPr>
          <w:rFonts w:ascii="Brill" w:eastAsia="Brill" w:hAnsi="Brill" w:cs="Brill"/>
        </w:rPr>
        <w:t>, Washington:, Resources for the Future.</w:t>
      </w:r>
      <w:commentRangeEnd w:id="5725"/>
      <w:r w:rsidR="00297BA3">
        <w:rPr>
          <w:rStyle w:val="Odwoaniedokomentarza"/>
          <w:lang w:val="en-AU"/>
        </w:rPr>
        <w:commentReference w:id="5725"/>
      </w:r>
      <w:commentRangeEnd w:id="5726"/>
      <w:r w:rsidR="009D2028">
        <w:rPr>
          <w:rStyle w:val="Odwoaniedokomentarza"/>
          <w:lang w:val="en-AU"/>
        </w:rPr>
        <w:commentReference w:id="5726"/>
      </w:r>
    </w:p>
    <w:p w14:paraId="350780F5" w14:textId="77777777" w:rsidR="00CB3FC9" w:rsidRPr="00C66272" w:rsidRDefault="00C55FA1">
      <w:pPr>
        <w:spacing w:line="360" w:lineRule="auto"/>
        <w:ind w:left="426" w:hanging="426"/>
        <w:jc w:val="both"/>
        <w:rPr>
          <w:rFonts w:ascii="Brill" w:eastAsia="Brill" w:hAnsi="Brill" w:cs="Brill"/>
        </w:rPr>
      </w:pPr>
      <w:commentRangeStart w:id="5727"/>
      <w:commentRangeStart w:id="5728"/>
      <w:r w:rsidRPr="00C66272">
        <w:rPr>
          <w:rFonts w:ascii="Brill" w:eastAsia="Brill" w:hAnsi="Brill" w:cs="Brill"/>
        </w:rPr>
        <w:t xml:space="preserve"> Zheng, X. (1990), The spatial structure of hierarchical inter-urban systems: equilibrium and optimum, </w:t>
      </w:r>
      <w:r w:rsidRPr="00C66272">
        <w:rPr>
          <w:rFonts w:ascii="Brill" w:eastAsia="Brill" w:hAnsi="Brill" w:cs="Brill"/>
          <w:i/>
        </w:rPr>
        <w:t>Journal of Regional Science</w:t>
      </w:r>
      <w:r w:rsidRPr="00C66272">
        <w:rPr>
          <w:rFonts w:ascii="Brill" w:eastAsia="Brill" w:hAnsi="Brill" w:cs="Brill"/>
        </w:rPr>
        <w:t>, 30, 375-392.</w:t>
      </w:r>
      <w:commentRangeEnd w:id="5727"/>
      <w:r w:rsidR="00297BA3">
        <w:rPr>
          <w:rStyle w:val="Odwoaniedokomentarza"/>
          <w:lang w:val="en-AU"/>
        </w:rPr>
        <w:commentReference w:id="5727"/>
      </w:r>
      <w:commentRangeEnd w:id="5728"/>
      <w:r w:rsidR="00475D6D">
        <w:rPr>
          <w:rStyle w:val="Odwoaniedokomentarza"/>
          <w:lang w:val="en-AU"/>
        </w:rPr>
        <w:commentReference w:id="5728"/>
      </w:r>
    </w:p>
    <w:p w14:paraId="350780F6" w14:textId="77777777" w:rsidR="00CB3FC9" w:rsidRPr="00C66272" w:rsidRDefault="00C55FA1" w:rsidP="00E70F84">
      <w:pPr>
        <w:ind w:left="567" w:hanging="567"/>
        <w:rPr>
          <w:rFonts w:ascii="Brill" w:eastAsia="Brill" w:hAnsi="Brill" w:cs="Brill"/>
          <w:color w:val="000000"/>
          <w:sz w:val="22"/>
          <w:szCs w:val="22"/>
        </w:rPr>
        <w:pPrChange w:id="5729" w:author="Autor">
          <w:pPr/>
        </w:pPrChange>
      </w:pPr>
      <w:r w:rsidRPr="00C66272">
        <w:rPr>
          <w:rFonts w:ascii="Brill" w:hAnsi="Brill"/>
        </w:rPr>
        <w:br w:type="page"/>
      </w:r>
    </w:p>
    <w:p w14:paraId="350780F7" w14:textId="1D8F7EDB" w:rsidR="00CB3FC9" w:rsidRPr="00C66272" w:rsidRDefault="00C55FA1">
      <w:pPr>
        <w:spacing w:line="360" w:lineRule="auto"/>
        <w:jc w:val="both"/>
        <w:rPr>
          <w:rFonts w:ascii="Brill" w:eastAsia="Brill" w:hAnsi="Brill" w:cs="Brill"/>
          <w:b/>
          <w:color w:val="000000"/>
          <w:sz w:val="28"/>
          <w:szCs w:val="28"/>
        </w:rPr>
      </w:pPr>
      <w:r w:rsidRPr="00C66272">
        <w:rPr>
          <w:rFonts w:ascii="Brill" w:eastAsia="Brill" w:hAnsi="Brill" w:cs="Brill"/>
          <w:b/>
          <w:color w:val="000000"/>
          <w:sz w:val="28"/>
          <w:szCs w:val="28"/>
        </w:rPr>
        <w:lastRenderedPageBreak/>
        <w:t>Conclusion</w:t>
      </w:r>
      <w:ins w:id="5730" w:author="Autor">
        <w:r w:rsidR="00297BA3">
          <w:rPr>
            <w:rFonts w:ascii="Brill" w:eastAsia="Brill" w:hAnsi="Brill" w:cs="Brill"/>
            <w:b/>
            <w:color w:val="000000"/>
            <w:sz w:val="28"/>
            <w:szCs w:val="28"/>
          </w:rPr>
          <w:t>:</w:t>
        </w:r>
      </w:ins>
      <w:del w:id="5731" w:author="Autor">
        <w:r w:rsidRPr="00C66272" w:rsidDel="00297BA3">
          <w:rPr>
            <w:rFonts w:ascii="Brill" w:eastAsia="Brill" w:hAnsi="Brill" w:cs="Brill"/>
            <w:b/>
            <w:color w:val="000000"/>
            <w:sz w:val="28"/>
            <w:szCs w:val="28"/>
          </w:rPr>
          <w:delText>.</w:delText>
        </w:r>
      </w:del>
      <w:r w:rsidRPr="00C66272">
        <w:rPr>
          <w:rFonts w:ascii="Brill" w:eastAsia="Brill" w:hAnsi="Brill" w:cs="Brill"/>
          <w:b/>
          <w:color w:val="000000"/>
          <w:sz w:val="28"/>
          <w:szCs w:val="28"/>
        </w:rPr>
        <w:t xml:space="preserve"> Duality of hustle and bustle</w:t>
      </w:r>
    </w:p>
    <w:p w14:paraId="074E8EB1" w14:textId="77777777" w:rsidR="00F62668" w:rsidRDefault="00F62668">
      <w:pPr>
        <w:jc w:val="both"/>
        <w:rPr>
          <w:rFonts w:ascii="Brill" w:eastAsia="Brill" w:hAnsi="Brill" w:cs="Brill"/>
          <w:i/>
        </w:rPr>
      </w:pPr>
    </w:p>
    <w:p w14:paraId="350780F8" w14:textId="14B538BE" w:rsidR="00CB3FC9" w:rsidRPr="00C66272" w:rsidRDefault="00C55FA1">
      <w:pPr>
        <w:jc w:val="both"/>
        <w:rPr>
          <w:rFonts w:ascii="Brill" w:eastAsia="Brill" w:hAnsi="Brill" w:cs="Brill"/>
          <w:i/>
        </w:rPr>
      </w:pPr>
      <w:r w:rsidRPr="00C66272">
        <w:rPr>
          <w:rFonts w:ascii="Brill" w:eastAsia="Brill" w:hAnsi="Brill" w:cs="Brill"/>
          <w:i/>
        </w:rPr>
        <w:t>Robert Bartłomiejski</w:t>
      </w:r>
    </w:p>
    <w:p w14:paraId="350780F9" w14:textId="77777777" w:rsidR="00CB3FC9" w:rsidRPr="00C66272" w:rsidRDefault="00C55FA1">
      <w:pPr>
        <w:jc w:val="both"/>
        <w:rPr>
          <w:rFonts w:ascii="Brill" w:eastAsia="Brill" w:hAnsi="Brill" w:cs="Brill"/>
        </w:rPr>
      </w:pPr>
      <w:r w:rsidRPr="00C66272">
        <w:rPr>
          <w:rFonts w:ascii="Brill" w:eastAsia="Brill" w:hAnsi="Brill" w:cs="Brill"/>
        </w:rPr>
        <w:t>(University of Szczecin)</w:t>
      </w:r>
    </w:p>
    <w:p w14:paraId="350780FA" w14:textId="77777777" w:rsidR="00CB3FC9" w:rsidRPr="00C66272" w:rsidRDefault="00CB3FC9">
      <w:pPr>
        <w:jc w:val="both"/>
        <w:rPr>
          <w:rFonts w:ascii="Brill" w:eastAsia="Brill" w:hAnsi="Brill" w:cs="Brill"/>
          <w:i/>
        </w:rPr>
      </w:pPr>
    </w:p>
    <w:p w14:paraId="350780FB" w14:textId="77777777" w:rsidR="00CB3FC9" w:rsidRPr="004935B3" w:rsidRDefault="00C55FA1">
      <w:pPr>
        <w:jc w:val="both"/>
        <w:rPr>
          <w:rFonts w:ascii="Brill" w:eastAsia="Brill" w:hAnsi="Brill" w:cs="Brill"/>
          <w:i/>
          <w:lang w:val="pl-PL"/>
        </w:rPr>
      </w:pPr>
      <w:r w:rsidRPr="004935B3">
        <w:rPr>
          <w:rFonts w:ascii="Brill" w:eastAsia="Brill" w:hAnsi="Brill" w:cs="Brill"/>
          <w:i/>
          <w:lang w:val="pl-PL"/>
        </w:rPr>
        <w:t>Maciej Kowalewski</w:t>
      </w:r>
    </w:p>
    <w:p w14:paraId="350780FC" w14:textId="77777777" w:rsidR="00CB3FC9" w:rsidRPr="004935B3" w:rsidRDefault="00C55FA1">
      <w:pPr>
        <w:jc w:val="both"/>
        <w:rPr>
          <w:rFonts w:ascii="Brill" w:eastAsia="Brill" w:hAnsi="Brill" w:cs="Brill"/>
          <w:lang w:val="pl-PL"/>
        </w:rPr>
      </w:pPr>
      <w:r w:rsidRPr="004935B3">
        <w:rPr>
          <w:rFonts w:ascii="Brill" w:eastAsia="Brill" w:hAnsi="Brill" w:cs="Brill"/>
          <w:lang w:val="pl-PL"/>
        </w:rPr>
        <w:t>(University of Szczecin)</w:t>
      </w:r>
    </w:p>
    <w:p w14:paraId="350780FD" w14:textId="77777777" w:rsidR="00CB3FC9" w:rsidRPr="004935B3" w:rsidRDefault="00CB3FC9">
      <w:pPr>
        <w:jc w:val="both"/>
        <w:rPr>
          <w:rFonts w:ascii="Brill" w:eastAsia="Brill" w:hAnsi="Brill" w:cs="Brill"/>
          <w:i/>
          <w:lang w:val="pl-PL"/>
        </w:rPr>
      </w:pPr>
    </w:p>
    <w:p w14:paraId="350780FE" w14:textId="77777777" w:rsidR="00CB3FC9" w:rsidRPr="00C66272" w:rsidRDefault="00C55FA1">
      <w:pPr>
        <w:jc w:val="both"/>
        <w:rPr>
          <w:rFonts w:ascii="Brill" w:eastAsia="Brill" w:hAnsi="Brill" w:cs="Brill"/>
          <w:i/>
        </w:rPr>
      </w:pPr>
      <w:r w:rsidRPr="00C66272">
        <w:rPr>
          <w:rFonts w:ascii="Brill" w:eastAsia="Brill" w:hAnsi="Brill" w:cs="Brill"/>
          <w:i/>
        </w:rPr>
        <w:t>Carola Hein</w:t>
      </w:r>
    </w:p>
    <w:p w14:paraId="350780FF" w14:textId="51802349" w:rsidR="00CB3FC9" w:rsidRPr="00C66272" w:rsidRDefault="00C55FA1">
      <w:pPr>
        <w:jc w:val="both"/>
        <w:rPr>
          <w:rFonts w:ascii="Brill" w:eastAsia="Brill" w:hAnsi="Brill" w:cs="Brill"/>
        </w:rPr>
      </w:pPr>
      <w:r w:rsidRPr="00C66272">
        <w:rPr>
          <w:rFonts w:ascii="Brill" w:eastAsia="Brill" w:hAnsi="Brill" w:cs="Brill"/>
        </w:rPr>
        <w:t>(</w:t>
      </w:r>
      <w:r w:rsidR="00F62668">
        <w:rPr>
          <w:rFonts w:ascii="Brill" w:eastAsia="Brill" w:hAnsi="Brill" w:cs="Brill"/>
        </w:rPr>
        <w:t>Delft university of Technology</w:t>
      </w:r>
      <w:r w:rsidRPr="00C66272">
        <w:rPr>
          <w:rFonts w:ascii="Brill" w:eastAsia="Brill" w:hAnsi="Brill" w:cs="Brill"/>
        </w:rPr>
        <w:t>)</w:t>
      </w:r>
    </w:p>
    <w:p w14:paraId="35078100" w14:textId="77777777" w:rsidR="00CB3FC9" w:rsidRPr="00C66272" w:rsidRDefault="00CB3FC9">
      <w:pPr>
        <w:spacing w:line="360" w:lineRule="auto"/>
        <w:jc w:val="both"/>
        <w:rPr>
          <w:rFonts w:ascii="Brill" w:eastAsia="Brill" w:hAnsi="Brill" w:cs="Brill"/>
          <w:b/>
          <w:color w:val="000000"/>
        </w:rPr>
      </w:pPr>
    </w:p>
    <w:p w14:paraId="35078101" w14:textId="30D38DA9" w:rsidR="00CB3FC9" w:rsidRPr="00C66272" w:rsidRDefault="00F4580F">
      <w:pPr>
        <w:spacing w:line="360" w:lineRule="auto"/>
        <w:ind w:firstLine="720"/>
        <w:jc w:val="both"/>
        <w:rPr>
          <w:rFonts w:ascii="Brill" w:eastAsia="Brill" w:hAnsi="Brill" w:cs="Brill"/>
          <w:color w:val="000000"/>
        </w:rPr>
      </w:pPr>
      <w:r w:rsidRPr="00C66272">
        <w:rPr>
          <w:rFonts w:ascii="Brill" w:eastAsia="Brill" w:hAnsi="Brill" w:cs="Brill"/>
          <w:color w:val="000000"/>
        </w:rPr>
        <w:t>I</w:t>
      </w:r>
      <w:r w:rsidR="00C55FA1" w:rsidRPr="00C66272">
        <w:rPr>
          <w:rFonts w:ascii="Brill" w:eastAsia="Brill" w:hAnsi="Brill" w:cs="Brill"/>
          <w:color w:val="000000"/>
        </w:rPr>
        <w:t xml:space="preserve">t appears that there is a duality </w:t>
      </w:r>
      <w:r w:rsidR="003E6B4D" w:rsidRPr="00C66272">
        <w:rPr>
          <w:rFonts w:ascii="Brill" w:eastAsia="Brill" w:hAnsi="Brill" w:cs="Brill"/>
          <w:color w:val="000000"/>
        </w:rPr>
        <w:t>to</w:t>
      </w:r>
      <w:r w:rsidR="00C55FA1" w:rsidRPr="00C66272">
        <w:rPr>
          <w:rFonts w:ascii="Brill" w:eastAsia="Brill" w:hAnsi="Brill" w:cs="Brill"/>
          <w:color w:val="000000"/>
        </w:rPr>
        <w:t xml:space="preserve"> hustle and bustle: it is a hybrid of machinery and beehive. On the one hand, port spaces </w:t>
      </w:r>
      <w:r w:rsidR="00312910" w:rsidRPr="00C66272">
        <w:rPr>
          <w:rFonts w:ascii="Brill" w:eastAsia="Brill" w:hAnsi="Brill" w:cs="Brill"/>
          <w:color w:val="000000"/>
        </w:rPr>
        <w:t>offer an</w:t>
      </w:r>
      <w:r w:rsidR="00C55FA1" w:rsidRPr="00C66272">
        <w:rPr>
          <w:rFonts w:ascii="Brill" w:eastAsia="Brill" w:hAnsi="Brill" w:cs="Brill"/>
          <w:color w:val="000000"/>
        </w:rPr>
        <w:t xml:space="preserve"> invigorating spirit, energy, </w:t>
      </w:r>
      <w:r w:rsidR="00D874AC" w:rsidRPr="00C66272">
        <w:rPr>
          <w:rFonts w:ascii="Brill" w:eastAsia="Brill" w:hAnsi="Brill" w:cs="Brill"/>
          <w:color w:val="000000"/>
        </w:rPr>
        <w:t xml:space="preserve">and </w:t>
      </w:r>
      <w:r w:rsidR="00312910" w:rsidRPr="00C66272">
        <w:rPr>
          <w:rFonts w:ascii="Brill" w:eastAsia="Brill" w:hAnsi="Brill" w:cs="Brill"/>
          <w:color w:val="000000"/>
        </w:rPr>
        <w:t xml:space="preserve">a </w:t>
      </w:r>
      <w:r w:rsidR="00C55FA1" w:rsidRPr="00C66272">
        <w:rPr>
          <w:rFonts w:ascii="Brill" w:eastAsia="Brill" w:hAnsi="Brill" w:cs="Brill"/>
          <w:color w:val="000000"/>
        </w:rPr>
        <w:t xml:space="preserve">creative (if somewhat chaotic) atmosphere, where many people are moving around and doing things. The hustle and bustle understood in this way refers to the hectic pace of modern life, where people are constantly moving and perhaps have too little time to rest or relax. The expression can be used to describe a situation or environment that is lively and exciting but can also be overwhelming or stressful. On the other hand, hustle and bustle </w:t>
      </w:r>
      <w:r w:rsidR="00861AD9" w:rsidRPr="00C66272">
        <w:rPr>
          <w:rFonts w:ascii="Brill" w:eastAsia="Brill" w:hAnsi="Brill" w:cs="Brill"/>
          <w:color w:val="000000"/>
        </w:rPr>
        <w:t xml:space="preserve">describe an </w:t>
      </w:r>
      <w:r w:rsidR="00C55FA1" w:rsidRPr="00C66272">
        <w:rPr>
          <w:rFonts w:ascii="Brill" w:eastAsia="Brill" w:hAnsi="Brill" w:cs="Brill"/>
          <w:color w:val="000000"/>
        </w:rPr>
        <w:t>intensity of noise, traffic, and accumulati</w:t>
      </w:r>
      <w:r w:rsidR="00861AD9" w:rsidRPr="00C66272">
        <w:rPr>
          <w:rFonts w:ascii="Brill" w:eastAsia="Brill" w:hAnsi="Brill" w:cs="Brill"/>
          <w:color w:val="000000"/>
        </w:rPr>
        <w:t xml:space="preserve">ng </w:t>
      </w:r>
      <w:r w:rsidR="00C55FA1" w:rsidRPr="00C66272">
        <w:rPr>
          <w:rFonts w:ascii="Brill" w:eastAsia="Brill" w:hAnsi="Brill" w:cs="Brill"/>
          <w:color w:val="000000"/>
        </w:rPr>
        <w:t>conflicting interests and conflicts</w:t>
      </w:r>
      <w:r w:rsidR="00D57D4A" w:rsidRPr="00C66272">
        <w:rPr>
          <w:rFonts w:ascii="Brill" w:eastAsia="Brill" w:hAnsi="Brill" w:cs="Brill"/>
          <w:color w:val="000000"/>
        </w:rPr>
        <w:t xml:space="preserve"> – s</w:t>
      </w:r>
      <w:r w:rsidR="00C55FA1" w:rsidRPr="00C66272">
        <w:rPr>
          <w:rFonts w:ascii="Brill" w:eastAsia="Brill" w:hAnsi="Brill" w:cs="Brill"/>
          <w:color w:val="000000"/>
        </w:rPr>
        <w:t xml:space="preserve">omething we may need to escape from, wanting to get out of the </w:t>
      </w:r>
      <w:ins w:id="5732" w:author="Autor">
        <w:r w:rsidR="00F72258">
          <w:rPr>
            <w:rFonts w:ascii="Brill" w:eastAsia="Brill" w:hAnsi="Brill" w:cs="Brill"/>
            <w:i/>
            <w:color w:val="000000"/>
          </w:rPr>
          <w:t>c</w:t>
        </w:r>
      </w:ins>
      <w:del w:id="5733" w:author="Autor">
        <w:r w:rsidR="00C55FA1" w:rsidRPr="00C66272" w:rsidDel="00F72258">
          <w:rPr>
            <w:rFonts w:ascii="Brill" w:eastAsia="Brill" w:hAnsi="Brill" w:cs="Brill"/>
            <w:i/>
            <w:color w:val="000000"/>
          </w:rPr>
          <w:delText>c</w:delText>
        </w:r>
      </w:del>
      <w:r w:rsidR="00C55FA1" w:rsidRPr="00C66272">
        <w:rPr>
          <w:rFonts w:ascii="Brill" w:eastAsia="Brill" w:hAnsi="Brill" w:cs="Brill"/>
          <w:i/>
          <w:color w:val="000000"/>
        </w:rPr>
        <w:t>omfor</w:t>
      </w:r>
      <w:ins w:id="5734" w:author="Autor">
        <w:r w:rsidR="00F72258">
          <w:rPr>
            <w:rFonts w:ascii="Brill" w:eastAsia="Brill" w:hAnsi="Brill" w:cs="Brill"/>
            <w:i/>
            <w:color w:val="000000"/>
          </w:rPr>
          <w:t>t-</w:t>
        </w:r>
      </w:ins>
      <w:proofErr w:type="spellStart"/>
      <w:del w:id="5735" w:author="Autor">
        <w:r w:rsidR="00C55FA1" w:rsidRPr="00C66272" w:rsidDel="00F72258">
          <w:rPr>
            <w:rFonts w:ascii="Brill" w:eastAsia="Brill" w:hAnsi="Brill" w:cs="Brill"/>
            <w:i/>
            <w:color w:val="000000"/>
          </w:rPr>
          <w:delText>t-</w:delText>
        </w:r>
      </w:del>
      <w:r w:rsidR="00C55FA1" w:rsidRPr="00C66272">
        <w:rPr>
          <w:rFonts w:ascii="Brill" w:eastAsia="Brill" w:hAnsi="Brill" w:cs="Brill"/>
          <w:i/>
          <w:color w:val="000000"/>
        </w:rPr>
        <w:t>ocene</w:t>
      </w:r>
      <w:proofErr w:type="spellEnd"/>
      <w:r w:rsidR="00C55FA1" w:rsidRPr="00C66272">
        <w:rPr>
          <w:rFonts w:ascii="Brill" w:eastAsia="Brill" w:hAnsi="Brill" w:cs="Brill"/>
          <w:i/>
          <w:color w:val="000000"/>
        </w:rPr>
        <w:t xml:space="preserve"> </w:t>
      </w:r>
      <w:r w:rsidR="00C55FA1" w:rsidRPr="00C66272">
        <w:rPr>
          <w:rFonts w:ascii="Brill" w:eastAsia="Brill" w:hAnsi="Brill" w:cs="Brill"/>
          <w:color w:val="000000"/>
        </w:rPr>
        <w:t>trap (</w:t>
      </w:r>
      <w:r w:rsidR="00C55FA1" w:rsidRPr="00732913">
        <w:rPr>
          <w:rFonts w:ascii="Brill" w:eastAsia="Brill" w:hAnsi="Brill" w:cs="Brill"/>
          <w:color w:val="000000"/>
        </w:rPr>
        <w:t>Barber,</w:t>
      </w:r>
      <w:ins w:id="5736" w:author="Autor">
        <w:r w:rsidR="00F72258">
          <w:rPr>
            <w:rFonts w:ascii="Brill" w:eastAsia="Brill" w:hAnsi="Brill" w:cs="Brill"/>
            <w:color w:val="000000"/>
          </w:rPr>
          <w:t xml:space="preserve"> 2019;</w:t>
        </w:r>
      </w:ins>
      <w:r w:rsidR="00C55FA1" w:rsidRPr="00732913">
        <w:rPr>
          <w:rFonts w:ascii="Brill" w:eastAsia="Brill" w:hAnsi="Brill" w:cs="Brill"/>
          <w:color w:val="000000"/>
        </w:rPr>
        <w:t xml:space="preserve"> </w:t>
      </w:r>
      <w:commentRangeStart w:id="5737"/>
      <w:commentRangeStart w:id="5738"/>
      <w:commentRangeStart w:id="5739"/>
      <w:r w:rsidR="00C55FA1" w:rsidRPr="00732913">
        <w:rPr>
          <w:rFonts w:ascii="Brill" w:eastAsia="Brill" w:hAnsi="Brill" w:cs="Brill"/>
          <w:color w:val="000000"/>
        </w:rPr>
        <w:t>2020</w:t>
      </w:r>
      <w:commentRangeEnd w:id="5737"/>
      <w:r w:rsidR="00732913">
        <w:rPr>
          <w:rStyle w:val="Odwoaniedokomentarza"/>
          <w:lang w:val="en-AU"/>
        </w:rPr>
        <w:commentReference w:id="5737"/>
      </w:r>
      <w:commentRangeEnd w:id="5738"/>
      <w:r w:rsidR="00475D6D">
        <w:rPr>
          <w:rStyle w:val="Odwoaniedokomentarza"/>
          <w:lang w:val="en-AU"/>
        </w:rPr>
        <w:commentReference w:id="5738"/>
      </w:r>
      <w:commentRangeEnd w:id="5739"/>
      <w:r w:rsidR="00475D6D">
        <w:rPr>
          <w:rStyle w:val="Odwoaniedokomentarza"/>
          <w:lang w:val="en-AU"/>
        </w:rPr>
        <w:commentReference w:id="5739"/>
      </w:r>
      <w:r w:rsidR="00C55FA1" w:rsidRPr="00C66272">
        <w:rPr>
          <w:rFonts w:ascii="Brill" w:eastAsia="Brill" w:hAnsi="Brill" w:cs="Brill"/>
          <w:color w:val="000000"/>
        </w:rPr>
        <w:t>). The atmosphere of a living city requires enormous energy expenditure (light, heating, carbon footprint), building its position on the economic exploitation of the Global South. </w:t>
      </w:r>
    </w:p>
    <w:p w14:paraId="35078102" w14:textId="500F230F"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The double face of hustle and bustle thus manifests itself in the tension between the mechanical and the organic </w:t>
      </w:r>
      <w:ins w:id="5740" w:author="Autor">
        <w:r w:rsidR="000F2ADA" w:rsidRPr="00C66272">
          <w:rPr>
            <w:rFonts w:ascii="Brill" w:eastAsia="Brill" w:hAnsi="Brill" w:cs="Brill"/>
            <w:color w:val="000000"/>
          </w:rPr>
          <w:t>–</w:t>
        </w:r>
      </w:ins>
      <w:del w:id="5741" w:author="Autor">
        <w:r w:rsidRPr="00C66272" w:rsidDel="000F2ADA">
          <w:rPr>
            <w:rFonts w:ascii="Brill" w:eastAsia="Brill" w:hAnsi="Brill" w:cs="Brill"/>
            <w:color w:val="000000"/>
          </w:rPr>
          <w:delText>-</w:delText>
        </w:r>
      </w:del>
      <w:r w:rsidRPr="00C66272">
        <w:rPr>
          <w:rFonts w:ascii="Brill" w:eastAsia="Brill" w:hAnsi="Brill" w:cs="Brill"/>
          <w:color w:val="000000"/>
        </w:rPr>
        <w:t xml:space="preserve"> the sonic fabric of port cities is a combination of natural and anthropogenic elements. An excellent way to illustrate this mechanic-organic duality is </w:t>
      </w:r>
      <w:r w:rsidR="00554476" w:rsidRPr="00C66272">
        <w:rPr>
          <w:rFonts w:ascii="Brill" w:eastAsia="Brill" w:hAnsi="Brill" w:cs="Brill"/>
          <w:color w:val="000000"/>
        </w:rPr>
        <w:t xml:space="preserve">the </w:t>
      </w:r>
      <w:r w:rsidRPr="00C66272">
        <w:rPr>
          <w:rFonts w:ascii="Brill" w:eastAsia="Brill" w:hAnsi="Brill" w:cs="Brill"/>
          <w:color w:val="000000"/>
        </w:rPr>
        <w:t xml:space="preserve">term </w:t>
      </w:r>
      <w:r w:rsidRPr="00C66272">
        <w:rPr>
          <w:rFonts w:ascii="Brill" w:eastAsia="Brill" w:hAnsi="Brill" w:cs="Brill"/>
          <w:i/>
          <w:color w:val="000000"/>
        </w:rPr>
        <w:t>port cranes</w:t>
      </w:r>
      <w:r w:rsidRPr="00C66272">
        <w:rPr>
          <w:rFonts w:ascii="Brill" w:eastAsia="Brill" w:hAnsi="Brill" w:cs="Brill"/>
          <w:color w:val="000000"/>
        </w:rPr>
        <w:t xml:space="preserve">. This is a particularly appealing path for us, related to the question of the future of urban areas, and port cities in particular </w:t>
      </w:r>
      <w:ins w:id="5742" w:author="Autor">
        <w:r w:rsidR="000F2ADA" w:rsidRPr="00C66272">
          <w:rPr>
            <w:rFonts w:ascii="Brill" w:eastAsia="Brill" w:hAnsi="Brill" w:cs="Brill"/>
            <w:color w:val="000000"/>
          </w:rPr>
          <w:t>–</w:t>
        </w:r>
      </w:ins>
      <w:del w:id="5743" w:author="Autor">
        <w:r w:rsidRPr="00C66272" w:rsidDel="000F2ADA">
          <w:rPr>
            <w:rFonts w:ascii="Brill" w:eastAsia="Brill" w:hAnsi="Brill" w:cs="Brill"/>
            <w:color w:val="000000"/>
          </w:rPr>
          <w:delText>-</w:delText>
        </w:r>
      </w:del>
      <w:r w:rsidRPr="00C66272">
        <w:rPr>
          <w:rFonts w:ascii="Brill" w:eastAsia="Brill" w:hAnsi="Brill" w:cs="Brill"/>
          <w:color w:val="000000"/>
        </w:rPr>
        <w:t xml:space="preserve"> do narratives around the relationship between human activity, maritime commerce</w:t>
      </w:r>
      <w:ins w:id="5744" w:author="Autor">
        <w:r w:rsidR="000F2ADA">
          <w:rPr>
            <w:rFonts w:ascii="Brill" w:eastAsia="Brill" w:hAnsi="Brill" w:cs="Brill"/>
            <w:color w:val="000000"/>
          </w:rPr>
          <w:t>,</w:t>
        </w:r>
      </w:ins>
      <w:r w:rsidRPr="00C66272">
        <w:rPr>
          <w:rFonts w:ascii="Brill" w:eastAsia="Brill" w:hAnsi="Brill" w:cs="Brill"/>
          <w:color w:val="000000"/>
        </w:rPr>
        <w:t xml:space="preserve"> and environmental factors provide </w:t>
      </w:r>
      <w:r w:rsidR="00554476" w:rsidRPr="00C66272">
        <w:rPr>
          <w:rFonts w:ascii="Brill" w:eastAsia="Brill" w:hAnsi="Brill" w:cs="Brill"/>
          <w:color w:val="000000"/>
        </w:rPr>
        <w:t xml:space="preserve">enough </w:t>
      </w:r>
      <w:r w:rsidRPr="00C66272">
        <w:rPr>
          <w:rFonts w:ascii="Brill" w:eastAsia="Brill" w:hAnsi="Brill" w:cs="Brill"/>
          <w:color w:val="000000"/>
        </w:rPr>
        <w:t>value to talk about bustle in terms of cultural heritage? Or should we rather be thinking about reducing all sources of above-normal noise and subject hustle and bustle to critical review as an emanation of the unjust and environmentally harmful political domination of the port?</w:t>
      </w:r>
    </w:p>
    <w:p w14:paraId="35078103" w14:textId="6EC8C804" w:rsidR="00CB3FC9" w:rsidRPr="00C66272" w:rsidRDefault="00265B88">
      <w:pPr>
        <w:spacing w:line="360" w:lineRule="auto"/>
        <w:ind w:firstLine="720"/>
        <w:jc w:val="both"/>
        <w:rPr>
          <w:rFonts w:ascii="Brill" w:eastAsia="Brill" w:hAnsi="Brill" w:cs="Brill"/>
          <w:color w:val="000000"/>
        </w:rPr>
      </w:pPr>
      <w:r w:rsidRPr="00C66272">
        <w:rPr>
          <w:rFonts w:ascii="Brill" w:eastAsia="Brill" w:hAnsi="Brill" w:cs="Brill"/>
          <w:color w:val="000000"/>
        </w:rPr>
        <w:t>In th</w:t>
      </w:r>
      <w:r w:rsidR="00C75DC7" w:rsidRPr="00C66272">
        <w:rPr>
          <w:rFonts w:ascii="Brill" w:eastAsia="Brill" w:hAnsi="Brill" w:cs="Brill"/>
          <w:color w:val="000000"/>
        </w:rPr>
        <w:t>is</w:t>
      </w:r>
      <w:r w:rsidRPr="00C66272">
        <w:rPr>
          <w:rFonts w:ascii="Brill" w:eastAsia="Brill" w:hAnsi="Brill" w:cs="Brill"/>
          <w:color w:val="000000"/>
        </w:rPr>
        <w:t xml:space="preserve"> volume </w:t>
      </w:r>
      <w:r w:rsidR="00C75DC7" w:rsidRPr="00C66272">
        <w:rPr>
          <w:rFonts w:ascii="Brill" w:eastAsia="Brill" w:hAnsi="Brill" w:cs="Brill"/>
          <w:color w:val="000000"/>
        </w:rPr>
        <w:t>w</w:t>
      </w:r>
      <w:r w:rsidR="00C55FA1" w:rsidRPr="00C66272">
        <w:rPr>
          <w:rFonts w:ascii="Brill" w:eastAsia="Brill" w:hAnsi="Brill" w:cs="Brill"/>
          <w:color w:val="000000"/>
        </w:rPr>
        <w:t xml:space="preserve">e have tried to address these questions by pointing out the </w:t>
      </w:r>
      <w:proofErr w:type="spellStart"/>
      <w:r w:rsidR="00C55FA1" w:rsidRPr="00C66272">
        <w:rPr>
          <w:rFonts w:ascii="Brill" w:eastAsia="Brill" w:hAnsi="Brill" w:cs="Brill"/>
          <w:color w:val="000000"/>
        </w:rPr>
        <w:t>spatio</w:t>
      </w:r>
      <w:proofErr w:type="spellEnd"/>
      <w:r w:rsidR="00C55FA1" w:rsidRPr="00C66272">
        <w:rPr>
          <w:rFonts w:ascii="Brill" w:eastAsia="Brill" w:hAnsi="Brill" w:cs="Brill"/>
          <w:color w:val="000000"/>
        </w:rPr>
        <w:t xml:space="preserve">-temporal, limited nature of the hustle and bustle. </w:t>
      </w:r>
      <w:r w:rsidR="00C75DC7" w:rsidRPr="00C66272">
        <w:rPr>
          <w:rFonts w:ascii="Brill" w:eastAsia="Brill" w:hAnsi="Brill" w:cs="Brill"/>
          <w:color w:val="000000"/>
        </w:rPr>
        <w:t>W</w:t>
      </w:r>
      <w:r w:rsidR="00C55FA1" w:rsidRPr="00C66272">
        <w:rPr>
          <w:rFonts w:ascii="Brill" w:eastAsia="Brill" w:hAnsi="Brill" w:cs="Brill"/>
          <w:color w:val="000000"/>
        </w:rPr>
        <w:t xml:space="preserve">e believe we have succeeded in outlining a cultural map of experiences presenting the variability of soundscapes over time. In doing </w:t>
      </w:r>
      <w:r w:rsidR="00C55FA1" w:rsidRPr="00C66272">
        <w:rPr>
          <w:rFonts w:ascii="Brill" w:eastAsia="Brill" w:hAnsi="Brill" w:cs="Brill"/>
          <w:color w:val="000000"/>
        </w:rPr>
        <w:lastRenderedPageBreak/>
        <w:t>so, we</w:t>
      </w:r>
      <w:r w:rsidR="00C75DC7" w:rsidRPr="00C66272">
        <w:rPr>
          <w:rFonts w:ascii="Brill" w:eastAsia="Brill" w:hAnsi="Brill" w:cs="Brill"/>
          <w:color w:val="000000"/>
        </w:rPr>
        <w:t xml:space="preserve"> have been</w:t>
      </w:r>
      <w:r w:rsidR="00C55FA1" w:rsidRPr="00C66272">
        <w:rPr>
          <w:rFonts w:ascii="Brill" w:eastAsia="Brill" w:hAnsi="Brill" w:cs="Brill"/>
          <w:color w:val="000000"/>
        </w:rPr>
        <w:t xml:space="preserve"> able to move beyond understanding hustle and bustle solely as an acoustic parameter, associated with nuisance rather than the promise of a lively and diverse space. </w:t>
      </w:r>
    </w:p>
    <w:p w14:paraId="35078104" w14:textId="7AAA3E16"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The intensity of activity in ports</w:t>
      </w:r>
      <w:r w:rsidR="009A2264" w:rsidRPr="00C66272">
        <w:rPr>
          <w:rFonts w:ascii="Brill" w:eastAsia="Brill" w:hAnsi="Brill" w:cs="Brill"/>
          <w:color w:val="000000"/>
        </w:rPr>
        <w:t xml:space="preserve"> that </w:t>
      </w:r>
      <w:r w:rsidRPr="00C66272">
        <w:rPr>
          <w:rFonts w:ascii="Brill" w:eastAsia="Brill" w:hAnsi="Brill" w:cs="Brill"/>
          <w:color w:val="000000"/>
        </w:rPr>
        <w:t>the authors refer to can change throughout the day, influenced by factors such as ship traffic, peak trading hours</w:t>
      </w:r>
      <w:ins w:id="5745" w:author="Autor">
        <w:r w:rsidR="009F21B3">
          <w:rPr>
            <w:rFonts w:ascii="Brill" w:eastAsia="Brill" w:hAnsi="Brill" w:cs="Brill"/>
            <w:color w:val="000000"/>
          </w:rPr>
          <w:t>,</w:t>
        </w:r>
      </w:ins>
      <w:r w:rsidRPr="00C66272">
        <w:rPr>
          <w:rFonts w:ascii="Brill" w:eastAsia="Brill" w:hAnsi="Brill" w:cs="Brill"/>
          <w:color w:val="000000"/>
        </w:rPr>
        <w:t xml:space="preserve"> </w:t>
      </w:r>
      <w:r w:rsidR="003A0BBA" w:rsidRPr="00C66272">
        <w:rPr>
          <w:rFonts w:ascii="Brill" w:eastAsia="Brill" w:hAnsi="Brill" w:cs="Brill"/>
          <w:color w:val="000000"/>
        </w:rPr>
        <w:t xml:space="preserve">and </w:t>
      </w:r>
      <w:r w:rsidRPr="00C66272">
        <w:rPr>
          <w:rFonts w:ascii="Brill" w:eastAsia="Brill" w:hAnsi="Brill" w:cs="Brill"/>
          <w:color w:val="000000"/>
        </w:rPr>
        <w:t>cultural events. Seasonal changes and historical significance also contribute to fluctuations in the tempo and vitality of port life. The physical layout of a port city, its infrastructure, its proximity to various facilities</w:t>
      </w:r>
      <w:ins w:id="5746" w:author="Autor">
        <w:r w:rsidR="00677461">
          <w:rPr>
            <w:rFonts w:ascii="Brill" w:eastAsia="Brill" w:hAnsi="Brill" w:cs="Brill"/>
            <w:color w:val="000000"/>
          </w:rPr>
          <w:t>,</w:t>
        </w:r>
      </w:ins>
      <w:r w:rsidRPr="00C66272">
        <w:rPr>
          <w:rFonts w:ascii="Brill" w:eastAsia="Brill" w:hAnsi="Brill" w:cs="Brill"/>
          <w:color w:val="000000"/>
        </w:rPr>
        <w:t xml:space="preserve"> and the accessibility of transportation networks influence how hustle and bustle manifests itself in these spaces. Spatial dynamics in the port and </w:t>
      </w:r>
      <w:r w:rsidR="00520D76" w:rsidRPr="00C66272">
        <w:rPr>
          <w:rFonts w:ascii="Brill" w:eastAsia="Brill" w:hAnsi="Brill" w:cs="Brill"/>
          <w:color w:val="000000"/>
        </w:rPr>
        <w:t>the port’s</w:t>
      </w:r>
      <w:r w:rsidRPr="00C66272">
        <w:rPr>
          <w:rFonts w:ascii="Brill" w:eastAsia="Brill" w:hAnsi="Brill" w:cs="Brill"/>
          <w:color w:val="000000"/>
        </w:rPr>
        <w:t xml:space="preserve"> connection to the surrounding city shape the nature of its hustle and bustle. Understanding these parameters helps </w:t>
      </w:r>
      <w:r w:rsidR="008479A5" w:rsidRPr="00C66272">
        <w:rPr>
          <w:rFonts w:ascii="Brill" w:eastAsia="Brill" w:hAnsi="Brill" w:cs="Brill"/>
          <w:color w:val="000000"/>
        </w:rPr>
        <w:t>in</w:t>
      </w:r>
      <w:r w:rsidRPr="00C66272">
        <w:rPr>
          <w:rFonts w:ascii="Brill" w:eastAsia="Brill" w:hAnsi="Brill" w:cs="Brill"/>
          <w:color w:val="000000"/>
        </w:rPr>
        <w:t xml:space="preserve"> understand</w:t>
      </w:r>
      <w:r w:rsidR="008479A5" w:rsidRPr="00C66272">
        <w:rPr>
          <w:rFonts w:ascii="Brill" w:eastAsia="Brill" w:hAnsi="Brill" w:cs="Brill"/>
          <w:color w:val="000000"/>
        </w:rPr>
        <w:t xml:space="preserve">ing the </w:t>
      </w:r>
      <w:r w:rsidRPr="00C66272">
        <w:rPr>
          <w:rFonts w:ascii="Brill" w:eastAsia="Brill" w:hAnsi="Brill" w:cs="Brill"/>
          <w:color w:val="000000"/>
        </w:rPr>
        <w:t>dynamics of port cities, highlighting their uniqueness, historical context and the interplay of various factors.</w:t>
      </w:r>
    </w:p>
    <w:p w14:paraId="35078105" w14:textId="7B597B20"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History is (still) significant here </w:t>
      </w:r>
      <w:ins w:id="5747" w:author="Autor">
        <w:r w:rsidR="00677461" w:rsidRPr="00C66272">
          <w:rPr>
            <w:rFonts w:ascii="Brill" w:eastAsia="Brill" w:hAnsi="Brill" w:cs="Brill"/>
            <w:color w:val="000000"/>
          </w:rPr>
          <w:t>–</w:t>
        </w:r>
      </w:ins>
      <w:del w:id="5748"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as can be seen by studying the chapters included in the volume </w:t>
      </w:r>
      <w:ins w:id="5749" w:author="Autor">
        <w:r w:rsidR="00677461" w:rsidRPr="00C66272">
          <w:rPr>
            <w:rFonts w:ascii="Brill" w:eastAsia="Brill" w:hAnsi="Brill" w:cs="Brill"/>
            <w:color w:val="000000"/>
          </w:rPr>
          <w:t>–</w:t>
        </w:r>
      </w:ins>
      <w:del w:id="5750"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for ideas about cities and selected spaces go back to past centuries. Today, the hustle and bustle of port cities as understood is </w:t>
      </w:r>
      <w:r w:rsidR="002B5BD7" w:rsidRPr="00C66272">
        <w:rPr>
          <w:rFonts w:ascii="Brill" w:eastAsia="Brill" w:hAnsi="Brill" w:cs="Brill"/>
          <w:color w:val="000000"/>
        </w:rPr>
        <w:t>no longer</w:t>
      </w:r>
      <w:r w:rsidRPr="00C66272">
        <w:rPr>
          <w:rFonts w:ascii="Brill" w:eastAsia="Brill" w:hAnsi="Brill" w:cs="Brill"/>
          <w:color w:val="000000"/>
        </w:rPr>
        <w:t xml:space="preserve"> present. In the 19</w:t>
      </w:r>
      <w:r w:rsidRPr="00C66272">
        <w:rPr>
          <w:rFonts w:ascii="Brill" w:eastAsia="Brill" w:hAnsi="Brill" w:cs="Brill"/>
          <w:color w:val="000000"/>
          <w:vertAlign w:val="superscript"/>
        </w:rPr>
        <w:t>th</w:t>
      </w:r>
      <w:r w:rsidRPr="00C66272">
        <w:rPr>
          <w:rFonts w:ascii="Brill" w:eastAsia="Brill" w:hAnsi="Brill" w:cs="Brill"/>
          <w:color w:val="000000"/>
        </w:rPr>
        <w:t xml:space="preserve"> century, a gradual deconstruction of the urban port beg</w:t>
      </w:r>
      <w:r w:rsidR="00FB3028" w:rsidRPr="00C66272">
        <w:rPr>
          <w:rFonts w:ascii="Brill" w:eastAsia="Brill" w:hAnsi="Brill" w:cs="Brill"/>
          <w:color w:val="000000"/>
        </w:rPr>
        <w:t>an</w:t>
      </w:r>
      <w:r w:rsidRPr="00C66272">
        <w:rPr>
          <w:rFonts w:ascii="Brill" w:eastAsia="Brill" w:hAnsi="Brill" w:cs="Brill"/>
          <w:color w:val="000000"/>
        </w:rPr>
        <w:t xml:space="preserve">, involving maximum functional interdependence and very close spatial links. Economically and geographically, ports and cities moved away from each other. A modern industrial port city is emerging, characterized by an accelerated spatial separation between city and port. </w:t>
      </w:r>
      <w:r w:rsidR="00EF4527" w:rsidRPr="00C66272">
        <w:rPr>
          <w:rFonts w:ascii="Brill" w:eastAsia="Brill" w:hAnsi="Brill" w:cs="Brill"/>
          <w:color w:val="000000"/>
        </w:rPr>
        <w:t>T</w:t>
      </w:r>
      <w:r w:rsidRPr="00C66272">
        <w:rPr>
          <w:rFonts w:ascii="Brill" w:eastAsia="Brill" w:hAnsi="Brill" w:cs="Brill"/>
          <w:color w:val="000000"/>
        </w:rPr>
        <w:t xml:space="preserve">he port </w:t>
      </w:r>
      <w:r w:rsidR="00EF4527" w:rsidRPr="00C66272">
        <w:rPr>
          <w:rFonts w:ascii="Brill" w:eastAsia="Brill" w:hAnsi="Brill" w:cs="Brill"/>
          <w:color w:val="000000"/>
        </w:rPr>
        <w:t xml:space="preserve">is </w:t>
      </w:r>
      <w:r w:rsidRPr="00C66272">
        <w:rPr>
          <w:rFonts w:ascii="Brill" w:eastAsia="Brill" w:hAnsi="Brill" w:cs="Brill"/>
          <w:color w:val="000000"/>
        </w:rPr>
        <w:t>develop</w:t>
      </w:r>
      <w:r w:rsidR="00EF4527" w:rsidRPr="00C66272">
        <w:rPr>
          <w:rFonts w:ascii="Brill" w:eastAsia="Brill" w:hAnsi="Brill" w:cs="Brill"/>
          <w:color w:val="000000"/>
        </w:rPr>
        <w:t>ing</w:t>
      </w:r>
      <w:r w:rsidRPr="00C66272">
        <w:rPr>
          <w:rFonts w:ascii="Brill" w:eastAsia="Brill" w:hAnsi="Brill" w:cs="Brill"/>
          <w:color w:val="000000"/>
        </w:rPr>
        <w:t xml:space="preserve"> on the outskirts of the city or beyond its borders, while it abandons its former inner-city core, leaving it to the city as a degraded, post-industrial area in urgent need of revitalisation. The culmination of the port's detachment from the urban area occurred in the late 1980s, after which there was a gradual reversal of this trend. However, the new urban policy regarding post-port areas inevitably posed a challenge for the subsequent decades (</w:t>
      </w:r>
      <w:r w:rsidRPr="00732913">
        <w:rPr>
          <w:rFonts w:ascii="Brill" w:eastAsia="Brill" w:hAnsi="Brill" w:cs="Brill"/>
          <w:color w:val="000000"/>
        </w:rPr>
        <w:t>Hoyle, 1989</w:t>
      </w:r>
      <w:r w:rsidRPr="00C66272">
        <w:rPr>
          <w:rFonts w:ascii="Brill" w:eastAsia="Brill" w:hAnsi="Brill" w:cs="Brill"/>
          <w:color w:val="000000"/>
        </w:rPr>
        <w:t>).</w:t>
      </w:r>
    </w:p>
    <w:p w14:paraId="35078106" w14:textId="4B8188CF" w:rsidR="00CB3FC9" w:rsidRPr="00C66272" w:rsidRDefault="00C55FA1">
      <w:pPr>
        <w:spacing w:line="360" w:lineRule="auto"/>
        <w:ind w:firstLine="708"/>
        <w:jc w:val="both"/>
        <w:rPr>
          <w:rFonts w:ascii="Brill" w:eastAsia="Brill" w:hAnsi="Brill" w:cs="Brill"/>
          <w:color w:val="000000"/>
        </w:rPr>
      </w:pPr>
      <w:r w:rsidRPr="00C66272">
        <w:rPr>
          <w:rFonts w:ascii="Brill" w:eastAsia="Brill" w:hAnsi="Brill" w:cs="Brill"/>
          <w:color w:val="000000"/>
        </w:rPr>
        <w:t>The objective of this new policy was to revitalise former port areas and transform waterfronts to restore their urban functionality. The scale economies inherent in international transport and logistics not only shaped the emergent patterns of port and maritime industry locations but also impacted the living conditions within port city environments (</w:t>
      </w:r>
      <w:r w:rsidRPr="00732913">
        <w:rPr>
          <w:rFonts w:ascii="Brill" w:eastAsia="Brill" w:hAnsi="Brill" w:cs="Brill"/>
          <w:color w:val="000000"/>
        </w:rPr>
        <w:t>Lee &amp; Ducruet, 2006</w:t>
      </w:r>
      <w:ins w:id="5751" w:author="Autor">
        <w:del w:id="5752" w:author="Autor">
          <w:r w:rsidR="006243C7" w:rsidDel="00F72258">
            <w:rPr>
              <w:rFonts w:ascii="Brill" w:eastAsia="Brill" w:hAnsi="Brill" w:cs="Brill"/>
              <w:color w:val="000000"/>
            </w:rPr>
            <w:delText>; Lee &amp; McNamara, 2022</w:delText>
          </w:r>
        </w:del>
      </w:ins>
      <w:r w:rsidRPr="00C66272">
        <w:rPr>
          <w:rFonts w:ascii="Brill" w:eastAsia="Brill" w:hAnsi="Brill" w:cs="Brill"/>
          <w:color w:val="000000"/>
        </w:rPr>
        <w:t xml:space="preserve">). Rising expectations regarding the standard of living and environmental quality in port cities have led to protests against the inconvenience caused by ports and related activities in transportation, industry, and logistics. The delineation of port areas by urban users was intended to be offset by reinstating their access to waterfront spaces, thereby enabling the fulfilment of their residential, service-oriented, cultural, and </w:t>
      </w:r>
      <w:r w:rsidRPr="00C66272">
        <w:rPr>
          <w:rFonts w:ascii="Brill" w:eastAsia="Brill" w:hAnsi="Brill" w:cs="Brill"/>
          <w:color w:val="000000"/>
        </w:rPr>
        <w:lastRenderedPageBreak/>
        <w:t xml:space="preserve">recreational needs. Initially, the geographical segregation of ports from urban centres generally led to a reduction in the intensity of economic activity, affecting not only city centres but also their surrounding hinterlands. The maritime industry crisis in the mid-1990s, coupled with the transformation </w:t>
      </w:r>
      <w:r w:rsidR="00870668" w:rsidRPr="00C66272">
        <w:rPr>
          <w:rFonts w:ascii="Brill" w:eastAsia="Brill" w:hAnsi="Brill" w:cs="Brill"/>
          <w:color w:val="000000"/>
        </w:rPr>
        <w:t>of</w:t>
      </w:r>
      <w:r w:rsidRPr="00C66272">
        <w:rPr>
          <w:rFonts w:ascii="Brill" w:eastAsia="Brill" w:hAnsi="Brill" w:cs="Brill"/>
          <w:color w:val="000000"/>
        </w:rPr>
        <w:t xml:space="preserve"> Central and Eastern Europe, precipitated the decline in numerous major maritime industries in these regions, including shipyards. The emergence of new hubs of activity in the revitalised areas of the port city requires time, planning, and investment</w:t>
      </w:r>
      <w:ins w:id="5753" w:author="Autor">
        <w:del w:id="5754" w:author="Autor">
          <w:r w:rsidR="00371F1A" w:rsidDel="00D421B2">
            <w:rPr>
              <w:rFonts w:ascii="Brill" w:eastAsia="Brill" w:hAnsi="Brill" w:cs="Brill"/>
              <w:color w:val="000000"/>
            </w:rPr>
            <w:delText xml:space="preserve"> (Sousa &amp; Fernandes, 2012)</w:delText>
          </w:r>
        </w:del>
      </w:ins>
      <w:r w:rsidRPr="00C66272">
        <w:rPr>
          <w:rFonts w:ascii="Brill" w:eastAsia="Brill" w:hAnsi="Brill" w:cs="Brill"/>
          <w:color w:val="000000"/>
        </w:rPr>
        <w:t xml:space="preserve">. The regeneration of waterfronts and former port areas, driven by events, gentrification, and tourism, </w:t>
      </w:r>
      <w:r w:rsidR="00870668" w:rsidRPr="00C66272">
        <w:rPr>
          <w:rFonts w:ascii="Brill" w:eastAsia="Brill" w:hAnsi="Brill" w:cs="Brill"/>
          <w:color w:val="000000"/>
        </w:rPr>
        <w:t xml:space="preserve">has </w:t>
      </w:r>
      <w:r w:rsidRPr="00C66272">
        <w:rPr>
          <w:rFonts w:ascii="Brill" w:eastAsia="Brill" w:hAnsi="Brill" w:cs="Brill"/>
          <w:color w:val="000000"/>
        </w:rPr>
        <w:t xml:space="preserve">facilitated a gradual shift away from </w:t>
      </w:r>
      <w:proofErr w:type="spellStart"/>
      <w:r w:rsidRPr="00C66272">
        <w:rPr>
          <w:rFonts w:ascii="Brill" w:eastAsia="Brill" w:hAnsi="Brill" w:cs="Brill"/>
          <w:color w:val="000000"/>
        </w:rPr>
        <w:t>demaritimisation</w:t>
      </w:r>
      <w:proofErr w:type="spellEnd"/>
      <w:r w:rsidRPr="00C66272">
        <w:rPr>
          <w:rFonts w:ascii="Brill" w:eastAsia="Brill" w:hAnsi="Brill" w:cs="Brill"/>
          <w:color w:val="000000"/>
        </w:rPr>
        <w:t xml:space="preserve"> (</w:t>
      </w:r>
      <w:r w:rsidRPr="00732913">
        <w:rPr>
          <w:rFonts w:ascii="Brill" w:eastAsia="Brill" w:hAnsi="Brill" w:cs="Brill"/>
          <w:color w:val="000000"/>
        </w:rPr>
        <w:t xml:space="preserve">Musso &amp; </w:t>
      </w:r>
      <w:proofErr w:type="spellStart"/>
      <w:r w:rsidRPr="00732913">
        <w:rPr>
          <w:rFonts w:ascii="Brill" w:eastAsia="Brill" w:hAnsi="Brill" w:cs="Brill"/>
          <w:color w:val="000000"/>
        </w:rPr>
        <w:t>Bennacchio</w:t>
      </w:r>
      <w:proofErr w:type="spellEnd"/>
      <w:r w:rsidRPr="00732913">
        <w:rPr>
          <w:rFonts w:ascii="Brill" w:eastAsia="Brill" w:hAnsi="Brill" w:cs="Brill"/>
          <w:color w:val="000000"/>
        </w:rPr>
        <w:t>, 2002</w:t>
      </w:r>
      <w:r w:rsidRPr="00C66272">
        <w:rPr>
          <w:rFonts w:ascii="Brill" w:eastAsia="Brill" w:hAnsi="Brill" w:cs="Brill"/>
          <w:color w:val="000000"/>
        </w:rPr>
        <w:t xml:space="preserve">) towards the </w:t>
      </w:r>
      <w:proofErr w:type="spellStart"/>
      <w:r w:rsidRPr="00C66272">
        <w:rPr>
          <w:rFonts w:ascii="Brill" w:eastAsia="Brill" w:hAnsi="Brill" w:cs="Brill"/>
          <w:color w:val="000000"/>
        </w:rPr>
        <w:t>remaritimisation</w:t>
      </w:r>
      <w:proofErr w:type="spellEnd"/>
      <w:r w:rsidRPr="00C66272">
        <w:rPr>
          <w:rFonts w:ascii="Brill" w:eastAsia="Brill" w:hAnsi="Brill" w:cs="Brill"/>
          <w:color w:val="000000"/>
        </w:rPr>
        <w:t xml:space="preserve"> of European port cities (</w:t>
      </w:r>
      <w:proofErr w:type="spellStart"/>
      <w:r w:rsidRPr="00732913">
        <w:rPr>
          <w:rFonts w:ascii="Brill" w:eastAsia="Brill" w:hAnsi="Brill" w:cs="Brill"/>
          <w:color w:val="000000"/>
        </w:rPr>
        <w:t>Tommarchi</w:t>
      </w:r>
      <w:proofErr w:type="spellEnd"/>
      <w:r w:rsidRPr="00732913">
        <w:rPr>
          <w:rFonts w:ascii="Brill" w:eastAsia="Brill" w:hAnsi="Brill" w:cs="Brill"/>
          <w:color w:val="000000"/>
        </w:rPr>
        <w:t>, 2022</w:t>
      </w:r>
      <w:r w:rsidRPr="00C66272">
        <w:rPr>
          <w:rFonts w:ascii="Brill" w:eastAsia="Brill" w:hAnsi="Brill" w:cs="Brill"/>
          <w:color w:val="000000"/>
        </w:rPr>
        <w:t>).</w:t>
      </w:r>
    </w:p>
    <w:p w14:paraId="35078107" w14:textId="4825CC30" w:rsidR="00CB3FC9" w:rsidRPr="00C66272" w:rsidRDefault="00C55FA1">
      <w:pPr>
        <w:spacing w:line="360" w:lineRule="auto"/>
        <w:ind w:firstLine="720"/>
        <w:jc w:val="both"/>
        <w:rPr>
          <w:rFonts w:ascii="Brill" w:eastAsia="Brill" w:hAnsi="Brill" w:cs="Brill"/>
          <w:color w:val="000000"/>
        </w:rPr>
      </w:pPr>
      <w:r w:rsidRPr="00C66272">
        <w:rPr>
          <w:rFonts w:ascii="Brill" w:eastAsia="Brill" w:hAnsi="Brill" w:cs="Brill"/>
          <w:color w:val="000000"/>
        </w:rPr>
        <w:t xml:space="preserve">Ports' commotion stems from industrial growth, colonial expansion, and marine trade. </w:t>
      </w:r>
      <w:r w:rsidR="00A17642" w:rsidRPr="00C66272">
        <w:rPr>
          <w:rFonts w:ascii="Brill" w:eastAsia="Brill" w:hAnsi="Brill" w:cs="Brill"/>
          <w:color w:val="000000"/>
        </w:rPr>
        <w:t>Ha</w:t>
      </w:r>
      <w:r w:rsidRPr="00C66272">
        <w:rPr>
          <w:rFonts w:ascii="Brill" w:eastAsia="Brill" w:hAnsi="Brill" w:cs="Brill"/>
          <w:color w:val="000000"/>
        </w:rPr>
        <w:t xml:space="preserve">s the hustle and bustle faded away, since port operations have </w:t>
      </w:r>
      <w:r w:rsidR="00D17965" w:rsidRPr="00C66272">
        <w:rPr>
          <w:rFonts w:ascii="Brill" w:eastAsia="Brill" w:hAnsi="Brill" w:cs="Brill"/>
          <w:color w:val="000000"/>
        </w:rPr>
        <w:t>incorporated</w:t>
      </w:r>
      <w:r w:rsidRPr="00C66272">
        <w:rPr>
          <w:rFonts w:ascii="Brill" w:eastAsia="Brill" w:hAnsi="Brill" w:cs="Brill"/>
          <w:color w:val="000000"/>
        </w:rPr>
        <w:t xml:space="preserve"> cutting-edge technology, efficient logistics, and international supply chains? We are aware of </w:t>
      </w:r>
      <w:ins w:id="5755" w:author="Autor">
        <w:r w:rsidR="00677461">
          <w:rPr>
            <w:rFonts w:ascii="Brill" w:eastAsia="Brill" w:hAnsi="Brill" w:cs="Brill"/>
            <w:color w:val="000000"/>
          </w:rPr>
          <w:t xml:space="preserve">the necessity of </w:t>
        </w:r>
      </w:ins>
      <w:r w:rsidRPr="00C66272">
        <w:rPr>
          <w:rFonts w:ascii="Brill" w:eastAsia="Brill" w:hAnsi="Brill" w:cs="Brill"/>
          <w:color w:val="000000"/>
        </w:rPr>
        <w:t xml:space="preserve">exploring the echoes of history, in which a cultural concept that reflects </w:t>
      </w:r>
      <w:ins w:id="5756" w:author="Autor">
        <w:r w:rsidR="00677461" w:rsidRPr="00C66272">
          <w:rPr>
            <w:rFonts w:ascii="Brill" w:eastAsia="Brill" w:hAnsi="Brill" w:cs="Brill"/>
            <w:color w:val="000000"/>
          </w:rPr>
          <w:t>–</w:t>
        </w:r>
      </w:ins>
      <w:del w:id="5757"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to a greater extent than cities in general </w:t>
      </w:r>
      <w:ins w:id="5758" w:author="Autor">
        <w:r w:rsidR="00677461" w:rsidRPr="00C66272">
          <w:rPr>
            <w:rFonts w:ascii="Brill" w:eastAsia="Brill" w:hAnsi="Brill" w:cs="Brill"/>
            <w:color w:val="000000"/>
          </w:rPr>
          <w:t>–</w:t>
        </w:r>
      </w:ins>
      <w:del w:id="5759"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the mix of traditions, languages</w:t>
      </w:r>
      <w:ins w:id="5760" w:author="Autor">
        <w:r w:rsidR="00677461">
          <w:rPr>
            <w:rFonts w:ascii="Brill" w:eastAsia="Brill" w:hAnsi="Brill" w:cs="Brill"/>
            <w:color w:val="000000"/>
          </w:rPr>
          <w:t>,</w:t>
        </w:r>
      </w:ins>
      <w:r w:rsidRPr="00C66272">
        <w:rPr>
          <w:rFonts w:ascii="Brill" w:eastAsia="Brill" w:hAnsi="Brill" w:cs="Brill"/>
          <w:color w:val="000000"/>
        </w:rPr>
        <w:t xml:space="preserve"> and lifestyles brought by </w:t>
      </w:r>
      <w:del w:id="5761" w:author="Autor">
        <w:r w:rsidRPr="00C66272" w:rsidDel="00677461">
          <w:rPr>
            <w:rFonts w:ascii="Brill" w:eastAsia="Brill" w:hAnsi="Brill" w:cs="Brill"/>
            <w:color w:val="000000"/>
          </w:rPr>
          <w:delText>travelers</w:delText>
        </w:r>
      </w:del>
      <w:ins w:id="5762" w:author="Autor">
        <w:r w:rsidR="00677461" w:rsidRPr="00C66272">
          <w:rPr>
            <w:rFonts w:ascii="Brill" w:eastAsia="Brill" w:hAnsi="Brill" w:cs="Brill"/>
            <w:color w:val="000000"/>
          </w:rPr>
          <w:t>travellers</w:t>
        </w:r>
      </w:ins>
      <w:r w:rsidRPr="00C66272">
        <w:rPr>
          <w:rFonts w:ascii="Brill" w:eastAsia="Brill" w:hAnsi="Brill" w:cs="Brill"/>
          <w:color w:val="000000"/>
        </w:rPr>
        <w:t>, traders</w:t>
      </w:r>
      <w:ins w:id="5763" w:author="Autor">
        <w:r w:rsidR="00677461">
          <w:rPr>
            <w:rFonts w:ascii="Brill" w:eastAsia="Brill" w:hAnsi="Brill" w:cs="Brill"/>
            <w:color w:val="000000"/>
          </w:rPr>
          <w:t>,</w:t>
        </w:r>
      </w:ins>
      <w:r w:rsidRPr="00C66272">
        <w:rPr>
          <w:rFonts w:ascii="Brill" w:eastAsia="Brill" w:hAnsi="Brill" w:cs="Brill"/>
          <w:color w:val="000000"/>
        </w:rPr>
        <w:t xml:space="preserve"> and immigrants. The hustle and bustle is an interpretive framework of "long duration</w:t>
      </w:r>
      <w:del w:id="5764"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w:t>
      </w:r>
      <w:r w:rsidR="00C27888" w:rsidRPr="00C66272">
        <w:rPr>
          <w:rFonts w:ascii="Brill" w:eastAsia="Brill" w:hAnsi="Brill" w:cs="Brill"/>
          <w:color w:val="000000"/>
        </w:rPr>
        <w:t xml:space="preserve">that is </w:t>
      </w:r>
      <w:r w:rsidRPr="00C66272">
        <w:rPr>
          <w:rFonts w:ascii="Brill" w:eastAsia="Brill" w:hAnsi="Brill" w:cs="Brill"/>
          <w:color w:val="000000"/>
        </w:rPr>
        <w:t>still useful today</w:t>
      </w:r>
      <w:r w:rsidR="00C27888" w:rsidRPr="00C66272">
        <w:rPr>
          <w:rFonts w:ascii="Brill" w:eastAsia="Brill" w:hAnsi="Brill" w:cs="Brill"/>
          <w:color w:val="000000"/>
        </w:rPr>
        <w:t xml:space="preserve"> if</w:t>
      </w:r>
      <w:r w:rsidRPr="00C66272">
        <w:rPr>
          <w:rFonts w:ascii="Brill" w:eastAsia="Brill" w:hAnsi="Brill" w:cs="Brill"/>
          <w:color w:val="000000"/>
        </w:rPr>
        <w:t xml:space="preserve"> a recurring cliché. Social media and pop culture use it, placing the action of crime (or love) stories in a port city setting. Of course, "hot" spaces such as waterfronts, gentrified marinas, and entertainment districts accumulate the social imagery and experiences of a port city. But they carry over to the city as a whole, of which usually only a small part relates in any way to port activity. This generalization is familiar in the study of images of cities </w:t>
      </w:r>
      <w:ins w:id="5765" w:author="Autor">
        <w:r w:rsidR="00677461" w:rsidRPr="00C66272">
          <w:rPr>
            <w:rFonts w:ascii="Brill" w:eastAsia="Brill" w:hAnsi="Brill" w:cs="Brill"/>
            <w:color w:val="000000"/>
          </w:rPr>
          <w:t>–</w:t>
        </w:r>
      </w:ins>
      <w:del w:id="5766" w:author="Autor">
        <w:r w:rsidRPr="00C66272" w:rsidDel="00677461">
          <w:rPr>
            <w:rFonts w:ascii="Brill" w:eastAsia="Brill" w:hAnsi="Brill" w:cs="Brill"/>
            <w:color w:val="000000"/>
          </w:rPr>
          <w:delText>-</w:delText>
        </w:r>
      </w:del>
      <w:r w:rsidRPr="00C66272">
        <w:rPr>
          <w:rFonts w:ascii="Brill" w:eastAsia="Brill" w:hAnsi="Brill" w:cs="Brill"/>
          <w:color w:val="000000"/>
        </w:rPr>
        <w:t xml:space="preserve"> in a situation of dispersed interpretations and experiences</w:t>
      </w:r>
      <w:ins w:id="5767" w:author="Autor">
        <w:r w:rsidR="00677461">
          <w:rPr>
            <w:rFonts w:ascii="Brill" w:eastAsia="Brill" w:hAnsi="Brill" w:cs="Brill"/>
            <w:color w:val="000000"/>
          </w:rPr>
          <w:t>,</w:t>
        </w:r>
      </w:ins>
      <w:del w:id="5768" w:author="Autor">
        <w:r w:rsidRPr="00C66272" w:rsidDel="00677461">
          <w:rPr>
            <w:rFonts w:ascii="Brill" w:eastAsia="Brill" w:hAnsi="Brill" w:cs="Brill"/>
            <w:color w:val="000000"/>
          </w:rPr>
          <w:delText xml:space="preserve"> -</w:delText>
        </w:r>
      </w:del>
      <w:r w:rsidRPr="00C66272">
        <w:rPr>
          <w:rFonts w:ascii="Brill" w:eastAsia="Brill" w:hAnsi="Brill" w:cs="Brill"/>
          <w:color w:val="000000"/>
        </w:rPr>
        <w:t xml:space="preserve"> it is necessary to reduce urban complexity. Hustle and bustle in port cities hold significant cultural importance, reflecting historical legacies, cultural diversity, and economic vitality, whether </w:t>
      </w:r>
      <w:r w:rsidR="00CB6DA3" w:rsidRPr="00C66272">
        <w:rPr>
          <w:rFonts w:ascii="Brill" w:eastAsia="Brill" w:hAnsi="Brill" w:cs="Brill"/>
          <w:color w:val="000000"/>
        </w:rPr>
        <w:t xml:space="preserve">or not </w:t>
      </w:r>
      <w:r w:rsidRPr="00C66272">
        <w:rPr>
          <w:rFonts w:ascii="Brill" w:eastAsia="Brill" w:hAnsi="Brill" w:cs="Brill"/>
          <w:color w:val="000000"/>
        </w:rPr>
        <w:t>this is borne out by the facts. Besides, today economic activity (global exchange) does not have as strong an impact as cultural events and festivals, which enhance the image of a port city.</w:t>
      </w:r>
    </w:p>
    <w:p w14:paraId="35078108" w14:textId="0E8954ED" w:rsidR="00CB3FC9" w:rsidRPr="00C66272" w:rsidRDefault="00F62668">
      <w:pPr>
        <w:spacing w:line="360" w:lineRule="auto"/>
        <w:ind w:firstLine="720"/>
        <w:jc w:val="both"/>
        <w:rPr>
          <w:rFonts w:ascii="Brill" w:eastAsia="Brill" w:hAnsi="Brill" w:cs="Brill"/>
          <w:color w:val="000000"/>
        </w:rPr>
      </w:pPr>
      <w:r>
        <w:rPr>
          <w:rFonts w:ascii="Brill" w:eastAsia="Brill" w:hAnsi="Brill" w:cs="Brill"/>
          <w:color w:val="000000"/>
        </w:rPr>
        <w:t>T</w:t>
      </w:r>
      <w:r w:rsidRPr="00C66272">
        <w:rPr>
          <w:rFonts w:ascii="Brill" w:eastAsia="Brill" w:hAnsi="Brill" w:cs="Brill"/>
          <w:color w:val="000000"/>
        </w:rPr>
        <w:t>he interplay between hustle and bustle as a deliberate choice and as a fundamental characteristic of port cities</w:t>
      </w:r>
      <w:r>
        <w:rPr>
          <w:rFonts w:ascii="Brill" w:eastAsia="Brill" w:hAnsi="Brill" w:cs="Brill"/>
          <w:color w:val="000000"/>
        </w:rPr>
        <w:t xml:space="preserve"> creates a</w:t>
      </w:r>
      <w:r w:rsidR="00C55FA1" w:rsidRPr="00C66272">
        <w:rPr>
          <w:rFonts w:ascii="Brill" w:eastAsia="Brill" w:hAnsi="Brill" w:cs="Brill"/>
          <w:color w:val="000000"/>
        </w:rPr>
        <w:t xml:space="preserve"> complicated dynamic rooted in the socio-economic and historical backdrop of these urban places. Port cities may exhibit an apparent vitality </w:t>
      </w:r>
      <w:r w:rsidRPr="00C66272">
        <w:rPr>
          <w:rFonts w:ascii="Brill" w:eastAsia="Brill" w:hAnsi="Brill" w:cs="Brill"/>
          <w:color w:val="000000"/>
        </w:rPr>
        <w:t>fu</w:t>
      </w:r>
      <w:r>
        <w:rPr>
          <w:rFonts w:ascii="Brill" w:eastAsia="Brill" w:hAnsi="Brill" w:cs="Brill"/>
          <w:color w:val="000000"/>
        </w:rPr>
        <w:t>ell</w:t>
      </w:r>
      <w:r w:rsidRPr="00C66272">
        <w:rPr>
          <w:rFonts w:ascii="Brill" w:eastAsia="Brill" w:hAnsi="Brill" w:cs="Brill"/>
          <w:color w:val="000000"/>
        </w:rPr>
        <w:t>ed</w:t>
      </w:r>
      <w:r w:rsidR="00C55FA1" w:rsidRPr="00C66272">
        <w:rPr>
          <w:rFonts w:ascii="Brill" w:eastAsia="Brill" w:hAnsi="Brill" w:cs="Brill"/>
          <w:color w:val="000000"/>
        </w:rPr>
        <w:t xml:space="preserve"> by trade, business, and a wide range of cross-cultural exchanges. The observed activity m</w:t>
      </w:r>
      <w:r>
        <w:rPr>
          <w:rFonts w:ascii="Brill" w:eastAsia="Brill" w:hAnsi="Brill" w:cs="Brill"/>
          <w:color w:val="000000"/>
        </w:rPr>
        <w:t xml:space="preserve">ay </w:t>
      </w:r>
      <w:r w:rsidR="00C55FA1" w:rsidRPr="00C66272">
        <w:rPr>
          <w:rFonts w:ascii="Brill" w:eastAsia="Brill" w:hAnsi="Brill" w:cs="Brill"/>
          <w:color w:val="000000"/>
        </w:rPr>
        <w:t xml:space="preserve">be attributed to intentional economic endeavours, entrepreneurial ventures, and the pursuit of livelihoods within the context of maritime operations. But it's important to recognise that </w:t>
      </w:r>
      <w:r w:rsidR="00C55FA1" w:rsidRPr="00C66272">
        <w:rPr>
          <w:rFonts w:ascii="Brill" w:eastAsia="Brill" w:hAnsi="Brill" w:cs="Brill"/>
          <w:color w:val="000000"/>
        </w:rPr>
        <w:lastRenderedPageBreak/>
        <w:t xml:space="preserve">the rapid development of port cities may also be attributed to centuries of international trade, migration, and the amalgamation of people with diverse backgrounds. If we </w:t>
      </w:r>
      <w:r w:rsidR="00F34893">
        <w:rPr>
          <w:rFonts w:ascii="Brill" w:eastAsia="Brill" w:hAnsi="Brill" w:cs="Brill"/>
          <w:color w:val="000000"/>
        </w:rPr>
        <w:t>would like to</w:t>
      </w:r>
      <w:r w:rsidR="00C55FA1" w:rsidRPr="00C66272">
        <w:rPr>
          <w:rFonts w:ascii="Brill" w:eastAsia="Brill" w:hAnsi="Brill" w:cs="Brill"/>
          <w:color w:val="000000"/>
        </w:rPr>
        <w:t xml:space="preserve"> defin</w:t>
      </w:r>
      <w:r w:rsidR="00F34893">
        <w:rPr>
          <w:rFonts w:ascii="Brill" w:eastAsia="Brill" w:hAnsi="Brill" w:cs="Brill"/>
          <w:color w:val="000000"/>
        </w:rPr>
        <w:t>e</w:t>
      </w:r>
      <w:r w:rsidR="00C55FA1" w:rsidRPr="00C66272">
        <w:rPr>
          <w:rFonts w:ascii="Brill" w:eastAsia="Brill" w:hAnsi="Brill" w:cs="Brill"/>
          <w:color w:val="000000"/>
        </w:rPr>
        <w:t xml:space="preserve"> by contrast, can we imagine a sleepy and quiet port city?</w:t>
      </w:r>
    </w:p>
    <w:p w14:paraId="35078109" w14:textId="77777777" w:rsidR="00CB3FC9" w:rsidRPr="00C66272" w:rsidRDefault="00CB3FC9">
      <w:pPr>
        <w:pBdr>
          <w:top w:val="nil"/>
          <w:left w:val="nil"/>
          <w:bottom w:val="nil"/>
          <w:right w:val="nil"/>
          <w:between w:val="nil"/>
        </w:pBdr>
        <w:spacing w:line="360" w:lineRule="auto"/>
        <w:jc w:val="both"/>
        <w:rPr>
          <w:rFonts w:ascii="Brill" w:eastAsia="Brill" w:hAnsi="Brill" w:cs="Brill"/>
          <w:color w:val="000000"/>
          <w:sz w:val="22"/>
          <w:szCs w:val="22"/>
        </w:rPr>
      </w:pPr>
    </w:p>
    <w:p w14:paraId="3507810A" w14:textId="77777777" w:rsidR="00CB3FC9" w:rsidRPr="00C66272" w:rsidRDefault="00C55FA1">
      <w:pPr>
        <w:pBdr>
          <w:top w:val="nil"/>
          <w:left w:val="nil"/>
          <w:bottom w:val="nil"/>
          <w:right w:val="nil"/>
          <w:between w:val="nil"/>
        </w:pBdr>
        <w:spacing w:line="360" w:lineRule="auto"/>
        <w:jc w:val="both"/>
        <w:rPr>
          <w:rFonts w:ascii="Brill" w:eastAsia="Brill" w:hAnsi="Brill" w:cs="Brill"/>
          <w:b/>
          <w:color w:val="000000"/>
        </w:rPr>
      </w:pPr>
      <w:r w:rsidRPr="00C66272">
        <w:rPr>
          <w:rFonts w:ascii="Brill" w:eastAsia="Brill" w:hAnsi="Brill" w:cs="Brill"/>
          <w:b/>
          <w:color w:val="000000"/>
        </w:rPr>
        <w:t>References</w:t>
      </w:r>
    </w:p>
    <w:p w14:paraId="740E91AD" w14:textId="77777777" w:rsidR="00475D6D" w:rsidRDefault="00C55FA1">
      <w:pPr>
        <w:pBdr>
          <w:top w:val="nil"/>
          <w:left w:val="nil"/>
          <w:bottom w:val="nil"/>
          <w:right w:val="nil"/>
          <w:between w:val="nil"/>
        </w:pBdr>
        <w:spacing w:line="360" w:lineRule="auto"/>
        <w:jc w:val="both"/>
        <w:rPr>
          <w:ins w:id="5769" w:author="Autor"/>
          <w:rFonts w:ascii="Brill" w:eastAsia="Brill" w:hAnsi="Brill" w:cs="Brill"/>
          <w:color w:val="222222"/>
        </w:rPr>
      </w:pPr>
      <w:r w:rsidRPr="00C66272">
        <w:rPr>
          <w:rFonts w:ascii="Brill" w:eastAsia="Brill" w:hAnsi="Brill" w:cs="Brill"/>
          <w:color w:val="222222"/>
          <w:highlight w:val="white"/>
        </w:rPr>
        <w:t>Barber, D. A. (</w:t>
      </w:r>
      <w:commentRangeStart w:id="5770"/>
      <w:commentRangeStart w:id="5771"/>
      <w:r w:rsidRPr="00C66272">
        <w:rPr>
          <w:rFonts w:ascii="Brill" w:eastAsia="Brill" w:hAnsi="Brill" w:cs="Brill"/>
          <w:color w:val="222222"/>
          <w:highlight w:val="white"/>
        </w:rPr>
        <w:t>2019</w:t>
      </w:r>
      <w:commentRangeEnd w:id="5770"/>
      <w:r w:rsidR="00732913">
        <w:rPr>
          <w:rStyle w:val="Odwoaniedokomentarza"/>
          <w:lang w:val="en-AU"/>
        </w:rPr>
        <w:commentReference w:id="5770"/>
      </w:r>
      <w:commentRangeEnd w:id="5771"/>
      <w:r w:rsidR="00475D6D">
        <w:rPr>
          <w:rStyle w:val="Odwoaniedokomentarza"/>
          <w:lang w:val="en-AU"/>
        </w:rPr>
        <w:commentReference w:id="5771"/>
      </w:r>
      <w:r w:rsidRPr="00C66272">
        <w:rPr>
          <w:rFonts w:ascii="Brill" w:eastAsia="Brill" w:hAnsi="Brill" w:cs="Brill"/>
          <w:color w:val="222222"/>
          <w:highlight w:val="white"/>
        </w:rPr>
        <w:t>). After Comfort. </w:t>
      </w:r>
      <w:r w:rsidRPr="00C66272">
        <w:rPr>
          <w:rFonts w:ascii="Brill" w:eastAsia="Brill" w:hAnsi="Brill" w:cs="Brill"/>
          <w:i/>
          <w:color w:val="222222"/>
        </w:rPr>
        <w:t>Log</w:t>
      </w:r>
      <w:r w:rsidRPr="00C66272">
        <w:rPr>
          <w:rFonts w:ascii="Brill" w:eastAsia="Brill" w:hAnsi="Brill" w:cs="Brill"/>
          <w:color w:val="222222"/>
          <w:highlight w:val="white"/>
        </w:rPr>
        <w:t>, (</w:t>
      </w:r>
      <w:commentRangeStart w:id="5772"/>
      <w:commentRangeStart w:id="5773"/>
      <w:commentRangeStart w:id="5774"/>
      <w:r w:rsidRPr="00C66272">
        <w:rPr>
          <w:rFonts w:ascii="Brill" w:eastAsia="Brill" w:hAnsi="Brill" w:cs="Brill"/>
          <w:color w:val="222222"/>
          <w:highlight w:val="white"/>
        </w:rPr>
        <w:t>47</w:t>
      </w:r>
      <w:commentRangeEnd w:id="5772"/>
      <w:r w:rsidR="00732913">
        <w:rPr>
          <w:rStyle w:val="Odwoaniedokomentarza"/>
          <w:lang w:val="en-AU"/>
        </w:rPr>
        <w:commentReference w:id="5772"/>
      </w:r>
      <w:commentRangeEnd w:id="5773"/>
      <w:r w:rsidR="00E70F84">
        <w:rPr>
          <w:rStyle w:val="Odwoaniedokomentarza"/>
          <w:lang w:val="en-AU"/>
        </w:rPr>
        <w:commentReference w:id="5773"/>
      </w:r>
      <w:commentRangeEnd w:id="5774"/>
      <w:r w:rsidR="00E70F84">
        <w:rPr>
          <w:rStyle w:val="Odwoaniedokomentarza"/>
          <w:lang w:val="en-AU"/>
        </w:rPr>
        <w:commentReference w:id="5774"/>
      </w:r>
      <w:r w:rsidRPr="00C66272">
        <w:rPr>
          <w:rFonts w:ascii="Brill" w:eastAsia="Brill" w:hAnsi="Brill" w:cs="Brill"/>
          <w:color w:val="222222"/>
          <w:highlight w:val="white"/>
        </w:rPr>
        <w:t>), 45-50.</w:t>
      </w:r>
    </w:p>
    <w:p w14:paraId="347C0A13" w14:textId="2CE97E9F" w:rsidR="00475D6D" w:rsidRPr="00C66272" w:rsidRDefault="00475D6D" w:rsidP="00E70F84">
      <w:pPr>
        <w:pBdr>
          <w:top w:val="nil"/>
          <w:left w:val="nil"/>
          <w:bottom w:val="nil"/>
          <w:right w:val="nil"/>
          <w:between w:val="nil"/>
        </w:pBdr>
        <w:spacing w:line="360" w:lineRule="auto"/>
        <w:ind w:left="426" w:hanging="426"/>
        <w:jc w:val="both"/>
        <w:rPr>
          <w:rFonts w:ascii="Brill" w:eastAsia="Brill" w:hAnsi="Brill" w:cs="Brill"/>
          <w:color w:val="222222"/>
          <w:highlight w:val="white"/>
        </w:rPr>
        <w:pPrChange w:id="5775" w:author="Autor">
          <w:pPr>
            <w:pBdr>
              <w:top w:val="nil"/>
              <w:left w:val="nil"/>
              <w:bottom w:val="nil"/>
              <w:right w:val="nil"/>
              <w:between w:val="nil"/>
            </w:pBdr>
            <w:spacing w:line="360" w:lineRule="auto"/>
            <w:jc w:val="both"/>
          </w:pPr>
        </w:pPrChange>
      </w:pPr>
      <w:ins w:id="5776" w:author="Autor">
        <w:r w:rsidRPr="00475D6D">
          <w:rPr>
            <w:rFonts w:ascii="Brill" w:eastAsia="Brill" w:hAnsi="Brill" w:cs="Brill"/>
            <w:color w:val="222222"/>
          </w:rPr>
          <w:t>Barber</w:t>
        </w:r>
        <w:r>
          <w:rPr>
            <w:rFonts w:ascii="Brill" w:eastAsia="Brill" w:hAnsi="Brill" w:cs="Brill"/>
            <w:color w:val="222222"/>
          </w:rPr>
          <w:t xml:space="preserve">, </w:t>
        </w:r>
        <w:r w:rsidRPr="00475D6D">
          <w:rPr>
            <w:rFonts w:ascii="Brill" w:eastAsia="Brill" w:hAnsi="Brill" w:cs="Brill"/>
            <w:color w:val="222222"/>
          </w:rPr>
          <w:t>D</w:t>
        </w:r>
        <w:r>
          <w:rPr>
            <w:rFonts w:ascii="Brill" w:eastAsia="Brill" w:hAnsi="Brill" w:cs="Brill"/>
            <w:color w:val="222222"/>
          </w:rPr>
          <w:t xml:space="preserve">. A. </w:t>
        </w:r>
        <w:r w:rsidRPr="00475D6D">
          <w:rPr>
            <w:rFonts w:ascii="Brill" w:eastAsia="Brill" w:hAnsi="Brill" w:cs="Brill"/>
            <w:color w:val="222222"/>
          </w:rPr>
          <w:t>(2020)</w:t>
        </w:r>
        <w:r>
          <w:rPr>
            <w:rFonts w:ascii="Brill" w:eastAsia="Brill" w:hAnsi="Brill" w:cs="Brill"/>
            <w:color w:val="222222"/>
          </w:rPr>
          <w:t>.</w:t>
        </w:r>
        <w:r w:rsidRPr="00475D6D">
          <w:rPr>
            <w:rFonts w:ascii="Brill" w:eastAsia="Brill" w:hAnsi="Brill" w:cs="Brill"/>
            <w:color w:val="222222"/>
          </w:rPr>
          <w:t xml:space="preserve"> </w:t>
        </w:r>
        <w:r w:rsidR="00D421B2" w:rsidRPr="00D421B2">
          <w:rPr>
            <w:rFonts w:ascii="Brill" w:eastAsia="Brill" w:hAnsi="Brill" w:cs="Brill"/>
            <w:color w:val="222222"/>
          </w:rPr>
          <w:t>Stranded assets</w:t>
        </w:r>
        <w:r w:rsidR="00D421B2">
          <w:rPr>
            <w:rFonts w:ascii="Brill" w:eastAsia="Brill" w:hAnsi="Brill" w:cs="Brill"/>
            <w:color w:val="222222"/>
          </w:rPr>
          <w:t xml:space="preserve">. In. </w:t>
        </w:r>
        <w:r w:rsidR="00D421B2" w:rsidRPr="00D421B2">
          <w:rPr>
            <w:rFonts w:ascii="Brill" w:eastAsia="Brill" w:hAnsi="Brill" w:cs="Brill"/>
            <w:color w:val="222222"/>
            <w:rPrChange w:id="5777" w:author="Autor">
              <w:rPr>
                <w:rFonts w:ascii="Brill" w:eastAsia="Brill" w:hAnsi="Brill" w:cs="Brill"/>
                <w:i/>
                <w:iCs/>
                <w:color w:val="222222"/>
              </w:rPr>
            </w:rPrChange>
          </w:rPr>
          <w:t xml:space="preserve">Zari, M. P., Connolly, P., &amp; </w:t>
        </w:r>
        <w:proofErr w:type="spellStart"/>
        <w:r w:rsidR="00D421B2" w:rsidRPr="00D421B2">
          <w:rPr>
            <w:rFonts w:ascii="Brill" w:eastAsia="Brill" w:hAnsi="Brill" w:cs="Brill"/>
            <w:color w:val="222222"/>
            <w:rPrChange w:id="5778" w:author="Autor">
              <w:rPr>
                <w:rFonts w:ascii="Brill" w:eastAsia="Brill" w:hAnsi="Brill" w:cs="Brill"/>
                <w:i/>
                <w:iCs/>
                <w:color w:val="222222"/>
              </w:rPr>
            </w:rPrChange>
          </w:rPr>
          <w:t>Southcombe</w:t>
        </w:r>
        <w:proofErr w:type="spellEnd"/>
        <w:r w:rsidR="00D421B2" w:rsidRPr="00D421B2">
          <w:rPr>
            <w:rFonts w:ascii="Brill" w:eastAsia="Brill" w:hAnsi="Brill" w:cs="Brill"/>
            <w:color w:val="222222"/>
            <w:rPrChange w:id="5779" w:author="Autor">
              <w:rPr>
                <w:rFonts w:ascii="Brill" w:eastAsia="Brill" w:hAnsi="Brill" w:cs="Brill"/>
                <w:i/>
                <w:iCs/>
                <w:color w:val="222222"/>
              </w:rPr>
            </w:rPrChange>
          </w:rPr>
          <w:t>, M. (</w:t>
        </w:r>
        <w:r w:rsidR="00F32E05">
          <w:rPr>
            <w:rFonts w:ascii="Brill" w:eastAsia="Brill" w:hAnsi="Brill" w:cs="Brill"/>
            <w:color w:val="222222"/>
          </w:rPr>
          <w:t>E</w:t>
        </w:r>
        <w:del w:id="5780" w:author="Autor">
          <w:r w:rsidR="00D421B2" w:rsidDel="00F32E05">
            <w:rPr>
              <w:rFonts w:ascii="Brill" w:eastAsia="Brill" w:hAnsi="Brill" w:cs="Brill"/>
              <w:color w:val="222222"/>
            </w:rPr>
            <w:delText>e</w:delText>
          </w:r>
        </w:del>
        <w:r w:rsidR="00D421B2" w:rsidRPr="00D421B2">
          <w:rPr>
            <w:rFonts w:ascii="Brill" w:eastAsia="Brill" w:hAnsi="Brill" w:cs="Brill"/>
            <w:color w:val="222222"/>
            <w:rPrChange w:id="5781" w:author="Autor">
              <w:rPr>
                <w:rFonts w:ascii="Brill" w:eastAsia="Brill" w:hAnsi="Brill" w:cs="Brill"/>
                <w:i/>
                <w:iCs/>
                <w:color w:val="222222"/>
              </w:rPr>
            </w:rPrChange>
          </w:rPr>
          <w:t>ds.). (2020). Ecologies design: Transforming architecture, landscape, and urbanism</w:t>
        </w:r>
        <w:r w:rsidR="00D421B2">
          <w:rPr>
            <w:rFonts w:ascii="Brill" w:eastAsia="Brill" w:hAnsi="Brill" w:cs="Brill"/>
            <w:color w:val="222222"/>
          </w:rPr>
          <w:t xml:space="preserve"> (</w:t>
        </w:r>
        <w:r w:rsidR="00D421B2" w:rsidRPr="00354712">
          <w:rPr>
            <w:rFonts w:ascii="Brill" w:eastAsia="Brill" w:hAnsi="Brill" w:cs="Brill"/>
            <w:color w:val="222222"/>
          </w:rPr>
          <w:t>pp. 260-267</w:t>
        </w:r>
        <w:r w:rsidR="00D421B2">
          <w:rPr>
            <w:rFonts w:ascii="Brill" w:eastAsia="Brill" w:hAnsi="Brill" w:cs="Brill"/>
            <w:color w:val="222222"/>
          </w:rPr>
          <w:t>)</w:t>
        </w:r>
        <w:r w:rsidR="00D421B2" w:rsidRPr="00D421B2">
          <w:rPr>
            <w:rFonts w:ascii="Brill" w:eastAsia="Brill" w:hAnsi="Brill" w:cs="Brill"/>
            <w:color w:val="222222"/>
            <w:rPrChange w:id="5782" w:author="Autor">
              <w:rPr>
                <w:rFonts w:ascii="Brill" w:eastAsia="Brill" w:hAnsi="Brill" w:cs="Brill"/>
                <w:i/>
                <w:iCs/>
                <w:color w:val="222222"/>
              </w:rPr>
            </w:rPrChange>
          </w:rPr>
          <w:t>. Routledge.</w:t>
        </w:r>
        <w:r w:rsidR="00D421B2" w:rsidRPr="00D421B2" w:rsidDel="00D421B2">
          <w:rPr>
            <w:rFonts w:ascii="Brill" w:eastAsia="Brill" w:hAnsi="Brill" w:cs="Brill"/>
            <w:i/>
            <w:iCs/>
            <w:color w:val="222222"/>
          </w:rPr>
          <w:t xml:space="preserve"> </w:t>
        </w:r>
        <w:del w:id="5783" w:author="Autor">
          <w:r w:rsidRPr="00E70F84" w:rsidDel="00D421B2">
            <w:rPr>
              <w:rFonts w:ascii="Brill" w:eastAsia="Brill" w:hAnsi="Brill" w:cs="Brill"/>
              <w:i/>
              <w:iCs/>
              <w:color w:val="222222"/>
              <w:rPrChange w:id="5784" w:author="Autor">
                <w:rPr>
                  <w:rFonts w:ascii="Brill" w:eastAsia="Brill" w:hAnsi="Brill" w:cs="Brill"/>
                  <w:color w:val="222222"/>
                </w:rPr>
              </w:rPrChange>
            </w:rPr>
            <w:delText>Modern Architecture and Climate: Design before Air Conditioning</w:delText>
          </w:r>
          <w:r w:rsidRPr="00475D6D" w:rsidDel="00D421B2">
            <w:rPr>
              <w:rFonts w:ascii="Brill" w:eastAsia="Brill" w:hAnsi="Brill" w:cs="Brill"/>
              <w:color w:val="222222"/>
            </w:rPr>
            <w:delText>.</w:delText>
          </w:r>
          <w:r w:rsidDel="00D421B2">
            <w:rPr>
              <w:rFonts w:ascii="Brill" w:eastAsia="Brill" w:hAnsi="Brill" w:cs="Brill"/>
              <w:color w:val="222222"/>
            </w:rPr>
            <w:delText xml:space="preserve"> Neww Jersey: </w:delText>
          </w:r>
          <w:r w:rsidRPr="00475D6D" w:rsidDel="00D421B2">
            <w:rPr>
              <w:rFonts w:ascii="Brill" w:eastAsia="Brill" w:hAnsi="Brill" w:cs="Brill"/>
              <w:color w:val="222222"/>
            </w:rPr>
            <w:delText>Princeton University Press</w:delText>
          </w:r>
          <w:r w:rsidDel="00D421B2">
            <w:rPr>
              <w:rFonts w:ascii="Brill" w:eastAsia="Brill" w:hAnsi="Brill" w:cs="Brill"/>
              <w:color w:val="222222"/>
            </w:rPr>
            <w:delText>.</w:delText>
          </w:r>
        </w:del>
      </w:ins>
    </w:p>
    <w:p w14:paraId="3507810C" w14:textId="1808D55B"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Hoyle, B. S. (1989). The </w:t>
      </w:r>
      <w:r w:rsidR="00F62668">
        <w:rPr>
          <w:rFonts w:ascii="Brill" w:eastAsia="Brill" w:hAnsi="Brill" w:cs="Brill"/>
          <w:color w:val="000000"/>
        </w:rPr>
        <w:t>P</w:t>
      </w:r>
      <w:r w:rsidRPr="00C66272">
        <w:rPr>
          <w:rFonts w:ascii="Brill" w:eastAsia="Brill" w:hAnsi="Brill" w:cs="Brill"/>
          <w:color w:val="000000"/>
        </w:rPr>
        <w:t xml:space="preserve">ort—City interface: Trends, problems and examples. </w:t>
      </w:r>
      <w:proofErr w:type="spellStart"/>
      <w:r w:rsidRPr="00C66272">
        <w:rPr>
          <w:rFonts w:ascii="Brill" w:eastAsia="Brill" w:hAnsi="Brill" w:cs="Brill"/>
          <w:i/>
          <w:color w:val="000000"/>
        </w:rPr>
        <w:t>Geoforum</w:t>
      </w:r>
      <w:proofErr w:type="spellEnd"/>
      <w:r w:rsidRPr="00C66272">
        <w:rPr>
          <w:rFonts w:ascii="Brill" w:eastAsia="Brill" w:hAnsi="Brill" w:cs="Brill"/>
          <w:color w:val="000000"/>
        </w:rPr>
        <w:t xml:space="preserve">, </w:t>
      </w:r>
      <w:r w:rsidRPr="00C66272">
        <w:rPr>
          <w:rFonts w:ascii="Brill" w:eastAsia="Brill" w:hAnsi="Brill" w:cs="Brill"/>
          <w:i/>
          <w:color w:val="000000"/>
        </w:rPr>
        <w:t>20</w:t>
      </w:r>
      <w:r w:rsidRPr="00C66272">
        <w:rPr>
          <w:rFonts w:ascii="Brill" w:eastAsia="Brill" w:hAnsi="Brill" w:cs="Brill"/>
          <w:color w:val="000000"/>
        </w:rPr>
        <w:t>(4), 429-435.</w:t>
      </w:r>
    </w:p>
    <w:p w14:paraId="3507810D"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Lee, S. W., &amp; Ducruet, C. (2006). Waterfront redevelopment and territorial integration in Le Havre (France) and Southampton (UK): implications for Busan, Korea. </w:t>
      </w:r>
      <w:r w:rsidRPr="00C66272">
        <w:rPr>
          <w:rFonts w:ascii="Brill" w:eastAsia="Brill" w:hAnsi="Brill" w:cs="Brill"/>
          <w:i/>
          <w:color w:val="000000"/>
        </w:rPr>
        <w:t>Ocean Policy Research</w:t>
      </w:r>
      <w:r w:rsidRPr="00C66272">
        <w:rPr>
          <w:rFonts w:ascii="Brill" w:eastAsia="Brill" w:hAnsi="Brill" w:cs="Brill"/>
          <w:color w:val="000000"/>
        </w:rPr>
        <w:t xml:space="preserve">, </w:t>
      </w:r>
      <w:r w:rsidRPr="00C66272">
        <w:rPr>
          <w:rFonts w:ascii="Brill" w:eastAsia="Brill" w:hAnsi="Brill" w:cs="Brill"/>
          <w:i/>
          <w:color w:val="000000"/>
        </w:rPr>
        <w:t>21</w:t>
      </w:r>
      <w:r w:rsidRPr="00C66272">
        <w:rPr>
          <w:rFonts w:ascii="Brill" w:eastAsia="Brill" w:hAnsi="Brill" w:cs="Brill"/>
          <w:color w:val="000000"/>
        </w:rPr>
        <w:t>(2), 127-156.</w:t>
      </w:r>
    </w:p>
    <w:p w14:paraId="3507810E" w14:textId="77777777" w:rsidR="00CB3FC9" w:rsidRPr="00C66272" w:rsidRDefault="00C55FA1">
      <w:pPr>
        <w:spacing w:line="360" w:lineRule="auto"/>
        <w:ind w:left="426" w:hanging="426"/>
        <w:jc w:val="both"/>
        <w:rPr>
          <w:rFonts w:ascii="Brill" w:eastAsia="Brill" w:hAnsi="Brill" w:cs="Brill"/>
          <w:color w:val="000000"/>
        </w:rPr>
      </w:pPr>
      <w:r w:rsidRPr="00C66272">
        <w:rPr>
          <w:rFonts w:ascii="Brill" w:eastAsia="Brill" w:hAnsi="Brill" w:cs="Brill"/>
          <w:color w:val="000000"/>
        </w:rPr>
        <w:t xml:space="preserve">Musso, E., &amp; </w:t>
      </w:r>
      <w:proofErr w:type="spellStart"/>
      <w:r w:rsidRPr="00C66272">
        <w:rPr>
          <w:rFonts w:ascii="Brill" w:eastAsia="Brill" w:hAnsi="Brill" w:cs="Brill"/>
          <w:color w:val="000000"/>
        </w:rPr>
        <w:t>Bennacchio</w:t>
      </w:r>
      <w:proofErr w:type="spellEnd"/>
      <w:r w:rsidRPr="00C66272">
        <w:rPr>
          <w:rFonts w:ascii="Brill" w:eastAsia="Brill" w:hAnsi="Brill" w:cs="Brill"/>
          <w:color w:val="000000"/>
        </w:rPr>
        <w:t xml:space="preserve">, M. (2002) </w:t>
      </w:r>
      <w:proofErr w:type="spellStart"/>
      <w:r w:rsidRPr="00C66272">
        <w:rPr>
          <w:rFonts w:ascii="Brill" w:eastAsia="Brill" w:hAnsi="Brill" w:cs="Brill"/>
          <w:color w:val="000000"/>
        </w:rPr>
        <w:t>Demaritimisation</w:t>
      </w:r>
      <w:proofErr w:type="spellEnd"/>
      <w:r w:rsidRPr="00C66272">
        <w:rPr>
          <w:rFonts w:ascii="Brill" w:eastAsia="Brill" w:hAnsi="Brill" w:cs="Brill"/>
          <w:color w:val="000000"/>
        </w:rPr>
        <w:t xml:space="preserve"> o </w:t>
      </w:r>
      <w:proofErr w:type="spellStart"/>
      <w:r w:rsidRPr="00C66272">
        <w:rPr>
          <w:rFonts w:ascii="Brill" w:eastAsia="Brill" w:hAnsi="Brill" w:cs="Brill"/>
          <w:color w:val="000000"/>
        </w:rPr>
        <w:t>remaritimisation</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L’evoluzione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dello</w:t>
      </w:r>
      <w:proofErr w:type="spellEnd"/>
      <w:r w:rsidRPr="00C66272">
        <w:rPr>
          <w:rFonts w:ascii="Brill" w:eastAsia="Brill" w:hAnsi="Brill" w:cs="Brill"/>
          <w:color w:val="000000"/>
        </w:rPr>
        <w:t xml:space="preserve"> scenario </w:t>
      </w:r>
      <w:proofErr w:type="spellStart"/>
      <w:r w:rsidRPr="00C66272">
        <w:rPr>
          <w:rFonts w:ascii="Brill" w:eastAsia="Brill" w:hAnsi="Brill" w:cs="Brill"/>
          <w:color w:val="000000"/>
        </w:rPr>
        <w:t>economico</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delle</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città</w:t>
      </w:r>
      <w:proofErr w:type="spellEnd"/>
      <w:r w:rsidRPr="00C66272">
        <w:rPr>
          <w:rFonts w:ascii="Brill" w:eastAsia="Brill" w:hAnsi="Brill" w:cs="Brill"/>
          <w:color w:val="000000"/>
        </w:rPr>
        <w:t xml:space="preserve"> </w:t>
      </w:r>
      <w:proofErr w:type="spellStart"/>
      <w:r w:rsidRPr="00C66272">
        <w:rPr>
          <w:rFonts w:ascii="Brill" w:eastAsia="Brill" w:hAnsi="Brill" w:cs="Brill"/>
          <w:color w:val="000000"/>
        </w:rPr>
        <w:t>portuali</w:t>
      </w:r>
      <w:proofErr w:type="spellEnd"/>
      <w:r w:rsidRPr="00C66272">
        <w:rPr>
          <w:rFonts w:ascii="Brill" w:eastAsia="Brill" w:hAnsi="Brill" w:cs="Brill"/>
          <w:color w:val="000000"/>
        </w:rPr>
        <w:t xml:space="preserve">. In </w:t>
      </w:r>
      <w:proofErr w:type="spellStart"/>
      <w:r w:rsidRPr="00C66272">
        <w:rPr>
          <w:rFonts w:ascii="Brill" w:eastAsia="Brill" w:hAnsi="Brill" w:cs="Brill"/>
          <w:color w:val="000000"/>
        </w:rPr>
        <w:t>Soriani</w:t>
      </w:r>
      <w:proofErr w:type="spellEnd"/>
      <w:r w:rsidRPr="00C66272">
        <w:rPr>
          <w:rFonts w:ascii="Brill" w:eastAsia="Brill" w:hAnsi="Brill" w:cs="Brill"/>
          <w:color w:val="000000"/>
        </w:rPr>
        <w:t xml:space="preserve">, S. (ed.) </w:t>
      </w:r>
      <w:proofErr w:type="spellStart"/>
      <w:r w:rsidRPr="00C66272">
        <w:rPr>
          <w:rFonts w:ascii="Brill" w:eastAsia="Brill" w:hAnsi="Brill" w:cs="Brill"/>
          <w:color w:val="000000"/>
        </w:rPr>
        <w:t>P</w:t>
      </w:r>
      <w:r w:rsidRPr="00C66272">
        <w:rPr>
          <w:rFonts w:ascii="Brill" w:eastAsia="Brill" w:hAnsi="Brill" w:cs="Brill"/>
          <w:i/>
          <w:color w:val="000000"/>
        </w:rPr>
        <w:t>orti</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città</w:t>
      </w:r>
      <w:proofErr w:type="spellEnd"/>
      <w:r w:rsidRPr="00C66272">
        <w:rPr>
          <w:rFonts w:ascii="Brill" w:eastAsia="Brill" w:hAnsi="Brill" w:cs="Brill"/>
          <w:i/>
          <w:color w:val="000000"/>
        </w:rPr>
        <w:t xml:space="preserve"> e </w:t>
      </w:r>
      <w:proofErr w:type="spellStart"/>
      <w:r w:rsidRPr="00C66272">
        <w:rPr>
          <w:rFonts w:ascii="Brill" w:eastAsia="Brill" w:hAnsi="Brill" w:cs="Brill"/>
          <w:i/>
          <w:color w:val="000000"/>
        </w:rPr>
        <w:t>territorio</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costiero</w:t>
      </w:r>
      <w:proofErr w:type="spellEnd"/>
      <w:r w:rsidRPr="00C66272">
        <w:rPr>
          <w:rFonts w:ascii="Brill" w:eastAsia="Brill" w:hAnsi="Brill" w:cs="Brill"/>
          <w:i/>
          <w:color w:val="000000"/>
        </w:rPr>
        <w:t xml:space="preserve">. Le </w:t>
      </w:r>
      <w:proofErr w:type="spellStart"/>
      <w:r w:rsidRPr="00C66272">
        <w:rPr>
          <w:rFonts w:ascii="Brill" w:eastAsia="Brill" w:hAnsi="Brill" w:cs="Brill"/>
          <w:i/>
          <w:color w:val="000000"/>
        </w:rPr>
        <w:t>dinamiche</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della</w:t>
      </w:r>
      <w:proofErr w:type="spellEnd"/>
      <w:r w:rsidRPr="00C66272">
        <w:rPr>
          <w:rFonts w:ascii="Brill" w:eastAsia="Brill" w:hAnsi="Brill" w:cs="Brill"/>
          <w:i/>
          <w:color w:val="000000"/>
        </w:rPr>
        <w:t xml:space="preserve"> </w:t>
      </w:r>
      <w:proofErr w:type="spellStart"/>
      <w:r w:rsidRPr="00C66272">
        <w:rPr>
          <w:rFonts w:ascii="Brill" w:eastAsia="Brill" w:hAnsi="Brill" w:cs="Brill"/>
          <w:i/>
          <w:color w:val="000000"/>
        </w:rPr>
        <w:t>sostenibilità</w:t>
      </w:r>
      <w:proofErr w:type="spellEnd"/>
      <w:r w:rsidRPr="00C66272">
        <w:rPr>
          <w:rFonts w:ascii="Brill" w:eastAsia="Brill" w:hAnsi="Brill" w:cs="Brill"/>
          <w:color w:val="000000"/>
        </w:rPr>
        <w:t xml:space="preserve"> (pp. 199–254). Bologna: Il Mulino.</w:t>
      </w:r>
    </w:p>
    <w:p w14:paraId="3507810F" w14:textId="77777777" w:rsidR="00CB3FC9" w:rsidRPr="00C66272" w:rsidRDefault="00C55FA1">
      <w:pPr>
        <w:spacing w:line="360" w:lineRule="auto"/>
        <w:ind w:left="426" w:hanging="426"/>
        <w:jc w:val="both"/>
        <w:rPr>
          <w:rFonts w:ascii="Brill" w:eastAsia="Brill" w:hAnsi="Brill" w:cs="Brill"/>
          <w:color w:val="000000"/>
        </w:rPr>
      </w:pPr>
      <w:proofErr w:type="spellStart"/>
      <w:r w:rsidRPr="00C66272">
        <w:rPr>
          <w:rFonts w:ascii="Brill" w:eastAsia="Brill" w:hAnsi="Brill" w:cs="Brill"/>
          <w:color w:val="000000"/>
        </w:rPr>
        <w:t>Tommarchi</w:t>
      </w:r>
      <w:proofErr w:type="spellEnd"/>
      <w:r w:rsidRPr="00C66272">
        <w:rPr>
          <w:rFonts w:ascii="Brill" w:eastAsia="Brill" w:hAnsi="Brill" w:cs="Brill"/>
          <w:color w:val="000000"/>
        </w:rPr>
        <w:t xml:space="preserve">, E. (2022). </w:t>
      </w:r>
      <w:r w:rsidRPr="00C66272">
        <w:rPr>
          <w:rFonts w:ascii="Brill" w:eastAsia="Brill" w:hAnsi="Brill" w:cs="Brill"/>
          <w:i/>
          <w:color w:val="000000"/>
        </w:rPr>
        <w:t>European port cities and urban regeneration: exploring cultural and sporting mega events at the water's edge</w:t>
      </w:r>
      <w:r w:rsidRPr="00C66272">
        <w:rPr>
          <w:rFonts w:ascii="Brill" w:eastAsia="Brill" w:hAnsi="Brill" w:cs="Brill"/>
          <w:color w:val="000000"/>
        </w:rPr>
        <w:t>. London: Taylor &amp; Francis.</w:t>
      </w:r>
    </w:p>
    <w:p w14:paraId="35078110" w14:textId="77777777" w:rsidR="00CB3FC9" w:rsidRPr="00C66272" w:rsidRDefault="00C55FA1">
      <w:pPr>
        <w:rPr>
          <w:rFonts w:ascii="Brill" w:eastAsia="Brill" w:hAnsi="Brill" w:cs="Brill"/>
          <w:color w:val="000000"/>
        </w:rPr>
      </w:pPr>
      <w:r w:rsidRPr="00C66272">
        <w:rPr>
          <w:rFonts w:ascii="Brill" w:hAnsi="Brill"/>
        </w:rPr>
        <w:br w:type="page"/>
      </w:r>
    </w:p>
    <w:p w14:paraId="35078111" w14:textId="77777777" w:rsidR="00CB3FC9" w:rsidRPr="00C66272" w:rsidRDefault="00C55FA1">
      <w:pPr>
        <w:spacing w:line="360" w:lineRule="auto"/>
        <w:ind w:left="426" w:hanging="426"/>
        <w:jc w:val="both"/>
        <w:rPr>
          <w:rFonts w:ascii="Brill" w:eastAsia="Brill" w:hAnsi="Brill" w:cs="Brill"/>
          <w:color w:val="000000"/>
        </w:rPr>
        <w:sectPr w:rsidR="00CB3FC9" w:rsidRPr="00C66272" w:rsidSect="0046291F">
          <w:pgSz w:w="11906" w:h="16838"/>
          <w:pgMar w:top="1440" w:right="1440" w:bottom="1440" w:left="1440" w:header="708" w:footer="708" w:gutter="0"/>
          <w:cols w:space="720"/>
        </w:sectPr>
      </w:pPr>
      <w:commentRangeStart w:id="5785"/>
      <w:commentRangeStart w:id="5786"/>
      <w:r w:rsidRPr="00C66272">
        <w:rPr>
          <w:rFonts w:ascii="Brill" w:eastAsia="Brill" w:hAnsi="Brill" w:cs="Brill"/>
          <w:color w:val="000000"/>
        </w:rPr>
        <w:lastRenderedPageBreak/>
        <w:t>INDEX</w:t>
      </w:r>
      <w:commentRangeEnd w:id="5785"/>
      <w:r w:rsidR="004B56D5">
        <w:rPr>
          <w:rStyle w:val="Odwoaniedokomentarza"/>
          <w:lang w:val="en-AU"/>
        </w:rPr>
        <w:commentReference w:id="5785"/>
      </w:r>
      <w:commentRangeEnd w:id="5786"/>
      <w:r w:rsidR="00C52472">
        <w:rPr>
          <w:rStyle w:val="Odwoaniedokomentarza"/>
          <w:lang w:val="en-AU"/>
        </w:rPr>
        <w:commentReference w:id="5786"/>
      </w:r>
    </w:p>
    <w:p w14:paraId="3507811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adaptation</w:t>
      </w:r>
      <w:r w:rsidRPr="00C66272">
        <w:rPr>
          <w:rFonts w:ascii="Brill" w:hAnsi="Brill"/>
          <w:color w:val="000000"/>
        </w:rPr>
        <w:t>, 17, 26, 27, 28, 32, 37, 38, 39, 40, 42, 44, 102, 152, 157, 171, 191, 196</w:t>
      </w:r>
    </w:p>
    <w:p w14:paraId="3507811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AIVP</w:t>
      </w:r>
      <w:r w:rsidRPr="00C66272">
        <w:rPr>
          <w:rFonts w:ascii="Brill" w:hAnsi="Brill"/>
          <w:color w:val="000000"/>
        </w:rPr>
        <w:t>, 4, 196</w:t>
      </w:r>
    </w:p>
    <w:p w14:paraId="3507811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alcohol</w:t>
      </w:r>
      <w:r w:rsidRPr="00C66272">
        <w:rPr>
          <w:rFonts w:ascii="Brill" w:hAnsi="Brill"/>
          <w:color w:val="000000"/>
        </w:rPr>
        <w:t>, 90, 99, 100, 199, 200, 210, 222, 229, 236, 237, 242</w:t>
      </w:r>
    </w:p>
    <w:p w14:paraId="3507811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Altona</w:t>
      </w:r>
      <w:r w:rsidRPr="00C66272">
        <w:rPr>
          <w:rFonts w:ascii="Brill" w:hAnsi="Brill"/>
          <w:color w:val="000000"/>
        </w:rPr>
        <w:t>, 89, 95, 96, 97, 206, 207, 208, 214</w:t>
      </w:r>
    </w:p>
    <w:p w14:paraId="3507811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animals</w:t>
      </w:r>
      <w:r w:rsidRPr="00C66272">
        <w:rPr>
          <w:rFonts w:ascii="Brill" w:hAnsi="Brill"/>
          <w:color w:val="000000"/>
        </w:rPr>
        <w:t>, 7, 62, 65, 98</w:t>
      </w:r>
    </w:p>
    <w:p w14:paraId="3507811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anthropophonics</w:t>
      </w:r>
      <w:r w:rsidRPr="00C66272">
        <w:rPr>
          <w:rFonts w:ascii="Brill" w:hAnsi="Brill"/>
          <w:color w:val="000000"/>
        </w:rPr>
        <w:t>, 47, 62, 63, 65, 66</w:t>
      </w:r>
    </w:p>
    <w:p w14:paraId="3507811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architecture</w:t>
      </w:r>
      <w:r w:rsidRPr="00C66272">
        <w:rPr>
          <w:rFonts w:ascii="Brill" w:hAnsi="Brill"/>
          <w:color w:val="000000"/>
        </w:rPr>
        <w:t>, 20, 59, 79, 158, 167, 171, 172, 173, 175, 176, 177, 178, 180, 181, 182, 183, 184, 185, 186, 188, 190, 192, 193, 194, 195, 196, 197, 249, 250, 255</w:t>
      </w:r>
    </w:p>
    <w:p w14:paraId="3507811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atmosphere</w:t>
      </w:r>
      <w:r w:rsidRPr="00C66272">
        <w:rPr>
          <w:rFonts w:ascii="Brill" w:hAnsi="Brill"/>
          <w:color w:val="000000"/>
        </w:rPr>
        <w:t>, 3, 4, 14, 16, 104, 121, 163, 215, 218, 222, 235, 253, 290</w:t>
      </w:r>
    </w:p>
    <w:p w14:paraId="3507811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Australia</w:t>
      </w:r>
      <w:r w:rsidRPr="00C66272">
        <w:rPr>
          <w:rFonts w:ascii="Brill" w:hAnsi="Brill"/>
          <w:color w:val="000000"/>
        </w:rPr>
        <w:t>, 16, 33, 34, 35, 39, 207</w:t>
      </w:r>
    </w:p>
    <w:p w14:paraId="3507811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biophilic city</w:t>
      </w:r>
      <w:r w:rsidRPr="00C66272">
        <w:rPr>
          <w:rFonts w:ascii="Brill" w:hAnsi="Brill"/>
          <w:color w:val="000000"/>
        </w:rPr>
        <w:t>, 48, 52, 53</w:t>
      </w:r>
    </w:p>
    <w:p w14:paraId="3507811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biophonics</w:t>
      </w:r>
      <w:proofErr w:type="spellEnd"/>
      <w:r w:rsidRPr="00C66272">
        <w:rPr>
          <w:rFonts w:ascii="Brill" w:hAnsi="Brill"/>
          <w:color w:val="000000"/>
        </w:rPr>
        <w:t>, 48, 63, 65</w:t>
      </w:r>
    </w:p>
    <w:p w14:paraId="3507811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bluespace</w:t>
      </w:r>
      <w:proofErr w:type="spellEnd"/>
      <w:r w:rsidRPr="00C66272">
        <w:rPr>
          <w:rFonts w:ascii="Brill" w:hAnsi="Brill"/>
          <w:color w:val="000000"/>
        </w:rPr>
        <w:t>, 55, 179, 199</w:t>
      </w:r>
    </w:p>
    <w:p w14:paraId="3507811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brothels</w:t>
      </w:r>
      <w:r w:rsidRPr="00C66272">
        <w:rPr>
          <w:rFonts w:ascii="Brill" w:hAnsi="Brill"/>
          <w:color w:val="000000"/>
        </w:rPr>
        <w:t>, 11, 94, 96, 117, 124, 214, 218</w:t>
      </w:r>
    </w:p>
    <w:p w14:paraId="3507811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capitalism</w:t>
      </w:r>
      <w:r w:rsidRPr="00C66272">
        <w:rPr>
          <w:rFonts w:ascii="Brill" w:hAnsi="Brill"/>
          <w:color w:val="000000"/>
        </w:rPr>
        <w:t>, 28, 29, 30, 36</w:t>
      </w:r>
    </w:p>
    <w:p w14:paraId="3507812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CBD</w:t>
      </w:r>
      <w:r w:rsidRPr="00C66272">
        <w:rPr>
          <w:rFonts w:ascii="Brill" w:hAnsi="Brill"/>
          <w:color w:val="000000"/>
        </w:rPr>
        <w:t>, 265, 266, 269, 272, 273, 279, 280</w:t>
      </w:r>
    </w:p>
    <w:p w14:paraId="3507812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Chinatown</w:t>
      </w:r>
      <w:r w:rsidRPr="00C66272">
        <w:rPr>
          <w:rFonts w:ascii="Brill" w:hAnsi="Brill"/>
          <w:color w:val="000000"/>
        </w:rPr>
        <w:t>, 96, 122</w:t>
      </w:r>
    </w:p>
    <w:p w14:paraId="3507812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city marketing</w:t>
      </w:r>
      <w:r w:rsidRPr="00C66272">
        <w:rPr>
          <w:rFonts w:ascii="Brill" w:hAnsi="Brill"/>
          <w:color w:val="000000"/>
        </w:rPr>
        <w:t>, 16, 112, 168, 206</w:t>
      </w:r>
    </w:p>
    <w:p w14:paraId="3507812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climate</w:t>
      </w:r>
      <w:r w:rsidRPr="00C66272">
        <w:rPr>
          <w:rFonts w:ascii="Brill" w:hAnsi="Brill"/>
          <w:color w:val="000000"/>
        </w:rPr>
        <w:t>, 10, 27, 36, 37, 57, 67, 104, 115, 128, 227, 281, 282</w:t>
      </w:r>
    </w:p>
    <w:p w14:paraId="3507812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climate change</w:t>
      </w:r>
      <w:r w:rsidRPr="00C66272">
        <w:rPr>
          <w:rFonts w:ascii="Brill" w:hAnsi="Brill"/>
          <w:color w:val="000000"/>
        </w:rPr>
        <w:t>, 4, 17, 26, 27, 28, 30, 32, 36, 37, 41, 43, 44, 45, 196</w:t>
      </w:r>
    </w:p>
    <w:p w14:paraId="3507812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coast</w:t>
      </w:r>
      <w:r w:rsidRPr="00C66272">
        <w:rPr>
          <w:rFonts w:ascii="Brill" w:hAnsi="Brill"/>
          <w:color w:val="000000"/>
        </w:rPr>
        <w:t>, 36, 39, 40, 42, 56, 90, 126, 138, 157, 171, 184, 227, 276, 277</w:t>
      </w:r>
    </w:p>
    <w:p w14:paraId="3507812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coastal city</w:t>
      </w:r>
      <w:r w:rsidRPr="00C66272">
        <w:rPr>
          <w:rFonts w:ascii="Brill" w:hAnsi="Brill"/>
          <w:color w:val="000000"/>
        </w:rPr>
        <w:t>, 10, 54, 144, 148, 183, 184, 188, 213, 274</w:t>
      </w:r>
    </w:p>
    <w:p w14:paraId="3507812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colonialism</w:t>
      </w:r>
      <w:r w:rsidRPr="00C66272">
        <w:rPr>
          <w:rFonts w:ascii="Brill" w:hAnsi="Brill"/>
          <w:color w:val="000000"/>
        </w:rPr>
        <w:t>, 8, 12, 35, 158, 208, 255, 292</w:t>
      </w:r>
    </w:p>
    <w:p w14:paraId="3507812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container</w:t>
      </w:r>
      <w:r w:rsidRPr="00C66272">
        <w:rPr>
          <w:rFonts w:ascii="Brill" w:hAnsi="Brill"/>
          <w:color w:val="000000"/>
        </w:rPr>
        <w:t>, 72, 77, 80, 148, 195, 208, 218</w:t>
      </w:r>
    </w:p>
    <w:p w14:paraId="3507812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containerisation</w:t>
      </w:r>
      <w:r w:rsidRPr="00C66272">
        <w:rPr>
          <w:rFonts w:ascii="Brill" w:hAnsi="Brill"/>
          <w:color w:val="000000"/>
        </w:rPr>
        <w:t>, 20, 88, 104, 199, 217</w:t>
      </w:r>
    </w:p>
    <w:p w14:paraId="3507812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Coolsingel</w:t>
      </w:r>
      <w:proofErr w:type="spellEnd"/>
      <w:r w:rsidRPr="00C66272">
        <w:rPr>
          <w:rFonts w:ascii="Brill" w:hAnsi="Brill"/>
          <w:color w:val="000000"/>
        </w:rPr>
        <w:t>, 114, 115, 116, 117, 119</w:t>
      </w:r>
    </w:p>
    <w:p w14:paraId="3507812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cosmopolitan</w:t>
      </w:r>
      <w:r w:rsidRPr="00C66272">
        <w:rPr>
          <w:rFonts w:ascii="Brill" w:hAnsi="Brill"/>
          <w:color w:val="000000"/>
        </w:rPr>
        <w:t>, 13, 18, 80, 95, 99, 102, 121, 207, 223</w:t>
      </w:r>
    </w:p>
    <w:p w14:paraId="3507812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cosmopolitanism</w:t>
      </w:r>
      <w:r w:rsidRPr="00C66272">
        <w:rPr>
          <w:rFonts w:ascii="Brill" w:hAnsi="Brill"/>
          <w:color w:val="000000"/>
        </w:rPr>
        <w:t>, 10, 70, 92, 199, 218, 222</w:t>
      </w:r>
    </w:p>
    <w:p w14:paraId="3507812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cranes</w:t>
      </w:r>
      <w:r w:rsidRPr="00C66272">
        <w:rPr>
          <w:rFonts w:ascii="Brill" w:hAnsi="Brill"/>
          <w:color w:val="000000"/>
        </w:rPr>
        <w:t>, 4, 7, 51, 60, 64, 80, 195, 200, 290</w:t>
      </w:r>
    </w:p>
    <w:p w14:paraId="3507812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crime</w:t>
      </w:r>
      <w:r w:rsidRPr="00C66272">
        <w:rPr>
          <w:rFonts w:ascii="Brill" w:hAnsi="Brill"/>
          <w:color w:val="000000"/>
        </w:rPr>
        <w:t>, 6, 7, 18, 20, 79, 98, 100, 112, 200, 201, 202, 203, 207, 209, 210, 212, 216, 217, 218, 222, 223, 225, 227, 232, 237, 238, 284, 292</w:t>
      </w:r>
    </w:p>
    <w:p w14:paraId="3507812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cultures of noise</w:t>
      </w:r>
      <w:r w:rsidRPr="00C66272">
        <w:rPr>
          <w:rFonts w:ascii="Brill" w:hAnsi="Brill"/>
          <w:color w:val="000000"/>
        </w:rPr>
        <w:t>, 48, 49, 50, 51</w:t>
      </w:r>
    </w:p>
    <w:p w14:paraId="3507813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hAnsi="Brill"/>
          <w:color w:val="000000"/>
        </w:rPr>
        <w:t xml:space="preserve">cultures of </w:t>
      </w:r>
      <w:r w:rsidRPr="00C66272">
        <w:rPr>
          <w:rFonts w:ascii="Brill" w:eastAsia="Brill" w:hAnsi="Brill" w:cs="Brill"/>
          <w:color w:val="000000"/>
        </w:rPr>
        <w:t>silence</w:t>
      </w:r>
      <w:r w:rsidRPr="00C66272">
        <w:rPr>
          <w:rFonts w:ascii="Brill" w:hAnsi="Brill"/>
          <w:color w:val="000000"/>
        </w:rPr>
        <w:t>, 17, 47, 48, 49, 50, 51, 61, 62, 64</w:t>
      </w:r>
    </w:p>
    <w:p w14:paraId="3507813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Days of the Sea</w:t>
      </w:r>
      <w:r w:rsidRPr="00C66272">
        <w:rPr>
          <w:rFonts w:ascii="Brill" w:hAnsi="Brill"/>
          <w:color w:val="000000"/>
        </w:rPr>
        <w:t>, 157, 158, 159, 160, 161, 162, 163, 164, 165, 166, 167, 168</w:t>
      </w:r>
    </w:p>
    <w:p w14:paraId="3507813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demaritimisation</w:t>
      </w:r>
      <w:proofErr w:type="spellEnd"/>
      <w:r w:rsidRPr="00C66272">
        <w:rPr>
          <w:rFonts w:ascii="Brill" w:hAnsi="Brill"/>
          <w:color w:val="000000"/>
        </w:rPr>
        <w:t>, 19, 81, 157, 292</w:t>
      </w:r>
    </w:p>
    <w:p w14:paraId="3507813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design</w:t>
      </w:r>
      <w:r w:rsidRPr="00C66272">
        <w:rPr>
          <w:rFonts w:ascii="Brill" w:hAnsi="Brill"/>
          <w:color w:val="000000"/>
        </w:rPr>
        <w:t>, 3, 8, 35, 42, 68, 69, 88, 108, 126, 127, 139, 142, 150, 156, 171, 176, 179, 182, 183, 186, 187, 190, 191, 192, 193, 194, 196, 197, 256, 266, 282</w:t>
      </w:r>
    </w:p>
    <w:p w14:paraId="3507813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dockers</w:t>
      </w:r>
      <w:r w:rsidRPr="00C66272">
        <w:rPr>
          <w:rFonts w:ascii="Brill" w:hAnsi="Brill"/>
          <w:color w:val="000000"/>
        </w:rPr>
        <w:t>, 10, 12, 18, 90, 92, 93, 94, 96, 97, 206, 210, 218</w:t>
      </w:r>
    </w:p>
    <w:p w14:paraId="3507813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duality</w:t>
      </w:r>
      <w:r w:rsidRPr="00C66272">
        <w:rPr>
          <w:rFonts w:ascii="Brill" w:hAnsi="Brill"/>
          <w:color w:val="000000"/>
        </w:rPr>
        <w:t>, 5, 8, 192, 193, 194, 197, 290</w:t>
      </w:r>
    </w:p>
    <w:p w14:paraId="3507813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Elbe</w:t>
      </w:r>
      <w:r w:rsidRPr="00C66272">
        <w:rPr>
          <w:rFonts w:ascii="Brill" w:hAnsi="Brill"/>
          <w:color w:val="000000"/>
        </w:rPr>
        <w:t>, 89, 90, 91, 95, 101, 103, 203, 204, 206, 207, 208, 209, 211, 212, 213, 217</w:t>
      </w:r>
    </w:p>
    <w:p w14:paraId="3507813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emigration</w:t>
      </w:r>
      <w:r w:rsidRPr="00C66272">
        <w:rPr>
          <w:rFonts w:ascii="Brill" w:hAnsi="Brill"/>
          <w:color w:val="000000"/>
        </w:rPr>
        <w:t>, 90, 91, 210, 211</w:t>
      </w:r>
    </w:p>
    <w:p w14:paraId="3507813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entertainment district</w:t>
      </w:r>
      <w:r w:rsidRPr="00C66272">
        <w:rPr>
          <w:rFonts w:ascii="Brill" w:hAnsi="Brill"/>
          <w:color w:val="000000"/>
        </w:rPr>
        <w:t>, 20, 95, 96, 98, 99, 100, 101, 102, 104, 105, 200, 214, 217, 218, 292</w:t>
      </w:r>
    </w:p>
    <w:p w14:paraId="3507813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equilibrium</w:t>
      </w:r>
      <w:r w:rsidRPr="00C66272">
        <w:rPr>
          <w:rFonts w:ascii="Brill" w:hAnsi="Brill"/>
          <w:color w:val="000000"/>
        </w:rPr>
        <w:t>, 21, 133, 265, 266, 267, 268, 269, 270, 284</w:t>
      </w:r>
    </w:p>
    <w:p w14:paraId="3507813A" w14:textId="68BF89B5"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 xml:space="preserve">eros </w:t>
      </w:r>
      <w:r w:rsidR="00F62668">
        <w:rPr>
          <w:rFonts w:ascii="Brill" w:eastAsia="Brill" w:hAnsi="Brill" w:cs="Brill"/>
          <w:color w:val="000000"/>
        </w:rPr>
        <w:t>centre</w:t>
      </w:r>
      <w:r w:rsidRPr="00C66272">
        <w:rPr>
          <w:rFonts w:ascii="Brill" w:hAnsi="Brill"/>
          <w:color w:val="000000"/>
        </w:rPr>
        <w:t>, 125, 126, 127</w:t>
      </w:r>
    </w:p>
    <w:p w14:paraId="3507813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event-led regeneration</w:t>
      </w:r>
      <w:r w:rsidRPr="00C66272">
        <w:rPr>
          <w:rFonts w:ascii="Brill" w:hAnsi="Brill"/>
          <w:color w:val="000000"/>
        </w:rPr>
        <w:t>, 73, 79, 82</w:t>
      </w:r>
    </w:p>
    <w:p w14:paraId="3507813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exceptionalism</w:t>
      </w:r>
      <w:r w:rsidRPr="00C66272">
        <w:rPr>
          <w:rFonts w:ascii="Brill" w:hAnsi="Brill"/>
          <w:color w:val="000000"/>
        </w:rPr>
        <w:t>, 69, 70</w:t>
      </w:r>
    </w:p>
    <w:p w14:paraId="3507813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festivalization</w:t>
      </w:r>
      <w:proofErr w:type="spellEnd"/>
      <w:r w:rsidRPr="00C66272">
        <w:rPr>
          <w:rFonts w:ascii="Brill" w:hAnsi="Brill"/>
          <w:color w:val="000000"/>
        </w:rPr>
        <w:t>, 7, 20, 74</w:t>
      </w:r>
    </w:p>
    <w:p w14:paraId="3507813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fiction</w:t>
      </w:r>
      <w:r w:rsidRPr="00C66272">
        <w:rPr>
          <w:rFonts w:ascii="Brill" w:hAnsi="Brill"/>
          <w:color w:val="000000"/>
        </w:rPr>
        <w:t>, 20, 104, 200, 201, 202, 209, 216, 261</w:t>
      </w:r>
    </w:p>
    <w:p w14:paraId="3507813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film</w:t>
      </w:r>
      <w:r w:rsidRPr="00C66272">
        <w:rPr>
          <w:rFonts w:ascii="Brill" w:hAnsi="Brill"/>
          <w:color w:val="000000"/>
        </w:rPr>
        <w:t>, 4, 8, 14, 17, 20, 55, 56, 57, 58, 59, 60, 61, 62, 63, 64, 65, 66, 104, 201, 202, 203, 204, 205, 206, 215, 216, 217, 247, 248, 261</w:t>
      </w:r>
    </w:p>
    <w:p w14:paraId="3507814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fish market</w:t>
      </w:r>
      <w:r w:rsidRPr="00C66272">
        <w:rPr>
          <w:rFonts w:ascii="Brill" w:hAnsi="Brill"/>
          <w:color w:val="000000"/>
        </w:rPr>
        <w:t>, 20, 171, 172, 175, 180, 182, 183, 184, 185, 186, 187, 188, 189, 190, 191, 192, 193, 194, 195, 196</w:t>
      </w:r>
    </w:p>
    <w:p w14:paraId="3507814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future</w:t>
      </w:r>
      <w:r w:rsidRPr="00C66272">
        <w:rPr>
          <w:rFonts w:ascii="Brill" w:hAnsi="Brill"/>
          <w:color w:val="000000"/>
        </w:rPr>
        <w:t>, 8, 16, 17, 21, 26, 27, 28, 29, 30, 31, 32, 33, 35, 36, 37, 38, 39, 40, 41, 42, 43, 44, 45, 60, 74, 82, 84, 98, 109, 118, 121, 124, 126, 134, 142, 151, 153, 195, 238, 251, 252, 260, 281, 290</w:t>
      </w:r>
    </w:p>
    <w:p w14:paraId="3507814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Times New Roman" w:hAnsi="Brill" w:cs="Times New Roman"/>
          <w:color w:val="000000"/>
        </w:rPr>
        <w:t>Gdańsk</w:t>
      </w:r>
      <w:proofErr w:type="spellEnd"/>
      <w:r w:rsidRPr="00C66272">
        <w:rPr>
          <w:rFonts w:ascii="Brill" w:hAnsi="Brill"/>
          <w:color w:val="000000"/>
        </w:rPr>
        <w:t>, 222, 224, 225, 226, 227, 229, 232, 233, 236, 237, 238, 241, 250, 252</w:t>
      </w:r>
    </w:p>
    <w:p w14:paraId="3507814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Genoa</w:t>
      </w:r>
      <w:r w:rsidRPr="00C66272">
        <w:rPr>
          <w:rFonts w:ascii="Brill" w:hAnsi="Brill"/>
          <w:color w:val="000000"/>
        </w:rPr>
        <w:t>, 20, 69, 72, 74, 75, 76, 78, 80, 82, 111, 171, 172, 183, 184, 185, 186, 187, 188, 189, 192, 193, 194, 195, 196</w:t>
      </w:r>
    </w:p>
    <w:p w14:paraId="3507814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gentrification</w:t>
      </w:r>
      <w:r w:rsidRPr="00C66272">
        <w:rPr>
          <w:rFonts w:ascii="Brill" w:hAnsi="Brill"/>
          <w:color w:val="000000"/>
        </w:rPr>
        <w:t>, 5, 16, 93, 271, 284, 292</w:t>
      </w:r>
    </w:p>
    <w:p w14:paraId="3507814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geophonics</w:t>
      </w:r>
      <w:proofErr w:type="spellEnd"/>
      <w:r w:rsidRPr="00C66272">
        <w:rPr>
          <w:rFonts w:ascii="Brill" w:hAnsi="Brill"/>
          <w:color w:val="000000"/>
        </w:rPr>
        <w:t>, 59, 60, 62, 63, 66</w:t>
      </w:r>
    </w:p>
    <w:p w14:paraId="3507814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globalisation</w:t>
      </w:r>
      <w:r w:rsidRPr="00C66272">
        <w:rPr>
          <w:rFonts w:ascii="Brill" w:hAnsi="Brill"/>
          <w:color w:val="000000"/>
        </w:rPr>
        <w:t>, 54, 71, 94</w:t>
      </w:r>
    </w:p>
    <w:p w14:paraId="3507814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lastRenderedPageBreak/>
        <w:t>Hamburg</w:t>
      </w:r>
      <w:r w:rsidRPr="00C66272">
        <w:rPr>
          <w:rFonts w:ascii="Brill" w:hAnsi="Brill"/>
          <w:color w:val="000000"/>
        </w:rPr>
        <w:t>, 18, 20, 88, 89, 90, 91, 92, 93, 95, 96, 98, 100, 101, 102, 103, 104, 106, 120, 125, 189, 200, 202, 203, 204, 205, 206, 207, 208, 209, 210, 211, 212, 213, 214, 215, 216, 217, 218, 250</w:t>
      </w:r>
    </w:p>
    <w:p w14:paraId="3507814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harbour</w:t>
      </w:r>
      <w:r w:rsidRPr="00C66272">
        <w:rPr>
          <w:rFonts w:ascii="Brill" w:hAnsi="Brill"/>
          <w:color w:val="000000"/>
        </w:rPr>
        <w:t>, 3, 4, 11, 19, 51, 57, 60, 61, 64, 65, 72, 75, 77, 79, 80, 88, 89, 90, 92, 93, 94, 95, 96, 98, 102, 103, 104, 105, 112, 119, 122, 125, 137, 145, 162, 163, 167, 168, 204, 223, 225, 229, 233, 282</w:t>
      </w:r>
    </w:p>
    <w:p w14:paraId="3507814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health resort</w:t>
      </w:r>
      <w:r w:rsidRPr="00C66272">
        <w:rPr>
          <w:rFonts w:ascii="Brill" w:hAnsi="Brill"/>
          <w:color w:val="000000"/>
        </w:rPr>
        <w:t>, 47, 51, 52, 55, 56, 57, 58, 62, 64</w:t>
      </w:r>
    </w:p>
    <w:p w14:paraId="3507814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heritage</w:t>
      </w:r>
      <w:r w:rsidRPr="00C66272">
        <w:rPr>
          <w:rFonts w:ascii="Brill" w:hAnsi="Brill"/>
          <w:color w:val="000000"/>
        </w:rPr>
        <w:t>, 3, 4, 9, 18, 19, 79, 82, 104, 105, 124, 133, 134, 137, 142, 145, 146, 147, 149, 150, 151, 152, 153, 156, 157, 160, 163, 179, 180, 188, 196, 200, 290</w:t>
      </w:r>
    </w:p>
    <w:p w14:paraId="3507814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heterotopia</w:t>
      </w:r>
      <w:r w:rsidRPr="00C66272">
        <w:rPr>
          <w:rFonts w:ascii="Brill" w:hAnsi="Brill"/>
          <w:color w:val="000000"/>
        </w:rPr>
        <w:t>, 113</w:t>
      </w:r>
    </w:p>
    <w:p w14:paraId="3507814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housing conditions</w:t>
      </w:r>
      <w:r w:rsidRPr="00C66272">
        <w:rPr>
          <w:rFonts w:ascii="Brill" w:hAnsi="Brill"/>
          <w:color w:val="000000"/>
        </w:rPr>
        <w:t>, 93, 252</w:t>
      </w:r>
    </w:p>
    <w:p w14:paraId="3507814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hustle and bustle</w:t>
      </w:r>
      <w:r w:rsidRPr="00C66272">
        <w:rPr>
          <w:rFonts w:ascii="Brill" w:hAnsi="Brill"/>
          <w:color w:val="000000"/>
        </w:rPr>
        <w:t>, 5, 6, 7, 8, 10, 11, 12, 13, 14, 15, 16, 17, 18, 19, 20, 21, 22, 28, 32, 34, 39, 41, 42, 44, 64, 66, 69, 72, 81, 83, 89, 101, 108, 109, 110, 111, 116, 117, 122, 128, 156, 163, 165, 166, 167, 168, 194, 200, 206, 208, 211, 215, 256, 261, 265, 267, 271, 273,278, 279, 280, 281, 284, 290, 291, 292, 293</w:t>
      </w:r>
    </w:p>
    <w:p w14:paraId="3507814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identity</w:t>
      </w:r>
      <w:r w:rsidRPr="00C66272">
        <w:rPr>
          <w:rFonts w:ascii="Brill" w:hAnsi="Brill"/>
          <w:color w:val="000000"/>
        </w:rPr>
        <w:t>, 5, 7, 79, 82, 105, 133, 135, 138, 142, 157, 164, 175, 177, 180, 192, 196, 197, 201, 247, 249, 252, 253, 258, 261</w:t>
      </w:r>
    </w:p>
    <w:p w14:paraId="3507814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image</w:t>
      </w:r>
      <w:r w:rsidRPr="00C66272">
        <w:rPr>
          <w:rFonts w:ascii="Brill" w:hAnsi="Brill"/>
          <w:color w:val="000000"/>
        </w:rPr>
        <w:t>, 5, 6, 7, 8, 12, 18, 20, 21, 49, 58, 70, 74, 76, 77, 79, 80, 83, 98, 104, 112, 114, 118, 119, 121, 122, 123, 125, 150, 156, 157, 162, 165, 168, 176, 179, 189, 200, 201, 202, 203, 204, 205, 206, 208, 214, 217, 218, 222, 248, 250, 254, 259, 265, 278, 293</w:t>
      </w:r>
    </w:p>
    <w:p w14:paraId="3507815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imagery</w:t>
      </w:r>
      <w:r w:rsidRPr="00C66272">
        <w:rPr>
          <w:rFonts w:ascii="Brill" w:hAnsi="Brill"/>
          <w:color w:val="000000"/>
        </w:rPr>
        <w:t>, 8, 22, 109, 111, 293</w:t>
      </w:r>
    </w:p>
    <w:p w14:paraId="3507815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industry</w:t>
      </w:r>
      <w:r w:rsidRPr="00C66272">
        <w:rPr>
          <w:rFonts w:ascii="Brill" w:hAnsi="Brill"/>
          <w:color w:val="000000"/>
        </w:rPr>
        <w:t>, 5, 7, 19, 21, 34, 57, 68, 79, 84, 93, 95, 113, 122, 123, 135, 137, 145, 147, 148, 166, 184, 200, 205, 208, 214, 231, 248, 252, 272, 274, 277, 292</w:t>
      </w:r>
    </w:p>
    <w:p w14:paraId="3507815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interface</w:t>
      </w:r>
      <w:r w:rsidRPr="00C66272">
        <w:rPr>
          <w:rFonts w:ascii="Brill" w:hAnsi="Brill"/>
          <w:color w:val="000000"/>
        </w:rPr>
        <w:t>, 5, 11, 72, 81, 82, 83, 88, 89, 105, 174, 175, 177, 196</w:t>
      </w:r>
    </w:p>
    <w:p w14:paraId="3507815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Katendrecht</w:t>
      </w:r>
      <w:proofErr w:type="spellEnd"/>
      <w:r w:rsidRPr="00C66272">
        <w:rPr>
          <w:rFonts w:ascii="Brill" w:hAnsi="Brill"/>
          <w:color w:val="000000"/>
        </w:rPr>
        <w:t>, 19, 81, 96, 108, 109, 116, 117, 121, 122, 123, 124, 125, 126, 127, 128</w:t>
      </w:r>
    </w:p>
    <w:p w14:paraId="3507815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Kołobrzeg</w:t>
      </w:r>
      <w:proofErr w:type="spellEnd"/>
      <w:r w:rsidRPr="00C66272">
        <w:rPr>
          <w:rFonts w:ascii="Brill" w:hAnsi="Brill"/>
          <w:color w:val="000000"/>
        </w:rPr>
        <w:t>, 47, 56, 57, 58, 59, 62, 63, 64, 65</w:t>
      </w:r>
    </w:p>
    <w:p w14:paraId="3507815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landscape</w:t>
      </w:r>
      <w:r w:rsidRPr="00C66272">
        <w:rPr>
          <w:rFonts w:ascii="Brill" w:hAnsi="Brill"/>
          <w:color w:val="000000"/>
        </w:rPr>
        <w:t>, 4, 11, 12, 50, 56, 57, 60, 63, 133, 137, 142, 143, 144, 146, 149, 150, 151, 152, 157, 173, 175, 177, 179, 193, 196, 222, 256, 259, 269, 271</w:t>
      </w:r>
    </w:p>
    <w:p w14:paraId="3507815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liminal spaces</w:t>
      </w:r>
      <w:r w:rsidRPr="00C66272">
        <w:rPr>
          <w:rFonts w:ascii="Brill" w:hAnsi="Brill"/>
          <w:color w:val="000000"/>
        </w:rPr>
        <w:t>, 15, 47, 63, 222</w:t>
      </w:r>
    </w:p>
    <w:p w14:paraId="3507815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Lisbon</w:t>
      </w:r>
      <w:r w:rsidRPr="00C66272">
        <w:rPr>
          <w:rFonts w:ascii="Brill" w:hAnsi="Brill"/>
          <w:color w:val="000000"/>
        </w:rPr>
        <w:t>, 21, 267, 273, 274, 275, 276, 277, 278, 279, 280, 281, 282, 283, 284</w:t>
      </w:r>
    </w:p>
    <w:p w14:paraId="3507815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Liverpool</w:t>
      </w:r>
      <w:r w:rsidRPr="00C66272">
        <w:rPr>
          <w:rFonts w:ascii="Brill" w:hAnsi="Brill"/>
          <w:color w:val="000000"/>
        </w:rPr>
        <w:t>, 19, 68, 73, 74, 75, 78, 82, 83, 112, 120, 133, 134, 135, 136, 137, 138, 139, 141, 142, 143, 145, 146, 149, 150, 151, 152, 153</w:t>
      </w:r>
    </w:p>
    <w:p w14:paraId="3507815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logistics</w:t>
      </w:r>
      <w:r w:rsidRPr="00C66272">
        <w:rPr>
          <w:rFonts w:ascii="Brill" w:hAnsi="Brill"/>
          <w:color w:val="000000"/>
        </w:rPr>
        <w:t>, 3, 21, 33, 148, 151, 180, 192, 194, 196, 276, 277, 292</w:t>
      </w:r>
    </w:p>
    <w:p w14:paraId="3507815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maritime mindset</w:t>
      </w:r>
      <w:r w:rsidRPr="00C66272">
        <w:rPr>
          <w:rFonts w:ascii="Brill" w:hAnsi="Brill"/>
          <w:color w:val="000000"/>
        </w:rPr>
        <w:t>, 8, 110, 112, 113, 115, 119, 125, 128</w:t>
      </w:r>
    </w:p>
    <w:p w14:paraId="3507815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Marseille</w:t>
      </w:r>
      <w:r w:rsidRPr="00C66272">
        <w:rPr>
          <w:rFonts w:ascii="Brill" w:hAnsi="Brill"/>
          <w:color w:val="000000"/>
        </w:rPr>
        <w:t>, 77, 78, 111, 112, 120, 189</w:t>
      </w:r>
    </w:p>
    <w:p w14:paraId="3507815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mega events</w:t>
      </w:r>
      <w:r w:rsidRPr="00C66272">
        <w:rPr>
          <w:rFonts w:ascii="Brill" w:hAnsi="Brill"/>
          <w:color w:val="000000"/>
        </w:rPr>
        <w:t>, 69, 70, 73, 74, 75, 76, 77, 78, 79, 80, 81, 82, 83, 84</w:t>
      </w:r>
    </w:p>
    <w:p w14:paraId="3507815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Mega events</w:t>
      </w:r>
      <w:r w:rsidRPr="00C66272">
        <w:rPr>
          <w:rFonts w:ascii="Brill" w:hAnsi="Brill"/>
          <w:color w:val="000000"/>
        </w:rPr>
        <w:t>, 78</w:t>
      </w:r>
    </w:p>
    <w:p w14:paraId="3507815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metropolis</w:t>
      </w:r>
      <w:r w:rsidRPr="00C66272">
        <w:rPr>
          <w:rFonts w:ascii="Brill" w:hAnsi="Brill"/>
          <w:color w:val="000000"/>
        </w:rPr>
        <w:t>, 6, 18, 74, 80, 114, 144, 199, 216, 248, 256</w:t>
      </w:r>
    </w:p>
    <w:p w14:paraId="3507815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migration</w:t>
      </w:r>
      <w:r w:rsidRPr="00C66272">
        <w:rPr>
          <w:rFonts w:ascii="Brill" w:hAnsi="Brill"/>
          <w:color w:val="000000"/>
        </w:rPr>
        <w:t>, 8, 52, 70, 91, 200, 233, 237, 242, 260, 261, 293</w:t>
      </w:r>
    </w:p>
    <w:p w14:paraId="3507816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mobility</w:t>
      </w:r>
      <w:r w:rsidRPr="00C66272">
        <w:rPr>
          <w:rFonts w:ascii="Brill" w:hAnsi="Brill"/>
          <w:color w:val="000000"/>
        </w:rPr>
        <w:t>, 4, 6, 21, 27, 39, 153, 196, 233, 249, 253, 256, 258, 260, 261, 262, 275</w:t>
      </w:r>
    </w:p>
    <w:p w14:paraId="3507816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music</w:t>
      </w:r>
      <w:r w:rsidRPr="00C66272">
        <w:rPr>
          <w:rFonts w:ascii="Brill" w:hAnsi="Brill"/>
          <w:color w:val="000000"/>
        </w:rPr>
        <w:t>, 47, 48, 52, 53, 54, 60, 61, 62, 63, 64, 66, 97, 98, 99, 101, 102, 104, 116, 117, 135, 142, 162, 163, 201, 203, 214, 216, 218, 233, 246, 249, 260, 282</w:t>
      </w:r>
    </w:p>
    <w:p w14:paraId="3507816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myth</w:t>
      </w:r>
      <w:r w:rsidRPr="00C66272">
        <w:rPr>
          <w:rFonts w:ascii="Brill" w:hAnsi="Brill"/>
          <w:color w:val="000000"/>
        </w:rPr>
        <w:t>, 3, 4, 22, 28, 70, 95, 104, 108, 112, 128, 159, 167, 168, 200, 201, 202, 210, 211, 217, 222, 247, 252</w:t>
      </w:r>
    </w:p>
    <w:p w14:paraId="3507816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Naples</w:t>
      </w:r>
      <w:r w:rsidRPr="00C66272">
        <w:rPr>
          <w:rFonts w:ascii="Brill" w:hAnsi="Brill"/>
          <w:color w:val="000000"/>
        </w:rPr>
        <w:t>, 20, 171, 172, 183, 188, 189, 190, 191, 192, 194, 195, 196</w:t>
      </w:r>
    </w:p>
    <w:p w14:paraId="3507816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narrative</w:t>
      </w:r>
      <w:r w:rsidRPr="00C66272">
        <w:rPr>
          <w:rFonts w:ascii="Brill" w:hAnsi="Brill"/>
          <w:color w:val="000000"/>
        </w:rPr>
        <w:t>, 6, 7, 8, 9, 10, 14, 15, 16, 41, 42, 75, 77, 79, 92, 95, 101, 102, 103, 109, 111, 112, 134, 156, 162, 168, 201, 209, 212, 290</w:t>
      </w:r>
    </w:p>
    <w:p w14:paraId="3507816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nightlife</w:t>
      </w:r>
      <w:r w:rsidRPr="00C66272">
        <w:rPr>
          <w:rFonts w:ascii="Brill" w:hAnsi="Brill"/>
          <w:color w:val="000000"/>
        </w:rPr>
        <w:t>, 13, 14, 116, 127, 215, 223, 282</w:t>
      </w:r>
    </w:p>
    <w:p w14:paraId="3507816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noise</w:t>
      </w:r>
      <w:r w:rsidRPr="00C66272">
        <w:rPr>
          <w:rFonts w:ascii="Brill" w:hAnsi="Brill"/>
          <w:color w:val="000000"/>
        </w:rPr>
        <w:t>, 4, 5, 6, 7, 8, 10, 11, 15, 17, 47, 48, 49, 50, 51, 52, 53, 54, 58, 59, 61, 63, 64, 65, 66, 156, 166, 192, 196, 246, 248, 249, 252, 256, 262, 282, 283, 290</w:t>
      </w:r>
    </w:p>
    <w:p w14:paraId="3507816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Plato</w:t>
      </w:r>
      <w:r w:rsidRPr="00C66272">
        <w:rPr>
          <w:rFonts w:ascii="Brill" w:hAnsi="Brill"/>
          <w:color w:val="000000"/>
        </w:rPr>
        <w:t>, 111, 112, 128</w:t>
      </w:r>
    </w:p>
    <w:p w14:paraId="3507816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lastRenderedPageBreak/>
        <w:t>pleasure</w:t>
      </w:r>
      <w:r w:rsidRPr="00C66272">
        <w:rPr>
          <w:rFonts w:ascii="Brill" w:hAnsi="Brill"/>
          <w:color w:val="000000"/>
        </w:rPr>
        <w:t>, 96, 97, 99, 101, 105, 109, 110, 117, 118, 119, 120, 121, 122, 123, 125, 126, 127, 128, 213, 279</w:t>
      </w:r>
    </w:p>
    <w:p w14:paraId="3507816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pleasure district</w:t>
      </w:r>
      <w:r w:rsidRPr="00C66272">
        <w:rPr>
          <w:rFonts w:ascii="Brill" w:hAnsi="Brill"/>
          <w:color w:val="000000"/>
        </w:rPr>
        <w:t>, 109, 113, 116, 128, 223</w:t>
      </w:r>
    </w:p>
    <w:p w14:paraId="3507816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pleasurescape</w:t>
      </w:r>
      <w:proofErr w:type="spellEnd"/>
      <w:r w:rsidRPr="00C66272">
        <w:rPr>
          <w:rFonts w:ascii="Brill" w:hAnsi="Brill"/>
          <w:color w:val="000000"/>
        </w:rPr>
        <w:t>, 8, 17, 19, 20, 118, 120, 124, 199, 206</w:t>
      </w:r>
    </w:p>
    <w:p w14:paraId="3507816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poetics</w:t>
      </w:r>
      <w:r w:rsidRPr="00C66272">
        <w:rPr>
          <w:rFonts w:ascii="Brill" w:hAnsi="Brill"/>
          <w:color w:val="000000"/>
        </w:rPr>
        <w:t>, 248, 255, 256, 259, 260, 261, 262</w:t>
      </w:r>
    </w:p>
    <w:p w14:paraId="3507816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city culture</w:t>
      </w:r>
      <w:r w:rsidRPr="00C66272">
        <w:rPr>
          <w:rFonts w:ascii="Brill" w:hAnsi="Brill"/>
          <w:color w:val="000000"/>
        </w:rPr>
        <w:t>, 7, 8, 9, 69, 71, 78, 79, 83, 110, 114, 199</w:t>
      </w:r>
    </w:p>
    <w:p w14:paraId="3507816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city mindset</w:t>
      </w:r>
      <w:r w:rsidRPr="00C66272">
        <w:rPr>
          <w:rFonts w:ascii="Brill" w:hAnsi="Brill"/>
          <w:color w:val="000000"/>
        </w:rPr>
        <w:t>, 8, 69, 82</w:t>
      </w:r>
    </w:p>
    <w:p w14:paraId="3507816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cityscape</w:t>
      </w:r>
      <w:r w:rsidRPr="00C66272">
        <w:rPr>
          <w:rFonts w:ascii="Brill" w:hAnsi="Brill"/>
          <w:color w:val="000000"/>
        </w:rPr>
        <w:t>, 4, 63, 70, 71, 72, 74, 75, 78, 80, 82, 128, 199, 218</w:t>
      </w:r>
    </w:p>
    <w:p w14:paraId="3507816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district</w:t>
      </w:r>
      <w:r w:rsidRPr="00C66272">
        <w:rPr>
          <w:rFonts w:ascii="Brill" w:hAnsi="Brill"/>
          <w:color w:val="000000"/>
        </w:rPr>
        <w:t>, 7, 8, 12, 15, 18, 19, 157, 167, 168, 199, 200, 236</w:t>
      </w:r>
    </w:p>
    <w:p w14:paraId="3507817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Police</w:t>
      </w:r>
      <w:r w:rsidRPr="00C66272">
        <w:rPr>
          <w:rFonts w:ascii="Brill" w:hAnsi="Brill"/>
          <w:color w:val="000000"/>
        </w:rPr>
        <w:t>, 2, 20, 202, 203, 204, 205, 206, 207, 208, 209, 210, 211, 212, 213, 215, 216, 217, 218</w:t>
      </w:r>
    </w:p>
    <w:p w14:paraId="3507817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 space</w:t>
      </w:r>
      <w:r w:rsidRPr="00C66272">
        <w:rPr>
          <w:rFonts w:ascii="Brill" w:hAnsi="Brill"/>
          <w:color w:val="000000"/>
        </w:rPr>
        <w:t>, 8, 15, 19, 55, 179, 222, 254, 290</w:t>
      </w:r>
    </w:p>
    <w:p w14:paraId="3507817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Port-City Model</w:t>
      </w:r>
      <w:r w:rsidRPr="00C66272">
        <w:rPr>
          <w:rFonts w:ascii="Brill" w:hAnsi="Brill"/>
          <w:color w:val="000000"/>
        </w:rPr>
        <w:t>, 267, 279</w:t>
      </w:r>
    </w:p>
    <w:p w14:paraId="3507817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precautionary principle</w:t>
      </w:r>
      <w:r w:rsidRPr="00C66272">
        <w:rPr>
          <w:rFonts w:ascii="Brill" w:hAnsi="Brill"/>
          <w:color w:val="000000"/>
        </w:rPr>
        <w:t>, 17, 28, 41, 42, 43, 44</w:t>
      </w:r>
    </w:p>
    <w:p w14:paraId="3507817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prostitution</w:t>
      </w:r>
      <w:r w:rsidRPr="00C66272">
        <w:rPr>
          <w:rFonts w:ascii="Brill" w:hAnsi="Brill"/>
          <w:color w:val="000000"/>
        </w:rPr>
        <w:t>, 18, 20, 88, 97, 98, 99, 100, 102, 109, 112, 117, 123, 124, 125, 126, 127, 215, 216, 222, 223, 224, 225, 226, 227, 228, 229, 230, 231, 232, 233, 234, 235, 236, 237, 238, 239, 240, 241, 242, 282</w:t>
      </w:r>
    </w:p>
    <w:p w14:paraId="3507817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public spaces</w:t>
      </w:r>
      <w:r w:rsidRPr="00C66272">
        <w:rPr>
          <w:rFonts w:ascii="Brill" w:hAnsi="Brill"/>
          <w:color w:val="000000"/>
        </w:rPr>
        <w:t>, 4, 5, 50, 63, 93, 173, 281</w:t>
      </w:r>
    </w:p>
    <w:p w14:paraId="3507817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pubs</w:t>
      </w:r>
      <w:r w:rsidRPr="00C66272">
        <w:rPr>
          <w:rFonts w:ascii="Brill" w:hAnsi="Brill"/>
          <w:color w:val="000000"/>
        </w:rPr>
        <w:t>, 6, 90, 93, 94, 96, 98, 101, 166, 215, 218, 222, 227</w:t>
      </w:r>
    </w:p>
    <w:p w14:paraId="3507817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Quanzhou</w:t>
      </w:r>
      <w:r w:rsidRPr="00C66272">
        <w:rPr>
          <w:rFonts w:ascii="Brill" w:hAnsi="Brill"/>
          <w:color w:val="000000"/>
        </w:rPr>
        <w:t>, 19, 133, 134, 135, 136, 139, 140, 141, 143, 144, 145, 146, 147, 148, 149, 151, 152, 153</w:t>
      </w:r>
    </w:p>
    <w:p w14:paraId="3507817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reconstruction</w:t>
      </w:r>
      <w:r w:rsidRPr="00C66272">
        <w:rPr>
          <w:rFonts w:ascii="Brill" w:hAnsi="Brill"/>
          <w:color w:val="000000"/>
        </w:rPr>
        <w:t>, 74, 77, 89, 109, 110, 111, 118, 119, 120, 121, 127, 136, 152, 246, 260</w:t>
      </w:r>
    </w:p>
    <w:p w14:paraId="3507817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red-light district</w:t>
      </w:r>
      <w:r w:rsidRPr="00C66272">
        <w:rPr>
          <w:rFonts w:ascii="Brill" w:hAnsi="Brill"/>
          <w:color w:val="000000"/>
        </w:rPr>
        <w:t>, 96, 109, 123</w:t>
      </w:r>
    </w:p>
    <w:p w14:paraId="3507817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Reeperbahn</w:t>
      </w:r>
      <w:r w:rsidRPr="00C66272">
        <w:rPr>
          <w:rFonts w:ascii="Brill" w:hAnsi="Brill"/>
          <w:color w:val="000000"/>
        </w:rPr>
        <w:t>, 95, 96, 97, 98, 99, 102, 103, 104, 105, 120, 200, 202, 203, 214, 215, 216</w:t>
      </w:r>
    </w:p>
    <w:p w14:paraId="3507817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remaritimisation</w:t>
      </w:r>
      <w:proofErr w:type="spellEnd"/>
      <w:r w:rsidRPr="00C66272">
        <w:rPr>
          <w:rFonts w:ascii="Brill" w:hAnsi="Brill"/>
          <w:color w:val="000000"/>
        </w:rPr>
        <w:t>, 19, 157, 292</w:t>
      </w:r>
    </w:p>
    <w:p w14:paraId="3507817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resilience</w:t>
      </w:r>
      <w:r w:rsidRPr="00C66272">
        <w:rPr>
          <w:rFonts w:ascii="Brill" w:hAnsi="Brill"/>
          <w:color w:val="000000"/>
        </w:rPr>
        <w:t>, 26, 27, 142</w:t>
      </w:r>
    </w:p>
    <w:p w14:paraId="3507817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revitalisation</w:t>
      </w:r>
      <w:r w:rsidRPr="00C66272">
        <w:rPr>
          <w:rFonts w:ascii="Brill" w:hAnsi="Brill"/>
          <w:color w:val="000000"/>
        </w:rPr>
        <w:t>, 7, 14, 133, 153, 167, 278, 281, 284, 291</w:t>
      </w:r>
    </w:p>
    <w:p w14:paraId="3507817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rhythm</w:t>
      </w:r>
      <w:r w:rsidRPr="00C66272">
        <w:rPr>
          <w:rFonts w:ascii="Brill" w:hAnsi="Brill"/>
          <w:color w:val="000000"/>
        </w:rPr>
        <w:t>, 18, 20, 29, 63, 65, 70, 172, 195, 222</w:t>
      </w:r>
    </w:p>
    <w:p w14:paraId="3507817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Rotterdam</w:t>
      </w:r>
      <w:r w:rsidRPr="00C66272">
        <w:rPr>
          <w:rFonts w:ascii="Brill" w:hAnsi="Brill"/>
          <w:color w:val="000000"/>
        </w:rPr>
        <w:t>, 18, 71, 77, 78, 80, 81, 109, 110, 111, 113, 114, 115, 116, 117, 118, 119, 120, 121, 122, 124, 125, 126, 127, 128, 250</w:t>
      </w:r>
    </w:p>
    <w:p w14:paraId="3507818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sailor town</w:t>
      </w:r>
      <w:r w:rsidRPr="00C66272">
        <w:rPr>
          <w:rFonts w:ascii="Brill" w:hAnsi="Brill"/>
          <w:color w:val="000000"/>
        </w:rPr>
        <w:t>, 94, 200</w:t>
      </w:r>
    </w:p>
    <w:p w14:paraId="3507818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sailors</w:t>
      </w:r>
      <w:r w:rsidRPr="00C66272">
        <w:rPr>
          <w:rFonts w:ascii="Brill" w:hAnsi="Brill"/>
          <w:color w:val="000000"/>
        </w:rPr>
        <w:t>, 89, 93, 96, 98, 99, 101, 120, 121, 122, 123, 156, 159, 163, 164, 165, 199, 207, 210, 211, 212, 213, 214, 218, 222, 223, 226, 227, 228, 233, 236, 237, 240, 242, 282</w:t>
      </w:r>
    </w:p>
    <w:p w14:paraId="3507818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Schiedamsedijk</w:t>
      </w:r>
      <w:proofErr w:type="spellEnd"/>
      <w:r w:rsidRPr="00C66272">
        <w:rPr>
          <w:rFonts w:ascii="Brill" w:hAnsi="Brill"/>
          <w:color w:val="000000"/>
        </w:rPr>
        <w:t>, 19, 108, 109, 110, 113, 114, 117, 118, 119, 120, 121, 122, 124, 126, 127, 128</w:t>
      </w:r>
    </w:p>
    <w:p w14:paraId="3507818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seafarers</w:t>
      </w:r>
      <w:r w:rsidRPr="00C66272">
        <w:rPr>
          <w:rFonts w:ascii="Brill" w:hAnsi="Brill"/>
          <w:color w:val="000000"/>
        </w:rPr>
        <w:t>, 3, 6, 13, 21, 88, 95, 99, 101, 164, 165, 233, 235, 240</w:t>
      </w:r>
    </w:p>
    <w:p w14:paraId="3507818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sea-level rise</w:t>
      </w:r>
      <w:r w:rsidRPr="00C66272">
        <w:rPr>
          <w:rFonts w:ascii="Brill" w:hAnsi="Brill"/>
          <w:color w:val="000000"/>
        </w:rPr>
        <w:t>, 26, 27, 28, 31, 32, 35, 36, 37, 38, 39, 40, 42, 43</w:t>
      </w:r>
    </w:p>
    <w:p w14:paraId="3507818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sensory experience</w:t>
      </w:r>
      <w:r w:rsidRPr="00C66272">
        <w:rPr>
          <w:rFonts w:ascii="Brill" w:hAnsi="Brill"/>
          <w:color w:val="000000"/>
        </w:rPr>
        <w:t>, 7, 47, 49, 58, 66, 120, 128</w:t>
      </w:r>
    </w:p>
    <w:p w14:paraId="3507818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ship</w:t>
      </w:r>
      <w:r w:rsidRPr="00C66272">
        <w:rPr>
          <w:rFonts w:ascii="Brill" w:hAnsi="Brill"/>
          <w:color w:val="000000"/>
        </w:rPr>
        <w:t>, 3, 7, 8, 9, 10, 20, 34, 53, 56, 64, 89, 90, 92, 95, 98, 101, 105, 122, 156, 159, 160, 161, 162, 163, 164, 165, 166, 167, 168, 178, 193, 195, 199, 200, 201, 203, 204, 208, 209, 210, 211, 212, 213, 217, 218, 225, 229, 233, 240, 247, 248, 250, 254, 260, 277, 291</w:t>
      </w:r>
    </w:p>
    <w:p w14:paraId="3507818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202122"/>
          <w:highlight w:val="white"/>
        </w:rPr>
        <w:t>shipyard</w:t>
      </w:r>
      <w:r w:rsidRPr="00C66272">
        <w:rPr>
          <w:rFonts w:ascii="Brill" w:hAnsi="Brill"/>
          <w:color w:val="000000"/>
        </w:rPr>
        <w:t>, 57, 68, 90, 95, 159, 162, 166, 203, 205, 206, 232, 248, 249, 257, 261, 262, 292</w:t>
      </w:r>
    </w:p>
    <w:p w14:paraId="3507818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shipyard workers</w:t>
      </w:r>
      <w:r w:rsidRPr="00C66272">
        <w:rPr>
          <w:rFonts w:ascii="Brill" w:hAnsi="Brill"/>
          <w:color w:val="000000"/>
        </w:rPr>
        <w:t>, 10, 94, 209, 213, 249, 251, 256</w:t>
      </w:r>
    </w:p>
    <w:p w14:paraId="3507818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silence</w:t>
      </w:r>
      <w:r w:rsidRPr="00C66272">
        <w:rPr>
          <w:rFonts w:ascii="Brill" w:hAnsi="Brill"/>
          <w:color w:val="000000"/>
        </w:rPr>
        <w:t>, 6, 19, 47, 49, 50, 51, 53, 54, 59, 63, 64, 66, 120, 248, 249</w:t>
      </w:r>
    </w:p>
    <w:p w14:paraId="3507818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sinful mile</w:t>
      </w:r>
      <w:r w:rsidRPr="00C66272">
        <w:rPr>
          <w:rFonts w:ascii="Brill" w:hAnsi="Brill"/>
          <w:color w:val="000000"/>
        </w:rPr>
        <w:t>, 96, 102</w:t>
      </w:r>
    </w:p>
    <w:p w14:paraId="3507818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Times New Roman" w:hAnsi="Brill" w:cs="Times New Roman"/>
          <w:color w:val="000000"/>
        </w:rPr>
        <w:t>smell</w:t>
      </w:r>
      <w:r w:rsidRPr="00C66272">
        <w:rPr>
          <w:rFonts w:ascii="Brill" w:hAnsi="Brill"/>
          <w:color w:val="000000"/>
        </w:rPr>
        <w:t>, 222</w:t>
      </w:r>
    </w:p>
    <w:p w14:paraId="3507818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smuggling</w:t>
      </w:r>
      <w:r w:rsidRPr="00C66272">
        <w:rPr>
          <w:rFonts w:ascii="Brill" w:hAnsi="Brill"/>
          <w:color w:val="000000"/>
        </w:rPr>
        <w:t>, 18, 98, 100, 209, 210, 215, 238</w:t>
      </w:r>
    </w:p>
    <w:p w14:paraId="3507818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sound</w:t>
      </w:r>
      <w:r w:rsidRPr="00C66272">
        <w:rPr>
          <w:rFonts w:ascii="Brill" w:hAnsi="Brill"/>
          <w:color w:val="000000"/>
        </w:rPr>
        <w:t>, 5, 6, 7, 16, 17, 18, 20, 47, 48, 49, 50, 51, 52, 53, 54, 57, 58, 59, 60, 61, 62, 63, 64, 65, 66, 168, 203, 249</w:t>
      </w:r>
    </w:p>
    <w:p w14:paraId="3507818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soundscape</w:t>
      </w:r>
      <w:r w:rsidRPr="00C66272">
        <w:rPr>
          <w:rFonts w:ascii="Brill" w:hAnsi="Brill"/>
          <w:color w:val="000000"/>
        </w:rPr>
        <w:t>, 6, 17, 47, 48, 49, 50, 51, 52, 53, 58, 59, 60, 62, 63, 65, 66, 201, 249, 250, 291</w:t>
      </w:r>
    </w:p>
    <w:p w14:paraId="3507818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spirit</w:t>
      </w:r>
      <w:r w:rsidRPr="00C66272">
        <w:rPr>
          <w:rFonts w:ascii="Brill" w:hAnsi="Brill"/>
          <w:color w:val="000000"/>
        </w:rPr>
        <w:t>, 10, 102, 200, 214, 267, 281, 283, 290</w:t>
      </w:r>
    </w:p>
    <w:p w14:paraId="35078190"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St. Pauli</w:t>
      </w:r>
      <w:r w:rsidRPr="00C66272">
        <w:rPr>
          <w:rFonts w:ascii="Brill" w:hAnsi="Brill"/>
          <w:color w:val="000000"/>
        </w:rPr>
        <w:t xml:space="preserve">, 20, 89, 94, 95, 96, 98, 99, 100, 101, 102, 104, 105, 200, 202, 203, 206, </w:t>
      </w:r>
      <w:r w:rsidRPr="00C66272">
        <w:rPr>
          <w:rFonts w:ascii="Brill" w:hAnsi="Brill"/>
          <w:color w:val="000000"/>
        </w:rPr>
        <w:lastRenderedPageBreak/>
        <w:t>207, 209, 210, 212, 214, 215, 216, 217, 218</w:t>
      </w:r>
    </w:p>
    <w:p w14:paraId="35078191"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sustainable</w:t>
      </w:r>
      <w:r w:rsidRPr="00C66272">
        <w:rPr>
          <w:rFonts w:ascii="Brill" w:hAnsi="Brill"/>
          <w:color w:val="000000"/>
        </w:rPr>
        <w:t>, 4, 8, 26, 44, 133, 134, 135, 142, 143, 152, 153, 196, 228</w:t>
      </w:r>
    </w:p>
    <w:p w14:paraId="35078192"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Szczecin</w:t>
      </w:r>
      <w:r w:rsidRPr="00C66272">
        <w:rPr>
          <w:rFonts w:ascii="Brill" w:hAnsi="Brill"/>
          <w:color w:val="000000"/>
        </w:rPr>
        <w:t>, 20, 21, 55, 157, 158, 159, 160, 161, 162, 163, 164, 165, 166, 167, 168, 224, 226, 227, 229, 231, 232, 233, 234, 235, 236, 237, 241, 242, 246, 247, 248, 249, 250, 251, 252, 253, 254, 257, 258, 259, 260, 261, 262</w:t>
      </w:r>
    </w:p>
    <w:p w14:paraId="35078193"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Świnoujście</w:t>
      </w:r>
      <w:proofErr w:type="spellEnd"/>
      <w:r w:rsidRPr="00C66272">
        <w:rPr>
          <w:rFonts w:ascii="Brill" w:hAnsi="Brill"/>
          <w:color w:val="000000"/>
        </w:rPr>
        <w:t>, 47, 55, 56, 58, 59, 61, 62, 65</w:t>
      </w:r>
    </w:p>
    <w:p w14:paraId="35078194"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taverns</w:t>
      </w:r>
      <w:r w:rsidRPr="00C66272">
        <w:rPr>
          <w:rFonts w:ascii="Brill" w:hAnsi="Brill"/>
          <w:color w:val="000000"/>
        </w:rPr>
        <w:t>, 3, 11, 13</w:t>
      </w:r>
    </w:p>
    <w:p w14:paraId="35078195"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technology</w:t>
      </w:r>
      <w:r w:rsidRPr="00C66272">
        <w:rPr>
          <w:rFonts w:ascii="Brill" w:hAnsi="Brill"/>
          <w:color w:val="000000"/>
        </w:rPr>
        <w:t>, 9, 31, 54, 159, 194, 203, 278, 292</w:t>
      </w:r>
    </w:p>
    <w:p w14:paraId="35078196"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proofErr w:type="spellStart"/>
      <w:r w:rsidRPr="00C66272">
        <w:rPr>
          <w:rFonts w:ascii="Brill" w:eastAsia="Brill" w:hAnsi="Brill" w:cs="Brill"/>
          <w:color w:val="000000"/>
        </w:rPr>
        <w:t>technophonics</w:t>
      </w:r>
      <w:proofErr w:type="spellEnd"/>
      <w:r w:rsidRPr="00C66272">
        <w:rPr>
          <w:rFonts w:ascii="Brill" w:hAnsi="Brill"/>
          <w:color w:val="000000"/>
        </w:rPr>
        <w:t>, 61, 63, 64</w:t>
      </w:r>
    </w:p>
    <w:p w14:paraId="35078197"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tourism</w:t>
      </w:r>
      <w:r w:rsidRPr="00C66272">
        <w:rPr>
          <w:rFonts w:ascii="Brill" w:hAnsi="Brill"/>
          <w:color w:val="000000"/>
        </w:rPr>
        <w:t>, 5, 6, 14, 16, 21, 26, 34, 35, 142, 145, 147, 149, 151, 160, 175, 188, 233, 274, 277, 279, 280, 281, 292</w:t>
      </w:r>
    </w:p>
    <w:p w14:paraId="35078198"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tourist</w:t>
      </w:r>
      <w:r w:rsidRPr="00C66272">
        <w:rPr>
          <w:rFonts w:ascii="Brill" w:hAnsi="Brill"/>
          <w:color w:val="000000"/>
        </w:rPr>
        <w:t>, 7, 8, 14, 18, 20, 34, 35, 42, 43, 44, 52, 55, 56, 57, 58, 59, 60, 63, 64, 65, 66, 94, 95, 96, 97, 101, 121, 128, 151, 157, 158, 159, 160, 167, 168, 207, 213, 214, 217, 218, 223, 229, 237, 242, 256, 279, 280, 281, 283, 284</w:t>
      </w:r>
    </w:p>
    <w:p w14:paraId="35078199"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trade</w:t>
      </w:r>
      <w:r w:rsidRPr="00C66272">
        <w:rPr>
          <w:rFonts w:ascii="Brill" w:hAnsi="Brill"/>
          <w:color w:val="000000"/>
        </w:rPr>
        <w:t>, 3, 4, 9, 11, 12, 13, 19, 20, 21, 26, 30, 32, 33, 34, 68, 71, 73, 79, 80, 81, 89, 92, 94, 97, 111, 125, 134, 135, 136, 137, 138, 139, 140, 145, 147, 148, 151, 158, 165, 174, 176, 181, 185, 191, 195, 196, 200, 205, 208, 214, 215, 223, 225, 229, 233, 234, 237, 239, 242, 267, 282, 292, 293</w:t>
      </w:r>
    </w:p>
    <w:p w14:paraId="3507819A"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transportation</w:t>
      </w:r>
      <w:r w:rsidRPr="00C66272">
        <w:rPr>
          <w:rFonts w:ascii="Brill" w:hAnsi="Brill"/>
          <w:color w:val="000000"/>
        </w:rPr>
        <w:t>, 9, 29, 35, 53, 114, 136, 137, 139, 145, 147, 148, 269, 273, 278, 283, 291, 292</w:t>
      </w:r>
    </w:p>
    <w:p w14:paraId="3507819B"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typology</w:t>
      </w:r>
      <w:r w:rsidRPr="00C66272">
        <w:rPr>
          <w:rFonts w:ascii="Brill" w:hAnsi="Brill"/>
          <w:color w:val="000000"/>
        </w:rPr>
        <w:t>, 60, 70, 71, 75, 78, 83, 171, 174, 175, 179, 181, 182, 191, 192, 195</w:t>
      </w:r>
    </w:p>
    <w:p w14:paraId="3507819C"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UNESCO</w:t>
      </w:r>
      <w:r w:rsidRPr="00C66272">
        <w:rPr>
          <w:rFonts w:ascii="Brill" w:hAnsi="Brill"/>
          <w:color w:val="000000"/>
        </w:rPr>
        <w:t>, 18, 19, 82, 105, 133, 146, 150, 152</w:t>
      </w:r>
    </w:p>
    <w:p w14:paraId="3507819D"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urban planning</w:t>
      </w:r>
      <w:r w:rsidRPr="00C66272">
        <w:rPr>
          <w:rFonts w:ascii="Brill" w:hAnsi="Brill"/>
          <w:color w:val="000000"/>
        </w:rPr>
        <w:t>, 5, 9, 16, 19, 92, 109, 111, 112, 114, 124, 128, 134, 144, 149, 150, 153, 178, 255, 258, 273</w:t>
      </w:r>
    </w:p>
    <w:p w14:paraId="3507819E"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urban space</w:t>
      </w:r>
      <w:r w:rsidRPr="00C66272">
        <w:rPr>
          <w:rFonts w:ascii="Brill" w:hAnsi="Brill"/>
          <w:color w:val="000000"/>
        </w:rPr>
        <w:t>, 4, 6, 15, 16, 47, 48, 52, 53, 59, 60, 63, 71, 144, 156, 179, 201, 252, 283</w:t>
      </w:r>
    </w:p>
    <w:p w14:paraId="3507819F" w14:textId="77777777" w:rsidR="00CB3FC9" w:rsidRPr="00C66272" w:rsidRDefault="00C55FA1">
      <w:pPr>
        <w:pBdr>
          <w:top w:val="nil"/>
          <w:left w:val="nil"/>
          <w:bottom w:val="nil"/>
          <w:right w:val="nil"/>
          <w:between w:val="nil"/>
        </w:pBdr>
        <w:tabs>
          <w:tab w:val="right" w:pos="4149"/>
        </w:tabs>
        <w:ind w:left="240" w:hanging="240"/>
        <w:rPr>
          <w:rFonts w:ascii="Brill" w:hAnsi="Brill"/>
          <w:color w:val="000000"/>
        </w:rPr>
      </w:pPr>
      <w:r w:rsidRPr="00C66272">
        <w:rPr>
          <w:rFonts w:ascii="Brill" w:eastAsia="Brill" w:hAnsi="Brill" w:cs="Brill"/>
          <w:color w:val="000000"/>
        </w:rPr>
        <w:t>urban system</w:t>
      </w:r>
      <w:r w:rsidRPr="00C66272">
        <w:rPr>
          <w:rFonts w:ascii="Brill" w:hAnsi="Brill"/>
          <w:color w:val="000000"/>
        </w:rPr>
        <w:t>, 178, 267, 273, 274, 275, 276, 277</w:t>
      </w:r>
    </w:p>
    <w:p w14:paraId="350781A0" w14:textId="77777777" w:rsidR="00CB3FC9" w:rsidRPr="005A4D05" w:rsidRDefault="00C55FA1">
      <w:pPr>
        <w:pBdr>
          <w:top w:val="nil"/>
          <w:left w:val="nil"/>
          <w:bottom w:val="nil"/>
          <w:right w:val="nil"/>
          <w:between w:val="nil"/>
        </w:pBdr>
        <w:tabs>
          <w:tab w:val="right" w:pos="4149"/>
        </w:tabs>
        <w:ind w:left="240" w:hanging="240"/>
        <w:rPr>
          <w:rFonts w:ascii="Brill" w:hAnsi="Brill"/>
          <w:color w:val="000000"/>
          <w:lang w:val="pl-PL"/>
          <w:rPrChange w:id="5787" w:author="Autor">
            <w:rPr>
              <w:rFonts w:ascii="Brill" w:hAnsi="Brill"/>
              <w:color w:val="000000"/>
            </w:rPr>
          </w:rPrChange>
        </w:rPr>
      </w:pPr>
      <w:proofErr w:type="spellStart"/>
      <w:r w:rsidRPr="005A4D05">
        <w:rPr>
          <w:rFonts w:ascii="Brill" w:eastAsia="Brill" w:hAnsi="Brill" w:cs="Brill"/>
          <w:color w:val="000000"/>
          <w:lang w:val="pl-PL"/>
          <w:rPrChange w:id="5788" w:author="Autor">
            <w:rPr>
              <w:rFonts w:ascii="Brill" w:eastAsia="Brill" w:hAnsi="Brill" w:cs="Brill"/>
              <w:color w:val="000000"/>
            </w:rPr>
          </w:rPrChange>
        </w:rPr>
        <w:t>urbanization</w:t>
      </w:r>
      <w:proofErr w:type="spellEnd"/>
      <w:r w:rsidRPr="005A4D05">
        <w:rPr>
          <w:rFonts w:ascii="Brill" w:hAnsi="Brill"/>
          <w:color w:val="000000"/>
          <w:lang w:val="pl-PL"/>
          <w:rPrChange w:id="5789" w:author="Autor">
            <w:rPr>
              <w:rFonts w:ascii="Brill" w:hAnsi="Brill"/>
              <w:color w:val="000000"/>
            </w:rPr>
          </w:rPrChange>
        </w:rPr>
        <w:t>, 18, 19, 50, 157, 181, 265, 266, 267, 270, 274, 275, 276, 279</w:t>
      </w:r>
    </w:p>
    <w:p w14:paraId="350781A1" w14:textId="77777777" w:rsidR="00CB3FC9" w:rsidRPr="005A4D05" w:rsidRDefault="00C55FA1">
      <w:pPr>
        <w:pBdr>
          <w:top w:val="nil"/>
          <w:left w:val="nil"/>
          <w:bottom w:val="nil"/>
          <w:right w:val="nil"/>
          <w:between w:val="nil"/>
        </w:pBdr>
        <w:tabs>
          <w:tab w:val="right" w:pos="4149"/>
        </w:tabs>
        <w:ind w:left="240" w:hanging="240"/>
        <w:rPr>
          <w:rFonts w:ascii="Brill" w:hAnsi="Brill"/>
          <w:color w:val="000000"/>
          <w:lang w:val="pl-PL"/>
          <w:rPrChange w:id="5790" w:author="Autor">
            <w:rPr>
              <w:rFonts w:ascii="Brill" w:hAnsi="Brill"/>
              <w:color w:val="000000"/>
            </w:rPr>
          </w:rPrChange>
        </w:rPr>
      </w:pPr>
      <w:proofErr w:type="spellStart"/>
      <w:r w:rsidRPr="005A4D05">
        <w:rPr>
          <w:rFonts w:ascii="Brill" w:eastAsia="Brill" w:hAnsi="Brill" w:cs="Brill"/>
          <w:color w:val="000000"/>
          <w:lang w:val="pl-PL"/>
          <w:rPrChange w:id="5791" w:author="Autor">
            <w:rPr>
              <w:rFonts w:ascii="Brill" w:eastAsia="Brill" w:hAnsi="Brill" w:cs="Brill"/>
              <w:color w:val="000000"/>
            </w:rPr>
          </w:rPrChange>
        </w:rPr>
        <w:t>vibrant</w:t>
      </w:r>
      <w:proofErr w:type="spellEnd"/>
      <w:r w:rsidRPr="005A4D05">
        <w:rPr>
          <w:rFonts w:ascii="Brill" w:hAnsi="Brill"/>
          <w:color w:val="000000"/>
          <w:lang w:val="pl-PL"/>
          <w:rPrChange w:id="5792" w:author="Autor">
            <w:rPr>
              <w:rFonts w:ascii="Brill" w:hAnsi="Brill"/>
              <w:color w:val="000000"/>
            </w:rPr>
          </w:rPrChange>
        </w:rPr>
        <w:t>, 4, 6, 7, 8, 12, 35, 39, 51, 68, 69, 71, 83, 174, 179, 197, 199, 215, 216</w:t>
      </w:r>
    </w:p>
    <w:p w14:paraId="350781A2" w14:textId="77777777" w:rsidR="00CB3FC9" w:rsidRPr="005A4D05" w:rsidRDefault="00C55FA1">
      <w:pPr>
        <w:pBdr>
          <w:top w:val="nil"/>
          <w:left w:val="nil"/>
          <w:bottom w:val="nil"/>
          <w:right w:val="nil"/>
          <w:between w:val="nil"/>
        </w:pBdr>
        <w:tabs>
          <w:tab w:val="right" w:pos="4149"/>
        </w:tabs>
        <w:ind w:left="240" w:hanging="240"/>
        <w:rPr>
          <w:rFonts w:ascii="Brill" w:hAnsi="Brill"/>
          <w:color w:val="000000"/>
          <w:lang w:val="pl-PL"/>
          <w:rPrChange w:id="5793" w:author="Autor">
            <w:rPr>
              <w:rFonts w:ascii="Brill" w:hAnsi="Brill"/>
              <w:color w:val="000000"/>
            </w:rPr>
          </w:rPrChange>
        </w:rPr>
      </w:pPr>
      <w:proofErr w:type="spellStart"/>
      <w:r w:rsidRPr="005A4D05">
        <w:rPr>
          <w:rFonts w:ascii="Brill" w:eastAsia="Brill" w:hAnsi="Brill" w:cs="Brill"/>
          <w:color w:val="000000"/>
          <w:lang w:val="pl-PL"/>
          <w:rPrChange w:id="5794" w:author="Autor">
            <w:rPr>
              <w:rFonts w:ascii="Brill" w:eastAsia="Brill" w:hAnsi="Brill" w:cs="Brill"/>
              <w:color w:val="000000"/>
            </w:rPr>
          </w:rPrChange>
        </w:rPr>
        <w:t>water</w:t>
      </w:r>
      <w:proofErr w:type="spellEnd"/>
      <w:r w:rsidRPr="005A4D05">
        <w:rPr>
          <w:rFonts w:ascii="Brill" w:hAnsi="Brill"/>
          <w:color w:val="000000"/>
          <w:lang w:val="pl-PL"/>
          <w:rPrChange w:id="5795" w:author="Autor">
            <w:rPr>
              <w:rFonts w:ascii="Brill" w:hAnsi="Brill"/>
              <w:color w:val="000000"/>
            </w:rPr>
          </w:rPrChange>
        </w:rPr>
        <w:t>, 3, 4, 6, 7, 8, 34, 43, 47, 52, 54, 58, 60, 61, 62, 98, 103, 108, 110, 111, 112, 115, 120, 125, 126, 136, 162, 163, 164, 167, 177, 178, 179, 196, 202, 203, 204, 205, 206, 207, 208, 209, 211, 212, 217, 222, 223, 249, 276, 277</w:t>
      </w:r>
    </w:p>
    <w:p w14:paraId="350781A3" w14:textId="77777777" w:rsidR="00CB3FC9" w:rsidRPr="005A4D05" w:rsidRDefault="00C55FA1">
      <w:pPr>
        <w:pBdr>
          <w:top w:val="nil"/>
          <w:left w:val="nil"/>
          <w:bottom w:val="nil"/>
          <w:right w:val="nil"/>
          <w:between w:val="nil"/>
        </w:pBdr>
        <w:tabs>
          <w:tab w:val="right" w:pos="4149"/>
        </w:tabs>
        <w:ind w:left="240" w:hanging="240"/>
        <w:rPr>
          <w:rFonts w:ascii="Brill" w:hAnsi="Brill"/>
          <w:color w:val="000000"/>
          <w:lang w:val="pl-PL"/>
          <w:rPrChange w:id="5796" w:author="Autor">
            <w:rPr>
              <w:rFonts w:ascii="Brill" w:hAnsi="Brill"/>
              <w:color w:val="000000"/>
            </w:rPr>
          </w:rPrChange>
        </w:rPr>
      </w:pPr>
      <w:proofErr w:type="spellStart"/>
      <w:r w:rsidRPr="005A4D05">
        <w:rPr>
          <w:rFonts w:ascii="Brill" w:eastAsia="Brill" w:hAnsi="Brill" w:cs="Brill"/>
          <w:color w:val="000000"/>
          <w:lang w:val="pl-PL"/>
          <w:rPrChange w:id="5797" w:author="Autor">
            <w:rPr>
              <w:rFonts w:ascii="Brill" w:eastAsia="Brill" w:hAnsi="Brill" w:cs="Brill"/>
              <w:color w:val="000000"/>
            </w:rPr>
          </w:rPrChange>
        </w:rPr>
        <w:t>waterfront</w:t>
      </w:r>
      <w:proofErr w:type="spellEnd"/>
      <w:r w:rsidRPr="005A4D05">
        <w:rPr>
          <w:rFonts w:ascii="Brill" w:hAnsi="Brill"/>
          <w:color w:val="000000"/>
          <w:lang w:val="pl-PL"/>
          <w:rPrChange w:id="5798" w:author="Autor">
            <w:rPr>
              <w:rFonts w:ascii="Brill" w:hAnsi="Brill"/>
              <w:color w:val="000000"/>
            </w:rPr>
          </w:rPrChange>
        </w:rPr>
        <w:t>, 4, 7, 18, 19, 59, 65, 69, 71, 72, 74, 75, 76, 77, 78, 81, 83, 88, 93, 105, 110, 112, 113, 117, 119, 120, 122, 125, 127, 128, 139, 141, 142, 149, 150, 151, 152, 157, 167, 171, 208, 284, 292</w:t>
      </w:r>
    </w:p>
    <w:p w14:paraId="350781A4" w14:textId="32023A37" w:rsidR="006E64A2" w:rsidRPr="005A4D05" w:rsidRDefault="00C55FA1" w:rsidP="006E64A2">
      <w:pPr>
        <w:pBdr>
          <w:top w:val="nil"/>
          <w:left w:val="nil"/>
          <w:bottom w:val="nil"/>
          <w:right w:val="nil"/>
          <w:between w:val="nil"/>
        </w:pBdr>
        <w:tabs>
          <w:tab w:val="right" w:pos="4149"/>
        </w:tabs>
        <w:ind w:left="240" w:hanging="240"/>
        <w:rPr>
          <w:rFonts w:ascii="Brill" w:hAnsi="Brill"/>
          <w:color w:val="000000"/>
          <w:lang w:val="pl-PL"/>
          <w:rPrChange w:id="5799" w:author="Autor">
            <w:rPr>
              <w:rFonts w:ascii="Brill" w:hAnsi="Brill"/>
              <w:color w:val="000000"/>
            </w:rPr>
          </w:rPrChange>
        </w:rPr>
        <w:sectPr w:rsidR="006E64A2" w:rsidRPr="005A4D05" w:rsidSect="0046291F">
          <w:type w:val="continuous"/>
          <w:pgSz w:w="11906" w:h="16838"/>
          <w:pgMar w:top="1440" w:right="1440" w:bottom="1440" w:left="1440" w:header="708" w:footer="708" w:gutter="0"/>
          <w:cols w:num="2" w:space="720" w:equalWidth="0">
            <w:col w:w="4159" w:space="708"/>
            <w:col w:w="4159" w:space="0"/>
          </w:cols>
        </w:sectPr>
      </w:pPr>
      <w:proofErr w:type="spellStart"/>
      <w:r w:rsidRPr="005A4D05">
        <w:rPr>
          <w:rFonts w:ascii="Brill" w:eastAsia="Brill" w:hAnsi="Brill" w:cs="Brill"/>
          <w:color w:val="000000"/>
          <w:lang w:val="pl-PL"/>
          <w:rPrChange w:id="5800" w:author="Autor">
            <w:rPr>
              <w:rFonts w:ascii="Brill" w:eastAsia="Brill" w:hAnsi="Brill" w:cs="Brill"/>
              <w:color w:val="000000"/>
            </w:rPr>
          </w:rPrChange>
        </w:rPr>
        <w:t>Zandstraatbuurt</w:t>
      </w:r>
      <w:proofErr w:type="spellEnd"/>
      <w:r w:rsidRPr="005A4D05">
        <w:rPr>
          <w:rFonts w:ascii="Brill" w:hAnsi="Brill"/>
          <w:color w:val="000000"/>
          <w:lang w:val="pl-PL"/>
          <w:rPrChange w:id="5801" w:author="Autor">
            <w:rPr>
              <w:rFonts w:ascii="Brill" w:hAnsi="Brill"/>
              <w:color w:val="000000"/>
            </w:rPr>
          </w:rPrChange>
        </w:rPr>
        <w:t>, 18, 109, 113, 114, 115, 116, 117, 118, 124, 126, 127, 128</w:t>
      </w:r>
    </w:p>
    <w:p w14:paraId="350781A5" w14:textId="77777777" w:rsidR="00CB3FC9" w:rsidRPr="005A4D05" w:rsidRDefault="00CB3FC9">
      <w:pPr>
        <w:spacing w:line="360" w:lineRule="auto"/>
        <w:ind w:left="426" w:hanging="426"/>
        <w:jc w:val="both"/>
        <w:rPr>
          <w:rFonts w:ascii="Brill" w:eastAsia="Brill" w:hAnsi="Brill" w:cs="Brill"/>
          <w:color w:val="000000"/>
          <w:lang w:val="pl-PL"/>
          <w:rPrChange w:id="5802" w:author="Autor">
            <w:rPr>
              <w:rFonts w:ascii="Brill" w:eastAsia="Brill" w:hAnsi="Brill" w:cs="Brill"/>
              <w:color w:val="000000"/>
            </w:rPr>
          </w:rPrChange>
        </w:rPr>
      </w:pPr>
    </w:p>
    <w:sectPr w:rsidR="00CB3FC9" w:rsidRPr="005A4D05">
      <w:type w:val="continuous"/>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1" w:author="Autor" w:initials="A">
    <w:p w14:paraId="5296ED83" w14:textId="77777777" w:rsidR="00E33CDB" w:rsidRDefault="00E33CDB" w:rsidP="00E33CDB">
      <w:pPr>
        <w:pStyle w:val="Tekstkomentarza"/>
      </w:pPr>
      <w:r>
        <w:rPr>
          <w:rStyle w:val="Odwoaniedokomentarza"/>
        </w:rPr>
        <w:annotationRef/>
      </w:r>
      <w:r>
        <w:t>Please specify the referent. Do you mean “these figures and objects”?</w:t>
      </w:r>
    </w:p>
  </w:comment>
  <w:comment w:id="22" w:author="Autor" w:initials="A">
    <w:p w14:paraId="6DC5B7AA" w14:textId="77777777" w:rsidR="00DC5458" w:rsidRDefault="00DC5458" w:rsidP="00DC5458">
      <w:r>
        <w:rPr>
          <w:rStyle w:val="Odwoaniedokomentarza"/>
        </w:rPr>
        <w:annotationRef/>
      </w:r>
      <w:r>
        <w:rPr>
          <w:color w:val="000000"/>
          <w:sz w:val="20"/>
          <w:szCs w:val="20"/>
          <w:lang w:val="en-AU"/>
        </w:rPr>
        <w:t xml:space="preserve">yes - </w:t>
      </w:r>
      <w:r>
        <w:rPr>
          <w:sz w:val="20"/>
          <w:szCs w:val="20"/>
          <w:lang w:val="en-AU"/>
        </w:rPr>
        <w:t>these figures and objects</w:t>
      </w:r>
    </w:p>
  </w:comment>
  <w:comment w:id="25" w:author="Autor" w:initials="A">
    <w:p w14:paraId="2B112ACF" w14:textId="5CBE4C28" w:rsidR="00E33CDB" w:rsidRDefault="00E33CDB" w:rsidP="00E33CDB">
      <w:pPr>
        <w:pStyle w:val="Tekstkomentarza"/>
      </w:pPr>
      <w:r>
        <w:rPr>
          <w:rStyle w:val="Odwoaniedokomentarza"/>
        </w:rPr>
        <w:annotationRef/>
      </w:r>
      <w:r>
        <w:t>Please indicate what this abbreviation stands for.</w:t>
      </w:r>
    </w:p>
  </w:comment>
  <w:comment w:id="26" w:author="Autor" w:initials="A">
    <w:p w14:paraId="210B6142" w14:textId="77777777" w:rsidR="00DC5458" w:rsidRDefault="00DC5458" w:rsidP="00DC5458">
      <w:r>
        <w:rPr>
          <w:rStyle w:val="Odwoaniedokomentarza"/>
        </w:rPr>
        <w:annotationRef/>
      </w:r>
      <w:r>
        <w:rPr>
          <w:color w:val="4C5155"/>
          <w:sz w:val="20"/>
          <w:szCs w:val="20"/>
          <w:highlight w:val="white"/>
          <w:lang w:val="en-AU"/>
        </w:rPr>
        <w:t>Association Internationale Villes Ports</w:t>
      </w:r>
    </w:p>
  </w:comment>
  <w:comment w:id="35" w:author="Autor" w:initials="A">
    <w:p w14:paraId="78B3F21E" w14:textId="5AC64401" w:rsidR="00C3695D" w:rsidRDefault="00C3695D" w:rsidP="00C3695D">
      <w:pPr>
        <w:pStyle w:val="Tekstkomentarza"/>
      </w:pPr>
      <w:r>
        <w:rPr>
          <w:rStyle w:val="Odwoaniedokomentarza"/>
        </w:rPr>
        <w:annotationRef/>
      </w:r>
      <w:r>
        <w:t>Should this be “Schafer 1994”?</w:t>
      </w:r>
    </w:p>
  </w:comment>
  <w:comment w:id="36" w:author="Autor" w:initials="A">
    <w:p w14:paraId="4ECD0D9C" w14:textId="77777777" w:rsidR="004D359C" w:rsidRDefault="004D359C" w:rsidP="004D359C">
      <w:r>
        <w:rPr>
          <w:rStyle w:val="Odwoaniedokomentarza"/>
        </w:rPr>
        <w:annotationRef/>
      </w:r>
      <w:r>
        <w:rPr>
          <w:color w:val="000000"/>
          <w:sz w:val="20"/>
          <w:szCs w:val="20"/>
          <w:lang w:val="en-AU"/>
        </w:rPr>
        <w:t>yes</w:t>
      </w:r>
    </w:p>
  </w:comment>
  <w:comment w:id="58" w:author="Autor" w:initials="A">
    <w:p w14:paraId="384CA676" w14:textId="1831A1DF" w:rsidR="00236EBF" w:rsidRDefault="00236EBF" w:rsidP="00236EBF">
      <w:pPr>
        <w:pStyle w:val="Tekstkomentarza"/>
      </w:pPr>
      <w:r>
        <w:rPr>
          <w:rStyle w:val="Odwoaniedokomentarza"/>
        </w:rPr>
        <w:annotationRef/>
      </w:r>
      <w:r>
        <w:t>Should this be “Hein et al., 2021”?</w:t>
      </w:r>
    </w:p>
  </w:comment>
  <w:comment w:id="59" w:author="Autor" w:initials="A">
    <w:p w14:paraId="6788C61A" w14:textId="77777777" w:rsidR="004D359C" w:rsidRDefault="004D359C" w:rsidP="004D359C">
      <w:r>
        <w:rPr>
          <w:rStyle w:val="Odwoaniedokomentarza"/>
        </w:rPr>
        <w:annotationRef/>
      </w:r>
      <w:r>
        <w:rPr>
          <w:color w:val="000000"/>
          <w:sz w:val="20"/>
          <w:szCs w:val="20"/>
          <w:lang w:val="en-AU"/>
        </w:rPr>
        <w:t>yes</w:t>
      </w:r>
    </w:p>
  </w:comment>
  <w:comment w:id="96" w:author="Autor" w:initials="A">
    <w:p w14:paraId="016F5C0F" w14:textId="2D314C3A" w:rsidR="00236EBF" w:rsidRDefault="00236EBF" w:rsidP="00236EBF">
      <w:pPr>
        <w:pStyle w:val="Tekstkomentarza"/>
      </w:pPr>
      <w:r>
        <w:rPr>
          <w:rStyle w:val="Odwoaniedokomentarza"/>
        </w:rPr>
        <w:annotationRef/>
      </w:r>
      <w:r>
        <w:t>Please add the full citation to the reference list at the end of the chapter.</w:t>
      </w:r>
    </w:p>
  </w:comment>
  <w:comment w:id="98" w:author="Autor" w:initials="A">
    <w:p w14:paraId="3A372A55" w14:textId="77777777" w:rsidR="00236EBF" w:rsidRDefault="00236EBF" w:rsidP="00236EBF">
      <w:pPr>
        <w:pStyle w:val="Tekstkomentarza"/>
      </w:pPr>
      <w:r>
        <w:rPr>
          <w:rStyle w:val="Odwoaniedokomentarza"/>
        </w:rPr>
        <w:annotationRef/>
      </w:r>
      <w:r>
        <w:t>Please add the full citation to the end of the chapter.</w:t>
      </w:r>
    </w:p>
  </w:comment>
  <w:comment w:id="104" w:author="Autor" w:initials="A">
    <w:p w14:paraId="2C00AB1C" w14:textId="77777777" w:rsidR="00236EBF" w:rsidRDefault="00236EBF" w:rsidP="00236EBF">
      <w:pPr>
        <w:pStyle w:val="Tekstkomentarza"/>
      </w:pPr>
      <w:r>
        <w:rPr>
          <w:rStyle w:val="Odwoaniedokomentarza"/>
        </w:rPr>
        <w:annotationRef/>
      </w:r>
      <w:r>
        <w:t>Please add the full citation to the reference list at the end of the chapter.</w:t>
      </w:r>
    </w:p>
  </w:comment>
  <w:comment w:id="110" w:author="Autor" w:initials="A">
    <w:p w14:paraId="65138E92" w14:textId="77777777" w:rsidR="00236EBF" w:rsidRDefault="00236EBF" w:rsidP="00236EBF">
      <w:pPr>
        <w:pStyle w:val="Tekstkomentarza"/>
      </w:pPr>
      <w:r>
        <w:rPr>
          <w:rStyle w:val="Odwoaniedokomentarza"/>
        </w:rPr>
        <w:annotationRef/>
      </w:r>
      <w:r>
        <w:t>Should this be Braudel 1992a, Braudel 1992b, or both?</w:t>
      </w:r>
    </w:p>
  </w:comment>
  <w:comment w:id="114" w:author="Autor" w:initials="A">
    <w:p w14:paraId="77FBF96C" w14:textId="243BD069" w:rsidR="008259FE" w:rsidRDefault="008259FE" w:rsidP="008259FE">
      <w:pPr>
        <w:pStyle w:val="Tekstkomentarza"/>
      </w:pPr>
      <w:r>
        <w:rPr>
          <w:rStyle w:val="Odwoaniedokomentarza"/>
        </w:rPr>
        <w:annotationRef/>
      </w:r>
      <w:r>
        <w:t>Is this correct: referring to both Braudel 1992a and Braudel 1992b?</w:t>
      </w:r>
    </w:p>
  </w:comment>
  <w:comment w:id="116" w:author="Autor" w:initials="A">
    <w:p w14:paraId="0C57CD75" w14:textId="77777777" w:rsidR="00236EBF" w:rsidRDefault="00236EBF" w:rsidP="00236EBF">
      <w:pPr>
        <w:pStyle w:val="Tekstkomentarza"/>
      </w:pPr>
      <w:r>
        <w:rPr>
          <w:rStyle w:val="Odwoaniedokomentarza"/>
        </w:rPr>
        <w:annotationRef/>
      </w:r>
      <w:r>
        <w:t>Should this be Ducruet and Jeong, 2005?</w:t>
      </w:r>
    </w:p>
  </w:comment>
  <w:comment w:id="122" w:author="Autor" w:initials="A">
    <w:p w14:paraId="770F851C" w14:textId="7F58EA4E" w:rsidR="005E18B4" w:rsidRDefault="005E18B4" w:rsidP="005E18B4">
      <w:pPr>
        <w:pStyle w:val="Tekstkomentarza"/>
      </w:pPr>
      <w:r>
        <w:rPr>
          <w:rStyle w:val="Odwoaniedokomentarza"/>
        </w:rPr>
        <w:annotationRef/>
      </w:r>
      <w:r>
        <w:t>To avoid repetition, maybe: ‘require’ or ‘demand’?</w:t>
      </w:r>
    </w:p>
  </w:comment>
  <w:comment w:id="130" w:author="Autor" w:initials="A">
    <w:p w14:paraId="7253ED0E" w14:textId="77777777" w:rsidR="008259FE" w:rsidRDefault="008259FE" w:rsidP="008259FE">
      <w:pPr>
        <w:pStyle w:val="Tekstkomentarza"/>
      </w:pPr>
      <w:r>
        <w:rPr>
          <w:rStyle w:val="Odwoaniedokomentarza"/>
        </w:rPr>
        <w:annotationRef/>
      </w:r>
      <w:r>
        <w:t>Is this correct: referring to both Braudel 1992a and 1992b?</w:t>
      </w:r>
    </w:p>
  </w:comment>
  <w:comment w:id="139" w:author="Autor" w:initials="A">
    <w:p w14:paraId="3325756C" w14:textId="77777777" w:rsidR="00236EBF" w:rsidRDefault="00236EBF" w:rsidP="00236EBF">
      <w:pPr>
        <w:pStyle w:val="Tekstkomentarza"/>
      </w:pPr>
      <w:r>
        <w:rPr>
          <w:rStyle w:val="Odwoaniedokomentarza"/>
        </w:rPr>
        <w:annotationRef/>
      </w:r>
      <w:r>
        <w:t>Should this be Becker, 2008, or is it another reference that needs to be added to the reference list?</w:t>
      </w:r>
    </w:p>
  </w:comment>
  <w:comment w:id="148" w:author="Autor" w:initials="A">
    <w:p w14:paraId="133A5FF8" w14:textId="5FA04261" w:rsidR="00D40840" w:rsidRDefault="00D40840" w:rsidP="00D40840">
      <w:pPr>
        <w:pStyle w:val="Tekstkomentarza"/>
      </w:pPr>
      <w:r>
        <w:rPr>
          <w:rStyle w:val="Odwoaniedokomentarza"/>
        </w:rPr>
        <w:annotationRef/>
      </w:r>
      <w:r>
        <w:t>‘Interpretative framework’ was used earlier. Are ‘interpretive’ and ‘interpretative’ interchangeable?</w:t>
      </w:r>
    </w:p>
  </w:comment>
  <w:comment w:id="179" w:author="Autor" w:initials="A">
    <w:p w14:paraId="457032D0" w14:textId="77777777" w:rsidR="00D95C4F" w:rsidRDefault="00D95C4F" w:rsidP="00D95C4F">
      <w:pPr>
        <w:pStyle w:val="Tekstkomentarza"/>
      </w:pPr>
      <w:r>
        <w:rPr>
          <w:rStyle w:val="Odwoaniedokomentarza"/>
        </w:rPr>
        <w:annotationRef/>
      </w:r>
      <w:r>
        <w:t>Should this be “post-port”?</w:t>
      </w:r>
    </w:p>
  </w:comment>
  <w:comment w:id="180" w:author="Autor" w:initials="A">
    <w:p w14:paraId="474009E5" w14:textId="77777777" w:rsidR="006D6F11" w:rsidRDefault="006D6F11" w:rsidP="006D6F11">
      <w:r>
        <w:rPr>
          <w:rStyle w:val="Odwoaniedokomentarza"/>
        </w:rPr>
        <w:annotationRef/>
      </w:r>
      <w:r>
        <w:rPr>
          <w:color w:val="000000"/>
          <w:sz w:val="20"/>
          <w:szCs w:val="20"/>
          <w:lang w:val="en-AU"/>
        </w:rPr>
        <w:t>no, peri-port is correct</w:t>
      </w:r>
    </w:p>
  </w:comment>
  <w:comment w:id="226" w:author="Autor" w:initials="A">
    <w:p w14:paraId="0D80E7B1" w14:textId="2D8B1AB9" w:rsidR="008259FE" w:rsidRDefault="008259FE" w:rsidP="008259FE">
      <w:pPr>
        <w:pStyle w:val="Tekstkomentarza"/>
      </w:pPr>
      <w:r>
        <w:rPr>
          <w:rStyle w:val="Odwoaniedokomentarza"/>
        </w:rPr>
        <w:annotationRef/>
      </w:r>
      <w:r>
        <w:t>Is there an issue number for this article?</w:t>
      </w:r>
    </w:p>
  </w:comment>
  <w:comment w:id="227" w:author="Autor" w:initials="A">
    <w:p w14:paraId="0F791E61" w14:textId="77777777" w:rsidR="006D6F11" w:rsidRDefault="006D6F11" w:rsidP="006D6F11">
      <w:r>
        <w:rPr>
          <w:rStyle w:val="Odwoaniedokomentarza"/>
        </w:rPr>
        <w:annotationRef/>
      </w:r>
      <w:r>
        <w:rPr>
          <w:color w:val="000000"/>
          <w:sz w:val="20"/>
          <w:szCs w:val="20"/>
          <w:lang w:val="en-AU"/>
        </w:rPr>
        <w:t>no, there is not</w:t>
      </w:r>
    </w:p>
  </w:comment>
  <w:comment w:id="236" w:author="Autor" w:initials="A">
    <w:p w14:paraId="29DC3983" w14:textId="4BB71AE1" w:rsidR="008259FE" w:rsidRDefault="008259FE" w:rsidP="008259FE">
      <w:pPr>
        <w:pStyle w:val="Tekstkomentarza"/>
      </w:pPr>
      <w:r>
        <w:rPr>
          <w:rStyle w:val="Odwoaniedokomentarza"/>
        </w:rPr>
        <w:annotationRef/>
      </w:r>
      <w:r>
        <w:t>Is this the correct city?</w:t>
      </w:r>
    </w:p>
  </w:comment>
  <w:comment w:id="237" w:author="Autor" w:initials="A">
    <w:p w14:paraId="1E8DA1D7" w14:textId="77777777" w:rsidR="0015539E" w:rsidRDefault="0015539E" w:rsidP="0015539E">
      <w:r>
        <w:rPr>
          <w:rStyle w:val="Odwoaniedokomentarza"/>
        </w:rPr>
        <w:annotationRef/>
      </w:r>
      <w:r>
        <w:rPr>
          <w:color w:val="000000"/>
          <w:sz w:val="20"/>
          <w:szCs w:val="20"/>
          <w:lang w:val="en-AU"/>
        </w:rPr>
        <w:t>yes</w:t>
      </w:r>
    </w:p>
  </w:comment>
  <w:comment w:id="284" w:author="Autor" w:initials="A">
    <w:p w14:paraId="169761CA" w14:textId="4001AE08" w:rsidR="008259FE" w:rsidRDefault="008259FE" w:rsidP="008259FE">
      <w:pPr>
        <w:pStyle w:val="Tekstkomentarza"/>
      </w:pPr>
      <w:r>
        <w:rPr>
          <w:rStyle w:val="Odwoaniedokomentarza"/>
        </w:rPr>
        <w:annotationRef/>
      </w:r>
      <w:r>
        <w:t>Is there an issue number and a page range?</w:t>
      </w:r>
    </w:p>
  </w:comment>
  <w:comment w:id="285" w:author="Autor" w:initials="A">
    <w:p w14:paraId="4F217A9F" w14:textId="77777777" w:rsidR="0015539E" w:rsidRDefault="0015539E" w:rsidP="0015539E">
      <w:r>
        <w:rPr>
          <w:rStyle w:val="Odwoaniedokomentarza"/>
        </w:rPr>
        <w:annotationRef/>
      </w:r>
      <w:r>
        <w:rPr>
          <w:color w:val="000000"/>
          <w:sz w:val="20"/>
          <w:szCs w:val="20"/>
          <w:lang w:val="en-AU"/>
        </w:rPr>
        <w:t>page range added</w:t>
      </w:r>
    </w:p>
  </w:comment>
  <w:comment w:id="466" w:author="Autor" w:initials="A">
    <w:p w14:paraId="15D0FF2F" w14:textId="528DF982" w:rsidR="00D31FDA" w:rsidRDefault="00D31FDA" w:rsidP="00D31FDA">
      <w:pPr>
        <w:pStyle w:val="Tekstkomentarza"/>
      </w:pPr>
      <w:r>
        <w:rPr>
          <w:rStyle w:val="Odwoaniedokomentarza"/>
        </w:rPr>
        <w:annotationRef/>
      </w:r>
      <w:r>
        <w:t>Please clarify the volume and issue number as well as page range.</w:t>
      </w:r>
    </w:p>
  </w:comment>
  <w:comment w:id="495" w:author="Autor" w:initials="A">
    <w:p w14:paraId="7796A4F2" w14:textId="77777777" w:rsidR="00137E94" w:rsidRDefault="00137E94" w:rsidP="00137E94">
      <w:pPr>
        <w:pStyle w:val="Tekstkomentarza"/>
      </w:pPr>
      <w:r>
        <w:rPr>
          <w:rStyle w:val="Odwoaniedokomentarza"/>
        </w:rPr>
        <w:annotationRef/>
      </w:r>
      <w:r>
        <w:t>Should the citation in the footnote be Rahmstorf 2010, or does Rahmstorf 2012 need to be added to the reference list at the end of the chapter?</w:t>
      </w:r>
    </w:p>
  </w:comment>
  <w:comment w:id="496" w:author="Autor" w:initials="A">
    <w:p w14:paraId="6AAD28D7" w14:textId="77777777" w:rsidR="006D3D71" w:rsidRDefault="006D3D71" w:rsidP="006D3D71">
      <w:r>
        <w:rPr>
          <w:rStyle w:val="Odwoaniedokomentarza"/>
        </w:rPr>
        <w:annotationRef/>
      </w:r>
      <w:r>
        <w:rPr>
          <w:color w:val="000000"/>
          <w:sz w:val="20"/>
          <w:szCs w:val="20"/>
          <w:lang w:val="en-AU"/>
        </w:rPr>
        <w:t>yes, it should be Rahmstorf 2010</w:t>
      </w:r>
    </w:p>
  </w:comment>
  <w:comment w:id="542" w:author="Autor" w:initials="A">
    <w:p w14:paraId="47A26777" w14:textId="3617F1EA" w:rsidR="0065616D" w:rsidRDefault="0065616D" w:rsidP="0065616D">
      <w:pPr>
        <w:pStyle w:val="Tekstkomentarza"/>
      </w:pPr>
      <w:r>
        <w:rPr>
          <w:rStyle w:val="Odwoaniedokomentarza"/>
        </w:rPr>
        <w:annotationRef/>
      </w:r>
      <w:r>
        <w:t>Should this be Christidis?</w:t>
      </w:r>
    </w:p>
  </w:comment>
  <w:comment w:id="543" w:author="Autor" w:initials="A">
    <w:p w14:paraId="194D63E0" w14:textId="77777777" w:rsidR="006D3D71" w:rsidRDefault="006D3D71" w:rsidP="006D3D71">
      <w:r>
        <w:rPr>
          <w:rStyle w:val="Odwoaniedokomentarza"/>
        </w:rPr>
        <w:annotationRef/>
      </w:r>
      <w:r>
        <w:rPr>
          <w:color w:val="000000"/>
          <w:sz w:val="20"/>
          <w:szCs w:val="20"/>
          <w:lang w:val="en-AU"/>
        </w:rPr>
        <w:t>yes, but maybe it should be: Christodoulou et. al 2019</w:t>
      </w:r>
    </w:p>
  </w:comment>
  <w:comment w:id="569" w:author="Autor" w:initials="A">
    <w:p w14:paraId="66676618" w14:textId="705D2648" w:rsidR="005F128E" w:rsidRDefault="005F128E" w:rsidP="005F128E">
      <w:pPr>
        <w:pStyle w:val="Tekstkomentarza"/>
      </w:pPr>
      <w:r>
        <w:rPr>
          <w:rStyle w:val="Odwoaniedokomentarza"/>
        </w:rPr>
        <w:annotationRef/>
      </w:r>
      <w:r>
        <w:t>Should this be Dwyer et al., 2004?</w:t>
      </w:r>
    </w:p>
  </w:comment>
  <w:comment w:id="570" w:author="Autor" w:initials="A">
    <w:p w14:paraId="6D6FF866" w14:textId="77777777" w:rsidR="00EC7829" w:rsidRDefault="00EC7829" w:rsidP="00EC7829">
      <w:r>
        <w:rPr>
          <w:rStyle w:val="Odwoaniedokomentarza"/>
        </w:rPr>
        <w:annotationRef/>
      </w:r>
      <w:r>
        <w:rPr>
          <w:color w:val="000000"/>
          <w:sz w:val="20"/>
          <w:szCs w:val="20"/>
          <w:lang w:val="en-AU"/>
        </w:rPr>
        <w:t>yes</w:t>
      </w:r>
    </w:p>
  </w:comment>
  <w:comment w:id="582" w:author="Autor" w:initials="A">
    <w:p w14:paraId="516593FE" w14:textId="0CB86F6B" w:rsidR="0065616D" w:rsidRDefault="0065616D" w:rsidP="0065616D">
      <w:pPr>
        <w:pStyle w:val="Tekstkomentarza"/>
      </w:pPr>
      <w:r>
        <w:rPr>
          <w:rStyle w:val="Odwoaniedokomentarza"/>
        </w:rPr>
        <w:annotationRef/>
      </w:r>
      <w:r>
        <w:t>Please confirm that these numbers refer to people, and not dollar amounts.</w:t>
      </w:r>
    </w:p>
  </w:comment>
  <w:comment w:id="583" w:author="Autor" w:initials="A">
    <w:p w14:paraId="3601695D" w14:textId="77777777" w:rsidR="00EC7829" w:rsidRDefault="00EC7829" w:rsidP="00EC7829">
      <w:r>
        <w:rPr>
          <w:rStyle w:val="Odwoaniedokomentarza"/>
        </w:rPr>
        <w:annotationRef/>
      </w:r>
      <w:r>
        <w:rPr>
          <w:color w:val="000000"/>
          <w:sz w:val="20"/>
          <w:szCs w:val="20"/>
          <w:lang w:val="en-AU"/>
        </w:rPr>
        <w:t>yes, the number refers to people</w:t>
      </w:r>
    </w:p>
  </w:comment>
  <w:comment w:id="594" w:author="Autor" w:initials="A">
    <w:p w14:paraId="34F04EBA" w14:textId="1D23C721" w:rsidR="00280DE5" w:rsidRDefault="00280DE5" w:rsidP="00280DE5">
      <w:pPr>
        <w:pStyle w:val="Tekstkomentarza"/>
      </w:pPr>
      <w:r>
        <w:rPr>
          <w:rStyle w:val="Odwoaniedokomentarza"/>
        </w:rPr>
        <w:annotationRef/>
      </w:r>
      <w:r>
        <w:t xml:space="preserve">Maybe: “designers of port cities”? </w:t>
      </w:r>
    </w:p>
  </w:comment>
  <w:comment w:id="595" w:author="Autor" w:initials="A">
    <w:p w14:paraId="2FF3FF06" w14:textId="77777777" w:rsidR="00EC7829" w:rsidRDefault="00EC7829" w:rsidP="00EC7829">
      <w:r>
        <w:rPr>
          <w:rStyle w:val="Odwoaniedokomentarza"/>
        </w:rPr>
        <w:annotationRef/>
      </w:r>
      <w:r>
        <w:rPr>
          <w:color w:val="000000"/>
          <w:sz w:val="20"/>
          <w:szCs w:val="20"/>
          <w:lang w:val="en-AU"/>
        </w:rPr>
        <w:t>yes</w:t>
      </w:r>
    </w:p>
  </w:comment>
  <w:comment w:id="596" w:author="Autor" w:initials="A">
    <w:p w14:paraId="263C6A17" w14:textId="7817923D" w:rsidR="00280DE5" w:rsidRDefault="00280DE5" w:rsidP="00280DE5">
      <w:pPr>
        <w:pStyle w:val="Tekstkomentarza"/>
      </w:pPr>
      <w:r>
        <w:rPr>
          <w:rStyle w:val="Odwoaniedokomentarza"/>
        </w:rPr>
        <w:annotationRef/>
      </w:r>
      <w:r>
        <w:t>Climate change?</w:t>
      </w:r>
    </w:p>
  </w:comment>
  <w:comment w:id="597" w:author="Autor" w:initials="A">
    <w:p w14:paraId="65FF73F9" w14:textId="77777777" w:rsidR="00EC7829" w:rsidRDefault="00EC7829" w:rsidP="00EC7829">
      <w:r>
        <w:rPr>
          <w:rStyle w:val="Odwoaniedokomentarza"/>
        </w:rPr>
        <w:annotationRef/>
      </w:r>
      <w:r>
        <w:rPr>
          <w:color w:val="000000"/>
          <w:sz w:val="20"/>
          <w:szCs w:val="20"/>
          <w:lang w:val="en-AU"/>
        </w:rPr>
        <w:t>yes</w:t>
      </w:r>
    </w:p>
  </w:comment>
  <w:comment w:id="615" w:author="Autor" w:initials="A">
    <w:p w14:paraId="35D99211" w14:textId="6DBC08FA" w:rsidR="005A73AE" w:rsidRDefault="005A73AE" w:rsidP="005A73AE">
      <w:pPr>
        <w:pStyle w:val="Tekstkomentarza"/>
      </w:pPr>
      <w:r>
        <w:rPr>
          <w:rStyle w:val="Odwoaniedokomentarza"/>
        </w:rPr>
        <w:annotationRef/>
      </w:r>
      <w:r>
        <w:t>Please write out what the abbreviations stand for this first time.</w:t>
      </w:r>
    </w:p>
  </w:comment>
  <w:comment w:id="646" w:author="Autor" w:initials="A">
    <w:p w14:paraId="64BDDFE6" w14:textId="77777777" w:rsidR="0092436B" w:rsidRDefault="0092436B" w:rsidP="0092436B">
      <w:pPr>
        <w:pStyle w:val="Tekstkomentarza"/>
      </w:pPr>
      <w:r>
        <w:rPr>
          <w:rStyle w:val="Odwoaniedokomentarza"/>
        </w:rPr>
        <w:annotationRef/>
      </w:r>
      <w:r>
        <w:t>Please specify the referent here.</w:t>
      </w:r>
    </w:p>
  </w:comment>
  <w:comment w:id="672" w:author="Autor" w:initials="A">
    <w:p w14:paraId="7A2C044A" w14:textId="77777777" w:rsidR="0011586B" w:rsidRDefault="0011586B" w:rsidP="0011586B">
      <w:pPr>
        <w:pStyle w:val="Tekstkomentarza"/>
      </w:pPr>
      <w:r>
        <w:rPr>
          <w:rStyle w:val="Odwoaniedokomentarza"/>
        </w:rPr>
        <w:annotationRef/>
      </w:r>
      <w:r>
        <w:t>Is this last bolded line the title? Should it be at the top of this mini-poem?</w:t>
      </w:r>
    </w:p>
  </w:comment>
  <w:comment w:id="673" w:author="Autor" w:initials="A">
    <w:p w14:paraId="69CA724B" w14:textId="77777777" w:rsidR="00B81803" w:rsidRDefault="00B81803" w:rsidP="00B81803">
      <w:r>
        <w:rPr>
          <w:rStyle w:val="Odwoaniedokomentarza"/>
        </w:rPr>
        <w:annotationRef/>
      </w:r>
      <w:r>
        <w:rPr>
          <w:sz w:val="20"/>
          <w:szCs w:val="20"/>
          <w:lang w:val="en-AU"/>
        </w:rPr>
        <w:t>no, the title is on the bottom in original article, however it should start with “[…] “in the first line, as this is just the part of the poem</w:t>
      </w:r>
    </w:p>
  </w:comment>
  <w:comment w:id="700" w:author="Autor" w:initials="A">
    <w:p w14:paraId="19B2AFF0" w14:textId="1DD5BCE3" w:rsidR="00037571" w:rsidRDefault="00037571" w:rsidP="00037571">
      <w:pPr>
        <w:pStyle w:val="Tekstkomentarza"/>
      </w:pPr>
      <w:r>
        <w:rPr>
          <w:rStyle w:val="Odwoaniedokomentarza"/>
        </w:rPr>
        <w:annotationRef/>
      </w:r>
      <w:r>
        <w:t>Is there an issue number for this article?</w:t>
      </w:r>
    </w:p>
  </w:comment>
  <w:comment w:id="734" w:author="Autor" w:initials="A">
    <w:p w14:paraId="439E358B" w14:textId="77777777" w:rsidR="00037571" w:rsidRDefault="00037571" w:rsidP="00037571">
      <w:pPr>
        <w:pStyle w:val="Tekstkomentarza"/>
      </w:pPr>
      <w:r>
        <w:rPr>
          <w:rStyle w:val="Odwoaniedokomentarza"/>
        </w:rPr>
        <w:annotationRef/>
      </w:r>
      <w:r>
        <w:t>Is there an issue number for this article?</w:t>
      </w:r>
    </w:p>
  </w:comment>
  <w:comment w:id="755" w:author="Autor" w:initials="A">
    <w:p w14:paraId="00A2EEA7" w14:textId="77777777" w:rsidR="00037571" w:rsidRDefault="00037571" w:rsidP="00037571">
      <w:pPr>
        <w:pStyle w:val="Tekstkomentarza"/>
      </w:pPr>
      <w:r>
        <w:rPr>
          <w:rStyle w:val="Odwoaniedokomentarza"/>
        </w:rPr>
        <w:annotationRef/>
      </w:r>
      <w:r>
        <w:t>Is there an issue number for this article?</w:t>
      </w:r>
    </w:p>
  </w:comment>
  <w:comment w:id="756" w:author="Autor" w:initials="A">
    <w:p w14:paraId="5BCB428E" w14:textId="77777777" w:rsidR="0068075B" w:rsidRDefault="0068075B" w:rsidP="0068075B">
      <w:r>
        <w:rPr>
          <w:rStyle w:val="Odwoaniedokomentarza"/>
        </w:rPr>
        <w:annotationRef/>
      </w:r>
      <w:r>
        <w:rPr>
          <w:color w:val="000000"/>
          <w:sz w:val="20"/>
          <w:szCs w:val="20"/>
          <w:lang w:val="en-AU"/>
        </w:rPr>
        <w:t>no</w:t>
      </w:r>
    </w:p>
  </w:comment>
  <w:comment w:id="781" w:author="Autor" w:initials="A">
    <w:p w14:paraId="41A22350" w14:textId="1AD5290E" w:rsidR="00037571" w:rsidRDefault="00037571" w:rsidP="00037571">
      <w:pPr>
        <w:pStyle w:val="Tekstkomentarza"/>
      </w:pPr>
      <w:r>
        <w:rPr>
          <w:rStyle w:val="Odwoaniedokomentarza"/>
        </w:rPr>
        <w:annotationRef/>
      </w:r>
      <w:r>
        <w:t>Is there an issue number for this article? Is there a page range?</w:t>
      </w:r>
    </w:p>
  </w:comment>
  <w:comment w:id="782" w:author="Autor" w:initials="A">
    <w:p w14:paraId="0EDD819F" w14:textId="77777777" w:rsidR="0015539E" w:rsidRDefault="0015539E" w:rsidP="0015539E">
      <w:r>
        <w:rPr>
          <w:rStyle w:val="Odwoaniedokomentarza"/>
        </w:rPr>
        <w:annotationRef/>
      </w:r>
      <w:r>
        <w:rPr>
          <w:color w:val="000000"/>
          <w:sz w:val="20"/>
          <w:szCs w:val="20"/>
          <w:lang w:val="en-AU"/>
        </w:rPr>
        <w:t>added</w:t>
      </w:r>
    </w:p>
  </w:comment>
  <w:comment w:id="815" w:author="Autor" w:initials="A">
    <w:p w14:paraId="0AB3925C" w14:textId="3F73B162" w:rsidR="00037571" w:rsidRDefault="00037571" w:rsidP="00037571">
      <w:pPr>
        <w:pStyle w:val="Tekstkomentarza"/>
      </w:pPr>
      <w:r>
        <w:rPr>
          <w:rStyle w:val="Odwoaniedokomentarza"/>
        </w:rPr>
        <w:annotationRef/>
      </w:r>
      <w:r>
        <w:t>Please include all the authors (up to 20).</w:t>
      </w:r>
    </w:p>
  </w:comment>
  <w:comment w:id="848" w:author="Autor" w:initials="A">
    <w:p w14:paraId="21FB8880" w14:textId="77777777" w:rsidR="00037571" w:rsidRDefault="00037571" w:rsidP="00037571">
      <w:pPr>
        <w:pStyle w:val="Tekstkomentarza"/>
      </w:pPr>
      <w:r>
        <w:rPr>
          <w:rStyle w:val="Odwoaniedokomentarza"/>
        </w:rPr>
        <w:annotationRef/>
      </w:r>
      <w:r>
        <w:t>Is there an issue number for this article?</w:t>
      </w:r>
    </w:p>
  </w:comment>
  <w:comment w:id="849" w:author="Autor" w:initials="A">
    <w:p w14:paraId="1DB3DE27" w14:textId="77777777" w:rsidR="0015539E" w:rsidRDefault="0015539E" w:rsidP="0015539E">
      <w:r>
        <w:rPr>
          <w:rStyle w:val="Odwoaniedokomentarza"/>
        </w:rPr>
        <w:annotationRef/>
      </w:r>
      <w:r>
        <w:rPr>
          <w:color w:val="000000"/>
          <w:sz w:val="20"/>
          <w:szCs w:val="20"/>
          <w:lang w:val="en-AU"/>
        </w:rPr>
        <w:t>no</w:t>
      </w:r>
    </w:p>
  </w:comment>
  <w:comment w:id="907" w:author="Autor" w:initials="A">
    <w:p w14:paraId="3937E7BF" w14:textId="39D9278B" w:rsidR="00037571" w:rsidRDefault="00037571" w:rsidP="00037571">
      <w:pPr>
        <w:pStyle w:val="Tekstkomentarza"/>
      </w:pPr>
      <w:r>
        <w:rPr>
          <w:rStyle w:val="Odwoaniedokomentarza"/>
        </w:rPr>
        <w:annotationRef/>
      </w:r>
      <w:r>
        <w:t>Is there an issue number for this article?</w:t>
      </w:r>
    </w:p>
  </w:comment>
  <w:comment w:id="916" w:author="Autor" w:initials="A">
    <w:p w14:paraId="5E0A235C" w14:textId="77777777" w:rsidR="00037571" w:rsidRDefault="00037571" w:rsidP="00037571">
      <w:pPr>
        <w:pStyle w:val="Tekstkomentarza"/>
      </w:pPr>
      <w:r>
        <w:rPr>
          <w:rStyle w:val="Odwoaniedokomentarza"/>
        </w:rPr>
        <w:annotationRef/>
      </w:r>
      <w:r>
        <w:t>Is there an issue number for this article?</w:t>
      </w:r>
    </w:p>
  </w:comment>
  <w:comment w:id="917" w:author="Autor" w:initials="A">
    <w:p w14:paraId="08E9752D" w14:textId="77777777" w:rsidR="0015539E" w:rsidRDefault="0015539E" w:rsidP="0015539E">
      <w:r>
        <w:rPr>
          <w:rStyle w:val="Odwoaniedokomentarza"/>
        </w:rPr>
        <w:annotationRef/>
      </w:r>
      <w:r>
        <w:rPr>
          <w:color w:val="000000"/>
          <w:sz w:val="20"/>
          <w:szCs w:val="20"/>
          <w:lang w:val="en-AU"/>
        </w:rPr>
        <w:t>no</w:t>
      </w:r>
    </w:p>
  </w:comment>
  <w:comment w:id="928" w:author="Autor" w:initials="A">
    <w:p w14:paraId="4A28030B" w14:textId="19E2B998" w:rsidR="00037571" w:rsidRDefault="00037571" w:rsidP="00037571">
      <w:pPr>
        <w:pStyle w:val="Tekstkomentarza"/>
      </w:pPr>
      <w:r>
        <w:rPr>
          <w:rStyle w:val="Odwoaniedokomentarza"/>
        </w:rPr>
        <w:annotationRef/>
      </w:r>
      <w:r>
        <w:t>Is there an issue number for this article?</w:t>
      </w:r>
    </w:p>
  </w:comment>
  <w:comment w:id="965" w:author="Autor" w:initials="A">
    <w:p w14:paraId="61CF2B5F" w14:textId="77777777" w:rsidR="0013007A" w:rsidRDefault="0013007A" w:rsidP="0013007A">
      <w:pPr>
        <w:pStyle w:val="Tekstkomentarza"/>
      </w:pPr>
      <w:r>
        <w:rPr>
          <w:rStyle w:val="Odwoaniedokomentarza"/>
        </w:rPr>
        <w:annotationRef/>
      </w:r>
      <w:r>
        <w:t>Is there an issue number for this article?</w:t>
      </w:r>
    </w:p>
  </w:comment>
  <w:comment w:id="979" w:author="Autor" w:initials="A">
    <w:p w14:paraId="0043705A" w14:textId="77777777" w:rsidR="005F128E" w:rsidRDefault="005F128E" w:rsidP="005F128E">
      <w:pPr>
        <w:pStyle w:val="Tekstkomentarza"/>
      </w:pPr>
      <w:r>
        <w:rPr>
          <w:rStyle w:val="Odwoaniedokomentarza"/>
        </w:rPr>
        <w:annotationRef/>
      </w:r>
      <w:r>
        <w:t>Is there an issue number for this article?</w:t>
      </w:r>
    </w:p>
  </w:comment>
  <w:comment w:id="983" w:author="Autor" w:initials="A">
    <w:p w14:paraId="42DA1A74" w14:textId="77777777" w:rsidR="003E3C01" w:rsidRDefault="003E3C01" w:rsidP="003E3C01">
      <w:pPr>
        <w:pStyle w:val="Tekstkomentarza"/>
      </w:pPr>
      <w:r>
        <w:rPr>
          <w:rStyle w:val="Odwoaniedokomentarza"/>
        </w:rPr>
        <w:annotationRef/>
      </w:r>
      <w:r>
        <w:t>It may be helpful to briefly define these terms when they are first used.</w:t>
      </w:r>
    </w:p>
  </w:comment>
  <w:comment w:id="984" w:author="Autor" w:initials="A">
    <w:p w14:paraId="448754EC" w14:textId="77777777" w:rsidR="006D3D71" w:rsidRDefault="006D3D71" w:rsidP="006D3D71">
      <w:r>
        <w:rPr>
          <w:rStyle w:val="Odwoaniedokomentarza"/>
        </w:rPr>
        <w:annotationRef/>
      </w:r>
      <w:r>
        <w:rPr>
          <w:color w:val="000000"/>
          <w:sz w:val="20"/>
          <w:szCs w:val="20"/>
          <w:lang w:val="en-AU"/>
        </w:rPr>
        <w:t>we think that they are understandable for readers in that field</w:t>
      </w:r>
    </w:p>
  </w:comment>
  <w:comment w:id="1004" w:author="Autor" w:initials="A">
    <w:p w14:paraId="42480D7C" w14:textId="1FCDF40A" w:rsidR="005F1525" w:rsidRDefault="005F1525" w:rsidP="005F1525">
      <w:pPr>
        <w:pStyle w:val="Tekstkomentarza"/>
      </w:pPr>
      <w:r>
        <w:rPr>
          <w:rStyle w:val="Odwoaniedokomentarza"/>
        </w:rPr>
        <w:annotationRef/>
      </w:r>
      <w:r>
        <w:t>Is this the title of the work at hand?</w:t>
      </w:r>
    </w:p>
  </w:comment>
  <w:comment w:id="1007" w:author="Autor" w:initials="A">
    <w:p w14:paraId="37B353C4" w14:textId="77777777" w:rsidR="005F1525" w:rsidRDefault="005F1525" w:rsidP="005F1525">
      <w:pPr>
        <w:pStyle w:val="Tekstkomentarza"/>
      </w:pPr>
      <w:r>
        <w:rPr>
          <w:rStyle w:val="Odwoaniedokomentarza"/>
        </w:rPr>
        <w:annotationRef/>
      </w:r>
      <w:r>
        <w:t>Please specify the referent. Is it “therapeutic”?</w:t>
      </w:r>
    </w:p>
  </w:comment>
  <w:comment w:id="1008" w:author="Autor" w:initials="A">
    <w:p w14:paraId="5A84FE1E" w14:textId="77777777" w:rsidR="0068075B" w:rsidRDefault="0068075B" w:rsidP="0068075B">
      <w:r>
        <w:rPr>
          <w:rStyle w:val="Odwoaniedokomentarza"/>
        </w:rPr>
        <w:annotationRef/>
      </w:r>
      <w:r>
        <w:rPr>
          <w:color w:val="000000"/>
          <w:sz w:val="20"/>
          <w:szCs w:val="20"/>
          <w:lang w:val="en-AU"/>
        </w:rPr>
        <w:t>yes</w:t>
      </w:r>
    </w:p>
  </w:comment>
  <w:comment w:id="1039" w:author="Autor" w:initials="A">
    <w:p w14:paraId="44BF9798" w14:textId="288DF229" w:rsidR="00E473EE" w:rsidRDefault="00E473EE" w:rsidP="00E473EE">
      <w:pPr>
        <w:pStyle w:val="Tekstkomentarza"/>
      </w:pPr>
      <w:r>
        <w:rPr>
          <w:rStyle w:val="Odwoaniedokomentarza"/>
        </w:rPr>
        <w:annotationRef/>
      </w:r>
      <w:r>
        <w:t>Please add the full citation of this study to the reference list at the end of the chapter.</w:t>
      </w:r>
    </w:p>
  </w:comment>
  <w:comment w:id="1133" w:author="Autor" w:initials="A">
    <w:p w14:paraId="096ACC50" w14:textId="500B0EE2" w:rsidR="00034260" w:rsidRDefault="00034260" w:rsidP="00034260">
      <w:pPr>
        <w:pStyle w:val="Tekstkomentarza"/>
      </w:pPr>
      <w:r>
        <w:rPr>
          <w:rStyle w:val="Odwoaniedokomentarza"/>
        </w:rPr>
        <w:annotationRef/>
      </w:r>
      <w:r>
        <w:t>Maybe: colliding?</w:t>
      </w:r>
    </w:p>
  </w:comment>
  <w:comment w:id="1134" w:author="Autor" w:initials="A">
    <w:p w14:paraId="72A282C3" w14:textId="77777777" w:rsidR="0068075B" w:rsidRDefault="0068075B" w:rsidP="0068075B">
      <w:r>
        <w:rPr>
          <w:rStyle w:val="Odwoaniedokomentarza"/>
        </w:rPr>
        <w:annotationRef/>
      </w:r>
      <w:r>
        <w:rPr>
          <w:color w:val="000000"/>
          <w:sz w:val="20"/>
          <w:szCs w:val="20"/>
          <w:lang w:val="en-AU"/>
        </w:rPr>
        <w:t>yes</w:t>
      </w:r>
    </w:p>
  </w:comment>
  <w:comment w:id="1172" w:author="Autor" w:initials="A">
    <w:p w14:paraId="79793CD0" w14:textId="33C0C20C" w:rsidR="006F1063" w:rsidRDefault="006F1063" w:rsidP="006F1063">
      <w:pPr>
        <w:pStyle w:val="Tekstkomentarza"/>
      </w:pPr>
      <w:r>
        <w:rPr>
          <w:rStyle w:val="Odwoaniedokomentarza"/>
        </w:rPr>
        <w:annotationRef/>
      </w:r>
      <w:r>
        <w:t>Maybe: racket?</w:t>
      </w:r>
    </w:p>
  </w:comment>
  <w:comment w:id="1173" w:author="Autor" w:initials="A">
    <w:p w14:paraId="2318B04D" w14:textId="77777777" w:rsidR="00343BD7" w:rsidRDefault="00343BD7" w:rsidP="00343BD7">
      <w:r>
        <w:rPr>
          <w:rStyle w:val="Odwoaniedokomentarza"/>
        </w:rPr>
        <w:annotationRef/>
      </w:r>
      <w:r>
        <w:rPr>
          <w:color w:val="000000"/>
          <w:sz w:val="20"/>
          <w:szCs w:val="20"/>
          <w:lang w:val="en-AU"/>
        </w:rPr>
        <w:t>author would prefer ‘clatter’</w:t>
      </w:r>
    </w:p>
  </w:comment>
  <w:comment w:id="1184" w:author="Autor" w:initials="A">
    <w:p w14:paraId="20298ABC" w14:textId="4E17D6BF" w:rsidR="00A61495" w:rsidRDefault="00A61495" w:rsidP="00A61495">
      <w:pPr>
        <w:pStyle w:val="Tekstkomentarza"/>
      </w:pPr>
      <w:r>
        <w:rPr>
          <w:rStyle w:val="Odwoaniedokomentarza"/>
        </w:rPr>
        <w:annotationRef/>
      </w:r>
      <w:r>
        <w:t xml:space="preserve">Should this subheading be labeled “Conclusion” instead of the asterisks? </w:t>
      </w:r>
    </w:p>
  </w:comment>
  <w:comment w:id="1185" w:author="Autor" w:initials="A">
    <w:p w14:paraId="67E57D22" w14:textId="77777777" w:rsidR="00343BD7" w:rsidRDefault="00343BD7" w:rsidP="00343BD7">
      <w:r>
        <w:rPr>
          <w:rStyle w:val="Odwoaniedokomentarza"/>
        </w:rPr>
        <w:annotationRef/>
      </w:r>
      <w:r>
        <w:rPr>
          <w:color w:val="000000"/>
          <w:sz w:val="20"/>
          <w:szCs w:val="20"/>
          <w:lang w:val="en-AU"/>
        </w:rPr>
        <w:t xml:space="preserve">Yes, the Conclusion </w:t>
      </w:r>
    </w:p>
  </w:comment>
  <w:comment w:id="1230" w:author="Autor" w:initials="A">
    <w:p w14:paraId="766104BB" w14:textId="60564863" w:rsidR="00E55F12" w:rsidRDefault="00E55F12" w:rsidP="00E55F12">
      <w:pPr>
        <w:pStyle w:val="Tekstkomentarza"/>
      </w:pPr>
      <w:r>
        <w:rPr>
          <w:rStyle w:val="Odwoaniedokomentarza"/>
        </w:rPr>
        <w:annotationRef/>
      </w:r>
      <w:r>
        <w:t>Is there a volume number or page range for this reference?</w:t>
      </w:r>
    </w:p>
  </w:comment>
  <w:comment w:id="1269" w:author="Autor" w:initials="A">
    <w:p w14:paraId="26CBD047" w14:textId="77777777" w:rsidR="00E55F12" w:rsidRDefault="00E55F12" w:rsidP="00E55F12">
      <w:pPr>
        <w:pStyle w:val="Tekstkomentarza"/>
      </w:pPr>
      <w:r>
        <w:rPr>
          <w:rStyle w:val="Odwoaniedokomentarza"/>
        </w:rPr>
        <w:annotationRef/>
      </w:r>
      <w:r>
        <w:t>Please add the page range of this chapter.</w:t>
      </w:r>
    </w:p>
  </w:comment>
  <w:comment w:id="1283" w:author="Autor" w:initials="A">
    <w:p w14:paraId="5CA51FB9" w14:textId="77777777" w:rsidR="00E55F12" w:rsidRDefault="00E55F12" w:rsidP="00E55F12">
      <w:pPr>
        <w:pStyle w:val="Tekstkomentarza"/>
      </w:pPr>
      <w:r>
        <w:rPr>
          <w:rStyle w:val="Odwoaniedokomentarza"/>
        </w:rPr>
        <w:annotationRef/>
      </w:r>
      <w:r>
        <w:t>Is there an issue number for this article?</w:t>
      </w:r>
    </w:p>
  </w:comment>
  <w:comment w:id="1356" w:author="Autor" w:initials="A">
    <w:p w14:paraId="0DE013E5" w14:textId="77777777" w:rsidR="00D82816" w:rsidRDefault="00D82816" w:rsidP="00D82816">
      <w:pPr>
        <w:pStyle w:val="Tekstkomentarza"/>
      </w:pPr>
      <w:r>
        <w:rPr>
          <w:rStyle w:val="Odwoaniedokomentarza"/>
        </w:rPr>
        <w:annotationRef/>
      </w:r>
      <w:r>
        <w:t>Maybe: “Scholars including” or “Works by scholars such as”….?</w:t>
      </w:r>
    </w:p>
  </w:comment>
  <w:comment w:id="1369" w:author="Autor" w:initials="A">
    <w:p w14:paraId="10440B91" w14:textId="1A526B64" w:rsidR="00226111" w:rsidRDefault="00226111" w:rsidP="00226111">
      <w:pPr>
        <w:pStyle w:val="Tekstkomentarza"/>
      </w:pPr>
      <w:r>
        <w:rPr>
          <w:rStyle w:val="Odwoaniedokomentarza"/>
        </w:rPr>
        <w:annotationRef/>
      </w:r>
      <w:r>
        <w:t>Clarification okay with intended meaning?</w:t>
      </w:r>
    </w:p>
  </w:comment>
  <w:comment w:id="1370" w:author="Autor" w:initials="A">
    <w:p w14:paraId="484DFDA0" w14:textId="77777777" w:rsidR="00F62668" w:rsidRDefault="00F62668" w:rsidP="00F62668">
      <w:r>
        <w:rPr>
          <w:rStyle w:val="Odwoaniedokomentarza"/>
        </w:rPr>
        <w:annotationRef/>
      </w:r>
      <w:r>
        <w:rPr>
          <w:color w:val="000000"/>
          <w:sz w:val="20"/>
          <w:szCs w:val="20"/>
          <w:lang w:val="en-AU"/>
        </w:rPr>
        <w:t xml:space="preserve">Revision ok? </w:t>
      </w:r>
    </w:p>
  </w:comment>
  <w:comment w:id="1371" w:author="Autor" w:initials="A">
    <w:p w14:paraId="3E82B805" w14:textId="77777777" w:rsidR="00CD3E63" w:rsidRDefault="00CD3E63" w:rsidP="00CD3E63">
      <w:pPr>
        <w:pStyle w:val="Tekstkomentarza"/>
      </w:pPr>
      <w:r>
        <w:rPr>
          <w:rStyle w:val="Odwoaniedokomentarza"/>
        </w:rPr>
        <w:annotationRef/>
      </w:r>
      <w:r>
        <w:t>„</w:t>
      </w:r>
      <w:r>
        <w:rPr>
          <w:color w:val="0D0D0D"/>
          <w:highlight w:val="white"/>
        </w:rPr>
        <w:t>The centrality of today’s port cities is vividly represented by their redeveloped waterfronts, which have reemerged as vibrant economic and cultural hubs.</w:t>
      </w:r>
      <w:r>
        <w:t xml:space="preserve">” </w:t>
      </w:r>
      <w:r>
        <w:br/>
      </w:r>
      <w:r>
        <w:br/>
        <w:t xml:space="preserve">Here is my proposal. I simplified the sentence structure, which makes the message more direct and easy to digest. But I don't insist, and your suggestion is probably a good one too. </w:t>
      </w:r>
    </w:p>
  </w:comment>
  <w:comment w:id="1372" w:author="Autor" w:initials="A">
    <w:p w14:paraId="73047653" w14:textId="77777777" w:rsidR="005E53F8" w:rsidRDefault="005E53F8" w:rsidP="005E53F8">
      <w:r>
        <w:rPr>
          <w:rStyle w:val="Odwoaniedokomentarza"/>
        </w:rPr>
        <w:annotationRef/>
      </w:r>
      <w:r>
        <w:rPr>
          <w:color w:val="000000"/>
          <w:sz w:val="20"/>
          <w:szCs w:val="20"/>
          <w:lang w:val="en-AU"/>
        </w:rPr>
        <w:t>agree</w:t>
      </w:r>
    </w:p>
  </w:comment>
  <w:comment w:id="1388" w:author="Autor" w:initials="A">
    <w:p w14:paraId="0EA6AC62" w14:textId="7BE888D8" w:rsidR="00502E11" w:rsidRDefault="00502E11" w:rsidP="00502E11">
      <w:pPr>
        <w:pStyle w:val="Tekstkomentarza"/>
      </w:pPr>
      <w:r>
        <w:rPr>
          <w:rStyle w:val="Odwoaniedokomentarza"/>
        </w:rPr>
        <w:annotationRef/>
      </w:r>
      <w:r>
        <w:t>Please specify the referent: is it “event-led regeneration”?</w:t>
      </w:r>
    </w:p>
  </w:comment>
  <w:comment w:id="1389" w:author="Autor" w:initials="A">
    <w:p w14:paraId="0FB6638F" w14:textId="77777777" w:rsidR="005E53F8" w:rsidRDefault="005E53F8" w:rsidP="005E53F8">
      <w:r>
        <w:rPr>
          <w:rStyle w:val="Odwoaniedokomentarza"/>
        </w:rPr>
        <w:annotationRef/>
      </w:r>
      <w:r>
        <w:rPr>
          <w:color w:val="000000"/>
          <w:sz w:val="20"/>
          <w:szCs w:val="20"/>
          <w:lang w:val="en-AU"/>
        </w:rPr>
        <w:t>yes, they refer to e</w:t>
      </w:r>
      <w:r>
        <w:rPr>
          <w:sz w:val="20"/>
          <w:szCs w:val="20"/>
          <w:lang w:val="en-AU"/>
        </w:rPr>
        <w:t>vent-led regeneration</w:t>
      </w:r>
    </w:p>
  </w:comment>
  <w:comment w:id="1402" w:author="Autor" w:initials="A">
    <w:p w14:paraId="658E55C4" w14:textId="6F445334" w:rsidR="00CA4DB3" w:rsidRDefault="00CA4DB3" w:rsidP="00CA4DB3">
      <w:pPr>
        <w:pStyle w:val="Tekstkomentarza"/>
      </w:pPr>
      <w:r>
        <w:rPr>
          <w:rStyle w:val="Odwoaniedokomentarza"/>
        </w:rPr>
        <w:annotationRef/>
      </w:r>
      <w:r>
        <w:t>Maybe: “breathtaking” or “magnificent” to avoid repetition?</w:t>
      </w:r>
    </w:p>
  </w:comment>
  <w:comment w:id="1403" w:author="Autor" w:initials="A">
    <w:p w14:paraId="4851BF4C" w14:textId="77777777" w:rsidR="005E53F8" w:rsidRDefault="005E53F8" w:rsidP="005E53F8">
      <w:r>
        <w:rPr>
          <w:rStyle w:val="Odwoaniedokomentarza"/>
        </w:rPr>
        <w:annotationRef/>
      </w:r>
      <w:r>
        <w:rPr>
          <w:color w:val="000000"/>
          <w:sz w:val="20"/>
          <w:szCs w:val="20"/>
          <w:lang w:val="en-AU"/>
        </w:rPr>
        <w:t xml:space="preserve">yes, </w:t>
      </w:r>
      <w:r>
        <w:rPr>
          <w:sz w:val="20"/>
          <w:szCs w:val="20"/>
          <w:lang w:val="en-AU"/>
        </w:rPr>
        <w:t>breathtaking would work</w:t>
      </w:r>
    </w:p>
  </w:comment>
  <w:comment w:id="1420" w:author="Autor" w:initials="A">
    <w:p w14:paraId="6A631491" w14:textId="248AA4DA" w:rsidR="00575805" w:rsidRDefault="00575805" w:rsidP="00575805">
      <w:pPr>
        <w:pStyle w:val="Tekstkomentarza"/>
      </w:pPr>
      <w:r>
        <w:rPr>
          <w:rStyle w:val="Odwoaniedokomentarza"/>
        </w:rPr>
        <w:annotationRef/>
      </w:r>
      <w:r>
        <w:t xml:space="preserve">Please add the full citation to the reference list at the end of the chapter. </w:t>
      </w:r>
    </w:p>
  </w:comment>
  <w:comment w:id="1529" w:author="Autor" w:initials="A">
    <w:p w14:paraId="261127AF" w14:textId="48004C88" w:rsidR="00B712BD" w:rsidRDefault="00B712BD" w:rsidP="00B712BD">
      <w:pPr>
        <w:pStyle w:val="Tekstkomentarza"/>
      </w:pPr>
      <w:r>
        <w:rPr>
          <w:rStyle w:val="Odwoaniedokomentarza"/>
        </w:rPr>
        <w:annotationRef/>
      </w:r>
      <w:r>
        <w:t>Is there an issue number for this article?</w:t>
      </w:r>
    </w:p>
  </w:comment>
  <w:comment w:id="1564" w:author="Autor" w:initials="A">
    <w:p w14:paraId="3C824A3E" w14:textId="77777777" w:rsidR="00B61D19" w:rsidRDefault="00B61D19" w:rsidP="00B61D19">
      <w:pPr>
        <w:pStyle w:val="Tekstkomentarza"/>
      </w:pPr>
      <w:r>
        <w:rPr>
          <w:rStyle w:val="Odwoaniedokomentarza"/>
        </w:rPr>
        <w:annotationRef/>
      </w:r>
      <w:r>
        <w:t>Is there an issue number and is there a page range for this article?</w:t>
      </w:r>
    </w:p>
  </w:comment>
  <w:comment w:id="1565" w:author="Autor" w:initials="A">
    <w:p w14:paraId="6B2E8A1E" w14:textId="77777777" w:rsidR="005E53F8" w:rsidRDefault="005E53F8" w:rsidP="005E53F8">
      <w:r>
        <w:rPr>
          <w:rStyle w:val="Odwoaniedokomentarza"/>
        </w:rPr>
        <w:annotationRef/>
      </w:r>
      <w:r>
        <w:rPr>
          <w:color w:val="000000"/>
          <w:sz w:val="20"/>
          <w:szCs w:val="20"/>
          <w:lang w:val="en-AU"/>
        </w:rPr>
        <w:t xml:space="preserve">no, it is a electronic document, I have found address, if needed: </w:t>
      </w:r>
      <w:hyperlink r:id="rId1" w:history="1">
        <w:r w:rsidRPr="00F42674">
          <w:rPr>
            <w:rStyle w:val="Hipercze"/>
            <w:b/>
            <w:bCs/>
            <w:sz w:val="20"/>
            <w:szCs w:val="20"/>
            <w:lang w:val="en-AU"/>
          </w:rPr>
          <w:t>http://www.hindawi.com/journals/usr/2011/587523</w:t>
        </w:r>
      </w:hyperlink>
      <w:r>
        <w:rPr>
          <w:color w:val="1B1D1E"/>
          <w:sz w:val="20"/>
          <w:szCs w:val="20"/>
          <w:lang w:val="en-AU"/>
        </w:rPr>
        <w:t>/</w:t>
      </w:r>
    </w:p>
  </w:comment>
  <w:comment w:id="1612" w:author="Autor" w:initials="A">
    <w:p w14:paraId="7F6ED87E" w14:textId="4626D532" w:rsidR="00B61D19" w:rsidRDefault="00B61D19" w:rsidP="00B61D19">
      <w:pPr>
        <w:pStyle w:val="Tekstkomentarza"/>
      </w:pPr>
      <w:r>
        <w:rPr>
          <w:rStyle w:val="Odwoaniedokomentarza"/>
        </w:rPr>
        <w:annotationRef/>
      </w:r>
      <w:r>
        <w:t>Is there an issue  number for this article?</w:t>
      </w:r>
    </w:p>
  </w:comment>
  <w:comment w:id="1613" w:author="Autor" w:initials="A">
    <w:p w14:paraId="2CC7E533" w14:textId="77777777" w:rsidR="0043364E" w:rsidRDefault="0043364E" w:rsidP="0043364E">
      <w:r>
        <w:rPr>
          <w:rStyle w:val="Odwoaniedokomentarza"/>
        </w:rPr>
        <w:annotationRef/>
      </w:r>
      <w:r>
        <w:rPr>
          <w:color w:val="000000"/>
          <w:sz w:val="20"/>
          <w:szCs w:val="20"/>
          <w:lang w:val="en-AU"/>
        </w:rPr>
        <w:t>no</w:t>
      </w:r>
    </w:p>
  </w:comment>
  <w:comment w:id="1748" w:author="Autor" w:initials="A">
    <w:p w14:paraId="0DDAFB25" w14:textId="4984BD76" w:rsidR="00D20217" w:rsidRDefault="00D20217" w:rsidP="00D20217">
      <w:pPr>
        <w:pStyle w:val="Tekstkomentarza"/>
      </w:pPr>
      <w:r>
        <w:rPr>
          <w:rStyle w:val="Odwoaniedokomentarza"/>
        </w:rPr>
        <w:annotationRef/>
      </w:r>
      <w:r>
        <w:t>Is there an issue number for this article?</w:t>
      </w:r>
    </w:p>
  </w:comment>
  <w:comment w:id="1749" w:author="Autor" w:initials="A">
    <w:p w14:paraId="0DEF66AB" w14:textId="77777777" w:rsidR="0048658F" w:rsidRDefault="0048658F" w:rsidP="0048658F">
      <w:r>
        <w:rPr>
          <w:rStyle w:val="Odwoaniedokomentarza"/>
        </w:rPr>
        <w:annotationRef/>
      </w:r>
      <w:r>
        <w:rPr>
          <w:color w:val="000000"/>
          <w:sz w:val="20"/>
          <w:szCs w:val="20"/>
          <w:lang w:val="en-AU"/>
        </w:rPr>
        <w:t>no</w:t>
      </w:r>
    </w:p>
  </w:comment>
  <w:comment w:id="1791" w:author="Autor" w:initials="A">
    <w:p w14:paraId="422C1C26" w14:textId="2BAECF84" w:rsidR="00D20217" w:rsidRDefault="00D20217" w:rsidP="00D20217">
      <w:pPr>
        <w:pStyle w:val="Tekstkomentarza"/>
      </w:pPr>
      <w:r>
        <w:rPr>
          <w:rStyle w:val="Odwoaniedokomentarza"/>
        </w:rPr>
        <w:annotationRef/>
      </w:r>
      <w:r>
        <w:t>Is there an issue number for this article?</w:t>
      </w:r>
    </w:p>
  </w:comment>
  <w:comment w:id="1825" w:author="Autor" w:initials="A">
    <w:p w14:paraId="28109CCB" w14:textId="77777777" w:rsidR="00F04A55" w:rsidRDefault="00F04A55" w:rsidP="00F04A55">
      <w:pPr>
        <w:pStyle w:val="Tekstkomentarza"/>
      </w:pPr>
      <w:r>
        <w:rPr>
          <w:rStyle w:val="Odwoaniedokomentarza"/>
        </w:rPr>
        <w:annotationRef/>
      </w:r>
      <w:r>
        <w:t>Is there an issue number for this article?</w:t>
      </w:r>
    </w:p>
  </w:comment>
  <w:comment w:id="1826" w:author="Autor" w:initials="A">
    <w:p w14:paraId="6465B1B6" w14:textId="77777777" w:rsidR="00782882" w:rsidRDefault="00782882" w:rsidP="00782882">
      <w:r>
        <w:rPr>
          <w:rStyle w:val="Odwoaniedokomentarza"/>
        </w:rPr>
        <w:annotationRef/>
      </w:r>
      <w:r>
        <w:rPr>
          <w:color w:val="000000"/>
          <w:sz w:val="20"/>
          <w:szCs w:val="20"/>
          <w:lang w:val="en-AU"/>
        </w:rPr>
        <w:t>no</w:t>
      </w:r>
    </w:p>
  </w:comment>
  <w:comment w:id="1954" w:author="Autor" w:initials="A">
    <w:p w14:paraId="2564F094" w14:textId="6C2D12D7" w:rsidR="00163DFE" w:rsidRDefault="00163DFE" w:rsidP="00163DFE">
      <w:pPr>
        <w:pStyle w:val="Tekstkomentarza"/>
      </w:pPr>
      <w:r>
        <w:rPr>
          <w:rStyle w:val="Odwoaniedokomentarza"/>
        </w:rPr>
        <w:annotationRef/>
      </w:r>
      <w:r>
        <w:t>Please add the full citation to the reference list at the end of the chapter.</w:t>
      </w:r>
    </w:p>
  </w:comment>
  <w:comment w:id="1955" w:author="Autor" w:initials="A">
    <w:p w14:paraId="19F3A784" w14:textId="77777777" w:rsidR="00782882" w:rsidRDefault="00782882" w:rsidP="00782882">
      <w:r>
        <w:rPr>
          <w:rStyle w:val="Odwoaniedokomentarza"/>
        </w:rPr>
        <w:annotationRef/>
      </w:r>
      <w:r>
        <w:rPr>
          <w:color w:val="000000"/>
          <w:sz w:val="20"/>
          <w:szCs w:val="20"/>
          <w:lang w:val="en-AU"/>
        </w:rPr>
        <w:t>added</w:t>
      </w:r>
    </w:p>
  </w:comment>
  <w:comment w:id="1962" w:author="Autor" w:initials="A">
    <w:p w14:paraId="6298701E" w14:textId="02E3028E" w:rsidR="009E3609" w:rsidRDefault="009E3609" w:rsidP="009E3609">
      <w:pPr>
        <w:pStyle w:val="Tekstkomentarza"/>
      </w:pPr>
      <w:r>
        <w:rPr>
          <w:rStyle w:val="Odwoaniedokomentarza"/>
        </w:rPr>
        <w:annotationRef/>
      </w:r>
      <w:r>
        <w:t>Maybe: “groups”?</w:t>
      </w:r>
    </w:p>
  </w:comment>
  <w:comment w:id="1963" w:author="Autor" w:initials="A">
    <w:p w14:paraId="262D712D" w14:textId="77777777" w:rsidR="00BB7F21" w:rsidRDefault="00BB7F21" w:rsidP="00BB7F21">
      <w:r>
        <w:rPr>
          <w:rStyle w:val="Odwoaniedokomentarza"/>
        </w:rPr>
        <w:annotationRef/>
      </w:r>
      <w:r>
        <w:rPr>
          <w:color w:val="000000"/>
          <w:sz w:val="20"/>
          <w:szCs w:val="20"/>
          <w:lang w:val="en-AU"/>
        </w:rPr>
        <w:t>yes</w:t>
      </w:r>
    </w:p>
  </w:comment>
  <w:comment w:id="1985" w:author="Autor" w:initials="A">
    <w:p w14:paraId="346B04C0" w14:textId="1DC060D9" w:rsidR="00B84640" w:rsidRDefault="00B84640" w:rsidP="00B84640">
      <w:pPr>
        <w:pStyle w:val="Tekstkomentarza"/>
      </w:pPr>
      <w:r>
        <w:rPr>
          <w:rStyle w:val="Odwoaniedokomentarza"/>
        </w:rPr>
        <w:annotationRef/>
      </w:r>
      <w:r>
        <w:t>It may be helpful to include the name of the newspaper here.</w:t>
      </w:r>
    </w:p>
  </w:comment>
  <w:comment w:id="1986" w:author="Autor" w:initials="A">
    <w:p w14:paraId="17074EB7" w14:textId="77777777" w:rsidR="00BB7F21" w:rsidRDefault="00BB7F21" w:rsidP="00BB7F21">
      <w:r>
        <w:rPr>
          <w:rStyle w:val="Odwoaniedokomentarza"/>
        </w:rPr>
        <w:annotationRef/>
      </w:r>
      <w:r>
        <w:rPr>
          <w:color w:val="000000"/>
          <w:sz w:val="20"/>
          <w:szCs w:val="20"/>
          <w:lang w:val="en-AU"/>
        </w:rPr>
        <w:t>added</w:t>
      </w:r>
    </w:p>
  </w:comment>
  <w:comment w:id="2009" w:author="Autor" w:initials="A">
    <w:p w14:paraId="7A6E0719" w14:textId="77EF5D67" w:rsidR="008001D1" w:rsidRDefault="008001D1" w:rsidP="008001D1">
      <w:pPr>
        <w:pStyle w:val="Tekstkomentarza"/>
      </w:pPr>
      <w:r>
        <w:rPr>
          <w:rStyle w:val="Odwoaniedokomentarza"/>
        </w:rPr>
        <w:annotationRef/>
      </w:r>
      <w:r>
        <w:t>Were these limitations imposed by the state?</w:t>
      </w:r>
    </w:p>
  </w:comment>
  <w:comment w:id="2010" w:author="Autor" w:initials="A">
    <w:p w14:paraId="6D6072BF" w14:textId="77777777" w:rsidR="00BB7F21" w:rsidRDefault="00BB7F21" w:rsidP="00BB7F21">
      <w:r>
        <w:rPr>
          <w:rStyle w:val="Odwoaniedokomentarza"/>
        </w:rPr>
        <w:annotationRef/>
      </w:r>
      <w:r>
        <w:rPr>
          <w:color w:val="000000"/>
          <w:sz w:val="20"/>
          <w:szCs w:val="20"/>
          <w:lang w:val="en-AU"/>
        </w:rPr>
        <w:t>no</w:t>
      </w:r>
    </w:p>
  </w:comment>
  <w:comment w:id="2023" w:author="Autor" w:initials="A">
    <w:p w14:paraId="53C6075D" w14:textId="115F2997" w:rsidR="005C0B89" w:rsidRDefault="005C0B89" w:rsidP="005C0B89">
      <w:pPr>
        <w:pStyle w:val="Tekstkomentarza"/>
      </w:pPr>
      <w:r>
        <w:rPr>
          <w:rStyle w:val="Odwoaniedokomentarza"/>
        </w:rPr>
        <w:annotationRef/>
      </w:r>
      <w:r>
        <w:t>Please clearly identify (through double quotes “ “ ) where this direct quote begins and ends.</w:t>
      </w:r>
    </w:p>
  </w:comment>
  <w:comment w:id="2024" w:author="Autor" w:initials="A">
    <w:p w14:paraId="3945289A" w14:textId="77777777" w:rsidR="00BB7F21" w:rsidRDefault="00BB7F21" w:rsidP="00BB7F21">
      <w:r>
        <w:rPr>
          <w:rStyle w:val="Odwoaniedokomentarza"/>
        </w:rPr>
        <w:annotationRef/>
      </w:r>
      <w:r>
        <w:rPr>
          <w:color w:val="000000"/>
          <w:sz w:val="20"/>
          <w:szCs w:val="20"/>
          <w:lang w:val="en-AU"/>
        </w:rPr>
        <w:t>corrected in text</w:t>
      </w:r>
    </w:p>
  </w:comment>
  <w:comment w:id="2063" w:author="Autor" w:initials="A">
    <w:p w14:paraId="244939CD" w14:textId="4B13CD34" w:rsidR="005C0B89" w:rsidRDefault="005C0B89" w:rsidP="005C0B89">
      <w:pPr>
        <w:pStyle w:val="Tekstkomentarza"/>
      </w:pPr>
      <w:r>
        <w:rPr>
          <w:rStyle w:val="Odwoaniedokomentarza"/>
        </w:rPr>
        <w:annotationRef/>
      </w:r>
      <w:r>
        <w:t>I have deleted the stand-alone word “Gastronomy.” from the footnote. Please confirm that this change is correct.</w:t>
      </w:r>
    </w:p>
  </w:comment>
  <w:comment w:id="2064" w:author="Autor" w:initials="A">
    <w:p w14:paraId="214C53A7" w14:textId="77777777" w:rsidR="00BB7F21" w:rsidRDefault="00BB7F21" w:rsidP="00BB7F21">
      <w:r>
        <w:rPr>
          <w:rStyle w:val="Odwoaniedokomentarza"/>
        </w:rPr>
        <w:annotationRef/>
      </w:r>
      <w:r>
        <w:rPr>
          <w:color w:val="000000"/>
          <w:sz w:val="20"/>
          <w:szCs w:val="20"/>
          <w:lang w:val="en-AU"/>
        </w:rPr>
        <w:t>yes, thank you</w:t>
      </w:r>
    </w:p>
  </w:comment>
  <w:comment w:id="2080" w:author="Autor" w:initials="A">
    <w:p w14:paraId="6732DB64" w14:textId="0570B844" w:rsidR="005C0B89" w:rsidRDefault="005C0B89" w:rsidP="005C0B89">
      <w:pPr>
        <w:pStyle w:val="Tekstkomentarza"/>
      </w:pPr>
      <w:r>
        <w:rPr>
          <w:rStyle w:val="Odwoaniedokomentarza"/>
        </w:rPr>
        <w:annotationRef/>
      </w:r>
      <w:r>
        <w:t>Work spaces? Or work times?</w:t>
      </w:r>
    </w:p>
  </w:comment>
  <w:comment w:id="2081" w:author="Autor" w:initials="A">
    <w:p w14:paraId="5B9F32FF" w14:textId="77777777" w:rsidR="00BB7F21" w:rsidRDefault="00BB7F21" w:rsidP="00BB7F21">
      <w:r>
        <w:rPr>
          <w:rStyle w:val="Odwoaniedokomentarza"/>
        </w:rPr>
        <w:annotationRef/>
      </w:r>
      <w:r>
        <w:rPr>
          <w:color w:val="000000"/>
          <w:sz w:val="20"/>
          <w:szCs w:val="20"/>
          <w:lang w:val="en-AU"/>
        </w:rPr>
        <w:t>work spaces</w:t>
      </w:r>
    </w:p>
  </w:comment>
  <w:comment w:id="2091" w:author="Autor" w:initials="A">
    <w:p w14:paraId="7056B1EF" w14:textId="0BE220AB" w:rsidR="00163DFE" w:rsidRDefault="00163DFE" w:rsidP="00163DFE">
      <w:pPr>
        <w:pStyle w:val="Tekstkomentarza"/>
      </w:pPr>
      <w:r>
        <w:rPr>
          <w:rStyle w:val="Odwoaniedokomentarza"/>
        </w:rPr>
        <w:annotationRef/>
      </w:r>
      <w:r>
        <w:t>Please add the full citation of (Amenda, 2007) to the reference list at the end of the chapter.</w:t>
      </w:r>
    </w:p>
  </w:comment>
  <w:comment w:id="2092" w:author="Autor" w:initials="A">
    <w:p w14:paraId="58CAD0ED" w14:textId="77777777" w:rsidR="00607598" w:rsidRDefault="00607598" w:rsidP="00607598">
      <w:r>
        <w:rPr>
          <w:rStyle w:val="Odwoaniedokomentarza"/>
        </w:rPr>
        <w:annotationRef/>
      </w:r>
      <w:r>
        <w:rPr>
          <w:color w:val="000000"/>
          <w:sz w:val="20"/>
          <w:szCs w:val="20"/>
          <w:lang w:val="en-AU"/>
        </w:rPr>
        <w:t>done</w:t>
      </w:r>
    </w:p>
  </w:comment>
  <w:comment w:id="2094" w:author="Autor" w:initials="A">
    <w:p w14:paraId="563A3980" w14:textId="7F3CAD0B" w:rsidR="00163DFE" w:rsidRDefault="00163DFE" w:rsidP="00163DFE">
      <w:pPr>
        <w:pStyle w:val="Tekstkomentarza"/>
      </w:pPr>
      <w:r>
        <w:rPr>
          <w:rStyle w:val="Odwoaniedokomentarza"/>
        </w:rPr>
        <w:annotationRef/>
      </w:r>
      <w:r>
        <w:t>Please add the full citation to the reference list at the end of the chapter.</w:t>
      </w:r>
    </w:p>
  </w:comment>
  <w:comment w:id="2095" w:author="Autor" w:initials="A">
    <w:p w14:paraId="3A831D57" w14:textId="77777777" w:rsidR="00607598" w:rsidRDefault="00607598" w:rsidP="00607598">
      <w:r>
        <w:rPr>
          <w:rStyle w:val="Odwoaniedokomentarza"/>
        </w:rPr>
        <w:annotationRef/>
      </w:r>
      <w:r>
        <w:rPr>
          <w:color w:val="000000"/>
          <w:sz w:val="20"/>
          <w:szCs w:val="20"/>
          <w:lang w:val="en-AU"/>
        </w:rPr>
        <w:t>done</w:t>
      </w:r>
    </w:p>
  </w:comment>
  <w:comment w:id="2126" w:author="Autor" w:initials="A">
    <w:p w14:paraId="5D0703DA" w14:textId="449BBB7D" w:rsidR="00F05337" w:rsidRDefault="00F05337" w:rsidP="00F05337">
      <w:pPr>
        <w:pStyle w:val="Tekstkomentarza"/>
      </w:pPr>
      <w:r>
        <w:rPr>
          <w:rStyle w:val="Odwoaniedokomentarza"/>
        </w:rPr>
        <w:annotationRef/>
      </w:r>
      <w:r>
        <w:t>Should this be “1900”?</w:t>
      </w:r>
    </w:p>
  </w:comment>
  <w:comment w:id="2127" w:author="Autor" w:initials="A">
    <w:p w14:paraId="3030C1DB" w14:textId="77777777" w:rsidR="00607598" w:rsidRDefault="00607598" w:rsidP="00607598">
      <w:r>
        <w:rPr>
          <w:rStyle w:val="Odwoaniedokomentarza"/>
        </w:rPr>
        <w:annotationRef/>
      </w:r>
      <w:r>
        <w:rPr>
          <w:color w:val="000000"/>
          <w:sz w:val="20"/>
          <w:szCs w:val="20"/>
          <w:lang w:val="en-AU"/>
        </w:rPr>
        <w:t>yes</w:t>
      </w:r>
    </w:p>
  </w:comment>
  <w:comment w:id="2128" w:author="Autor" w:initials="A">
    <w:p w14:paraId="0685B545" w14:textId="70D7BE13" w:rsidR="00052352" w:rsidRDefault="00052352" w:rsidP="00052352">
      <w:pPr>
        <w:pStyle w:val="Tekstkomentarza"/>
      </w:pPr>
      <w:r>
        <w:rPr>
          <w:rStyle w:val="Odwoaniedokomentarza"/>
        </w:rPr>
        <w:annotationRef/>
      </w:r>
      <w:r>
        <w:t>Should this be 1973 or is it a different reference that needs to be added to the reference list at the end of the chapter?</w:t>
      </w:r>
    </w:p>
  </w:comment>
  <w:comment w:id="2129" w:author="Autor" w:initials="A">
    <w:p w14:paraId="60966807" w14:textId="77777777" w:rsidR="00607598" w:rsidRDefault="00607598" w:rsidP="00607598">
      <w:r>
        <w:rPr>
          <w:rStyle w:val="Odwoaniedokomentarza"/>
        </w:rPr>
        <w:annotationRef/>
      </w:r>
      <w:r>
        <w:rPr>
          <w:color w:val="000000"/>
          <w:sz w:val="20"/>
          <w:szCs w:val="20"/>
          <w:lang w:val="en-AU"/>
        </w:rPr>
        <w:t>done</w:t>
      </w:r>
    </w:p>
  </w:comment>
  <w:comment w:id="2146" w:author="Autor" w:initials="A">
    <w:p w14:paraId="359B252A" w14:textId="0C78CA94" w:rsidR="00163DFE" w:rsidRDefault="00163DFE" w:rsidP="00163DFE">
      <w:pPr>
        <w:pStyle w:val="Tekstkomentarza"/>
      </w:pPr>
      <w:r>
        <w:rPr>
          <w:rStyle w:val="Odwoaniedokomentarza"/>
        </w:rPr>
        <w:annotationRef/>
      </w:r>
      <w:r>
        <w:t>Please add the full citation to the reference list at the end of the chapter.</w:t>
      </w:r>
    </w:p>
  </w:comment>
  <w:comment w:id="2147" w:author="Autor" w:initials="A">
    <w:p w14:paraId="79A413F0" w14:textId="77777777" w:rsidR="008267F1" w:rsidRDefault="008267F1" w:rsidP="008267F1">
      <w:r>
        <w:rPr>
          <w:rStyle w:val="Odwoaniedokomentarza"/>
        </w:rPr>
        <w:annotationRef/>
      </w:r>
      <w:r>
        <w:rPr>
          <w:color w:val="000000"/>
          <w:sz w:val="20"/>
          <w:szCs w:val="20"/>
          <w:lang w:val="en-AU"/>
        </w:rPr>
        <w:t>added</w:t>
      </w:r>
    </w:p>
  </w:comment>
  <w:comment w:id="2155" w:author="Autor" w:initials="A">
    <w:p w14:paraId="33AA9752" w14:textId="7ABFEAB9" w:rsidR="00163DFE" w:rsidRDefault="00163DFE" w:rsidP="00163DFE">
      <w:pPr>
        <w:pStyle w:val="Tekstkomentarza"/>
      </w:pPr>
      <w:r>
        <w:rPr>
          <w:rStyle w:val="Odwoaniedokomentarza"/>
        </w:rPr>
        <w:annotationRef/>
      </w:r>
      <w:r>
        <w:t>Please add the full citation to the reference list at the end of the chapter.</w:t>
      </w:r>
    </w:p>
  </w:comment>
  <w:comment w:id="2156" w:author="Autor" w:initials="A">
    <w:p w14:paraId="4BE26F8A" w14:textId="77777777" w:rsidR="008267F1" w:rsidRDefault="008267F1" w:rsidP="008267F1">
      <w:r>
        <w:rPr>
          <w:rStyle w:val="Odwoaniedokomentarza"/>
        </w:rPr>
        <w:annotationRef/>
      </w:r>
      <w:r>
        <w:rPr>
          <w:color w:val="000000"/>
          <w:sz w:val="20"/>
          <w:szCs w:val="20"/>
          <w:lang w:val="en-AU"/>
        </w:rPr>
        <w:t>added</w:t>
      </w:r>
    </w:p>
  </w:comment>
  <w:comment w:id="2165" w:author="Autor" w:initials="A">
    <w:p w14:paraId="2CD3ED15" w14:textId="36A2A67D" w:rsidR="00097C91" w:rsidRDefault="00097C91" w:rsidP="00097C91">
      <w:pPr>
        <w:pStyle w:val="Tekstkomentarza"/>
      </w:pPr>
      <w:r>
        <w:rPr>
          <w:rStyle w:val="Odwoaniedokomentarza"/>
        </w:rPr>
        <w:annotationRef/>
      </w:r>
      <w:r>
        <w:t>Please clarify whether this is the start of the quote or simply the name of the text from which the quote is taken.</w:t>
      </w:r>
    </w:p>
  </w:comment>
  <w:comment w:id="2166" w:author="Autor" w:initials="A">
    <w:p w14:paraId="647A830F" w14:textId="77777777" w:rsidR="008267F1" w:rsidRDefault="008267F1" w:rsidP="008267F1">
      <w:r>
        <w:rPr>
          <w:rStyle w:val="Odwoaniedokomentarza"/>
        </w:rPr>
        <w:annotationRef/>
      </w:r>
      <w:r>
        <w:rPr>
          <w:color w:val="000000"/>
          <w:sz w:val="20"/>
          <w:szCs w:val="20"/>
          <w:lang w:val="en-AU"/>
        </w:rPr>
        <w:t>yes, this is the title of the book</w:t>
      </w:r>
    </w:p>
  </w:comment>
  <w:comment w:id="2176" w:author="Autor" w:initials="A">
    <w:p w14:paraId="53878BD0" w14:textId="3AE1F1FD" w:rsidR="00052352" w:rsidRDefault="00052352" w:rsidP="00052352">
      <w:pPr>
        <w:pStyle w:val="Tekstkomentarza"/>
      </w:pPr>
      <w:r>
        <w:rPr>
          <w:rStyle w:val="Odwoaniedokomentarza"/>
        </w:rPr>
        <w:annotationRef/>
      </w:r>
      <w:r>
        <w:t>Should this be 1995 or 1927?</w:t>
      </w:r>
    </w:p>
  </w:comment>
  <w:comment w:id="2177" w:author="Autor" w:initials="A">
    <w:p w14:paraId="0E65CC0A" w14:textId="77777777" w:rsidR="00FD11AA" w:rsidRDefault="00FD11AA" w:rsidP="00FD11AA">
      <w:r>
        <w:rPr>
          <w:rStyle w:val="Odwoaniedokomentarza"/>
        </w:rPr>
        <w:annotationRef/>
      </w:r>
      <w:r>
        <w:rPr>
          <w:color w:val="000000"/>
          <w:sz w:val="20"/>
          <w:szCs w:val="20"/>
          <w:lang w:val="en-AU"/>
        </w:rPr>
        <w:t>1927</w:t>
      </w:r>
    </w:p>
  </w:comment>
  <w:comment w:id="2179" w:author="Autor" w:initials="A">
    <w:p w14:paraId="6486FDD4" w14:textId="7EEEFC74" w:rsidR="00097C91" w:rsidRDefault="00097C91" w:rsidP="00097C91">
      <w:pPr>
        <w:pStyle w:val="Tekstkomentarza"/>
      </w:pPr>
      <w:r>
        <w:rPr>
          <w:rStyle w:val="Odwoaniedokomentarza"/>
        </w:rPr>
        <w:annotationRef/>
      </w:r>
      <w:r>
        <w:t>Please include the source and page number as a parenthetical citation here.</w:t>
      </w:r>
    </w:p>
  </w:comment>
  <w:comment w:id="2200" w:author="Autor" w:initials="A">
    <w:p w14:paraId="2051BF3F" w14:textId="77777777" w:rsidR="00FC53FE" w:rsidRDefault="00FC53FE" w:rsidP="00FC53FE">
      <w:pPr>
        <w:pStyle w:val="Tekstkomentarza"/>
      </w:pPr>
      <w:r>
        <w:rPr>
          <w:rStyle w:val="Odwoaniedokomentarza"/>
        </w:rPr>
        <w:annotationRef/>
      </w:r>
      <w:r>
        <w:t>Please specify the source of this quote: is it the same as the previous reference?</w:t>
      </w:r>
    </w:p>
  </w:comment>
  <w:comment w:id="2201" w:author="Autor" w:initials="A">
    <w:p w14:paraId="7F380161" w14:textId="77777777" w:rsidR="00FD11AA" w:rsidRDefault="00FD11AA" w:rsidP="00FD11AA">
      <w:r>
        <w:rPr>
          <w:rStyle w:val="Odwoaniedokomentarza"/>
        </w:rPr>
        <w:annotationRef/>
      </w:r>
      <w:r>
        <w:rPr>
          <w:color w:val="000000"/>
          <w:sz w:val="20"/>
          <w:szCs w:val="20"/>
          <w:lang w:val="en-AU"/>
        </w:rPr>
        <w:t>yes, this is from Walther</w:t>
      </w:r>
    </w:p>
  </w:comment>
  <w:comment w:id="2222" w:author="Autor" w:initials="A">
    <w:p w14:paraId="1EE5BD3E" w14:textId="570B4A1C" w:rsidR="007F7BA6" w:rsidRDefault="007F7BA6" w:rsidP="007F7BA6">
      <w:pPr>
        <w:pStyle w:val="Tekstkomentarza"/>
      </w:pPr>
      <w:r>
        <w:rPr>
          <w:rStyle w:val="Odwoaniedokomentarza"/>
        </w:rPr>
        <w:annotationRef/>
      </w:r>
      <w:r>
        <w:t xml:space="preserve">Should this be </w:t>
      </w:r>
      <w:r>
        <w:rPr>
          <w:lang w:val="nl-BE"/>
        </w:rPr>
        <w:t>Fremdenverkehrsverein and Harbeck, 1949? Or is it a different source that needs to be added to the reference list at the end of the chapter?</w:t>
      </w:r>
    </w:p>
  </w:comment>
  <w:comment w:id="2223" w:author="Autor" w:initials="A">
    <w:p w14:paraId="3FB68425" w14:textId="77777777" w:rsidR="00FD11AA" w:rsidRDefault="00FD11AA" w:rsidP="00FD11AA">
      <w:r>
        <w:rPr>
          <w:rStyle w:val="Odwoaniedokomentarza"/>
        </w:rPr>
        <w:annotationRef/>
      </w:r>
      <w:r>
        <w:rPr>
          <w:color w:val="000000"/>
          <w:sz w:val="20"/>
          <w:szCs w:val="20"/>
          <w:lang w:val="en-AU"/>
        </w:rPr>
        <w:t xml:space="preserve">yes, it should be </w:t>
      </w:r>
      <w:r>
        <w:rPr>
          <w:sz w:val="20"/>
          <w:szCs w:val="20"/>
          <w:lang w:val="en-AU"/>
        </w:rPr>
        <w:t>Fremdenverkehrsverein and Harbeck, 1949</w:t>
      </w:r>
    </w:p>
  </w:comment>
  <w:comment w:id="2235" w:author="Autor" w:initials="A">
    <w:p w14:paraId="15748A9A" w14:textId="3F57C806" w:rsidR="00540D6A" w:rsidRDefault="00540D6A" w:rsidP="00540D6A">
      <w:pPr>
        <w:pStyle w:val="Tekstkomentarza"/>
      </w:pPr>
      <w:r>
        <w:rPr>
          <w:rStyle w:val="Odwoaniedokomentarza"/>
        </w:rPr>
        <w:annotationRef/>
      </w:r>
      <w:r>
        <w:t>Maybe: “activities”?</w:t>
      </w:r>
    </w:p>
  </w:comment>
  <w:comment w:id="2236" w:author="Autor" w:initials="A">
    <w:p w14:paraId="57205157" w14:textId="77777777" w:rsidR="008D1BFD" w:rsidRDefault="008D1BFD" w:rsidP="008D1BFD">
      <w:r>
        <w:rPr>
          <w:rStyle w:val="Odwoaniedokomentarza"/>
        </w:rPr>
        <w:annotationRef/>
      </w:r>
      <w:r>
        <w:rPr>
          <w:color w:val="000000"/>
          <w:sz w:val="20"/>
          <w:szCs w:val="20"/>
          <w:lang w:val="en-AU"/>
        </w:rPr>
        <w:t>yes</w:t>
      </w:r>
    </w:p>
  </w:comment>
  <w:comment w:id="2305" w:author="Autor" w:initials="A">
    <w:p w14:paraId="0CD2F671" w14:textId="573E58F8" w:rsidR="00A91585" w:rsidRDefault="00A91585" w:rsidP="00A91585">
      <w:pPr>
        <w:pStyle w:val="Tekstkomentarza"/>
      </w:pPr>
      <w:r>
        <w:rPr>
          <w:rStyle w:val="Odwoaniedokomentarza"/>
        </w:rPr>
        <w:annotationRef/>
      </w:r>
      <w:r>
        <w:t>Please explain which song is meant here, as the previous sentences refer to films and not songs.</w:t>
      </w:r>
    </w:p>
  </w:comment>
  <w:comment w:id="2341" w:author="Autor" w:initials="A">
    <w:p w14:paraId="19DACA4B" w14:textId="77777777" w:rsidR="00374B07" w:rsidRDefault="00374B07" w:rsidP="00374B07">
      <w:pPr>
        <w:pStyle w:val="Tekstkomentarza"/>
      </w:pPr>
      <w:r>
        <w:rPr>
          <w:rStyle w:val="Odwoaniedokomentarza"/>
        </w:rPr>
        <w:annotationRef/>
      </w:r>
      <w:r>
        <w:t>Unclear: can you give an example in a couple of words?</w:t>
      </w:r>
    </w:p>
  </w:comment>
  <w:comment w:id="2342" w:author="Autor" w:initials="A">
    <w:p w14:paraId="56ECE6C6" w14:textId="77777777" w:rsidR="008D1BFD" w:rsidRDefault="008D1BFD" w:rsidP="008D1BFD">
      <w:r>
        <w:rPr>
          <w:rStyle w:val="Odwoaniedokomentarza"/>
        </w:rPr>
        <w:annotationRef/>
      </w:r>
      <w:r>
        <w:rPr>
          <w:color w:val="000000"/>
          <w:sz w:val="20"/>
          <w:szCs w:val="20"/>
          <w:lang w:val="en-AU"/>
        </w:rPr>
        <w:t>maybe ..these structures… instead?</w:t>
      </w:r>
    </w:p>
  </w:comment>
  <w:comment w:id="2397" w:author="Autor" w:initials="A">
    <w:p w14:paraId="459F1CF9" w14:textId="4EDA1CC9" w:rsidR="007F7BA6" w:rsidRDefault="007F7BA6" w:rsidP="007F7BA6">
      <w:pPr>
        <w:pStyle w:val="Tekstkomentarza"/>
      </w:pPr>
      <w:r>
        <w:rPr>
          <w:rStyle w:val="Odwoaniedokomentarza"/>
        </w:rPr>
        <w:annotationRef/>
      </w:r>
      <w:r>
        <w:t>Please add the page numbers for this chapter.</w:t>
      </w:r>
    </w:p>
  </w:comment>
  <w:comment w:id="2398" w:author="Autor" w:initials="A">
    <w:p w14:paraId="6206D90C" w14:textId="77777777" w:rsidR="008D1BFD" w:rsidRDefault="008D1BFD" w:rsidP="008D1BFD">
      <w:r>
        <w:rPr>
          <w:rStyle w:val="Odwoaniedokomentarza"/>
        </w:rPr>
        <w:annotationRef/>
      </w:r>
      <w:r>
        <w:rPr>
          <w:color w:val="000000"/>
          <w:sz w:val="20"/>
          <w:szCs w:val="20"/>
          <w:lang w:val="en-AU"/>
        </w:rPr>
        <w:t>author did not provide the pages</w:t>
      </w:r>
    </w:p>
  </w:comment>
  <w:comment w:id="2418" w:author="Autor" w:initials="A">
    <w:p w14:paraId="0EBE03A1" w14:textId="6D50E0EC" w:rsidR="00F2658E" w:rsidRDefault="00F2658E" w:rsidP="00F2658E">
      <w:pPr>
        <w:pStyle w:val="Tekstkomentarza"/>
      </w:pPr>
      <w:r>
        <w:rPr>
          <w:rStyle w:val="Odwoaniedokomentarza"/>
        </w:rPr>
        <w:annotationRef/>
      </w:r>
      <w:r>
        <w:t>Please add the issue number for this article.</w:t>
      </w:r>
    </w:p>
  </w:comment>
  <w:comment w:id="2443" w:author="Autor" w:initials="A">
    <w:p w14:paraId="00113242" w14:textId="77777777" w:rsidR="00F2658E" w:rsidRDefault="00F2658E" w:rsidP="00F2658E">
      <w:pPr>
        <w:pStyle w:val="Tekstkomentarza"/>
      </w:pPr>
      <w:r>
        <w:rPr>
          <w:rStyle w:val="Odwoaniedokomentarza"/>
        </w:rPr>
        <w:annotationRef/>
      </w:r>
      <w:r>
        <w:t>This reference does not appear in the chapter. Should the entry be deleted?</w:t>
      </w:r>
    </w:p>
  </w:comment>
  <w:comment w:id="2522" w:author="Autor" w:initials="A">
    <w:p w14:paraId="7953CEB1" w14:textId="77777777" w:rsidR="00593269" w:rsidRDefault="00593269" w:rsidP="00593269">
      <w:pPr>
        <w:pStyle w:val="Tekstkomentarza"/>
      </w:pPr>
      <w:r>
        <w:rPr>
          <w:rStyle w:val="Odwoaniedokomentarza"/>
        </w:rPr>
        <w:annotationRef/>
      </w:r>
      <w:r>
        <w:t>Please add the name of the publisher.</w:t>
      </w:r>
    </w:p>
  </w:comment>
  <w:comment w:id="2531" w:author="Autor" w:initials="A">
    <w:p w14:paraId="079BAEF4" w14:textId="77777777" w:rsidR="00052352" w:rsidRDefault="00052352" w:rsidP="00052352">
      <w:pPr>
        <w:pStyle w:val="Tekstkomentarza"/>
      </w:pPr>
      <w:r>
        <w:rPr>
          <w:rStyle w:val="Odwoaniedokomentarza"/>
        </w:rPr>
        <w:annotationRef/>
      </w:r>
      <w:r>
        <w:t>Should this be 1975 or 1927 or is the year correct?</w:t>
      </w:r>
    </w:p>
  </w:comment>
  <w:comment w:id="2532" w:author="Autor" w:initials="A">
    <w:p w14:paraId="28BB166E" w14:textId="77777777" w:rsidR="008D1BFD" w:rsidRDefault="008D1BFD" w:rsidP="008D1BFD">
      <w:r>
        <w:rPr>
          <w:rStyle w:val="Odwoaniedokomentarza"/>
        </w:rPr>
        <w:annotationRef/>
      </w:r>
      <w:r>
        <w:rPr>
          <w:color w:val="000000"/>
          <w:sz w:val="20"/>
          <w:szCs w:val="20"/>
          <w:lang w:val="en-AU"/>
        </w:rPr>
        <w:t>1975</w:t>
      </w:r>
    </w:p>
  </w:comment>
  <w:comment w:id="2533" w:author="Autor" w:initials="A">
    <w:p w14:paraId="3B0A275E" w14:textId="3DC886AB" w:rsidR="00052352" w:rsidRDefault="00052352" w:rsidP="00052352">
      <w:pPr>
        <w:pStyle w:val="Tekstkomentarza"/>
      </w:pPr>
      <w:r>
        <w:rPr>
          <w:rStyle w:val="Odwoaniedokomentarza"/>
        </w:rPr>
        <w:annotationRef/>
      </w:r>
      <w:r>
        <w:t>Please clarify the publisher name.</w:t>
      </w:r>
    </w:p>
  </w:comment>
  <w:comment w:id="2544" w:author="Autor" w:initials="A">
    <w:p w14:paraId="55B42D06" w14:textId="77777777" w:rsidR="00052352" w:rsidRDefault="00052352" w:rsidP="00052352">
      <w:pPr>
        <w:pStyle w:val="Tekstkomentarza"/>
      </w:pPr>
      <w:r>
        <w:rPr>
          <w:rStyle w:val="Odwoaniedokomentarza"/>
        </w:rPr>
        <w:annotationRef/>
      </w:r>
      <w:r>
        <w:t>This reference does not appear in the chapter. Should the entry be deleted?</w:t>
      </w:r>
    </w:p>
  </w:comment>
  <w:comment w:id="2546" w:author="Autor" w:initials="A">
    <w:p w14:paraId="012E914D" w14:textId="77777777" w:rsidR="00163DFE" w:rsidRDefault="00163DFE" w:rsidP="00163DFE">
      <w:pPr>
        <w:pStyle w:val="Tekstkomentarza"/>
      </w:pPr>
      <w:r>
        <w:rPr>
          <w:rStyle w:val="Odwoaniedokomentarza"/>
        </w:rPr>
        <w:annotationRef/>
      </w:r>
      <w:r>
        <w:t>Please add the issue number and the full page range for this reference.</w:t>
      </w:r>
    </w:p>
  </w:comment>
  <w:comment w:id="2549" w:author="Autor" w:initials="A">
    <w:p w14:paraId="08206E4A" w14:textId="77777777" w:rsidR="00163DFE" w:rsidRDefault="00163DFE" w:rsidP="00163DFE">
      <w:pPr>
        <w:pStyle w:val="Tekstkomentarza"/>
      </w:pPr>
      <w:r>
        <w:rPr>
          <w:rStyle w:val="Odwoaniedokomentarza"/>
        </w:rPr>
        <w:annotationRef/>
      </w:r>
      <w:r>
        <w:t>Please add the issue number if available.</w:t>
      </w:r>
    </w:p>
  </w:comment>
  <w:comment w:id="2559" w:author="Autor" w:initials="A">
    <w:p w14:paraId="7F6524DE" w14:textId="77777777" w:rsidR="0017503B" w:rsidRDefault="0017503B" w:rsidP="0017503B">
      <w:pPr>
        <w:pStyle w:val="Tekstkomentarza"/>
      </w:pPr>
      <w:r>
        <w:rPr>
          <w:rStyle w:val="Odwoaniedokomentarza"/>
        </w:rPr>
        <w:annotationRef/>
      </w:r>
      <w:r>
        <w:t>Should this be Hein et al., 2021?</w:t>
      </w:r>
    </w:p>
  </w:comment>
  <w:comment w:id="2560" w:author="Autor" w:initials="A">
    <w:p w14:paraId="3812F5FA" w14:textId="77777777" w:rsidR="000014AD" w:rsidRDefault="000014AD" w:rsidP="000014AD">
      <w:r>
        <w:rPr>
          <w:rStyle w:val="Odwoaniedokomentarza"/>
        </w:rPr>
        <w:annotationRef/>
      </w:r>
      <w:r>
        <w:rPr>
          <w:color w:val="000000"/>
          <w:sz w:val="20"/>
          <w:szCs w:val="20"/>
          <w:lang w:val="en-AU"/>
        </w:rPr>
        <w:t>yes, Hein et al. 2021</w:t>
      </w:r>
    </w:p>
  </w:comment>
  <w:comment w:id="2562" w:author="Autor" w:initials="A">
    <w:p w14:paraId="35D5576D" w14:textId="74AE9585" w:rsidR="00692CD2" w:rsidRDefault="00692CD2" w:rsidP="00692CD2">
      <w:pPr>
        <w:pStyle w:val="Tekstkomentarza"/>
      </w:pPr>
      <w:r>
        <w:rPr>
          <w:rStyle w:val="Odwoaniedokomentarza"/>
        </w:rPr>
        <w:annotationRef/>
      </w:r>
      <w:r>
        <w:t>Should this be Vigar et al., 2005?</w:t>
      </w:r>
    </w:p>
  </w:comment>
  <w:comment w:id="2563" w:author="Autor" w:initials="A">
    <w:p w14:paraId="07B07C83" w14:textId="77777777" w:rsidR="000014AD" w:rsidRDefault="000014AD" w:rsidP="000014AD">
      <w:r>
        <w:rPr>
          <w:rStyle w:val="Odwoaniedokomentarza"/>
        </w:rPr>
        <w:annotationRef/>
      </w:r>
      <w:r>
        <w:rPr>
          <w:color w:val="000000"/>
          <w:sz w:val="20"/>
          <w:szCs w:val="20"/>
          <w:lang w:val="en-AU"/>
        </w:rPr>
        <w:t>yes</w:t>
      </w:r>
    </w:p>
  </w:comment>
  <w:comment w:id="2570" w:author="Autor" w:initials="A">
    <w:p w14:paraId="6E64D163" w14:textId="43F4776E" w:rsidR="00BA09D9" w:rsidRDefault="00BA09D9" w:rsidP="00BA09D9">
      <w:pPr>
        <w:pStyle w:val="Tekstkomentarza"/>
      </w:pPr>
      <w:r>
        <w:rPr>
          <w:rStyle w:val="Odwoaniedokomentarza"/>
        </w:rPr>
        <w:annotationRef/>
      </w:r>
      <w:r>
        <w:t xml:space="preserve">Maybe: “shut down”? </w:t>
      </w:r>
    </w:p>
  </w:comment>
  <w:comment w:id="2618" w:author="Autor" w:initials="A">
    <w:p w14:paraId="136C15CE" w14:textId="77777777" w:rsidR="00EC057D" w:rsidRDefault="00EC057D" w:rsidP="00EC057D">
      <w:pPr>
        <w:pStyle w:val="Tekstkomentarza"/>
      </w:pPr>
      <w:r>
        <w:rPr>
          <w:rStyle w:val="Odwoaniedokomentarza"/>
        </w:rPr>
        <w:annotationRef/>
      </w:r>
      <w:r>
        <w:t>Colour-coded?</w:t>
      </w:r>
    </w:p>
  </w:comment>
  <w:comment w:id="2619" w:author="Autor" w:initials="A">
    <w:p w14:paraId="49642B45" w14:textId="77777777" w:rsidR="000014AD" w:rsidRDefault="000014AD" w:rsidP="000014AD">
      <w:r>
        <w:rPr>
          <w:rStyle w:val="Odwoaniedokomentarza"/>
        </w:rPr>
        <w:annotationRef/>
      </w:r>
      <w:r>
        <w:rPr>
          <w:color w:val="000000"/>
          <w:sz w:val="20"/>
          <w:szCs w:val="20"/>
          <w:lang w:val="en-AU"/>
        </w:rPr>
        <w:t>I would leave ‘coloured’</w:t>
      </w:r>
    </w:p>
  </w:comment>
  <w:comment w:id="2625" w:author="Autor" w:initials="A">
    <w:p w14:paraId="68924F6F" w14:textId="2D599C7A" w:rsidR="00EC057D" w:rsidRDefault="00EC057D" w:rsidP="00EC057D">
      <w:pPr>
        <w:pStyle w:val="Tekstkomentarza"/>
      </w:pPr>
      <w:r>
        <w:rPr>
          <w:rStyle w:val="Odwoaniedokomentarza"/>
        </w:rPr>
        <w:annotationRef/>
      </w:r>
      <w:r>
        <w:t xml:space="preserve">Maybe: “dubious”? </w:t>
      </w:r>
    </w:p>
  </w:comment>
  <w:comment w:id="2626" w:author="Autor" w:initials="A">
    <w:p w14:paraId="5917D7B4" w14:textId="77777777" w:rsidR="000014AD" w:rsidRDefault="000014AD" w:rsidP="000014AD">
      <w:r>
        <w:rPr>
          <w:rStyle w:val="Odwoaniedokomentarza"/>
        </w:rPr>
        <w:annotationRef/>
      </w:r>
      <w:r>
        <w:rPr>
          <w:color w:val="000000"/>
          <w:sz w:val="20"/>
          <w:szCs w:val="20"/>
          <w:lang w:val="en-AU"/>
        </w:rPr>
        <w:t>I would leave ‘murky’</w:t>
      </w:r>
    </w:p>
  </w:comment>
  <w:comment w:id="2661" w:author="Autor" w:initials="A">
    <w:p w14:paraId="73DEF3E5" w14:textId="1ACBAC16" w:rsidR="00CD1077" w:rsidRDefault="00CD1077" w:rsidP="00CD1077">
      <w:pPr>
        <w:pStyle w:val="Tekstkomentarza"/>
      </w:pPr>
      <w:r>
        <w:rPr>
          <w:rStyle w:val="Odwoaniedokomentarza"/>
        </w:rPr>
        <w:annotationRef/>
      </w:r>
      <w:r>
        <w:t xml:space="preserve">Please clarify if this is your translation. If so, for the sake of consistency, this should be “authors’ translation.” </w:t>
      </w:r>
    </w:p>
  </w:comment>
  <w:comment w:id="2662" w:author="Autor" w:initials="A">
    <w:p w14:paraId="7CAF0F9A" w14:textId="77777777" w:rsidR="000014AD" w:rsidRDefault="000014AD" w:rsidP="000014AD">
      <w:r>
        <w:rPr>
          <w:rStyle w:val="Odwoaniedokomentarza"/>
        </w:rPr>
        <w:annotationRef/>
      </w:r>
      <w:r>
        <w:rPr>
          <w:color w:val="000000"/>
          <w:sz w:val="20"/>
          <w:szCs w:val="20"/>
          <w:lang w:val="en-AU"/>
        </w:rPr>
        <w:t xml:space="preserve">yes, the </w:t>
      </w:r>
      <w:r>
        <w:rPr>
          <w:sz w:val="20"/>
          <w:szCs w:val="20"/>
          <w:lang w:val="en-AU"/>
        </w:rPr>
        <w:t>authors’ translation</w:t>
      </w:r>
    </w:p>
  </w:comment>
  <w:comment w:id="2689" w:author="Autor" w:initials="A">
    <w:p w14:paraId="2597DE5E" w14:textId="68B74408" w:rsidR="00692CD2" w:rsidRDefault="00692CD2" w:rsidP="00692CD2">
      <w:pPr>
        <w:pStyle w:val="Tekstkomentarza"/>
      </w:pPr>
      <w:r>
        <w:rPr>
          <w:rStyle w:val="Odwoaniedokomentarza"/>
        </w:rPr>
        <w:annotationRef/>
      </w:r>
      <w:r>
        <w:t>Should this be Van den Broek et al., 1945?</w:t>
      </w:r>
    </w:p>
  </w:comment>
  <w:comment w:id="2690" w:author="Autor" w:initials="A">
    <w:p w14:paraId="3BFFC3E5" w14:textId="77777777" w:rsidR="000014AD" w:rsidRDefault="000014AD" w:rsidP="000014AD">
      <w:r>
        <w:rPr>
          <w:rStyle w:val="Odwoaniedokomentarza"/>
        </w:rPr>
        <w:annotationRef/>
      </w:r>
      <w:r>
        <w:rPr>
          <w:color w:val="000000"/>
          <w:sz w:val="20"/>
          <w:szCs w:val="20"/>
          <w:lang w:val="en-AU"/>
        </w:rPr>
        <w:t>yes</w:t>
      </w:r>
    </w:p>
  </w:comment>
  <w:comment w:id="2745" w:author="Autor" w:initials="A">
    <w:p w14:paraId="1FFD602A" w14:textId="66E74C5A" w:rsidR="00B1217F" w:rsidRDefault="00B1217F" w:rsidP="00B1217F">
      <w:pPr>
        <w:pStyle w:val="Tekstkomentarza"/>
      </w:pPr>
      <w:r>
        <w:rPr>
          <w:rStyle w:val="Odwoaniedokomentarza"/>
        </w:rPr>
        <w:annotationRef/>
      </w:r>
      <w:r>
        <w:t>It is probably clearer not to have two consecutive footnotes in exactly the same place. Can you move one of them to the previous or later sentence?</w:t>
      </w:r>
    </w:p>
  </w:comment>
  <w:comment w:id="2769" w:author="Autor" w:initials="A">
    <w:p w14:paraId="7308C1C7" w14:textId="77777777" w:rsidR="006824E6" w:rsidRDefault="006824E6" w:rsidP="006824E6">
      <w:pPr>
        <w:pStyle w:val="Tekstkomentarza"/>
      </w:pPr>
      <w:r>
        <w:rPr>
          <w:rStyle w:val="Odwoaniedokomentarza"/>
        </w:rPr>
        <w:annotationRef/>
      </w:r>
      <w:r>
        <w:t xml:space="preserve">Should this be De Wildt </w:t>
      </w:r>
      <w:r>
        <w:rPr>
          <w:lang w:val="en-GB"/>
        </w:rPr>
        <w:t xml:space="preserve">&amp; Yap, 1980? If not, please add the full citation to the reference list at the end of the chapter. </w:t>
      </w:r>
    </w:p>
  </w:comment>
  <w:comment w:id="2855" w:author="Autor" w:initials="A">
    <w:p w14:paraId="3BBE34D1" w14:textId="15700E9A" w:rsidR="006824E6" w:rsidRDefault="006824E6" w:rsidP="006824E6">
      <w:pPr>
        <w:pStyle w:val="Tekstkomentarza"/>
      </w:pPr>
      <w:r>
        <w:rPr>
          <w:rStyle w:val="Odwoaniedokomentarza"/>
        </w:rPr>
        <w:annotationRef/>
      </w:r>
      <w:r>
        <w:t>Please add the issue number, if available.</w:t>
      </w:r>
    </w:p>
  </w:comment>
  <w:comment w:id="2884" w:author="Autor" w:initials="A">
    <w:p w14:paraId="6C6B6396" w14:textId="77777777" w:rsidR="00A024CC" w:rsidRDefault="00A024CC" w:rsidP="00A024CC">
      <w:pPr>
        <w:pStyle w:val="Tekstkomentarza"/>
      </w:pPr>
      <w:r>
        <w:rPr>
          <w:rStyle w:val="Odwoaniedokomentarza"/>
        </w:rPr>
        <w:annotationRef/>
      </w:r>
      <w:r>
        <w:t>Please add the issue number, if available.</w:t>
      </w:r>
    </w:p>
  </w:comment>
  <w:comment w:id="2887" w:author="Autor" w:initials="A">
    <w:p w14:paraId="76A45543" w14:textId="77777777" w:rsidR="0017503B" w:rsidRDefault="0017503B" w:rsidP="0017503B">
      <w:pPr>
        <w:pStyle w:val="Tekstkomentarza"/>
      </w:pPr>
      <w:r>
        <w:rPr>
          <w:rStyle w:val="Odwoaniedokomentarza"/>
        </w:rPr>
        <w:annotationRef/>
      </w:r>
      <w:r>
        <w:t>This reference does not appear in the chapter. Should it be deleted?</w:t>
      </w:r>
    </w:p>
  </w:comment>
  <w:comment w:id="3013" w:author="Autor" w:initials="A">
    <w:p w14:paraId="46EF8BFC" w14:textId="77777777" w:rsidR="00EC3408" w:rsidRDefault="00EC3408" w:rsidP="00EC3408">
      <w:pPr>
        <w:pStyle w:val="Tekstkomentarza"/>
      </w:pPr>
      <w:r>
        <w:rPr>
          <w:rStyle w:val="Odwoaniedokomentarza"/>
        </w:rPr>
        <w:annotationRef/>
      </w:r>
      <w:r>
        <w:t>Please add the issue number, if available.</w:t>
      </w:r>
    </w:p>
  </w:comment>
  <w:comment w:id="3018" w:author="Autor" w:initials="A">
    <w:p w14:paraId="00B68049" w14:textId="77777777" w:rsidR="00697417" w:rsidRDefault="00697417" w:rsidP="00697417">
      <w:pPr>
        <w:pStyle w:val="Tekstkomentarza"/>
      </w:pPr>
      <w:r>
        <w:rPr>
          <w:rStyle w:val="Odwoaniedokomentarza"/>
        </w:rPr>
        <w:annotationRef/>
      </w:r>
      <w:r>
        <w:t>Please specify whether this was 260 BCE or 260 CE</w:t>
      </w:r>
    </w:p>
  </w:comment>
  <w:comment w:id="3021" w:author="Autor" w:initials="A">
    <w:p w14:paraId="713A8ADF" w14:textId="77777777" w:rsidR="00697417" w:rsidRDefault="00697417" w:rsidP="00697417">
      <w:pPr>
        <w:pStyle w:val="Tekstkomentarza"/>
      </w:pPr>
      <w:r>
        <w:rPr>
          <w:rStyle w:val="Odwoaniedokomentarza"/>
        </w:rPr>
        <w:annotationRef/>
      </w:r>
      <w:r>
        <w:t>Please specify whether this was 260 BCE or 260 CE</w:t>
      </w:r>
    </w:p>
  </w:comment>
  <w:comment w:id="3023" w:author="Autor" w:initials="A">
    <w:p w14:paraId="28CAE490" w14:textId="77777777" w:rsidR="00697417" w:rsidRDefault="00697417" w:rsidP="00697417">
      <w:pPr>
        <w:pStyle w:val="Tekstkomentarza"/>
      </w:pPr>
      <w:r>
        <w:rPr>
          <w:rStyle w:val="Odwoaniedokomentarza"/>
        </w:rPr>
        <w:annotationRef/>
      </w:r>
      <w:r>
        <w:t>Please specify whether this was 260 BCE or 260 CE</w:t>
      </w:r>
    </w:p>
  </w:comment>
  <w:comment w:id="3033" w:author="Autor" w:initials="A">
    <w:p w14:paraId="4DEA660B" w14:textId="77777777" w:rsidR="00697417" w:rsidRDefault="00697417" w:rsidP="00697417">
      <w:pPr>
        <w:pStyle w:val="Tekstkomentarza"/>
      </w:pPr>
      <w:r>
        <w:rPr>
          <w:rStyle w:val="Odwoaniedokomentarza"/>
        </w:rPr>
        <w:annotationRef/>
      </w:r>
      <w:r>
        <w:t>CE?</w:t>
      </w:r>
    </w:p>
  </w:comment>
  <w:comment w:id="3034" w:author="Autor" w:initials="A">
    <w:p w14:paraId="64E1DA22" w14:textId="77777777" w:rsidR="00CA0A88" w:rsidRDefault="00CA0A88" w:rsidP="00CA0A88">
      <w:r>
        <w:rPr>
          <w:rStyle w:val="Odwoaniedokomentarza"/>
        </w:rPr>
        <w:annotationRef/>
      </w:r>
      <w:r>
        <w:rPr>
          <w:color w:val="000000"/>
          <w:sz w:val="20"/>
          <w:szCs w:val="20"/>
          <w:lang w:val="en-AU"/>
        </w:rPr>
        <w:t>We have used ‘AD’ instead of CE</w:t>
      </w:r>
    </w:p>
  </w:comment>
  <w:comment w:id="3038" w:author="Autor" w:initials="A">
    <w:p w14:paraId="36D7D532" w14:textId="65CC95F6" w:rsidR="008D7F93" w:rsidRDefault="008D7F93" w:rsidP="008D7F93">
      <w:pPr>
        <w:pStyle w:val="Tekstkomentarza"/>
      </w:pPr>
      <w:r>
        <w:rPr>
          <w:rStyle w:val="Odwoaniedokomentarza"/>
        </w:rPr>
        <w:annotationRef/>
      </w:r>
      <w:r>
        <w:t>Should this be Sykes et al., 2013, or is it a separate source that needs to be added to the reference list at the end of the chapter?</w:t>
      </w:r>
    </w:p>
  </w:comment>
  <w:comment w:id="3040" w:author="Autor" w:initials="A">
    <w:p w14:paraId="1D0737A9" w14:textId="77777777" w:rsidR="008D7F93" w:rsidRDefault="008D7F93" w:rsidP="008D7F93">
      <w:pPr>
        <w:pStyle w:val="Tekstkomentarza"/>
      </w:pPr>
      <w:r>
        <w:rPr>
          <w:rStyle w:val="Odwoaniedokomentarza"/>
        </w:rPr>
        <w:annotationRef/>
      </w:r>
      <w:r>
        <w:t>Should this be Sykes et al., 2013, or is it a separate source that needs to be added to the reference list at the end of the chapter?</w:t>
      </w:r>
    </w:p>
  </w:comment>
  <w:comment w:id="3071" w:author="Autor" w:initials="A">
    <w:p w14:paraId="6D25A227" w14:textId="05D5B6CC" w:rsidR="001D5196" w:rsidRDefault="001D5196" w:rsidP="001D5196">
      <w:pPr>
        <w:pStyle w:val="Tekstkomentarza"/>
      </w:pPr>
      <w:r>
        <w:rPr>
          <w:rStyle w:val="Odwoaniedokomentarza"/>
        </w:rPr>
        <w:annotationRef/>
      </w:r>
      <w:r>
        <w:t>Should this be UNESCO, 2008?</w:t>
      </w:r>
    </w:p>
  </w:comment>
  <w:comment w:id="3136" w:author="Autor" w:initials="A">
    <w:p w14:paraId="1292FF15" w14:textId="77777777" w:rsidR="00414A9C" w:rsidRDefault="00414A9C" w:rsidP="00414A9C">
      <w:pPr>
        <w:pStyle w:val="Tekstkomentarza"/>
      </w:pPr>
      <w:r>
        <w:rPr>
          <w:rStyle w:val="Odwoaniedokomentarza"/>
        </w:rPr>
        <w:annotationRef/>
      </w:r>
      <w:r>
        <w:t>Please add the issue number, if available.</w:t>
      </w:r>
    </w:p>
  </w:comment>
  <w:comment w:id="3140" w:author="Autor" w:initials="A">
    <w:p w14:paraId="6EA2BDE8" w14:textId="77777777" w:rsidR="008D7F93" w:rsidRDefault="008D7F93" w:rsidP="008D7F93">
      <w:pPr>
        <w:pStyle w:val="Tekstkomentarza"/>
      </w:pPr>
      <w:r>
        <w:rPr>
          <w:rStyle w:val="Odwoaniedokomentarza"/>
        </w:rPr>
        <w:annotationRef/>
      </w:r>
      <w:r>
        <w:t>This reference does not appear in the chapter text. Should it be deleted?</w:t>
      </w:r>
    </w:p>
  </w:comment>
  <w:comment w:id="3148" w:author="Autor" w:initials="A">
    <w:p w14:paraId="553DCAD6" w14:textId="191EB9A7" w:rsidR="008D7F93" w:rsidRDefault="008D7F93" w:rsidP="008D7F93">
      <w:pPr>
        <w:pStyle w:val="Tekstkomentarza"/>
      </w:pPr>
      <w:r>
        <w:rPr>
          <w:rStyle w:val="Odwoaniedokomentarza"/>
        </w:rPr>
        <w:annotationRef/>
      </w:r>
      <w:r>
        <w:t>Please add the month and day, if available.</w:t>
      </w:r>
    </w:p>
  </w:comment>
  <w:comment w:id="3149" w:author="Autor" w:initials="A">
    <w:p w14:paraId="4C461827" w14:textId="77777777" w:rsidR="00CF319F" w:rsidRDefault="00CF319F" w:rsidP="00CF319F">
      <w:r>
        <w:rPr>
          <w:rStyle w:val="Odwoaniedokomentarza"/>
        </w:rPr>
        <w:annotationRef/>
      </w:r>
      <w:r>
        <w:rPr>
          <w:color w:val="999999"/>
          <w:sz w:val="20"/>
          <w:szCs w:val="20"/>
          <w:highlight w:val="white"/>
          <w:lang w:val="en-AU"/>
        </w:rPr>
        <w:t>April 2</w:t>
      </w:r>
    </w:p>
  </w:comment>
  <w:comment w:id="3150" w:author="Autor" w:initials="A">
    <w:p w14:paraId="13319923" w14:textId="4BC88AFF" w:rsidR="008D7F93" w:rsidRDefault="008D7F93" w:rsidP="008D7F93">
      <w:pPr>
        <w:pStyle w:val="Tekstkomentarza"/>
      </w:pPr>
      <w:r>
        <w:rPr>
          <w:rStyle w:val="Odwoaniedokomentarza"/>
        </w:rPr>
        <w:annotationRef/>
      </w:r>
      <w:r>
        <w:t>Please add the month and day, if available.</w:t>
      </w:r>
    </w:p>
  </w:comment>
  <w:comment w:id="3151" w:author="Autor" w:initials="A">
    <w:p w14:paraId="6DF5D7E2" w14:textId="77777777" w:rsidR="00CF319F" w:rsidRDefault="00CF319F" w:rsidP="00CF319F">
      <w:r>
        <w:rPr>
          <w:rStyle w:val="Odwoaniedokomentarza"/>
        </w:rPr>
        <w:annotationRef/>
      </w:r>
      <w:r>
        <w:rPr>
          <w:color w:val="000000"/>
          <w:sz w:val="20"/>
          <w:szCs w:val="20"/>
          <w:lang w:val="en-AU"/>
        </w:rPr>
        <w:t>May 19</w:t>
      </w:r>
    </w:p>
  </w:comment>
  <w:comment w:id="3152" w:author="Autor" w:initials="A">
    <w:p w14:paraId="3C5E99E4" w14:textId="48BEC9B5" w:rsidR="008D7F93" w:rsidRDefault="008D7F93" w:rsidP="008D7F93">
      <w:pPr>
        <w:pStyle w:val="Tekstkomentarza"/>
      </w:pPr>
      <w:r>
        <w:rPr>
          <w:rStyle w:val="Odwoaniedokomentarza"/>
        </w:rPr>
        <w:annotationRef/>
      </w:r>
      <w:r>
        <w:t>Is there a link to this source?</w:t>
      </w:r>
    </w:p>
  </w:comment>
  <w:comment w:id="3155" w:author="Autor" w:initials="A">
    <w:p w14:paraId="008BFB2A" w14:textId="77777777" w:rsidR="008D7F93" w:rsidRDefault="008D7F93" w:rsidP="008D7F93">
      <w:pPr>
        <w:pStyle w:val="Tekstkomentarza"/>
      </w:pPr>
      <w:r>
        <w:rPr>
          <w:rStyle w:val="Odwoaniedokomentarza"/>
        </w:rPr>
        <w:annotationRef/>
      </w:r>
      <w:r>
        <w:t>This source does not appear in the chapter text. Should it be deleted?</w:t>
      </w:r>
    </w:p>
  </w:comment>
  <w:comment w:id="3157" w:author="Autor" w:initials="A">
    <w:p w14:paraId="4D8B64E2" w14:textId="77777777" w:rsidR="008D7F93" w:rsidRDefault="008D7F93" w:rsidP="008D7F93">
      <w:pPr>
        <w:pStyle w:val="Tekstkomentarza"/>
      </w:pPr>
      <w:r>
        <w:rPr>
          <w:rStyle w:val="Odwoaniedokomentarza"/>
        </w:rPr>
        <w:annotationRef/>
      </w:r>
      <w:r>
        <w:t>Please add the issue number, if available.</w:t>
      </w:r>
    </w:p>
  </w:comment>
  <w:comment w:id="3161" w:author="Autor" w:initials="A">
    <w:p w14:paraId="704A2C48"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162" w:author="Autor" w:initials="A">
    <w:p w14:paraId="4075D17A" w14:textId="746E1562" w:rsidR="004E5AE5" w:rsidRDefault="004E5AE5" w:rsidP="004E5AE5">
      <w:pPr>
        <w:pStyle w:val="Tekstkomentarza"/>
      </w:pPr>
      <w:r>
        <w:rPr>
          <w:rStyle w:val="Odwoaniedokomentarza"/>
        </w:rPr>
        <w:annotationRef/>
      </w:r>
      <w:r>
        <w:t>Please add the full citation to the reference list at the end of the chapter.</w:t>
      </w:r>
    </w:p>
  </w:comment>
  <w:comment w:id="3163" w:author="Autor" w:initials="A">
    <w:p w14:paraId="3BC6E37B"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165" w:author="Autor" w:initials="A">
    <w:p w14:paraId="7C8F3DA2" w14:textId="77777777" w:rsidR="0063545F" w:rsidRDefault="0063545F" w:rsidP="0063545F">
      <w:pPr>
        <w:pStyle w:val="Tekstkomentarza"/>
      </w:pPr>
      <w:r>
        <w:rPr>
          <w:rStyle w:val="Odwoaniedokomentarza"/>
        </w:rPr>
        <w:annotationRef/>
      </w:r>
      <w:r>
        <w:t>Please add the full citation to the reference list at the end of the chapter.</w:t>
      </w:r>
    </w:p>
  </w:comment>
  <w:comment w:id="3168" w:author="Autor" w:initials="A">
    <w:p w14:paraId="4A082EC3" w14:textId="3AEB2C9F" w:rsidR="004E5AE5" w:rsidRDefault="004E5AE5" w:rsidP="004E5AE5">
      <w:pPr>
        <w:pStyle w:val="Tekstkomentarza"/>
      </w:pPr>
      <w:r>
        <w:rPr>
          <w:rStyle w:val="Odwoaniedokomentarza"/>
        </w:rPr>
        <w:annotationRef/>
      </w:r>
      <w:r>
        <w:t>Please add the full citation to the reference list at the end of the chapter.</w:t>
      </w:r>
    </w:p>
  </w:comment>
  <w:comment w:id="3175" w:author="Autor" w:initials="A">
    <w:p w14:paraId="5FF2EFB2"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222" w:author="Autor" w:initials="A">
    <w:p w14:paraId="1233E005" w14:textId="09CC4C6D" w:rsidR="00556667" w:rsidRDefault="00556667" w:rsidP="00556667">
      <w:pPr>
        <w:pStyle w:val="Tekstkomentarza"/>
      </w:pPr>
      <w:r>
        <w:rPr>
          <w:rStyle w:val="Odwoaniedokomentarza"/>
        </w:rPr>
        <w:annotationRef/>
      </w:r>
      <w:r>
        <w:t>Can you clarify who was offering the support?</w:t>
      </w:r>
    </w:p>
  </w:comment>
  <w:comment w:id="3223" w:author="Autor" w:initials="A">
    <w:p w14:paraId="066D66D7" w14:textId="77777777" w:rsidR="001A0485" w:rsidRDefault="001A0485" w:rsidP="001A0485">
      <w:r>
        <w:rPr>
          <w:rStyle w:val="Odwoaniedokomentarza"/>
        </w:rPr>
        <w:annotationRef/>
      </w:r>
      <w:r>
        <w:rPr>
          <w:color w:val="000000"/>
          <w:sz w:val="20"/>
          <w:szCs w:val="20"/>
          <w:lang w:val="en-AU"/>
        </w:rPr>
        <w:t>support from Polish communist authorities</w:t>
      </w:r>
    </w:p>
  </w:comment>
  <w:comment w:id="3229" w:author="Autor" w:initials="A">
    <w:p w14:paraId="2EBFB25D" w14:textId="10136658" w:rsidR="00556667" w:rsidRDefault="00556667" w:rsidP="00556667">
      <w:pPr>
        <w:pStyle w:val="Tekstkomentarza"/>
      </w:pPr>
      <w:r>
        <w:rPr>
          <w:rStyle w:val="Odwoaniedokomentarza"/>
        </w:rPr>
        <w:annotationRef/>
      </w:r>
      <w:r>
        <w:t xml:space="preserve">Please specify the referent. Is it the Sail Training Association? </w:t>
      </w:r>
    </w:p>
  </w:comment>
  <w:comment w:id="3230" w:author="Autor" w:initials="A">
    <w:p w14:paraId="29A87768" w14:textId="77777777" w:rsidR="001A0485" w:rsidRDefault="001A0485" w:rsidP="001A0485">
      <w:r>
        <w:rPr>
          <w:rStyle w:val="Odwoaniedokomentarza"/>
        </w:rPr>
        <w:annotationRef/>
      </w:r>
      <w:r>
        <w:rPr>
          <w:color w:val="000000"/>
          <w:sz w:val="20"/>
          <w:szCs w:val="20"/>
          <w:lang w:val="en-AU"/>
        </w:rPr>
        <w:t>‘it’ refers to organisation of Tall Ships Races in 2007</w:t>
      </w:r>
    </w:p>
  </w:comment>
  <w:comment w:id="3231" w:author="Autor" w:initials="A">
    <w:p w14:paraId="120B60E9" w14:textId="1283BC66" w:rsidR="00556667" w:rsidRDefault="00556667" w:rsidP="00556667">
      <w:pPr>
        <w:pStyle w:val="Tekstkomentarza"/>
      </w:pPr>
      <w:r>
        <w:rPr>
          <w:rStyle w:val="Odwoaniedokomentarza"/>
        </w:rPr>
        <w:annotationRef/>
      </w:r>
      <w:r>
        <w:t>To avoid repetition, would something like “the popular imaginary” work?</w:t>
      </w:r>
    </w:p>
  </w:comment>
  <w:comment w:id="3232" w:author="Autor" w:initials="A">
    <w:p w14:paraId="49200E0F" w14:textId="77777777" w:rsidR="001A0485" w:rsidRDefault="001A0485" w:rsidP="001A0485">
      <w:r>
        <w:rPr>
          <w:rStyle w:val="Odwoaniedokomentarza"/>
        </w:rPr>
        <w:annotationRef/>
      </w:r>
      <w:r>
        <w:rPr>
          <w:color w:val="000000"/>
          <w:sz w:val="20"/>
          <w:szCs w:val="20"/>
          <w:lang w:val="en-AU"/>
        </w:rPr>
        <w:t>yes, sounds good (‘the popular imaginary')</w:t>
      </w:r>
    </w:p>
  </w:comment>
  <w:comment w:id="3238" w:author="Autor" w:initials="A">
    <w:p w14:paraId="77BD5BA1" w14:textId="00C6348E" w:rsidR="000A2D0A" w:rsidRDefault="000A2D0A" w:rsidP="000A2D0A">
      <w:pPr>
        <w:pStyle w:val="Tekstkomentarza"/>
      </w:pPr>
      <w:r>
        <w:rPr>
          <w:rStyle w:val="Odwoaniedokomentarza"/>
        </w:rPr>
        <w:annotationRef/>
      </w:r>
      <w:r>
        <w:t xml:space="preserve">Maybe: “friendly-looking”? </w:t>
      </w:r>
    </w:p>
  </w:comment>
  <w:comment w:id="3239" w:author="Autor" w:initials="A">
    <w:p w14:paraId="7D6F9389" w14:textId="77777777" w:rsidR="001A0485" w:rsidRDefault="001A0485" w:rsidP="001A0485">
      <w:r>
        <w:rPr>
          <w:rStyle w:val="Odwoaniedokomentarza"/>
        </w:rPr>
        <w:annotationRef/>
      </w:r>
      <w:r>
        <w:rPr>
          <w:color w:val="000000"/>
          <w:sz w:val="20"/>
          <w:szCs w:val="20"/>
          <w:lang w:val="en-AU"/>
        </w:rPr>
        <w:t>yes</w:t>
      </w:r>
    </w:p>
  </w:comment>
  <w:comment w:id="3307" w:author="Autor" w:initials="A">
    <w:p w14:paraId="41CE4349" w14:textId="10375FBC" w:rsidR="004E5AE5" w:rsidRDefault="004E5AE5" w:rsidP="004E5AE5">
      <w:pPr>
        <w:pStyle w:val="Tekstkomentarza"/>
      </w:pPr>
      <w:r>
        <w:rPr>
          <w:rStyle w:val="Odwoaniedokomentarza"/>
        </w:rPr>
        <w:annotationRef/>
      </w:r>
      <w:r>
        <w:t>Please add the full citation to the reference list at the end of the chapter.</w:t>
      </w:r>
    </w:p>
  </w:comment>
  <w:comment w:id="3309" w:author="Autor" w:initials="A">
    <w:p w14:paraId="7DFFB5CF"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311" w:author="Autor" w:initials="A">
    <w:p w14:paraId="73F5CAF5"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312" w:author="Autor" w:initials="A">
    <w:p w14:paraId="6165A8F1" w14:textId="77777777" w:rsidR="004E5AE5" w:rsidRDefault="004E5AE5" w:rsidP="004E5AE5">
      <w:pPr>
        <w:pStyle w:val="Tekstkomentarza"/>
      </w:pPr>
      <w:r>
        <w:rPr>
          <w:rStyle w:val="Odwoaniedokomentarza"/>
        </w:rPr>
        <w:annotationRef/>
      </w:r>
      <w:r>
        <w:t>Please add the full citation to the reference list at the end of the chapter.</w:t>
      </w:r>
    </w:p>
  </w:comment>
  <w:comment w:id="3366" w:author="Autor" w:initials="A">
    <w:p w14:paraId="104E6CCD" w14:textId="0AA70283" w:rsidR="00765449" w:rsidRDefault="00765449" w:rsidP="00765449">
      <w:pPr>
        <w:pStyle w:val="Tekstkomentarza"/>
      </w:pPr>
      <w:r>
        <w:rPr>
          <w:rStyle w:val="Odwoaniedokomentarza"/>
        </w:rPr>
        <w:annotationRef/>
      </w:r>
      <w:r>
        <w:t>Please add the volume number if available.</w:t>
      </w:r>
    </w:p>
  </w:comment>
  <w:comment w:id="3414" w:author="Autor" w:initials="A">
    <w:p w14:paraId="3DDA0DFD" w14:textId="77777777" w:rsidR="00765449" w:rsidRDefault="00765449" w:rsidP="00765449">
      <w:pPr>
        <w:pStyle w:val="Tekstkomentarza"/>
      </w:pPr>
      <w:r>
        <w:rPr>
          <w:rStyle w:val="Odwoaniedokomentarza"/>
        </w:rPr>
        <w:annotationRef/>
      </w:r>
      <w:r>
        <w:t>Please add the issue number if available.</w:t>
      </w:r>
    </w:p>
  </w:comment>
  <w:comment w:id="3416" w:author="Autor" w:initials="A">
    <w:p w14:paraId="106AB421" w14:textId="77777777" w:rsidR="00765449" w:rsidRDefault="00765449" w:rsidP="00765449">
      <w:pPr>
        <w:pStyle w:val="Tekstkomentarza"/>
      </w:pPr>
      <w:r>
        <w:rPr>
          <w:rStyle w:val="Odwoaniedokomentarza"/>
        </w:rPr>
        <w:annotationRef/>
      </w:r>
      <w:r>
        <w:t>Please add the translation of this journal title and the missing volume or issue number for the article.</w:t>
      </w:r>
    </w:p>
  </w:comment>
  <w:comment w:id="3431" w:author="Autor" w:initials="A">
    <w:p w14:paraId="24B3CC50" w14:textId="77777777" w:rsidR="00765449" w:rsidRDefault="00765449" w:rsidP="00765449">
      <w:pPr>
        <w:pStyle w:val="Tekstkomentarza"/>
      </w:pPr>
      <w:r>
        <w:rPr>
          <w:rStyle w:val="Odwoaniedokomentarza"/>
        </w:rPr>
        <w:annotationRef/>
      </w:r>
      <w:r>
        <w:t>Please add the missing issue number if available.</w:t>
      </w:r>
    </w:p>
  </w:comment>
  <w:comment w:id="3435" w:author="Autor" w:initials="A">
    <w:p w14:paraId="49CBEEFF" w14:textId="77777777" w:rsidR="00C01C53" w:rsidRDefault="00C01C53" w:rsidP="00C01C53">
      <w:pPr>
        <w:pStyle w:val="Tekstkomentarza"/>
      </w:pPr>
      <w:r>
        <w:rPr>
          <w:rStyle w:val="Odwoaniedokomentarza"/>
        </w:rPr>
        <w:annotationRef/>
      </w:r>
      <w:r>
        <w:t>Please add the missing issue number if available.</w:t>
      </w:r>
    </w:p>
  </w:comment>
  <w:comment w:id="3509" w:author="Autor" w:initials="A">
    <w:p w14:paraId="0206C757" w14:textId="77777777" w:rsidR="00C01C53" w:rsidRDefault="00C01C53" w:rsidP="00C01C53">
      <w:pPr>
        <w:pStyle w:val="Tekstkomentarza"/>
      </w:pPr>
      <w:r>
        <w:rPr>
          <w:rStyle w:val="Odwoaniedokomentarza"/>
        </w:rPr>
        <w:annotationRef/>
      </w:r>
      <w:r>
        <w:t>This reference does not appear in the chapter text. Should it be deleted?</w:t>
      </w:r>
    </w:p>
  </w:comment>
  <w:comment w:id="3520" w:author="Autor" w:initials="A">
    <w:p w14:paraId="14D9969A" w14:textId="77777777" w:rsidR="00292EAC" w:rsidRDefault="00292EAC" w:rsidP="00292EAC">
      <w:pPr>
        <w:pStyle w:val="Tekstkomentarza"/>
      </w:pPr>
      <w:r>
        <w:rPr>
          <w:rStyle w:val="Odwoaniedokomentarza"/>
        </w:rPr>
        <w:annotationRef/>
      </w:r>
      <w:r>
        <w:t>Please add the missing issue number if available.</w:t>
      </w:r>
    </w:p>
  </w:comment>
  <w:comment w:id="3534" w:author="Autor" w:initials="A">
    <w:p w14:paraId="344B6BAB" w14:textId="77777777" w:rsidR="00334A62" w:rsidRDefault="00334A62" w:rsidP="00334A62">
      <w:pPr>
        <w:pStyle w:val="Tekstkomentarza"/>
      </w:pPr>
      <w:r>
        <w:rPr>
          <w:rStyle w:val="Odwoaniedokomentarza"/>
        </w:rPr>
        <w:annotationRef/>
      </w:r>
      <w:r>
        <w:t>It would be helpful to provide the English translation to this word here.</w:t>
      </w:r>
    </w:p>
  </w:comment>
  <w:comment w:id="3550" w:author="Autor" w:initials="A">
    <w:p w14:paraId="64FAA6AF" w14:textId="77777777" w:rsidR="0090697C" w:rsidRDefault="0090697C" w:rsidP="0090697C">
      <w:pPr>
        <w:pStyle w:val="Tekstkomentarza"/>
      </w:pPr>
      <w:r>
        <w:rPr>
          <w:rStyle w:val="Odwoaniedokomentarza"/>
        </w:rPr>
        <w:annotationRef/>
      </w:r>
      <w:r>
        <w:t>Please specify the centuries here.</w:t>
      </w:r>
    </w:p>
  </w:comment>
  <w:comment w:id="3556" w:author="Autor" w:initials="A">
    <w:p w14:paraId="1C05FA84" w14:textId="77777777" w:rsidR="00737DC1" w:rsidRDefault="00737DC1" w:rsidP="00737DC1">
      <w:pPr>
        <w:pStyle w:val="Tekstkomentarza"/>
      </w:pPr>
      <w:r>
        <w:rPr>
          <w:rStyle w:val="Odwoaniedokomentarza"/>
        </w:rPr>
        <w:annotationRef/>
      </w:r>
      <w:r>
        <w:t>This is a very short paragraph. Perhaps it can be moved up to the previous paragraph?</w:t>
      </w:r>
    </w:p>
  </w:comment>
  <w:comment w:id="3563" w:author="Autor" w:initials="A">
    <w:p w14:paraId="6CEFD71B" w14:textId="77777777" w:rsidR="00B63AEE" w:rsidRDefault="00B63AEE" w:rsidP="00B63AEE">
      <w:pPr>
        <w:pStyle w:val="Tekstkomentarza"/>
      </w:pPr>
      <w:r>
        <w:rPr>
          <w:rStyle w:val="Odwoaniedokomentarza"/>
        </w:rPr>
        <w:annotationRef/>
      </w:r>
      <w:r>
        <w:t>Please add the full citation to the reference list at the end of the chapter.</w:t>
      </w:r>
    </w:p>
  </w:comment>
  <w:comment w:id="3598" w:author="Autor" w:initials="A">
    <w:p w14:paraId="36E312C0" w14:textId="38C68852" w:rsidR="00393491" w:rsidRDefault="00393491" w:rsidP="00393491">
      <w:pPr>
        <w:pStyle w:val="Tekstkomentarza"/>
      </w:pPr>
      <w:r>
        <w:rPr>
          <w:rStyle w:val="Odwoaniedokomentarza"/>
        </w:rPr>
        <w:annotationRef/>
      </w:r>
      <w:r>
        <w:t>Steps?</w:t>
      </w:r>
    </w:p>
  </w:comment>
  <w:comment w:id="3605" w:author="Autor" w:initials="A">
    <w:p w14:paraId="14B06B2A" w14:textId="77777777" w:rsidR="00CD2882" w:rsidRDefault="00CD2882" w:rsidP="00CD2882">
      <w:pPr>
        <w:pStyle w:val="Tekstkomentarza"/>
      </w:pPr>
      <w:r>
        <w:rPr>
          <w:rStyle w:val="Odwoaniedokomentarza"/>
        </w:rPr>
        <w:annotationRef/>
      </w:r>
      <w:r>
        <w:t>It is probably good to formally cite these authors by adding the years of their respective works in the footnote and inserting the full citations to the reference list at the end of the chapter.</w:t>
      </w:r>
    </w:p>
  </w:comment>
  <w:comment w:id="3636" w:author="Autor" w:initials="A">
    <w:p w14:paraId="72FDAE0B" w14:textId="77777777" w:rsidR="00B63AEE" w:rsidRDefault="00B63AEE" w:rsidP="00B63AEE">
      <w:pPr>
        <w:pStyle w:val="Tekstkomentarza"/>
      </w:pPr>
      <w:r>
        <w:rPr>
          <w:rStyle w:val="Odwoaniedokomentarza"/>
        </w:rPr>
        <w:annotationRef/>
      </w:r>
      <w:r>
        <w:t>Please add the full Pevsner citation to the reference list at the end of the chapter.</w:t>
      </w:r>
    </w:p>
  </w:comment>
  <w:comment w:id="3665" w:author="Autor" w:initials="A">
    <w:p w14:paraId="51891944" w14:textId="06A3F7D0" w:rsidR="00773961" w:rsidRDefault="00773961" w:rsidP="00773961">
      <w:pPr>
        <w:pStyle w:val="Tekstkomentarza"/>
      </w:pPr>
      <w:r>
        <w:rPr>
          <w:rStyle w:val="Odwoaniedokomentarza"/>
        </w:rPr>
        <w:annotationRef/>
      </w:r>
      <w:r>
        <w:t>Maybe: “establishment”?</w:t>
      </w:r>
    </w:p>
  </w:comment>
  <w:comment w:id="3666" w:author="Autor" w:initials="A">
    <w:p w14:paraId="5793AEA7" w14:textId="77777777" w:rsidR="005F21F2" w:rsidRDefault="005F21F2" w:rsidP="005F21F2">
      <w:r>
        <w:rPr>
          <w:rStyle w:val="Odwoaniedokomentarza"/>
        </w:rPr>
        <w:annotationRef/>
      </w:r>
      <w:r>
        <w:rPr>
          <w:color w:val="000000"/>
          <w:sz w:val="20"/>
          <w:szCs w:val="20"/>
          <w:lang w:val="en-AU"/>
        </w:rPr>
        <w:t>we would leave ‘authorship’ here</w:t>
      </w:r>
    </w:p>
  </w:comment>
  <w:comment w:id="3701" w:author="Autor" w:initials="A">
    <w:p w14:paraId="373691F0" w14:textId="3FB505A0" w:rsidR="005A3ECD" w:rsidRDefault="005A3ECD" w:rsidP="005A3ECD">
      <w:pPr>
        <w:pStyle w:val="Tekstkomentarza"/>
      </w:pPr>
      <w:r>
        <w:rPr>
          <w:rStyle w:val="Odwoaniedokomentarza"/>
        </w:rPr>
        <w:annotationRef/>
      </w:r>
      <w:r>
        <w:t>Please add the full citation to the reference list at the end of the chapter.</w:t>
      </w:r>
    </w:p>
  </w:comment>
  <w:comment w:id="3757" w:author="Autor" w:initials="A">
    <w:p w14:paraId="2B67ACDC" w14:textId="0E18D7DA" w:rsidR="007D2DCD" w:rsidRDefault="007D2DCD" w:rsidP="007D2DCD">
      <w:pPr>
        <w:pStyle w:val="Tekstkomentarza"/>
      </w:pPr>
      <w:r>
        <w:rPr>
          <w:rStyle w:val="Odwoaniedokomentarza"/>
        </w:rPr>
        <w:annotationRef/>
      </w:r>
      <w:r>
        <w:t>Please spell out what AIVP stands for.</w:t>
      </w:r>
    </w:p>
  </w:comment>
  <w:comment w:id="3775" w:author="Autor" w:initials="A">
    <w:p w14:paraId="457C31E2" w14:textId="77777777" w:rsidR="00A00FE2" w:rsidRDefault="00A00FE2" w:rsidP="00A00FE2">
      <w:pPr>
        <w:pStyle w:val="Tekstkomentarza"/>
      </w:pPr>
      <w:r>
        <w:rPr>
          <w:rStyle w:val="Odwoaniedokomentarza"/>
        </w:rPr>
        <w:annotationRef/>
      </w:r>
      <w:r>
        <w:t>Please add the issue number if available.</w:t>
      </w:r>
    </w:p>
  </w:comment>
  <w:comment w:id="3778" w:author="Autor" w:initials="A">
    <w:p w14:paraId="364EF367" w14:textId="77777777" w:rsidR="00EF169E" w:rsidRDefault="00EF169E" w:rsidP="00EF169E">
      <w:pPr>
        <w:pStyle w:val="Tekstkomentarza"/>
      </w:pPr>
      <w:r>
        <w:rPr>
          <w:rStyle w:val="Odwoaniedokomentarza"/>
        </w:rPr>
        <w:annotationRef/>
      </w:r>
      <w:r>
        <w:t>This reference does not appear in the chapter text. Should it be deleted?</w:t>
      </w:r>
    </w:p>
  </w:comment>
  <w:comment w:id="3802" w:author="Autor" w:initials="A">
    <w:p w14:paraId="16992C2B" w14:textId="77777777" w:rsidR="00EF169E" w:rsidRDefault="00EF169E" w:rsidP="00EF169E">
      <w:pPr>
        <w:pStyle w:val="Tekstkomentarza"/>
      </w:pPr>
      <w:r>
        <w:rPr>
          <w:rStyle w:val="Odwoaniedokomentarza"/>
        </w:rPr>
        <w:annotationRef/>
      </w:r>
      <w:r>
        <w:t>This reference does not appear in the chapter text. Should it be deleted?</w:t>
      </w:r>
    </w:p>
  </w:comment>
  <w:comment w:id="3808" w:author="Autor" w:initials="A">
    <w:p w14:paraId="516D034E" w14:textId="77777777" w:rsidR="00EF169E" w:rsidRDefault="00EF169E" w:rsidP="00EF169E">
      <w:pPr>
        <w:pStyle w:val="Tekstkomentarza"/>
      </w:pPr>
      <w:r>
        <w:rPr>
          <w:rStyle w:val="Odwoaniedokomentarza"/>
        </w:rPr>
        <w:annotationRef/>
      </w:r>
      <w:r>
        <w:t>This reference does not appear in the chapter text. Should it be deleted?</w:t>
      </w:r>
    </w:p>
  </w:comment>
  <w:comment w:id="3887" w:author="Autor" w:initials="A">
    <w:p w14:paraId="3424C6D9" w14:textId="77777777" w:rsidR="00B63AEE" w:rsidRDefault="00B63AEE" w:rsidP="00B63AEE">
      <w:pPr>
        <w:pStyle w:val="Tekstkomentarza"/>
      </w:pPr>
      <w:r>
        <w:rPr>
          <w:rStyle w:val="Odwoaniedokomentarza"/>
        </w:rPr>
        <w:annotationRef/>
      </w:r>
      <w:r>
        <w:t>This reference does not appear in the chapter text. Should it be deleted?</w:t>
      </w:r>
    </w:p>
  </w:comment>
  <w:comment w:id="3909" w:author="Autor" w:initials="A">
    <w:p w14:paraId="485CBB5F" w14:textId="77777777" w:rsidR="00B63AEE" w:rsidRDefault="00B63AEE" w:rsidP="00B63AEE">
      <w:pPr>
        <w:pStyle w:val="Tekstkomentarza"/>
      </w:pPr>
      <w:r>
        <w:rPr>
          <w:rStyle w:val="Odwoaniedokomentarza"/>
        </w:rPr>
        <w:annotationRef/>
      </w:r>
      <w:r>
        <w:t>Please add this reference to the chapter text or delete it.</w:t>
      </w:r>
    </w:p>
  </w:comment>
  <w:comment w:id="3918" w:author="Autor" w:initials="A">
    <w:p w14:paraId="070D1866" w14:textId="77777777" w:rsidR="00B63AEE" w:rsidRDefault="00B63AEE" w:rsidP="00B63AEE">
      <w:pPr>
        <w:pStyle w:val="Tekstkomentarza"/>
      </w:pPr>
      <w:r>
        <w:rPr>
          <w:rStyle w:val="Odwoaniedokomentarza"/>
        </w:rPr>
        <w:annotationRef/>
      </w:r>
      <w:r>
        <w:t>Please add this reference to the chapter text or delete it.</w:t>
      </w:r>
    </w:p>
  </w:comment>
  <w:comment w:id="3943" w:author="Autor" w:initials="A">
    <w:p w14:paraId="212A412F" w14:textId="77777777" w:rsidR="00B63AEE" w:rsidRDefault="00B63AEE" w:rsidP="00B63AEE">
      <w:pPr>
        <w:pStyle w:val="Tekstkomentarza"/>
      </w:pPr>
      <w:r>
        <w:rPr>
          <w:rStyle w:val="Odwoaniedokomentarza"/>
        </w:rPr>
        <w:annotationRef/>
      </w:r>
      <w:r>
        <w:t>Please add the volume and page range if available.</w:t>
      </w:r>
    </w:p>
  </w:comment>
  <w:comment w:id="3988" w:author="Autor" w:initials="A">
    <w:p w14:paraId="641D05A6" w14:textId="77777777" w:rsidR="00B4294C" w:rsidRDefault="00B4294C" w:rsidP="00B4294C">
      <w:pPr>
        <w:pStyle w:val="Tekstkomentarza"/>
      </w:pPr>
      <w:r>
        <w:rPr>
          <w:rStyle w:val="Odwoaniedokomentarza"/>
        </w:rPr>
        <w:annotationRef/>
      </w:r>
      <w:r>
        <w:t>Please add the full citation to the reference list at the end of the chapter.</w:t>
      </w:r>
    </w:p>
  </w:comment>
  <w:comment w:id="4008" w:author="Autor" w:initials="A">
    <w:p w14:paraId="1069F3C8" w14:textId="21A2BF47" w:rsidR="00515396" w:rsidRDefault="00515396" w:rsidP="00515396">
      <w:pPr>
        <w:pStyle w:val="Tekstkomentarza"/>
      </w:pPr>
      <w:r>
        <w:rPr>
          <w:rStyle w:val="Odwoaniedokomentarza"/>
        </w:rPr>
        <w:annotationRef/>
      </w:r>
      <w:r>
        <w:t>Should this be “sailortowns”?</w:t>
      </w:r>
    </w:p>
  </w:comment>
  <w:comment w:id="4019" w:author="Autor" w:initials="A">
    <w:p w14:paraId="4833AA65" w14:textId="77777777" w:rsidR="007F6E59" w:rsidRDefault="007F6E59" w:rsidP="007F6E59">
      <w:pPr>
        <w:pStyle w:val="Tekstkomentarza"/>
      </w:pPr>
      <w:r>
        <w:rPr>
          <w:rStyle w:val="Odwoaniedokomentarza"/>
        </w:rPr>
        <w:annotationRef/>
      </w:r>
      <w:r>
        <w:t>Please add the page number for this direct quotation.</w:t>
      </w:r>
    </w:p>
  </w:comment>
  <w:comment w:id="4094" w:author="Autor" w:initials="A">
    <w:p w14:paraId="5E935751" w14:textId="77777777" w:rsidR="00993C56" w:rsidRDefault="00993C56" w:rsidP="00993C56">
      <w:pPr>
        <w:pStyle w:val="Tekstkomentarza"/>
      </w:pPr>
      <w:r>
        <w:rPr>
          <w:rStyle w:val="Odwoaniedokomentarza"/>
        </w:rPr>
        <w:annotationRef/>
      </w:r>
      <w:r>
        <w:t>Maybe: “opening”?</w:t>
      </w:r>
    </w:p>
  </w:comment>
  <w:comment w:id="4095" w:author="Autor" w:initials="A">
    <w:p w14:paraId="20DF6C58" w14:textId="77777777" w:rsidR="00733A75" w:rsidRDefault="00733A75" w:rsidP="00733A75">
      <w:r>
        <w:rPr>
          <w:rStyle w:val="Odwoaniedokomentarza"/>
        </w:rPr>
        <w:annotationRef/>
      </w:r>
      <w:r>
        <w:rPr>
          <w:color w:val="000000"/>
          <w:sz w:val="20"/>
          <w:szCs w:val="20"/>
          <w:lang w:val="en-AU"/>
        </w:rPr>
        <w:t>yes</w:t>
      </w:r>
    </w:p>
  </w:comment>
  <w:comment w:id="4211" w:author="Autor" w:initials="A">
    <w:p w14:paraId="1A1C55A8" w14:textId="13731CBB" w:rsidR="00E96DAD" w:rsidRDefault="00E96DAD" w:rsidP="00E96DAD">
      <w:pPr>
        <w:pStyle w:val="Tekstkomentarza"/>
      </w:pPr>
      <w:r>
        <w:rPr>
          <w:rStyle w:val="Odwoaniedokomentarza"/>
        </w:rPr>
        <w:annotationRef/>
      </w:r>
      <w:r>
        <w:t>Would “opening” work here?</w:t>
      </w:r>
    </w:p>
  </w:comment>
  <w:comment w:id="4212" w:author="Autor" w:initials="A">
    <w:p w14:paraId="50372FEF" w14:textId="77777777" w:rsidR="00733A75" w:rsidRDefault="00733A75" w:rsidP="00733A75">
      <w:r>
        <w:rPr>
          <w:rStyle w:val="Odwoaniedokomentarza"/>
        </w:rPr>
        <w:annotationRef/>
      </w:r>
      <w:r>
        <w:rPr>
          <w:color w:val="000000"/>
          <w:sz w:val="20"/>
          <w:szCs w:val="20"/>
          <w:lang w:val="en-AU"/>
        </w:rPr>
        <w:t>yes, opening would work</w:t>
      </w:r>
    </w:p>
  </w:comment>
  <w:comment w:id="4361" w:author="Autor" w:initials="A">
    <w:p w14:paraId="30D65976" w14:textId="5D5943E1" w:rsidR="00E013D9" w:rsidRDefault="00E013D9" w:rsidP="00E013D9">
      <w:pPr>
        <w:pStyle w:val="Tekstkomentarza"/>
      </w:pPr>
      <w:r>
        <w:rPr>
          <w:rStyle w:val="Odwoaniedokomentarza"/>
        </w:rPr>
        <w:annotationRef/>
      </w:r>
      <w:r>
        <w:t>Maybe: “morality codes” or “morality expectations”?</w:t>
      </w:r>
    </w:p>
  </w:comment>
  <w:comment w:id="4362" w:author="Autor" w:initials="A">
    <w:p w14:paraId="581E03D8" w14:textId="77777777" w:rsidR="00733A75" w:rsidRDefault="00733A75" w:rsidP="00733A75">
      <w:r>
        <w:rPr>
          <w:rStyle w:val="Odwoaniedokomentarza"/>
        </w:rPr>
        <w:annotationRef/>
      </w:r>
      <w:r>
        <w:rPr>
          <w:color w:val="000000"/>
          <w:sz w:val="20"/>
          <w:szCs w:val="20"/>
          <w:lang w:val="en-AU"/>
        </w:rPr>
        <w:t>‘morality codes’ would be good</w:t>
      </w:r>
    </w:p>
  </w:comment>
  <w:comment w:id="4456" w:author="Autor" w:initials="A">
    <w:p w14:paraId="2521908E" w14:textId="31C1F3CF" w:rsidR="00A36921" w:rsidRDefault="00A36921" w:rsidP="00A36921">
      <w:pPr>
        <w:pStyle w:val="Tekstkomentarza"/>
      </w:pPr>
      <w:r>
        <w:rPr>
          <w:rStyle w:val="Odwoaniedokomentarza"/>
        </w:rPr>
        <w:annotationRef/>
      </w:r>
      <w:r>
        <w:t>Please add the issue number and page range.</w:t>
      </w:r>
    </w:p>
  </w:comment>
  <w:comment w:id="4481" w:author="Autor" w:initials="A">
    <w:p w14:paraId="7ADF2B77" w14:textId="77777777" w:rsidR="00CE472E" w:rsidRDefault="00CE472E" w:rsidP="00CE472E">
      <w:pPr>
        <w:pStyle w:val="Tekstkomentarza"/>
      </w:pPr>
      <w:r>
        <w:rPr>
          <w:rStyle w:val="Odwoaniedokomentarza"/>
        </w:rPr>
        <w:annotationRef/>
      </w:r>
      <w:r>
        <w:t>Please add names of all authors.</w:t>
      </w:r>
    </w:p>
  </w:comment>
  <w:comment w:id="4492" w:author="Autor" w:initials="A">
    <w:p w14:paraId="4E43D4BC" w14:textId="77777777" w:rsidR="00CE472E" w:rsidRDefault="00CE472E" w:rsidP="00CE472E">
      <w:pPr>
        <w:pStyle w:val="Tekstkomentarza"/>
      </w:pPr>
      <w:r>
        <w:rPr>
          <w:rStyle w:val="Odwoaniedokomentarza"/>
        </w:rPr>
        <w:annotationRef/>
      </w:r>
      <w:r>
        <w:t>Please add the names of all editors.</w:t>
      </w:r>
    </w:p>
  </w:comment>
  <w:comment w:id="4545" w:author="Autor" w:initials="A">
    <w:p w14:paraId="18C298EC" w14:textId="77777777" w:rsidR="00CE472E" w:rsidRDefault="00CE472E" w:rsidP="00CE472E">
      <w:pPr>
        <w:pStyle w:val="Tekstkomentarza"/>
      </w:pPr>
      <w:r>
        <w:rPr>
          <w:rStyle w:val="Odwoaniedokomentarza"/>
        </w:rPr>
        <w:annotationRef/>
      </w:r>
      <w:r>
        <w:t>Please add the issue number, if available.</w:t>
      </w:r>
    </w:p>
  </w:comment>
  <w:comment w:id="4605" w:author="Autor" w:initials="A">
    <w:p w14:paraId="13C0ECC1" w14:textId="05F511A4" w:rsidR="00A901E0" w:rsidRDefault="00534FDB" w:rsidP="00A901E0">
      <w:pPr>
        <w:pStyle w:val="Tekstkomentarza"/>
      </w:pPr>
      <w:r>
        <w:rPr>
          <w:rStyle w:val="Odwoaniedokomentarza"/>
        </w:rPr>
        <w:annotationRef/>
      </w:r>
      <w:r w:rsidR="00A901E0">
        <w:t xml:space="preserve">You are probably aware of the trend among scholars and journalists to use the term “sex worker” rather than “prostitute” and “sex work” instead of “prostitution”. See, e.g., </w:t>
      </w:r>
      <w:hyperlink r:id="rId2" w:history="1">
        <w:r w:rsidR="00A901E0" w:rsidRPr="00966500">
          <w:rPr>
            <w:rStyle w:val="Hipercze"/>
          </w:rPr>
          <w:t>https://inews.co.uk/opinion/columnists/sex-workers-prostitutes-words-matter-95447</w:t>
        </w:r>
      </w:hyperlink>
    </w:p>
    <w:p w14:paraId="6B475D3C" w14:textId="77777777" w:rsidR="00A901E0" w:rsidRDefault="00A901E0" w:rsidP="00A901E0">
      <w:pPr>
        <w:pStyle w:val="Tekstkomentarza"/>
      </w:pPr>
    </w:p>
    <w:p w14:paraId="3B7A1A4A" w14:textId="77777777" w:rsidR="00A901E0" w:rsidRDefault="00A901E0" w:rsidP="00A901E0">
      <w:pPr>
        <w:pStyle w:val="Tekstkomentarza"/>
      </w:pPr>
      <w:r>
        <w:t xml:space="preserve">Some do also point out that the terms “prostitution” and “prostitute” are more specific—sex work encompasses more than just exchanging sex for money. Since the focus here is on the latter, that might be a rationale for the choice. Might consider adding a footnote. </w:t>
      </w:r>
    </w:p>
  </w:comment>
  <w:comment w:id="4606" w:author="Autor" w:initials="A">
    <w:p w14:paraId="26A3EA98" w14:textId="77777777" w:rsidR="000F4A6B" w:rsidRDefault="000F4A6B" w:rsidP="000F4A6B">
      <w:r>
        <w:rPr>
          <w:rStyle w:val="Odwoaniedokomentarza"/>
        </w:rPr>
        <w:annotationRef/>
      </w:r>
      <w:r>
        <w:rPr>
          <w:color w:val="000000"/>
          <w:sz w:val="20"/>
          <w:szCs w:val="20"/>
          <w:lang w:val="en-AU"/>
        </w:rPr>
        <w:t>I would be in favor of leaving the term "prostitution" because the authors are referring to a historical phenomenon and medical and legal terminology from the 1950s</w:t>
      </w:r>
    </w:p>
  </w:comment>
  <w:comment w:id="4607" w:author="Autor" w:initials="A">
    <w:p w14:paraId="7513BAB3" w14:textId="77777777" w:rsidR="00F62668" w:rsidRDefault="00F62668" w:rsidP="00F62668">
      <w:r>
        <w:rPr>
          <w:rStyle w:val="Odwoaniedokomentarza"/>
        </w:rPr>
        <w:annotationRef/>
      </w:r>
      <w:r>
        <w:rPr>
          <w:color w:val="000000"/>
          <w:sz w:val="20"/>
          <w:szCs w:val="20"/>
          <w:lang w:val="en-AU"/>
        </w:rPr>
        <w:t xml:space="preserve">Maybe add an explanation on this? I have started to make a proposal, but it may be good to position ourselves </w:t>
      </w:r>
    </w:p>
  </w:comment>
  <w:comment w:id="4608" w:author="Autor" w:initials="A">
    <w:p w14:paraId="4153BE3B" w14:textId="77777777" w:rsidR="00611FD8" w:rsidRDefault="00611FD8" w:rsidP="00611FD8">
      <w:pPr>
        <w:pStyle w:val="Tekstkomentarza"/>
      </w:pPr>
      <w:r>
        <w:rPr>
          <w:rStyle w:val="Odwoaniedokomentarza"/>
        </w:rPr>
        <w:annotationRef/>
      </w:r>
      <w:r>
        <w:t xml:space="preserve">I didn't know where to put such a footnote. In the title the footnote threatens to be an error because the table of contents will probably generate with a number. So I put the footnote with the explanation/statement where it first appears in the text. </w:t>
      </w:r>
      <w:r>
        <w:br/>
      </w:r>
      <w:r>
        <w:br/>
        <w:t xml:space="preserve">Footnote nr 57: </w:t>
      </w:r>
      <w:r>
        <w:rPr>
          <w:lang w:val="en-GB"/>
        </w:rPr>
        <w:t>Throughout this article, we use the term "prostitution" instead of "sex worker" to reflect the specific context and language of the 1950s in Poland, a period we are examining. During this era, "prostitution" was the term legally and commonly used in both public and official discourses. While we acknowledge the modern preference for the term "sex worker" in contemporary discussions to denote a broader range of activities within the sex industry and to avoid the stigmatization historically associated with the term "prostitute," our use of the term is intended to preserve the historical accuracy of the events and attitudes described. This approach is consistent with scholarly practices that emphasize the importance of using period-specific terminology when discussing historical subjects. This choice does not diminish our respect for the dignity of all individuals, nor does it signify the editors' or the authors' endorsement of outdated attitudes towards those involved in sex work.</w:t>
      </w:r>
      <w:r>
        <w:t>”</w:t>
      </w:r>
    </w:p>
  </w:comment>
  <w:comment w:id="4661" w:author="Autor" w:initials="A">
    <w:p w14:paraId="30346EF2" w14:textId="77777777" w:rsidR="00012C62" w:rsidRDefault="00012C62" w:rsidP="00012C62">
      <w:pPr>
        <w:pStyle w:val="Tekstkomentarza"/>
      </w:pPr>
      <w:r>
        <w:rPr>
          <w:rStyle w:val="Odwoaniedokomentarza"/>
        </w:rPr>
        <w:annotationRef/>
      </w:r>
      <w:r>
        <w:rPr>
          <w:lang w:val="en-GB"/>
        </w:rPr>
        <w:t>Should this part be in quotes? “Information on activity of the police in Koszalin voivodeship in the field of limiting prostitution and combating crimes of criminal harlotry 1969.” Is it the authors’ translation of the file names?</w:t>
      </w:r>
    </w:p>
  </w:comment>
  <w:comment w:id="4662" w:author="Autor" w:initials="A">
    <w:p w14:paraId="72E0BE00" w14:textId="77777777" w:rsidR="0083343A" w:rsidRDefault="0083343A" w:rsidP="0083343A">
      <w:r>
        <w:rPr>
          <w:rStyle w:val="Odwoaniedokomentarza"/>
        </w:rPr>
        <w:annotationRef/>
      </w:r>
      <w:r>
        <w:rPr>
          <w:color w:val="000000"/>
          <w:sz w:val="20"/>
          <w:szCs w:val="20"/>
          <w:lang w:val="en-AU"/>
        </w:rPr>
        <w:t>yes, these names were translated by the authors</w:t>
      </w:r>
    </w:p>
  </w:comment>
  <w:comment w:id="4681" w:author="Autor" w:initials="A">
    <w:p w14:paraId="724BB2ED" w14:textId="3994124A" w:rsidR="00803892" w:rsidRDefault="00803892" w:rsidP="00803892">
      <w:pPr>
        <w:pStyle w:val="Tekstkomentarza"/>
      </w:pPr>
      <w:r>
        <w:rPr>
          <w:rStyle w:val="Odwoaniedokomentarza"/>
        </w:rPr>
        <w:annotationRef/>
      </w:r>
      <w:r>
        <w:t>Please mark where this direct quotation ends.</w:t>
      </w:r>
    </w:p>
  </w:comment>
  <w:comment w:id="4680" w:author="Autor" w:initials="A">
    <w:p w14:paraId="32999638" w14:textId="15C7128F" w:rsidR="00570CEE" w:rsidRDefault="00570CEE" w:rsidP="00570CEE">
      <w:pPr>
        <w:pStyle w:val="Tekstkomentarza"/>
      </w:pPr>
      <w:r>
        <w:rPr>
          <w:rStyle w:val="Odwoaniedokomentarza"/>
        </w:rPr>
        <w:annotationRef/>
      </w:r>
      <w:r>
        <w:t>The use of italics is confusing here: are these quotations? If so they need to be in quotation marks rather than italics.</w:t>
      </w:r>
    </w:p>
  </w:comment>
  <w:comment w:id="4715" w:author="Autor" w:initials="A">
    <w:p w14:paraId="25D1D9B7" w14:textId="77777777" w:rsidR="00713589" w:rsidRDefault="00713589" w:rsidP="00713589">
      <w:pPr>
        <w:pStyle w:val="Tekstkomentarza"/>
      </w:pPr>
      <w:r>
        <w:rPr>
          <w:rStyle w:val="Odwoaniedokomentarza"/>
        </w:rPr>
        <w:annotationRef/>
      </w:r>
      <w:r>
        <w:t xml:space="preserve">Should the co-author Marek be listed here, too? </w:t>
      </w:r>
    </w:p>
  </w:comment>
  <w:comment w:id="4723" w:author="Autor" w:initials="A">
    <w:p w14:paraId="32A685A5" w14:textId="77777777" w:rsidR="000A504C" w:rsidRDefault="000A504C" w:rsidP="000A504C">
      <w:pPr>
        <w:pStyle w:val="Tekstkomentarza"/>
      </w:pPr>
      <w:r>
        <w:rPr>
          <w:rStyle w:val="Odwoaniedokomentarza"/>
        </w:rPr>
        <w:annotationRef/>
      </w:r>
      <w:r>
        <w:t>Please add the full citation to the reference list at the end of the chapter.</w:t>
      </w:r>
    </w:p>
  </w:comment>
  <w:comment w:id="4769" w:author="Autor" w:initials="A">
    <w:p w14:paraId="04A6AE14" w14:textId="58FCC6CA" w:rsidR="00764494" w:rsidRDefault="00764494" w:rsidP="00764494">
      <w:pPr>
        <w:pStyle w:val="Tekstkomentarza"/>
      </w:pPr>
      <w:r>
        <w:rPr>
          <w:rStyle w:val="Odwoaniedokomentarza"/>
        </w:rPr>
        <w:annotationRef/>
      </w:r>
      <w:r>
        <w:t>Should this date be 4 December, 2021?</w:t>
      </w:r>
    </w:p>
  </w:comment>
  <w:comment w:id="4792" w:author="Autor" w:initials="A">
    <w:p w14:paraId="39B83965" w14:textId="77777777" w:rsidR="00713589" w:rsidRDefault="00713589" w:rsidP="00713589">
      <w:pPr>
        <w:pStyle w:val="Tekstkomentarza"/>
      </w:pPr>
      <w:r>
        <w:rPr>
          <w:rStyle w:val="Odwoaniedokomentarza"/>
        </w:rPr>
        <w:annotationRef/>
      </w:r>
      <w:r>
        <w:t>Is there a page range for this article?</w:t>
      </w:r>
    </w:p>
  </w:comment>
  <w:comment w:id="4793" w:author="Autor" w:initials="A">
    <w:p w14:paraId="28CDD1E4" w14:textId="77777777" w:rsidR="0083343A" w:rsidRDefault="0083343A" w:rsidP="0083343A">
      <w:r>
        <w:rPr>
          <w:rStyle w:val="Odwoaniedokomentarza"/>
        </w:rPr>
        <w:annotationRef/>
      </w:r>
      <w:r>
        <w:rPr>
          <w:color w:val="000000"/>
          <w:sz w:val="20"/>
          <w:szCs w:val="20"/>
          <w:lang w:val="en-AU"/>
        </w:rPr>
        <w:t>no</w:t>
      </w:r>
    </w:p>
  </w:comment>
  <w:comment w:id="4795" w:author="Autor" w:initials="A">
    <w:p w14:paraId="2FAB1A64" w14:textId="05A4BFA8" w:rsidR="00713589" w:rsidRDefault="00713589" w:rsidP="00713589">
      <w:pPr>
        <w:pStyle w:val="Tekstkomentarza"/>
      </w:pPr>
      <w:r>
        <w:rPr>
          <w:rStyle w:val="Odwoaniedokomentarza"/>
        </w:rPr>
        <w:annotationRef/>
      </w:r>
      <w:r>
        <w:t>This source does not appear in the chapter. Should it be deleted?</w:t>
      </w:r>
    </w:p>
  </w:comment>
  <w:comment w:id="4855" w:author="Autor" w:initials="A">
    <w:p w14:paraId="746D8D83" w14:textId="77777777" w:rsidR="00713589" w:rsidRDefault="00713589" w:rsidP="00713589">
      <w:pPr>
        <w:pStyle w:val="Tekstkomentarza"/>
      </w:pPr>
      <w:r>
        <w:rPr>
          <w:rStyle w:val="Odwoaniedokomentarza"/>
        </w:rPr>
        <w:annotationRef/>
      </w:r>
      <w:r>
        <w:t>Please write out the date.</w:t>
      </w:r>
    </w:p>
  </w:comment>
  <w:comment w:id="4861" w:author="Autor" w:initials="A">
    <w:p w14:paraId="43D1E03B" w14:textId="77777777" w:rsidR="00713589" w:rsidRDefault="00713589" w:rsidP="00713589">
      <w:pPr>
        <w:pStyle w:val="Tekstkomentarza"/>
      </w:pPr>
      <w:r>
        <w:rPr>
          <w:rStyle w:val="Odwoaniedokomentarza"/>
        </w:rPr>
        <w:annotationRef/>
      </w:r>
      <w:r>
        <w:t>This source does not appear in the chapter. Should it be deleted?</w:t>
      </w:r>
    </w:p>
  </w:comment>
  <w:comment w:id="4864" w:author="Autor" w:initials="A">
    <w:p w14:paraId="7AC161E0" w14:textId="77777777" w:rsidR="00713589" w:rsidRDefault="00713589" w:rsidP="00713589">
      <w:pPr>
        <w:pStyle w:val="Tekstkomentarza"/>
      </w:pPr>
      <w:r>
        <w:rPr>
          <w:rStyle w:val="Odwoaniedokomentarza"/>
        </w:rPr>
        <w:annotationRef/>
      </w:r>
      <w:r>
        <w:t>These two sources do not appear in the chapter. Should they be deleted?</w:t>
      </w:r>
    </w:p>
  </w:comment>
  <w:comment w:id="4889" w:author="Autor" w:initials="A">
    <w:p w14:paraId="7F234131" w14:textId="77777777" w:rsidR="00713589" w:rsidRDefault="00713589" w:rsidP="00713589">
      <w:pPr>
        <w:pStyle w:val="Tekstkomentarza"/>
      </w:pPr>
      <w:r>
        <w:rPr>
          <w:rStyle w:val="Odwoaniedokomentarza"/>
        </w:rPr>
        <w:annotationRef/>
      </w:r>
      <w:r>
        <w:t>This source did not appear in the chapter. Should it be deleted?</w:t>
      </w:r>
    </w:p>
  </w:comment>
  <w:comment w:id="4891" w:author="Autor" w:initials="A">
    <w:p w14:paraId="7B43167F" w14:textId="77777777" w:rsidR="00713589" w:rsidRDefault="00713589" w:rsidP="00713589">
      <w:pPr>
        <w:pStyle w:val="Tekstkomentarza"/>
      </w:pPr>
      <w:r>
        <w:rPr>
          <w:rStyle w:val="Odwoaniedokomentarza"/>
        </w:rPr>
        <w:annotationRef/>
      </w:r>
      <w:r>
        <w:t>This source did not appear in the chapter. Should it be deleted?</w:t>
      </w:r>
    </w:p>
  </w:comment>
  <w:comment w:id="4894" w:author="Autor" w:initials="A">
    <w:p w14:paraId="369E126D" w14:textId="77777777" w:rsidR="00713589" w:rsidRDefault="00713589" w:rsidP="00713589">
      <w:pPr>
        <w:pStyle w:val="Tekstkomentarza"/>
      </w:pPr>
      <w:r>
        <w:rPr>
          <w:rStyle w:val="Odwoaniedokomentarza"/>
        </w:rPr>
        <w:annotationRef/>
      </w:r>
      <w:r>
        <w:t>This source does not appear in the chapter text. Should it be deleted?</w:t>
      </w:r>
    </w:p>
  </w:comment>
  <w:comment w:id="4904" w:author="Autor" w:initials="A">
    <w:p w14:paraId="2030CEFA" w14:textId="77777777" w:rsidR="00B23D60" w:rsidRDefault="00B23D60" w:rsidP="00B23D60">
      <w:pPr>
        <w:pStyle w:val="Tekstkomentarza"/>
      </w:pPr>
      <w:r>
        <w:rPr>
          <w:rStyle w:val="Odwoaniedokomentarza"/>
        </w:rPr>
        <w:annotationRef/>
      </w:r>
      <w:r>
        <w:t>Please add the page number for this direct quotation, if available.</w:t>
      </w:r>
    </w:p>
  </w:comment>
  <w:comment w:id="4911" w:author="Autor" w:initials="A">
    <w:p w14:paraId="4C207534" w14:textId="77777777" w:rsidR="00DA22B1" w:rsidRDefault="00DA22B1" w:rsidP="00DA22B1">
      <w:pPr>
        <w:pStyle w:val="Tekstkomentarza"/>
      </w:pPr>
      <w:r>
        <w:rPr>
          <w:rStyle w:val="Odwoaniedokomentarza"/>
        </w:rPr>
        <w:annotationRef/>
      </w:r>
      <w:r>
        <w:t>Please add the full citation to the reference list at the end of the chapter.</w:t>
      </w:r>
    </w:p>
  </w:comment>
  <w:comment w:id="4922" w:author="Autor" w:initials="A">
    <w:p w14:paraId="3CFE8958" w14:textId="34DB39B1" w:rsidR="007E7527" w:rsidRDefault="007E7527" w:rsidP="007E7527">
      <w:pPr>
        <w:pStyle w:val="Tekstkomentarza"/>
      </w:pPr>
      <w:r>
        <w:rPr>
          <w:rStyle w:val="Odwoaniedokomentarza"/>
        </w:rPr>
        <w:annotationRef/>
      </w:r>
      <w:r>
        <w:t>Please add the page number for this direct quotation—if available.</w:t>
      </w:r>
    </w:p>
  </w:comment>
  <w:comment w:id="4930" w:author="Autor" w:initials="A">
    <w:p w14:paraId="7287CA8B" w14:textId="77777777" w:rsidR="007E7527" w:rsidRDefault="007E7527" w:rsidP="007E7527">
      <w:pPr>
        <w:pStyle w:val="Tekstkomentarza"/>
      </w:pPr>
      <w:r>
        <w:rPr>
          <w:rStyle w:val="Odwoaniedokomentarza"/>
        </w:rPr>
        <w:annotationRef/>
      </w:r>
      <w:r>
        <w:t>Please add the page number for this direct quotation—if available.</w:t>
      </w:r>
    </w:p>
  </w:comment>
  <w:comment w:id="4931" w:author="Autor" w:initials="A">
    <w:p w14:paraId="4BB0C4FC" w14:textId="77777777" w:rsidR="003054F7" w:rsidRDefault="003054F7" w:rsidP="003054F7">
      <w:pPr>
        <w:pStyle w:val="Tekstkomentarza"/>
      </w:pPr>
      <w:r>
        <w:rPr>
          <w:rStyle w:val="Odwoaniedokomentarza"/>
        </w:rPr>
        <w:annotationRef/>
      </w:r>
      <w:r>
        <w:t xml:space="preserve">Please add the page number for this direct quotation. </w:t>
      </w:r>
    </w:p>
  </w:comment>
  <w:comment w:id="4982" w:author="Autor" w:initials="A">
    <w:p w14:paraId="50CCA168" w14:textId="4C0494B7" w:rsidR="00D43354" w:rsidRDefault="00D43354" w:rsidP="00D43354">
      <w:pPr>
        <w:pStyle w:val="Tekstkomentarza"/>
      </w:pPr>
      <w:r>
        <w:rPr>
          <w:rStyle w:val="Odwoaniedokomentarza"/>
        </w:rPr>
        <w:annotationRef/>
      </w:r>
      <w:r>
        <w:t>Please add the page number for this direct quotation.</w:t>
      </w:r>
    </w:p>
  </w:comment>
  <w:comment w:id="4984" w:author="Autor" w:initials="A">
    <w:p w14:paraId="68FBF5A0" w14:textId="77777777" w:rsidR="00D60ED7" w:rsidRDefault="00D60ED7" w:rsidP="00D60ED7">
      <w:pPr>
        <w:pStyle w:val="Tekstkomentarza"/>
      </w:pPr>
      <w:r>
        <w:rPr>
          <w:rStyle w:val="Odwoaniedokomentarza"/>
        </w:rPr>
        <w:annotationRef/>
      </w:r>
      <w:r>
        <w:t>Should this be 1993, or is it a separate reference that needs to be added to the reference list at the end of the chapter?</w:t>
      </w:r>
    </w:p>
  </w:comment>
  <w:comment w:id="5002" w:author="Autor" w:initials="A">
    <w:p w14:paraId="2E9FB3BF" w14:textId="724295D7" w:rsidR="002F7703" w:rsidRDefault="002F7703" w:rsidP="002F7703">
      <w:pPr>
        <w:pStyle w:val="Tekstkomentarza"/>
      </w:pPr>
      <w:r>
        <w:rPr>
          <w:rStyle w:val="Odwoaniedokomentarza"/>
        </w:rPr>
        <w:annotationRef/>
      </w:r>
      <w:r>
        <w:t>Please add the page number for this direct quote.</w:t>
      </w:r>
    </w:p>
  </w:comment>
  <w:comment w:id="5032" w:author="Autor" w:initials="A">
    <w:p w14:paraId="63620D9E" w14:textId="77777777" w:rsidR="00DC7AD9" w:rsidRDefault="00DC7AD9" w:rsidP="00DC7AD9">
      <w:pPr>
        <w:pStyle w:val="Tekstkomentarza"/>
      </w:pPr>
      <w:r>
        <w:rPr>
          <w:rStyle w:val="Odwoaniedokomentarza"/>
        </w:rPr>
        <w:annotationRef/>
      </w:r>
      <w:r>
        <w:t>Please add the page number for this direct quotation.</w:t>
      </w:r>
    </w:p>
  </w:comment>
  <w:comment w:id="5042" w:author="Autor" w:initials="A">
    <w:p w14:paraId="6A84C2DB" w14:textId="77777777" w:rsidR="001F053A" w:rsidRDefault="001F053A" w:rsidP="001F053A">
      <w:pPr>
        <w:pStyle w:val="Tekstkomentarza"/>
      </w:pPr>
      <w:r>
        <w:rPr>
          <w:rStyle w:val="Odwoaniedokomentarza"/>
        </w:rPr>
        <w:annotationRef/>
      </w:r>
      <w:r>
        <w:t>Please add the page number for this direct quotation.</w:t>
      </w:r>
    </w:p>
  </w:comment>
  <w:comment w:id="5047" w:author="Autor" w:initials="A">
    <w:p w14:paraId="71A20C73" w14:textId="77777777" w:rsidR="00912430" w:rsidRDefault="00912430" w:rsidP="00912430">
      <w:pPr>
        <w:pStyle w:val="Tekstkomentarza"/>
      </w:pPr>
      <w:r>
        <w:rPr>
          <w:rStyle w:val="Odwoaniedokomentarza"/>
        </w:rPr>
        <w:annotationRef/>
      </w:r>
      <w:r>
        <w:t>Please add the page number (or range) for this direct quotation.</w:t>
      </w:r>
    </w:p>
  </w:comment>
  <w:comment w:id="5078" w:author="Autor" w:initials="A">
    <w:p w14:paraId="23056357" w14:textId="2DCC546F" w:rsidR="00FC49C7" w:rsidRDefault="00FC49C7" w:rsidP="00FC49C7">
      <w:pPr>
        <w:pStyle w:val="Tekstkomentarza"/>
      </w:pPr>
      <w:r>
        <w:rPr>
          <w:rStyle w:val="Odwoaniedokomentarza"/>
        </w:rPr>
        <w:annotationRef/>
      </w:r>
      <w:r>
        <w:t>This doesn’t read like an accurate translation. I recommend checking.</w:t>
      </w:r>
    </w:p>
  </w:comment>
  <w:comment w:id="5079" w:author="Autor" w:initials="A">
    <w:p w14:paraId="3C3AA6D7" w14:textId="77777777" w:rsidR="00F62668" w:rsidRDefault="00F62668" w:rsidP="00F62668">
      <w:r>
        <w:rPr>
          <w:rStyle w:val="Odwoaniedokomentarza"/>
        </w:rPr>
        <w:annotationRef/>
      </w:r>
      <w:r>
        <w:rPr>
          <w:color w:val="000000"/>
          <w:sz w:val="20"/>
          <w:szCs w:val="20"/>
          <w:lang w:val="en-AU"/>
        </w:rPr>
        <w:t xml:space="preserve">Did you check this? </w:t>
      </w:r>
    </w:p>
  </w:comment>
  <w:comment w:id="5080" w:author="Autor" w:initials="A">
    <w:p w14:paraId="192AD867" w14:textId="77777777" w:rsidR="00611FD8" w:rsidRDefault="00611FD8" w:rsidP="00611FD8">
      <w:pPr>
        <w:pStyle w:val="Tekstkomentarza"/>
      </w:pPr>
      <w:r>
        <w:rPr>
          <w:rStyle w:val="Odwoaniedokomentarza"/>
        </w:rPr>
        <w:annotationRef/>
      </w:r>
      <w:r>
        <w:t xml:space="preserve">Typical in English would be to use a more direct construction, for example: "I have never tried to depict something that I knew I could easily manage." The use of "of which I knew beforehand" is grammatically correct, but may give the impression of being too formal or outdated, which may not match the tone of the rest of the text. And here again, the backstory of the tenses. Jan Papuga was a laborer, not a literary man, although today those words he wrote may sound archaic. I would leave this translation as it is. </w:t>
      </w:r>
    </w:p>
  </w:comment>
  <w:comment w:id="5083" w:author="Autor" w:initials="A">
    <w:p w14:paraId="18E6DE73" w14:textId="77777777" w:rsidR="00912430" w:rsidRDefault="00912430" w:rsidP="00912430">
      <w:pPr>
        <w:pStyle w:val="Tekstkomentarza"/>
      </w:pPr>
      <w:r>
        <w:rPr>
          <w:rStyle w:val="Odwoaniedokomentarza"/>
        </w:rPr>
        <w:annotationRef/>
      </w:r>
      <w:r>
        <w:t>Please add the page number for the direct quotation before the dash.</w:t>
      </w:r>
    </w:p>
  </w:comment>
  <w:comment w:id="5122" w:author="Autor" w:initials="A">
    <w:p w14:paraId="21C5CA65" w14:textId="77777777" w:rsidR="00D60ED7" w:rsidRDefault="00D60ED7" w:rsidP="00D60ED7">
      <w:pPr>
        <w:pStyle w:val="Tekstkomentarza"/>
      </w:pPr>
      <w:r>
        <w:rPr>
          <w:rStyle w:val="Odwoaniedokomentarza"/>
        </w:rPr>
        <w:annotationRef/>
      </w:r>
      <w:r>
        <w:t>Should this be 1996, or is the year correct?</w:t>
      </w:r>
    </w:p>
  </w:comment>
  <w:comment w:id="5228" w:author="Autor" w:initials="A">
    <w:p w14:paraId="07825BF4" w14:textId="77777777" w:rsidR="003054F7" w:rsidRDefault="003054F7" w:rsidP="003054F7">
      <w:pPr>
        <w:pStyle w:val="Tekstkomentarza"/>
      </w:pPr>
      <w:r>
        <w:rPr>
          <w:rStyle w:val="Odwoaniedokomentarza"/>
        </w:rPr>
        <w:annotationRef/>
      </w:r>
      <w:r>
        <w:t>Please add the issue number, if available.</w:t>
      </w:r>
    </w:p>
  </w:comment>
  <w:comment w:id="5244" w:author="Autor" w:initials="A">
    <w:p w14:paraId="530D6C73" w14:textId="77777777" w:rsidR="003054F7" w:rsidRDefault="003054F7" w:rsidP="003054F7">
      <w:pPr>
        <w:pStyle w:val="Tekstkomentarza"/>
      </w:pPr>
      <w:r>
        <w:rPr>
          <w:rStyle w:val="Odwoaniedokomentarza"/>
        </w:rPr>
        <w:annotationRef/>
      </w:r>
      <w:r>
        <w:t>Please clarify which is the volume number, issue number, and page range.</w:t>
      </w:r>
    </w:p>
  </w:comment>
  <w:comment w:id="5245" w:author="Autor" w:initials="A">
    <w:p w14:paraId="6927FCED" w14:textId="77777777" w:rsidR="000848C0" w:rsidRDefault="000848C0" w:rsidP="000848C0">
      <w:r>
        <w:rPr>
          <w:rStyle w:val="Odwoaniedokomentarza"/>
        </w:rPr>
        <w:annotationRef/>
      </w:r>
      <w:r>
        <w:rPr>
          <w:color w:val="000000"/>
          <w:sz w:val="20"/>
          <w:szCs w:val="20"/>
          <w:lang w:val="en-AU"/>
        </w:rPr>
        <w:t>this is the correct reference to this article</w:t>
      </w:r>
    </w:p>
  </w:comment>
  <w:comment w:id="5248" w:author="Autor" w:initials="A">
    <w:p w14:paraId="1C870E5A" w14:textId="69C501E1" w:rsidR="007B64D8" w:rsidRDefault="007B64D8" w:rsidP="007B64D8">
      <w:pPr>
        <w:pStyle w:val="Tekstkomentarza"/>
      </w:pPr>
      <w:r>
        <w:rPr>
          <w:rStyle w:val="Odwoaniedokomentarza"/>
        </w:rPr>
        <w:annotationRef/>
      </w:r>
      <w:r>
        <w:t>Please add the missing issue number.</w:t>
      </w:r>
    </w:p>
  </w:comment>
  <w:comment w:id="5255" w:author="Autor" w:initials="A">
    <w:p w14:paraId="69BBEB4A" w14:textId="77777777" w:rsidR="007B64D8" w:rsidRDefault="007B64D8" w:rsidP="007B64D8">
      <w:pPr>
        <w:pStyle w:val="Tekstkomentarza"/>
      </w:pPr>
      <w:r>
        <w:rPr>
          <w:rStyle w:val="Odwoaniedokomentarza"/>
        </w:rPr>
        <w:annotationRef/>
      </w:r>
      <w:r>
        <w:t>Please add the page range for this source.</w:t>
      </w:r>
    </w:p>
  </w:comment>
  <w:comment w:id="5257" w:author="Autor" w:initials="A">
    <w:p w14:paraId="30B8BD10" w14:textId="77777777" w:rsidR="007B64D8" w:rsidRDefault="007B64D8" w:rsidP="007B64D8">
      <w:pPr>
        <w:pStyle w:val="Tekstkomentarza"/>
      </w:pPr>
      <w:r>
        <w:rPr>
          <w:rStyle w:val="Odwoaniedokomentarza"/>
        </w:rPr>
        <w:annotationRef/>
      </w:r>
      <w:r>
        <w:t>Is there an author for this entry? It does not appear in the chapter text in this form. Please add the missing author and an in-text citation or delete it.</w:t>
      </w:r>
    </w:p>
  </w:comment>
  <w:comment w:id="5340" w:author="Autor" w:initials="A">
    <w:p w14:paraId="3DA77A67" w14:textId="77777777" w:rsidR="00E764D9" w:rsidRDefault="00E764D9" w:rsidP="00E764D9">
      <w:pPr>
        <w:pStyle w:val="Tekstkomentarza"/>
      </w:pPr>
      <w:r>
        <w:rPr>
          <w:rStyle w:val="Odwoaniedokomentarza"/>
        </w:rPr>
        <w:annotationRef/>
      </w:r>
      <w:r>
        <w:t xml:space="preserve">Should this be </w:t>
      </w:r>
      <w:r>
        <w:rPr>
          <w:i/>
          <w:iCs/>
        </w:rPr>
        <w:t xml:space="preserve">r’ ? </w:t>
      </w:r>
    </w:p>
  </w:comment>
  <w:comment w:id="5358" w:author="Autor" w:initials="A">
    <w:p w14:paraId="7C41B6EF" w14:textId="77777777" w:rsidR="00C1073E" w:rsidRDefault="00C1073E" w:rsidP="00C1073E">
      <w:pPr>
        <w:pStyle w:val="Tekstkomentarza"/>
      </w:pPr>
      <w:r>
        <w:rPr>
          <w:rStyle w:val="Odwoaniedokomentarza"/>
        </w:rPr>
        <w:annotationRef/>
      </w:r>
      <w:r>
        <w:t>Should this be 1926? Or is it a separate source that needs to be added to the reference list?</w:t>
      </w:r>
    </w:p>
  </w:comment>
  <w:comment w:id="5359" w:author="Autor" w:initials="A">
    <w:p w14:paraId="4E6EB9BD" w14:textId="77777777" w:rsidR="004935B3" w:rsidRDefault="004935B3" w:rsidP="004935B3">
      <w:pPr>
        <w:pStyle w:val="Tekstkomentarza"/>
      </w:pPr>
      <w:r>
        <w:rPr>
          <w:rStyle w:val="Odwoaniedokomentarza"/>
        </w:rPr>
        <w:annotationRef/>
      </w:r>
      <w:r>
        <w:rPr>
          <w:lang w:val="en-GB"/>
        </w:rPr>
        <w:t xml:space="preserve">von Thunen, J. (1826), </w:t>
      </w:r>
      <w:r>
        <w:rPr>
          <w:i/>
          <w:iCs/>
          <w:lang w:val="en-GB"/>
        </w:rPr>
        <w:t>Isolated State</w:t>
      </w:r>
      <w:r>
        <w:rPr>
          <w:lang w:val="en-GB"/>
        </w:rPr>
        <w:t>, Wartenberg, C. (trans), New York Pergamon Press, 1966.</w:t>
      </w:r>
      <w:r>
        <w:t xml:space="preserve"> The date has been corrected in the bibliography from 1928 into 1828.</w:t>
      </w:r>
    </w:p>
  </w:comment>
  <w:comment w:id="5370" w:author="Autor" w:initials="A">
    <w:p w14:paraId="1D67AA5E" w14:textId="5C4E50FB" w:rsidR="00A802F8" w:rsidRDefault="00A802F8" w:rsidP="00A802F8">
      <w:pPr>
        <w:pStyle w:val="Tekstkomentarza"/>
      </w:pPr>
      <w:r>
        <w:rPr>
          <w:rStyle w:val="Odwoaniedokomentarza"/>
        </w:rPr>
        <w:annotationRef/>
      </w:r>
      <w:r>
        <w:t>Maybe: constructed?</w:t>
      </w:r>
    </w:p>
  </w:comment>
  <w:comment w:id="5371" w:author="Autor" w:initials="A">
    <w:p w14:paraId="354F44A6" w14:textId="77777777" w:rsidR="004935B3" w:rsidRDefault="004935B3" w:rsidP="004935B3">
      <w:pPr>
        <w:pStyle w:val="Tekstkomentarza"/>
      </w:pPr>
      <w:r>
        <w:rPr>
          <w:rStyle w:val="Odwoaniedokomentarza"/>
        </w:rPr>
        <w:annotationRef/>
      </w:r>
      <w:r>
        <w:t>constructed is better solution lest there be repeated uses of the word created</w:t>
      </w:r>
    </w:p>
  </w:comment>
  <w:comment w:id="5393" w:author="Autor" w:initials="A">
    <w:p w14:paraId="3C648DBA" w14:textId="477EFCC8" w:rsidR="00D2028E" w:rsidRDefault="00D2028E" w:rsidP="00D2028E">
      <w:pPr>
        <w:pStyle w:val="Tekstkomentarza"/>
      </w:pPr>
      <w:r>
        <w:rPr>
          <w:rStyle w:val="Odwoaniedokomentarza"/>
        </w:rPr>
        <w:annotationRef/>
      </w:r>
      <w:r>
        <w:t>This is unclear: does “the original position” work here?</w:t>
      </w:r>
    </w:p>
  </w:comment>
  <w:comment w:id="5394" w:author="Autor" w:initials="A">
    <w:p w14:paraId="461A8527" w14:textId="77777777" w:rsidR="00C85FEF" w:rsidRDefault="00C85FEF" w:rsidP="00C85FEF">
      <w:pPr>
        <w:pStyle w:val="Tekstkomentarza"/>
      </w:pPr>
      <w:r>
        <w:rPr>
          <w:rStyle w:val="Odwoaniedokomentarza"/>
        </w:rPr>
        <w:annotationRef/>
      </w:r>
      <w:r>
        <w:t>I understand that the proofreader has doubts about the phrase "first position" in this context. Here is a suggestion on how this passage can be corrected to make it clearer: „primary importance”.</w:t>
      </w:r>
    </w:p>
  </w:comment>
  <w:comment w:id="5466" w:author="Autor" w:initials="A">
    <w:p w14:paraId="10BF9174" w14:textId="4DB840FD" w:rsidR="005A26E3" w:rsidRDefault="005A26E3" w:rsidP="005A26E3">
      <w:pPr>
        <w:pStyle w:val="Tekstkomentarza"/>
      </w:pPr>
      <w:r>
        <w:rPr>
          <w:rStyle w:val="Odwoaniedokomentarza"/>
        </w:rPr>
        <w:annotationRef/>
      </w:r>
      <w:r>
        <w:t>Please confirm if this is the correct year for the episode.</w:t>
      </w:r>
    </w:p>
  </w:comment>
  <w:comment w:id="5467" w:author="Autor" w:initials="A">
    <w:p w14:paraId="0D2B9433" w14:textId="77777777" w:rsidR="00C85FEF" w:rsidRDefault="00C85FEF" w:rsidP="00C85FEF">
      <w:pPr>
        <w:pStyle w:val="Tekstkomentarza"/>
      </w:pPr>
      <w:r>
        <w:rPr>
          <w:rStyle w:val="Odwoaniedokomentarza"/>
        </w:rPr>
        <w:annotationRef/>
      </w:r>
      <w:r>
        <w:t>Yes Release date June 21, 2018 (United Kingdom).</w:t>
      </w:r>
    </w:p>
  </w:comment>
  <w:comment w:id="5500" w:author="Autor" w:initials="A">
    <w:p w14:paraId="1725377E" w14:textId="77777777" w:rsidR="00B27EAA" w:rsidRDefault="006F759D" w:rsidP="00B27EAA">
      <w:pPr>
        <w:pStyle w:val="Tekstkomentarza"/>
      </w:pPr>
      <w:r>
        <w:rPr>
          <w:rStyle w:val="Odwoaniedokomentarza"/>
        </w:rPr>
        <w:annotationRef/>
      </w:r>
      <w:r w:rsidR="00B27EAA">
        <w:t>Please spell out this acronym.</w:t>
      </w:r>
    </w:p>
  </w:comment>
  <w:comment w:id="5501" w:author="Autor" w:initials="A">
    <w:p w14:paraId="5EE6B7F5" w14:textId="4C832C0B" w:rsidR="00B27EAA" w:rsidRDefault="00B27EAA" w:rsidP="00B27EAA">
      <w:pPr>
        <w:pStyle w:val="Tekstkomentarza"/>
      </w:pPr>
      <w:r>
        <w:rPr>
          <w:rStyle w:val="Odwoaniedokomentarza"/>
        </w:rPr>
        <w:annotationRef/>
      </w:r>
      <w:r>
        <w:t xml:space="preserve">A Strengths, Weaknesses, Opportunities, and Threats (SWOT) analysis </w:t>
      </w:r>
    </w:p>
  </w:comment>
  <w:comment w:id="5552" w:author="Autor" w:initials="A">
    <w:p w14:paraId="3A626EE9" w14:textId="0A82F5C7" w:rsidR="00B75E7A" w:rsidRDefault="00B75E7A" w:rsidP="00B75E7A">
      <w:pPr>
        <w:pStyle w:val="Tekstkomentarza"/>
      </w:pPr>
      <w:r>
        <w:rPr>
          <w:rStyle w:val="Odwoaniedokomentarza"/>
        </w:rPr>
        <w:annotationRef/>
      </w:r>
      <w:r>
        <w:t>new accommodations?</w:t>
      </w:r>
    </w:p>
  </w:comment>
  <w:comment w:id="5553" w:author="Autor" w:initials="A">
    <w:p w14:paraId="57AF5E2E" w14:textId="77777777" w:rsidR="00B27EAA" w:rsidRDefault="00B27EAA" w:rsidP="00B27EAA">
      <w:pPr>
        <w:pStyle w:val="Tekstkomentarza"/>
      </w:pPr>
      <w:r>
        <w:rPr>
          <w:rStyle w:val="Odwoaniedokomentarza"/>
        </w:rPr>
        <w:annotationRef/>
      </w:r>
      <w:r>
        <w:t>I understand the proofreader's question. To make the text more precise, you can add the information that it is about new accommodations.</w:t>
      </w:r>
    </w:p>
  </w:comment>
  <w:comment w:id="5565" w:author="Autor" w:initials="A">
    <w:p w14:paraId="3322174D" w14:textId="36D83BFA" w:rsidR="000360ED" w:rsidRDefault="000360ED" w:rsidP="000360ED">
      <w:pPr>
        <w:pStyle w:val="Tekstkomentarza"/>
      </w:pPr>
      <w:r>
        <w:rPr>
          <w:rStyle w:val="Odwoaniedokomentarza"/>
        </w:rPr>
        <w:annotationRef/>
      </w:r>
      <w:r>
        <w:t>This reference does not appear in the chapter. Should it be deleted?</w:t>
      </w:r>
    </w:p>
  </w:comment>
  <w:comment w:id="5566" w:author="Autor" w:initials="A">
    <w:p w14:paraId="54D2381D" w14:textId="77777777" w:rsidR="00F34A6C" w:rsidRDefault="00F34A6C" w:rsidP="00F34A6C">
      <w:pPr>
        <w:pStyle w:val="Tekstkomentarza"/>
      </w:pPr>
      <w:r>
        <w:rPr>
          <w:rStyle w:val="Odwoaniedokomentarza"/>
        </w:rPr>
        <w:annotationRef/>
      </w:r>
      <w:r>
        <w:t xml:space="preserve">A citation was added in two places, which can be found after the passages " in the evolution of the subregional distribution of populations" and "their constant recomposition is the most impressive feature." </w:t>
      </w:r>
    </w:p>
  </w:comment>
  <w:comment w:id="5567" w:author="Autor" w:initials="A">
    <w:p w14:paraId="151DE585" w14:textId="08879A60" w:rsidR="000360ED" w:rsidRDefault="000360ED" w:rsidP="000360ED">
      <w:pPr>
        <w:pStyle w:val="Tekstkomentarza"/>
      </w:pPr>
      <w:r>
        <w:rPr>
          <w:rStyle w:val="Odwoaniedokomentarza"/>
        </w:rPr>
        <w:annotationRef/>
      </w:r>
      <w:r>
        <w:t>This reference does not appear in the chapter. Should it be deleted?</w:t>
      </w:r>
    </w:p>
  </w:comment>
  <w:comment w:id="5568" w:author="Autor" w:initials="A">
    <w:p w14:paraId="0BAFB7EA" w14:textId="77777777" w:rsidR="00F34A6C" w:rsidRDefault="00F34A6C" w:rsidP="00F34A6C">
      <w:pPr>
        <w:pStyle w:val="Tekstkomentarza"/>
      </w:pPr>
      <w:r>
        <w:rPr>
          <w:rStyle w:val="Odwoaniedokomentarza"/>
        </w:rPr>
        <w:annotationRef/>
      </w:r>
      <w:r>
        <w:t>Reference added twice: „</w:t>
      </w:r>
      <w:r>
        <w:rPr>
          <w:lang w:val="en-GB"/>
        </w:rPr>
        <w:t>Porto losing resident population and some peripheral centres reinforcing their polarization capacities</w:t>
      </w:r>
      <w:r>
        <w:t>” and „</w:t>
      </w:r>
      <w:r>
        <w:rPr>
          <w:lang w:val="en-GB"/>
        </w:rPr>
        <w:t>the depopulation of vast rural areas and the urbanization of populations</w:t>
      </w:r>
      <w:r>
        <w:t xml:space="preserve">.” </w:t>
      </w:r>
    </w:p>
  </w:comment>
  <w:comment w:id="5570" w:author="Autor" w:initials="A">
    <w:p w14:paraId="0FA5EF7A" w14:textId="54D740D2" w:rsidR="000360ED" w:rsidRDefault="000360ED" w:rsidP="000360ED">
      <w:pPr>
        <w:pStyle w:val="Tekstkomentarza"/>
      </w:pPr>
      <w:r>
        <w:rPr>
          <w:rStyle w:val="Odwoaniedokomentarza"/>
        </w:rPr>
        <w:annotationRef/>
      </w:r>
      <w:r>
        <w:t>This reference does not appear in the chapter. Should it be deleted?</w:t>
      </w:r>
    </w:p>
  </w:comment>
  <w:comment w:id="5571" w:author="Autor" w:initials="A">
    <w:p w14:paraId="366E7726" w14:textId="77777777" w:rsidR="00031FA8" w:rsidRDefault="00031FA8" w:rsidP="00031FA8">
      <w:pPr>
        <w:pStyle w:val="Tekstkomentarza"/>
      </w:pPr>
      <w:r>
        <w:rPr>
          <w:rStyle w:val="Odwoaniedokomentarza"/>
        </w:rPr>
        <w:annotationRef/>
      </w:r>
      <w:r>
        <w:t>A citation was added in two places.</w:t>
      </w:r>
    </w:p>
  </w:comment>
  <w:comment w:id="5574" w:author="Autor" w:initials="A">
    <w:p w14:paraId="01C70E0E" w14:textId="72A1D3E4" w:rsidR="000360ED" w:rsidRDefault="000360ED" w:rsidP="000360ED">
      <w:pPr>
        <w:pStyle w:val="Tekstkomentarza"/>
      </w:pPr>
      <w:r>
        <w:rPr>
          <w:rStyle w:val="Odwoaniedokomentarza"/>
        </w:rPr>
        <w:annotationRef/>
      </w:r>
      <w:r>
        <w:t>This reference does not appear in the chapter. Should it be deleted?</w:t>
      </w:r>
    </w:p>
  </w:comment>
  <w:comment w:id="5575" w:author="Autor" w:initials="A">
    <w:p w14:paraId="393796DC" w14:textId="77777777" w:rsidR="00FF01F5" w:rsidRDefault="00FF01F5" w:rsidP="00FF01F5">
      <w:pPr>
        <w:pStyle w:val="Tekstkomentarza"/>
      </w:pPr>
      <w:r>
        <w:rPr>
          <w:rStyle w:val="Odwoaniedokomentarza"/>
        </w:rPr>
        <w:annotationRef/>
      </w:r>
      <w:r>
        <w:t>A citation was added in two places</w:t>
      </w:r>
    </w:p>
  </w:comment>
  <w:comment w:id="5576" w:author="Autor" w:initials="A">
    <w:p w14:paraId="795C65F1" w14:textId="77777777" w:rsidR="00055188" w:rsidRDefault="000360ED" w:rsidP="00055188">
      <w:pPr>
        <w:pStyle w:val="Tekstkomentarza"/>
      </w:pPr>
      <w:r>
        <w:rPr>
          <w:rStyle w:val="Odwoaniedokomentarza"/>
        </w:rPr>
        <w:annotationRef/>
      </w:r>
      <w:r w:rsidR="00055188">
        <w:t>This reference does not appear in the chapter. Should it be deleted?</w:t>
      </w:r>
    </w:p>
  </w:comment>
  <w:comment w:id="5577" w:author="Autor" w:initials="A">
    <w:p w14:paraId="13851B9D" w14:textId="5206F9B0" w:rsidR="00055188" w:rsidRDefault="00055188" w:rsidP="00055188">
      <w:pPr>
        <w:pStyle w:val="Tekstkomentarza"/>
      </w:pPr>
      <w:r>
        <w:rPr>
          <w:rStyle w:val="Odwoaniedokomentarza"/>
        </w:rPr>
        <w:annotationRef/>
      </w:r>
      <w:r>
        <w:t xml:space="preserve">Reference added twice in text. </w:t>
      </w:r>
    </w:p>
  </w:comment>
  <w:comment w:id="5578" w:author="Autor" w:initials="A">
    <w:p w14:paraId="3F18B422" w14:textId="7D70ACBB" w:rsidR="000360ED" w:rsidRDefault="000360ED" w:rsidP="000360ED">
      <w:pPr>
        <w:pStyle w:val="Tekstkomentarza"/>
      </w:pPr>
      <w:r>
        <w:rPr>
          <w:rStyle w:val="Odwoaniedokomentarza"/>
        </w:rPr>
        <w:annotationRef/>
      </w:r>
      <w:r>
        <w:t>This reference does not appear in the chapter text. Should it be deleted?</w:t>
      </w:r>
    </w:p>
  </w:comment>
  <w:comment w:id="5579" w:author="Autor" w:initials="A">
    <w:p w14:paraId="20C32E57" w14:textId="77777777" w:rsidR="00C96D7F" w:rsidRDefault="00C96D7F" w:rsidP="00C96D7F">
      <w:pPr>
        <w:pStyle w:val="Tekstkomentarza"/>
      </w:pPr>
      <w:r>
        <w:rPr>
          <w:rStyle w:val="Odwoaniedokomentarza"/>
        </w:rPr>
        <w:annotationRef/>
      </w:r>
      <w:r>
        <w:t>Citation added twice.</w:t>
      </w:r>
    </w:p>
  </w:comment>
  <w:comment w:id="5581" w:author="Autor" w:initials="A">
    <w:p w14:paraId="1C221BCD" w14:textId="4891C181" w:rsidR="000360ED" w:rsidRDefault="000360ED" w:rsidP="000360ED">
      <w:pPr>
        <w:pStyle w:val="Tekstkomentarza"/>
      </w:pPr>
      <w:r>
        <w:rPr>
          <w:rStyle w:val="Odwoaniedokomentarza"/>
        </w:rPr>
        <w:annotationRef/>
      </w:r>
      <w:r>
        <w:t>This reference does not appear in the chapter text. Should it be deleted?</w:t>
      </w:r>
    </w:p>
  </w:comment>
  <w:comment w:id="5582" w:author="Autor" w:initials="A">
    <w:p w14:paraId="1FC53115" w14:textId="77777777" w:rsidR="00CA22DD" w:rsidRDefault="00CA22DD" w:rsidP="00CA22DD">
      <w:pPr>
        <w:pStyle w:val="Tekstkomentarza"/>
      </w:pPr>
      <w:r>
        <w:rPr>
          <w:rStyle w:val="Odwoaniedokomentarza"/>
        </w:rPr>
        <w:annotationRef/>
      </w:r>
      <w:r>
        <w:t>Reference added once.</w:t>
      </w:r>
    </w:p>
  </w:comment>
  <w:comment w:id="5584" w:author="Autor" w:initials="A">
    <w:p w14:paraId="44C95ACA" w14:textId="1BD9F430" w:rsidR="000360ED" w:rsidRDefault="000360ED" w:rsidP="000360ED">
      <w:pPr>
        <w:pStyle w:val="Tekstkomentarza"/>
      </w:pPr>
      <w:r>
        <w:rPr>
          <w:rStyle w:val="Odwoaniedokomentarza"/>
        </w:rPr>
        <w:annotationRef/>
      </w:r>
      <w:r>
        <w:t>Please add the issue number.</w:t>
      </w:r>
    </w:p>
  </w:comment>
  <w:comment w:id="5585" w:author="Autor" w:initials="A">
    <w:p w14:paraId="0BBD6A34" w14:textId="77777777" w:rsidR="00CA22DD" w:rsidRDefault="00CA22DD" w:rsidP="00CA22DD">
      <w:pPr>
        <w:pStyle w:val="Tekstkomentarza"/>
      </w:pPr>
      <w:r>
        <w:rPr>
          <w:rStyle w:val="Odwoaniedokomentarza"/>
        </w:rPr>
        <w:annotationRef/>
      </w:r>
      <w:r>
        <w:rPr>
          <w:color w:val="343332"/>
        </w:rPr>
        <w:t>Vol. 43, No. 189</w:t>
      </w:r>
      <w:r>
        <w:t xml:space="preserve"> </w:t>
      </w:r>
    </w:p>
  </w:comment>
  <w:comment w:id="5587" w:author="Autor" w:initials="A">
    <w:p w14:paraId="348FFF4B" w14:textId="19120A84" w:rsidR="000360ED" w:rsidRDefault="000360ED" w:rsidP="000360ED">
      <w:pPr>
        <w:pStyle w:val="Tekstkomentarza"/>
      </w:pPr>
      <w:r>
        <w:rPr>
          <w:rStyle w:val="Odwoaniedokomentarza"/>
        </w:rPr>
        <w:annotationRef/>
      </w:r>
      <w:r>
        <w:t>This reference does not appear in the chapter text. Should it be deleted?</w:t>
      </w:r>
    </w:p>
  </w:comment>
  <w:comment w:id="5588" w:author="Autor" w:initials="A">
    <w:p w14:paraId="27096CA8" w14:textId="77777777" w:rsidR="00B41ED0" w:rsidRDefault="00B41ED0" w:rsidP="00B41ED0">
      <w:pPr>
        <w:pStyle w:val="Tekstkomentarza"/>
      </w:pPr>
      <w:r>
        <w:rPr>
          <w:rStyle w:val="Odwoaniedokomentarza"/>
        </w:rPr>
        <w:annotationRef/>
      </w:r>
      <w:r>
        <w:t>Reference added twice.</w:t>
      </w:r>
    </w:p>
  </w:comment>
  <w:comment w:id="5589" w:author="Autor" w:initials="A">
    <w:p w14:paraId="78B1E30C" w14:textId="7D1B5F60" w:rsidR="000360ED" w:rsidRDefault="000360ED" w:rsidP="000360ED">
      <w:pPr>
        <w:pStyle w:val="Tekstkomentarza"/>
      </w:pPr>
      <w:r>
        <w:rPr>
          <w:rStyle w:val="Odwoaniedokomentarza"/>
        </w:rPr>
        <w:annotationRef/>
      </w:r>
      <w:r>
        <w:t>This reference does not appear in the chapter text. Should it be deleted?</w:t>
      </w:r>
    </w:p>
  </w:comment>
  <w:comment w:id="5590" w:author="Autor" w:initials="A">
    <w:p w14:paraId="18DAA4E2" w14:textId="77777777" w:rsidR="00E27E0D" w:rsidRDefault="00E27E0D" w:rsidP="00E27E0D">
      <w:pPr>
        <w:pStyle w:val="Tekstkomentarza"/>
      </w:pPr>
      <w:r>
        <w:rPr>
          <w:rStyle w:val="Odwoaniedokomentarza"/>
        </w:rPr>
        <w:annotationRef/>
      </w:r>
      <w:r>
        <w:t>Reference added.</w:t>
      </w:r>
    </w:p>
  </w:comment>
  <w:comment w:id="5591" w:author="Autor" w:initials="A">
    <w:p w14:paraId="51E63D96" w14:textId="6F6AB751" w:rsidR="000360ED" w:rsidRDefault="000360ED" w:rsidP="000360ED">
      <w:pPr>
        <w:pStyle w:val="Tekstkomentarza"/>
      </w:pPr>
      <w:r>
        <w:rPr>
          <w:rStyle w:val="Odwoaniedokomentarza"/>
        </w:rPr>
        <w:annotationRef/>
      </w:r>
      <w:r>
        <w:t>This reference does not appear in the chapter text. Should it be deleted?</w:t>
      </w:r>
    </w:p>
  </w:comment>
  <w:comment w:id="5592" w:author="Autor" w:initials="A">
    <w:p w14:paraId="34AA2E1E" w14:textId="77777777" w:rsidR="00E27E0D" w:rsidRDefault="00E27E0D" w:rsidP="00E27E0D">
      <w:pPr>
        <w:pStyle w:val="Tekstkomentarza"/>
      </w:pPr>
      <w:r>
        <w:rPr>
          <w:rStyle w:val="Odwoaniedokomentarza"/>
        </w:rPr>
        <w:annotationRef/>
      </w:r>
      <w:r>
        <w:t>Reference added.</w:t>
      </w:r>
    </w:p>
  </w:comment>
  <w:comment w:id="5593" w:author="Autor" w:initials="A">
    <w:p w14:paraId="2A40058B" w14:textId="79548000" w:rsidR="000360ED" w:rsidRDefault="000360ED" w:rsidP="000360ED">
      <w:pPr>
        <w:pStyle w:val="Tekstkomentarza"/>
      </w:pPr>
      <w:r>
        <w:rPr>
          <w:rStyle w:val="Odwoaniedokomentarza"/>
        </w:rPr>
        <w:annotationRef/>
      </w:r>
      <w:r>
        <w:t>This reference does not appear in the chapter text. Should it be deleted?</w:t>
      </w:r>
    </w:p>
  </w:comment>
  <w:comment w:id="5594" w:author="Autor" w:initials="A">
    <w:p w14:paraId="1A4BA749" w14:textId="77777777" w:rsidR="00E27E0D" w:rsidRDefault="00E27E0D" w:rsidP="00E27E0D">
      <w:pPr>
        <w:pStyle w:val="Tekstkomentarza"/>
      </w:pPr>
      <w:r>
        <w:rPr>
          <w:rStyle w:val="Odwoaniedokomentarza"/>
        </w:rPr>
        <w:annotationRef/>
      </w:r>
      <w:r>
        <w:t>Reference added.</w:t>
      </w:r>
    </w:p>
  </w:comment>
  <w:comment w:id="5595" w:author="Autor" w:initials="A">
    <w:p w14:paraId="246F9830" w14:textId="7963CB9B" w:rsidR="000360ED" w:rsidRDefault="000360ED" w:rsidP="000360ED">
      <w:pPr>
        <w:pStyle w:val="Tekstkomentarza"/>
      </w:pPr>
      <w:r>
        <w:rPr>
          <w:rStyle w:val="Odwoaniedokomentarza"/>
        </w:rPr>
        <w:annotationRef/>
      </w:r>
      <w:r>
        <w:t>This reference does not appear in the chapter text. Should it be deleted?</w:t>
      </w:r>
    </w:p>
  </w:comment>
  <w:comment w:id="5596" w:author="Autor" w:initials="A">
    <w:p w14:paraId="0BECE357" w14:textId="77777777" w:rsidR="00DA7C5E" w:rsidRDefault="00DA7C5E" w:rsidP="00DA7C5E">
      <w:pPr>
        <w:pStyle w:val="Tekstkomentarza"/>
      </w:pPr>
      <w:r>
        <w:rPr>
          <w:rStyle w:val="Odwoaniedokomentarza"/>
        </w:rPr>
        <w:annotationRef/>
      </w:r>
      <w:r>
        <w:t>Reference added.</w:t>
      </w:r>
    </w:p>
  </w:comment>
  <w:comment w:id="5597" w:author="Autor" w:initials="A">
    <w:p w14:paraId="2D9A4A72" w14:textId="43358803" w:rsidR="000360ED" w:rsidRDefault="000360ED" w:rsidP="000360ED">
      <w:pPr>
        <w:pStyle w:val="Tekstkomentarza"/>
      </w:pPr>
      <w:r>
        <w:rPr>
          <w:rStyle w:val="Odwoaniedokomentarza"/>
        </w:rPr>
        <w:annotationRef/>
      </w:r>
      <w:r>
        <w:t>This reference does not appear in the chapter text. Should it be deleted?</w:t>
      </w:r>
    </w:p>
  </w:comment>
  <w:comment w:id="5598" w:author="Autor" w:initials="A">
    <w:p w14:paraId="6644EE55" w14:textId="77777777" w:rsidR="00E9318A" w:rsidRDefault="00E9318A" w:rsidP="00E9318A">
      <w:pPr>
        <w:pStyle w:val="Tekstkomentarza"/>
      </w:pPr>
      <w:r>
        <w:rPr>
          <w:rStyle w:val="Odwoaniedokomentarza"/>
        </w:rPr>
        <w:annotationRef/>
      </w:r>
      <w:r>
        <w:t>Reference added.</w:t>
      </w:r>
    </w:p>
  </w:comment>
  <w:comment w:id="5599" w:author="Autor" w:initials="A">
    <w:p w14:paraId="160DAA9C" w14:textId="01449B3E" w:rsidR="000360ED" w:rsidRDefault="000360ED" w:rsidP="000360ED">
      <w:pPr>
        <w:pStyle w:val="Tekstkomentarza"/>
      </w:pPr>
      <w:r>
        <w:rPr>
          <w:rStyle w:val="Odwoaniedokomentarza"/>
        </w:rPr>
        <w:annotationRef/>
      </w:r>
      <w:r>
        <w:t>This reference does not appear in the chapter text. Should it be deleted?</w:t>
      </w:r>
    </w:p>
  </w:comment>
  <w:comment w:id="5600" w:author="Autor" w:initials="A">
    <w:p w14:paraId="6CD63C4E" w14:textId="77777777" w:rsidR="00E9318A" w:rsidRDefault="00E9318A" w:rsidP="00E9318A">
      <w:pPr>
        <w:pStyle w:val="Tekstkomentarza"/>
      </w:pPr>
      <w:r>
        <w:rPr>
          <w:rStyle w:val="Odwoaniedokomentarza"/>
        </w:rPr>
        <w:annotationRef/>
      </w:r>
      <w:r>
        <w:t>Added twice.</w:t>
      </w:r>
    </w:p>
  </w:comment>
  <w:comment w:id="5602" w:author="Autor" w:initials="A">
    <w:p w14:paraId="3B30CC2C" w14:textId="7D81F836" w:rsidR="009A3253" w:rsidRDefault="009A3253" w:rsidP="009A3253">
      <w:pPr>
        <w:pStyle w:val="Tekstkomentarza"/>
      </w:pPr>
      <w:r>
        <w:rPr>
          <w:rStyle w:val="Odwoaniedokomentarza"/>
        </w:rPr>
        <w:annotationRef/>
      </w:r>
      <w:r>
        <w:t>This reference does not appear in the chapter. Should it be deleted?</w:t>
      </w:r>
    </w:p>
  </w:comment>
  <w:comment w:id="5603" w:author="Autor" w:initials="A">
    <w:p w14:paraId="3E79D0BF" w14:textId="77777777" w:rsidR="00253AF7" w:rsidRDefault="00253AF7" w:rsidP="00253AF7">
      <w:pPr>
        <w:pStyle w:val="Tekstkomentarza"/>
      </w:pPr>
      <w:r>
        <w:rPr>
          <w:rStyle w:val="Odwoaniedokomentarza"/>
        </w:rPr>
        <w:annotationRef/>
      </w:r>
      <w:r>
        <w:t>Added reference in text.</w:t>
      </w:r>
    </w:p>
  </w:comment>
  <w:comment w:id="5613" w:author="Autor" w:initials="A">
    <w:p w14:paraId="4C9C24EF" w14:textId="1C29054F" w:rsidR="009A3253" w:rsidRDefault="009A3253" w:rsidP="009A3253">
      <w:pPr>
        <w:pStyle w:val="Tekstkomentarza"/>
      </w:pPr>
      <w:r>
        <w:rPr>
          <w:rStyle w:val="Odwoaniedokomentarza"/>
        </w:rPr>
        <w:annotationRef/>
      </w:r>
      <w:r>
        <w:t>This reference does not appear in the chapter. Should it be deleted?</w:t>
      </w:r>
    </w:p>
  </w:comment>
  <w:comment w:id="5614" w:author="Autor" w:initials="A">
    <w:p w14:paraId="7B8348C1" w14:textId="77777777" w:rsidR="005C24AC" w:rsidRDefault="005C24AC" w:rsidP="005C24AC">
      <w:pPr>
        <w:pStyle w:val="Tekstkomentarza"/>
      </w:pPr>
      <w:r>
        <w:rPr>
          <w:rStyle w:val="Odwoaniedokomentarza"/>
        </w:rPr>
        <w:annotationRef/>
      </w:r>
      <w:r>
        <w:t>Reference added twice.</w:t>
      </w:r>
    </w:p>
  </w:comment>
  <w:comment w:id="5619" w:author="Autor" w:initials="A">
    <w:p w14:paraId="5360A10F" w14:textId="5CE87732" w:rsidR="009A3253" w:rsidRDefault="009A3253" w:rsidP="009A3253">
      <w:pPr>
        <w:pStyle w:val="Tekstkomentarza"/>
      </w:pPr>
      <w:r>
        <w:rPr>
          <w:rStyle w:val="Odwoaniedokomentarza"/>
        </w:rPr>
        <w:annotationRef/>
      </w:r>
      <w:r>
        <w:t>This reference does not appear in the chapter. Should it be deleted?</w:t>
      </w:r>
    </w:p>
  </w:comment>
  <w:comment w:id="5620" w:author="Autor" w:initials="A">
    <w:p w14:paraId="03315EDB" w14:textId="77777777" w:rsidR="005E3223" w:rsidRDefault="005E3223" w:rsidP="005E3223">
      <w:pPr>
        <w:pStyle w:val="Tekstkomentarza"/>
      </w:pPr>
      <w:r>
        <w:rPr>
          <w:rStyle w:val="Odwoaniedokomentarza"/>
        </w:rPr>
        <w:annotationRef/>
      </w:r>
      <w:r>
        <w:t>Reference added.</w:t>
      </w:r>
    </w:p>
  </w:comment>
  <w:comment w:id="5621" w:author="Autor" w:initials="A">
    <w:p w14:paraId="129DF7C0" w14:textId="27640A56" w:rsidR="009A3253" w:rsidRDefault="009A3253" w:rsidP="009A3253">
      <w:pPr>
        <w:pStyle w:val="Tekstkomentarza"/>
      </w:pPr>
      <w:r>
        <w:rPr>
          <w:rStyle w:val="Odwoaniedokomentarza"/>
        </w:rPr>
        <w:annotationRef/>
      </w:r>
      <w:r>
        <w:t>These references do not appear in the chapter. Should they be deleted?</w:t>
      </w:r>
    </w:p>
  </w:comment>
  <w:comment w:id="5622" w:author="Autor" w:initials="A">
    <w:p w14:paraId="137C7AE3" w14:textId="77777777" w:rsidR="00B24691" w:rsidRDefault="00B24691" w:rsidP="00B24691">
      <w:pPr>
        <w:pStyle w:val="Tekstkomentarza"/>
      </w:pPr>
      <w:r>
        <w:rPr>
          <w:rStyle w:val="Odwoaniedokomentarza"/>
        </w:rPr>
        <w:annotationRef/>
      </w:r>
      <w:r>
        <w:t>References added to both.</w:t>
      </w:r>
    </w:p>
  </w:comment>
  <w:comment w:id="5623" w:author="Autor" w:initials="A">
    <w:p w14:paraId="7E5BF121" w14:textId="6096C0F4" w:rsidR="009A3253" w:rsidRDefault="009A3253" w:rsidP="009A3253">
      <w:pPr>
        <w:pStyle w:val="Tekstkomentarza"/>
      </w:pPr>
      <w:r>
        <w:rPr>
          <w:rStyle w:val="Odwoaniedokomentarza"/>
        </w:rPr>
        <w:annotationRef/>
      </w:r>
      <w:r>
        <w:t>This reference does not appear in the chapter. Should it be deleted?</w:t>
      </w:r>
    </w:p>
  </w:comment>
  <w:comment w:id="5624" w:author="Autor" w:initials="A">
    <w:p w14:paraId="25A9D0B8" w14:textId="77777777" w:rsidR="007C2C83" w:rsidRDefault="007C2C83" w:rsidP="007C2C83">
      <w:pPr>
        <w:pStyle w:val="Tekstkomentarza"/>
      </w:pPr>
      <w:r>
        <w:rPr>
          <w:rStyle w:val="Odwoaniedokomentarza"/>
        </w:rPr>
        <w:annotationRef/>
      </w:r>
      <w:r>
        <w:t>Reference added.</w:t>
      </w:r>
    </w:p>
  </w:comment>
  <w:comment w:id="5631" w:author="Autor" w:initials="A">
    <w:p w14:paraId="6769AD05" w14:textId="1EBB969F" w:rsidR="009A3253" w:rsidRDefault="009A3253" w:rsidP="009A3253">
      <w:pPr>
        <w:pStyle w:val="Tekstkomentarza"/>
      </w:pPr>
      <w:r>
        <w:rPr>
          <w:rStyle w:val="Odwoaniedokomentarza"/>
        </w:rPr>
        <w:annotationRef/>
      </w:r>
      <w:r>
        <w:t>This reference does not appear in the chapter. Should it be deleted?</w:t>
      </w:r>
    </w:p>
  </w:comment>
  <w:comment w:id="5632" w:author="Autor" w:initials="A">
    <w:p w14:paraId="45A32822" w14:textId="77777777" w:rsidR="00702F21" w:rsidRDefault="00702F21" w:rsidP="00702F21">
      <w:pPr>
        <w:pStyle w:val="Tekstkomentarza"/>
      </w:pPr>
      <w:r>
        <w:rPr>
          <w:rStyle w:val="Odwoaniedokomentarza"/>
        </w:rPr>
        <w:annotationRef/>
      </w:r>
      <w:r>
        <w:t>Reference added.</w:t>
      </w:r>
    </w:p>
  </w:comment>
  <w:comment w:id="5634" w:author="Autor" w:initials="A">
    <w:p w14:paraId="0D96EE4D" w14:textId="183461A7" w:rsidR="009A3253" w:rsidRDefault="009A3253" w:rsidP="009A3253">
      <w:pPr>
        <w:pStyle w:val="Tekstkomentarza"/>
      </w:pPr>
      <w:r>
        <w:rPr>
          <w:rStyle w:val="Odwoaniedokomentarza"/>
        </w:rPr>
        <w:annotationRef/>
      </w:r>
      <w:r>
        <w:t>This reference does not appear in the chapter. Should it be deleted?</w:t>
      </w:r>
    </w:p>
  </w:comment>
  <w:comment w:id="5635" w:author="Autor" w:initials="A">
    <w:p w14:paraId="51151DE5" w14:textId="77777777" w:rsidR="0025583E" w:rsidRDefault="0025583E" w:rsidP="0025583E">
      <w:pPr>
        <w:pStyle w:val="Tekstkomentarza"/>
      </w:pPr>
      <w:r>
        <w:rPr>
          <w:rStyle w:val="Odwoaniedokomentarza"/>
        </w:rPr>
        <w:annotationRef/>
      </w:r>
      <w:r>
        <w:t>Reference added.</w:t>
      </w:r>
    </w:p>
  </w:comment>
  <w:comment w:id="5652" w:author="Autor" w:initials="A">
    <w:p w14:paraId="772F9F1A" w14:textId="77777777" w:rsidR="0025583E" w:rsidRDefault="009A3253" w:rsidP="0025583E">
      <w:pPr>
        <w:pStyle w:val="Tekstkomentarza"/>
      </w:pPr>
      <w:r>
        <w:rPr>
          <w:rStyle w:val="Odwoaniedokomentarza"/>
        </w:rPr>
        <w:annotationRef/>
      </w:r>
      <w:r w:rsidR="0025583E">
        <w:t>Please add the issue number.</w:t>
      </w:r>
    </w:p>
  </w:comment>
  <w:comment w:id="5653" w:author="Autor" w:initials="A">
    <w:p w14:paraId="1B4D5A06" w14:textId="703602F3" w:rsidR="0025583E" w:rsidRDefault="0025583E" w:rsidP="0025583E">
      <w:pPr>
        <w:pStyle w:val="Tekstkomentarza"/>
      </w:pPr>
      <w:r>
        <w:rPr>
          <w:rStyle w:val="Odwoaniedokomentarza"/>
        </w:rPr>
        <w:annotationRef/>
      </w:r>
      <w:r>
        <w:t>Issue added.</w:t>
      </w:r>
    </w:p>
  </w:comment>
  <w:comment w:id="5655" w:author="Autor" w:initials="A">
    <w:p w14:paraId="69C66217" w14:textId="653FC9E9" w:rsidR="009A3253" w:rsidRDefault="009A3253" w:rsidP="009A3253">
      <w:pPr>
        <w:pStyle w:val="Tekstkomentarza"/>
      </w:pPr>
      <w:r>
        <w:rPr>
          <w:rStyle w:val="Odwoaniedokomentarza"/>
        </w:rPr>
        <w:annotationRef/>
      </w:r>
      <w:r>
        <w:t>This reference does not appear in the chapter. Should it be deleted?</w:t>
      </w:r>
    </w:p>
  </w:comment>
  <w:comment w:id="5656" w:author="Autor" w:initials="A">
    <w:p w14:paraId="31B1A30D" w14:textId="77777777" w:rsidR="009F6B4D" w:rsidRDefault="009F6B4D" w:rsidP="009F6B4D">
      <w:pPr>
        <w:pStyle w:val="Tekstkomentarza"/>
      </w:pPr>
      <w:r>
        <w:rPr>
          <w:rStyle w:val="Odwoaniedokomentarza"/>
        </w:rPr>
        <w:annotationRef/>
      </w:r>
      <w:r>
        <w:t>Reference added into the text.</w:t>
      </w:r>
    </w:p>
  </w:comment>
  <w:comment w:id="5657" w:author="Autor" w:initials="A">
    <w:p w14:paraId="708BCE4C" w14:textId="07E7ADBE" w:rsidR="009A3253" w:rsidRDefault="009A3253" w:rsidP="009A3253">
      <w:pPr>
        <w:pStyle w:val="Tekstkomentarza"/>
      </w:pPr>
      <w:r>
        <w:rPr>
          <w:rStyle w:val="Odwoaniedokomentarza"/>
        </w:rPr>
        <w:annotationRef/>
      </w:r>
      <w:r>
        <w:t>This reference does not appear in the chapter. Should it be deleted?</w:t>
      </w:r>
    </w:p>
  </w:comment>
  <w:comment w:id="5658" w:author="Autor" w:initials="A">
    <w:p w14:paraId="73364062" w14:textId="77777777" w:rsidR="002147AF" w:rsidRDefault="002147AF" w:rsidP="002147AF">
      <w:pPr>
        <w:pStyle w:val="Tekstkomentarza"/>
      </w:pPr>
      <w:r>
        <w:rPr>
          <w:rStyle w:val="Odwoaniedokomentarza"/>
        </w:rPr>
        <w:annotationRef/>
      </w:r>
      <w:r>
        <w:t>Reference added.</w:t>
      </w:r>
    </w:p>
  </w:comment>
  <w:comment w:id="5659" w:author="Autor" w:initials="A">
    <w:p w14:paraId="5437FC62" w14:textId="62DD3A9A" w:rsidR="00E81C0F" w:rsidRDefault="00E81C0F" w:rsidP="00E81C0F">
      <w:pPr>
        <w:pStyle w:val="Tekstkomentarza"/>
      </w:pPr>
      <w:r>
        <w:rPr>
          <w:rStyle w:val="Odwoaniedokomentarza"/>
        </w:rPr>
        <w:annotationRef/>
      </w:r>
      <w:r>
        <w:t>This reference does not appear in the chapter. Should it be deleted?</w:t>
      </w:r>
    </w:p>
  </w:comment>
  <w:comment w:id="5660" w:author="Autor" w:initials="A">
    <w:p w14:paraId="0769593B" w14:textId="77777777" w:rsidR="002147AF" w:rsidRDefault="002147AF" w:rsidP="002147AF">
      <w:pPr>
        <w:pStyle w:val="Tekstkomentarza"/>
      </w:pPr>
      <w:r>
        <w:rPr>
          <w:rStyle w:val="Odwoaniedokomentarza"/>
        </w:rPr>
        <w:annotationRef/>
      </w:r>
      <w:r>
        <w:t>Reference added.</w:t>
      </w:r>
    </w:p>
  </w:comment>
  <w:comment w:id="5661" w:author="Autor" w:initials="A">
    <w:p w14:paraId="1A8839F8" w14:textId="77777777" w:rsidR="006243C7" w:rsidRDefault="00E81C0F" w:rsidP="006243C7">
      <w:pPr>
        <w:pStyle w:val="Tekstkomentarza"/>
      </w:pPr>
      <w:r>
        <w:rPr>
          <w:rStyle w:val="Odwoaniedokomentarza"/>
        </w:rPr>
        <w:annotationRef/>
      </w:r>
      <w:r w:rsidR="006243C7">
        <w:rPr>
          <w:color w:val="222222"/>
          <w:highlight w:val="white"/>
          <w:lang w:val="en-GB"/>
        </w:rPr>
        <w:t>This reference does not appear in the chapter. Should it be deleted?</w:t>
      </w:r>
    </w:p>
  </w:comment>
  <w:comment w:id="5662" w:author="Autor" w:initials="A">
    <w:p w14:paraId="66784B86" w14:textId="6082D1F7" w:rsidR="006243C7" w:rsidRDefault="006243C7" w:rsidP="006243C7">
      <w:pPr>
        <w:pStyle w:val="Tekstkomentarza"/>
      </w:pPr>
      <w:r>
        <w:rPr>
          <w:rStyle w:val="Odwoaniedokomentarza"/>
        </w:rPr>
        <w:annotationRef/>
      </w:r>
      <w:r>
        <w:t xml:space="preserve">Added citation </w:t>
      </w:r>
    </w:p>
  </w:comment>
  <w:comment w:id="5664" w:author="Autor" w:initials="A">
    <w:p w14:paraId="2B7D6BF6" w14:textId="6F9EE2AD"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65" w:author="Autor" w:initials="A">
    <w:p w14:paraId="7445C9A9" w14:textId="77777777" w:rsidR="00176462" w:rsidRDefault="00176462" w:rsidP="00176462">
      <w:pPr>
        <w:pStyle w:val="Tekstkomentarza"/>
      </w:pPr>
      <w:r>
        <w:rPr>
          <w:rStyle w:val="Odwoaniedokomentarza"/>
        </w:rPr>
        <w:annotationRef/>
      </w:r>
      <w:r>
        <w:t>Added references.</w:t>
      </w:r>
    </w:p>
  </w:comment>
  <w:comment w:id="5666" w:author="Autor" w:initials="A">
    <w:p w14:paraId="347D20FD" w14:textId="522B31CE"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67" w:author="Autor" w:initials="A">
    <w:p w14:paraId="22EDEFDA" w14:textId="77777777" w:rsidR="00843C11" w:rsidRDefault="00843C11" w:rsidP="00843C11">
      <w:pPr>
        <w:pStyle w:val="Tekstkomentarza"/>
      </w:pPr>
      <w:r>
        <w:rPr>
          <w:rStyle w:val="Odwoaniedokomentarza"/>
        </w:rPr>
        <w:annotationRef/>
      </w:r>
      <w:r>
        <w:t>Added reference.</w:t>
      </w:r>
    </w:p>
  </w:comment>
  <w:comment w:id="5668" w:author="Autor" w:initials="A">
    <w:p w14:paraId="1DC2BBAD" w14:textId="7B164F81"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69" w:author="Autor" w:initials="A">
    <w:p w14:paraId="562BDB45" w14:textId="77777777" w:rsidR="00FB3A53" w:rsidRDefault="00FB3A53" w:rsidP="00FB3A53">
      <w:pPr>
        <w:pStyle w:val="Tekstkomentarza"/>
      </w:pPr>
      <w:r>
        <w:rPr>
          <w:rStyle w:val="Odwoaniedokomentarza"/>
        </w:rPr>
        <w:annotationRef/>
      </w:r>
      <w:r>
        <w:t>Reference added.</w:t>
      </w:r>
    </w:p>
  </w:comment>
  <w:comment w:id="5670" w:author="Autor" w:initials="A">
    <w:p w14:paraId="19FD0114" w14:textId="2A2779D8"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71" w:author="Autor" w:initials="A">
    <w:p w14:paraId="7C5857AC" w14:textId="77777777" w:rsidR="004D674A" w:rsidRDefault="004D674A" w:rsidP="004D674A">
      <w:pPr>
        <w:pStyle w:val="Tekstkomentarza"/>
      </w:pPr>
      <w:r>
        <w:rPr>
          <w:rStyle w:val="Odwoaniedokomentarza"/>
        </w:rPr>
        <w:annotationRef/>
      </w:r>
      <w:r>
        <w:t>Added references.</w:t>
      </w:r>
    </w:p>
  </w:comment>
  <w:comment w:id="5672" w:author="Autor" w:initials="A">
    <w:p w14:paraId="5F5D9A9E" w14:textId="2F52A430"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73" w:author="Autor" w:initials="A">
    <w:p w14:paraId="775B5591" w14:textId="77777777" w:rsidR="004D674A" w:rsidRDefault="004D674A" w:rsidP="004D674A">
      <w:pPr>
        <w:pStyle w:val="Tekstkomentarza"/>
      </w:pPr>
      <w:r>
        <w:rPr>
          <w:rStyle w:val="Odwoaniedokomentarza"/>
        </w:rPr>
        <w:annotationRef/>
      </w:r>
      <w:r>
        <w:t>Reference added.</w:t>
      </w:r>
    </w:p>
  </w:comment>
  <w:comment w:id="5674" w:author="Autor" w:initials="A">
    <w:p w14:paraId="39F114DF" w14:textId="29FB538C"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75" w:author="Autor" w:initials="A">
    <w:p w14:paraId="532BD678" w14:textId="77777777" w:rsidR="00CA2E41" w:rsidRDefault="00CA2E41" w:rsidP="00CA2E41">
      <w:pPr>
        <w:pStyle w:val="Tekstkomentarza"/>
      </w:pPr>
      <w:r>
        <w:rPr>
          <w:rStyle w:val="Odwoaniedokomentarza"/>
        </w:rPr>
        <w:annotationRef/>
      </w:r>
      <w:r>
        <w:t>Added reference</w:t>
      </w:r>
    </w:p>
  </w:comment>
  <w:comment w:id="5677" w:author="Autor" w:initials="A">
    <w:p w14:paraId="608C5A84" w14:textId="2124CD8D"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78" w:author="Autor" w:initials="A">
    <w:p w14:paraId="15A5CA27" w14:textId="77777777" w:rsidR="004D674A" w:rsidRDefault="004935B3" w:rsidP="004D674A">
      <w:pPr>
        <w:pStyle w:val="Tekstkomentarza"/>
      </w:pPr>
      <w:r>
        <w:rPr>
          <w:rStyle w:val="Odwoaniedokomentarza"/>
        </w:rPr>
        <w:annotationRef/>
      </w:r>
    </w:p>
  </w:comment>
  <w:comment w:id="5679" w:author="Autor" w:initials="A">
    <w:p w14:paraId="6BC49D5D" w14:textId="77777777" w:rsidR="00CA2E41" w:rsidRDefault="00CA2E41" w:rsidP="00CA2E41">
      <w:pPr>
        <w:pStyle w:val="Tekstkomentarza"/>
      </w:pPr>
      <w:r>
        <w:rPr>
          <w:rStyle w:val="Odwoaniedokomentarza"/>
        </w:rPr>
        <w:annotationRef/>
      </w:r>
      <w:r>
        <w:t>Added reference.</w:t>
      </w:r>
    </w:p>
  </w:comment>
  <w:comment w:id="5680" w:author="Autor" w:initials="A">
    <w:p w14:paraId="68B7395E" w14:textId="68E2643A"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81" w:author="Autor" w:initials="A">
    <w:p w14:paraId="2773ABB9" w14:textId="77777777" w:rsidR="00954230" w:rsidRDefault="00954230" w:rsidP="00954230">
      <w:pPr>
        <w:pStyle w:val="Tekstkomentarza"/>
      </w:pPr>
      <w:r>
        <w:rPr>
          <w:rStyle w:val="Odwoaniedokomentarza"/>
        </w:rPr>
        <w:annotationRef/>
      </w:r>
      <w:r>
        <w:t>Added reference.</w:t>
      </w:r>
    </w:p>
  </w:comment>
  <w:comment w:id="5692" w:author="Autor" w:initials="A">
    <w:p w14:paraId="6C606353" w14:textId="13282B87"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93" w:author="Autor" w:initials="A">
    <w:p w14:paraId="63DC5050" w14:textId="77777777" w:rsidR="00D04D0C" w:rsidRDefault="00D04D0C" w:rsidP="00D04D0C">
      <w:pPr>
        <w:pStyle w:val="Tekstkomentarza"/>
      </w:pPr>
      <w:r>
        <w:rPr>
          <w:rStyle w:val="Odwoaniedokomentarza"/>
        </w:rPr>
        <w:annotationRef/>
      </w:r>
      <w:r>
        <w:t>Reference added.</w:t>
      </w:r>
    </w:p>
  </w:comment>
  <w:comment w:id="5694" w:author="Autor" w:initials="A">
    <w:p w14:paraId="3C88786D" w14:textId="4623F6E5" w:rsidR="00E81C0F" w:rsidRDefault="00E81C0F" w:rsidP="00E81C0F">
      <w:pPr>
        <w:pStyle w:val="Tekstkomentarza"/>
      </w:pPr>
      <w:r>
        <w:rPr>
          <w:rStyle w:val="Odwoaniedokomentarza"/>
        </w:rPr>
        <w:annotationRef/>
      </w:r>
      <w:r>
        <w:rPr>
          <w:color w:val="222222"/>
          <w:highlight w:val="white"/>
          <w:lang w:val="en-GB"/>
        </w:rPr>
        <w:t>This reference does not appear in the chapter. Should it be deleted?</w:t>
      </w:r>
    </w:p>
  </w:comment>
  <w:comment w:id="5695" w:author="Autor" w:initials="A">
    <w:p w14:paraId="0AAC97DF" w14:textId="77777777" w:rsidR="003E7247" w:rsidRDefault="003E7247" w:rsidP="003E7247">
      <w:pPr>
        <w:pStyle w:val="Tekstkomentarza"/>
      </w:pPr>
      <w:r>
        <w:rPr>
          <w:rStyle w:val="Odwoaniedokomentarza"/>
        </w:rPr>
        <w:annotationRef/>
      </w:r>
      <w:r>
        <w:t>Reference added.</w:t>
      </w:r>
    </w:p>
  </w:comment>
  <w:comment w:id="5697" w:author="Autor" w:initials="A">
    <w:p w14:paraId="72302F3E" w14:textId="7AEFCEF6" w:rsidR="00E81C0F" w:rsidRDefault="00E81C0F" w:rsidP="00E81C0F">
      <w:pPr>
        <w:pStyle w:val="Tekstkomentarza"/>
      </w:pPr>
      <w:r>
        <w:rPr>
          <w:rStyle w:val="Odwoaniedokomentarza"/>
        </w:rPr>
        <w:annotationRef/>
      </w:r>
      <w:r>
        <w:rPr>
          <w:color w:val="222222"/>
          <w:highlight w:val="white"/>
          <w:lang w:val="en-GB"/>
        </w:rPr>
        <w:t>These references do not appear in the chapter. Should they be deleted?</w:t>
      </w:r>
    </w:p>
  </w:comment>
  <w:comment w:id="5698" w:author="Autor" w:initials="A">
    <w:p w14:paraId="746ABEA2" w14:textId="77777777" w:rsidR="00D67FE6" w:rsidRDefault="00D67FE6" w:rsidP="00D67FE6">
      <w:pPr>
        <w:pStyle w:val="Tekstkomentarza"/>
      </w:pPr>
      <w:r>
        <w:rPr>
          <w:rStyle w:val="Odwoaniedokomentarza"/>
        </w:rPr>
        <w:annotationRef/>
      </w:r>
      <w:r>
        <w:t>Reference added.</w:t>
      </w:r>
    </w:p>
  </w:comment>
  <w:comment w:id="5701" w:author="Autor" w:initials="A">
    <w:p w14:paraId="1BB0CCFB" w14:textId="59FC6C60" w:rsidR="00E81C0F" w:rsidRDefault="00E81C0F" w:rsidP="00E81C0F">
      <w:pPr>
        <w:pStyle w:val="Tekstkomentarza"/>
      </w:pPr>
      <w:r>
        <w:rPr>
          <w:rStyle w:val="Odwoaniedokomentarza"/>
        </w:rPr>
        <w:annotationRef/>
      </w:r>
      <w:r>
        <w:t>Please add the issue number.</w:t>
      </w:r>
    </w:p>
  </w:comment>
  <w:comment w:id="5702" w:author="Autor" w:initials="A">
    <w:p w14:paraId="7D958935" w14:textId="77777777" w:rsidR="00660001" w:rsidRDefault="00660001" w:rsidP="00660001">
      <w:pPr>
        <w:pStyle w:val="Tekstkomentarza"/>
      </w:pPr>
      <w:r>
        <w:rPr>
          <w:rStyle w:val="Odwoaniedokomentarza"/>
        </w:rPr>
        <w:annotationRef/>
      </w:r>
      <w:r>
        <w:t>Issue number has been added.</w:t>
      </w:r>
    </w:p>
  </w:comment>
  <w:comment w:id="5704" w:author="Autor" w:initials="A">
    <w:p w14:paraId="5651A8D6" w14:textId="698F332E" w:rsidR="00E81C0F" w:rsidRDefault="00E81C0F" w:rsidP="00E81C0F">
      <w:pPr>
        <w:pStyle w:val="Tekstkomentarza"/>
      </w:pPr>
      <w:r>
        <w:rPr>
          <w:rStyle w:val="Odwoaniedokomentarza"/>
        </w:rPr>
        <w:annotationRef/>
      </w:r>
      <w:r>
        <w:t>This reference does not appear in the chapter. Should it be deleted?</w:t>
      </w:r>
    </w:p>
  </w:comment>
  <w:comment w:id="5705" w:author="Autor" w:initials="A">
    <w:p w14:paraId="355805C7" w14:textId="77777777" w:rsidR="008D62DC" w:rsidRDefault="008D62DC" w:rsidP="008D62DC">
      <w:pPr>
        <w:pStyle w:val="Tekstkomentarza"/>
      </w:pPr>
      <w:r>
        <w:rPr>
          <w:rStyle w:val="Odwoaniedokomentarza"/>
        </w:rPr>
        <w:annotationRef/>
      </w:r>
      <w:r>
        <w:t>Referemce has been added.</w:t>
      </w:r>
    </w:p>
  </w:comment>
  <w:comment w:id="5706" w:author="Autor" w:initials="A">
    <w:p w14:paraId="26D74974" w14:textId="41D87F9A" w:rsidR="00E81C0F" w:rsidRDefault="00E81C0F" w:rsidP="00E81C0F">
      <w:pPr>
        <w:pStyle w:val="Tekstkomentarza"/>
      </w:pPr>
      <w:r>
        <w:rPr>
          <w:rStyle w:val="Odwoaniedokomentarza"/>
        </w:rPr>
        <w:annotationRef/>
      </w:r>
      <w:r>
        <w:t>This reference does not appear in the chapter. Should it be deleted?</w:t>
      </w:r>
    </w:p>
  </w:comment>
  <w:comment w:id="5707" w:author="Autor" w:initials="A">
    <w:p w14:paraId="54E3384D" w14:textId="77777777" w:rsidR="006C0655" w:rsidRDefault="006C0655" w:rsidP="006C0655">
      <w:pPr>
        <w:pStyle w:val="Tekstkomentarza"/>
      </w:pPr>
      <w:r>
        <w:rPr>
          <w:rStyle w:val="Odwoaniedokomentarza"/>
        </w:rPr>
        <w:annotationRef/>
      </w:r>
      <w:r>
        <w:t>Reference added.</w:t>
      </w:r>
    </w:p>
  </w:comment>
  <w:comment w:id="5709" w:author="Autor" w:initials="A">
    <w:p w14:paraId="6459B2B3" w14:textId="77777777" w:rsidR="00371F1A" w:rsidRDefault="00E81C0F" w:rsidP="00371F1A">
      <w:pPr>
        <w:pStyle w:val="Tekstkomentarza"/>
      </w:pPr>
      <w:r>
        <w:rPr>
          <w:rStyle w:val="Odwoaniedokomentarza"/>
        </w:rPr>
        <w:annotationRef/>
      </w:r>
      <w:r w:rsidR="00371F1A">
        <w:t>This reference does not appear in the chapter. Should it be deleted?</w:t>
      </w:r>
    </w:p>
  </w:comment>
  <w:comment w:id="5710" w:author="Autor" w:initials="A">
    <w:p w14:paraId="02F63B2E" w14:textId="65B0B6BA" w:rsidR="006C0655" w:rsidRDefault="006C0655" w:rsidP="006C0655">
      <w:pPr>
        <w:pStyle w:val="Tekstkomentarza"/>
      </w:pPr>
      <w:r>
        <w:rPr>
          <w:rStyle w:val="Odwoaniedokomentarza"/>
        </w:rPr>
        <w:annotationRef/>
      </w:r>
      <w:r>
        <w:t>Reference added.</w:t>
      </w:r>
    </w:p>
  </w:comment>
  <w:comment w:id="5711" w:author="Autor" w:initials="A">
    <w:p w14:paraId="16D27F6C" w14:textId="77777777" w:rsidR="00371F1A" w:rsidRDefault="00371F1A" w:rsidP="00371F1A">
      <w:pPr>
        <w:pStyle w:val="Tekstkomentarza"/>
      </w:pPr>
      <w:r>
        <w:rPr>
          <w:rStyle w:val="Odwoaniedokomentarza"/>
        </w:rPr>
        <w:annotationRef/>
      </w:r>
      <w:r>
        <w:t>Reference added.</w:t>
      </w:r>
    </w:p>
  </w:comment>
  <w:comment w:id="5713" w:author="Autor" w:initials="A">
    <w:p w14:paraId="521C8FA1" w14:textId="32F5AD1E" w:rsidR="00C1073E" w:rsidRDefault="00C1073E" w:rsidP="00C1073E">
      <w:pPr>
        <w:pStyle w:val="Tekstkomentarza"/>
      </w:pPr>
      <w:r>
        <w:rPr>
          <w:rStyle w:val="Odwoaniedokomentarza"/>
        </w:rPr>
        <w:annotationRef/>
      </w:r>
      <w:r>
        <w:t>This reference does not appear in the chapter. Should it be deleted?</w:t>
      </w:r>
    </w:p>
  </w:comment>
  <w:comment w:id="5714" w:author="Autor" w:initials="A">
    <w:p w14:paraId="2A6EA2BF" w14:textId="77777777" w:rsidR="00F32E05" w:rsidRDefault="00371F1A" w:rsidP="00F32E05">
      <w:pPr>
        <w:pStyle w:val="Tekstkomentarza"/>
      </w:pPr>
      <w:r>
        <w:rPr>
          <w:rStyle w:val="Odwoaniedokomentarza"/>
        </w:rPr>
        <w:annotationRef/>
      </w:r>
      <w:r w:rsidR="00F32E05">
        <w:t>Reference deleted</w:t>
      </w:r>
    </w:p>
  </w:comment>
  <w:comment w:id="5716" w:author="Autor" w:initials="A">
    <w:p w14:paraId="58996D30" w14:textId="30204354" w:rsidR="00C1073E" w:rsidRDefault="00C1073E" w:rsidP="00C1073E">
      <w:pPr>
        <w:pStyle w:val="Tekstkomentarza"/>
      </w:pPr>
      <w:r>
        <w:rPr>
          <w:rStyle w:val="Odwoaniedokomentarza"/>
        </w:rPr>
        <w:annotationRef/>
      </w:r>
      <w:r>
        <w:t>This reference does not appear in the chapter. Should it be deleted?</w:t>
      </w:r>
    </w:p>
  </w:comment>
  <w:comment w:id="5717" w:author="Autor" w:initials="A">
    <w:p w14:paraId="32E532FC" w14:textId="77777777" w:rsidR="00C13FB1" w:rsidRDefault="00C13FB1" w:rsidP="00C13FB1">
      <w:pPr>
        <w:pStyle w:val="Tekstkomentarza"/>
      </w:pPr>
      <w:r>
        <w:rPr>
          <w:rStyle w:val="Odwoaniedokomentarza"/>
        </w:rPr>
        <w:annotationRef/>
      </w:r>
      <w:r>
        <w:t>Cited as (UN, 2017)</w:t>
      </w:r>
    </w:p>
  </w:comment>
  <w:comment w:id="5719" w:author="Autor" w:initials="A">
    <w:p w14:paraId="0666FEC7" w14:textId="22443166" w:rsidR="00C1073E" w:rsidRDefault="00C1073E" w:rsidP="00C1073E">
      <w:pPr>
        <w:pStyle w:val="Tekstkomentarza"/>
      </w:pPr>
      <w:r>
        <w:rPr>
          <w:rStyle w:val="Odwoaniedokomentarza"/>
        </w:rPr>
        <w:annotationRef/>
      </w:r>
      <w:r>
        <w:t>This reference does not appear in the chapter. Should it be deleted?</w:t>
      </w:r>
    </w:p>
  </w:comment>
  <w:comment w:id="5720" w:author="Autor" w:initials="A">
    <w:p w14:paraId="029539CB" w14:textId="77777777" w:rsidR="00C13FB1" w:rsidRDefault="00C13FB1" w:rsidP="00C13FB1">
      <w:pPr>
        <w:pStyle w:val="Tekstkomentarza"/>
      </w:pPr>
      <w:r>
        <w:rPr>
          <w:rStyle w:val="Odwoaniedokomentarza"/>
        </w:rPr>
        <w:annotationRef/>
      </w:r>
      <w:r>
        <w:t>Added reference.</w:t>
      </w:r>
    </w:p>
  </w:comment>
  <w:comment w:id="5723" w:author="Autor" w:initials="A">
    <w:p w14:paraId="6663062A" w14:textId="5D08B482" w:rsidR="00297BA3" w:rsidRDefault="00297BA3" w:rsidP="00297BA3">
      <w:pPr>
        <w:pStyle w:val="Tekstkomentarza"/>
      </w:pPr>
      <w:r>
        <w:rPr>
          <w:rStyle w:val="Odwoaniedokomentarza"/>
        </w:rPr>
        <w:annotationRef/>
      </w:r>
      <w:r>
        <w:t>This reference does not appear in the chapter. Should it be deleted?</w:t>
      </w:r>
    </w:p>
  </w:comment>
  <w:comment w:id="5724" w:author="Autor" w:initials="A">
    <w:p w14:paraId="66B71EB3" w14:textId="77777777" w:rsidR="009D2028" w:rsidRDefault="009D2028" w:rsidP="009D2028">
      <w:pPr>
        <w:pStyle w:val="Tekstkomentarza"/>
      </w:pPr>
      <w:r>
        <w:rPr>
          <w:rStyle w:val="Odwoaniedokomentarza"/>
        </w:rPr>
        <w:annotationRef/>
      </w:r>
      <w:r>
        <w:t>Added reference,</w:t>
      </w:r>
    </w:p>
  </w:comment>
  <w:comment w:id="5725" w:author="Autor" w:initials="A">
    <w:p w14:paraId="64736C04" w14:textId="7C288043" w:rsidR="00297BA3" w:rsidRDefault="00297BA3" w:rsidP="00297BA3">
      <w:pPr>
        <w:pStyle w:val="Tekstkomentarza"/>
      </w:pPr>
      <w:r>
        <w:rPr>
          <w:rStyle w:val="Odwoaniedokomentarza"/>
        </w:rPr>
        <w:annotationRef/>
      </w:r>
      <w:r>
        <w:t>This reference does not appear in the chapter. Should it be deleted?</w:t>
      </w:r>
    </w:p>
  </w:comment>
  <w:comment w:id="5726" w:author="Autor" w:initials="A">
    <w:p w14:paraId="3CF307D3" w14:textId="77777777" w:rsidR="009D2028" w:rsidRDefault="009D2028" w:rsidP="009D2028">
      <w:pPr>
        <w:pStyle w:val="Tekstkomentarza"/>
      </w:pPr>
      <w:r>
        <w:rPr>
          <w:rStyle w:val="Odwoaniedokomentarza"/>
        </w:rPr>
        <w:annotationRef/>
      </w:r>
      <w:r>
        <w:t>Added reference in the text.</w:t>
      </w:r>
    </w:p>
  </w:comment>
  <w:comment w:id="5727" w:author="Autor" w:initials="A">
    <w:p w14:paraId="2EBF9D69" w14:textId="3EF6F418" w:rsidR="00297BA3" w:rsidRDefault="00297BA3" w:rsidP="00297BA3">
      <w:pPr>
        <w:pStyle w:val="Tekstkomentarza"/>
      </w:pPr>
      <w:r>
        <w:rPr>
          <w:rStyle w:val="Odwoaniedokomentarza"/>
        </w:rPr>
        <w:annotationRef/>
      </w:r>
      <w:r>
        <w:t>This reference does not appear in the chapter. Should it be deleted?</w:t>
      </w:r>
    </w:p>
  </w:comment>
  <w:comment w:id="5728" w:author="Autor" w:initials="A">
    <w:p w14:paraId="1BE18930" w14:textId="77777777" w:rsidR="00475D6D" w:rsidRDefault="00475D6D" w:rsidP="00475D6D">
      <w:pPr>
        <w:pStyle w:val="Tekstkomentarza"/>
      </w:pPr>
      <w:r>
        <w:rPr>
          <w:rStyle w:val="Odwoaniedokomentarza"/>
        </w:rPr>
        <w:annotationRef/>
      </w:r>
      <w:r>
        <w:t>Added reference.</w:t>
      </w:r>
    </w:p>
  </w:comment>
  <w:comment w:id="5737" w:author="Autor" w:initials="A">
    <w:p w14:paraId="49E4B0AF" w14:textId="678C042D" w:rsidR="00732913" w:rsidRDefault="00732913" w:rsidP="00732913">
      <w:pPr>
        <w:pStyle w:val="Tekstkomentarza"/>
      </w:pPr>
      <w:r>
        <w:rPr>
          <w:rStyle w:val="Odwoaniedokomentarza"/>
        </w:rPr>
        <w:annotationRef/>
      </w:r>
      <w:r>
        <w:t>Should this be 2019? Or is Barber, 2020 a separate source that need to be added to the reference list at the end of the conclusion?</w:t>
      </w:r>
    </w:p>
  </w:comment>
  <w:comment w:id="5738" w:author="Autor" w:initials="A">
    <w:p w14:paraId="3C08F8EF" w14:textId="77777777" w:rsidR="00D421B2" w:rsidRDefault="00475D6D" w:rsidP="00D421B2">
      <w:pPr>
        <w:pStyle w:val="Tekstkomentarza"/>
      </w:pPr>
      <w:r>
        <w:rPr>
          <w:rStyle w:val="Odwoaniedokomentarza"/>
        </w:rPr>
        <w:annotationRef/>
      </w:r>
      <w:r w:rsidR="00D421B2">
        <w:rPr>
          <w:color w:val="222222"/>
          <w:highlight w:val="white"/>
        </w:rPr>
        <w:t>Barber, D. A. (2020). Stranded assets. In </w:t>
      </w:r>
      <w:r w:rsidR="00D421B2">
        <w:rPr>
          <w:i/>
          <w:iCs/>
          <w:color w:val="222222"/>
          <w:highlight w:val="white"/>
        </w:rPr>
        <w:t>Ecologies Design</w:t>
      </w:r>
      <w:r w:rsidR="00D421B2">
        <w:rPr>
          <w:color w:val="222222"/>
          <w:highlight w:val="white"/>
        </w:rPr>
        <w:t> (pp. 260-267). Routledge.</w:t>
      </w:r>
      <w:r w:rsidR="00D421B2">
        <w:t xml:space="preserve"> </w:t>
      </w:r>
    </w:p>
  </w:comment>
  <w:comment w:id="5739" w:author="Autor" w:initials="A">
    <w:p w14:paraId="5940FA3E" w14:textId="77777777" w:rsidR="00F72258" w:rsidRDefault="00475D6D" w:rsidP="00F72258">
      <w:pPr>
        <w:pStyle w:val="Tekstkomentarza"/>
      </w:pPr>
      <w:r>
        <w:rPr>
          <w:rStyle w:val="Odwoaniedokomentarza"/>
        </w:rPr>
        <w:annotationRef/>
      </w:r>
      <w:r w:rsidR="00F72258">
        <w:t>Two references by Barber were added in references below to concluding chapter.</w:t>
      </w:r>
    </w:p>
  </w:comment>
  <w:comment w:id="5770" w:author="Autor" w:initials="A">
    <w:p w14:paraId="57999022" w14:textId="192DD264" w:rsidR="00732913" w:rsidRDefault="00732913" w:rsidP="00732913">
      <w:pPr>
        <w:pStyle w:val="Tekstkomentarza"/>
      </w:pPr>
      <w:r>
        <w:rPr>
          <w:rStyle w:val="Odwoaniedokomentarza"/>
        </w:rPr>
        <w:annotationRef/>
      </w:r>
      <w:r>
        <w:t>Is this correct, or should the year be 2020?</w:t>
      </w:r>
    </w:p>
  </w:comment>
  <w:comment w:id="5771" w:author="Autor" w:initials="A">
    <w:p w14:paraId="666A7143" w14:textId="77777777" w:rsidR="00475D6D" w:rsidRDefault="00475D6D" w:rsidP="00475D6D">
      <w:pPr>
        <w:pStyle w:val="Tekstkomentarza"/>
      </w:pPr>
      <w:r>
        <w:rPr>
          <w:rStyle w:val="Odwoaniedokomentarza"/>
        </w:rPr>
        <w:annotationRef/>
      </w:r>
      <w:r>
        <w:t>It seems that the year 2019 is well entered - that's why I leave it.</w:t>
      </w:r>
      <w:r>
        <w:br/>
      </w:r>
      <w:r>
        <w:br/>
        <w:t xml:space="preserve">Source: Log , Fall 2019, No. 47, Overcoming Carbon Form (Fall 2019), pp. 45-50 </w:t>
      </w:r>
      <w:hyperlink r:id="rId3" w:history="1">
        <w:r w:rsidRPr="00D72486">
          <w:rPr>
            <w:rStyle w:val="Hipercze"/>
          </w:rPr>
          <w:t>https://www.jstor.org/stable/26835030</w:t>
        </w:r>
      </w:hyperlink>
      <w:r>
        <w:t xml:space="preserve"> </w:t>
      </w:r>
    </w:p>
  </w:comment>
  <w:comment w:id="5772" w:author="Autor" w:initials="A">
    <w:p w14:paraId="4A155DE2" w14:textId="2CFCF818" w:rsidR="00732913" w:rsidRDefault="00732913" w:rsidP="00732913">
      <w:pPr>
        <w:pStyle w:val="Tekstkomentarza"/>
      </w:pPr>
      <w:r>
        <w:rPr>
          <w:rStyle w:val="Odwoaniedokomentarza"/>
        </w:rPr>
        <w:annotationRef/>
      </w:r>
      <w:r>
        <w:t>Please add the missing volume number.</w:t>
      </w:r>
    </w:p>
  </w:comment>
  <w:comment w:id="5773" w:author="Autor" w:initials="A">
    <w:p w14:paraId="7FDEAF3D" w14:textId="77777777" w:rsidR="00E70F84" w:rsidRDefault="00E70F84" w:rsidP="00E70F84">
      <w:pPr>
        <w:pStyle w:val="Tekstkomentarza"/>
      </w:pPr>
      <w:r>
        <w:rPr>
          <w:rStyle w:val="Odwoaniedokomentarza"/>
        </w:rPr>
        <w:annotationRef/>
      </w:r>
      <w:r>
        <w:t>In my opinion, there is no volume number.</w:t>
      </w:r>
    </w:p>
  </w:comment>
  <w:comment w:id="5774" w:author="Autor" w:initials="A">
    <w:p w14:paraId="4DF2D8E2" w14:textId="77777777" w:rsidR="00E70F84" w:rsidRDefault="00E70F84" w:rsidP="00E70F84">
      <w:pPr>
        <w:pStyle w:val="Tekstkomentarza"/>
      </w:pPr>
      <w:r>
        <w:rPr>
          <w:rStyle w:val="Odwoaniedokomentarza"/>
        </w:rPr>
        <w:annotationRef/>
      </w:r>
      <w:hyperlink r:id="rId4" w:history="1">
        <w:r w:rsidRPr="0058709F">
          <w:rPr>
            <w:rStyle w:val="Hipercze"/>
          </w:rPr>
          <w:t>No. 47, Fall 2019 of Log on JSTOR</w:t>
        </w:r>
      </w:hyperlink>
      <w:r>
        <w:t xml:space="preserve"> </w:t>
      </w:r>
    </w:p>
  </w:comment>
  <w:comment w:id="5785" w:author="Autor" w:initials="A">
    <w:p w14:paraId="49AB6BF3" w14:textId="7DD8FA86" w:rsidR="004B56D5" w:rsidRDefault="004B56D5" w:rsidP="004B56D5">
      <w:r>
        <w:rPr>
          <w:rStyle w:val="Odwoaniedokomentarza"/>
        </w:rPr>
        <w:annotationRef/>
      </w:r>
      <w:r>
        <w:rPr>
          <w:color w:val="000000"/>
          <w:sz w:val="20"/>
          <w:szCs w:val="20"/>
          <w:lang w:val="en-AU"/>
        </w:rPr>
        <w:t xml:space="preserve">Check the page numbers. The spacing of the references was sometimes 1,5 and sometimes 1. I have now put it at 1.5 throughout. This will have to be run again once the manuscript also includes images. </w:t>
      </w:r>
    </w:p>
  </w:comment>
  <w:comment w:id="5786" w:author="Autor" w:initials="A">
    <w:p w14:paraId="66462E95" w14:textId="77777777" w:rsidR="00C52472" w:rsidRDefault="00C52472" w:rsidP="00C52472">
      <w:pPr>
        <w:pStyle w:val="Tekstkomentarza"/>
      </w:pPr>
      <w:r>
        <w:rPr>
          <w:rStyle w:val="Odwoaniedokomentarza"/>
        </w:rPr>
        <w:annotationRef/>
      </w:r>
      <w:r>
        <w:t>I think it will be possible only after there is a clean text and after the composition in Brill will do it. I think what they meant was that in the Editors' version we should mark these words in the index (so we did) - then they will update it. This will only be possible to check in the version before acceptance for printing.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96ED83" w15:done="0"/>
  <w15:commentEx w15:paraId="6DC5B7AA" w15:paraIdParent="5296ED83" w15:done="0"/>
  <w15:commentEx w15:paraId="2B112ACF" w15:done="0"/>
  <w15:commentEx w15:paraId="210B6142" w15:paraIdParent="2B112ACF" w15:done="0"/>
  <w15:commentEx w15:paraId="78B3F21E" w15:done="0"/>
  <w15:commentEx w15:paraId="4ECD0D9C" w15:paraIdParent="78B3F21E" w15:done="0"/>
  <w15:commentEx w15:paraId="384CA676" w15:done="0"/>
  <w15:commentEx w15:paraId="6788C61A" w15:paraIdParent="384CA676" w15:done="0"/>
  <w15:commentEx w15:paraId="016F5C0F" w15:done="1"/>
  <w15:commentEx w15:paraId="3A372A55" w15:done="1"/>
  <w15:commentEx w15:paraId="2C00AB1C" w15:done="1"/>
  <w15:commentEx w15:paraId="65138E92" w15:done="1"/>
  <w15:commentEx w15:paraId="77FBF96C" w15:done="1"/>
  <w15:commentEx w15:paraId="0C57CD75" w15:done="1"/>
  <w15:commentEx w15:paraId="770F851C" w15:done="1"/>
  <w15:commentEx w15:paraId="7253ED0E" w15:done="1"/>
  <w15:commentEx w15:paraId="3325756C" w15:done="1"/>
  <w15:commentEx w15:paraId="133A5FF8" w15:done="1"/>
  <w15:commentEx w15:paraId="457032D0" w15:done="0"/>
  <w15:commentEx w15:paraId="474009E5" w15:paraIdParent="457032D0" w15:done="0"/>
  <w15:commentEx w15:paraId="0D80E7B1" w15:done="0"/>
  <w15:commentEx w15:paraId="0F791E61" w15:paraIdParent="0D80E7B1" w15:done="0"/>
  <w15:commentEx w15:paraId="29DC3983" w15:done="0"/>
  <w15:commentEx w15:paraId="1E8DA1D7" w15:paraIdParent="29DC3983" w15:done="0"/>
  <w15:commentEx w15:paraId="169761CA" w15:done="0"/>
  <w15:commentEx w15:paraId="4F217A9F" w15:paraIdParent="169761CA" w15:done="0"/>
  <w15:commentEx w15:paraId="15D0FF2F" w15:done="1"/>
  <w15:commentEx w15:paraId="7796A4F2" w15:done="0"/>
  <w15:commentEx w15:paraId="6AAD28D7" w15:paraIdParent="7796A4F2" w15:done="0"/>
  <w15:commentEx w15:paraId="47A26777" w15:done="0"/>
  <w15:commentEx w15:paraId="194D63E0" w15:paraIdParent="47A26777" w15:done="0"/>
  <w15:commentEx w15:paraId="66676618" w15:done="0"/>
  <w15:commentEx w15:paraId="6D6FF866" w15:paraIdParent="66676618" w15:done="0"/>
  <w15:commentEx w15:paraId="516593FE" w15:done="0"/>
  <w15:commentEx w15:paraId="3601695D" w15:paraIdParent="516593FE" w15:done="0"/>
  <w15:commentEx w15:paraId="34F04EBA" w15:done="0"/>
  <w15:commentEx w15:paraId="2FF3FF06" w15:paraIdParent="34F04EBA" w15:done="0"/>
  <w15:commentEx w15:paraId="263C6A17" w15:done="0"/>
  <w15:commentEx w15:paraId="65FF73F9" w15:paraIdParent="263C6A17" w15:done="0"/>
  <w15:commentEx w15:paraId="35D99211" w15:done="1"/>
  <w15:commentEx w15:paraId="64BDDFE6" w15:done="1"/>
  <w15:commentEx w15:paraId="7A2C044A" w15:done="0"/>
  <w15:commentEx w15:paraId="69CA724B" w15:paraIdParent="7A2C044A" w15:done="0"/>
  <w15:commentEx w15:paraId="19B2AFF0" w15:done="1"/>
  <w15:commentEx w15:paraId="439E358B" w15:done="1"/>
  <w15:commentEx w15:paraId="00A2EEA7" w15:done="1"/>
  <w15:commentEx w15:paraId="5BCB428E" w15:paraIdParent="00A2EEA7" w15:done="1"/>
  <w15:commentEx w15:paraId="41A22350" w15:done="1"/>
  <w15:commentEx w15:paraId="0EDD819F" w15:paraIdParent="41A22350" w15:done="1"/>
  <w15:commentEx w15:paraId="0AB3925C" w15:done="1"/>
  <w15:commentEx w15:paraId="21FB8880" w15:done="1"/>
  <w15:commentEx w15:paraId="1DB3DE27" w15:paraIdParent="21FB8880" w15:done="1"/>
  <w15:commentEx w15:paraId="3937E7BF" w15:done="1"/>
  <w15:commentEx w15:paraId="5E0A235C" w15:done="0"/>
  <w15:commentEx w15:paraId="08E9752D" w15:paraIdParent="5E0A235C" w15:done="0"/>
  <w15:commentEx w15:paraId="4A28030B" w15:done="1"/>
  <w15:commentEx w15:paraId="61CF2B5F" w15:done="1"/>
  <w15:commentEx w15:paraId="0043705A" w15:done="1"/>
  <w15:commentEx w15:paraId="42DA1A74" w15:done="0"/>
  <w15:commentEx w15:paraId="448754EC" w15:paraIdParent="42DA1A74" w15:done="0"/>
  <w15:commentEx w15:paraId="42480D7C" w15:done="1"/>
  <w15:commentEx w15:paraId="37B353C4" w15:done="0"/>
  <w15:commentEx w15:paraId="5A84FE1E" w15:paraIdParent="37B353C4" w15:done="0"/>
  <w15:commentEx w15:paraId="44BF9798" w15:done="1"/>
  <w15:commentEx w15:paraId="096ACC50" w15:done="0"/>
  <w15:commentEx w15:paraId="72A282C3" w15:paraIdParent="096ACC50" w15:done="0"/>
  <w15:commentEx w15:paraId="79793CD0" w15:done="0"/>
  <w15:commentEx w15:paraId="2318B04D" w15:paraIdParent="79793CD0" w15:done="0"/>
  <w15:commentEx w15:paraId="20298ABC" w15:done="0"/>
  <w15:commentEx w15:paraId="67E57D22" w15:paraIdParent="20298ABC" w15:done="0"/>
  <w15:commentEx w15:paraId="766104BB" w15:done="1"/>
  <w15:commentEx w15:paraId="26CBD047" w15:done="1"/>
  <w15:commentEx w15:paraId="5CA51FB9" w15:done="1"/>
  <w15:commentEx w15:paraId="0DE013E5" w15:done="1"/>
  <w15:commentEx w15:paraId="10440B91" w15:done="0"/>
  <w15:commentEx w15:paraId="484DFDA0" w15:paraIdParent="10440B91" w15:done="0"/>
  <w15:commentEx w15:paraId="3E82B805" w15:paraIdParent="10440B91" w15:done="0"/>
  <w15:commentEx w15:paraId="73047653" w15:paraIdParent="10440B91" w15:done="0"/>
  <w15:commentEx w15:paraId="0EA6AC62" w15:done="0"/>
  <w15:commentEx w15:paraId="0FB6638F" w15:paraIdParent="0EA6AC62" w15:done="0"/>
  <w15:commentEx w15:paraId="658E55C4" w15:done="0"/>
  <w15:commentEx w15:paraId="4851BF4C" w15:paraIdParent="658E55C4" w15:done="0"/>
  <w15:commentEx w15:paraId="6A631491" w15:done="1"/>
  <w15:commentEx w15:paraId="261127AF" w15:done="1"/>
  <w15:commentEx w15:paraId="3C824A3E" w15:done="0"/>
  <w15:commentEx w15:paraId="6B2E8A1E" w15:paraIdParent="3C824A3E" w15:done="0"/>
  <w15:commentEx w15:paraId="7F6ED87E" w15:done="0"/>
  <w15:commentEx w15:paraId="2CC7E533" w15:paraIdParent="7F6ED87E" w15:done="0"/>
  <w15:commentEx w15:paraId="0DDAFB25" w15:done="0"/>
  <w15:commentEx w15:paraId="0DEF66AB" w15:paraIdParent="0DDAFB25" w15:done="0"/>
  <w15:commentEx w15:paraId="422C1C26" w15:done="1"/>
  <w15:commentEx w15:paraId="28109CCB" w15:done="0"/>
  <w15:commentEx w15:paraId="6465B1B6" w15:paraIdParent="28109CCB" w15:done="0"/>
  <w15:commentEx w15:paraId="2564F094" w15:done="0"/>
  <w15:commentEx w15:paraId="19F3A784" w15:paraIdParent="2564F094" w15:done="0"/>
  <w15:commentEx w15:paraId="6298701E" w15:done="0"/>
  <w15:commentEx w15:paraId="262D712D" w15:paraIdParent="6298701E" w15:done="0"/>
  <w15:commentEx w15:paraId="346B04C0" w15:done="0"/>
  <w15:commentEx w15:paraId="17074EB7" w15:paraIdParent="346B04C0" w15:done="0"/>
  <w15:commentEx w15:paraId="7A6E0719" w15:done="0"/>
  <w15:commentEx w15:paraId="6D6072BF" w15:paraIdParent="7A6E0719" w15:done="0"/>
  <w15:commentEx w15:paraId="53C6075D" w15:done="0"/>
  <w15:commentEx w15:paraId="3945289A" w15:paraIdParent="53C6075D" w15:done="0"/>
  <w15:commentEx w15:paraId="244939CD" w15:done="0"/>
  <w15:commentEx w15:paraId="214C53A7" w15:paraIdParent="244939CD" w15:done="0"/>
  <w15:commentEx w15:paraId="6732DB64" w15:done="0"/>
  <w15:commentEx w15:paraId="5B9F32FF" w15:paraIdParent="6732DB64" w15:done="0"/>
  <w15:commentEx w15:paraId="7056B1EF" w15:done="0"/>
  <w15:commentEx w15:paraId="58CAD0ED" w15:paraIdParent="7056B1EF" w15:done="0"/>
  <w15:commentEx w15:paraId="563A3980" w15:done="0"/>
  <w15:commentEx w15:paraId="3A831D57" w15:paraIdParent="563A3980" w15:done="0"/>
  <w15:commentEx w15:paraId="5D0703DA" w15:done="0"/>
  <w15:commentEx w15:paraId="3030C1DB" w15:paraIdParent="5D0703DA" w15:done="0"/>
  <w15:commentEx w15:paraId="0685B545" w15:done="0"/>
  <w15:commentEx w15:paraId="60966807" w15:paraIdParent="0685B545" w15:done="0"/>
  <w15:commentEx w15:paraId="359B252A" w15:done="1"/>
  <w15:commentEx w15:paraId="79A413F0" w15:paraIdParent="359B252A" w15:done="1"/>
  <w15:commentEx w15:paraId="33AA9752" w15:done="1"/>
  <w15:commentEx w15:paraId="4BE26F8A" w15:paraIdParent="33AA9752" w15:done="1"/>
  <w15:commentEx w15:paraId="2CD3ED15" w15:done="0"/>
  <w15:commentEx w15:paraId="647A830F" w15:paraIdParent="2CD3ED15" w15:done="0"/>
  <w15:commentEx w15:paraId="53878BD0" w15:done="0"/>
  <w15:commentEx w15:paraId="0E65CC0A" w15:paraIdParent="53878BD0" w15:done="0"/>
  <w15:commentEx w15:paraId="6486FDD4" w15:done="1"/>
  <w15:commentEx w15:paraId="2051BF3F" w15:done="0"/>
  <w15:commentEx w15:paraId="7F380161" w15:paraIdParent="2051BF3F" w15:done="0"/>
  <w15:commentEx w15:paraId="1EE5BD3E" w15:done="0"/>
  <w15:commentEx w15:paraId="3FB68425" w15:paraIdParent="1EE5BD3E" w15:done="0"/>
  <w15:commentEx w15:paraId="15748A9A" w15:done="0"/>
  <w15:commentEx w15:paraId="57205157" w15:paraIdParent="15748A9A" w15:done="0"/>
  <w15:commentEx w15:paraId="0CD2F671" w15:done="0"/>
  <w15:commentEx w15:paraId="19DACA4B" w15:done="0"/>
  <w15:commentEx w15:paraId="56ECE6C6" w15:paraIdParent="19DACA4B" w15:done="0"/>
  <w15:commentEx w15:paraId="459F1CF9" w15:done="1"/>
  <w15:commentEx w15:paraId="6206D90C" w15:paraIdParent="459F1CF9" w15:done="1"/>
  <w15:commentEx w15:paraId="0EBE03A1" w15:done="1"/>
  <w15:commentEx w15:paraId="00113242" w15:done="1"/>
  <w15:commentEx w15:paraId="7953CEB1" w15:done="1"/>
  <w15:commentEx w15:paraId="079BAEF4" w15:done="0"/>
  <w15:commentEx w15:paraId="28BB166E" w15:paraIdParent="079BAEF4" w15:done="0"/>
  <w15:commentEx w15:paraId="3B0A275E" w15:done="1"/>
  <w15:commentEx w15:paraId="55B42D06" w15:done="1"/>
  <w15:commentEx w15:paraId="012E914D" w15:done="1"/>
  <w15:commentEx w15:paraId="08206E4A" w15:done="1"/>
  <w15:commentEx w15:paraId="7F6524DE" w15:done="0"/>
  <w15:commentEx w15:paraId="3812F5FA" w15:paraIdParent="7F6524DE" w15:done="0"/>
  <w15:commentEx w15:paraId="35D5576D" w15:done="0"/>
  <w15:commentEx w15:paraId="07B07C83" w15:paraIdParent="35D5576D" w15:done="0"/>
  <w15:commentEx w15:paraId="6E64D163" w15:done="0"/>
  <w15:commentEx w15:paraId="136C15CE" w15:done="0"/>
  <w15:commentEx w15:paraId="49642B45" w15:paraIdParent="136C15CE" w15:done="0"/>
  <w15:commentEx w15:paraId="68924F6F" w15:done="0"/>
  <w15:commentEx w15:paraId="5917D7B4" w15:paraIdParent="68924F6F" w15:done="0"/>
  <w15:commentEx w15:paraId="73DEF3E5" w15:done="0"/>
  <w15:commentEx w15:paraId="7CAF0F9A" w15:paraIdParent="73DEF3E5" w15:done="0"/>
  <w15:commentEx w15:paraId="2597DE5E" w15:done="0"/>
  <w15:commentEx w15:paraId="3BFFC3E5" w15:paraIdParent="2597DE5E" w15:done="0"/>
  <w15:commentEx w15:paraId="1FFD602A" w15:done="1"/>
  <w15:commentEx w15:paraId="7308C1C7" w15:done="1"/>
  <w15:commentEx w15:paraId="3BBE34D1" w15:done="1"/>
  <w15:commentEx w15:paraId="6C6B6396" w15:done="1"/>
  <w15:commentEx w15:paraId="76A45543" w15:done="1"/>
  <w15:commentEx w15:paraId="46EF8BFC" w15:done="1"/>
  <w15:commentEx w15:paraId="00B68049" w15:done="1"/>
  <w15:commentEx w15:paraId="713A8ADF" w15:done="1"/>
  <w15:commentEx w15:paraId="28CAE490" w15:done="1"/>
  <w15:commentEx w15:paraId="4DEA660B" w15:done="0"/>
  <w15:commentEx w15:paraId="64E1DA22" w15:paraIdParent="4DEA660B" w15:done="0"/>
  <w15:commentEx w15:paraId="36D7D532" w15:done="1"/>
  <w15:commentEx w15:paraId="1D0737A9" w15:done="0"/>
  <w15:commentEx w15:paraId="6D25A227" w15:done="1"/>
  <w15:commentEx w15:paraId="1292FF15" w15:done="1"/>
  <w15:commentEx w15:paraId="6EA2BDE8" w15:done="1"/>
  <w15:commentEx w15:paraId="553DCAD6" w15:done="0"/>
  <w15:commentEx w15:paraId="4C461827" w15:paraIdParent="553DCAD6" w15:done="0"/>
  <w15:commentEx w15:paraId="13319923" w15:done="0"/>
  <w15:commentEx w15:paraId="6DF5D7E2" w15:paraIdParent="13319923" w15:done="0"/>
  <w15:commentEx w15:paraId="3C5E99E4" w15:done="1"/>
  <w15:commentEx w15:paraId="008BFB2A" w15:done="1"/>
  <w15:commentEx w15:paraId="4D8B64E2" w15:done="1"/>
  <w15:commentEx w15:paraId="704A2C48" w15:done="1"/>
  <w15:commentEx w15:paraId="4075D17A" w15:done="1"/>
  <w15:commentEx w15:paraId="3BC6E37B" w15:done="1"/>
  <w15:commentEx w15:paraId="7C8F3DA2" w15:done="1"/>
  <w15:commentEx w15:paraId="4A082EC3" w15:done="1"/>
  <w15:commentEx w15:paraId="5FF2EFB2" w15:done="1"/>
  <w15:commentEx w15:paraId="1233E005" w15:done="0"/>
  <w15:commentEx w15:paraId="066D66D7" w15:paraIdParent="1233E005" w15:done="0"/>
  <w15:commentEx w15:paraId="2EBFB25D" w15:done="0"/>
  <w15:commentEx w15:paraId="29A87768" w15:paraIdParent="2EBFB25D" w15:done="0"/>
  <w15:commentEx w15:paraId="120B60E9" w15:done="0"/>
  <w15:commentEx w15:paraId="49200E0F" w15:paraIdParent="120B60E9" w15:done="0"/>
  <w15:commentEx w15:paraId="77BD5BA1" w15:done="0"/>
  <w15:commentEx w15:paraId="7D6F9389" w15:paraIdParent="77BD5BA1" w15:done="0"/>
  <w15:commentEx w15:paraId="41CE4349" w15:done="1"/>
  <w15:commentEx w15:paraId="7DFFB5CF" w15:done="1"/>
  <w15:commentEx w15:paraId="73F5CAF5" w15:done="1"/>
  <w15:commentEx w15:paraId="6165A8F1" w15:done="1"/>
  <w15:commentEx w15:paraId="104E6CCD" w15:done="1"/>
  <w15:commentEx w15:paraId="3DDA0DFD" w15:done="1"/>
  <w15:commentEx w15:paraId="106AB421" w15:done="1"/>
  <w15:commentEx w15:paraId="24B3CC50" w15:done="1"/>
  <w15:commentEx w15:paraId="49CBEEFF" w15:done="1"/>
  <w15:commentEx w15:paraId="0206C757" w15:done="1"/>
  <w15:commentEx w15:paraId="14D9969A" w15:done="1"/>
  <w15:commentEx w15:paraId="344B6BAB" w15:done="1"/>
  <w15:commentEx w15:paraId="64FAA6AF" w15:done="1"/>
  <w15:commentEx w15:paraId="1C05FA84" w15:done="1"/>
  <w15:commentEx w15:paraId="6CEFD71B" w15:done="1"/>
  <w15:commentEx w15:paraId="36E312C0" w15:done="1"/>
  <w15:commentEx w15:paraId="14B06B2A" w15:done="1"/>
  <w15:commentEx w15:paraId="72FDAE0B" w15:done="1"/>
  <w15:commentEx w15:paraId="51891944" w15:done="0"/>
  <w15:commentEx w15:paraId="5793AEA7" w15:paraIdParent="51891944" w15:done="0"/>
  <w15:commentEx w15:paraId="373691F0" w15:done="1"/>
  <w15:commentEx w15:paraId="2B67ACDC" w15:done="1"/>
  <w15:commentEx w15:paraId="457C31E2" w15:done="1"/>
  <w15:commentEx w15:paraId="364EF367" w15:done="1"/>
  <w15:commentEx w15:paraId="16992C2B" w15:done="1"/>
  <w15:commentEx w15:paraId="516D034E" w15:done="1"/>
  <w15:commentEx w15:paraId="3424C6D9" w15:done="1"/>
  <w15:commentEx w15:paraId="485CBB5F" w15:done="1"/>
  <w15:commentEx w15:paraId="070D1866" w15:done="1"/>
  <w15:commentEx w15:paraId="212A412F" w15:done="1"/>
  <w15:commentEx w15:paraId="641D05A6" w15:done="1"/>
  <w15:commentEx w15:paraId="1069F3C8" w15:done="1"/>
  <w15:commentEx w15:paraId="4833AA65" w15:done="1"/>
  <w15:commentEx w15:paraId="5E935751" w15:done="0"/>
  <w15:commentEx w15:paraId="20DF6C58" w15:paraIdParent="5E935751" w15:done="0"/>
  <w15:commentEx w15:paraId="1A1C55A8" w15:done="0"/>
  <w15:commentEx w15:paraId="50372FEF" w15:paraIdParent="1A1C55A8" w15:done="0"/>
  <w15:commentEx w15:paraId="30D65976" w15:done="0"/>
  <w15:commentEx w15:paraId="581E03D8" w15:paraIdParent="30D65976" w15:done="0"/>
  <w15:commentEx w15:paraId="2521908E" w15:done="1"/>
  <w15:commentEx w15:paraId="7ADF2B77" w15:done="1"/>
  <w15:commentEx w15:paraId="4E43D4BC" w15:done="1"/>
  <w15:commentEx w15:paraId="18C298EC" w15:done="1"/>
  <w15:commentEx w15:paraId="3B7A1A4A" w15:done="1"/>
  <w15:commentEx w15:paraId="26A3EA98" w15:paraIdParent="3B7A1A4A" w15:done="1"/>
  <w15:commentEx w15:paraId="7513BAB3" w15:paraIdParent="3B7A1A4A" w15:done="1"/>
  <w15:commentEx w15:paraId="4153BE3B" w15:paraIdParent="3B7A1A4A" w15:done="1"/>
  <w15:commentEx w15:paraId="30346EF2" w15:done="0"/>
  <w15:commentEx w15:paraId="72E0BE00" w15:paraIdParent="30346EF2" w15:done="0"/>
  <w15:commentEx w15:paraId="724BB2ED" w15:done="1"/>
  <w15:commentEx w15:paraId="32999638" w15:done="1"/>
  <w15:commentEx w15:paraId="25D1D9B7" w15:done="1"/>
  <w15:commentEx w15:paraId="32A685A5" w15:done="1"/>
  <w15:commentEx w15:paraId="04A6AE14" w15:done="1"/>
  <w15:commentEx w15:paraId="39B83965" w15:done="1"/>
  <w15:commentEx w15:paraId="28CDD1E4" w15:paraIdParent="39B83965" w15:done="1"/>
  <w15:commentEx w15:paraId="2FAB1A64" w15:done="1"/>
  <w15:commentEx w15:paraId="746D8D83" w15:done="1"/>
  <w15:commentEx w15:paraId="43D1E03B" w15:done="1"/>
  <w15:commentEx w15:paraId="7AC161E0" w15:done="1"/>
  <w15:commentEx w15:paraId="7F234131" w15:done="0"/>
  <w15:commentEx w15:paraId="7B43167F" w15:done="1"/>
  <w15:commentEx w15:paraId="369E126D" w15:done="1"/>
  <w15:commentEx w15:paraId="2030CEFA" w15:done="1"/>
  <w15:commentEx w15:paraId="4C207534" w15:done="1"/>
  <w15:commentEx w15:paraId="3CFE8958" w15:done="1"/>
  <w15:commentEx w15:paraId="7287CA8B" w15:done="1"/>
  <w15:commentEx w15:paraId="4BB0C4FC" w15:done="1"/>
  <w15:commentEx w15:paraId="50CCA168" w15:done="1"/>
  <w15:commentEx w15:paraId="68FBF5A0" w15:done="1"/>
  <w15:commentEx w15:paraId="2E9FB3BF" w15:done="1"/>
  <w15:commentEx w15:paraId="63620D9E" w15:done="1"/>
  <w15:commentEx w15:paraId="6A84C2DB" w15:done="1"/>
  <w15:commentEx w15:paraId="71A20C73" w15:done="1"/>
  <w15:commentEx w15:paraId="23056357" w15:done="1"/>
  <w15:commentEx w15:paraId="3C3AA6D7" w15:paraIdParent="23056357" w15:done="1"/>
  <w15:commentEx w15:paraId="192AD867" w15:paraIdParent="23056357" w15:done="1"/>
  <w15:commentEx w15:paraId="18E6DE73" w15:done="1"/>
  <w15:commentEx w15:paraId="21C5CA65" w15:done="1"/>
  <w15:commentEx w15:paraId="07825BF4" w15:done="1"/>
  <w15:commentEx w15:paraId="530D6C73" w15:done="0"/>
  <w15:commentEx w15:paraId="6927FCED" w15:paraIdParent="530D6C73" w15:done="0"/>
  <w15:commentEx w15:paraId="1C870E5A" w15:done="1"/>
  <w15:commentEx w15:paraId="69BBEB4A" w15:done="1"/>
  <w15:commentEx w15:paraId="30B8BD10" w15:done="1"/>
  <w15:commentEx w15:paraId="3DA77A67" w15:done="1"/>
  <w15:commentEx w15:paraId="7C41B6EF" w15:done="1"/>
  <w15:commentEx w15:paraId="4E6EB9BD" w15:paraIdParent="7C41B6EF" w15:done="1"/>
  <w15:commentEx w15:paraId="1D67AA5E" w15:done="1"/>
  <w15:commentEx w15:paraId="354F44A6" w15:paraIdParent="1D67AA5E" w15:done="1"/>
  <w15:commentEx w15:paraId="3C648DBA" w15:done="1"/>
  <w15:commentEx w15:paraId="461A8527" w15:paraIdParent="3C648DBA" w15:done="1"/>
  <w15:commentEx w15:paraId="10BF9174" w15:done="1"/>
  <w15:commentEx w15:paraId="0D2B9433" w15:paraIdParent="10BF9174" w15:done="1"/>
  <w15:commentEx w15:paraId="1725377E" w15:done="1"/>
  <w15:commentEx w15:paraId="5EE6B7F5" w15:paraIdParent="1725377E" w15:done="1"/>
  <w15:commentEx w15:paraId="3A626EE9" w15:done="1"/>
  <w15:commentEx w15:paraId="57AF5E2E" w15:paraIdParent="3A626EE9" w15:done="1"/>
  <w15:commentEx w15:paraId="3322174D" w15:done="1"/>
  <w15:commentEx w15:paraId="54D2381D" w15:paraIdParent="3322174D" w15:done="1"/>
  <w15:commentEx w15:paraId="151DE585" w15:done="1"/>
  <w15:commentEx w15:paraId="0BAFB7EA" w15:paraIdParent="151DE585" w15:done="1"/>
  <w15:commentEx w15:paraId="0FA5EF7A" w15:done="1"/>
  <w15:commentEx w15:paraId="366E7726" w15:paraIdParent="0FA5EF7A" w15:done="1"/>
  <w15:commentEx w15:paraId="01C70E0E" w15:done="1"/>
  <w15:commentEx w15:paraId="393796DC" w15:paraIdParent="01C70E0E" w15:done="1"/>
  <w15:commentEx w15:paraId="795C65F1" w15:done="1"/>
  <w15:commentEx w15:paraId="13851B9D" w15:paraIdParent="795C65F1" w15:done="1"/>
  <w15:commentEx w15:paraId="3F18B422" w15:done="1"/>
  <w15:commentEx w15:paraId="20C32E57" w15:paraIdParent="3F18B422" w15:done="1"/>
  <w15:commentEx w15:paraId="1C221BCD" w15:done="1"/>
  <w15:commentEx w15:paraId="1FC53115" w15:paraIdParent="1C221BCD" w15:done="1"/>
  <w15:commentEx w15:paraId="44C95ACA" w15:done="1"/>
  <w15:commentEx w15:paraId="0BBD6A34" w15:paraIdParent="44C95ACA" w15:done="1"/>
  <w15:commentEx w15:paraId="348FFF4B" w15:done="1"/>
  <w15:commentEx w15:paraId="27096CA8" w15:paraIdParent="348FFF4B" w15:done="1"/>
  <w15:commentEx w15:paraId="78B1E30C" w15:done="1"/>
  <w15:commentEx w15:paraId="18DAA4E2" w15:paraIdParent="78B1E30C" w15:done="1"/>
  <w15:commentEx w15:paraId="51E63D96" w15:done="1"/>
  <w15:commentEx w15:paraId="34AA2E1E" w15:paraIdParent="51E63D96" w15:done="1"/>
  <w15:commentEx w15:paraId="2A40058B" w15:done="1"/>
  <w15:commentEx w15:paraId="1A4BA749" w15:paraIdParent="2A40058B" w15:done="1"/>
  <w15:commentEx w15:paraId="246F9830" w15:done="1"/>
  <w15:commentEx w15:paraId="0BECE357" w15:paraIdParent="246F9830" w15:done="1"/>
  <w15:commentEx w15:paraId="2D9A4A72" w15:done="1"/>
  <w15:commentEx w15:paraId="6644EE55" w15:paraIdParent="2D9A4A72" w15:done="1"/>
  <w15:commentEx w15:paraId="160DAA9C" w15:done="1"/>
  <w15:commentEx w15:paraId="6CD63C4E" w15:paraIdParent="160DAA9C" w15:done="1"/>
  <w15:commentEx w15:paraId="3B30CC2C" w15:done="1"/>
  <w15:commentEx w15:paraId="3E79D0BF" w15:paraIdParent="3B30CC2C" w15:done="1"/>
  <w15:commentEx w15:paraId="4C9C24EF" w15:done="1"/>
  <w15:commentEx w15:paraId="7B8348C1" w15:paraIdParent="4C9C24EF" w15:done="1"/>
  <w15:commentEx w15:paraId="5360A10F" w15:done="1"/>
  <w15:commentEx w15:paraId="03315EDB" w15:paraIdParent="5360A10F" w15:done="1"/>
  <w15:commentEx w15:paraId="129DF7C0" w15:done="1"/>
  <w15:commentEx w15:paraId="137C7AE3" w15:paraIdParent="129DF7C0" w15:done="1"/>
  <w15:commentEx w15:paraId="7E5BF121" w15:done="1"/>
  <w15:commentEx w15:paraId="25A9D0B8" w15:paraIdParent="7E5BF121" w15:done="1"/>
  <w15:commentEx w15:paraId="6769AD05" w15:done="1"/>
  <w15:commentEx w15:paraId="45A32822" w15:paraIdParent="6769AD05" w15:done="1"/>
  <w15:commentEx w15:paraId="0D96EE4D" w15:done="1"/>
  <w15:commentEx w15:paraId="51151DE5" w15:paraIdParent="0D96EE4D" w15:done="1"/>
  <w15:commentEx w15:paraId="772F9F1A" w15:done="1"/>
  <w15:commentEx w15:paraId="1B4D5A06" w15:paraIdParent="772F9F1A" w15:done="1"/>
  <w15:commentEx w15:paraId="69C66217" w15:done="1"/>
  <w15:commentEx w15:paraId="31B1A30D" w15:paraIdParent="69C66217" w15:done="1"/>
  <w15:commentEx w15:paraId="708BCE4C" w15:done="1"/>
  <w15:commentEx w15:paraId="73364062" w15:paraIdParent="708BCE4C" w15:done="1"/>
  <w15:commentEx w15:paraId="5437FC62" w15:done="1"/>
  <w15:commentEx w15:paraId="0769593B" w15:paraIdParent="5437FC62" w15:done="1"/>
  <w15:commentEx w15:paraId="1A8839F8" w15:done="1"/>
  <w15:commentEx w15:paraId="66784B86" w15:paraIdParent="1A8839F8" w15:done="1"/>
  <w15:commentEx w15:paraId="2B7D6BF6" w15:done="1"/>
  <w15:commentEx w15:paraId="7445C9A9" w15:paraIdParent="2B7D6BF6" w15:done="1"/>
  <w15:commentEx w15:paraId="347D20FD" w15:done="1"/>
  <w15:commentEx w15:paraId="22EDEFDA" w15:paraIdParent="347D20FD" w15:done="1"/>
  <w15:commentEx w15:paraId="1DC2BBAD" w15:done="1"/>
  <w15:commentEx w15:paraId="562BDB45" w15:paraIdParent="1DC2BBAD" w15:done="1"/>
  <w15:commentEx w15:paraId="19FD0114" w15:done="1"/>
  <w15:commentEx w15:paraId="7C5857AC" w15:paraIdParent="19FD0114" w15:done="1"/>
  <w15:commentEx w15:paraId="5F5D9A9E" w15:done="1"/>
  <w15:commentEx w15:paraId="775B5591" w15:paraIdParent="5F5D9A9E" w15:done="1"/>
  <w15:commentEx w15:paraId="39F114DF" w15:done="1"/>
  <w15:commentEx w15:paraId="532BD678" w15:paraIdParent="39F114DF" w15:done="1"/>
  <w15:commentEx w15:paraId="608C5A84" w15:done="1"/>
  <w15:commentEx w15:paraId="15A5CA27" w15:paraIdParent="608C5A84" w15:done="1"/>
  <w15:commentEx w15:paraId="6BC49D5D" w15:paraIdParent="608C5A84" w15:done="1"/>
  <w15:commentEx w15:paraId="68B7395E" w15:done="1"/>
  <w15:commentEx w15:paraId="2773ABB9" w15:paraIdParent="68B7395E" w15:done="1"/>
  <w15:commentEx w15:paraId="6C606353" w15:done="1"/>
  <w15:commentEx w15:paraId="63DC5050" w15:paraIdParent="6C606353" w15:done="1"/>
  <w15:commentEx w15:paraId="3C88786D" w15:done="1"/>
  <w15:commentEx w15:paraId="0AAC97DF" w15:paraIdParent="3C88786D" w15:done="1"/>
  <w15:commentEx w15:paraId="72302F3E" w15:done="1"/>
  <w15:commentEx w15:paraId="746ABEA2" w15:paraIdParent="72302F3E" w15:done="1"/>
  <w15:commentEx w15:paraId="1BB0CCFB" w15:done="1"/>
  <w15:commentEx w15:paraId="7D958935" w15:paraIdParent="1BB0CCFB" w15:done="1"/>
  <w15:commentEx w15:paraId="5651A8D6" w15:done="1"/>
  <w15:commentEx w15:paraId="355805C7" w15:paraIdParent="5651A8D6" w15:done="1"/>
  <w15:commentEx w15:paraId="26D74974" w15:done="1"/>
  <w15:commentEx w15:paraId="54E3384D" w15:paraIdParent="26D74974" w15:done="1"/>
  <w15:commentEx w15:paraId="6459B2B3" w15:done="1"/>
  <w15:commentEx w15:paraId="02F63B2E" w15:paraIdParent="6459B2B3" w15:done="1"/>
  <w15:commentEx w15:paraId="16D27F6C" w15:paraIdParent="6459B2B3" w15:done="1"/>
  <w15:commentEx w15:paraId="521C8FA1" w15:done="1"/>
  <w15:commentEx w15:paraId="2A6EA2BF" w15:paraIdParent="521C8FA1" w15:done="1"/>
  <w15:commentEx w15:paraId="58996D30" w15:done="1"/>
  <w15:commentEx w15:paraId="32E532FC" w15:paraIdParent="58996D30" w15:done="1"/>
  <w15:commentEx w15:paraId="0666FEC7" w15:done="1"/>
  <w15:commentEx w15:paraId="029539CB" w15:paraIdParent="0666FEC7" w15:done="1"/>
  <w15:commentEx w15:paraId="6663062A" w15:done="1"/>
  <w15:commentEx w15:paraId="66B71EB3" w15:paraIdParent="6663062A" w15:done="1"/>
  <w15:commentEx w15:paraId="64736C04" w15:done="1"/>
  <w15:commentEx w15:paraId="3CF307D3" w15:paraIdParent="64736C04" w15:done="1"/>
  <w15:commentEx w15:paraId="2EBF9D69" w15:done="1"/>
  <w15:commentEx w15:paraId="1BE18930" w15:paraIdParent="2EBF9D69" w15:done="1"/>
  <w15:commentEx w15:paraId="49E4B0AF" w15:done="0"/>
  <w15:commentEx w15:paraId="3C08F8EF" w15:paraIdParent="49E4B0AF" w15:done="0"/>
  <w15:commentEx w15:paraId="5940FA3E" w15:paraIdParent="49E4B0AF" w15:done="0"/>
  <w15:commentEx w15:paraId="57999022" w15:done="1"/>
  <w15:commentEx w15:paraId="666A7143" w15:paraIdParent="57999022" w15:done="1"/>
  <w15:commentEx w15:paraId="4A155DE2" w15:done="0"/>
  <w15:commentEx w15:paraId="7FDEAF3D" w15:paraIdParent="4A155DE2" w15:done="0"/>
  <w15:commentEx w15:paraId="4DF2D8E2" w15:paraIdParent="4A155DE2" w15:done="0"/>
  <w15:commentEx w15:paraId="49AB6BF3" w15:done="0"/>
  <w15:commentEx w15:paraId="66462E95" w15:paraIdParent="49AB6B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96ED83" w16cid:durableId="79D568B3"/>
  <w16cid:commentId w16cid:paraId="6DC5B7AA" w16cid:durableId="7632FD0A"/>
  <w16cid:commentId w16cid:paraId="2B112ACF" w16cid:durableId="0C4B0CA2"/>
  <w16cid:commentId w16cid:paraId="210B6142" w16cid:durableId="731E97ED"/>
  <w16cid:commentId w16cid:paraId="78B3F21E" w16cid:durableId="0184DA17"/>
  <w16cid:commentId w16cid:paraId="4ECD0D9C" w16cid:durableId="222B7EB7"/>
  <w16cid:commentId w16cid:paraId="384CA676" w16cid:durableId="1D47C8F9"/>
  <w16cid:commentId w16cid:paraId="6788C61A" w16cid:durableId="391857E7"/>
  <w16cid:commentId w16cid:paraId="016F5C0F" w16cid:durableId="3D75329D"/>
  <w16cid:commentId w16cid:paraId="3A372A55" w16cid:durableId="4B8F260B"/>
  <w16cid:commentId w16cid:paraId="2C00AB1C" w16cid:durableId="7CE19DBD"/>
  <w16cid:commentId w16cid:paraId="65138E92" w16cid:durableId="78A52BE5"/>
  <w16cid:commentId w16cid:paraId="77FBF96C" w16cid:durableId="71156BD5"/>
  <w16cid:commentId w16cid:paraId="0C57CD75" w16cid:durableId="1CC00D72"/>
  <w16cid:commentId w16cid:paraId="770F851C" w16cid:durableId="120EB6E7"/>
  <w16cid:commentId w16cid:paraId="7253ED0E" w16cid:durableId="0556F42A"/>
  <w16cid:commentId w16cid:paraId="3325756C" w16cid:durableId="2A516CFD"/>
  <w16cid:commentId w16cid:paraId="133A5FF8" w16cid:durableId="6A203761"/>
  <w16cid:commentId w16cid:paraId="457032D0" w16cid:durableId="1C8778C8"/>
  <w16cid:commentId w16cid:paraId="474009E5" w16cid:durableId="3D18A608"/>
  <w16cid:commentId w16cid:paraId="0D80E7B1" w16cid:durableId="78303DD9"/>
  <w16cid:commentId w16cid:paraId="0F791E61" w16cid:durableId="27033A27"/>
  <w16cid:commentId w16cid:paraId="29DC3983" w16cid:durableId="733B53AC"/>
  <w16cid:commentId w16cid:paraId="1E8DA1D7" w16cid:durableId="46456C42"/>
  <w16cid:commentId w16cid:paraId="169761CA" w16cid:durableId="15A5D465"/>
  <w16cid:commentId w16cid:paraId="4F217A9F" w16cid:durableId="7ED03F73"/>
  <w16cid:commentId w16cid:paraId="15D0FF2F" w16cid:durableId="4D83DFA4"/>
  <w16cid:commentId w16cid:paraId="7796A4F2" w16cid:durableId="2924D927"/>
  <w16cid:commentId w16cid:paraId="6AAD28D7" w16cid:durableId="3BD3EE84"/>
  <w16cid:commentId w16cid:paraId="47A26777" w16cid:durableId="3D9B337B"/>
  <w16cid:commentId w16cid:paraId="194D63E0" w16cid:durableId="0737F02C"/>
  <w16cid:commentId w16cid:paraId="66676618" w16cid:durableId="1EF2E85C"/>
  <w16cid:commentId w16cid:paraId="6D6FF866" w16cid:durableId="4FC61671"/>
  <w16cid:commentId w16cid:paraId="516593FE" w16cid:durableId="56EACD91"/>
  <w16cid:commentId w16cid:paraId="3601695D" w16cid:durableId="07C6A27B"/>
  <w16cid:commentId w16cid:paraId="34F04EBA" w16cid:durableId="2750D87E"/>
  <w16cid:commentId w16cid:paraId="2FF3FF06" w16cid:durableId="7341B470"/>
  <w16cid:commentId w16cid:paraId="263C6A17" w16cid:durableId="18E4142C"/>
  <w16cid:commentId w16cid:paraId="65FF73F9" w16cid:durableId="1F415138"/>
  <w16cid:commentId w16cid:paraId="35D99211" w16cid:durableId="26EF43D9"/>
  <w16cid:commentId w16cid:paraId="64BDDFE6" w16cid:durableId="36C2DF13"/>
  <w16cid:commentId w16cid:paraId="7A2C044A" w16cid:durableId="2D2B6699"/>
  <w16cid:commentId w16cid:paraId="69CA724B" w16cid:durableId="3AF63B22"/>
  <w16cid:commentId w16cid:paraId="19B2AFF0" w16cid:durableId="69D88892"/>
  <w16cid:commentId w16cid:paraId="439E358B" w16cid:durableId="5A7B9A10"/>
  <w16cid:commentId w16cid:paraId="00A2EEA7" w16cid:durableId="4E86ABAD"/>
  <w16cid:commentId w16cid:paraId="5BCB428E" w16cid:durableId="2F8199A5"/>
  <w16cid:commentId w16cid:paraId="41A22350" w16cid:durableId="3E4516E9"/>
  <w16cid:commentId w16cid:paraId="0EDD819F" w16cid:durableId="57F88ED4"/>
  <w16cid:commentId w16cid:paraId="0AB3925C" w16cid:durableId="7B41C670"/>
  <w16cid:commentId w16cid:paraId="21FB8880" w16cid:durableId="761B44DE"/>
  <w16cid:commentId w16cid:paraId="1DB3DE27" w16cid:durableId="51C439AF"/>
  <w16cid:commentId w16cid:paraId="3937E7BF" w16cid:durableId="5EA6FCAD"/>
  <w16cid:commentId w16cid:paraId="5E0A235C" w16cid:durableId="7693213F"/>
  <w16cid:commentId w16cid:paraId="08E9752D" w16cid:durableId="76124CD1"/>
  <w16cid:commentId w16cid:paraId="4A28030B" w16cid:durableId="561CA2D4"/>
  <w16cid:commentId w16cid:paraId="61CF2B5F" w16cid:durableId="09085264"/>
  <w16cid:commentId w16cid:paraId="0043705A" w16cid:durableId="655DFFE6"/>
  <w16cid:commentId w16cid:paraId="42DA1A74" w16cid:durableId="00A572D3"/>
  <w16cid:commentId w16cid:paraId="448754EC" w16cid:durableId="48B35072"/>
  <w16cid:commentId w16cid:paraId="42480D7C" w16cid:durableId="757D8B61"/>
  <w16cid:commentId w16cid:paraId="37B353C4" w16cid:durableId="5C0EAE96"/>
  <w16cid:commentId w16cid:paraId="5A84FE1E" w16cid:durableId="07559661"/>
  <w16cid:commentId w16cid:paraId="44BF9798" w16cid:durableId="7CCC38C2"/>
  <w16cid:commentId w16cid:paraId="096ACC50" w16cid:durableId="19EB311B"/>
  <w16cid:commentId w16cid:paraId="72A282C3" w16cid:durableId="64DAE640"/>
  <w16cid:commentId w16cid:paraId="79793CD0" w16cid:durableId="0E986379"/>
  <w16cid:commentId w16cid:paraId="2318B04D" w16cid:durableId="4E72CC84"/>
  <w16cid:commentId w16cid:paraId="20298ABC" w16cid:durableId="575AD0C2"/>
  <w16cid:commentId w16cid:paraId="67E57D22" w16cid:durableId="02935CFD"/>
  <w16cid:commentId w16cid:paraId="766104BB" w16cid:durableId="1AD37E19"/>
  <w16cid:commentId w16cid:paraId="26CBD047" w16cid:durableId="6810CC63"/>
  <w16cid:commentId w16cid:paraId="5CA51FB9" w16cid:durableId="072060BB"/>
  <w16cid:commentId w16cid:paraId="0DE013E5" w16cid:durableId="2E6FFA9B"/>
  <w16cid:commentId w16cid:paraId="10440B91" w16cid:durableId="56753801"/>
  <w16cid:commentId w16cid:paraId="484DFDA0" w16cid:durableId="5780FF20"/>
  <w16cid:commentId w16cid:paraId="3E82B805" w16cid:durableId="145D0638"/>
  <w16cid:commentId w16cid:paraId="73047653" w16cid:durableId="4CBCD890"/>
  <w16cid:commentId w16cid:paraId="0EA6AC62" w16cid:durableId="6B1893A7"/>
  <w16cid:commentId w16cid:paraId="0FB6638F" w16cid:durableId="05D06076"/>
  <w16cid:commentId w16cid:paraId="658E55C4" w16cid:durableId="5D5C6C22"/>
  <w16cid:commentId w16cid:paraId="4851BF4C" w16cid:durableId="7D20B9D3"/>
  <w16cid:commentId w16cid:paraId="6A631491" w16cid:durableId="4C003617"/>
  <w16cid:commentId w16cid:paraId="261127AF" w16cid:durableId="20BF3BD0"/>
  <w16cid:commentId w16cid:paraId="3C824A3E" w16cid:durableId="391FC5CE"/>
  <w16cid:commentId w16cid:paraId="6B2E8A1E" w16cid:durableId="33E9C9E0"/>
  <w16cid:commentId w16cid:paraId="7F6ED87E" w16cid:durableId="66FB4107"/>
  <w16cid:commentId w16cid:paraId="2CC7E533" w16cid:durableId="7576C6E8"/>
  <w16cid:commentId w16cid:paraId="0DDAFB25" w16cid:durableId="286662B9"/>
  <w16cid:commentId w16cid:paraId="0DEF66AB" w16cid:durableId="573740DE"/>
  <w16cid:commentId w16cid:paraId="422C1C26" w16cid:durableId="7B18578D"/>
  <w16cid:commentId w16cid:paraId="28109CCB" w16cid:durableId="23CDF83B"/>
  <w16cid:commentId w16cid:paraId="6465B1B6" w16cid:durableId="38DF90EB"/>
  <w16cid:commentId w16cid:paraId="2564F094" w16cid:durableId="4E0FFDA7"/>
  <w16cid:commentId w16cid:paraId="19F3A784" w16cid:durableId="4FC88DCC"/>
  <w16cid:commentId w16cid:paraId="6298701E" w16cid:durableId="082CF9C4"/>
  <w16cid:commentId w16cid:paraId="262D712D" w16cid:durableId="33CBF3DC"/>
  <w16cid:commentId w16cid:paraId="346B04C0" w16cid:durableId="3C31FB96"/>
  <w16cid:commentId w16cid:paraId="17074EB7" w16cid:durableId="61403F89"/>
  <w16cid:commentId w16cid:paraId="7A6E0719" w16cid:durableId="6FFC7095"/>
  <w16cid:commentId w16cid:paraId="6D6072BF" w16cid:durableId="17EBA9E2"/>
  <w16cid:commentId w16cid:paraId="53C6075D" w16cid:durableId="603BD6F8"/>
  <w16cid:commentId w16cid:paraId="3945289A" w16cid:durableId="4F946899"/>
  <w16cid:commentId w16cid:paraId="244939CD" w16cid:durableId="4B4D0B59"/>
  <w16cid:commentId w16cid:paraId="214C53A7" w16cid:durableId="78A8DB07"/>
  <w16cid:commentId w16cid:paraId="6732DB64" w16cid:durableId="6FB1840B"/>
  <w16cid:commentId w16cid:paraId="5B9F32FF" w16cid:durableId="3C0FCD22"/>
  <w16cid:commentId w16cid:paraId="7056B1EF" w16cid:durableId="5AC56322"/>
  <w16cid:commentId w16cid:paraId="58CAD0ED" w16cid:durableId="03E722B9"/>
  <w16cid:commentId w16cid:paraId="563A3980" w16cid:durableId="65D5BCEF"/>
  <w16cid:commentId w16cid:paraId="3A831D57" w16cid:durableId="539BC921"/>
  <w16cid:commentId w16cid:paraId="5D0703DA" w16cid:durableId="67E6D328"/>
  <w16cid:commentId w16cid:paraId="3030C1DB" w16cid:durableId="7E99A949"/>
  <w16cid:commentId w16cid:paraId="0685B545" w16cid:durableId="44142BA6"/>
  <w16cid:commentId w16cid:paraId="60966807" w16cid:durableId="3291B4D1"/>
  <w16cid:commentId w16cid:paraId="359B252A" w16cid:durableId="7100390C"/>
  <w16cid:commentId w16cid:paraId="79A413F0" w16cid:durableId="2E38ED58"/>
  <w16cid:commentId w16cid:paraId="33AA9752" w16cid:durableId="129FFD21"/>
  <w16cid:commentId w16cid:paraId="4BE26F8A" w16cid:durableId="3391CD19"/>
  <w16cid:commentId w16cid:paraId="2CD3ED15" w16cid:durableId="74BFEE5E"/>
  <w16cid:commentId w16cid:paraId="647A830F" w16cid:durableId="34920E3A"/>
  <w16cid:commentId w16cid:paraId="53878BD0" w16cid:durableId="38AF258F"/>
  <w16cid:commentId w16cid:paraId="0E65CC0A" w16cid:durableId="1AED5733"/>
  <w16cid:commentId w16cid:paraId="6486FDD4" w16cid:durableId="1B03489A"/>
  <w16cid:commentId w16cid:paraId="2051BF3F" w16cid:durableId="33F4305A"/>
  <w16cid:commentId w16cid:paraId="7F380161" w16cid:durableId="058D8C64"/>
  <w16cid:commentId w16cid:paraId="1EE5BD3E" w16cid:durableId="3CE5B069"/>
  <w16cid:commentId w16cid:paraId="3FB68425" w16cid:durableId="1F66EBF1"/>
  <w16cid:commentId w16cid:paraId="15748A9A" w16cid:durableId="352AD8D9"/>
  <w16cid:commentId w16cid:paraId="57205157" w16cid:durableId="759A9197"/>
  <w16cid:commentId w16cid:paraId="0CD2F671" w16cid:durableId="71D97A56"/>
  <w16cid:commentId w16cid:paraId="19DACA4B" w16cid:durableId="316518BB"/>
  <w16cid:commentId w16cid:paraId="56ECE6C6" w16cid:durableId="72EE0122"/>
  <w16cid:commentId w16cid:paraId="459F1CF9" w16cid:durableId="49BFAB35"/>
  <w16cid:commentId w16cid:paraId="6206D90C" w16cid:durableId="73C21FA3"/>
  <w16cid:commentId w16cid:paraId="0EBE03A1" w16cid:durableId="4D32DC22"/>
  <w16cid:commentId w16cid:paraId="00113242" w16cid:durableId="10B7C660"/>
  <w16cid:commentId w16cid:paraId="7953CEB1" w16cid:durableId="7700BB9C"/>
  <w16cid:commentId w16cid:paraId="079BAEF4" w16cid:durableId="2F16E528"/>
  <w16cid:commentId w16cid:paraId="28BB166E" w16cid:durableId="2FF0FA47"/>
  <w16cid:commentId w16cid:paraId="3B0A275E" w16cid:durableId="53D8914D"/>
  <w16cid:commentId w16cid:paraId="55B42D06" w16cid:durableId="5C67C300"/>
  <w16cid:commentId w16cid:paraId="012E914D" w16cid:durableId="31B1B230"/>
  <w16cid:commentId w16cid:paraId="08206E4A" w16cid:durableId="42C18668"/>
  <w16cid:commentId w16cid:paraId="7F6524DE" w16cid:durableId="01DB1F19"/>
  <w16cid:commentId w16cid:paraId="3812F5FA" w16cid:durableId="3D39AE87"/>
  <w16cid:commentId w16cid:paraId="35D5576D" w16cid:durableId="4E4E6FBD"/>
  <w16cid:commentId w16cid:paraId="07B07C83" w16cid:durableId="5131ECF2"/>
  <w16cid:commentId w16cid:paraId="6E64D163" w16cid:durableId="31502032"/>
  <w16cid:commentId w16cid:paraId="136C15CE" w16cid:durableId="25028A99"/>
  <w16cid:commentId w16cid:paraId="49642B45" w16cid:durableId="2E3F458C"/>
  <w16cid:commentId w16cid:paraId="68924F6F" w16cid:durableId="4F82FE34"/>
  <w16cid:commentId w16cid:paraId="5917D7B4" w16cid:durableId="07C150C5"/>
  <w16cid:commentId w16cid:paraId="73DEF3E5" w16cid:durableId="7ABAD55B"/>
  <w16cid:commentId w16cid:paraId="7CAF0F9A" w16cid:durableId="619EEDB0"/>
  <w16cid:commentId w16cid:paraId="2597DE5E" w16cid:durableId="41D0371A"/>
  <w16cid:commentId w16cid:paraId="3BFFC3E5" w16cid:durableId="2F20744F"/>
  <w16cid:commentId w16cid:paraId="1FFD602A" w16cid:durableId="2048E8DF"/>
  <w16cid:commentId w16cid:paraId="7308C1C7" w16cid:durableId="5CBC8112"/>
  <w16cid:commentId w16cid:paraId="3BBE34D1" w16cid:durableId="0A51F91D"/>
  <w16cid:commentId w16cid:paraId="6C6B6396" w16cid:durableId="05132845"/>
  <w16cid:commentId w16cid:paraId="76A45543" w16cid:durableId="270BE5BE"/>
  <w16cid:commentId w16cid:paraId="46EF8BFC" w16cid:durableId="5EC38BC3"/>
  <w16cid:commentId w16cid:paraId="00B68049" w16cid:durableId="1C5307E8"/>
  <w16cid:commentId w16cid:paraId="713A8ADF" w16cid:durableId="2D0DCB23"/>
  <w16cid:commentId w16cid:paraId="28CAE490" w16cid:durableId="48AC2F5C"/>
  <w16cid:commentId w16cid:paraId="4DEA660B" w16cid:durableId="3B0F557F"/>
  <w16cid:commentId w16cid:paraId="64E1DA22" w16cid:durableId="190AE43E"/>
  <w16cid:commentId w16cid:paraId="36D7D532" w16cid:durableId="75BEAEB4"/>
  <w16cid:commentId w16cid:paraId="1D0737A9" w16cid:durableId="60B727DC"/>
  <w16cid:commentId w16cid:paraId="6D25A227" w16cid:durableId="27B6338A"/>
  <w16cid:commentId w16cid:paraId="1292FF15" w16cid:durableId="47886D4D"/>
  <w16cid:commentId w16cid:paraId="6EA2BDE8" w16cid:durableId="4F62A108"/>
  <w16cid:commentId w16cid:paraId="553DCAD6" w16cid:durableId="6ACA6357"/>
  <w16cid:commentId w16cid:paraId="4C461827" w16cid:durableId="64008C98"/>
  <w16cid:commentId w16cid:paraId="13319923" w16cid:durableId="01759CEE"/>
  <w16cid:commentId w16cid:paraId="6DF5D7E2" w16cid:durableId="334B2FA6"/>
  <w16cid:commentId w16cid:paraId="3C5E99E4" w16cid:durableId="0E9AE233"/>
  <w16cid:commentId w16cid:paraId="008BFB2A" w16cid:durableId="16528F73"/>
  <w16cid:commentId w16cid:paraId="4D8B64E2" w16cid:durableId="6BC5A26A"/>
  <w16cid:commentId w16cid:paraId="704A2C48" w16cid:durableId="4365C28F"/>
  <w16cid:commentId w16cid:paraId="4075D17A" w16cid:durableId="43B73812"/>
  <w16cid:commentId w16cid:paraId="3BC6E37B" w16cid:durableId="064B8648"/>
  <w16cid:commentId w16cid:paraId="7C8F3DA2" w16cid:durableId="4A818A81"/>
  <w16cid:commentId w16cid:paraId="4A082EC3" w16cid:durableId="54D7DEBB"/>
  <w16cid:commentId w16cid:paraId="5FF2EFB2" w16cid:durableId="0F5A2ED6"/>
  <w16cid:commentId w16cid:paraId="1233E005" w16cid:durableId="289E8A41"/>
  <w16cid:commentId w16cid:paraId="066D66D7" w16cid:durableId="40800FD2"/>
  <w16cid:commentId w16cid:paraId="2EBFB25D" w16cid:durableId="408C7934"/>
  <w16cid:commentId w16cid:paraId="29A87768" w16cid:durableId="6D95158E"/>
  <w16cid:commentId w16cid:paraId="120B60E9" w16cid:durableId="155076CA"/>
  <w16cid:commentId w16cid:paraId="49200E0F" w16cid:durableId="03F2A961"/>
  <w16cid:commentId w16cid:paraId="77BD5BA1" w16cid:durableId="0DF3EAE4"/>
  <w16cid:commentId w16cid:paraId="7D6F9389" w16cid:durableId="27BBA620"/>
  <w16cid:commentId w16cid:paraId="41CE4349" w16cid:durableId="62BB682E"/>
  <w16cid:commentId w16cid:paraId="7DFFB5CF" w16cid:durableId="7D59E5B3"/>
  <w16cid:commentId w16cid:paraId="73F5CAF5" w16cid:durableId="2EEF7517"/>
  <w16cid:commentId w16cid:paraId="6165A8F1" w16cid:durableId="1C5AB7DD"/>
  <w16cid:commentId w16cid:paraId="104E6CCD" w16cid:durableId="56E19FC4"/>
  <w16cid:commentId w16cid:paraId="3DDA0DFD" w16cid:durableId="3948C115"/>
  <w16cid:commentId w16cid:paraId="106AB421" w16cid:durableId="419562DB"/>
  <w16cid:commentId w16cid:paraId="24B3CC50" w16cid:durableId="2DED832B"/>
  <w16cid:commentId w16cid:paraId="49CBEEFF" w16cid:durableId="6A525A13"/>
  <w16cid:commentId w16cid:paraId="0206C757" w16cid:durableId="01758495"/>
  <w16cid:commentId w16cid:paraId="14D9969A" w16cid:durableId="6D611E48"/>
  <w16cid:commentId w16cid:paraId="344B6BAB" w16cid:durableId="7F0BEC4C"/>
  <w16cid:commentId w16cid:paraId="64FAA6AF" w16cid:durableId="2335C380"/>
  <w16cid:commentId w16cid:paraId="1C05FA84" w16cid:durableId="60AAF80E"/>
  <w16cid:commentId w16cid:paraId="6CEFD71B" w16cid:durableId="206CE707"/>
  <w16cid:commentId w16cid:paraId="36E312C0" w16cid:durableId="7CDEB435"/>
  <w16cid:commentId w16cid:paraId="14B06B2A" w16cid:durableId="495C4296"/>
  <w16cid:commentId w16cid:paraId="72FDAE0B" w16cid:durableId="0B6B4D1D"/>
  <w16cid:commentId w16cid:paraId="51891944" w16cid:durableId="6A536295"/>
  <w16cid:commentId w16cid:paraId="5793AEA7" w16cid:durableId="3A56A464"/>
  <w16cid:commentId w16cid:paraId="373691F0" w16cid:durableId="5CF0EC93"/>
  <w16cid:commentId w16cid:paraId="2B67ACDC" w16cid:durableId="4ADFCBB3"/>
  <w16cid:commentId w16cid:paraId="457C31E2" w16cid:durableId="279E68A0"/>
  <w16cid:commentId w16cid:paraId="364EF367" w16cid:durableId="187654D0"/>
  <w16cid:commentId w16cid:paraId="16992C2B" w16cid:durableId="6E90CDBB"/>
  <w16cid:commentId w16cid:paraId="516D034E" w16cid:durableId="248C0FCB"/>
  <w16cid:commentId w16cid:paraId="3424C6D9" w16cid:durableId="4031F4E8"/>
  <w16cid:commentId w16cid:paraId="485CBB5F" w16cid:durableId="631757DC"/>
  <w16cid:commentId w16cid:paraId="070D1866" w16cid:durableId="571C5C40"/>
  <w16cid:commentId w16cid:paraId="212A412F" w16cid:durableId="1BEC3121"/>
  <w16cid:commentId w16cid:paraId="641D05A6" w16cid:durableId="10004701"/>
  <w16cid:commentId w16cid:paraId="1069F3C8" w16cid:durableId="4F8EDE1B"/>
  <w16cid:commentId w16cid:paraId="4833AA65" w16cid:durableId="37B3DEA1"/>
  <w16cid:commentId w16cid:paraId="5E935751" w16cid:durableId="15976FD0"/>
  <w16cid:commentId w16cid:paraId="20DF6C58" w16cid:durableId="63D011D9"/>
  <w16cid:commentId w16cid:paraId="1A1C55A8" w16cid:durableId="7B9E8279"/>
  <w16cid:commentId w16cid:paraId="50372FEF" w16cid:durableId="31AF1574"/>
  <w16cid:commentId w16cid:paraId="30D65976" w16cid:durableId="55443262"/>
  <w16cid:commentId w16cid:paraId="581E03D8" w16cid:durableId="5DEBFF73"/>
  <w16cid:commentId w16cid:paraId="2521908E" w16cid:durableId="6B8CB796"/>
  <w16cid:commentId w16cid:paraId="7ADF2B77" w16cid:durableId="3AA8B819"/>
  <w16cid:commentId w16cid:paraId="4E43D4BC" w16cid:durableId="0FE3257E"/>
  <w16cid:commentId w16cid:paraId="18C298EC" w16cid:durableId="5D0CD6B3"/>
  <w16cid:commentId w16cid:paraId="3B7A1A4A" w16cid:durableId="16C79611"/>
  <w16cid:commentId w16cid:paraId="26A3EA98" w16cid:durableId="2A173752"/>
  <w16cid:commentId w16cid:paraId="7513BAB3" w16cid:durableId="386ADA78"/>
  <w16cid:commentId w16cid:paraId="4153BE3B" w16cid:durableId="362EC035"/>
  <w16cid:commentId w16cid:paraId="30346EF2" w16cid:durableId="32C1286A"/>
  <w16cid:commentId w16cid:paraId="72E0BE00" w16cid:durableId="35A3EFC0"/>
  <w16cid:commentId w16cid:paraId="724BB2ED" w16cid:durableId="368092F1"/>
  <w16cid:commentId w16cid:paraId="32999638" w16cid:durableId="5CEBC931"/>
  <w16cid:commentId w16cid:paraId="25D1D9B7" w16cid:durableId="7B841BF6"/>
  <w16cid:commentId w16cid:paraId="32A685A5" w16cid:durableId="37246D9B"/>
  <w16cid:commentId w16cid:paraId="04A6AE14" w16cid:durableId="7F46B64A"/>
  <w16cid:commentId w16cid:paraId="39B83965" w16cid:durableId="0B37BC57"/>
  <w16cid:commentId w16cid:paraId="28CDD1E4" w16cid:durableId="587971AF"/>
  <w16cid:commentId w16cid:paraId="2FAB1A64" w16cid:durableId="2E0F2596"/>
  <w16cid:commentId w16cid:paraId="746D8D83" w16cid:durableId="77A8794D"/>
  <w16cid:commentId w16cid:paraId="43D1E03B" w16cid:durableId="5CF978B8"/>
  <w16cid:commentId w16cid:paraId="7AC161E0" w16cid:durableId="04380DF1"/>
  <w16cid:commentId w16cid:paraId="7F234131" w16cid:durableId="2BF10DDC"/>
  <w16cid:commentId w16cid:paraId="7B43167F" w16cid:durableId="4356F360"/>
  <w16cid:commentId w16cid:paraId="369E126D" w16cid:durableId="34A4F4BD"/>
  <w16cid:commentId w16cid:paraId="2030CEFA" w16cid:durableId="4ADEE7CF"/>
  <w16cid:commentId w16cid:paraId="4C207534" w16cid:durableId="7977ABBA"/>
  <w16cid:commentId w16cid:paraId="3CFE8958" w16cid:durableId="34632ABB"/>
  <w16cid:commentId w16cid:paraId="7287CA8B" w16cid:durableId="7EE17105"/>
  <w16cid:commentId w16cid:paraId="4BB0C4FC" w16cid:durableId="300845FE"/>
  <w16cid:commentId w16cid:paraId="50CCA168" w16cid:durableId="5075B80E"/>
  <w16cid:commentId w16cid:paraId="68FBF5A0" w16cid:durableId="561851CC"/>
  <w16cid:commentId w16cid:paraId="2E9FB3BF" w16cid:durableId="2FC99620"/>
  <w16cid:commentId w16cid:paraId="63620D9E" w16cid:durableId="5898A718"/>
  <w16cid:commentId w16cid:paraId="6A84C2DB" w16cid:durableId="5A6B15BC"/>
  <w16cid:commentId w16cid:paraId="71A20C73" w16cid:durableId="50C4C71B"/>
  <w16cid:commentId w16cid:paraId="23056357" w16cid:durableId="49685118"/>
  <w16cid:commentId w16cid:paraId="3C3AA6D7" w16cid:durableId="44F9E49A"/>
  <w16cid:commentId w16cid:paraId="192AD867" w16cid:durableId="236E9883"/>
  <w16cid:commentId w16cid:paraId="18E6DE73" w16cid:durableId="6F65A1DD"/>
  <w16cid:commentId w16cid:paraId="21C5CA65" w16cid:durableId="5E59B7AB"/>
  <w16cid:commentId w16cid:paraId="07825BF4" w16cid:durableId="5CAE9DA5"/>
  <w16cid:commentId w16cid:paraId="530D6C73" w16cid:durableId="4397F0AA"/>
  <w16cid:commentId w16cid:paraId="6927FCED" w16cid:durableId="107EC859"/>
  <w16cid:commentId w16cid:paraId="1C870E5A" w16cid:durableId="29D5C7AA"/>
  <w16cid:commentId w16cid:paraId="69BBEB4A" w16cid:durableId="778444EF"/>
  <w16cid:commentId w16cid:paraId="30B8BD10" w16cid:durableId="57ABEFB1"/>
  <w16cid:commentId w16cid:paraId="3DA77A67" w16cid:durableId="07E64F06"/>
  <w16cid:commentId w16cid:paraId="7C41B6EF" w16cid:durableId="4FF58B0E"/>
  <w16cid:commentId w16cid:paraId="4E6EB9BD" w16cid:durableId="73DF999F"/>
  <w16cid:commentId w16cid:paraId="1D67AA5E" w16cid:durableId="40A9D8BD"/>
  <w16cid:commentId w16cid:paraId="354F44A6" w16cid:durableId="1EFEB7A9"/>
  <w16cid:commentId w16cid:paraId="3C648DBA" w16cid:durableId="6E8FDEE5"/>
  <w16cid:commentId w16cid:paraId="461A8527" w16cid:durableId="37A6D2DD"/>
  <w16cid:commentId w16cid:paraId="10BF9174" w16cid:durableId="687FD625"/>
  <w16cid:commentId w16cid:paraId="0D2B9433" w16cid:durableId="39CD5AEA"/>
  <w16cid:commentId w16cid:paraId="1725377E" w16cid:durableId="41C12C6E"/>
  <w16cid:commentId w16cid:paraId="5EE6B7F5" w16cid:durableId="3878B391"/>
  <w16cid:commentId w16cid:paraId="3A626EE9" w16cid:durableId="522794A2"/>
  <w16cid:commentId w16cid:paraId="57AF5E2E" w16cid:durableId="53B6A44F"/>
  <w16cid:commentId w16cid:paraId="3322174D" w16cid:durableId="4B53722F"/>
  <w16cid:commentId w16cid:paraId="54D2381D" w16cid:durableId="762B7B93"/>
  <w16cid:commentId w16cid:paraId="151DE585" w16cid:durableId="317A0EDD"/>
  <w16cid:commentId w16cid:paraId="0BAFB7EA" w16cid:durableId="22C8454E"/>
  <w16cid:commentId w16cid:paraId="0FA5EF7A" w16cid:durableId="046B8542"/>
  <w16cid:commentId w16cid:paraId="366E7726" w16cid:durableId="534E51C4"/>
  <w16cid:commentId w16cid:paraId="01C70E0E" w16cid:durableId="456C32F9"/>
  <w16cid:commentId w16cid:paraId="393796DC" w16cid:durableId="5022CA4A"/>
  <w16cid:commentId w16cid:paraId="795C65F1" w16cid:durableId="076BE1DD"/>
  <w16cid:commentId w16cid:paraId="13851B9D" w16cid:durableId="084A0AD3"/>
  <w16cid:commentId w16cid:paraId="3F18B422" w16cid:durableId="0A8C6A2C"/>
  <w16cid:commentId w16cid:paraId="20C32E57" w16cid:durableId="4A3741C5"/>
  <w16cid:commentId w16cid:paraId="1C221BCD" w16cid:durableId="458E0EFF"/>
  <w16cid:commentId w16cid:paraId="1FC53115" w16cid:durableId="7A22BA28"/>
  <w16cid:commentId w16cid:paraId="44C95ACA" w16cid:durableId="4F94F9BF"/>
  <w16cid:commentId w16cid:paraId="0BBD6A34" w16cid:durableId="4F8DB6E6"/>
  <w16cid:commentId w16cid:paraId="348FFF4B" w16cid:durableId="5B375840"/>
  <w16cid:commentId w16cid:paraId="27096CA8" w16cid:durableId="544CF291"/>
  <w16cid:commentId w16cid:paraId="78B1E30C" w16cid:durableId="523CEBB5"/>
  <w16cid:commentId w16cid:paraId="18DAA4E2" w16cid:durableId="42626DF3"/>
  <w16cid:commentId w16cid:paraId="51E63D96" w16cid:durableId="26921242"/>
  <w16cid:commentId w16cid:paraId="34AA2E1E" w16cid:durableId="7F95BC11"/>
  <w16cid:commentId w16cid:paraId="2A40058B" w16cid:durableId="672AE424"/>
  <w16cid:commentId w16cid:paraId="1A4BA749" w16cid:durableId="23C64739"/>
  <w16cid:commentId w16cid:paraId="246F9830" w16cid:durableId="6D74277E"/>
  <w16cid:commentId w16cid:paraId="0BECE357" w16cid:durableId="54962FBD"/>
  <w16cid:commentId w16cid:paraId="2D9A4A72" w16cid:durableId="66CB90E1"/>
  <w16cid:commentId w16cid:paraId="6644EE55" w16cid:durableId="6D8BFC7D"/>
  <w16cid:commentId w16cid:paraId="160DAA9C" w16cid:durableId="2F3A0789"/>
  <w16cid:commentId w16cid:paraId="6CD63C4E" w16cid:durableId="2E7A4589"/>
  <w16cid:commentId w16cid:paraId="3B30CC2C" w16cid:durableId="7C274B83"/>
  <w16cid:commentId w16cid:paraId="3E79D0BF" w16cid:durableId="1038051E"/>
  <w16cid:commentId w16cid:paraId="4C9C24EF" w16cid:durableId="7726E6C0"/>
  <w16cid:commentId w16cid:paraId="7B8348C1" w16cid:durableId="1F3F91FE"/>
  <w16cid:commentId w16cid:paraId="5360A10F" w16cid:durableId="1C8EB82A"/>
  <w16cid:commentId w16cid:paraId="03315EDB" w16cid:durableId="60561920"/>
  <w16cid:commentId w16cid:paraId="129DF7C0" w16cid:durableId="3A7BFF40"/>
  <w16cid:commentId w16cid:paraId="137C7AE3" w16cid:durableId="344C4B83"/>
  <w16cid:commentId w16cid:paraId="7E5BF121" w16cid:durableId="62948DFD"/>
  <w16cid:commentId w16cid:paraId="25A9D0B8" w16cid:durableId="004BBC5E"/>
  <w16cid:commentId w16cid:paraId="6769AD05" w16cid:durableId="22542B2C"/>
  <w16cid:commentId w16cid:paraId="45A32822" w16cid:durableId="3570B5D4"/>
  <w16cid:commentId w16cid:paraId="0D96EE4D" w16cid:durableId="4E61E840"/>
  <w16cid:commentId w16cid:paraId="51151DE5" w16cid:durableId="3A8E6FEF"/>
  <w16cid:commentId w16cid:paraId="772F9F1A" w16cid:durableId="75AE1610"/>
  <w16cid:commentId w16cid:paraId="1B4D5A06" w16cid:durableId="77A57EDE"/>
  <w16cid:commentId w16cid:paraId="69C66217" w16cid:durableId="46FA642A"/>
  <w16cid:commentId w16cid:paraId="31B1A30D" w16cid:durableId="310CEFAC"/>
  <w16cid:commentId w16cid:paraId="708BCE4C" w16cid:durableId="60784916"/>
  <w16cid:commentId w16cid:paraId="73364062" w16cid:durableId="59E946AD"/>
  <w16cid:commentId w16cid:paraId="5437FC62" w16cid:durableId="033D6238"/>
  <w16cid:commentId w16cid:paraId="0769593B" w16cid:durableId="24FC2788"/>
  <w16cid:commentId w16cid:paraId="1A8839F8" w16cid:durableId="7FBABD14"/>
  <w16cid:commentId w16cid:paraId="66784B86" w16cid:durableId="166B9155"/>
  <w16cid:commentId w16cid:paraId="2B7D6BF6" w16cid:durableId="39C0F904"/>
  <w16cid:commentId w16cid:paraId="7445C9A9" w16cid:durableId="163EB013"/>
  <w16cid:commentId w16cid:paraId="347D20FD" w16cid:durableId="465BFE08"/>
  <w16cid:commentId w16cid:paraId="22EDEFDA" w16cid:durableId="269E3352"/>
  <w16cid:commentId w16cid:paraId="1DC2BBAD" w16cid:durableId="2578C16F"/>
  <w16cid:commentId w16cid:paraId="562BDB45" w16cid:durableId="30A13DA2"/>
  <w16cid:commentId w16cid:paraId="19FD0114" w16cid:durableId="06E16309"/>
  <w16cid:commentId w16cid:paraId="7C5857AC" w16cid:durableId="6D7B615E"/>
  <w16cid:commentId w16cid:paraId="5F5D9A9E" w16cid:durableId="0B7B3D7A"/>
  <w16cid:commentId w16cid:paraId="775B5591" w16cid:durableId="50625831"/>
  <w16cid:commentId w16cid:paraId="39F114DF" w16cid:durableId="4215B058"/>
  <w16cid:commentId w16cid:paraId="532BD678" w16cid:durableId="2D126222"/>
  <w16cid:commentId w16cid:paraId="608C5A84" w16cid:durableId="2D3C8454"/>
  <w16cid:commentId w16cid:paraId="15A5CA27" w16cid:durableId="370D0B6B"/>
  <w16cid:commentId w16cid:paraId="6BC49D5D" w16cid:durableId="40BAF892"/>
  <w16cid:commentId w16cid:paraId="68B7395E" w16cid:durableId="79E4ED74"/>
  <w16cid:commentId w16cid:paraId="2773ABB9" w16cid:durableId="54C03820"/>
  <w16cid:commentId w16cid:paraId="6C606353" w16cid:durableId="4463C821"/>
  <w16cid:commentId w16cid:paraId="63DC5050" w16cid:durableId="0407AC96"/>
  <w16cid:commentId w16cid:paraId="3C88786D" w16cid:durableId="3DA19414"/>
  <w16cid:commentId w16cid:paraId="0AAC97DF" w16cid:durableId="72ECCF93"/>
  <w16cid:commentId w16cid:paraId="72302F3E" w16cid:durableId="4443FF29"/>
  <w16cid:commentId w16cid:paraId="746ABEA2" w16cid:durableId="37860146"/>
  <w16cid:commentId w16cid:paraId="1BB0CCFB" w16cid:durableId="7B7B8646"/>
  <w16cid:commentId w16cid:paraId="7D958935" w16cid:durableId="290AB994"/>
  <w16cid:commentId w16cid:paraId="5651A8D6" w16cid:durableId="2742A56A"/>
  <w16cid:commentId w16cid:paraId="355805C7" w16cid:durableId="1484F24B"/>
  <w16cid:commentId w16cid:paraId="26D74974" w16cid:durableId="08947349"/>
  <w16cid:commentId w16cid:paraId="54E3384D" w16cid:durableId="13EA8981"/>
  <w16cid:commentId w16cid:paraId="6459B2B3" w16cid:durableId="41487FB6"/>
  <w16cid:commentId w16cid:paraId="02F63B2E" w16cid:durableId="77503A52"/>
  <w16cid:commentId w16cid:paraId="16D27F6C" w16cid:durableId="6213553D"/>
  <w16cid:commentId w16cid:paraId="521C8FA1" w16cid:durableId="1FF14B92"/>
  <w16cid:commentId w16cid:paraId="2A6EA2BF" w16cid:durableId="2815CBDE"/>
  <w16cid:commentId w16cid:paraId="58996D30" w16cid:durableId="12523D22"/>
  <w16cid:commentId w16cid:paraId="32E532FC" w16cid:durableId="7FECC8D8"/>
  <w16cid:commentId w16cid:paraId="0666FEC7" w16cid:durableId="37A2F616"/>
  <w16cid:commentId w16cid:paraId="029539CB" w16cid:durableId="23FF3637"/>
  <w16cid:commentId w16cid:paraId="6663062A" w16cid:durableId="1A927D40"/>
  <w16cid:commentId w16cid:paraId="66B71EB3" w16cid:durableId="374EF324"/>
  <w16cid:commentId w16cid:paraId="64736C04" w16cid:durableId="0131CDAE"/>
  <w16cid:commentId w16cid:paraId="3CF307D3" w16cid:durableId="02F5A55C"/>
  <w16cid:commentId w16cid:paraId="2EBF9D69" w16cid:durableId="6940CA8B"/>
  <w16cid:commentId w16cid:paraId="1BE18930" w16cid:durableId="1B1D97FC"/>
  <w16cid:commentId w16cid:paraId="49E4B0AF" w16cid:durableId="347DED16"/>
  <w16cid:commentId w16cid:paraId="3C08F8EF" w16cid:durableId="0F9D286A"/>
  <w16cid:commentId w16cid:paraId="5940FA3E" w16cid:durableId="5CB42744"/>
  <w16cid:commentId w16cid:paraId="57999022" w16cid:durableId="3FD0C225"/>
  <w16cid:commentId w16cid:paraId="666A7143" w16cid:durableId="68F64726"/>
  <w16cid:commentId w16cid:paraId="4A155DE2" w16cid:durableId="03CD3DA5"/>
  <w16cid:commentId w16cid:paraId="7FDEAF3D" w16cid:durableId="6D12B1D3"/>
  <w16cid:commentId w16cid:paraId="4DF2D8E2" w16cid:durableId="2F7710DA"/>
  <w16cid:commentId w16cid:paraId="49AB6BF3" w16cid:durableId="6AC43697"/>
  <w16cid:commentId w16cid:paraId="66462E95" w16cid:durableId="0C23D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B731E" w14:textId="77777777" w:rsidR="00FF5998" w:rsidRDefault="00FF5998">
      <w:r>
        <w:separator/>
      </w:r>
    </w:p>
  </w:endnote>
  <w:endnote w:type="continuationSeparator" w:id="0">
    <w:p w14:paraId="4CF89B2D" w14:textId="77777777" w:rsidR="00FF5998" w:rsidRDefault="00FF5998">
      <w:r>
        <w:continuationSeparator/>
      </w:r>
    </w:p>
  </w:endnote>
  <w:endnote w:type="continuationNotice" w:id="1">
    <w:p w14:paraId="77C1F559" w14:textId="77777777" w:rsidR="00FF5998" w:rsidRDefault="00FF59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 w:name="Songti SC">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EE"/>
    <w:family w:val="swiss"/>
    <w:pitch w:val="variable"/>
    <w:sig w:usb0="E4002EFF" w:usb1="C000E47F" w:usb2="00000009" w:usb3="00000000" w:csb0="000001FF" w:csb1="00000000"/>
  </w:font>
  <w:font w:name="Georgia">
    <w:panose1 w:val="02040502050405020303"/>
    <w:charset w:val="EE"/>
    <w:family w:val="roman"/>
    <w:pitch w:val="variable"/>
    <w:sig w:usb0="00000287" w:usb1="00000000" w:usb2="00000000" w:usb3="00000000" w:csb0="0000009F" w:csb1="00000000"/>
  </w:font>
  <w:font w:name="Brill">
    <w:altName w:val="Calibri"/>
    <w:charset w:val="00"/>
    <w:family w:val="swiss"/>
    <w:pitch w:val="variable"/>
    <w:sig w:usb0="E00002FF" w:usb1="4200E4FB" w:usb2="02000000" w:usb3="00000000" w:csb0="0000019F" w:csb1="00000000"/>
  </w:font>
  <w:font w:name="Arial">
    <w:panose1 w:val="020B0604020202020204"/>
    <w:charset w:val="EE"/>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MT">
    <w:altName w:val="Klee One"/>
    <w:panose1 w:val="00000000000000000000"/>
    <w:charset w:val="00"/>
    <w:family w:val="swiss"/>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erriweather">
    <w:charset w:val="EE"/>
    <w:family w:val="auto"/>
    <w:pitch w:val="variable"/>
    <w:sig w:usb0="20000207" w:usb1="00000002" w:usb2="00000000" w:usb3="00000000" w:csb0="00000197" w:csb1="00000000"/>
  </w:font>
  <w:font w:name="Cambria Math">
    <w:panose1 w:val="02040503050406030204"/>
    <w:charset w:val="EE"/>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781A6" w14:textId="77777777" w:rsidR="00CB3FC9" w:rsidRDefault="00C55FA1">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350781A7" w14:textId="77777777" w:rsidR="00CB3FC9" w:rsidRDefault="00CB3FC9">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781A8" w14:textId="3590138B" w:rsidR="00CB3FC9" w:rsidRDefault="00C55FA1">
    <w:pPr>
      <w:pBdr>
        <w:top w:val="nil"/>
        <w:left w:val="nil"/>
        <w:bottom w:val="nil"/>
        <w:right w:val="nil"/>
        <w:between w:val="nil"/>
      </w:pBdr>
      <w:tabs>
        <w:tab w:val="center" w:pos="4513"/>
        <w:tab w:val="right" w:pos="9026"/>
      </w:tabs>
      <w:jc w:val="right"/>
      <w:rPr>
        <w:rFonts w:ascii="Brill" w:eastAsia="Brill" w:hAnsi="Brill" w:cs="Brill"/>
        <w:color w:val="000000"/>
      </w:rPr>
    </w:pPr>
    <w:r>
      <w:rPr>
        <w:rFonts w:ascii="Brill" w:eastAsia="Brill" w:hAnsi="Brill" w:cs="Brill"/>
        <w:color w:val="000000"/>
      </w:rPr>
      <w:fldChar w:fldCharType="begin"/>
    </w:r>
    <w:r>
      <w:rPr>
        <w:rFonts w:ascii="Brill" w:eastAsia="Brill" w:hAnsi="Brill" w:cs="Brill"/>
        <w:color w:val="000000"/>
      </w:rPr>
      <w:instrText>PAGE</w:instrText>
    </w:r>
    <w:r>
      <w:rPr>
        <w:rFonts w:ascii="Brill" w:eastAsia="Brill" w:hAnsi="Brill" w:cs="Brill"/>
        <w:color w:val="000000"/>
      </w:rPr>
      <w:fldChar w:fldCharType="separate"/>
    </w:r>
    <w:r w:rsidR="00426E38">
      <w:rPr>
        <w:rFonts w:ascii="Brill" w:eastAsia="Brill" w:hAnsi="Brill" w:cs="Brill"/>
        <w:noProof/>
        <w:color w:val="000000"/>
      </w:rPr>
      <w:t>1</w:t>
    </w:r>
    <w:r>
      <w:rPr>
        <w:rFonts w:ascii="Brill" w:eastAsia="Brill" w:hAnsi="Brill" w:cs="Brill"/>
        <w:color w:val="000000"/>
      </w:rPr>
      <w:fldChar w:fldCharType="end"/>
    </w:r>
  </w:p>
  <w:p w14:paraId="350781A9" w14:textId="77777777" w:rsidR="00CB3FC9" w:rsidRDefault="00CB3FC9">
    <w:pPr>
      <w:pBdr>
        <w:top w:val="nil"/>
        <w:left w:val="nil"/>
        <w:bottom w:val="nil"/>
        <w:right w:val="nil"/>
        <w:between w:val="nil"/>
      </w:pBdr>
      <w:tabs>
        <w:tab w:val="center" w:pos="4513"/>
        <w:tab w:val="right" w:pos="9026"/>
      </w:tabs>
      <w:ind w:right="360"/>
      <w:rPr>
        <w:rFonts w:ascii="Brill" w:eastAsia="Brill" w:hAnsi="Brill" w:cs="Bril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4F8E2" w14:textId="77777777" w:rsidR="00FF5998" w:rsidRDefault="00FF5998">
      <w:r>
        <w:separator/>
      </w:r>
    </w:p>
  </w:footnote>
  <w:footnote w:type="continuationSeparator" w:id="0">
    <w:p w14:paraId="1F62223A" w14:textId="77777777" w:rsidR="00FF5998" w:rsidRDefault="00FF5998">
      <w:r>
        <w:continuationSeparator/>
      </w:r>
    </w:p>
  </w:footnote>
  <w:footnote w:type="continuationNotice" w:id="1">
    <w:p w14:paraId="13D4934F" w14:textId="77777777" w:rsidR="00FF5998" w:rsidRDefault="00FF5998"/>
  </w:footnote>
  <w:footnote w:id="2">
    <w:p w14:paraId="350781AA" w14:textId="66B57C09"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This is in a modelled scenario where there is a moderate response to climate change through mitigation. If there is a significant decline in carbon emissions, </w:t>
      </w:r>
      <w:del w:id="497" w:author="Autor">
        <w:r w:rsidDel="009247F9">
          <w:rPr>
            <w:rFonts w:ascii="Brill" w:eastAsia="Brill" w:hAnsi="Brill" w:cs="Brill"/>
            <w:color w:val="000000"/>
            <w:sz w:val="20"/>
            <w:szCs w:val="20"/>
          </w:rPr>
          <w:delText xml:space="preserve">the level of </w:delText>
        </w:r>
      </w:del>
      <w:r>
        <w:rPr>
          <w:rFonts w:ascii="Brill" w:eastAsia="Brill" w:hAnsi="Brill" w:cs="Brill"/>
          <w:color w:val="000000"/>
          <w:sz w:val="20"/>
          <w:szCs w:val="20"/>
        </w:rPr>
        <w:t xml:space="preserve">sea-level rise may well be much lower, or conversely, a business-as-usual model (high carbon emissions) over the next 30-50 years will result in potentially high sea-level rise – which would raise </w:t>
      </w:r>
      <w:r w:rsidR="005364E9">
        <w:rPr>
          <w:rFonts w:ascii="Brill" w:eastAsia="Brill" w:hAnsi="Brill" w:cs="Brill"/>
          <w:color w:val="000000"/>
          <w:sz w:val="20"/>
          <w:szCs w:val="20"/>
        </w:rPr>
        <w:t xml:space="preserve">the number of </w:t>
      </w:r>
      <w:r>
        <w:rPr>
          <w:rFonts w:ascii="Brill" w:eastAsia="Brill" w:hAnsi="Brill" w:cs="Brill"/>
          <w:color w:val="000000"/>
          <w:sz w:val="20"/>
          <w:szCs w:val="20"/>
        </w:rPr>
        <w:t xml:space="preserve">those at risk. However, there are those who argue that the levels of increase in sea-levels is uncertain </w:t>
      </w:r>
      <w:r w:rsidR="005364E9">
        <w:rPr>
          <w:rFonts w:ascii="Brill" w:eastAsia="Brill" w:hAnsi="Brill" w:cs="Brill"/>
          <w:color w:val="000000"/>
          <w:sz w:val="20"/>
          <w:szCs w:val="20"/>
        </w:rPr>
        <w:t xml:space="preserve">because of </w:t>
      </w:r>
      <w:r>
        <w:rPr>
          <w:rFonts w:ascii="Brill" w:eastAsia="Brill" w:hAnsi="Brill" w:cs="Brill"/>
          <w:color w:val="000000"/>
          <w:sz w:val="20"/>
          <w:szCs w:val="20"/>
        </w:rPr>
        <w:t xml:space="preserve">the difficulties of modelling </w:t>
      </w:r>
      <w:r w:rsidR="005364E9">
        <w:rPr>
          <w:rFonts w:ascii="Brill" w:eastAsia="Brill" w:hAnsi="Brill" w:cs="Brill"/>
          <w:color w:val="000000"/>
          <w:sz w:val="20"/>
          <w:szCs w:val="20"/>
        </w:rPr>
        <w:t>with respect to</w:t>
      </w:r>
      <w:r>
        <w:rPr>
          <w:rFonts w:ascii="Brill" w:eastAsia="Brill" w:hAnsi="Brill" w:cs="Brill"/>
          <w:color w:val="000000"/>
          <w:sz w:val="20"/>
          <w:szCs w:val="20"/>
        </w:rPr>
        <w:t xml:space="preserve"> ice loss (</w:t>
      </w:r>
      <w:proofErr w:type="spellStart"/>
      <w:r w:rsidRPr="00DD631A">
        <w:rPr>
          <w:rFonts w:ascii="Brill" w:eastAsia="Brill" w:hAnsi="Brill" w:cs="Brill"/>
          <w:color w:val="000000"/>
          <w:sz w:val="20"/>
          <w:szCs w:val="20"/>
        </w:rPr>
        <w:t>Ra</w:t>
      </w:r>
      <w:ins w:id="498" w:author="Autor">
        <w:r w:rsidR="00137E94" w:rsidRPr="00F34A6C">
          <w:rPr>
            <w:rFonts w:ascii="Brill" w:eastAsia="Brill" w:hAnsi="Brill" w:cs="Brill"/>
            <w:color w:val="000000"/>
            <w:sz w:val="20"/>
            <w:szCs w:val="20"/>
            <w:rPrChange w:id="499" w:author="Autor">
              <w:rPr>
                <w:rFonts w:ascii="Brill" w:eastAsia="Brill" w:hAnsi="Brill" w:cs="Brill"/>
                <w:color w:val="000000"/>
                <w:sz w:val="20"/>
                <w:szCs w:val="20"/>
                <w:highlight w:val="green"/>
              </w:rPr>
            </w:rPrChange>
          </w:rPr>
          <w:t>h</w:t>
        </w:r>
      </w:ins>
      <w:r w:rsidRPr="00DD631A">
        <w:rPr>
          <w:rFonts w:ascii="Brill" w:eastAsia="Brill" w:hAnsi="Brill" w:cs="Brill"/>
          <w:color w:val="000000"/>
          <w:sz w:val="20"/>
          <w:szCs w:val="20"/>
        </w:rPr>
        <w:t>mstorf</w:t>
      </w:r>
      <w:proofErr w:type="spellEnd"/>
      <w:r w:rsidRPr="00DD631A">
        <w:rPr>
          <w:rFonts w:ascii="Brill" w:eastAsia="Brill" w:hAnsi="Brill" w:cs="Brill"/>
          <w:color w:val="000000"/>
          <w:sz w:val="20"/>
          <w:szCs w:val="20"/>
        </w:rPr>
        <w:t>, 201</w:t>
      </w:r>
      <w:ins w:id="500" w:author="Autor">
        <w:r w:rsidR="006D3D71">
          <w:rPr>
            <w:rFonts w:ascii="Brill" w:eastAsia="Brill" w:hAnsi="Brill" w:cs="Brill"/>
            <w:color w:val="000000"/>
            <w:sz w:val="20"/>
            <w:szCs w:val="20"/>
          </w:rPr>
          <w:t>0</w:t>
        </w:r>
      </w:ins>
      <w:del w:id="501" w:author="Autor">
        <w:r w:rsidRPr="00DD631A" w:rsidDel="006D3D71">
          <w:rPr>
            <w:rFonts w:ascii="Brill" w:eastAsia="Brill" w:hAnsi="Brill" w:cs="Brill"/>
            <w:color w:val="000000"/>
            <w:sz w:val="20"/>
            <w:szCs w:val="20"/>
          </w:rPr>
          <w:delText>2</w:delText>
        </w:r>
      </w:del>
      <w:r>
        <w:rPr>
          <w:rFonts w:ascii="Brill" w:eastAsia="Brill" w:hAnsi="Brill" w:cs="Brill"/>
          <w:color w:val="000000"/>
          <w:sz w:val="20"/>
          <w:szCs w:val="20"/>
        </w:rPr>
        <w:t>; see this chapter).</w:t>
      </w:r>
    </w:p>
  </w:footnote>
  <w:footnote w:id="3">
    <w:p w14:paraId="350781AB" w14:textId="66758AAE"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As several scholars note, sea</w:t>
      </w:r>
      <w:r w:rsidR="00D43575">
        <w:rPr>
          <w:rFonts w:ascii="Brill" w:eastAsia="Brill" w:hAnsi="Brill" w:cs="Brill"/>
          <w:color w:val="000000"/>
          <w:sz w:val="20"/>
          <w:szCs w:val="20"/>
        </w:rPr>
        <w:t>s</w:t>
      </w:r>
      <w:r>
        <w:rPr>
          <w:rFonts w:ascii="Brill" w:eastAsia="Brill" w:hAnsi="Brill" w:cs="Brill"/>
          <w:color w:val="000000"/>
          <w:sz w:val="20"/>
          <w:szCs w:val="20"/>
        </w:rPr>
        <w:t xml:space="preserve"> in the Old and New Testaments are often places that are metaphors for the unknown. For instance, the famous passage of Job 38:8 declares “or who shut up the sea with doors, when it brake forth, as if it had been issue out of the womb?”</w:t>
      </w:r>
      <w:del w:id="511" w:author="Autor">
        <w:r w:rsidDel="0062510A">
          <w:rPr>
            <w:rFonts w:ascii="Brill" w:eastAsia="Brill" w:hAnsi="Brill" w:cs="Brill"/>
            <w:color w:val="000000"/>
            <w:sz w:val="20"/>
            <w:szCs w:val="20"/>
          </w:rPr>
          <w:delText>.</w:delText>
        </w:r>
      </w:del>
      <w:r>
        <w:rPr>
          <w:rFonts w:ascii="Brill" w:eastAsia="Brill" w:hAnsi="Brill" w:cs="Brill"/>
          <w:color w:val="000000"/>
          <w:sz w:val="20"/>
          <w:szCs w:val="20"/>
        </w:rPr>
        <w:t xml:space="preserve"> As several </w:t>
      </w:r>
      <w:ins w:id="512" w:author="Autor">
        <w:r w:rsidR="0062510A">
          <w:rPr>
            <w:rFonts w:ascii="Brill" w:eastAsia="Brill" w:hAnsi="Brill" w:cs="Brill"/>
            <w:color w:val="000000"/>
            <w:sz w:val="20"/>
            <w:szCs w:val="20"/>
          </w:rPr>
          <w:t xml:space="preserve">commentators </w:t>
        </w:r>
      </w:ins>
      <w:r>
        <w:rPr>
          <w:rFonts w:ascii="Brill" w:eastAsia="Brill" w:hAnsi="Brill" w:cs="Brill"/>
          <w:color w:val="000000"/>
          <w:sz w:val="20"/>
          <w:szCs w:val="20"/>
        </w:rPr>
        <w:t xml:space="preserve">have noted, the sea was the domain of God (and devils), managed, as it were, by divine control out of reach </w:t>
      </w:r>
      <w:r w:rsidR="007A0D3A">
        <w:rPr>
          <w:rFonts w:ascii="Brill" w:eastAsia="Brill" w:hAnsi="Brill" w:cs="Brill"/>
          <w:color w:val="000000"/>
          <w:sz w:val="20"/>
          <w:szCs w:val="20"/>
        </w:rPr>
        <w:t>of</w:t>
      </w:r>
      <w:r>
        <w:rPr>
          <w:rFonts w:ascii="Brill" w:eastAsia="Brill" w:hAnsi="Brill" w:cs="Brill"/>
          <w:color w:val="000000"/>
          <w:sz w:val="20"/>
          <w:szCs w:val="20"/>
        </w:rPr>
        <w:t xml:space="preserve"> humanity (</w:t>
      </w:r>
      <w:proofErr w:type="spellStart"/>
      <w:r>
        <w:rPr>
          <w:rFonts w:ascii="Brill" w:eastAsia="Brill" w:hAnsi="Brill" w:cs="Brill"/>
          <w:color w:val="000000"/>
          <w:sz w:val="20"/>
          <w:szCs w:val="20"/>
        </w:rPr>
        <w:t>Osbaldiston</w:t>
      </w:r>
      <w:proofErr w:type="spellEnd"/>
      <w:r>
        <w:rPr>
          <w:rFonts w:ascii="Brill" w:eastAsia="Brill" w:hAnsi="Brill" w:cs="Brill"/>
          <w:color w:val="000000"/>
          <w:sz w:val="20"/>
          <w:szCs w:val="20"/>
        </w:rPr>
        <w:t xml:space="preserve">, 2018, p.44-46). </w:t>
      </w:r>
    </w:p>
  </w:footnote>
  <w:footnote w:id="4">
    <w:p w14:paraId="350781AC" w14:textId="3C078DE4"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Prometheus was a lesser God who stole fire to provide to the people of Earth – despite the other Gods feeling it to be improper as they considered “humans not prudent and restrained enough to handles this precious gift with wisdom” (Adam &amp; Groves, 2007, p.232). Other accounts of the tale suggest otherwise</w:t>
      </w:r>
      <w:ins w:id="522" w:author="Autor">
        <w:r w:rsidR="00EA0541">
          <w:rPr>
            <w:rFonts w:ascii="Brill" w:eastAsia="Brill" w:hAnsi="Brill" w:cs="Brill"/>
            <w:color w:val="000000"/>
            <w:sz w:val="20"/>
            <w:szCs w:val="20"/>
          </w:rPr>
          <w:t>;</w:t>
        </w:r>
      </w:ins>
      <w:del w:id="523" w:author="Autor">
        <w:r w:rsidDel="00EA0541">
          <w:rPr>
            <w:rFonts w:ascii="Brill" w:eastAsia="Brill" w:hAnsi="Brill" w:cs="Brill"/>
            <w:color w:val="000000"/>
            <w:sz w:val="20"/>
            <w:szCs w:val="20"/>
          </w:rPr>
          <w:delText>,</w:delText>
        </w:r>
      </w:del>
      <w:r>
        <w:rPr>
          <w:rFonts w:ascii="Brill" w:eastAsia="Brill" w:hAnsi="Brill" w:cs="Brill"/>
          <w:color w:val="000000"/>
          <w:sz w:val="20"/>
          <w:szCs w:val="20"/>
        </w:rPr>
        <w:t xml:space="preserve"> however for the purpose of this chapter, </w:t>
      </w:r>
      <w:del w:id="524" w:author="Autor">
        <w:r w:rsidDel="00EA0541">
          <w:rPr>
            <w:rFonts w:ascii="Brill" w:eastAsia="Brill" w:hAnsi="Brill" w:cs="Brill"/>
            <w:color w:val="000000"/>
            <w:sz w:val="20"/>
            <w:szCs w:val="20"/>
          </w:rPr>
          <w:delText xml:space="preserve">this </w:delText>
        </w:r>
      </w:del>
      <w:ins w:id="525" w:author="Autor">
        <w:r w:rsidR="00EA0541">
          <w:rPr>
            <w:rFonts w:ascii="Brill" w:eastAsia="Brill" w:hAnsi="Brill" w:cs="Brill"/>
            <w:color w:val="000000"/>
            <w:sz w:val="20"/>
            <w:szCs w:val="20"/>
          </w:rPr>
          <w:t xml:space="preserve">Adam and Groves’ </w:t>
        </w:r>
      </w:ins>
      <w:r>
        <w:rPr>
          <w:rFonts w:ascii="Brill" w:eastAsia="Brill" w:hAnsi="Brill" w:cs="Brill"/>
          <w:color w:val="000000"/>
          <w:sz w:val="20"/>
          <w:szCs w:val="20"/>
        </w:rPr>
        <w:t>approach is used.</w:t>
      </w:r>
    </w:p>
  </w:footnote>
  <w:footnote w:id="5">
    <w:p w14:paraId="350781AD"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This was the financial year output for 2019. 2020/2021 data is yet to be made available at the time of this publication (Ports North, 2022). </w:t>
      </w:r>
    </w:p>
  </w:footnote>
  <w:footnote w:id="6">
    <w:p w14:paraId="350781AE" w14:textId="6C42C40C"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 Wingspread Conference was held in 1998 and combined the resources of scientists, legal experts, government officials</w:t>
      </w:r>
      <w:ins w:id="638" w:author="Autor">
        <w:r w:rsidR="0092436B">
          <w:rPr>
            <w:rFonts w:ascii="Brill" w:eastAsia="Brill" w:hAnsi="Brill" w:cs="Brill"/>
            <w:color w:val="000000"/>
            <w:sz w:val="20"/>
            <w:szCs w:val="20"/>
          </w:rPr>
          <w:t>,</w:t>
        </w:r>
      </w:ins>
      <w:r>
        <w:rPr>
          <w:rFonts w:ascii="Brill" w:eastAsia="Brill" w:hAnsi="Brill" w:cs="Brill"/>
          <w:color w:val="000000"/>
          <w:sz w:val="20"/>
          <w:szCs w:val="20"/>
        </w:rPr>
        <w:t xml:space="preserve"> and environmentalists. It developed a statement that relied on the principle of “no harm” which has since been adopted </w:t>
      </w:r>
      <w:r w:rsidR="00483EB2">
        <w:rPr>
          <w:rFonts w:ascii="Brill" w:eastAsia="Brill" w:hAnsi="Brill" w:cs="Brill"/>
          <w:color w:val="000000"/>
          <w:sz w:val="20"/>
          <w:szCs w:val="20"/>
        </w:rPr>
        <w:t>by</w:t>
      </w:r>
      <w:r>
        <w:rPr>
          <w:rFonts w:ascii="Brill" w:eastAsia="Brill" w:hAnsi="Brill" w:cs="Brill"/>
          <w:color w:val="000000"/>
          <w:sz w:val="20"/>
          <w:szCs w:val="20"/>
        </w:rPr>
        <w:t xml:space="preserve"> </w:t>
      </w:r>
      <w:r w:rsidR="00483EB2">
        <w:rPr>
          <w:rFonts w:ascii="Brill" w:eastAsia="Brill" w:hAnsi="Brill" w:cs="Brill"/>
          <w:color w:val="000000"/>
          <w:sz w:val="20"/>
          <w:szCs w:val="20"/>
        </w:rPr>
        <w:t xml:space="preserve">various </w:t>
      </w:r>
      <w:r>
        <w:rPr>
          <w:rFonts w:ascii="Brill" w:eastAsia="Brill" w:hAnsi="Brill" w:cs="Brill"/>
          <w:color w:val="000000"/>
          <w:sz w:val="20"/>
          <w:szCs w:val="20"/>
        </w:rPr>
        <w:t xml:space="preserve">institutions such as the European Union (Shaw, 2010). </w:t>
      </w:r>
    </w:p>
  </w:footnote>
  <w:footnote w:id="7">
    <w:p w14:paraId="67140A37" w14:textId="77777777" w:rsidR="00BE605B" w:rsidRDefault="00BE605B" w:rsidP="00BE605B">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202122"/>
          <w:sz w:val="20"/>
          <w:szCs w:val="20"/>
          <w:highlight w:val="white"/>
        </w:rPr>
        <w:t xml:space="preserve"> The conditions to be met by a municipality in order to obtain the status of a health resort for its location are governed by the Act of 28 July 2005 on health resort treatment, health resorts and health resort protection areas and on health resort communities (</w:t>
      </w:r>
      <w:r w:rsidRPr="00F34A6C">
        <w:rPr>
          <w:rFonts w:ascii="Brill" w:eastAsia="Brill" w:hAnsi="Brill" w:cs="Brill"/>
          <w:color w:val="202122"/>
          <w:sz w:val="20"/>
          <w:szCs w:val="20"/>
          <w:rPrChange w:id="1064" w:author="Autor">
            <w:rPr>
              <w:rFonts w:ascii="Brill" w:eastAsia="Brill" w:hAnsi="Brill" w:cs="Brill"/>
              <w:color w:val="202122"/>
              <w:sz w:val="20"/>
              <w:szCs w:val="20"/>
              <w:highlight w:val="white"/>
            </w:rPr>
          </w:rPrChange>
        </w:rPr>
        <w:t>Journal of Laws of 2021</w:t>
      </w:r>
      <w:r>
        <w:rPr>
          <w:rFonts w:ascii="Brill" w:eastAsia="Brill" w:hAnsi="Brill" w:cs="Brill"/>
          <w:color w:val="202122"/>
          <w:sz w:val="20"/>
          <w:szCs w:val="20"/>
          <w:highlight w:val="white"/>
        </w:rPr>
        <w:t>, item 1301</w:t>
      </w:r>
      <w:r>
        <w:rPr>
          <w:rFonts w:ascii="Brill" w:eastAsia="Brill" w:hAnsi="Brill" w:cs="Brill"/>
          <w:color w:val="000000"/>
          <w:sz w:val="20"/>
          <w:szCs w:val="20"/>
          <w:highlight w:val="white"/>
        </w:rPr>
        <w:t xml:space="preserve">). </w:t>
      </w:r>
    </w:p>
  </w:footnote>
  <w:footnote w:id="8">
    <w:p w14:paraId="350781B0"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w:t>
      </w:r>
      <w:proofErr w:type="spellStart"/>
      <w:r>
        <w:rPr>
          <w:rFonts w:ascii="Brill" w:eastAsia="Brill" w:hAnsi="Brill" w:cs="Brill"/>
          <w:color w:val="000000"/>
          <w:sz w:val="20"/>
          <w:szCs w:val="20"/>
        </w:rPr>
        <w:t>Ustka</w:t>
      </w:r>
      <w:proofErr w:type="spellEnd"/>
      <w:r>
        <w:rPr>
          <w:rFonts w:ascii="Brill" w:eastAsia="Brill" w:hAnsi="Brill" w:cs="Brill"/>
          <w:color w:val="000000"/>
          <w:sz w:val="20"/>
          <w:szCs w:val="20"/>
        </w:rPr>
        <w:t xml:space="preserve"> was officially granted the status of a health resort in 1988.</w:t>
      </w:r>
    </w:p>
  </w:footnote>
  <w:footnote w:id="9">
    <w:p w14:paraId="350781B1"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Not to be confused with the World Expo celebrated the same year in Seville.</w:t>
      </w:r>
    </w:p>
  </w:footnote>
  <w:footnote w:id="10">
    <w:p w14:paraId="350781B2"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Also in Harburg, on the Southern Elbe, there was another independent port and a district with a special flair and port ambience (Harburg Inner Port) (</w:t>
      </w:r>
      <w:proofErr w:type="spellStart"/>
      <w:r w:rsidRPr="007F7BA6">
        <w:rPr>
          <w:rFonts w:ascii="Brill" w:eastAsia="Brill" w:hAnsi="Brill" w:cs="Brill"/>
          <w:color w:val="000000"/>
          <w:sz w:val="20"/>
          <w:szCs w:val="20"/>
        </w:rPr>
        <w:t>Caumanns</w:t>
      </w:r>
      <w:proofErr w:type="spellEnd"/>
      <w:r w:rsidRPr="007F7BA6">
        <w:rPr>
          <w:rFonts w:ascii="Brill" w:eastAsia="Brill" w:hAnsi="Brill" w:cs="Brill"/>
          <w:color w:val="000000"/>
          <w:sz w:val="20"/>
          <w:szCs w:val="20"/>
        </w:rPr>
        <w:t xml:space="preserve"> &amp; </w:t>
      </w:r>
      <w:proofErr w:type="spellStart"/>
      <w:r w:rsidRPr="007F7BA6">
        <w:rPr>
          <w:rFonts w:ascii="Brill" w:eastAsia="Brill" w:hAnsi="Brill" w:cs="Brill"/>
          <w:color w:val="000000"/>
          <w:sz w:val="20"/>
          <w:szCs w:val="20"/>
        </w:rPr>
        <w:t>Hillmers</w:t>
      </w:r>
      <w:proofErr w:type="spellEnd"/>
      <w:r w:rsidRPr="007F7BA6">
        <w:rPr>
          <w:rFonts w:ascii="Brill" w:eastAsia="Brill" w:hAnsi="Brill" w:cs="Brill"/>
          <w:color w:val="000000"/>
          <w:sz w:val="20"/>
          <w:szCs w:val="20"/>
        </w:rPr>
        <w:t>, 2013</w:t>
      </w:r>
      <w:r>
        <w:rPr>
          <w:rFonts w:ascii="Brill" w:eastAsia="Brill" w:hAnsi="Brill" w:cs="Brill"/>
          <w:color w:val="000000"/>
          <w:sz w:val="20"/>
          <w:szCs w:val="20"/>
        </w:rPr>
        <w:t>).</w:t>
      </w:r>
    </w:p>
  </w:footnote>
  <w:footnote w:id="11">
    <w:p w14:paraId="350781B3" w14:textId="7BAF5229"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St. Pauli as </w:t>
      </w:r>
      <w:r w:rsidR="00A37948">
        <w:rPr>
          <w:rFonts w:ascii="Brill" w:eastAsia="Brill" w:hAnsi="Brill" w:cs="Brill"/>
          <w:sz w:val="20"/>
          <w:szCs w:val="20"/>
        </w:rPr>
        <w:t xml:space="preserve">an </w:t>
      </w:r>
      <w:r>
        <w:rPr>
          <w:rFonts w:ascii="Brill" w:eastAsia="Brill" w:hAnsi="Brill" w:cs="Brill"/>
          <w:sz w:val="20"/>
          <w:szCs w:val="20"/>
        </w:rPr>
        <w:t>amusement district is not mentioned explicit</w:t>
      </w:r>
      <w:r w:rsidR="00A37948">
        <w:rPr>
          <w:rFonts w:ascii="Brill" w:eastAsia="Brill" w:hAnsi="Brill" w:cs="Brill"/>
          <w:sz w:val="20"/>
          <w:szCs w:val="20"/>
        </w:rPr>
        <w:t>ly</w:t>
      </w:r>
      <w:r>
        <w:rPr>
          <w:rFonts w:ascii="Brill" w:eastAsia="Brill" w:hAnsi="Brill" w:cs="Brill"/>
          <w:sz w:val="20"/>
          <w:szCs w:val="20"/>
        </w:rPr>
        <w:t xml:space="preserve"> in </w:t>
      </w:r>
      <w:ins w:id="1900" w:author="Autor">
        <w:r w:rsidR="004A5214">
          <w:rPr>
            <w:rFonts w:ascii="Brill" w:eastAsia="Brill" w:hAnsi="Brill" w:cs="Brill"/>
            <w:sz w:val="20"/>
            <w:szCs w:val="20"/>
          </w:rPr>
          <w:t xml:space="preserve">one </w:t>
        </w:r>
      </w:ins>
      <w:del w:id="1901" w:author="Autor">
        <w:r w:rsidDel="004A5214">
          <w:rPr>
            <w:rFonts w:ascii="Brill" w:eastAsia="Brill" w:hAnsi="Brill" w:cs="Brill"/>
            <w:sz w:val="20"/>
            <w:szCs w:val="20"/>
          </w:rPr>
          <w:delText xml:space="preserve">the </w:delText>
        </w:r>
      </w:del>
      <w:r>
        <w:rPr>
          <w:rFonts w:ascii="Brill" w:eastAsia="Brill" w:hAnsi="Brill" w:cs="Brill"/>
          <w:sz w:val="20"/>
          <w:szCs w:val="20"/>
        </w:rPr>
        <w:t xml:space="preserve">book compendium: </w:t>
      </w:r>
      <w:ins w:id="1902" w:author="Autor">
        <w:r w:rsidR="004A5214">
          <w:rPr>
            <w:rFonts w:ascii="Brill" w:eastAsia="Brill" w:hAnsi="Brill" w:cs="Brill"/>
            <w:sz w:val="20"/>
            <w:szCs w:val="20"/>
          </w:rPr>
          <w:t>“</w:t>
        </w:r>
      </w:ins>
      <w:del w:id="1903" w:author="Autor">
        <w:r w:rsidDel="004A5214">
          <w:rPr>
            <w:rFonts w:ascii="Brill" w:eastAsia="Brill" w:hAnsi="Brill" w:cs="Brill"/>
            <w:sz w:val="20"/>
            <w:szCs w:val="20"/>
          </w:rPr>
          <w:delText>„</w:delText>
        </w:r>
      </w:del>
      <w:r>
        <w:rPr>
          <w:rFonts w:ascii="Brill" w:eastAsia="Brill" w:hAnsi="Brill" w:cs="Brill"/>
          <w:sz w:val="20"/>
          <w:szCs w:val="20"/>
        </w:rPr>
        <w:t xml:space="preserve">The sailor's life unfolds mainly along the street </w:t>
      </w:r>
      <w:ins w:id="1904" w:author="Autor">
        <w:r w:rsidR="004A5214">
          <w:rPr>
            <w:rFonts w:ascii="Brill" w:eastAsia="Brill" w:hAnsi="Brill" w:cs="Brill"/>
            <w:sz w:val="20"/>
            <w:szCs w:val="20"/>
          </w:rPr>
          <w:t>‘</w:t>
        </w:r>
      </w:ins>
      <w:proofErr w:type="spellStart"/>
      <w:del w:id="1905" w:author="Autor">
        <w:r w:rsidDel="004A5214">
          <w:rPr>
            <w:rFonts w:ascii="Brill" w:eastAsia="Brill" w:hAnsi="Brill" w:cs="Brill"/>
            <w:sz w:val="20"/>
            <w:szCs w:val="20"/>
          </w:rPr>
          <w:delText>“</w:delText>
        </w:r>
      </w:del>
      <w:r>
        <w:rPr>
          <w:rFonts w:ascii="Brill" w:eastAsia="Brill" w:hAnsi="Brill" w:cs="Brill"/>
          <w:sz w:val="20"/>
          <w:szCs w:val="20"/>
        </w:rPr>
        <w:t>Vorsetzen</w:t>
      </w:r>
      <w:proofErr w:type="spellEnd"/>
      <w:ins w:id="1906" w:author="Autor">
        <w:r w:rsidR="004A5214">
          <w:rPr>
            <w:rFonts w:ascii="Brill" w:eastAsia="Brill" w:hAnsi="Brill" w:cs="Brill"/>
            <w:sz w:val="20"/>
            <w:szCs w:val="20"/>
          </w:rPr>
          <w:t>’</w:t>
        </w:r>
      </w:ins>
      <w:del w:id="1907" w:author="Autor">
        <w:r w:rsidDel="004A5214">
          <w:rPr>
            <w:rFonts w:ascii="Brill" w:eastAsia="Brill" w:hAnsi="Brill" w:cs="Brill"/>
            <w:sz w:val="20"/>
            <w:szCs w:val="20"/>
          </w:rPr>
          <w:delText>”</w:delText>
        </w:r>
      </w:del>
      <w:r>
        <w:rPr>
          <w:rFonts w:ascii="Brill" w:eastAsia="Brill" w:hAnsi="Brill" w:cs="Brill"/>
          <w:sz w:val="20"/>
          <w:szCs w:val="20"/>
        </w:rPr>
        <w:t xml:space="preserve"> (along the river Elbe) and the adjoining streets, where facilities for the needs of the sailors are lined up uninterruptedly</w:t>
      </w:r>
      <w:ins w:id="1908" w:author="Autor">
        <w:r w:rsidR="004A5214">
          <w:rPr>
            <w:rFonts w:ascii="Brill" w:eastAsia="Brill" w:hAnsi="Brill" w:cs="Brill"/>
            <w:sz w:val="20"/>
            <w:szCs w:val="20"/>
          </w:rPr>
          <w:t>,</w:t>
        </w:r>
      </w:ins>
      <w:r>
        <w:rPr>
          <w:rFonts w:ascii="Brill" w:eastAsia="Brill" w:hAnsi="Brill" w:cs="Brill"/>
          <w:sz w:val="20"/>
          <w:szCs w:val="20"/>
        </w:rPr>
        <w:t>”</w:t>
      </w:r>
      <w:del w:id="1909" w:author="Autor">
        <w:r w:rsidDel="004A5214">
          <w:rPr>
            <w:rFonts w:ascii="Brill" w:eastAsia="Brill" w:hAnsi="Brill" w:cs="Brill"/>
            <w:sz w:val="20"/>
            <w:szCs w:val="20"/>
          </w:rPr>
          <w:delText>,</w:delText>
        </w:r>
      </w:del>
      <w:r>
        <w:rPr>
          <w:rFonts w:ascii="Brill" w:eastAsia="Brill" w:hAnsi="Brill" w:cs="Brill"/>
          <w:sz w:val="20"/>
          <w:szCs w:val="20"/>
        </w:rPr>
        <w:t xml:space="preserve"> (</w:t>
      </w:r>
      <w:r w:rsidRPr="007F7BA6">
        <w:rPr>
          <w:rFonts w:ascii="Brill" w:eastAsia="Brill" w:hAnsi="Brill" w:cs="Brill"/>
          <w:sz w:val="20"/>
          <w:szCs w:val="20"/>
        </w:rPr>
        <w:t>Dorn, 1891</w:t>
      </w:r>
      <w:r>
        <w:rPr>
          <w:rFonts w:ascii="Brill" w:eastAsia="Brill" w:hAnsi="Brill" w:cs="Brill"/>
          <w:sz w:val="20"/>
          <w:szCs w:val="20"/>
        </w:rPr>
        <w:t>, p.</w:t>
      </w:r>
      <w:del w:id="1910" w:author="Autor">
        <w:r w:rsidDel="004A5214">
          <w:rPr>
            <w:rFonts w:ascii="Brill" w:eastAsia="Brill" w:hAnsi="Brill" w:cs="Brill"/>
            <w:sz w:val="20"/>
            <w:szCs w:val="20"/>
          </w:rPr>
          <w:delText xml:space="preserve"> </w:delText>
        </w:r>
      </w:del>
      <w:r>
        <w:rPr>
          <w:rFonts w:ascii="Brill" w:eastAsia="Brill" w:hAnsi="Brill" w:cs="Brill"/>
          <w:sz w:val="20"/>
          <w:szCs w:val="20"/>
        </w:rPr>
        <w:t>746)</w:t>
      </w:r>
      <w:ins w:id="1911" w:author="Autor">
        <w:r w:rsidR="004A5214">
          <w:rPr>
            <w:rFonts w:ascii="Brill" w:eastAsia="Brill" w:hAnsi="Brill" w:cs="Brill"/>
            <w:sz w:val="20"/>
            <w:szCs w:val="20"/>
          </w:rPr>
          <w:t>.</w:t>
        </w:r>
      </w:ins>
      <w:del w:id="1912" w:author="Autor">
        <w:r w:rsidDel="004A5214">
          <w:rPr>
            <w:rFonts w:ascii="Brill" w:eastAsia="Brill" w:hAnsi="Brill" w:cs="Brill"/>
            <w:sz w:val="20"/>
            <w:szCs w:val="20"/>
          </w:rPr>
          <w:delText>,</w:delText>
        </w:r>
      </w:del>
      <w:r>
        <w:rPr>
          <w:rFonts w:ascii="Brill" w:eastAsia="Brill" w:hAnsi="Brill" w:cs="Brill"/>
          <w:sz w:val="20"/>
          <w:szCs w:val="20"/>
        </w:rPr>
        <w:t xml:space="preserve"> For Hamburg, see </w:t>
      </w:r>
      <w:proofErr w:type="spellStart"/>
      <w:r>
        <w:rPr>
          <w:rFonts w:ascii="Brill" w:eastAsia="Brill" w:hAnsi="Brill" w:cs="Brill"/>
          <w:sz w:val="20"/>
          <w:szCs w:val="20"/>
        </w:rPr>
        <w:t>Kludas</w:t>
      </w:r>
      <w:proofErr w:type="spellEnd"/>
      <w:ins w:id="1913" w:author="Autor">
        <w:r w:rsidR="004A5214">
          <w:rPr>
            <w:rFonts w:ascii="Brill" w:eastAsia="Brill" w:hAnsi="Brill" w:cs="Brill"/>
            <w:sz w:val="20"/>
            <w:szCs w:val="20"/>
          </w:rPr>
          <w:t xml:space="preserve"> (</w:t>
        </w:r>
      </w:ins>
      <w:del w:id="1914" w:author="Autor">
        <w:r w:rsidDel="004A5214">
          <w:rPr>
            <w:rFonts w:ascii="Brill" w:eastAsia="Brill" w:hAnsi="Brill" w:cs="Brill"/>
            <w:sz w:val="20"/>
            <w:szCs w:val="20"/>
          </w:rPr>
          <w:delText xml:space="preserve">, </w:delText>
        </w:r>
      </w:del>
      <w:r>
        <w:rPr>
          <w:rFonts w:ascii="Brill" w:eastAsia="Brill" w:hAnsi="Brill" w:cs="Brill"/>
          <w:sz w:val="20"/>
          <w:szCs w:val="20"/>
        </w:rPr>
        <w:t>1988</w:t>
      </w:r>
      <w:ins w:id="1915" w:author="Autor">
        <w:r w:rsidR="004A5214">
          <w:rPr>
            <w:rFonts w:ascii="Brill" w:eastAsia="Brill" w:hAnsi="Brill" w:cs="Brill"/>
            <w:sz w:val="20"/>
            <w:szCs w:val="20"/>
          </w:rPr>
          <w:t>)</w:t>
        </w:r>
      </w:ins>
      <w:r>
        <w:rPr>
          <w:rFonts w:ascii="Brill" w:eastAsia="Brill" w:hAnsi="Brill" w:cs="Brill"/>
          <w:sz w:val="20"/>
          <w:szCs w:val="20"/>
        </w:rPr>
        <w:t>.</w:t>
      </w:r>
    </w:p>
    <w:bookmarkStart w:id="1916" w:name="_heading=h.26in1rg" w:colFirst="0" w:colLast="0"/>
    <w:bookmarkEnd w:id="1916"/>
  </w:footnote>
  <w:footnote w:id="12">
    <w:p w14:paraId="350781B4" w14:textId="6C9DBD5C" w:rsidR="00CB3FC9" w:rsidRDefault="00C55FA1">
      <w:pPr>
        <w:jc w:val="both"/>
        <w:rPr>
          <w:rFonts w:ascii="Brill" w:eastAsia="Brill" w:hAnsi="Brill" w:cs="Brill"/>
          <w:sz w:val="20"/>
          <w:szCs w:val="20"/>
        </w:rPr>
      </w:pPr>
      <w:bookmarkStart w:id="1921" w:name="_heading=h.26in1rg" w:colFirst="0" w:colLast="0"/>
      <w:bookmarkEnd w:id="1921"/>
      <w:r>
        <w:rPr>
          <w:vertAlign w:val="superscript"/>
        </w:rPr>
        <w:footnoteRef/>
      </w:r>
      <w:r>
        <w:rPr>
          <w:rFonts w:ascii="Brill" w:eastAsia="Brill" w:hAnsi="Brill" w:cs="Brill"/>
          <w:sz w:val="20"/>
          <w:szCs w:val="20"/>
        </w:rPr>
        <w:t xml:space="preserve"> According to the visitor John Strang sailing from Glasgow to Hamburg in the middle of the 19th century. Quoted in: Helmut Stubbe-Da Luz</w:t>
      </w:r>
      <w:ins w:id="1922" w:author="Autor">
        <w:r w:rsidR="00163DFE">
          <w:rPr>
            <w:rFonts w:ascii="Brill" w:eastAsia="Brill" w:hAnsi="Brill" w:cs="Brill"/>
            <w:sz w:val="20"/>
            <w:szCs w:val="20"/>
          </w:rPr>
          <w:t xml:space="preserve"> (1986, p. 200)</w:t>
        </w:r>
      </w:ins>
      <w:r>
        <w:rPr>
          <w:rFonts w:ascii="Brill" w:eastAsia="Brill" w:hAnsi="Brill" w:cs="Brill"/>
          <w:sz w:val="20"/>
          <w:szCs w:val="20"/>
        </w:rPr>
        <w:t xml:space="preserve">, </w:t>
      </w:r>
      <w:r w:rsidRPr="00F34A6C">
        <w:rPr>
          <w:rFonts w:ascii="Brill" w:eastAsia="Brill" w:hAnsi="Brill" w:cs="Brill"/>
          <w:i/>
          <w:iCs/>
          <w:sz w:val="20"/>
          <w:szCs w:val="20"/>
          <w:rPrChange w:id="1923" w:author="Autor">
            <w:rPr>
              <w:rFonts w:ascii="Brill" w:eastAsia="Brill" w:hAnsi="Brill" w:cs="Brill"/>
              <w:sz w:val="20"/>
              <w:szCs w:val="20"/>
            </w:rPr>
          </w:rPrChange>
        </w:rPr>
        <w:t xml:space="preserve">Stadt und Hafen Hamburg in </w:t>
      </w:r>
      <w:proofErr w:type="spellStart"/>
      <w:r w:rsidRPr="00F34A6C">
        <w:rPr>
          <w:rFonts w:ascii="Brill" w:eastAsia="Brill" w:hAnsi="Brill" w:cs="Brill"/>
          <w:i/>
          <w:iCs/>
          <w:sz w:val="20"/>
          <w:szCs w:val="20"/>
          <w:rPrChange w:id="1924" w:author="Autor">
            <w:rPr>
              <w:rFonts w:ascii="Brill" w:eastAsia="Brill" w:hAnsi="Brill" w:cs="Brill"/>
              <w:sz w:val="20"/>
              <w:szCs w:val="20"/>
            </w:rPr>
          </w:rPrChange>
        </w:rPr>
        <w:t>ausländischer</w:t>
      </w:r>
      <w:proofErr w:type="spellEnd"/>
      <w:r w:rsidRPr="00F34A6C">
        <w:rPr>
          <w:rFonts w:ascii="Brill" w:eastAsia="Brill" w:hAnsi="Brill" w:cs="Brill"/>
          <w:i/>
          <w:iCs/>
          <w:sz w:val="20"/>
          <w:szCs w:val="20"/>
          <w:rPrChange w:id="1925" w:author="Autor">
            <w:rPr>
              <w:rFonts w:ascii="Brill" w:eastAsia="Brill" w:hAnsi="Brill" w:cs="Brill"/>
              <w:sz w:val="20"/>
              <w:szCs w:val="20"/>
            </w:rPr>
          </w:rPrChange>
        </w:rPr>
        <w:t xml:space="preserve"> </w:t>
      </w:r>
      <w:proofErr w:type="spellStart"/>
      <w:r w:rsidRPr="00F34A6C">
        <w:rPr>
          <w:rFonts w:ascii="Brill" w:eastAsia="Brill" w:hAnsi="Brill" w:cs="Brill"/>
          <w:i/>
          <w:iCs/>
          <w:sz w:val="20"/>
          <w:szCs w:val="20"/>
          <w:rPrChange w:id="1926" w:author="Autor">
            <w:rPr>
              <w:rFonts w:ascii="Brill" w:eastAsia="Brill" w:hAnsi="Brill" w:cs="Brill"/>
              <w:sz w:val="20"/>
              <w:szCs w:val="20"/>
            </w:rPr>
          </w:rPrChange>
        </w:rPr>
        <w:t>Reiseliteratur</w:t>
      </w:r>
      <w:proofErr w:type="spellEnd"/>
      <w:r>
        <w:rPr>
          <w:rFonts w:ascii="Brill" w:eastAsia="Brill" w:hAnsi="Brill" w:cs="Brill"/>
          <w:sz w:val="20"/>
          <w:szCs w:val="20"/>
        </w:rPr>
        <w:t xml:space="preserve"> </w:t>
      </w:r>
      <w:proofErr w:type="spellStart"/>
      <w:r>
        <w:rPr>
          <w:rFonts w:ascii="Brill" w:eastAsia="Brill" w:hAnsi="Brill" w:cs="Brill"/>
          <w:sz w:val="20"/>
          <w:szCs w:val="20"/>
        </w:rPr>
        <w:t>vom</w:t>
      </w:r>
      <w:proofErr w:type="spellEnd"/>
      <w:r>
        <w:rPr>
          <w:rFonts w:ascii="Brill" w:eastAsia="Brill" w:hAnsi="Brill" w:cs="Brill"/>
          <w:sz w:val="20"/>
          <w:szCs w:val="20"/>
        </w:rPr>
        <w:t xml:space="preserve"> 17. bis </w:t>
      </w:r>
      <w:proofErr w:type="spellStart"/>
      <w:r>
        <w:rPr>
          <w:rFonts w:ascii="Brill" w:eastAsia="Brill" w:hAnsi="Brill" w:cs="Brill"/>
          <w:sz w:val="20"/>
          <w:szCs w:val="20"/>
        </w:rPr>
        <w:t>zum</w:t>
      </w:r>
      <w:proofErr w:type="spellEnd"/>
      <w:r>
        <w:rPr>
          <w:rFonts w:ascii="Brill" w:eastAsia="Brill" w:hAnsi="Brill" w:cs="Brill"/>
          <w:sz w:val="20"/>
          <w:szCs w:val="20"/>
        </w:rPr>
        <w:t xml:space="preserve"> 19. </w:t>
      </w:r>
      <w:proofErr w:type="spellStart"/>
      <w:r>
        <w:rPr>
          <w:rFonts w:ascii="Brill" w:eastAsia="Brill" w:hAnsi="Brill" w:cs="Brill"/>
          <w:sz w:val="20"/>
          <w:szCs w:val="20"/>
        </w:rPr>
        <w:t>Jahrhundert</w:t>
      </w:r>
      <w:proofErr w:type="spellEnd"/>
      <w:ins w:id="1927" w:author="Autor">
        <w:r w:rsidR="00163DFE">
          <w:rPr>
            <w:rFonts w:ascii="Brill" w:eastAsia="Brill" w:hAnsi="Brill" w:cs="Brill"/>
            <w:sz w:val="20"/>
            <w:szCs w:val="20"/>
          </w:rPr>
          <w:t>.</w:t>
        </w:r>
      </w:ins>
      <w:del w:id="1928" w:author="Autor">
        <w:r w:rsidDel="00163DFE">
          <w:rPr>
            <w:rFonts w:ascii="Brill" w:eastAsia="Brill" w:hAnsi="Brill" w:cs="Brill"/>
            <w:sz w:val="20"/>
            <w:szCs w:val="20"/>
          </w:rPr>
          <w:delText>, in: Ellermeyer &amp; Postel</w:delText>
        </w:r>
        <w:r w:rsidDel="004A5214">
          <w:rPr>
            <w:rFonts w:ascii="Brill" w:eastAsia="Brill" w:hAnsi="Brill" w:cs="Brill"/>
            <w:sz w:val="20"/>
            <w:szCs w:val="20"/>
          </w:rPr>
          <w:delText xml:space="preserve">, </w:delText>
        </w:r>
        <w:r w:rsidDel="00163DFE">
          <w:rPr>
            <w:rFonts w:ascii="Brill" w:eastAsia="Brill" w:hAnsi="Brill" w:cs="Brill"/>
            <w:sz w:val="20"/>
            <w:szCs w:val="20"/>
          </w:rPr>
          <w:delText>1986, p.</w:delText>
        </w:r>
        <w:r w:rsidDel="004A5214">
          <w:rPr>
            <w:rFonts w:ascii="Brill" w:eastAsia="Brill" w:hAnsi="Brill" w:cs="Brill"/>
            <w:sz w:val="20"/>
            <w:szCs w:val="20"/>
          </w:rPr>
          <w:delText xml:space="preserve"> </w:delText>
        </w:r>
        <w:r w:rsidDel="00163DFE">
          <w:rPr>
            <w:rFonts w:ascii="Brill" w:eastAsia="Brill" w:hAnsi="Brill" w:cs="Brill"/>
            <w:sz w:val="20"/>
            <w:szCs w:val="20"/>
          </w:rPr>
          <w:delText>200.</w:delText>
        </w:r>
      </w:del>
    </w:p>
  </w:footnote>
  <w:footnote w:id="13">
    <w:p w14:paraId="350781B5" w14:textId="1CC27F06"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Here the term </w:t>
      </w:r>
      <w:ins w:id="1936" w:author="Autor">
        <w:r w:rsidR="004A5214">
          <w:rPr>
            <w:rFonts w:ascii="Brill" w:eastAsia="Brill" w:hAnsi="Brill" w:cs="Brill"/>
            <w:color w:val="000000"/>
            <w:sz w:val="20"/>
            <w:szCs w:val="20"/>
          </w:rPr>
          <w:t>‘</w:t>
        </w:r>
      </w:ins>
      <w:r>
        <w:rPr>
          <w:rFonts w:ascii="Brill" w:eastAsia="Brill" w:hAnsi="Brill" w:cs="Brill"/>
          <w:color w:val="000000"/>
          <w:sz w:val="20"/>
          <w:szCs w:val="20"/>
        </w:rPr>
        <w:t>seaport city</w:t>
      </w:r>
      <w:ins w:id="1937" w:author="Autor">
        <w:r w:rsidR="004A5214">
          <w:rPr>
            <w:rFonts w:ascii="Brill" w:eastAsia="Brill" w:hAnsi="Brill" w:cs="Brill"/>
            <w:color w:val="000000"/>
            <w:sz w:val="20"/>
            <w:szCs w:val="20"/>
          </w:rPr>
          <w:t>’</w:t>
        </w:r>
      </w:ins>
      <w:r>
        <w:rPr>
          <w:rFonts w:ascii="Brill" w:eastAsia="Brill" w:hAnsi="Brill" w:cs="Brill"/>
          <w:color w:val="000000"/>
          <w:sz w:val="20"/>
          <w:szCs w:val="20"/>
        </w:rPr>
        <w:t xml:space="preserve"> is used as a distinguishing feature compared to mostly less important river port cities located in the hinterland at rivers or canals. The major seaport cities ("hubs") are located at the coast, can be approached by seagoing vessels, have a particularly diverse network of uses and actors due to their international trade links. Hamburg is located on the River Elbe, about 110 km from the North Sea, but always tries to </w:t>
      </w:r>
      <w:del w:id="1938" w:author="Autor">
        <w:r w:rsidDel="004A5214">
          <w:rPr>
            <w:rFonts w:ascii="Brill" w:eastAsia="Brill" w:hAnsi="Brill" w:cs="Brill"/>
            <w:color w:val="000000"/>
            <w:sz w:val="20"/>
            <w:szCs w:val="20"/>
          </w:rPr>
          <w:delText xml:space="preserve">be able to </w:delText>
        </w:r>
      </w:del>
      <w:r>
        <w:rPr>
          <w:rFonts w:ascii="Brill" w:eastAsia="Brill" w:hAnsi="Brill" w:cs="Brill"/>
          <w:color w:val="000000"/>
          <w:sz w:val="20"/>
          <w:szCs w:val="20"/>
        </w:rPr>
        <w:t>handle the largest ships.</w:t>
      </w:r>
    </w:p>
  </w:footnote>
  <w:footnote w:id="14">
    <w:p w14:paraId="350781B6" w14:textId="70B146A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On a comparative study of port cities and characteristics of the population structure see:</w:t>
      </w:r>
      <w:r>
        <w:rPr>
          <w:rFonts w:ascii="Brill" w:eastAsia="Brill" w:hAnsi="Brill" w:cs="Brill"/>
          <w:i/>
          <w:color w:val="000000"/>
          <w:sz w:val="20"/>
          <w:szCs w:val="20"/>
        </w:rPr>
        <w:t xml:space="preserve"> </w:t>
      </w:r>
      <w:r w:rsidRPr="00163DFE">
        <w:rPr>
          <w:rFonts w:ascii="Brill" w:eastAsia="Brill" w:hAnsi="Brill" w:cs="Brill"/>
          <w:color w:val="000000"/>
          <w:sz w:val="20"/>
          <w:szCs w:val="20"/>
        </w:rPr>
        <w:t>Lee</w:t>
      </w:r>
      <w:ins w:id="1939" w:author="Autor">
        <w:r w:rsidR="009E3609" w:rsidRPr="00163DFE">
          <w:rPr>
            <w:rFonts w:ascii="Brill" w:eastAsia="Brill" w:hAnsi="Brill" w:cs="Brill"/>
            <w:color w:val="000000"/>
            <w:sz w:val="20"/>
            <w:szCs w:val="20"/>
          </w:rPr>
          <w:t xml:space="preserve"> (</w:t>
        </w:r>
      </w:ins>
      <w:del w:id="1940" w:author="Autor">
        <w:r w:rsidRPr="00163DFE" w:rsidDel="009E3609">
          <w:rPr>
            <w:rFonts w:ascii="Brill" w:eastAsia="Brill" w:hAnsi="Brill" w:cs="Brill"/>
            <w:color w:val="000000"/>
            <w:sz w:val="20"/>
            <w:szCs w:val="20"/>
          </w:rPr>
          <w:delText xml:space="preserve">, </w:delText>
        </w:r>
      </w:del>
      <w:r w:rsidRPr="00163DFE">
        <w:rPr>
          <w:rFonts w:ascii="Brill" w:eastAsia="Brill" w:hAnsi="Brill" w:cs="Brill"/>
          <w:color w:val="000000"/>
          <w:sz w:val="20"/>
          <w:szCs w:val="20"/>
        </w:rPr>
        <w:t>1998</w:t>
      </w:r>
      <w:ins w:id="1941" w:author="Autor">
        <w:r w:rsidR="009E3609" w:rsidRPr="00163DFE">
          <w:rPr>
            <w:rFonts w:ascii="Brill" w:eastAsia="Brill" w:hAnsi="Brill" w:cs="Brill"/>
            <w:color w:val="000000"/>
            <w:sz w:val="20"/>
            <w:szCs w:val="20"/>
          </w:rPr>
          <w:t>)</w:t>
        </w:r>
      </w:ins>
      <w:r w:rsidRPr="00163DFE">
        <w:rPr>
          <w:rFonts w:ascii="Brill" w:eastAsia="Brill" w:hAnsi="Brill" w:cs="Brill"/>
          <w:color w:val="000000"/>
          <w:sz w:val="20"/>
          <w:szCs w:val="20"/>
        </w:rPr>
        <w:t>.</w:t>
      </w:r>
    </w:p>
  </w:footnote>
  <w:footnote w:id="15">
    <w:p w14:paraId="350781B7" w14:textId="4A41DE9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Today the area has been reconstructed as a Museum of Emigration with many exhibits.</w:t>
      </w:r>
    </w:p>
  </w:footnote>
  <w:footnote w:id="16">
    <w:p w14:paraId="350781B8" w14:textId="5637D1CE"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Toennies described this "review" as follows: that "a sometimes 2-day long wait ("lookout") for notified ships precedes the work itself, days that actually belong to the "service" but are not paid </w:t>
      </w:r>
      <w:del w:id="2001" w:author="Autor">
        <w:r w:rsidDel="008001D1">
          <w:rPr>
            <w:rFonts w:ascii="Brill" w:eastAsia="Brill" w:hAnsi="Brill" w:cs="Brill"/>
            <w:color w:val="000000"/>
            <w:sz w:val="20"/>
            <w:szCs w:val="20"/>
          </w:rPr>
          <w:delText>for“ (</w:delText>
        </w:r>
      </w:del>
      <w:ins w:id="2002" w:author="Autor">
        <w:r w:rsidR="008001D1">
          <w:rPr>
            <w:rFonts w:ascii="Brill" w:eastAsia="Brill" w:hAnsi="Brill" w:cs="Brill"/>
            <w:color w:val="000000"/>
            <w:sz w:val="20"/>
            <w:szCs w:val="20"/>
          </w:rPr>
          <w:t>for“(</w:t>
        </w:r>
      </w:ins>
      <w:r w:rsidRPr="00163DFE">
        <w:rPr>
          <w:rFonts w:ascii="Brill" w:eastAsia="Brill" w:hAnsi="Brill" w:cs="Brill"/>
          <w:color w:val="000000"/>
          <w:sz w:val="20"/>
          <w:szCs w:val="20"/>
        </w:rPr>
        <w:t>Toennies, 1896</w:t>
      </w:r>
      <w:r>
        <w:rPr>
          <w:rFonts w:ascii="Brill" w:eastAsia="Brill" w:hAnsi="Brill" w:cs="Brill"/>
          <w:color w:val="000000"/>
          <w:sz w:val="20"/>
          <w:szCs w:val="20"/>
        </w:rPr>
        <w:t>, p.</w:t>
      </w:r>
      <w:del w:id="2003" w:author="Autor">
        <w:r w:rsidDel="008001D1">
          <w:rPr>
            <w:rFonts w:ascii="Brill" w:eastAsia="Brill" w:hAnsi="Brill" w:cs="Brill"/>
            <w:color w:val="000000"/>
            <w:sz w:val="20"/>
            <w:szCs w:val="20"/>
          </w:rPr>
          <w:delText xml:space="preserve"> </w:delText>
        </w:r>
      </w:del>
      <w:r>
        <w:rPr>
          <w:rFonts w:ascii="Brill" w:eastAsia="Brill" w:hAnsi="Brill" w:cs="Brill"/>
          <w:color w:val="000000"/>
          <w:sz w:val="20"/>
          <w:szCs w:val="20"/>
        </w:rPr>
        <w:t>313).</w:t>
      </w:r>
    </w:p>
  </w:footnote>
  <w:footnote w:id="17">
    <w:p w14:paraId="350781B9" w14:textId="72E16CE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 term diaspora includes small-scale homogeneity of uses, social structures, ethnic groups, religions</w:t>
      </w:r>
      <w:r w:rsidR="0093058C">
        <w:rPr>
          <w:rFonts w:ascii="Brill" w:eastAsia="Brill" w:hAnsi="Brill" w:cs="Brill"/>
          <w:color w:val="000000"/>
          <w:sz w:val="20"/>
          <w:szCs w:val="20"/>
        </w:rPr>
        <w:t>,</w:t>
      </w:r>
      <w:r>
        <w:rPr>
          <w:rFonts w:ascii="Brill" w:eastAsia="Brill" w:hAnsi="Brill" w:cs="Brill"/>
          <w:color w:val="000000"/>
          <w:sz w:val="20"/>
          <w:szCs w:val="20"/>
        </w:rPr>
        <w:t xml:space="preserve"> and </w:t>
      </w:r>
      <w:del w:id="2044" w:author="Autor">
        <w:r w:rsidDel="00BB2FBF">
          <w:rPr>
            <w:rFonts w:ascii="Brill" w:eastAsia="Brill" w:hAnsi="Brill" w:cs="Brill"/>
            <w:color w:val="000000"/>
            <w:sz w:val="20"/>
            <w:szCs w:val="20"/>
          </w:rPr>
          <w:delText>behavior</w:delText>
        </w:r>
      </w:del>
      <w:ins w:id="2045" w:author="Autor">
        <w:r w:rsidR="00BB2FBF">
          <w:rPr>
            <w:rFonts w:ascii="Brill" w:eastAsia="Brill" w:hAnsi="Brill" w:cs="Brill"/>
            <w:color w:val="000000"/>
            <w:sz w:val="20"/>
            <w:szCs w:val="20"/>
          </w:rPr>
          <w:t>behaviour</w:t>
        </w:r>
      </w:ins>
      <w:r>
        <w:rPr>
          <w:rFonts w:ascii="Brill" w:eastAsia="Brill" w:hAnsi="Brill" w:cs="Brill"/>
          <w:color w:val="000000"/>
          <w:sz w:val="20"/>
          <w:szCs w:val="20"/>
        </w:rPr>
        <w:t>. In St. Pauli, on the other hand, heterogeneous, small-scale diversity is superimposed compared to other "normal" city quarters</w:t>
      </w:r>
      <w:ins w:id="2046" w:author="Autor">
        <w:r w:rsidR="005C0B89">
          <w:rPr>
            <w:rFonts w:ascii="Brill" w:eastAsia="Brill" w:hAnsi="Brill" w:cs="Brill"/>
            <w:color w:val="000000"/>
            <w:sz w:val="20"/>
            <w:szCs w:val="20"/>
          </w:rPr>
          <w:t>;</w:t>
        </w:r>
      </w:ins>
      <w:del w:id="2047" w:author="Autor">
        <w:r w:rsidDel="005C0B89">
          <w:rPr>
            <w:rFonts w:ascii="Brill" w:eastAsia="Brill" w:hAnsi="Brill" w:cs="Brill"/>
            <w:color w:val="000000"/>
            <w:sz w:val="20"/>
            <w:szCs w:val="20"/>
          </w:rPr>
          <w:delText>,</w:delText>
        </w:r>
      </w:del>
      <w:r>
        <w:rPr>
          <w:rFonts w:ascii="Brill" w:eastAsia="Brill" w:hAnsi="Brill" w:cs="Brill"/>
          <w:color w:val="000000"/>
          <w:sz w:val="20"/>
          <w:szCs w:val="20"/>
        </w:rPr>
        <w:t xml:space="preserve"> thus using the term here is misleading.</w:t>
      </w:r>
    </w:p>
  </w:footnote>
  <w:footnote w:id="18">
    <w:p w14:paraId="350781BA" w14:textId="7CE256C2"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St. Pauli was initially a suburb of Altona, where "dubious trades" had settled. It was not until 1831 that the residents of St. Pauli received Hamburg citizenship. </w:t>
      </w:r>
      <w:del w:id="2065" w:author="Autor">
        <w:r w:rsidDel="005C0B89">
          <w:rPr>
            <w:rFonts w:ascii="Brill" w:eastAsia="Brill" w:hAnsi="Brill" w:cs="Brill"/>
            <w:color w:val="000000"/>
            <w:sz w:val="20"/>
            <w:szCs w:val="20"/>
          </w:rPr>
          <w:delText xml:space="preserve">Statistically, </w:delText>
        </w:r>
      </w:del>
      <w:ins w:id="2066" w:author="Autor">
        <w:r w:rsidR="005C0B89">
          <w:rPr>
            <w:rFonts w:ascii="Brill" w:eastAsia="Brill" w:hAnsi="Brill" w:cs="Brill"/>
            <w:color w:val="000000"/>
            <w:sz w:val="20"/>
            <w:szCs w:val="20"/>
          </w:rPr>
          <w:t>T</w:t>
        </w:r>
      </w:ins>
      <w:del w:id="2067" w:author="Autor">
        <w:r w:rsidDel="005C0B89">
          <w:rPr>
            <w:rFonts w:ascii="Brill" w:eastAsia="Brill" w:hAnsi="Brill" w:cs="Brill"/>
            <w:color w:val="000000"/>
            <w:sz w:val="20"/>
            <w:szCs w:val="20"/>
          </w:rPr>
          <w:delText>t</w:delText>
        </w:r>
      </w:del>
      <w:r>
        <w:rPr>
          <w:rFonts w:ascii="Brill" w:eastAsia="Brill" w:hAnsi="Brill" w:cs="Brill"/>
          <w:color w:val="000000"/>
          <w:sz w:val="20"/>
          <w:szCs w:val="20"/>
        </w:rPr>
        <w:t>he district is currently divided into five districts. Here we are looking at the space between Simon-von-Utrecht-</w:t>
      </w:r>
      <w:proofErr w:type="spellStart"/>
      <w:r>
        <w:rPr>
          <w:rFonts w:ascii="Brill" w:eastAsia="Brill" w:hAnsi="Brill" w:cs="Brill"/>
          <w:color w:val="000000"/>
          <w:sz w:val="20"/>
          <w:szCs w:val="20"/>
        </w:rPr>
        <w:t>Straße</w:t>
      </w:r>
      <w:proofErr w:type="spellEnd"/>
      <w:r>
        <w:rPr>
          <w:rFonts w:ascii="Brill" w:eastAsia="Brill" w:hAnsi="Brill" w:cs="Brill"/>
          <w:color w:val="000000"/>
          <w:sz w:val="20"/>
          <w:szCs w:val="20"/>
        </w:rPr>
        <w:t xml:space="preserve"> in the north, the Elbe in the south, the ramparts in the east and the </w:t>
      </w:r>
      <w:proofErr w:type="spellStart"/>
      <w:r>
        <w:rPr>
          <w:rFonts w:ascii="Brill" w:eastAsia="Brill" w:hAnsi="Brill" w:cs="Brill"/>
          <w:color w:val="000000"/>
          <w:sz w:val="20"/>
          <w:szCs w:val="20"/>
        </w:rPr>
        <w:t>Pepermöhlenbek</w:t>
      </w:r>
      <w:proofErr w:type="spellEnd"/>
      <w:r>
        <w:rPr>
          <w:rFonts w:ascii="Brill" w:eastAsia="Brill" w:hAnsi="Brill" w:cs="Brill"/>
          <w:color w:val="000000"/>
          <w:sz w:val="20"/>
          <w:szCs w:val="20"/>
        </w:rPr>
        <w:t xml:space="preserve"> in the west (called the “</w:t>
      </w:r>
      <w:proofErr w:type="spellStart"/>
      <w:r>
        <w:rPr>
          <w:rFonts w:ascii="Brill" w:eastAsia="Brill" w:hAnsi="Brill" w:cs="Brill"/>
          <w:color w:val="000000"/>
          <w:sz w:val="20"/>
          <w:szCs w:val="20"/>
        </w:rPr>
        <w:t>Kiez</w:t>
      </w:r>
      <w:proofErr w:type="spellEnd"/>
      <w:r>
        <w:rPr>
          <w:rFonts w:ascii="Brill" w:eastAsia="Brill" w:hAnsi="Brill" w:cs="Brill"/>
          <w:color w:val="000000"/>
          <w:sz w:val="20"/>
          <w:szCs w:val="20"/>
        </w:rPr>
        <w:t xml:space="preserve">”). </w:t>
      </w:r>
      <w:del w:id="2068" w:author="Autor">
        <w:r w:rsidDel="005C0B89">
          <w:rPr>
            <w:rFonts w:ascii="Brill" w:eastAsia="Brill" w:hAnsi="Brill" w:cs="Brill"/>
            <w:color w:val="000000"/>
            <w:sz w:val="20"/>
            <w:szCs w:val="20"/>
          </w:rPr>
          <w:delText xml:space="preserve">Gastronomy. </w:delText>
        </w:r>
      </w:del>
      <w:r>
        <w:rPr>
          <w:rFonts w:ascii="Brill" w:eastAsia="Brill" w:hAnsi="Brill" w:cs="Brill"/>
          <w:color w:val="000000"/>
          <w:sz w:val="20"/>
          <w:szCs w:val="20"/>
        </w:rPr>
        <w:t>However, bars and entertainment venues have gradually expanded beyond this boundary into the adjacent streets.</w:t>
      </w:r>
    </w:p>
  </w:footnote>
  <w:footnote w:id="19">
    <w:p w14:paraId="350781BB" w14:textId="320806B2"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 red-light district in a city is a place where brothels are located and where commercial sexual activity takes place. The term was first used at the end of the 19th century when brothels and prostitutes</w:t>
      </w:r>
      <w:del w:id="2076" w:author="Autor">
        <w:r w:rsidDel="00CD61A1">
          <w:rPr>
            <w:rFonts w:ascii="Brill" w:eastAsia="Brill" w:hAnsi="Brill" w:cs="Brill"/>
            <w:color w:val="000000"/>
            <w:sz w:val="20"/>
            <w:szCs w:val="20"/>
          </w:rPr>
          <w:delText xml:space="preserve"> and</w:delText>
        </w:r>
      </w:del>
      <w:r>
        <w:rPr>
          <w:rFonts w:ascii="Brill" w:eastAsia="Brill" w:hAnsi="Brill" w:cs="Brill"/>
          <w:color w:val="000000"/>
          <w:sz w:val="20"/>
          <w:szCs w:val="20"/>
        </w:rPr>
        <w:t xml:space="preserve"> hung out red lanterns</w:t>
      </w:r>
      <w:r w:rsidR="005D7737" w:rsidRPr="005D7737">
        <w:rPr>
          <w:rFonts w:ascii="Brill" w:eastAsia="Brill" w:hAnsi="Brill" w:cs="Brill"/>
          <w:color w:val="000000"/>
          <w:sz w:val="20"/>
          <w:szCs w:val="20"/>
        </w:rPr>
        <w:t xml:space="preserve"> </w:t>
      </w:r>
      <w:r w:rsidR="005D7737">
        <w:rPr>
          <w:rFonts w:ascii="Brill" w:eastAsia="Brill" w:hAnsi="Brill" w:cs="Brill"/>
          <w:color w:val="000000"/>
          <w:sz w:val="20"/>
          <w:szCs w:val="20"/>
        </w:rPr>
        <w:t xml:space="preserve">to attract visitors and </w:t>
      </w:r>
      <w:r>
        <w:rPr>
          <w:rFonts w:ascii="Brill" w:eastAsia="Brill" w:hAnsi="Brill" w:cs="Brill"/>
          <w:color w:val="000000"/>
          <w:sz w:val="20"/>
          <w:szCs w:val="20"/>
        </w:rPr>
        <w:t xml:space="preserve">sometimes to hide their unattractiveness and disfigurements. </w:t>
      </w:r>
    </w:p>
  </w:footnote>
  <w:footnote w:id="20">
    <w:p w14:paraId="350781BC" w14:textId="06FA515E"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Such Chinatowns can be found in many seaport cities like Rotterdam (</w:t>
      </w:r>
      <w:proofErr w:type="spellStart"/>
      <w:r>
        <w:rPr>
          <w:rFonts w:ascii="Brill" w:eastAsia="Brill" w:hAnsi="Brill" w:cs="Brill"/>
          <w:i/>
          <w:color w:val="000000"/>
          <w:sz w:val="20"/>
          <w:szCs w:val="20"/>
        </w:rPr>
        <w:t>Katendrecht</w:t>
      </w:r>
      <w:proofErr w:type="spellEnd"/>
      <w:r>
        <w:rPr>
          <w:rFonts w:ascii="Brill" w:eastAsia="Brill" w:hAnsi="Brill" w:cs="Brill"/>
          <w:color w:val="000000"/>
          <w:sz w:val="20"/>
          <w:szCs w:val="20"/>
        </w:rPr>
        <w:t>), Amsterdam, New York, Singapore, Bangkok, Havana, Panama City</w:t>
      </w:r>
      <w:r w:rsidR="005D7737">
        <w:rPr>
          <w:rFonts w:ascii="Brill" w:eastAsia="Brill" w:hAnsi="Brill" w:cs="Brill"/>
          <w:color w:val="000000"/>
          <w:sz w:val="20"/>
          <w:szCs w:val="20"/>
        </w:rPr>
        <w:t>,</w:t>
      </w:r>
      <w:r>
        <w:rPr>
          <w:rFonts w:ascii="Brill" w:eastAsia="Brill" w:hAnsi="Brill" w:cs="Brill"/>
          <w:color w:val="000000"/>
          <w:sz w:val="20"/>
          <w:szCs w:val="20"/>
        </w:rPr>
        <w:t xml:space="preserve"> and under the name "Barrio Chino" in Havana and Barcelona (El Raval) (</w:t>
      </w:r>
      <w:r w:rsidRPr="007F7BA6">
        <w:rPr>
          <w:rFonts w:ascii="Brill" w:eastAsia="Brill" w:hAnsi="Brill" w:cs="Brill"/>
          <w:color w:val="000000"/>
          <w:sz w:val="20"/>
          <w:szCs w:val="20"/>
        </w:rPr>
        <w:t>Christiansen, 2003</w:t>
      </w:r>
      <w:r>
        <w:rPr>
          <w:rFonts w:ascii="Brill" w:eastAsia="Brill" w:hAnsi="Brill" w:cs="Brill"/>
          <w:color w:val="000000"/>
          <w:sz w:val="20"/>
          <w:szCs w:val="20"/>
        </w:rPr>
        <w:t xml:space="preserve">; </w:t>
      </w:r>
      <w:r w:rsidRPr="00163DFE">
        <w:rPr>
          <w:rFonts w:ascii="Brill" w:eastAsia="Brill" w:hAnsi="Brill" w:cs="Brill"/>
          <w:color w:val="000000"/>
          <w:sz w:val="20"/>
          <w:szCs w:val="20"/>
        </w:rPr>
        <w:t>Amenda, 2007</w:t>
      </w:r>
      <w:r>
        <w:rPr>
          <w:rFonts w:ascii="Brill" w:eastAsia="Brill" w:hAnsi="Brill" w:cs="Brill"/>
          <w:color w:val="000000"/>
          <w:sz w:val="20"/>
          <w:szCs w:val="20"/>
        </w:rPr>
        <w:t>).</w:t>
      </w:r>
    </w:p>
  </w:footnote>
  <w:footnote w:id="21">
    <w:p w14:paraId="350781BD" w14:textId="0BED5420" w:rsidR="00CB3FC9" w:rsidRDefault="00C55FA1">
      <w:pPr>
        <w:jc w:val="both"/>
        <w:rPr>
          <w:rFonts w:ascii="Brill" w:eastAsia="Brill" w:hAnsi="Brill" w:cs="Brill"/>
          <w:sz w:val="20"/>
          <w:szCs w:val="20"/>
        </w:rPr>
      </w:pPr>
      <w:r>
        <w:rPr>
          <w:vertAlign w:val="superscript"/>
        </w:rPr>
        <w:footnoteRef/>
      </w:r>
      <w:r w:rsidR="001A1E0C">
        <w:rPr>
          <w:rFonts w:ascii="Brill" w:eastAsia="Brill" w:hAnsi="Brill" w:cs="Brill"/>
          <w:sz w:val="20"/>
          <w:szCs w:val="20"/>
        </w:rPr>
        <w:t xml:space="preserve"> </w:t>
      </w:r>
      <w:r>
        <w:rPr>
          <w:rFonts w:ascii="Brill" w:eastAsia="Brill" w:hAnsi="Brill" w:cs="Brill"/>
          <w:sz w:val="20"/>
          <w:szCs w:val="20"/>
        </w:rPr>
        <w:t>In the 1920s, the settlement of Chinese sailors was perceived as a "growing plague" and the Nazi racial policy then referred to "crime districts", "gambling dens" and "opium dens” (Amenda, 2003, p. 80).</w:t>
      </w:r>
    </w:p>
  </w:footnote>
  <w:footnote w:id="22">
    <w:p w14:paraId="350781BE"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Saving opportunities and savings accounts were offered: “Sailor, don’t be fooled! Save your money at the Seamen's Home" </w:t>
      </w:r>
      <w:r w:rsidRPr="00163DFE">
        <w:rPr>
          <w:rFonts w:ascii="Brill" w:eastAsia="Brill" w:hAnsi="Brill" w:cs="Brill"/>
          <w:color w:val="000000"/>
          <w:sz w:val="20"/>
          <w:szCs w:val="20"/>
        </w:rPr>
        <w:t>(Ziemer &amp; Ziemer, 2019</w:t>
      </w:r>
      <w:r>
        <w:rPr>
          <w:rFonts w:ascii="Brill" w:eastAsia="Brill" w:hAnsi="Brill" w:cs="Brill"/>
          <w:color w:val="000000"/>
          <w:sz w:val="20"/>
          <w:szCs w:val="20"/>
        </w:rPr>
        <w:t>, p.</w:t>
      </w:r>
      <w:del w:id="2161" w:author="Autor">
        <w:r w:rsidDel="00097C91">
          <w:rPr>
            <w:rFonts w:ascii="Brill" w:eastAsia="Brill" w:hAnsi="Brill" w:cs="Brill"/>
            <w:color w:val="000000"/>
            <w:sz w:val="20"/>
            <w:szCs w:val="20"/>
          </w:rPr>
          <w:delText xml:space="preserve"> </w:delText>
        </w:r>
      </w:del>
      <w:r>
        <w:rPr>
          <w:rFonts w:ascii="Brill" w:eastAsia="Brill" w:hAnsi="Brill" w:cs="Brill"/>
          <w:color w:val="000000"/>
          <w:sz w:val="20"/>
          <w:szCs w:val="20"/>
        </w:rPr>
        <w:t>129).</w:t>
      </w:r>
    </w:p>
  </w:footnote>
  <w:footnote w:id="23">
    <w:p w14:paraId="350781BF" w14:textId="66EA6B0C"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 </w:t>
      </w:r>
      <w:ins w:id="2171" w:author="Autor">
        <w:r w:rsidR="00097C91">
          <w:rPr>
            <w:rFonts w:ascii="Brill" w:eastAsia="Brill" w:hAnsi="Brill" w:cs="Brill"/>
            <w:color w:val="000000"/>
            <w:sz w:val="20"/>
            <w:szCs w:val="20"/>
          </w:rPr>
          <w:t xml:space="preserve">same text of the </w:t>
        </w:r>
      </w:ins>
      <w:r>
        <w:rPr>
          <w:rFonts w:ascii="Brill" w:eastAsia="Brill" w:hAnsi="Brill" w:cs="Brill"/>
          <w:color w:val="000000"/>
          <w:sz w:val="20"/>
          <w:szCs w:val="20"/>
        </w:rPr>
        <w:t xml:space="preserve">book was republished 1997 </w:t>
      </w:r>
      <w:del w:id="2172" w:author="Autor">
        <w:r w:rsidDel="00097C91">
          <w:rPr>
            <w:rFonts w:ascii="Brill" w:eastAsia="Brill" w:hAnsi="Brill" w:cs="Brill"/>
            <w:color w:val="000000"/>
            <w:sz w:val="20"/>
            <w:szCs w:val="20"/>
          </w:rPr>
          <w:delText xml:space="preserve">with the same text </w:delText>
        </w:r>
      </w:del>
      <w:r>
        <w:rPr>
          <w:rFonts w:ascii="Brill" w:eastAsia="Brill" w:hAnsi="Brill" w:cs="Brill"/>
          <w:color w:val="000000"/>
          <w:sz w:val="20"/>
          <w:szCs w:val="20"/>
        </w:rPr>
        <w:t xml:space="preserve">by a publisher from Leipzig. </w:t>
      </w:r>
    </w:p>
  </w:footnote>
  <w:footnote w:id="24">
    <w:p w14:paraId="350781C0" w14:textId="2361D2DF"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w:t>
      </w:r>
      <w:r w:rsidRPr="00163DFE">
        <w:rPr>
          <w:rFonts w:ascii="Brill" w:eastAsia="Brill" w:hAnsi="Brill" w:cs="Brill"/>
          <w:color w:val="000000"/>
          <w:sz w:val="20"/>
          <w:szCs w:val="20"/>
        </w:rPr>
        <w:t>Walther (1936</w:t>
      </w:r>
      <w:r>
        <w:rPr>
          <w:rFonts w:ascii="Brill" w:eastAsia="Brill" w:hAnsi="Brill" w:cs="Brill"/>
          <w:color w:val="000000"/>
          <w:sz w:val="20"/>
          <w:szCs w:val="20"/>
        </w:rPr>
        <w:t>) recommended</w:t>
      </w:r>
      <w:del w:id="2195" w:author="Autor">
        <w:r w:rsidDel="00163DFE">
          <w:rPr>
            <w:rFonts w:ascii="Brill" w:eastAsia="Brill" w:hAnsi="Brill" w:cs="Brill"/>
            <w:color w:val="000000"/>
            <w:sz w:val="20"/>
            <w:szCs w:val="20"/>
          </w:rPr>
          <w:delText xml:space="preserve"> to</w:delText>
        </w:r>
      </w:del>
      <w:r>
        <w:rPr>
          <w:rFonts w:ascii="Brill" w:eastAsia="Brill" w:hAnsi="Brill" w:cs="Brill"/>
          <w:color w:val="000000"/>
          <w:sz w:val="20"/>
          <w:szCs w:val="20"/>
        </w:rPr>
        <w:t xml:space="preserve"> “</w:t>
      </w:r>
      <w:proofErr w:type="spellStart"/>
      <w:r>
        <w:rPr>
          <w:rFonts w:ascii="Brill" w:eastAsia="Brill" w:hAnsi="Brill" w:cs="Brill"/>
          <w:color w:val="000000"/>
          <w:sz w:val="20"/>
          <w:szCs w:val="20"/>
        </w:rPr>
        <w:t>tak</w:t>
      </w:r>
      <w:proofErr w:type="spellEnd"/>
      <w:ins w:id="2196" w:author="Autor">
        <w:r w:rsidR="00163DFE">
          <w:rPr>
            <w:rFonts w:ascii="Brill" w:eastAsia="Brill" w:hAnsi="Brill" w:cs="Brill"/>
            <w:color w:val="000000"/>
            <w:sz w:val="20"/>
            <w:szCs w:val="20"/>
          </w:rPr>
          <w:t>[</w:t>
        </w:r>
        <w:proofErr w:type="spellStart"/>
        <w:r w:rsidR="00163DFE">
          <w:rPr>
            <w:rFonts w:ascii="Brill" w:eastAsia="Brill" w:hAnsi="Brill" w:cs="Brill"/>
            <w:color w:val="000000"/>
            <w:sz w:val="20"/>
            <w:szCs w:val="20"/>
          </w:rPr>
          <w:t>ing</w:t>
        </w:r>
        <w:proofErr w:type="spellEnd"/>
        <w:r w:rsidR="00163DFE">
          <w:rPr>
            <w:rFonts w:ascii="Brill" w:eastAsia="Brill" w:hAnsi="Brill" w:cs="Brill"/>
            <w:color w:val="000000"/>
            <w:sz w:val="20"/>
            <w:szCs w:val="20"/>
          </w:rPr>
          <w:t>]</w:t>
        </w:r>
      </w:ins>
      <w:del w:id="2197" w:author="Autor">
        <w:r w:rsidDel="00163DFE">
          <w:rPr>
            <w:rFonts w:ascii="Brill" w:eastAsia="Brill" w:hAnsi="Brill" w:cs="Brill"/>
            <w:color w:val="000000"/>
            <w:sz w:val="20"/>
            <w:szCs w:val="20"/>
          </w:rPr>
          <w:delText>e</w:delText>
        </w:r>
      </w:del>
      <w:r>
        <w:rPr>
          <w:rFonts w:ascii="Brill" w:eastAsia="Brill" w:hAnsi="Brill" w:cs="Brill"/>
          <w:color w:val="000000"/>
          <w:sz w:val="20"/>
          <w:szCs w:val="20"/>
        </w:rPr>
        <w:t xml:space="preserve"> control of those who are only infected and to eradicate the genetic material of the biologically hopeless defects</w:t>
      </w:r>
      <w:ins w:id="2198" w:author="Autor">
        <w:r w:rsidR="00EC7E59">
          <w:rPr>
            <w:rFonts w:ascii="Brill" w:eastAsia="Brill" w:hAnsi="Brill" w:cs="Brill"/>
            <w:color w:val="000000"/>
            <w:sz w:val="20"/>
            <w:szCs w:val="20"/>
          </w:rPr>
          <w:t>.</w:t>
        </w:r>
      </w:ins>
      <w:r>
        <w:rPr>
          <w:rFonts w:ascii="Brill" w:eastAsia="Brill" w:hAnsi="Brill" w:cs="Brill"/>
          <w:color w:val="000000"/>
          <w:sz w:val="20"/>
          <w:szCs w:val="20"/>
        </w:rPr>
        <w:t>”</w:t>
      </w:r>
      <w:del w:id="2199" w:author="Autor">
        <w:r w:rsidDel="00EC7E59">
          <w:rPr>
            <w:rFonts w:ascii="Brill" w:eastAsia="Brill" w:hAnsi="Brill" w:cs="Brill"/>
            <w:color w:val="000000"/>
            <w:sz w:val="20"/>
            <w:szCs w:val="20"/>
          </w:rPr>
          <w:delText>.</w:delText>
        </w:r>
      </w:del>
    </w:p>
  </w:footnote>
  <w:footnote w:id="25">
    <w:p w14:paraId="350781C1" w14:textId="5AC5A0DB"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In hono</w:t>
      </w:r>
      <w:ins w:id="2241" w:author="Autor">
        <w:r w:rsidR="00540D6A">
          <w:rPr>
            <w:rFonts w:ascii="Brill" w:eastAsia="Brill" w:hAnsi="Brill" w:cs="Brill"/>
            <w:color w:val="000000"/>
            <w:sz w:val="20"/>
            <w:szCs w:val="20"/>
          </w:rPr>
          <w:t>u</w:t>
        </w:r>
      </w:ins>
      <w:r>
        <w:rPr>
          <w:rFonts w:ascii="Brill" w:eastAsia="Brill" w:hAnsi="Brill" w:cs="Brill"/>
          <w:color w:val="000000"/>
          <w:sz w:val="20"/>
          <w:szCs w:val="20"/>
        </w:rPr>
        <w:t>r of the Beatles, a Beatles-Platz was opened on the Reeperbahn in 2008 in the form of a black 29-meter-diameter record.</w:t>
      </w:r>
    </w:p>
  </w:footnote>
  <w:footnote w:id="26">
    <w:p w14:paraId="350781C2" w14:textId="08E0904C"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Prostitution in St. Pauli was </w:t>
      </w:r>
      <w:ins w:id="2245" w:author="Autor">
        <w:r w:rsidR="00540D6A">
          <w:rPr>
            <w:rFonts w:ascii="Brill" w:eastAsia="Brill" w:hAnsi="Brill" w:cs="Brill"/>
            <w:color w:val="000000"/>
            <w:sz w:val="20"/>
            <w:szCs w:val="20"/>
          </w:rPr>
          <w:t>i</w:t>
        </w:r>
      </w:ins>
      <w:del w:id="2246" w:author="Autor">
        <w:r w:rsidDel="00540D6A">
          <w:rPr>
            <w:rFonts w:ascii="Brill" w:eastAsia="Brill" w:hAnsi="Brill" w:cs="Brill"/>
            <w:color w:val="000000"/>
            <w:sz w:val="20"/>
            <w:szCs w:val="20"/>
          </w:rPr>
          <w:delText>o</w:delText>
        </w:r>
      </w:del>
      <w:r>
        <w:rPr>
          <w:rFonts w:ascii="Brill" w:eastAsia="Brill" w:hAnsi="Brill" w:cs="Brill"/>
          <w:color w:val="000000"/>
          <w:sz w:val="20"/>
          <w:szCs w:val="20"/>
        </w:rPr>
        <w:t>n decline and shifted to "model apartments" all over the city</w:t>
      </w:r>
      <w:ins w:id="2247" w:author="Autor">
        <w:r w:rsidR="00540D6A">
          <w:rPr>
            <w:rFonts w:ascii="Brill" w:eastAsia="Brill" w:hAnsi="Brill" w:cs="Brill"/>
            <w:color w:val="000000"/>
            <w:sz w:val="20"/>
            <w:szCs w:val="20"/>
          </w:rPr>
          <w:t>;</w:t>
        </w:r>
      </w:ins>
      <w:del w:id="2248" w:author="Autor">
        <w:r w:rsidDel="00540D6A">
          <w:rPr>
            <w:rFonts w:ascii="Brill" w:eastAsia="Brill" w:hAnsi="Brill" w:cs="Brill"/>
            <w:color w:val="000000"/>
            <w:sz w:val="20"/>
            <w:szCs w:val="20"/>
          </w:rPr>
          <w:delText xml:space="preserve"> and</w:delText>
        </w:r>
      </w:del>
      <w:r>
        <w:rPr>
          <w:rFonts w:ascii="Brill" w:eastAsia="Brill" w:hAnsi="Brill" w:cs="Brill"/>
          <w:color w:val="000000"/>
          <w:sz w:val="20"/>
          <w:szCs w:val="20"/>
        </w:rPr>
        <w:t xml:space="preserve"> with Internet pornography new competition</w:t>
      </w:r>
      <w:ins w:id="2249" w:author="Autor">
        <w:r w:rsidR="00540D6A">
          <w:rPr>
            <w:rFonts w:ascii="Brill" w:eastAsia="Brill" w:hAnsi="Brill" w:cs="Brill"/>
            <w:color w:val="000000"/>
            <w:sz w:val="20"/>
            <w:szCs w:val="20"/>
          </w:rPr>
          <w:t xml:space="preserve"> also</w:t>
        </w:r>
      </w:ins>
      <w:r>
        <w:rPr>
          <w:rFonts w:ascii="Brill" w:eastAsia="Brill" w:hAnsi="Brill" w:cs="Brill"/>
          <w:color w:val="000000"/>
          <w:sz w:val="20"/>
          <w:szCs w:val="20"/>
        </w:rPr>
        <w:t xml:space="preserve"> arose.</w:t>
      </w:r>
    </w:p>
  </w:footnote>
  <w:footnote w:id="27">
    <w:p w14:paraId="350781C3" w14:textId="6DCBB5C8"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Until the cruise-ship business collapsed after the C</w:t>
      </w:r>
      <w:ins w:id="2328" w:author="Autor">
        <w:r w:rsidR="00374B07">
          <w:rPr>
            <w:rFonts w:ascii="Brill" w:eastAsia="Brill" w:hAnsi="Brill" w:cs="Brill"/>
            <w:sz w:val="20"/>
            <w:szCs w:val="20"/>
          </w:rPr>
          <w:t>OVID</w:t>
        </w:r>
      </w:ins>
      <w:del w:id="2329" w:author="Autor">
        <w:r w:rsidDel="00374B07">
          <w:rPr>
            <w:rFonts w:ascii="Brill" w:eastAsia="Brill" w:hAnsi="Brill" w:cs="Brill"/>
            <w:sz w:val="20"/>
            <w:szCs w:val="20"/>
          </w:rPr>
          <w:delText>ovid</w:delText>
        </w:r>
      </w:del>
      <w:r>
        <w:rPr>
          <w:rFonts w:ascii="Brill" w:eastAsia="Brill" w:hAnsi="Brill" w:cs="Brill"/>
          <w:sz w:val="20"/>
          <w:szCs w:val="20"/>
        </w:rPr>
        <w:t xml:space="preserve">-19 pandemic, </w:t>
      </w:r>
      <w:del w:id="2330" w:author="Autor">
        <w:r w:rsidDel="00374B07">
          <w:rPr>
            <w:rFonts w:ascii="Brill" w:eastAsia="Brill" w:hAnsi="Brill" w:cs="Brill"/>
            <w:sz w:val="20"/>
            <w:szCs w:val="20"/>
          </w:rPr>
          <w:delText xml:space="preserve">cruise ship </w:delText>
        </w:r>
      </w:del>
      <w:r>
        <w:rPr>
          <w:rFonts w:ascii="Brill" w:eastAsia="Brill" w:hAnsi="Brill" w:cs="Brill"/>
          <w:sz w:val="20"/>
          <w:szCs w:val="20"/>
        </w:rPr>
        <w:t>passengers tended to visit</w:t>
      </w:r>
      <w:del w:id="2331" w:author="Autor">
        <w:r w:rsidDel="00374B07">
          <w:rPr>
            <w:rFonts w:ascii="Brill" w:eastAsia="Brill" w:hAnsi="Brill" w:cs="Brill"/>
            <w:sz w:val="20"/>
            <w:szCs w:val="20"/>
          </w:rPr>
          <w:delText xml:space="preserve"> other</w:delText>
        </w:r>
      </w:del>
      <w:r>
        <w:rPr>
          <w:rFonts w:ascii="Brill" w:eastAsia="Brill" w:hAnsi="Brill" w:cs="Brill"/>
          <w:sz w:val="20"/>
          <w:szCs w:val="20"/>
        </w:rPr>
        <w:t xml:space="preserve"> cultural institutions </w:t>
      </w:r>
      <w:ins w:id="2332" w:author="Autor">
        <w:r w:rsidR="00374B07">
          <w:rPr>
            <w:rFonts w:ascii="Brill" w:eastAsia="Brill" w:hAnsi="Brill" w:cs="Brill"/>
            <w:sz w:val="20"/>
            <w:szCs w:val="20"/>
          </w:rPr>
          <w:t xml:space="preserve">other </w:t>
        </w:r>
      </w:ins>
      <w:r>
        <w:rPr>
          <w:rFonts w:ascii="Brill" w:eastAsia="Brill" w:hAnsi="Brill" w:cs="Brill"/>
          <w:sz w:val="20"/>
          <w:szCs w:val="20"/>
        </w:rPr>
        <w:t>than the Reeperbahn.</w:t>
      </w:r>
    </w:p>
    <w:p w14:paraId="350781C4" w14:textId="77777777" w:rsidR="00CB3FC9" w:rsidRDefault="00CB3FC9">
      <w:pPr>
        <w:pBdr>
          <w:top w:val="nil"/>
          <w:left w:val="nil"/>
          <w:bottom w:val="nil"/>
          <w:right w:val="nil"/>
          <w:between w:val="nil"/>
        </w:pBdr>
        <w:jc w:val="both"/>
        <w:rPr>
          <w:rFonts w:ascii="Brill" w:eastAsia="Brill" w:hAnsi="Brill" w:cs="Brill"/>
          <w:color w:val="000000"/>
          <w:sz w:val="20"/>
          <w:szCs w:val="20"/>
        </w:rPr>
      </w:pPr>
    </w:p>
  </w:footnote>
  <w:footnote w:id="28">
    <w:p w14:paraId="350781C5" w14:textId="1B58EBF4" w:rsidR="00CB3FC9" w:rsidRDefault="00C55FA1">
      <w:pPr>
        <w:rPr>
          <w:rFonts w:ascii="Brill" w:eastAsia="Brill" w:hAnsi="Brill" w:cs="Brill"/>
          <w:color w:val="FF0000"/>
          <w:sz w:val="20"/>
          <w:szCs w:val="20"/>
        </w:rPr>
      </w:pPr>
      <w:r>
        <w:rPr>
          <w:vertAlign w:val="superscript"/>
        </w:rPr>
        <w:footnoteRef/>
      </w:r>
      <w:r>
        <w:rPr>
          <w:rFonts w:ascii="Brill" w:eastAsia="Brill" w:hAnsi="Brill" w:cs="Brill"/>
          <w:sz w:val="20"/>
          <w:szCs w:val="20"/>
        </w:rPr>
        <w:t xml:space="preserve"> Mumford’s study </w:t>
      </w:r>
      <w:r>
        <w:rPr>
          <w:rFonts w:ascii="Brill" w:eastAsia="Brill" w:hAnsi="Brill" w:cs="Brill"/>
          <w:i/>
          <w:sz w:val="20"/>
          <w:szCs w:val="20"/>
        </w:rPr>
        <w:t>The Social Foundations of Post-War Building</w:t>
      </w:r>
      <w:r>
        <w:rPr>
          <w:rFonts w:ascii="Brill" w:eastAsia="Brill" w:hAnsi="Brill" w:cs="Brill"/>
          <w:sz w:val="20"/>
          <w:szCs w:val="20"/>
        </w:rPr>
        <w:t xml:space="preserve">, initially published in 1943, was translated and published in Dutch right after the Second World War, as part of a series of books by De </w:t>
      </w:r>
      <w:proofErr w:type="spellStart"/>
      <w:r>
        <w:rPr>
          <w:rFonts w:ascii="Brill" w:eastAsia="Brill" w:hAnsi="Brill" w:cs="Brill"/>
          <w:sz w:val="20"/>
          <w:szCs w:val="20"/>
        </w:rPr>
        <w:t>Rotterdamsche</w:t>
      </w:r>
      <w:proofErr w:type="spellEnd"/>
      <w:r>
        <w:rPr>
          <w:rFonts w:ascii="Brill" w:eastAsia="Brill" w:hAnsi="Brill" w:cs="Brill"/>
          <w:sz w:val="20"/>
          <w:szCs w:val="20"/>
        </w:rPr>
        <w:t xml:space="preserve"> </w:t>
      </w:r>
      <w:proofErr w:type="spellStart"/>
      <w:r>
        <w:rPr>
          <w:rFonts w:ascii="Brill" w:eastAsia="Brill" w:hAnsi="Brill" w:cs="Brill"/>
          <w:sz w:val="20"/>
          <w:szCs w:val="20"/>
        </w:rPr>
        <w:t>Gemeenschap</w:t>
      </w:r>
      <w:proofErr w:type="spellEnd"/>
      <w:r>
        <w:rPr>
          <w:rFonts w:ascii="Brill" w:eastAsia="Brill" w:hAnsi="Brill" w:cs="Brill"/>
          <w:sz w:val="20"/>
          <w:szCs w:val="20"/>
        </w:rPr>
        <w:t xml:space="preserve"> to stimulate discussions and ideas on Rotterdam’s post-war reconstruction: see </w:t>
      </w:r>
      <w:r w:rsidRPr="0017503B">
        <w:rPr>
          <w:rFonts w:ascii="Brill" w:eastAsia="Brill" w:hAnsi="Brill" w:cs="Brill"/>
          <w:sz w:val="20"/>
          <w:szCs w:val="20"/>
        </w:rPr>
        <w:t xml:space="preserve">Mumford </w:t>
      </w:r>
      <w:ins w:id="2588" w:author="Autor">
        <w:r w:rsidR="00E9419C" w:rsidRPr="0017503B">
          <w:rPr>
            <w:rFonts w:ascii="Brill" w:eastAsia="Brill" w:hAnsi="Brill" w:cs="Brill"/>
            <w:sz w:val="20"/>
            <w:szCs w:val="20"/>
          </w:rPr>
          <w:t>(</w:t>
        </w:r>
      </w:ins>
      <w:r w:rsidRPr="0017503B">
        <w:rPr>
          <w:rFonts w:ascii="Brill" w:eastAsia="Brill" w:hAnsi="Brill" w:cs="Brill"/>
          <w:sz w:val="20"/>
          <w:szCs w:val="20"/>
        </w:rPr>
        <w:t>1946</w:t>
      </w:r>
      <w:ins w:id="2589" w:author="Autor">
        <w:r w:rsidR="00E9419C" w:rsidRPr="0017503B">
          <w:rPr>
            <w:rFonts w:ascii="Brill" w:eastAsia="Brill" w:hAnsi="Brill" w:cs="Brill"/>
            <w:sz w:val="20"/>
            <w:szCs w:val="20"/>
          </w:rPr>
          <w:t>)</w:t>
        </w:r>
      </w:ins>
      <w:r w:rsidRPr="0017503B">
        <w:rPr>
          <w:rFonts w:ascii="Brill" w:eastAsia="Brill" w:hAnsi="Brill" w:cs="Brill"/>
          <w:sz w:val="20"/>
          <w:szCs w:val="20"/>
        </w:rPr>
        <w:t>.</w:t>
      </w:r>
    </w:p>
  </w:footnote>
  <w:footnote w:id="29">
    <w:p w14:paraId="350781C6" w14:textId="77777777" w:rsidR="00CB3FC9" w:rsidRDefault="00C55FA1">
      <w:pPr>
        <w:rPr>
          <w:rFonts w:ascii="Brill" w:eastAsia="Brill" w:hAnsi="Brill" w:cs="Brill"/>
          <w:sz w:val="20"/>
          <w:szCs w:val="20"/>
        </w:rPr>
      </w:pPr>
      <w:r>
        <w:rPr>
          <w:vertAlign w:val="superscript"/>
        </w:rPr>
        <w:footnoteRef/>
      </w:r>
      <w:r>
        <w:rPr>
          <w:rFonts w:ascii="Brill" w:eastAsia="Brill" w:hAnsi="Brill" w:cs="Brill"/>
          <w:sz w:val="20"/>
          <w:szCs w:val="20"/>
        </w:rPr>
        <w:t xml:space="preserve"> The two authors have later been identified as J. T. </w:t>
      </w:r>
      <w:proofErr w:type="spellStart"/>
      <w:r>
        <w:rPr>
          <w:rFonts w:ascii="Brill" w:eastAsia="Brill" w:hAnsi="Brill" w:cs="Brill"/>
          <w:sz w:val="20"/>
          <w:szCs w:val="20"/>
        </w:rPr>
        <w:t>Dutillieux</w:t>
      </w:r>
      <w:proofErr w:type="spellEnd"/>
      <w:r>
        <w:rPr>
          <w:rFonts w:ascii="Brill" w:eastAsia="Brill" w:hAnsi="Brill" w:cs="Brill"/>
          <w:sz w:val="20"/>
          <w:szCs w:val="20"/>
        </w:rPr>
        <w:t xml:space="preserve"> and G. W. van der Voo.</w:t>
      </w:r>
    </w:p>
  </w:footnote>
  <w:footnote w:id="30">
    <w:p w14:paraId="350781C7"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Later on, the notorious legacies of the </w:t>
      </w:r>
      <w:proofErr w:type="spellStart"/>
      <w:r>
        <w:rPr>
          <w:rFonts w:ascii="Brill" w:eastAsia="Brill" w:hAnsi="Brill" w:cs="Brill"/>
          <w:color w:val="000000"/>
          <w:sz w:val="20"/>
          <w:szCs w:val="20"/>
        </w:rPr>
        <w:t>Zandstraatbuurt</w:t>
      </w:r>
      <w:proofErr w:type="spellEnd"/>
      <w:r>
        <w:rPr>
          <w:rFonts w:ascii="Brill" w:eastAsia="Brill" w:hAnsi="Brill" w:cs="Brill"/>
          <w:color w:val="000000"/>
          <w:sz w:val="20"/>
          <w:szCs w:val="20"/>
        </w:rPr>
        <w:t xml:space="preserve"> and </w:t>
      </w:r>
      <w:proofErr w:type="spellStart"/>
      <w:r>
        <w:rPr>
          <w:rFonts w:ascii="Brill" w:eastAsia="Brill" w:hAnsi="Brill" w:cs="Brill"/>
          <w:color w:val="000000"/>
          <w:sz w:val="20"/>
          <w:szCs w:val="20"/>
        </w:rPr>
        <w:t>Schiedamsedijk</w:t>
      </w:r>
      <w:proofErr w:type="spellEnd"/>
      <w:r>
        <w:rPr>
          <w:rFonts w:ascii="Brill" w:eastAsia="Brill" w:hAnsi="Brill" w:cs="Brill"/>
          <w:color w:val="000000"/>
          <w:sz w:val="20"/>
          <w:szCs w:val="20"/>
        </w:rPr>
        <w:t xml:space="preserve"> were also further cemented by their inclusion in a popular historical overview of former </w:t>
      </w:r>
      <w:proofErr w:type="spellStart"/>
      <w:r>
        <w:rPr>
          <w:rFonts w:ascii="Brill" w:eastAsia="Brill" w:hAnsi="Brill" w:cs="Brill"/>
          <w:color w:val="000000"/>
          <w:sz w:val="20"/>
          <w:szCs w:val="20"/>
        </w:rPr>
        <w:t>sailortowns</w:t>
      </w:r>
      <w:proofErr w:type="spellEnd"/>
      <w:r>
        <w:rPr>
          <w:rFonts w:ascii="Brill" w:eastAsia="Brill" w:hAnsi="Brill" w:cs="Brill"/>
          <w:color w:val="000000"/>
          <w:sz w:val="20"/>
          <w:szCs w:val="20"/>
        </w:rPr>
        <w:t>: see Hugill, 1967, p. 145-6.</w:t>
      </w:r>
    </w:p>
  </w:footnote>
  <w:footnote w:id="31">
    <w:p w14:paraId="350781C8" w14:textId="668B02B1" w:rsidR="00CB3FC9" w:rsidRDefault="00C55FA1">
      <w:pPr>
        <w:rPr>
          <w:rFonts w:ascii="Brill" w:eastAsia="Brill" w:hAnsi="Brill" w:cs="Brill"/>
          <w:sz w:val="20"/>
          <w:szCs w:val="20"/>
        </w:rPr>
      </w:pPr>
      <w:r>
        <w:rPr>
          <w:vertAlign w:val="superscript"/>
        </w:rPr>
        <w:footnoteRef/>
      </w:r>
      <w:r>
        <w:rPr>
          <w:rFonts w:ascii="Brill" w:eastAsia="Brill" w:hAnsi="Brill" w:cs="Brill"/>
          <w:sz w:val="20"/>
          <w:szCs w:val="20"/>
        </w:rPr>
        <w:t xml:space="preserve"> A notable figure linked to this cultural transition engendered by the </w:t>
      </w:r>
      <w:proofErr w:type="spellStart"/>
      <w:r>
        <w:rPr>
          <w:rFonts w:ascii="Brill" w:eastAsia="Brill" w:hAnsi="Brill" w:cs="Brill"/>
          <w:sz w:val="20"/>
          <w:szCs w:val="20"/>
        </w:rPr>
        <w:t>Zandstraatbuurt’s</w:t>
      </w:r>
      <w:proofErr w:type="spellEnd"/>
      <w:r>
        <w:rPr>
          <w:rFonts w:ascii="Brill" w:eastAsia="Brill" w:hAnsi="Brill" w:cs="Brill"/>
          <w:sz w:val="20"/>
          <w:szCs w:val="20"/>
        </w:rPr>
        <w:t xml:space="preserve"> demolition is Abraham Tuschinski, a Polish emigrant who would become the Netherlands’ most famous cinema entrepreneur. Months before the </w:t>
      </w:r>
      <w:proofErr w:type="spellStart"/>
      <w:r>
        <w:rPr>
          <w:rFonts w:ascii="Brill" w:eastAsia="Brill" w:hAnsi="Brill" w:cs="Brill"/>
          <w:sz w:val="20"/>
          <w:szCs w:val="20"/>
        </w:rPr>
        <w:t>Zandstraatbuurt’s</w:t>
      </w:r>
      <w:proofErr w:type="spellEnd"/>
      <w:r>
        <w:rPr>
          <w:rFonts w:ascii="Brill" w:eastAsia="Brill" w:hAnsi="Brill" w:cs="Brill"/>
          <w:sz w:val="20"/>
          <w:szCs w:val="20"/>
        </w:rPr>
        <w:t xml:space="preserve"> end, Tuschinski set up his first cinema venue on the </w:t>
      </w:r>
      <w:proofErr w:type="spellStart"/>
      <w:r>
        <w:rPr>
          <w:rFonts w:ascii="Brill" w:eastAsia="Brill" w:hAnsi="Brill" w:cs="Brill"/>
          <w:sz w:val="20"/>
          <w:szCs w:val="20"/>
        </w:rPr>
        <w:t>Coolvest</w:t>
      </w:r>
      <w:proofErr w:type="spellEnd"/>
      <w:r>
        <w:rPr>
          <w:rFonts w:ascii="Brill" w:eastAsia="Brill" w:hAnsi="Brill" w:cs="Brill"/>
          <w:sz w:val="20"/>
          <w:szCs w:val="20"/>
        </w:rPr>
        <w:t>, where he</w:t>
      </w:r>
      <w:ins w:id="2634" w:author="Autor">
        <w:r w:rsidR="00EC057D">
          <w:rPr>
            <w:rFonts w:ascii="Brill" w:eastAsia="Brill" w:hAnsi="Brill" w:cs="Brill"/>
            <w:sz w:val="20"/>
            <w:szCs w:val="20"/>
          </w:rPr>
          <w:t xml:space="preserve"> had</w:t>
        </w:r>
      </w:ins>
      <w:r>
        <w:rPr>
          <w:rFonts w:ascii="Brill" w:eastAsia="Brill" w:hAnsi="Brill" w:cs="Brill"/>
          <w:sz w:val="20"/>
          <w:szCs w:val="20"/>
        </w:rPr>
        <w:t xml:space="preserve"> already tried to lure a more upper-class clientele. After the demolition of the </w:t>
      </w:r>
      <w:r w:rsidR="00F62668">
        <w:rPr>
          <w:rFonts w:ascii="Brill" w:eastAsia="Brill" w:hAnsi="Brill" w:cs="Brill"/>
          <w:sz w:val="20"/>
          <w:szCs w:val="20"/>
        </w:rPr>
        <w:t>neighbourhood</w:t>
      </w:r>
      <w:r>
        <w:rPr>
          <w:rFonts w:ascii="Brill" w:eastAsia="Brill" w:hAnsi="Brill" w:cs="Brill"/>
          <w:sz w:val="20"/>
          <w:szCs w:val="20"/>
        </w:rPr>
        <w:t xml:space="preserve"> began, he successfully reopened his cinema in the </w:t>
      </w:r>
      <w:proofErr w:type="spellStart"/>
      <w:r>
        <w:rPr>
          <w:rFonts w:ascii="Brill" w:eastAsia="Brill" w:hAnsi="Brill" w:cs="Brill"/>
          <w:sz w:val="20"/>
          <w:szCs w:val="20"/>
        </w:rPr>
        <w:t>Hoogstraat</w:t>
      </w:r>
      <w:proofErr w:type="spellEnd"/>
      <w:r>
        <w:rPr>
          <w:rFonts w:ascii="Brill" w:eastAsia="Brill" w:hAnsi="Brill" w:cs="Brill"/>
          <w:sz w:val="20"/>
          <w:szCs w:val="20"/>
        </w:rPr>
        <w:t>, one of Rotterdam’s main shopping streets. See</w:t>
      </w:r>
      <w:ins w:id="2635" w:author="Autor">
        <w:r w:rsidR="00EC057D">
          <w:rPr>
            <w:rFonts w:ascii="Brill" w:eastAsia="Brill" w:hAnsi="Brill" w:cs="Brill"/>
            <w:sz w:val="20"/>
            <w:szCs w:val="20"/>
          </w:rPr>
          <w:t xml:space="preserve"> also</w:t>
        </w:r>
      </w:ins>
      <w:r>
        <w:rPr>
          <w:rFonts w:ascii="Brill" w:eastAsia="Brill" w:hAnsi="Brill" w:cs="Brill"/>
          <w:sz w:val="20"/>
          <w:szCs w:val="20"/>
        </w:rPr>
        <w:t xml:space="preserve"> </w:t>
      </w:r>
      <w:r w:rsidRPr="00692CD2">
        <w:rPr>
          <w:rFonts w:ascii="Brill" w:eastAsia="Brill" w:hAnsi="Brill" w:cs="Brill"/>
          <w:sz w:val="20"/>
          <w:szCs w:val="20"/>
        </w:rPr>
        <w:t>Van der Velden</w:t>
      </w:r>
      <w:ins w:id="2636" w:author="Autor">
        <w:r w:rsidR="00EC057D" w:rsidRPr="00692CD2">
          <w:rPr>
            <w:rFonts w:ascii="Brill" w:eastAsia="Brill" w:hAnsi="Brill" w:cs="Brill"/>
            <w:sz w:val="20"/>
            <w:szCs w:val="20"/>
          </w:rPr>
          <w:t xml:space="preserve"> (</w:t>
        </w:r>
      </w:ins>
      <w:del w:id="2637" w:author="Autor">
        <w:r w:rsidRPr="00692CD2" w:rsidDel="00EC057D">
          <w:rPr>
            <w:rFonts w:ascii="Brill" w:eastAsia="Brill" w:hAnsi="Brill" w:cs="Brill"/>
            <w:sz w:val="20"/>
            <w:szCs w:val="20"/>
          </w:rPr>
          <w:delText xml:space="preserve">, </w:delText>
        </w:r>
      </w:del>
      <w:r w:rsidRPr="00692CD2">
        <w:rPr>
          <w:rFonts w:ascii="Brill" w:eastAsia="Brill" w:hAnsi="Brill" w:cs="Brill"/>
          <w:sz w:val="20"/>
          <w:szCs w:val="20"/>
        </w:rPr>
        <w:t>2021</w:t>
      </w:r>
      <w:ins w:id="2638" w:author="Autor">
        <w:r w:rsidR="00EC057D">
          <w:rPr>
            <w:rFonts w:ascii="Brill" w:eastAsia="Brill" w:hAnsi="Brill" w:cs="Brill"/>
            <w:sz w:val="20"/>
            <w:szCs w:val="20"/>
          </w:rPr>
          <w:t>)</w:t>
        </w:r>
      </w:ins>
      <w:del w:id="2639" w:author="Autor">
        <w:r w:rsidDel="00EC057D">
          <w:rPr>
            <w:rFonts w:ascii="Brill" w:eastAsia="Brill" w:hAnsi="Brill" w:cs="Brill"/>
            <w:sz w:val="20"/>
            <w:szCs w:val="20"/>
          </w:rPr>
          <w:delText>, also</w:delText>
        </w:r>
      </w:del>
      <w:r>
        <w:rPr>
          <w:rFonts w:ascii="Brill" w:eastAsia="Brill" w:hAnsi="Brill" w:cs="Brill"/>
          <w:sz w:val="20"/>
          <w:szCs w:val="20"/>
        </w:rPr>
        <w:t xml:space="preserve"> for additional references and sources about the start of Tuschinski’s career in Rotterdam.</w:t>
      </w:r>
    </w:p>
  </w:footnote>
  <w:footnote w:id="32">
    <w:p w14:paraId="350781C9" w14:textId="4D9A5A9A" w:rsidR="00CB3FC9" w:rsidRDefault="00C55FA1">
      <w:pPr>
        <w:rPr>
          <w:rFonts w:ascii="Brill" w:eastAsia="Brill" w:hAnsi="Brill" w:cs="Brill"/>
          <w:sz w:val="20"/>
          <w:szCs w:val="20"/>
        </w:rPr>
      </w:pPr>
      <w:r>
        <w:rPr>
          <w:vertAlign w:val="superscript"/>
        </w:rPr>
        <w:footnoteRef/>
      </w:r>
      <w:r>
        <w:rPr>
          <w:rFonts w:ascii="Brill" w:eastAsia="Brill" w:hAnsi="Brill" w:cs="Brill"/>
          <w:sz w:val="20"/>
          <w:szCs w:val="20"/>
        </w:rPr>
        <w:t xml:space="preserve"> See </w:t>
      </w:r>
      <w:r w:rsidR="00C26169">
        <w:rPr>
          <w:rFonts w:ascii="Brill" w:eastAsia="Brill" w:hAnsi="Brill" w:cs="Brill"/>
          <w:sz w:val="20"/>
          <w:szCs w:val="20"/>
        </w:rPr>
        <w:t>e.g.</w:t>
      </w:r>
      <w:r>
        <w:rPr>
          <w:rFonts w:ascii="Brill" w:eastAsia="Brill" w:hAnsi="Brill" w:cs="Brill"/>
          <w:sz w:val="20"/>
          <w:szCs w:val="20"/>
        </w:rPr>
        <w:t xml:space="preserve"> journalist Egon Kisch’s historical comparison of the </w:t>
      </w:r>
      <w:proofErr w:type="spellStart"/>
      <w:r>
        <w:rPr>
          <w:rFonts w:ascii="Brill" w:eastAsia="Brill" w:hAnsi="Brill" w:cs="Brill"/>
          <w:sz w:val="20"/>
          <w:szCs w:val="20"/>
        </w:rPr>
        <w:t>Schiedamsedijk</w:t>
      </w:r>
      <w:proofErr w:type="spellEnd"/>
      <w:r>
        <w:rPr>
          <w:rFonts w:ascii="Brill" w:eastAsia="Brill" w:hAnsi="Brill" w:cs="Brill"/>
          <w:sz w:val="20"/>
          <w:szCs w:val="20"/>
        </w:rPr>
        <w:t xml:space="preserve"> with Hamburg’s Reeperbahn</w:t>
      </w:r>
      <w:del w:id="2673" w:author="Autor">
        <w:r w:rsidDel="006A1A4D">
          <w:rPr>
            <w:rFonts w:ascii="Brill" w:eastAsia="Brill" w:hAnsi="Brill" w:cs="Brill"/>
            <w:sz w:val="20"/>
            <w:szCs w:val="20"/>
          </w:rPr>
          <w:delText>:</w:delText>
        </w:r>
      </w:del>
      <w:r>
        <w:rPr>
          <w:rFonts w:ascii="Brill" w:eastAsia="Brill" w:hAnsi="Brill" w:cs="Brill"/>
          <w:sz w:val="20"/>
          <w:szCs w:val="20"/>
        </w:rPr>
        <w:t xml:space="preserve"> </w:t>
      </w:r>
      <w:ins w:id="2674" w:author="Autor">
        <w:r w:rsidR="006A1A4D">
          <w:rPr>
            <w:rFonts w:ascii="Brill" w:eastAsia="Brill" w:hAnsi="Brill" w:cs="Brill"/>
            <w:sz w:val="20"/>
            <w:szCs w:val="20"/>
          </w:rPr>
          <w:t>(</w:t>
        </w:r>
      </w:ins>
      <w:r w:rsidRPr="0017503B">
        <w:rPr>
          <w:rFonts w:ascii="Brill" w:eastAsia="Brill" w:hAnsi="Brill" w:cs="Brill"/>
          <w:sz w:val="20"/>
          <w:szCs w:val="20"/>
        </w:rPr>
        <w:t>Kisch, 1927</w:t>
      </w:r>
      <w:ins w:id="2675" w:author="Autor">
        <w:r w:rsidR="006A1A4D">
          <w:rPr>
            <w:rFonts w:ascii="Brill" w:eastAsia="Brill" w:hAnsi="Brill" w:cs="Brill"/>
            <w:sz w:val="20"/>
            <w:szCs w:val="20"/>
          </w:rPr>
          <w:t>)</w:t>
        </w:r>
      </w:ins>
      <w:r>
        <w:rPr>
          <w:rFonts w:ascii="Brill" w:eastAsia="Brill" w:hAnsi="Brill" w:cs="Brill"/>
          <w:sz w:val="20"/>
          <w:szCs w:val="20"/>
        </w:rPr>
        <w:t>.</w:t>
      </w:r>
    </w:p>
  </w:footnote>
  <w:footnote w:id="33">
    <w:p w14:paraId="350781CA" w14:textId="60A4735C" w:rsidR="00CB3FC9" w:rsidDel="000014AD" w:rsidRDefault="00C55FA1">
      <w:pPr>
        <w:rPr>
          <w:del w:id="2747" w:author="Autor"/>
          <w:rFonts w:ascii="Brill" w:eastAsia="Brill" w:hAnsi="Brill" w:cs="Brill"/>
          <w:sz w:val="20"/>
          <w:szCs w:val="20"/>
        </w:rPr>
      </w:pPr>
      <w:del w:id="2748" w:author="Autor">
        <w:r w:rsidDel="000014AD">
          <w:rPr>
            <w:vertAlign w:val="superscript"/>
          </w:rPr>
          <w:footnoteRef/>
        </w:r>
        <w:r w:rsidDel="000014AD">
          <w:rPr>
            <w:rFonts w:ascii="Brill" w:eastAsia="Brill" w:hAnsi="Brill" w:cs="Brill"/>
            <w:sz w:val="20"/>
            <w:szCs w:val="20"/>
          </w:rPr>
          <w:delText xml:space="preserve"> </w:delText>
        </w:r>
      </w:del>
      <w:moveFromRangeStart w:id="2749" w:author="Autor" w:name="move169811102"/>
      <w:moveFrom w:id="2750" w:author="Autor">
        <w:del w:id="2751" w:author="Autor">
          <w:r w:rsidDel="000014AD">
            <w:rPr>
              <w:rFonts w:ascii="Brill" w:eastAsia="Brill" w:hAnsi="Brill" w:cs="Brill"/>
              <w:sz w:val="20"/>
              <w:szCs w:val="20"/>
            </w:rPr>
            <w:delText>For another example of a local protest poster, circulated in the press at the time, see “</w:delText>
          </w:r>
          <w:r w:rsidRPr="00F34A6C" w:rsidDel="000014AD">
            <w:rPr>
              <w:rFonts w:ascii="Brill" w:eastAsia="Brill" w:hAnsi="Brill" w:cs="Brill"/>
              <w:i/>
              <w:iCs/>
              <w:sz w:val="20"/>
              <w:szCs w:val="20"/>
              <w:rPrChange w:id="2752" w:author="Autor">
                <w:rPr>
                  <w:rFonts w:ascii="Brill" w:eastAsia="Brill" w:hAnsi="Brill" w:cs="Brill"/>
                  <w:sz w:val="20"/>
                  <w:szCs w:val="20"/>
                </w:rPr>
              </w:rPrChange>
            </w:rPr>
            <w:delText>Kan dit kind werkelijk leven op Katendrecht?</w:delText>
          </w:r>
          <w:r w:rsidDel="000014AD">
            <w:rPr>
              <w:rFonts w:ascii="Brill" w:eastAsia="Brill" w:hAnsi="Brill" w:cs="Brill"/>
              <w:sz w:val="20"/>
              <w:szCs w:val="20"/>
            </w:rPr>
            <w:delText>” 1970.</w:delText>
          </w:r>
        </w:del>
      </w:moveFrom>
      <w:moveFromRangeEnd w:id="2749"/>
    </w:p>
  </w:footnote>
  <w:footnote w:id="34">
    <w:p w14:paraId="350781CB" w14:textId="5B4289F6" w:rsidR="00CB3FC9" w:rsidRPr="00F34A6C" w:rsidRDefault="00C55FA1">
      <w:pPr>
        <w:rPr>
          <w:rFonts w:ascii="Brill" w:eastAsia="Brill" w:hAnsi="Brill" w:cs="Brill"/>
          <w:sz w:val="20"/>
          <w:szCs w:val="20"/>
          <w:lang w:val="en-US"/>
          <w:rPrChange w:id="2753" w:author="Autor">
            <w:rPr>
              <w:rFonts w:ascii="Brill" w:eastAsia="Brill" w:hAnsi="Brill" w:cs="Brill"/>
              <w:sz w:val="20"/>
              <w:szCs w:val="20"/>
              <w:lang w:val="nl-BE"/>
            </w:rPr>
          </w:rPrChange>
        </w:rPr>
      </w:pPr>
      <w:r>
        <w:rPr>
          <w:vertAlign w:val="superscript"/>
        </w:rPr>
        <w:footnoteRef/>
      </w:r>
      <w:r>
        <w:rPr>
          <w:rFonts w:ascii="Brill" w:eastAsia="Brill" w:hAnsi="Brill" w:cs="Brill"/>
          <w:sz w:val="20"/>
          <w:szCs w:val="20"/>
        </w:rPr>
        <w:t xml:space="preserve"> Note that this campaign also came at a moment when Rotterdam’s port activities and expansion were increasingly met with environmental protests. The oil crisis of the early 1970s equally cast a more critical perspective on the port city’s industrial outgrowth. </w:t>
      </w:r>
      <w:r w:rsidRPr="00BF26E0">
        <w:rPr>
          <w:rFonts w:ascii="Brill" w:eastAsia="Brill" w:hAnsi="Brill" w:cs="Brill"/>
          <w:sz w:val="20"/>
          <w:szCs w:val="20"/>
          <w:lang w:val="nl-BE"/>
        </w:rPr>
        <w:t>See Van de Laar</w:t>
      </w:r>
      <w:del w:id="2754" w:author="Autor">
        <w:r w:rsidRPr="00BF26E0" w:rsidDel="00B1774A">
          <w:rPr>
            <w:rFonts w:ascii="Brill" w:eastAsia="Brill" w:hAnsi="Brill" w:cs="Brill"/>
            <w:sz w:val="20"/>
            <w:szCs w:val="20"/>
            <w:lang w:val="nl-BE"/>
          </w:rPr>
          <w:delText>,</w:delText>
        </w:r>
      </w:del>
      <w:r w:rsidRPr="00BF26E0">
        <w:rPr>
          <w:rFonts w:ascii="Brill" w:eastAsia="Brill" w:hAnsi="Brill" w:cs="Brill"/>
          <w:sz w:val="20"/>
          <w:szCs w:val="20"/>
          <w:lang w:val="nl-BE"/>
        </w:rPr>
        <w:t xml:space="preserve"> </w:t>
      </w:r>
      <w:ins w:id="2755" w:author="Autor">
        <w:r w:rsidR="00B1774A">
          <w:rPr>
            <w:rFonts w:ascii="Brill" w:eastAsia="Brill" w:hAnsi="Brill" w:cs="Brill"/>
            <w:sz w:val="20"/>
            <w:szCs w:val="20"/>
            <w:lang w:val="nl-BE"/>
          </w:rPr>
          <w:t>(</w:t>
        </w:r>
      </w:ins>
      <w:r w:rsidRPr="00692CD2">
        <w:rPr>
          <w:rFonts w:ascii="Brill" w:eastAsia="Brill" w:hAnsi="Brill" w:cs="Brill"/>
          <w:sz w:val="20"/>
          <w:szCs w:val="20"/>
          <w:lang w:val="nl-BE"/>
        </w:rPr>
        <w:t>2014, p.</w:t>
      </w:r>
      <w:del w:id="2756" w:author="Autor">
        <w:r w:rsidRPr="00692CD2" w:rsidDel="00B1774A">
          <w:rPr>
            <w:rFonts w:ascii="Brill" w:eastAsia="Brill" w:hAnsi="Brill" w:cs="Brill"/>
            <w:sz w:val="20"/>
            <w:szCs w:val="20"/>
            <w:lang w:val="nl-BE"/>
          </w:rPr>
          <w:delText xml:space="preserve"> </w:delText>
        </w:r>
      </w:del>
      <w:r w:rsidRPr="00692CD2">
        <w:rPr>
          <w:rFonts w:ascii="Brill" w:eastAsia="Brill" w:hAnsi="Brill" w:cs="Brill"/>
          <w:sz w:val="20"/>
          <w:szCs w:val="20"/>
          <w:lang w:val="nl-BE"/>
        </w:rPr>
        <w:t>227</w:t>
      </w:r>
      <w:ins w:id="2757" w:author="Autor">
        <w:r w:rsidR="00B1774A">
          <w:rPr>
            <w:rFonts w:ascii="Brill" w:eastAsia="Brill" w:hAnsi="Brill" w:cs="Brill"/>
            <w:sz w:val="20"/>
            <w:szCs w:val="20"/>
            <w:lang w:val="nl-BE"/>
          </w:rPr>
          <w:t>)</w:t>
        </w:r>
      </w:ins>
      <w:r w:rsidRPr="00BF26E0">
        <w:rPr>
          <w:rFonts w:ascii="Brill" w:eastAsia="Brill" w:hAnsi="Brill" w:cs="Brill"/>
          <w:sz w:val="20"/>
          <w:szCs w:val="20"/>
          <w:lang w:val="nl-BE"/>
        </w:rPr>
        <w:t xml:space="preserve"> and </w:t>
      </w:r>
      <w:r w:rsidRPr="00692CD2">
        <w:rPr>
          <w:rFonts w:ascii="Brill" w:eastAsia="Brill" w:hAnsi="Brill" w:cs="Brill"/>
          <w:sz w:val="20"/>
          <w:szCs w:val="20"/>
          <w:lang w:val="nl-BE"/>
        </w:rPr>
        <w:t xml:space="preserve">Van de Laar </w:t>
      </w:r>
      <w:ins w:id="2758" w:author="Autor">
        <w:r w:rsidR="00B1774A" w:rsidRPr="00692CD2">
          <w:rPr>
            <w:rFonts w:ascii="Brill" w:eastAsia="Brill" w:hAnsi="Brill" w:cs="Brill"/>
            <w:sz w:val="20"/>
            <w:szCs w:val="20"/>
            <w:lang w:val="nl-BE"/>
          </w:rPr>
          <w:t>(</w:t>
        </w:r>
      </w:ins>
      <w:r w:rsidRPr="00692CD2">
        <w:rPr>
          <w:rFonts w:ascii="Brill" w:eastAsia="Brill" w:hAnsi="Brill" w:cs="Brill"/>
          <w:sz w:val="20"/>
          <w:szCs w:val="20"/>
          <w:lang w:val="nl-BE"/>
        </w:rPr>
        <w:t xml:space="preserve">2021, </w:t>
      </w:r>
      <w:ins w:id="2759" w:author="Autor">
        <w:r w:rsidR="00B1774A" w:rsidRPr="00692CD2">
          <w:rPr>
            <w:rFonts w:ascii="Brill" w:eastAsia="Brill" w:hAnsi="Brill" w:cs="Brill"/>
            <w:sz w:val="20"/>
            <w:szCs w:val="20"/>
            <w:lang w:val="nl-BE"/>
          </w:rPr>
          <w:t>p</w:t>
        </w:r>
      </w:ins>
      <w:r w:rsidRPr="00692CD2">
        <w:rPr>
          <w:rFonts w:ascii="Brill" w:eastAsia="Brill" w:hAnsi="Brill" w:cs="Brill"/>
          <w:sz w:val="20"/>
          <w:szCs w:val="20"/>
          <w:lang w:val="nl-BE"/>
        </w:rPr>
        <w:t>p</w:t>
      </w:r>
      <w:r w:rsidRPr="00BF26E0">
        <w:rPr>
          <w:rFonts w:ascii="Brill" w:eastAsia="Brill" w:hAnsi="Brill" w:cs="Brill"/>
          <w:sz w:val="20"/>
          <w:szCs w:val="20"/>
          <w:lang w:val="nl-BE"/>
        </w:rPr>
        <w:t>.</w:t>
      </w:r>
      <w:del w:id="2760" w:author="Autor">
        <w:r w:rsidRPr="00BF26E0" w:rsidDel="00B1774A">
          <w:rPr>
            <w:rFonts w:ascii="Brill" w:eastAsia="Brill" w:hAnsi="Brill" w:cs="Brill"/>
            <w:sz w:val="20"/>
            <w:szCs w:val="20"/>
            <w:lang w:val="nl-BE"/>
          </w:rPr>
          <w:delText xml:space="preserve"> </w:delText>
        </w:r>
      </w:del>
      <w:r w:rsidRPr="00BF26E0">
        <w:rPr>
          <w:rFonts w:ascii="Brill" w:eastAsia="Brill" w:hAnsi="Brill" w:cs="Brill"/>
          <w:sz w:val="20"/>
          <w:szCs w:val="20"/>
          <w:lang w:val="nl-BE"/>
        </w:rPr>
        <w:t>62-5</w:t>
      </w:r>
      <w:ins w:id="2761" w:author="Autor">
        <w:r w:rsidR="00B1774A">
          <w:rPr>
            <w:rFonts w:ascii="Brill" w:eastAsia="Brill" w:hAnsi="Brill" w:cs="Brill"/>
            <w:sz w:val="20"/>
            <w:szCs w:val="20"/>
            <w:lang w:val="nl-BE"/>
          </w:rPr>
          <w:t>)</w:t>
        </w:r>
      </w:ins>
      <w:r w:rsidRPr="00BF26E0">
        <w:rPr>
          <w:rFonts w:ascii="Brill" w:eastAsia="Brill" w:hAnsi="Brill" w:cs="Brill"/>
          <w:sz w:val="20"/>
          <w:szCs w:val="20"/>
          <w:lang w:val="nl-BE"/>
        </w:rPr>
        <w:t>.</w:t>
      </w:r>
      <w:ins w:id="2762" w:author="Autor">
        <w:r w:rsidR="000014AD">
          <w:rPr>
            <w:rFonts w:ascii="Brill" w:eastAsia="Brill" w:hAnsi="Brill" w:cs="Brill"/>
            <w:sz w:val="20"/>
            <w:szCs w:val="20"/>
            <w:lang w:val="nl-BE"/>
          </w:rPr>
          <w:t xml:space="preserve"> </w:t>
        </w:r>
      </w:ins>
      <w:moveToRangeStart w:id="2763" w:author="Autor" w:name="move169811102"/>
      <w:moveTo w:id="2764" w:author="Autor">
        <w:r w:rsidR="000014AD">
          <w:rPr>
            <w:rFonts w:ascii="Brill" w:eastAsia="Brill" w:hAnsi="Brill" w:cs="Brill"/>
            <w:sz w:val="20"/>
            <w:szCs w:val="20"/>
          </w:rPr>
          <w:t>For another example of a local protest poster, circulated in the press at the time, see “</w:t>
        </w:r>
        <w:r w:rsidR="000014AD" w:rsidRPr="00440778">
          <w:rPr>
            <w:rFonts w:ascii="Brill" w:eastAsia="Brill" w:hAnsi="Brill" w:cs="Brill"/>
            <w:i/>
            <w:iCs/>
            <w:sz w:val="20"/>
            <w:szCs w:val="20"/>
          </w:rPr>
          <w:t xml:space="preserve">Kan </w:t>
        </w:r>
        <w:proofErr w:type="spellStart"/>
        <w:r w:rsidR="000014AD" w:rsidRPr="00440778">
          <w:rPr>
            <w:rFonts w:ascii="Brill" w:eastAsia="Brill" w:hAnsi="Brill" w:cs="Brill"/>
            <w:i/>
            <w:iCs/>
            <w:sz w:val="20"/>
            <w:szCs w:val="20"/>
          </w:rPr>
          <w:t>dit</w:t>
        </w:r>
        <w:proofErr w:type="spellEnd"/>
        <w:r w:rsidR="000014AD" w:rsidRPr="00440778">
          <w:rPr>
            <w:rFonts w:ascii="Brill" w:eastAsia="Brill" w:hAnsi="Brill" w:cs="Brill"/>
            <w:i/>
            <w:iCs/>
            <w:sz w:val="20"/>
            <w:szCs w:val="20"/>
          </w:rPr>
          <w:t xml:space="preserve"> kind </w:t>
        </w:r>
        <w:proofErr w:type="spellStart"/>
        <w:r w:rsidR="000014AD" w:rsidRPr="00440778">
          <w:rPr>
            <w:rFonts w:ascii="Brill" w:eastAsia="Brill" w:hAnsi="Brill" w:cs="Brill"/>
            <w:i/>
            <w:iCs/>
            <w:sz w:val="20"/>
            <w:szCs w:val="20"/>
          </w:rPr>
          <w:t>werkelijk</w:t>
        </w:r>
        <w:proofErr w:type="spellEnd"/>
        <w:r w:rsidR="000014AD" w:rsidRPr="00440778">
          <w:rPr>
            <w:rFonts w:ascii="Brill" w:eastAsia="Brill" w:hAnsi="Brill" w:cs="Brill"/>
            <w:i/>
            <w:iCs/>
            <w:sz w:val="20"/>
            <w:szCs w:val="20"/>
          </w:rPr>
          <w:t xml:space="preserve"> </w:t>
        </w:r>
        <w:proofErr w:type="spellStart"/>
        <w:r w:rsidR="000014AD" w:rsidRPr="00440778">
          <w:rPr>
            <w:rFonts w:ascii="Brill" w:eastAsia="Brill" w:hAnsi="Brill" w:cs="Brill"/>
            <w:i/>
            <w:iCs/>
            <w:sz w:val="20"/>
            <w:szCs w:val="20"/>
          </w:rPr>
          <w:t>leven</w:t>
        </w:r>
        <w:proofErr w:type="spellEnd"/>
        <w:r w:rsidR="000014AD" w:rsidRPr="00440778">
          <w:rPr>
            <w:rFonts w:ascii="Brill" w:eastAsia="Brill" w:hAnsi="Brill" w:cs="Brill"/>
            <w:i/>
            <w:iCs/>
            <w:sz w:val="20"/>
            <w:szCs w:val="20"/>
          </w:rPr>
          <w:t xml:space="preserve"> op </w:t>
        </w:r>
        <w:proofErr w:type="spellStart"/>
        <w:r w:rsidR="000014AD" w:rsidRPr="00440778">
          <w:rPr>
            <w:rFonts w:ascii="Brill" w:eastAsia="Brill" w:hAnsi="Brill" w:cs="Brill"/>
            <w:i/>
            <w:iCs/>
            <w:sz w:val="20"/>
            <w:szCs w:val="20"/>
          </w:rPr>
          <w:t>Katendrecht</w:t>
        </w:r>
        <w:proofErr w:type="spellEnd"/>
        <w:r w:rsidR="000014AD" w:rsidRPr="00440778">
          <w:rPr>
            <w:rFonts w:ascii="Brill" w:eastAsia="Brill" w:hAnsi="Brill" w:cs="Brill"/>
            <w:i/>
            <w:iCs/>
            <w:sz w:val="20"/>
            <w:szCs w:val="20"/>
          </w:rPr>
          <w:t>?</w:t>
        </w:r>
        <w:r w:rsidR="000014AD">
          <w:rPr>
            <w:rFonts w:ascii="Brill" w:eastAsia="Brill" w:hAnsi="Brill" w:cs="Brill"/>
            <w:sz w:val="20"/>
            <w:szCs w:val="20"/>
          </w:rPr>
          <w:t>” 1970.</w:t>
        </w:r>
      </w:moveTo>
      <w:moveToRangeEnd w:id="2763"/>
    </w:p>
  </w:footnote>
  <w:footnote w:id="35">
    <w:p w14:paraId="350781CC" w14:textId="1585B067"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For illustrative newspaper articles on the plans related to the </w:t>
      </w:r>
      <w:proofErr w:type="spellStart"/>
      <w:r>
        <w:rPr>
          <w:rFonts w:ascii="Brill" w:eastAsia="Brill" w:hAnsi="Brill" w:cs="Brill"/>
          <w:sz w:val="20"/>
          <w:szCs w:val="20"/>
        </w:rPr>
        <w:t>Poortgebouw</w:t>
      </w:r>
      <w:proofErr w:type="spellEnd"/>
      <w:r>
        <w:rPr>
          <w:rFonts w:ascii="Brill" w:eastAsia="Brill" w:hAnsi="Brill" w:cs="Brill"/>
          <w:sz w:val="20"/>
          <w:szCs w:val="20"/>
        </w:rPr>
        <w:t xml:space="preserve"> and </w:t>
      </w:r>
      <w:proofErr w:type="spellStart"/>
      <w:r>
        <w:rPr>
          <w:rFonts w:ascii="Brill" w:eastAsia="Brill" w:hAnsi="Brill" w:cs="Brill"/>
          <w:sz w:val="20"/>
          <w:szCs w:val="20"/>
        </w:rPr>
        <w:t>Euromast</w:t>
      </w:r>
      <w:proofErr w:type="spellEnd"/>
      <w:r>
        <w:rPr>
          <w:rFonts w:ascii="Brill" w:eastAsia="Brill" w:hAnsi="Brill" w:cs="Brill"/>
          <w:sz w:val="20"/>
          <w:szCs w:val="20"/>
        </w:rPr>
        <w:t xml:space="preserve"> area, and how these subsequently turned into sites of turmoil and protest, see respectively “</w:t>
      </w:r>
      <w:proofErr w:type="spellStart"/>
      <w:r w:rsidRPr="00F34A6C">
        <w:rPr>
          <w:rFonts w:ascii="Brill" w:eastAsia="Brill" w:hAnsi="Brill" w:cs="Brill"/>
          <w:i/>
          <w:iCs/>
          <w:sz w:val="20"/>
          <w:szCs w:val="20"/>
          <w:rPrChange w:id="2784" w:author="Autor">
            <w:rPr>
              <w:rFonts w:ascii="Brill" w:eastAsia="Brill" w:hAnsi="Brill" w:cs="Brill"/>
              <w:sz w:val="20"/>
              <w:szCs w:val="20"/>
            </w:rPr>
          </w:rPrChange>
        </w:rPr>
        <w:t>Eroscentrum</w:t>
      </w:r>
      <w:proofErr w:type="spellEnd"/>
      <w:r w:rsidRPr="00F34A6C">
        <w:rPr>
          <w:rFonts w:ascii="Brill" w:eastAsia="Brill" w:hAnsi="Brill" w:cs="Brill"/>
          <w:i/>
          <w:iCs/>
          <w:sz w:val="20"/>
          <w:szCs w:val="20"/>
          <w:rPrChange w:id="2785" w:author="Autor">
            <w:rPr>
              <w:rFonts w:ascii="Brill" w:eastAsia="Brill" w:hAnsi="Brill" w:cs="Brill"/>
              <w:sz w:val="20"/>
              <w:szCs w:val="20"/>
            </w:rPr>
          </w:rPrChange>
        </w:rPr>
        <w:t xml:space="preserve"> </w:t>
      </w:r>
      <w:proofErr w:type="spellStart"/>
      <w:r w:rsidRPr="00F34A6C">
        <w:rPr>
          <w:rFonts w:ascii="Brill" w:eastAsia="Brill" w:hAnsi="Brill" w:cs="Brill"/>
          <w:i/>
          <w:iCs/>
          <w:sz w:val="20"/>
          <w:szCs w:val="20"/>
          <w:rPrChange w:id="2786" w:author="Autor">
            <w:rPr>
              <w:rFonts w:ascii="Brill" w:eastAsia="Brill" w:hAnsi="Brill" w:cs="Brill"/>
              <w:sz w:val="20"/>
              <w:szCs w:val="20"/>
            </w:rPr>
          </w:rPrChange>
        </w:rPr>
        <w:t>ook</w:t>
      </w:r>
      <w:proofErr w:type="spellEnd"/>
      <w:r w:rsidRPr="00F34A6C">
        <w:rPr>
          <w:rFonts w:ascii="Brill" w:eastAsia="Brill" w:hAnsi="Brill" w:cs="Brill"/>
          <w:i/>
          <w:iCs/>
          <w:sz w:val="20"/>
          <w:szCs w:val="20"/>
          <w:rPrChange w:id="2787" w:author="Autor">
            <w:rPr>
              <w:rFonts w:ascii="Brill" w:eastAsia="Brill" w:hAnsi="Brill" w:cs="Brill"/>
              <w:sz w:val="20"/>
              <w:szCs w:val="20"/>
            </w:rPr>
          </w:rPrChange>
        </w:rPr>
        <w:t xml:space="preserve"> op de </w:t>
      </w:r>
      <w:proofErr w:type="spellStart"/>
      <w:r w:rsidRPr="00F34A6C">
        <w:rPr>
          <w:rFonts w:ascii="Brill" w:eastAsia="Brill" w:hAnsi="Brill" w:cs="Brill"/>
          <w:i/>
          <w:iCs/>
          <w:sz w:val="20"/>
          <w:szCs w:val="20"/>
          <w:rPrChange w:id="2788" w:author="Autor">
            <w:rPr>
              <w:rFonts w:ascii="Brill" w:eastAsia="Brill" w:hAnsi="Brill" w:cs="Brill"/>
              <w:sz w:val="20"/>
              <w:szCs w:val="20"/>
            </w:rPr>
          </w:rPrChange>
        </w:rPr>
        <w:t>korrel</w:t>
      </w:r>
      <w:proofErr w:type="spellEnd"/>
      <w:r w:rsidRPr="00F34A6C">
        <w:rPr>
          <w:rFonts w:ascii="Brill" w:eastAsia="Brill" w:hAnsi="Brill" w:cs="Brill"/>
          <w:i/>
          <w:iCs/>
          <w:sz w:val="20"/>
          <w:szCs w:val="20"/>
          <w:rPrChange w:id="2789" w:author="Autor">
            <w:rPr>
              <w:rFonts w:ascii="Brill" w:eastAsia="Brill" w:hAnsi="Brill" w:cs="Brill"/>
              <w:sz w:val="20"/>
              <w:szCs w:val="20"/>
            </w:rPr>
          </w:rPrChange>
        </w:rPr>
        <w:t xml:space="preserve"> </w:t>
      </w:r>
      <w:proofErr w:type="spellStart"/>
      <w:r w:rsidRPr="00F34A6C">
        <w:rPr>
          <w:rFonts w:ascii="Brill" w:eastAsia="Brill" w:hAnsi="Brill" w:cs="Brill"/>
          <w:i/>
          <w:iCs/>
          <w:sz w:val="20"/>
          <w:szCs w:val="20"/>
          <w:rPrChange w:id="2790" w:author="Autor">
            <w:rPr>
              <w:rFonts w:ascii="Brill" w:eastAsia="Brill" w:hAnsi="Brill" w:cs="Brill"/>
              <w:sz w:val="20"/>
              <w:szCs w:val="20"/>
            </w:rPr>
          </w:rPrChange>
        </w:rPr>
        <w:t>tijdens</w:t>
      </w:r>
      <w:proofErr w:type="spellEnd"/>
      <w:r w:rsidRPr="00F34A6C">
        <w:rPr>
          <w:rFonts w:ascii="Brill" w:eastAsia="Brill" w:hAnsi="Brill" w:cs="Brill"/>
          <w:i/>
          <w:iCs/>
          <w:sz w:val="20"/>
          <w:szCs w:val="20"/>
          <w:rPrChange w:id="2791" w:author="Autor">
            <w:rPr>
              <w:rFonts w:ascii="Brill" w:eastAsia="Brill" w:hAnsi="Brill" w:cs="Brill"/>
              <w:sz w:val="20"/>
              <w:szCs w:val="20"/>
            </w:rPr>
          </w:rPrChange>
        </w:rPr>
        <w:t xml:space="preserve"> </w:t>
      </w:r>
      <w:proofErr w:type="spellStart"/>
      <w:r w:rsidRPr="00F34A6C">
        <w:rPr>
          <w:rFonts w:ascii="Brill" w:eastAsia="Brill" w:hAnsi="Brill" w:cs="Brill"/>
          <w:i/>
          <w:iCs/>
          <w:sz w:val="20"/>
          <w:szCs w:val="20"/>
          <w:rPrChange w:id="2792" w:author="Autor">
            <w:rPr>
              <w:rFonts w:ascii="Brill" w:eastAsia="Brill" w:hAnsi="Brill" w:cs="Brill"/>
              <w:sz w:val="20"/>
              <w:szCs w:val="20"/>
            </w:rPr>
          </w:rPrChange>
        </w:rPr>
        <w:t>Vrouwendag</w:t>
      </w:r>
      <w:proofErr w:type="spellEnd"/>
      <w:r>
        <w:rPr>
          <w:rFonts w:ascii="Brill" w:eastAsia="Brill" w:hAnsi="Brill" w:cs="Brill"/>
          <w:sz w:val="20"/>
          <w:szCs w:val="20"/>
        </w:rPr>
        <w:t>”</w:t>
      </w:r>
      <w:ins w:id="2793" w:author="Autor">
        <w:r w:rsidR="008C5DBB">
          <w:rPr>
            <w:rFonts w:ascii="Brill" w:eastAsia="Brill" w:hAnsi="Brill" w:cs="Brill"/>
            <w:sz w:val="20"/>
            <w:szCs w:val="20"/>
          </w:rPr>
          <w:t xml:space="preserve"> (</w:t>
        </w:r>
      </w:ins>
      <w:del w:id="2794" w:author="Autor">
        <w:r w:rsidDel="008C5DBB">
          <w:rPr>
            <w:rFonts w:ascii="Brill" w:eastAsia="Brill" w:hAnsi="Brill" w:cs="Brill"/>
            <w:sz w:val="20"/>
            <w:szCs w:val="20"/>
          </w:rPr>
          <w:delText xml:space="preserve">, </w:delText>
        </w:r>
      </w:del>
      <w:r>
        <w:rPr>
          <w:rFonts w:ascii="Brill" w:eastAsia="Brill" w:hAnsi="Brill" w:cs="Brill"/>
          <w:sz w:val="20"/>
          <w:szCs w:val="20"/>
        </w:rPr>
        <w:t>1979</w:t>
      </w:r>
      <w:ins w:id="2795" w:author="Autor">
        <w:r w:rsidR="008C5DBB">
          <w:rPr>
            <w:rFonts w:ascii="Brill" w:eastAsia="Brill" w:hAnsi="Brill" w:cs="Brill"/>
            <w:sz w:val="20"/>
            <w:szCs w:val="20"/>
          </w:rPr>
          <w:t>)</w:t>
        </w:r>
      </w:ins>
      <w:r>
        <w:rPr>
          <w:rFonts w:ascii="Brill" w:eastAsia="Brill" w:hAnsi="Brill" w:cs="Brill"/>
          <w:sz w:val="20"/>
          <w:szCs w:val="20"/>
        </w:rPr>
        <w:t xml:space="preserve"> and “</w:t>
      </w:r>
      <w:proofErr w:type="spellStart"/>
      <w:r w:rsidRPr="00F34A6C">
        <w:rPr>
          <w:rFonts w:ascii="Brill" w:eastAsia="Brill" w:hAnsi="Brill" w:cs="Brill"/>
          <w:i/>
          <w:iCs/>
          <w:sz w:val="20"/>
          <w:szCs w:val="20"/>
          <w:rPrChange w:id="2796" w:author="Autor">
            <w:rPr>
              <w:rFonts w:ascii="Brill" w:eastAsia="Brill" w:hAnsi="Brill" w:cs="Brill"/>
              <w:sz w:val="20"/>
              <w:szCs w:val="20"/>
            </w:rPr>
          </w:rPrChange>
        </w:rPr>
        <w:t>Eroscentrum</w:t>
      </w:r>
      <w:proofErr w:type="spellEnd"/>
      <w:r w:rsidRPr="00F34A6C">
        <w:rPr>
          <w:rFonts w:ascii="Brill" w:eastAsia="Brill" w:hAnsi="Brill" w:cs="Brill"/>
          <w:i/>
          <w:iCs/>
          <w:sz w:val="20"/>
          <w:szCs w:val="20"/>
          <w:rPrChange w:id="2797" w:author="Autor">
            <w:rPr>
              <w:rFonts w:ascii="Brill" w:eastAsia="Brill" w:hAnsi="Brill" w:cs="Brill"/>
              <w:sz w:val="20"/>
              <w:szCs w:val="20"/>
            </w:rPr>
          </w:rPrChange>
        </w:rPr>
        <w:t xml:space="preserve"> van </w:t>
      </w:r>
      <w:proofErr w:type="spellStart"/>
      <w:r w:rsidRPr="00F34A6C">
        <w:rPr>
          <w:rFonts w:ascii="Brill" w:eastAsia="Brill" w:hAnsi="Brill" w:cs="Brill"/>
          <w:i/>
          <w:iCs/>
          <w:sz w:val="20"/>
          <w:szCs w:val="20"/>
          <w:rPrChange w:id="2798" w:author="Autor">
            <w:rPr>
              <w:rFonts w:ascii="Brill" w:eastAsia="Brill" w:hAnsi="Brill" w:cs="Brill"/>
              <w:sz w:val="20"/>
              <w:szCs w:val="20"/>
            </w:rPr>
          </w:rPrChange>
        </w:rPr>
        <w:t>baan</w:t>
      </w:r>
      <w:proofErr w:type="spellEnd"/>
      <w:r>
        <w:rPr>
          <w:rFonts w:ascii="Brill" w:eastAsia="Brill" w:hAnsi="Brill" w:cs="Brill"/>
          <w:sz w:val="20"/>
          <w:szCs w:val="20"/>
        </w:rPr>
        <w:t>”</w:t>
      </w:r>
      <w:del w:id="2799" w:author="Autor">
        <w:r w:rsidDel="008C5DBB">
          <w:rPr>
            <w:rFonts w:ascii="Brill" w:eastAsia="Brill" w:hAnsi="Brill" w:cs="Brill"/>
            <w:sz w:val="20"/>
            <w:szCs w:val="20"/>
          </w:rPr>
          <w:delText>,</w:delText>
        </w:r>
      </w:del>
      <w:r>
        <w:rPr>
          <w:rFonts w:ascii="Brill" w:eastAsia="Brill" w:hAnsi="Brill" w:cs="Brill"/>
          <w:sz w:val="20"/>
          <w:szCs w:val="20"/>
        </w:rPr>
        <w:t xml:space="preserve"> </w:t>
      </w:r>
      <w:ins w:id="2800" w:author="Autor">
        <w:r w:rsidR="008C5DBB">
          <w:rPr>
            <w:rFonts w:ascii="Brill" w:eastAsia="Brill" w:hAnsi="Brill" w:cs="Brill"/>
            <w:sz w:val="20"/>
            <w:szCs w:val="20"/>
          </w:rPr>
          <w:t>(</w:t>
        </w:r>
      </w:ins>
      <w:r>
        <w:rPr>
          <w:rFonts w:ascii="Brill" w:eastAsia="Brill" w:hAnsi="Brill" w:cs="Brill"/>
          <w:sz w:val="20"/>
          <w:szCs w:val="20"/>
        </w:rPr>
        <w:t>1980</w:t>
      </w:r>
      <w:ins w:id="2801" w:author="Autor">
        <w:r w:rsidR="008C5DBB">
          <w:rPr>
            <w:rFonts w:ascii="Brill" w:eastAsia="Brill" w:hAnsi="Brill" w:cs="Brill"/>
            <w:sz w:val="20"/>
            <w:szCs w:val="20"/>
          </w:rPr>
          <w:t>)</w:t>
        </w:r>
      </w:ins>
      <w:r>
        <w:rPr>
          <w:rFonts w:ascii="Brill" w:eastAsia="Brill" w:hAnsi="Brill" w:cs="Brill"/>
          <w:sz w:val="20"/>
          <w:szCs w:val="20"/>
        </w:rPr>
        <w:t>.</w:t>
      </w:r>
    </w:p>
  </w:footnote>
  <w:footnote w:id="36">
    <w:p w14:paraId="350781CD" w14:textId="47C056CC"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In addition, Meyer</w:t>
      </w:r>
      <w:ins w:id="2804" w:author="Autor">
        <w:r w:rsidR="00F552C6">
          <w:rPr>
            <w:rFonts w:ascii="Brill" w:eastAsia="Brill" w:hAnsi="Brill" w:cs="Brill"/>
            <w:sz w:val="20"/>
            <w:szCs w:val="20"/>
          </w:rPr>
          <w:t xml:space="preserve"> (1983)</w:t>
        </w:r>
      </w:ins>
      <w:r>
        <w:rPr>
          <w:rFonts w:ascii="Brill" w:eastAsia="Brill" w:hAnsi="Brill" w:cs="Brill"/>
          <w:sz w:val="20"/>
          <w:szCs w:val="20"/>
        </w:rPr>
        <w:t xml:space="preserve"> has developed the thesis that the widespread mobilization and protest of city residents led to increasing social self-regulation </w:t>
      </w:r>
      <w:ins w:id="2805" w:author="Autor">
        <w:r w:rsidR="00F552C6">
          <w:rPr>
            <w:rFonts w:ascii="Brill" w:eastAsia="Brill" w:hAnsi="Brill" w:cs="Brill"/>
            <w:sz w:val="20"/>
            <w:szCs w:val="20"/>
          </w:rPr>
          <w:t>with respect to</w:t>
        </w:r>
      </w:ins>
      <w:del w:id="2806" w:author="Autor">
        <w:r w:rsidDel="00F552C6">
          <w:rPr>
            <w:rFonts w:ascii="Brill" w:eastAsia="Brill" w:hAnsi="Brill" w:cs="Brill"/>
            <w:sz w:val="20"/>
            <w:szCs w:val="20"/>
          </w:rPr>
          <w:delText>regarding the</w:delText>
        </w:r>
      </w:del>
      <w:r>
        <w:rPr>
          <w:rFonts w:ascii="Brill" w:eastAsia="Brill" w:hAnsi="Brill" w:cs="Brill"/>
          <w:sz w:val="20"/>
          <w:szCs w:val="20"/>
        </w:rPr>
        <w:t xml:space="preserve"> prostitution</w:t>
      </w:r>
      <w:del w:id="2807" w:author="Autor">
        <w:r w:rsidDel="00F552C6">
          <w:rPr>
            <w:rFonts w:ascii="Brill" w:eastAsia="Brill" w:hAnsi="Brill" w:cs="Brill"/>
            <w:sz w:val="20"/>
            <w:szCs w:val="20"/>
          </w:rPr>
          <w:delText xml:space="preserve"> issue</w:delText>
        </w:r>
      </w:del>
      <w:r>
        <w:rPr>
          <w:rFonts w:ascii="Brill" w:eastAsia="Brill" w:hAnsi="Brill" w:cs="Brill"/>
          <w:sz w:val="20"/>
          <w:szCs w:val="20"/>
        </w:rPr>
        <w:t xml:space="preserve"> in Rotterdam, thereby making the actual realization of an eros </w:t>
      </w:r>
      <w:r w:rsidR="00F62668">
        <w:rPr>
          <w:rFonts w:ascii="Brill" w:eastAsia="Brill" w:hAnsi="Brill" w:cs="Brill"/>
          <w:sz w:val="20"/>
          <w:szCs w:val="20"/>
        </w:rPr>
        <w:t>centre</w:t>
      </w:r>
      <w:r>
        <w:rPr>
          <w:rFonts w:ascii="Brill" w:eastAsia="Brill" w:hAnsi="Brill" w:cs="Brill"/>
          <w:sz w:val="20"/>
          <w:szCs w:val="20"/>
        </w:rPr>
        <w:t xml:space="preserve"> ultimately no longer that important</w:t>
      </w:r>
      <w:del w:id="2808" w:author="Autor">
        <w:r w:rsidDel="00F552C6">
          <w:rPr>
            <w:rFonts w:ascii="Brill" w:eastAsia="Brill" w:hAnsi="Brill" w:cs="Brill"/>
            <w:sz w:val="20"/>
            <w:szCs w:val="20"/>
          </w:rPr>
          <w:delText>: see Meyer, 1983</w:delText>
        </w:r>
      </w:del>
      <w:r>
        <w:rPr>
          <w:rFonts w:ascii="Brill" w:eastAsia="Brill" w:hAnsi="Brill" w:cs="Brill"/>
          <w:sz w:val="20"/>
          <w:szCs w:val="20"/>
        </w:rPr>
        <w:t>.</w:t>
      </w:r>
    </w:p>
  </w:footnote>
  <w:footnote w:id="37">
    <w:p w14:paraId="350781CE" w14:textId="77777777" w:rsidR="00CB3FC9" w:rsidRDefault="00C55FA1">
      <w:pPr>
        <w:rPr>
          <w:rFonts w:ascii="Brill" w:eastAsia="Brill" w:hAnsi="Brill" w:cs="Brill"/>
          <w:sz w:val="20"/>
          <w:szCs w:val="20"/>
        </w:rPr>
      </w:pPr>
      <w:r>
        <w:rPr>
          <w:vertAlign w:val="superscript"/>
        </w:rPr>
        <w:footnoteRef/>
      </w:r>
      <w:r>
        <w:rPr>
          <w:rFonts w:ascii="Brill" w:eastAsia="Brill" w:hAnsi="Brill" w:cs="Brill"/>
          <w:sz w:val="20"/>
          <w:szCs w:val="20"/>
        </w:rPr>
        <w:t xml:space="preserve"> For a suggestive description of the building’s form and functions, see the following archival source: Het </w:t>
      </w:r>
      <w:proofErr w:type="spellStart"/>
      <w:r>
        <w:rPr>
          <w:rFonts w:ascii="Brill" w:eastAsia="Brill" w:hAnsi="Brill" w:cs="Brill"/>
          <w:sz w:val="20"/>
          <w:szCs w:val="20"/>
        </w:rPr>
        <w:t>Nieuwe</w:t>
      </w:r>
      <w:proofErr w:type="spellEnd"/>
      <w:r>
        <w:rPr>
          <w:rFonts w:ascii="Brill" w:eastAsia="Brill" w:hAnsi="Brill" w:cs="Brill"/>
          <w:sz w:val="20"/>
          <w:szCs w:val="20"/>
        </w:rPr>
        <w:t xml:space="preserve"> </w:t>
      </w:r>
      <w:proofErr w:type="spellStart"/>
      <w:r>
        <w:rPr>
          <w:rFonts w:ascii="Brill" w:eastAsia="Brill" w:hAnsi="Brill" w:cs="Brill"/>
          <w:sz w:val="20"/>
          <w:szCs w:val="20"/>
        </w:rPr>
        <w:t>Instituut</w:t>
      </w:r>
      <w:proofErr w:type="spellEnd"/>
      <w:r>
        <w:rPr>
          <w:rFonts w:ascii="Brill" w:eastAsia="Brill" w:hAnsi="Brill" w:cs="Brill"/>
          <w:sz w:val="20"/>
          <w:szCs w:val="20"/>
        </w:rPr>
        <w:t xml:space="preserve">, Rotterdam, Weeber, C.J.M. (Carlos José Maria / Carel) / </w:t>
      </w:r>
      <w:proofErr w:type="spellStart"/>
      <w:r>
        <w:rPr>
          <w:rFonts w:ascii="Brill" w:eastAsia="Brill" w:hAnsi="Brill" w:cs="Brill"/>
          <w:sz w:val="20"/>
          <w:szCs w:val="20"/>
        </w:rPr>
        <w:t>Archief</w:t>
      </w:r>
      <w:proofErr w:type="spellEnd"/>
      <w:r>
        <w:rPr>
          <w:rFonts w:ascii="Brill" w:eastAsia="Brill" w:hAnsi="Brill" w:cs="Brill"/>
          <w:sz w:val="20"/>
          <w:szCs w:val="20"/>
        </w:rPr>
        <w:t xml:space="preserve"> (WEEB), inv.nr. WEEB313-9, https://zoeken.hetnieuweinstituut.nl/nl/archieven/file/110701774.</w:t>
      </w:r>
    </w:p>
  </w:footnote>
  <w:footnote w:id="38">
    <w:p w14:paraId="350781CF" w14:textId="51CBE18C"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The term used in Italian by Belfiore and De Fusco is </w:t>
      </w:r>
      <w:del w:id="3530" w:author="Autor">
        <w:r w:rsidRPr="00F34A6C" w:rsidDel="00334A62">
          <w:rPr>
            <w:rFonts w:ascii="Brill" w:eastAsia="Brill" w:hAnsi="Brill" w:cs="Brill"/>
            <w:i/>
            <w:iCs/>
            <w:color w:val="000000"/>
            <w:sz w:val="20"/>
            <w:szCs w:val="20"/>
            <w:rPrChange w:id="3531" w:author="Autor">
              <w:rPr>
                <w:rFonts w:ascii="Brill" w:eastAsia="Brill" w:hAnsi="Brill" w:cs="Brill"/>
                <w:color w:val="000000"/>
                <w:sz w:val="20"/>
                <w:szCs w:val="20"/>
              </w:rPr>
            </w:rPrChange>
          </w:rPr>
          <w:delText>“</w:delText>
        </w:r>
      </w:del>
      <w:proofErr w:type="spellStart"/>
      <w:r w:rsidRPr="00F34A6C">
        <w:rPr>
          <w:rFonts w:ascii="Brill" w:eastAsia="Brill" w:hAnsi="Brill" w:cs="Brill"/>
          <w:i/>
          <w:iCs/>
          <w:color w:val="000000"/>
          <w:sz w:val="20"/>
          <w:szCs w:val="20"/>
          <w:rPrChange w:id="3532" w:author="Autor">
            <w:rPr>
              <w:rFonts w:ascii="Brill" w:eastAsia="Brill" w:hAnsi="Brill" w:cs="Brill"/>
              <w:color w:val="000000"/>
              <w:sz w:val="20"/>
              <w:szCs w:val="20"/>
            </w:rPr>
          </w:rPrChange>
        </w:rPr>
        <w:t>ingegneresco</w:t>
      </w:r>
      <w:proofErr w:type="spellEnd"/>
      <w:del w:id="3533" w:author="Autor">
        <w:r w:rsidDel="00334A62">
          <w:rPr>
            <w:rFonts w:ascii="Brill" w:eastAsia="Brill" w:hAnsi="Brill" w:cs="Brill"/>
            <w:color w:val="000000"/>
            <w:sz w:val="20"/>
            <w:szCs w:val="20"/>
          </w:rPr>
          <w:delText>”</w:delText>
        </w:r>
      </w:del>
      <w:r>
        <w:rPr>
          <w:rFonts w:ascii="Brill" w:eastAsia="Brill" w:hAnsi="Brill" w:cs="Brill"/>
          <w:color w:val="000000"/>
          <w:sz w:val="20"/>
          <w:szCs w:val="20"/>
        </w:rPr>
        <w:t>, literally strictly rational and mechanical, in this case with a functional layout and nature, without any concession to the decorative and superfluous.</w:t>
      </w:r>
    </w:p>
  </w:footnote>
  <w:footnote w:id="39">
    <w:p w14:paraId="350781D0"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Genoa’s Fish Market remained in use until 2017 when the fish trade was moved to areas inland from the city, named Ca’ de Pitta, formerly the site of the slaughterhouses, along the </w:t>
      </w:r>
      <w:proofErr w:type="spellStart"/>
      <w:r>
        <w:rPr>
          <w:rFonts w:ascii="Brill" w:eastAsia="Brill" w:hAnsi="Brill" w:cs="Brill"/>
          <w:color w:val="000000"/>
          <w:sz w:val="20"/>
          <w:szCs w:val="20"/>
        </w:rPr>
        <w:t>Bisagno</w:t>
      </w:r>
      <w:proofErr w:type="spellEnd"/>
      <w:r>
        <w:rPr>
          <w:rFonts w:ascii="Brill" w:eastAsia="Brill" w:hAnsi="Brill" w:cs="Brill"/>
          <w:color w:val="000000"/>
          <w:sz w:val="20"/>
          <w:szCs w:val="20"/>
        </w:rPr>
        <w:t xml:space="preserve"> River. The Fish Market of Naples was in use until 2007 when it was supplanted by the Centro </w:t>
      </w:r>
      <w:proofErr w:type="spellStart"/>
      <w:r>
        <w:rPr>
          <w:rFonts w:ascii="Brill" w:eastAsia="Brill" w:hAnsi="Brill" w:cs="Brill"/>
          <w:color w:val="000000"/>
          <w:sz w:val="20"/>
          <w:szCs w:val="20"/>
        </w:rPr>
        <w:t>Agroalimentare</w:t>
      </w:r>
      <w:proofErr w:type="spellEnd"/>
      <w:r>
        <w:rPr>
          <w:rFonts w:ascii="Brill" w:eastAsia="Brill" w:hAnsi="Brill" w:cs="Brill"/>
          <w:color w:val="000000"/>
          <w:sz w:val="20"/>
          <w:szCs w:val="20"/>
        </w:rPr>
        <w:t xml:space="preserve"> of </w:t>
      </w:r>
      <w:proofErr w:type="spellStart"/>
      <w:r>
        <w:rPr>
          <w:rFonts w:ascii="Brill" w:eastAsia="Brill" w:hAnsi="Brill" w:cs="Brill"/>
          <w:color w:val="000000"/>
          <w:sz w:val="20"/>
          <w:szCs w:val="20"/>
        </w:rPr>
        <w:t>Volla</w:t>
      </w:r>
      <w:proofErr w:type="spellEnd"/>
      <w:r>
        <w:rPr>
          <w:rFonts w:ascii="Brill" w:eastAsia="Brill" w:hAnsi="Brill" w:cs="Brill"/>
          <w:color w:val="000000"/>
          <w:sz w:val="20"/>
          <w:szCs w:val="20"/>
        </w:rPr>
        <w:t xml:space="preserve"> according to the relocation programme of the Municipality of Naples.</w:t>
      </w:r>
    </w:p>
  </w:footnote>
  <w:footnote w:id="40">
    <w:p w14:paraId="350781D1"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Reference is to </w:t>
      </w:r>
      <w:r>
        <w:rPr>
          <w:rFonts w:ascii="Brill" w:eastAsia="Brill" w:hAnsi="Brill" w:cs="Brill"/>
          <w:i/>
          <w:color w:val="000000"/>
          <w:sz w:val="20"/>
          <w:szCs w:val="20"/>
        </w:rPr>
        <w:t>The City</w:t>
      </w:r>
      <w:r>
        <w:rPr>
          <w:rFonts w:ascii="Brill" w:eastAsia="Brill" w:hAnsi="Brill" w:cs="Brill"/>
          <w:color w:val="000000"/>
          <w:sz w:val="20"/>
          <w:szCs w:val="20"/>
        </w:rPr>
        <w:t xml:space="preserve"> that was published posthumously in 1921. In this book, German economist and sociologist Max Weber develops implicit sociological paradigms of the group, power, and the relation between economics and politics using mainly a historical perspective.</w:t>
      </w:r>
    </w:p>
  </w:footnote>
  <w:footnote w:id="41">
    <w:p w14:paraId="350781D2" w14:textId="3ACCE3BA"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The term “emporium” derives from the Greek verb </w:t>
      </w:r>
      <w:proofErr w:type="spellStart"/>
      <w:r>
        <w:rPr>
          <w:rFonts w:ascii="Brill" w:eastAsia="Brill" w:hAnsi="Brill" w:cs="Brill"/>
          <w:i/>
          <w:sz w:val="20"/>
          <w:szCs w:val="20"/>
        </w:rPr>
        <w:t>pèiro</w:t>
      </w:r>
      <w:proofErr w:type="spellEnd"/>
      <w:r>
        <w:rPr>
          <w:rFonts w:ascii="Brill" w:eastAsia="Brill" w:hAnsi="Brill" w:cs="Brill"/>
          <w:sz w:val="20"/>
          <w:szCs w:val="20"/>
        </w:rPr>
        <w:t xml:space="preserve"> (to cross), from which comes the noun </w:t>
      </w:r>
      <w:proofErr w:type="spellStart"/>
      <w:r>
        <w:rPr>
          <w:rFonts w:ascii="Brill" w:eastAsia="Brill" w:hAnsi="Brill" w:cs="Brill"/>
          <w:i/>
          <w:sz w:val="20"/>
          <w:szCs w:val="20"/>
        </w:rPr>
        <w:t>pòros</w:t>
      </w:r>
      <w:proofErr w:type="spellEnd"/>
      <w:r>
        <w:rPr>
          <w:rFonts w:ascii="Brill" w:eastAsia="Brill" w:hAnsi="Brill" w:cs="Brill"/>
          <w:sz w:val="20"/>
          <w:szCs w:val="20"/>
        </w:rPr>
        <w:t xml:space="preserve"> (passage, especially by sea), from which is further originated the word </w:t>
      </w:r>
      <w:proofErr w:type="spellStart"/>
      <w:r>
        <w:rPr>
          <w:rFonts w:ascii="Brill" w:eastAsia="Brill" w:hAnsi="Brill" w:cs="Brill"/>
          <w:i/>
          <w:sz w:val="20"/>
          <w:szCs w:val="20"/>
        </w:rPr>
        <w:t>èmporos</w:t>
      </w:r>
      <w:proofErr w:type="spellEnd"/>
      <w:r>
        <w:rPr>
          <w:rFonts w:ascii="Brill" w:eastAsia="Brill" w:hAnsi="Brill" w:cs="Brill"/>
          <w:sz w:val="20"/>
          <w:szCs w:val="20"/>
        </w:rPr>
        <w:t xml:space="preserve"> (passenger, traveller, especially for commercial purposes), which consequently produces the Latin </w:t>
      </w:r>
      <w:proofErr w:type="spellStart"/>
      <w:r>
        <w:rPr>
          <w:rFonts w:ascii="Brill" w:eastAsia="Brill" w:hAnsi="Brill" w:cs="Brill"/>
          <w:i/>
          <w:sz w:val="20"/>
          <w:szCs w:val="20"/>
        </w:rPr>
        <w:t>empòrion</w:t>
      </w:r>
      <w:proofErr w:type="spellEnd"/>
      <w:r>
        <w:rPr>
          <w:rFonts w:ascii="Brill" w:eastAsia="Brill" w:hAnsi="Brill" w:cs="Brill"/>
          <w:sz w:val="20"/>
          <w:szCs w:val="20"/>
        </w:rPr>
        <w:t xml:space="preserve">, </w:t>
      </w:r>
      <w:r w:rsidR="00683ABE">
        <w:rPr>
          <w:rFonts w:ascii="Brill" w:eastAsia="Brill" w:hAnsi="Brill" w:cs="Brill"/>
          <w:sz w:val="20"/>
          <w:szCs w:val="20"/>
        </w:rPr>
        <w:t>precisely indicating</w:t>
      </w:r>
      <w:r>
        <w:rPr>
          <w:rFonts w:ascii="Brill" w:eastAsia="Brill" w:hAnsi="Brill" w:cs="Brill"/>
          <w:sz w:val="20"/>
          <w:szCs w:val="20"/>
        </w:rPr>
        <w:t xml:space="preserve"> the maritime port. The emporium port </w:t>
      </w:r>
      <w:r w:rsidR="00683ABE">
        <w:rPr>
          <w:rFonts w:ascii="Brill" w:eastAsia="Brill" w:hAnsi="Brill" w:cs="Brill"/>
          <w:sz w:val="20"/>
          <w:szCs w:val="20"/>
        </w:rPr>
        <w:t>was</w:t>
      </w:r>
      <w:r>
        <w:rPr>
          <w:rFonts w:ascii="Brill" w:eastAsia="Brill" w:hAnsi="Brill" w:cs="Brill"/>
          <w:sz w:val="20"/>
          <w:szCs w:val="20"/>
        </w:rPr>
        <w:t xml:space="preserve"> the port of call where goods were unloaded, stored, processed and, almost always, exchanged on site. In this model, the spaces of commerce (markets, shops) coincided with the spaces of meeting and relations (squares, streets).</w:t>
      </w:r>
    </w:p>
  </w:footnote>
  <w:footnote w:id="42">
    <w:p w14:paraId="350781D3" w14:textId="2481367A"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For more on the concept of “threshold” in the context of port cities, </w:t>
      </w:r>
      <w:r w:rsidR="00900000">
        <w:rPr>
          <w:rFonts w:ascii="Brill" w:eastAsia="Brill" w:hAnsi="Brill" w:cs="Brill"/>
          <w:color w:val="000000"/>
          <w:sz w:val="20"/>
          <w:szCs w:val="20"/>
        </w:rPr>
        <w:t>see</w:t>
      </w:r>
      <w:r>
        <w:rPr>
          <w:rFonts w:ascii="Brill" w:eastAsia="Brill" w:hAnsi="Brill" w:cs="Brill"/>
          <w:color w:val="000000"/>
          <w:sz w:val="20"/>
          <w:szCs w:val="20"/>
        </w:rPr>
        <w:t xml:space="preserve"> </w:t>
      </w:r>
      <w:r w:rsidRPr="00B63AEE">
        <w:rPr>
          <w:rFonts w:ascii="Brill" w:eastAsia="Brill" w:hAnsi="Brill" w:cs="Brill"/>
          <w:color w:val="000000"/>
          <w:sz w:val="20"/>
          <w:szCs w:val="20"/>
        </w:rPr>
        <w:t>Moretti (2020</w:t>
      </w:r>
      <w:r>
        <w:rPr>
          <w:rFonts w:ascii="Brill" w:eastAsia="Brill" w:hAnsi="Brill" w:cs="Brill"/>
          <w:color w:val="000000"/>
          <w:sz w:val="20"/>
          <w:szCs w:val="20"/>
        </w:rPr>
        <w:t xml:space="preserve">). </w:t>
      </w:r>
    </w:p>
  </w:footnote>
  <w:footnote w:id="43">
    <w:p w14:paraId="350781D4" w14:textId="1C646E28"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In the field of maritime geography, in addition to already mentioned Bird</w:t>
      </w:r>
      <w:ins w:id="3606" w:author="Autor">
        <w:r w:rsidR="00484DF0">
          <w:rPr>
            <w:rFonts w:ascii="Brill" w:eastAsia="Brill" w:hAnsi="Brill" w:cs="Brill"/>
            <w:color w:val="000000"/>
            <w:sz w:val="20"/>
            <w:szCs w:val="20"/>
          </w:rPr>
          <w:t xml:space="preserve"> (1963)</w:t>
        </w:r>
      </w:ins>
      <w:r>
        <w:rPr>
          <w:rFonts w:ascii="Brill" w:eastAsia="Brill" w:hAnsi="Brill" w:cs="Brill"/>
          <w:color w:val="000000"/>
          <w:sz w:val="20"/>
          <w:szCs w:val="20"/>
        </w:rPr>
        <w:t xml:space="preserve"> and Hoyle</w:t>
      </w:r>
      <w:ins w:id="3607" w:author="Autor">
        <w:r w:rsidR="00484DF0">
          <w:rPr>
            <w:rFonts w:ascii="Brill" w:eastAsia="Brill" w:hAnsi="Brill" w:cs="Brill"/>
            <w:color w:val="000000"/>
            <w:sz w:val="20"/>
            <w:szCs w:val="20"/>
          </w:rPr>
          <w:t xml:space="preserve"> (2000)</w:t>
        </w:r>
      </w:ins>
      <w:r>
        <w:rPr>
          <w:rFonts w:ascii="Brill" w:eastAsia="Brill" w:hAnsi="Brill" w:cs="Brill"/>
          <w:color w:val="000000"/>
          <w:sz w:val="20"/>
          <w:szCs w:val="20"/>
        </w:rPr>
        <w:t xml:space="preserve">, it is worth mentioning the work of Ducruet and </w:t>
      </w:r>
      <w:proofErr w:type="spellStart"/>
      <w:r>
        <w:rPr>
          <w:rFonts w:ascii="Brill" w:eastAsia="Brill" w:hAnsi="Brill" w:cs="Brill"/>
          <w:color w:val="000000"/>
          <w:sz w:val="20"/>
          <w:szCs w:val="20"/>
        </w:rPr>
        <w:t>Notteboom</w:t>
      </w:r>
      <w:proofErr w:type="spellEnd"/>
      <w:ins w:id="3608" w:author="Autor">
        <w:r w:rsidR="00484DF0">
          <w:rPr>
            <w:rFonts w:ascii="Brill" w:eastAsia="Brill" w:hAnsi="Brill" w:cs="Brill"/>
            <w:color w:val="000000"/>
            <w:sz w:val="20"/>
            <w:szCs w:val="20"/>
          </w:rPr>
          <w:t xml:space="preserve"> (2012)</w:t>
        </w:r>
      </w:ins>
      <w:r>
        <w:rPr>
          <w:rFonts w:ascii="Brill" w:eastAsia="Brill" w:hAnsi="Brill" w:cs="Brill"/>
          <w:color w:val="000000"/>
          <w:sz w:val="20"/>
          <w:szCs w:val="20"/>
        </w:rPr>
        <w:t xml:space="preserve">, among others, in the fields of transport and port economics. The work of the historian Frank </w:t>
      </w:r>
      <w:proofErr w:type="spellStart"/>
      <w:r>
        <w:rPr>
          <w:rFonts w:ascii="Brill" w:eastAsia="Brill" w:hAnsi="Brill" w:cs="Brill"/>
          <w:color w:val="000000"/>
          <w:sz w:val="20"/>
          <w:szCs w:val="20"/>
        </w:rPr>
        <w:t>Broeze</w:t>
      </w:r>
      <w:proofErr w:type="spellEnd"/>
      <w:r>
        <w:rPr>
          <w:rFonts w:ascii="Brill" w:eastAsia="Brill" w:hAnsi="Brill" w:cs="Brill"/>
          <w:color w:val="000000"/>
          <w:sz w:val="20"/>
          <w:szCs w:val="20"/>
        </w:rPr>
        <w:t xml:space="preserve"> is complemented by the contemporary and constantly growing work, concerning port city regions, of Carola Hein in the field of urban planning and architecture. As architects, Diane Brand and Claude </w:t>
      </w:r>
      <w:proofErr w:type="spellStart"/>
      <w:r>
        <w:rPr>
          <w:rFonts w:ascii="Brill" w:eastAsia="Brill" w:hAnsi="Brill" w:cs="Brill"/>
          <w:color w:val="000000"/>
          <w:sz w:val="20"/>
          <w:szCs w:val="20"/>
        </w:rPr>
        <w:t>Prelorenzo</w:t>
      </w:r>
      <w:proofErr w:type="spellEnd"/>
      <w:r>
        <w:rPr>
          <w:rFonts w:ascii="Brill" w:eastAsia="Brill" w:hAnsi="Brill" w:cs="Brill"/>
          <w:color w:val="000000"/>
          <w:sz w:val="20"/>
          <w:szCs w:val="20"/>
        </w:rPr>
        <w:t xml:space="preserve"> can be also mentioned. In Italy, the subject is dealt with by the multi-year research of Carmen Andriani, </w:t>
      </w:r>
      <w:proofErr w:type="spellStart"/>
      <w:r>
        <w:rPr>
          <w:rFonts w:ascii="Brill" w:eastAsia="Brill" w:hAnsi="Brill" w:cs="Brill"/>
          <w:color w:val="000000"/>
          <w:sz w:val="20"/>
          <w:szCs w:val="20"/>
        </w:rPr>
        <w:t>Rinio</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Bruttomesso</w:t>
      </w:r>
      <w:proofErr w:type="spellEnd"/>
      <w:r>
        <w:rPr>
          <w:rFonts w:ascii="Brill" w:eastAsia="Brill" w:hAnsi="Brill" w:cs="Brill"/>
          <w:color w:val="000000"/>
          <w:sz w:val="20"/>
          <w:szCs w:val="20"/>
        </w:rPr>
        <w:t>, Rosario Pavia and Matteo di Venosa.</w:t>
      </w:r>
    </w:p>
  </w:footnote>
  <w:footnote w:id="44">
    <w:p w14:paraId="350781D5" w14:textId="0A7C093B"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Reference is to </w:t>
      </w:r>
      <w:r>
        <w:rPr>
          <w:rFonts w:ascii="Brill" w:eastAsia="Brill" w:hAnsi="Brill" w:cs="Brill"/>
          <w:i/>
          <w:color w:val="000000"/>
          <w:sz w:val="20"/>
          <w:szCs w:val="20"/>
        </w:rPr>
        <w:t>A History of Building Types</w:t>
      </w:r>
      <w:r>
        <w:rPr>
          <w:rFonts w:ascii="Brill" w:eastAsia="Brill" w:hAnsi="Brill" w:cs="Brill"/>
          <w:color w:val="000000"/>
          <w:sz w:val="20"/>
          <w:szCs w:val="20"/>
        </w:rPr>
        <w:t xml:space="preserve"> that architectural historian </w:t>
      </w:r>
      <w:r w:rsidRPr="00B63AEE">
        <w:rPr>
          <w:rFonts w:ascii="Brill" w:eastAsia="Brill" w:hAnsi="Brill" w:cs="Brill"/>
          <w:color w:val="000000"/>
          <w:sz w:val="20"/>
          <w:szCs w:val="20"/>
        </w:rPr>
        <w:t>Nikolaus Pevsner</w:t>
      </w:r>
      <w:ins w:id="3637" w:author="Autor">
        <w:r w:rsidR="00DB1A76">
          <w:rPr>
            <w:rFonts w:ascii="Brill" w:eastAsia="Brill" w:hAnsi="Brill" w:cs="Brill"/>
            <w:color w:val="000000"/>
            <w:sz w:val="20"/>
            <w:szCs w:val="20"/>
          </w:rPr>
          <w:t xml:space="preserve"> (1976)</w:t>
        </w:r>
      </w:ins>
      <w:del w:id="3638" w:author="Autor">
        <w:r w:rsidDel="00DB1A76">
          <w:rPr>
            <w:rFonts w:ascii="Brill" w:eastAsia="Brill" w:hAnsi="Brill" w:cs="Brill"/>
            <w:color w:val="000000"/>
            <w:sz w:val="20"/>
            <w:szCs w:val="20"/>
          </w:rPr>
          <w:delText xml:space="preserve"> published in 1976</w:delText>
        </w:r>
      </w:del>
      <w:r>
        <w:rPr>
          <w:rFonts w:ascii="Brill" w:eastAsia="Brill" w:hAnsi="Brill" w:cs="Brill"/>
          <w:color w:val="000000"/>
          <w:sz w:val="20"/>
          <w:szCs w:val="20"/>
        </w:rPr>
        <w:t>.</w:t>
      </w:r>
    </w:p>
  </w:footnote>
  <w:footnote w:id="45">
    <w:p w14:paraId="350781D6" w14:textId="110E0851"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Reference is to the “Grande Genova” (</w:t>
      </w:r>
      <w:r>
        <w:rPr>
          <w:rFonts w:ascii="Brill" w:eastAsia="Brill" w:hAnsi="Brill" w:cs="Brill"/>
          <w:i/>
          <w:color w:val="000000"/>
          <w:sz w:val="20"/>
          <w:szCs w:val="20"/>
        </w:rPr>
        <w:t>The Greater Genoa</w:t>
      </w:r>
      <w:r>
        <w:rPr>
          <w:rFonts w:ascii="Brill" w:eastAsia="Brill" w:hAnsi="Brill" w:cs="Brill"/>
          <w:color w:val="000000"/>
          <w:sz w:val="20"/>
          <w:szCs w:val="20"/>
        </w:rPr>
        <w:t xml:space="preserve">), the Genoese linear conurbation which stretches for over 35 km along the coast from the cliffs of Nervi to the coast of </w:t>
      </w:r>
      <w:proofErr w:type="spellStart"/>
      <w:r>
        <w:rPr>
          <w:rFonts w:ascii="Brill" w:eastAsia="Brill" w:hAnsi="Brill" w:cs="Brill"/>
          <w:color w:val="000000"/>
          <w:sz w:val="20"/>
          <w:szCs w:val="20"/>
        </w:rPr>
        <w:t>Voltri</w:t>
      </w:r>
      <w:proofErr w:type="spellEnd"/>
      <w:r>
        <w:rPr>
          <w:rFonts w:ascii="Brill" w:eastAsia="Brill" w:hAnsi="Brill" w:cs="Brill"/>
          <w:color w:val="000000"/>
          <w:sz w:val="20"/>
          <w:szCs w:val="20"/>
        </w:rPr>
        <w:t xml:space="preserve">, and inland in the </w:t>
      </w:r>
      <w:proofErr w:type="spellStart"/>
      <w:r>
        <w:rPr>
          <w:rFonts w:ascii="Brill" w:eastAsia="Brill" w:hAnsi="Brill" w:cs="Brill"/>
          <w:color w:val="000000"/>
          <w:sz w:val="20"/>
          <w:szCs w:val="20"/>
        </w:rPr>
        <w:t>Polcevera</w:t>
      </w:r>
      <w:proofErr w:type="spellEnd"/>
      <w:r>
        <w:rPr>
          <w:rFonts w:ascii="Brill" w:eastAsia="Brill" w:hAnsi="Brill" w:cs="Brill"/>
          <w:color w:val="000000"/>
          <w:sz w:val="20"/>
          <w:szCs w:val="20"/>
        </w:rPr>
        <w:t xml:space="preserve"> and </w:t>
      </w:r>
      <w:proofErr w:type="spellStart"/>
      <w:r>
        <w:rPr>
          <w:rFonts w:ascii="Brill" w:eastAsia="Brill" w:hAnsi="Brill" w:cs="Brill"/>
          <w:color w:val="000000"/>
          <w:sz w:val="20"/>
          <w:szCs w:val="20"/>
        </w:rPr>
        <w:t>Bisagno</w:t>
      </w:r>
      <w:proofErr w:type="spellEnd"/>
      <w:r>
        <w:rPr>
          <w:rFonts w:ascii="Brill" w:eastAsia="Brill" w:hAnsi="Brill" w:cs="Brill"/>
          <w:color w:val="000000"/>
          <w:sz w:val="20"/>
          <w:szCs w:val="20"/>
        </w:rPr>
        <w:t xml:space="preserve"> valleys. Its institutionalization </w:t>
      </w:r>
      <w:r w:rsidR="00F059E7">
        <w:rPr>
          <w:rFonts w:ascii="Brill" w:eastAsia="Brill" w:hAnsi="Brill" w:cs="Brill"/>
          <w:color w:val="000000"/>
          <w:sz w:val="20"/>
          <w:szCs w:val="20"/>
        </w:rPr>
        <w:t>dates to</w:t>
      </w:r>
      <w:r>
        <w:rPr>
          <w:rFonts w:ascii="Brill" w:eastAsia="Brill" w:hAnsi="Brill" w:cs="Brill"/>
          <w:color w:val="000000"/>
          <w:sz w:val="20"/>
          <w:szCs w:val="20"/>
        </w:rPr>
        <w:t xml:space="preserve"> 1926 when 19 municipalities, until then autonomous, were </w:t>
      </w:r>
      <w:r w:rsidR="0049603E">
        <w:rPr>
          <w:rFonts w:ascii="Brill" w:eastAsia="Brill" w:hAnsi="Brill" w:cs="Brill"/>
          <w:color w:val="000000"/>
          <w:sz w:val="20"/>
          <w:szCs w:val="20"/>
        </w:rPr>
        <w:t xml:space="preserve">subsumed by </w:t>
      </w:r>
      <w:r>
        <w:rPr>
          <w:rFonts w:ascii="Brill" w:eastAsia="Brill" w:hAnsi="Brill" w:cs="Brill"/>
          <w:color w:val="000000"/>
          <w:sz w:val="20"/>
          <w:szCs w:val="20"/>
        </w:rPr>
        <w:t xml:space="preserve">the </w:t>
      </w:r>
      <w:r w:rsidR="00F059E7">
        <w:rPr>
          <w:rFonts w:ascii="Brill" w:eastAsia="Brill" w:hAnsi="Brill" w:cs="Brill"/>
          <w:color w:val="000000"/>
          <w:sz w:val="20"/>
          <w:szCs w:val="20"/>
        </w:rPr>
        <w:t>m</w:t>
      </w:r>
      <w:r>
        <w:rPr>
          <w:rFonts w:ascii="Brill" w:eastAsia="Brill" w:hAnsi="Brill" w:cs="Brill"/>
          <w:color w:val="000000"/>
          <w:sz w:val="20"/>
          <w:szCs w:val="20"/>
        </w:rPr>
        <w:t xml:space="preserve">unicipality of Genoa, </w:t>
      </w:r>
      <w:r w:rsidR="00F059E7">
        <w:rPr>
          <w:rFonts w:ascii="Brill" w:eastAsia="Brill" w:hAnsi="Brill" w:cs="Brill"/>
          <w:color w:val="000000"/>
          <w:sz w:val="20"/>
          <w:szCs w:val="20"/>
        </w:rPr>
        <w:t>joining</w:t>
      </w:r>
      <w:r>
        <w:rPr>
          <w:rFonts w:ascii="Brill" w:eastAsia="Brill" w:hAnsi="Brill" w:cs="Brill"/>
          <w:color w:val="000000"/>
          <w:sz w:val="20"/>
          <w:szCs w:val="20"/>
        </w:rPr>
        <w:t xml:space="preserve"> the </w:t>
      </w:r>
      <w:del w:id="3650" w:author="Autor">
        <w:r w:rsidDel="0057001F">
          <w:rPr>
            <w:rFonts w:ascii="Brill" w:eastAsia="Brill" w:hAnsi="Brill" w:cs="Brill"/>
            <w:color w:val="000000"/>
            <w:sz w:val="20"/>
            <w:szCs w:val="20"/>
          </w:rPr>
          <w:delText xml:space="preserve">6 </w:delText>
        </w:r>
      </w:del>
      <w:ins w:id="3651" w:author="Autor">
        <w:r w:rsidR="0057001F">
          <w:rPr>
            <w:rFonts w:ascii="Brill" w:eastAsia="Brill" w:hAnsi="Brill" w:cs="Brill"/>
            <w:color w:val="000000"/>
            <w:sz w:val="20"/>
            <w:szCs w:val="20"/>
          </w:rPr>
          <w:t xml:space="preserve">six </w:t>
        </w:r>
      </w:ins>
      <w:r>
        <w:rPr>
          <w:rFonts w:ascii="Brill" w:eastAsia="Brill" w:hAnsi="Brill" w:cs="Brill"/>
          <w:color w:val="000000"/>
          <w:sz w:val="20"/>
          <w:szCs w:val="20"/>
        </w:rPr>
        <w:t xml:space="preserve">municipalities of the lower Val </w:t>
      </w:r>
      <w:proofErr w:type="spellStart"/>
      <w:r>
        <w:rPr>
          <w:rFonts w:ascii="Brill" w:eastAsia="Brill" w:hAnsi="Brill" w:cs="Brill"/>
          <w:color w:val="000000"/>
          <w:sz w:val="20"/>
          <w:szCs w:val="20"/>
        </w:rPr>
        <w:t>Bisagno</w:t>
      </w:r>
      <w:proofErr w:type="spellEnd"/>
      <w:r>
        <w:rPr>
          <w:rFonts w:ascii="Brill" w:eastAsia="Brill" w:hAnsi="Brill" w:cs="Brill"/>
          <w:color w:val="000000"/>
          <w:sz w:val="20"/>
          <w:szCs w:val="20"/>
        </w:rPr>
        <w:t xml:space="preserve"> </w:t>
      </w:r>
      <w:r w:rsidR="0049603E">
        <w:rPr>
          <w:rFonts w:ascii="Brill" w:eastAsia="Brill" w:hAnsi="Brill" w:cs="Brill"/>
          <w:color w:val="000000"/>
          <w:sz w:val="20"/>
          <w:szCs w:val="20"/>
        </w:rPr>
        <w:t>which were</w:t>
      </w:r>
      <w:r>
        <w:rPr>
          <w:rFonts w:ascii="Brill" w:eastAsia="Brill" w:hAnsi="Brill" w:cs="Brill"/>
          <w:color w:val="000000"/>
          <w:sz w:val="20"/>
          <w:szCs w:val="20"/>
        </w:rPr>
        <w:t xml:space="preserve"> incorporated in 1874. With this operation, the city went suddenly from 254,000 to 600,000 inhabitants.</w:t>
      </w:r>
    </w:p>
  </w:footnote>
  <w:footnote w:id="46">
    <w:p w14:paraId="350781D7"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The </w:t>
      </w:r>
      <w:proofErr w:type="spellStart"/>
      <w:r>
        <w:rPr>
          <w:rFonts w:ascii="Brill" w:eastAsia="Brill" w:hAnsi="Brill" w:cs="Brill"/>
          <w:i/>
          <w:color w:val="000000"/>
          <w:sz w:val="20"/>
          <w:szCs w:val="20"/>
        </w:rPr>
        <w:t>Consorzio</w:t>
      </w:r>
      <w:proofErr w:type="spellEnd"/>
      <w:r>
        <w:rPr>
          <w:rFonts w:ascii="Brill" w:eastAsia="Brill" w:hAnsi="Brill" w:cs="Brill"/>
          <w:i/>
          <w:color w:val="000000"/>
          <w:sz w:val="20"/>
          <w:szCs w:val="20"/>
        </w:rPr>
        <w:t xml:space="preserve"> </w:t>
      </w:r>
      <w:proofErr w:type="spellStart"/>
      <w:r>
        <w:rPr>
          <w:rFonts w:ascii="Brill" w:eastAsia="Brill" w:hAnsi="Brill" w:cs="Brill"/>
          <w:i/>
          <w:color w:val="000000"/>
          <w:sz w:val="20"/>
          <w:szCs w:val="20"/>
        </w:rPr>
        <w:t>Autonomo</w:t>
      </w:r>
      <w:proofErr w:type="spellEnd"/>
      <w:r>
        <w:rPr>
          <w:rFonts w:ascii="Brill" w:eastAsia="Brill" w:hAnsi="Brill" w:cs="Brill"/>
          <w:i/>
          <w:color w:val="000000"/>
          <w:sz w:val="20"/>
          <w:szCs w:val="20"/>
        </w:rPr>
        <w:t xml:space="preserve"> del Porto di Genova</w:t>
      </w:r>
      <w:r>
        <w:rPr>
          <w:rFonts w:ascii="Brill" w:eastAsia="Brill" w:hAnsi="Brill" w:cs="Brill"/>
          <w:color w:val="000000"/>
          <w:sz w:val="20"/>
          <w:szCs w:val="20"/>
        </w:rPr>
        <w:t xml:space="preserve"> (CAP) was a body to which the State delegated part of its powers for the management of a specific port. Instituted in Genoa in 1903, it remained in charge of port activities until 1994, when Law no. 84 came into force throughout Italy, establishing the administrative figure of the Port Authorities in the major ports.</w:t>
      </w:r>
    </w:p>
  </w:footnote>
  <w:footnote w:id="47">
    <w:p w14:paraId="350781D8"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To name a few: Mario </w:t>
      </w:r>
      <w:proofErr w:type="spellStart"/>
      <w:r>
        <w:rPr>
          <w:rFonts w:ascii="Brill" w:eastAsia="Brill" w:hAnsi="Brill" w:cs="Brill"/>
          <w:color w:val="000000"/>
          <w:sz w:val="20"/>
          <w:szCs w:val="20"/>
        </w:rPr>
        <w:t>Labò</w:t>
      </w:r>
      <w:proofErr w:type="spellEnd"/>
      <w:r>
        <w:rPr>
          <w:rFonts w:ascii="Brill" w:eastAsia="Brill" w:hAnsi="Brill" w:cs="Brill"/>
          <w:color w:val="000000"/>
          <w:sz w:val="20"/>
          <w:szCs w:val="20"/>
        </w:rPr>
        <w:t xml:space="preserve"> had studied in Milan, Eugenio </w:t>
      </w:r>
      <w:proofErr w:type="spellStart"/>
      <w:r>
        <w:rPr>
          <w:rFonts w:ascii="Brill" w:eastAsia="Brill" w:hAnsi="Brill" w:cs="Brill"/>
          <w:color w:val="000000"/>
          <w:sz w:val="20"/>
          <w:szCs w:val="20"/>
        </w:rPr>
        <w:t>Fuselli</w:t>
      </w:r>
      <w:proofErr w:type="spellEnd"/>
      <w:r>
        <w:rPr>
          <w:rFonts w:ascii="Brill" w:eastAsia="Brill" w:hAnsi="Brill" w:cs="Brill"/>
          <w:color w:val="000000"/>
          <w:sz w:val="20"/>
          <w:szCs w:val="20"/>
        </w:rPr>
        <w:t xml:space="preserve">, Luigi Carlo Daneri and </w:t>
      </w:r>
      <w:proofErr w:type="spellStart"/>
      <w:r>
        <w:rPr>
          <w:rFonts w:ascii="Brill" w:eastAsia="Brill" w:hAnsi="Brill" w:cs="Brill"/>
          <w:color w:val="000000"/>
          <w:sz w:val="20"/>
          <w:szCs w:val="20"/>
        </w:rPr>
        <w:t>Robaldo</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Morozzo</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della</w:t>
      </w:r>
      <w:proofErr w:type="spellEnd"/>
      <w:r>
        <w:rPr>
          <w:rFonts w:ascii="Brill" w:eastAsia="Brill" w:hAnsi="Brill" w:cs="Brill"/>
          <w:color w:val="000000"/>
          <w:sz w:val="20"/>
          <w:szCs w:val="20"/>
        </w:rPr>
        <w:t xml:space="preserve"> Rocca had been educated in Rome; </w:t>
      </w:r>
      <w:proofErr w:type="spellStart"/>
      <w:r>
        <w:rPr>
          <w:rFonts w:ascii="Brill" w:eastAsia="Brill" w:hAnsi="Brill" w:cs="Brill"/>
          <w:color w:val="000000"/>
          <w:sz w:val="20"/>
          <w:szCs w:val="20"/>
        </w:rPr>
        <w:t>Braccialini</w:t>
      </w:r>
      <w:proofErr w:type="spellEnd"/>
      <w:r>
        <w:rPr>
          <w:rFonts w:ascii="Brill" w:eastAsia="Brill" w:hAnsi="Brill" w:cs="Brill"/>
          <w:color w:val="000000"/>
          <w:sz w:val="20"/>
          <w:szCs w:val="20"/>
        </w:rPr>
        <w:t xml:space="preserve"> had attended the University of Pisa in 1922.</w:t>
      </w:r>
    </w:p>
  </w:footnote>
  <w:footnote w:id="48">
    <w:p w14:paraId="350781D9" w14:textId="5A91CD88"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In November 2021, the Genoa Municipality started work on the conversion of the former Fish Market building</w:t>
      </w:r>
      <w:ins w:id="3682" w:author="Autor">
        <w:r w:rsidR="00EF169E">
          <w:rPr>
            <w:rFonts w:ascii="Brill" w:eastAsia="Brill" w:hAnsi="Brill" w:cs="Brill"/>
            <w:sz w:val="20"/>
            <w:szCs w:val="20"/>
          </w:rPr>
          <w:t xml:space="preserve"> (Genoa Municipality Web News, 2021)</w:t>
        </w:r>
      </w:ins>
      <w:r>
        <w:rPr>
          <w:rFonts w:ascii="Brill" w:eastAsia="Brill" w:hAnsi="Brill" w:cs="Brill"/>
          <w:sz w:val="20"/>
          <w:szCs w:val="20"/>
        </w:rPr>
        <w:t>. Thanks to a private investment and through major volumetric alterations, the aim is to focus on the coexistence of commercial activities and catering and accommodation-residential activities, also focusing on tourism building. Inaugurated in October 2023, the new Market accommodates retail facilities, offices, some flats</w:t>
      </w:r>
      <w:ins w:id="3683" w:author="Autor">
        <w:r w:rsidR="00386675">
          <w:rPr>
            <w:rFonts w:ascii="Brill" w:eastAsia="Brill" w:hAnsi="Brill" w:cs="Brill"/>
            <w:sz w:val="20"/>
            <w:szCs w:val="20"/>
          </w:rPr>
          <w:t>,</w:t>
        </w:r>
      </w:ins>
      <w:r>
        <w:rPr>
          <w:rFonts w:ascii="Brill" w:eastAsia="Brill" w:hAnsi="Brill" w:cs="Brill"/>
          <w:sz w:val="20"/>
          <w:szCs w:val="20"/>
        </w:rPr>
        <w:t xml:space="preserve"> and an underground car park. The building has been freed of the </w:t>
      </w:r>
      <w:r w:rsidR="00F62668">
        <w:rPr>
          <w:rFonts w:ascii="Brill" w:eastAsia="Brill" w:hAnsi="Brill" w:cs="Brill"/>
          <w:sz w:val="20"/>
          <w:szCs w:val="20"/>
        </w:rPr>
        <w:t xml:space="preserve">decorations </w:t>
      </w:r>
      <w:r>
        <w:rPr>
          <w:rFonts w:ascii="Brill" w:eastAsia="Brill" w:hAnsi="Brill" w:cs="Brill"/>
          <w:sz w:val="20"/>
          <w:szCs w:val="20"/>
        </w:rPr>
        <w:t xml:space="preserve">added in the 1970s and emphasis has been placed on the original decorative and functional elements of </w:t>
      </w:r>
      <w:proofErr w:type="spellStart"/>
      <w:r>
        <w:rPr>
          <w:rFonts w:ascii="Brill" w:eastAsia="Brill" w:hAnsi="Brill" w:cs="Brill"/>
          <w:sz w:val="20"/>
          <w:szCs w:val="20"/>
        </w:rPr>
        <w:t>Braccialini’s</w:t>
      </w:r>
      <w:proofErr w:type="spellEnd"/>
      <w:r>
        <w:rPr>
          <w:rFonts w:ascii="Brill" w:eastAsia="Brill" w:hAnsi="Brill" w:cs="Brill"/>
          <w:sz w:val="20"/>
          <w:szCs w:val="20"/>
        </w:rPr>
        <w:t xml:space="preserve"> architecture, particularly on the main façade.</w:t>
      </w:r>
    </w:p>
  </w:footnote>
  <w:footnote w:id="49">
    <w:p w14:paraId="350781DA"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During his career, Cosenza carried out an intense political and urban planning activity through projects aimed at a general reorganization and strengthening of the metropolitan railway system in the Campania region (begun in 1945), followed by studies for the inter-municipal plan of Torre Annunziata - </w:t>
      </w:r>
      <w:proofErr w:type="spellStart"/>
      <w:r>
        <w:rPr>
          <w:rFonts w:ascii="Brill" w:eastAsia="Brill" w:hAnsi="Brill" w:cs="Brill"/>
          <w:color w:val="000000"/>
          <w:sz w:val="20"/>
          <w:szCs w:val="20"/>
        </w:rPr>
        <w:t>Boscoreale</w:t>
      </w:r>
      <w:proofErr w:type="spellEnd"/>
      <w:r>
        <w:rPr>
          <w:rFonts w:ascii="Brill" w:eastAsia="Brill" w:hAnsi="Brill" w:cs="Brill"/>
          <w:color w:val="000000"/>
          <w:sz w:val="20"/>
          <w:szCs w:val="20"/>
        </w:rPr>
        <w:t xml:space="preserve"> - </w:t>
      </w:r>
      <w:proofErr w:type="spellStart"/>
      <w:r>
        <w:rPr>
          <w:rFonts w:ascii="Brill" w:eastAsia="Brill" w:hAnsi="Brill" w:cs="Brill"/>
          <w:color w:val="000000"/>
          <w:sz w:val="20"/>
          <w:szCs w:val="20"/>
        </w:rPr>
        <w:t>Boscotrecase</w:t>
      </w:r>
      <w:proofErr w:type="spellEnd"/>
      <w:r>
        <w:rPr>
          <w:rFonts w:ascii="Brill" w:eastAsia="Brill" w:hAnsi="Brill" w:cs="Brill"/>
          <w:color w:val="000000"/>
          <w:sz w:val="20"/>
          <w:szCs w:val="20"/>
        </w:rPr>
        <w:t xml:space="preserve"> and the </w:t>
      </w:r>
      <w:proofErr w:type="spellStart"/>
      <w:r>
        <w:rPr>
          <w:rFonts w:ascii="Brill" w:eastAsia="Brill" w:hAnsi="Brill" w:cs="Brill"/>
          <w:color w:val="000000"/>
          <w:sz w:val="20"/>
          <w:szCs w:val="20"/>
        </w:rPr>
        <w:t>Aversana</w:t>
      </w:r>
      <w:proofErr w:type="spellEnd"/>
      <w:r>
        <w:rPr>
          <w:rFonts w:ascii="Brill" w:eastAsia="Brill" w:hAnsi="Brill" w:cs="Brill"/>
          <w:color w:val="000000"/>
          <w:sz w:val="20"/>
          <w:szCs w:val="20"/>
        </w:rPr>
        <w:t xml:space="preserve"> area. </w:t>
      </w:r>
    </w:p>
    <w:p w14:paraId="350781DB" w14:textId="77777777" w:rsidR="00CB3FC9" w:rsidRDefault="00CB3FC9">
      <w:pPr>
        <w:pBdr>
          <w:top w:val="nil"/>
          <w:left w:val="nil"/>
          <w:bottom w:val="nil"/>
          <w:right w:val="nil"/>
          <w:between w:val="nil"/>
        </w:pBdr>
        <w:rPr>
          <w:rFonts w:ascii="Brill" w:eastAsia="Brill" w:hAnsi="Brill" w:cs="Brill"/>
          <w:color w:val="000000"/>
          <w:sz w:val="20"/>
          <w:szCs w:val="20"/>
        </w:rPr>
      </w:pPr>
    </w:p>
  </w:footnote>
  <w:footnote w:id="50">
    <w:p w14:paraId="350781DC" w14:textId="222F9191"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For more information on the </w:t>
      </w:r>
      <w:r>
        <w:rPr>
          <w:rFonts w:ascii="Brill" w:eastAsia="Brill" w:hAnsi="Brill" w:cs="Brill"/>
          <w:i/>
          <w:color w:val="000000"/>
          <w:sz w:val="20"/>
          <w:szCs w:val="20"/>
        </w:rPr>
        <w:t>Features</w:t>
      </w:r>
      <w:r>
        <w:rPr>
          <w:rFonts w:ascii="Brill" w:eastAsia="Brill" w:hAnsi="Brill" w:cs="Brill"/>
          <w:color w:val="000000"/>
          <w:sz w:val="20"/>
          <w:szCs w:val="20"/>
        </w:rPr>
        <w:t xml:space="preserve">, see </w:t>
      </w:r>
      <w:r w:rsidRPr="00B63AEE">
        <w:rPr>
          <w:rFonts w:ascii="Brill" w:eastAsia="Brill" w:hAnsi="Brill" w:cs="Brill"/>
          <w:color w:val="000000"/>
          <w:sz w:val="20"/>
          <w:szCs w:val="20"/>
        </w:rPr>
        <w:t>Moretti</w:t>
      </w:r>
      <w:del w:id="3726" w:author="Autor">
        <w:r w:rsidRPr="00B63AEE" w:rsidDel="009C508E">
          <w:rPr>
            <w:rFonts w:ascii="Brill" w:eastAsia="Brill" w:hAnsi="Brill" w:cs="Brill"/>
            <w:color w:val="000000"/>
            <w:sz w:val="20"/>
            <w:szCs w:val="20"/>
          </w:rPr>
          <w:delText>,</w:delText>
        </w:r>
      </w:del>
      <w:r w:rsidRPr="00B63AEE">
        <w:rPr>
          <w:rFonts w:ascii="Brill" w:eastAsia="Brill" w:hAnsi="Brill" w:cs="Brill"/>
          <w:color w:val="000000"/>
          <w:sz w:val="20"/>
          <w:szCs w:val="20"/>
        </w:rPr>
        <w:t xml:space="preserve"> </w:t>
      </w:r>
      <w:ins w:id="3727" w:author="Autor">
        <w:r w:rsidR="009C508E" w:rsidRPr="00B63AEE">
          <w:rPr>
            <w:rFonts w:ascii="Brill" w:eastAsia="Brill" w:hAnsi="Brill" w:cs="Brill"/>
            <w:color w:val="000000"/>
            <w:sz w:val="20"/>
            <w:szCs w:val="20"/>
          </w:rPr>
          <w:t>(</w:t>
        </w:r>
      </w:ins>
      <w:r w:rsidRPr="00B63AEE">
        <w:rPr>
          <w:rFonts w:ascii="Brill" w:eastAsia="Brill" w:hAnsi="Brill" w:cs="Brill"/>
          <w:color w:val="000000"/>
          <w:sz w:val="20"/>
          <w:szCs w:val="20"/>
        </w:rPr>
        <w:t>2020</w:t>
      </w:r>
      <w:ins w:id="3728" w:author="Autor">
        <w:r w:rsidR="009C508E">
          <w:rPr>
            <w:rFonts w:ascii="Brill" w:eastAsia="Brill" w:hAnsi="Brill" w:cs="Brill"/>
            <w:color w:val="000000"/>
            <w:sz w:val="20"/>
            <w:szCs w:val="20"/>
          </w:rPr>
          <w:t>)</w:t>
        </w:r>
      </w:ins>
      <w:r>
        <w:rPr>
          <w:rFonts w:ascii="Brill" w:eastAsia="Brill" w:hAnsi="Brill" w:cs="Brill"/>
          <w:color w:val="000000"/>
          <w:sz w:val="20"/>
          <w:szCs w:val="20"/>
        </w:rPr>
        <w:t>.</w:t>
      </w:r>
    </w:p>
  </w:footnote>
  <w:footnote w:id="51">
    <w:p w14:paraId="350781DD"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These considerations on the surface treatments of the Genoa Fish Market come from an idea of Valter Scelsi, shared with the author of this essay. Scelsi, Full Professor in Architectural Composition at the Department Architecture and Design of the University of Genoa, has gathered interesting information about the origin of the covering materials. According to his research, the interior ceramics belong to the catalogue of the Vaccari company (1948) while the exterior cladding is from the Italian PLINTHOS factory based in Genoa.</w:t>
      </w:r>
    </w:p>
  </w:footnote>
  <w:footnote w:id="52">
    <w:p w14:paraId="350781DE" w14:textId="3006BCCF"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AI</w:t>
      </w:r>
      <w:r w:rsidRPr="00F34A6C">
        <w:rPr>
          <w:rFonts w:ascii="Brill" w:eastAsia="Brill" w:hAnsi="Brill" w:cs="Brill"/>
          <w:color w:val="000000" w:themeColor="text1"/>
          <w:sz w:val="20"/>
          <w:szCs w:val="20"/>
          <w:rPrChange w:id="3758" w:author="Autor">
            <w:rPr>
              <w:rFonts w:ascii="Brill" w:eastAsia="Brill" w:hAnsi="Brill" w:cs="Brill"/>
              <w:sz w:val="20"/>
              <w:szCs w:val="20"/>
            </w:rPr>
          </w:rPrChange>
        </w:rPr>
        <w:t xml:space="preserve">VP’s </w:t>
      </w:r>
      <w:ins w:id="3759" w:author="Autor">
        <w:r w:rsidR="00CA452C" w:rsidRPr="00F34A6C">
          <w:rPr>
            <w:rFonts w:ascii="Brill" w:eastAsia="Brill" w:hAnsi="Brill" w:cs="Brill"/>
            <w:color w:val="000000" w:themeColor="text1"/>
            <w:sz w:val="20"/>
            <w:szCs w:val="20"/>
            <w:rPrChange w:id="3760" w:author="Autor">
              <w:rPr>
                <w:rFonts w:ascii="Brill" w:eastAsia="Brill" w:hAnsi="Brill" w:cs="Brill"/>
                <w:sz w:val="20"/>
                <w:szCs w:val="20"/>
              </w:rPr>
            </w:rPrChange>
          </w:rPr>
          <w:t>(</w:t>
        </w:r>
        <w:r w:rsidR="00CA452C" w:rsidRPr="00F34A6C">
          <w:rPr>
            <w:rFonts w:ascii="Brill" w:hAnsi="Brill" w:cs="Arial"/>
            <w:color w:val="000000" w:themeColor="text1"/>
            <w:sz w:val="20"/>
            <w:szCs w:val="20"/>
            <w:shd w:val="clear" w:color="auto" w:fill="FFFFFF"/>
            <w:rPrChange w:id="3761" w:author="Autor">
              <w:rPr>
                <w:rFonts w:ascii="Arial" w:hAnsi="Arial" w:cs="Arial"/>
                <w:color w:val="4D5156"/>
                <w:sz w:val="21"/>
                <w:szCs w:val="21"/>
                <w:shd w:val="clear" w:color="auto" w:fill="FFFFFF"/>
              </w:rPr>
            </w:rPrChange>
          </w:rPr>
          <w:t xml:space="preserve">Association Internationale Villes Ports - International Association of Ports Cities) </w:t>
        </w:r>
      </w:ins>
      <w:r w:rsidRPr="00F34A6C">
        <w:rPr>
          <w:rFonts w:ascii="Brill" w:eastAsia="Brill" w:hAnsi="Brill" w:cs="Brill"/>
          <w:color w:val="000000" w:themeColor="text1"/>
          <w:sz w:val="20"/>
          <w:szCs w:val="20"/>
          <w:rPrChange w:id="3762" w:author="Autor">
            <w:rPr>
              <w:rFonts w:ascii="Brill" w:eastAsia="Brill" w:hAnsi="Brill" w:cs="Brill"/>
              <w:sz w:val="20"/>
              <w:szCs w:val="20"/>
            </w:rPr>
          </w:rPrChange>
        </w:rPr>
        <w:t>2030 Agenda is the world’s first initiative to adapt the UN’s 17 Sustainable Development Goals for the specific context of City Port relations. Developed in 2018 at the World Conference in Quebec, it has 10 goals to be implemented by 2030: 1. Climate change adaptation; 2. Energy transition and circular economy; 3. Sustainable mobility; 4. Renewed governance; 5. Investing in human capital; 6. Port culture &amp; identity; 7. Quality food for all; 8. Port City interface; 9. Health &amp; life quality; 10. Protecting biodiversity</w:t>
      </w:r>
      <w:ins w:id="3763" w:author="Autor">
        <w:r w:rsidR="00A00FE2" w:rsidRPr="00F34A6C">
          <w:rPr>
            <w:rFonts w:ascii="Brill" w:eastAsia="Brill" w:hAnsi="Brill" w:cs="Brill"/>
            <w:color w:val="000000" w:themeColor="text1"/>
            <w:sz w:val="20"/>
            <w:szCs w:val="20"/>
            <w:rPrChange w:id="3764" w:author="Autor">
              <w:rPr>
                <w:rFonts w:ascii="Brill" w:eastAsia="Brill" w:hAnsi="Brill" w:cs="Brill"/>
                <w:sz w:val="20"/>
                <w:szCs w:val="20"/>
              </w:rPr>
            </w:rPrChange>
          </w:rPr>
          <w:t xml:space="preserve"> (AIVP 2020)</w:t>
        </w:r>
      </w:ins>
      <w:r w:rsidRPr="00F34A6C">
        <w:rPr>
          <w:rFonts w:ascii="Brill" w:eastAsia="Brill" w:hAnsi="Brill" w:cs="Brill"/>
          <w:color w:val="000000" w:themeColor="text1"/>
          <w:sz w:val="20"/>
          <w:szCs w:val="20"/>
          <w:rPrChange w:id="3765" w:author="Autor">
            <w:rPr>
              <w:rFonts w:ascii="Brill" w:eastAsia="Brill" w:hAnsi="Brill" w:cs="Brill"/>
              <w:sz w:val="20"/>
              <w:szCs w:val="20"/>
            </w:rPr>
          </w:rPrChange>
        </w:rPr>
        <w:t>.</w:t>
      </w:r>
    </w:p>
  </w:footnote>
  <w:footnote w:id="53">
    <w:p w14:paraId="350781DF" w14:textId="13B61463"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w:t>
      </w:r>
      <w:r w:rsidR="00C503E9">
        <w:rPr>
          <w:rFonts w:ascii="Brill" w:eastAsia="Brill" w:hAnsi="Brill" w:cs="Brill"/>
          <w:color w:val="000000"/>
          <w:sz w:val="20"/>
          <w:szCs w:val="20"/>
        </w:rPr>
        <w:t xml:space="preserve">See </w:t>
      </w:r>
      <w:del w:id="3769" w:author="Autor">
        <w:r w:rsidDel="007D2DCD">
          <w:rPr>
            <w:rFonts w:ascii="Brill" w:eastAsia="Brill" w:hAnsi="Brill" w:cs="Brill"/>
            <w:color w:val="000000"/>
            <w:sz w:val="20"/>
            <w:szCs w:val="20"/>
          </w:rPr>
          <w:delText xml:space="preserve"> </w:delText>
        </w:r>
      </w:del>
      <w:r>
        <w:rPr>
          <w:rFonts w:ascii="Brill" w:eastAsia="Brill" w:hAnsi="Brill" w:cs="Brill"/>
          <w:color w:val="000000"/>
          <w:sz w:val="20"/>
          <w:szCs w:val="20"/>
        </w:rPr>
        <w:t xml:space="preserve">Moretti (2020). </w:t>
      </w:r>
    </w:p>
    <w:p w14:paraId="350781E0" w14:textId="77777777" w:rsidR="00CB3FC9" w:rsidRDefault="00CB3FC9">
      <w:pPr>
        <w:pBdr>
          <w:top w:val="nil"/>
          <w:left w:val="nil"/>
          <w:bottom w:val="nil"/>
          <w:right w:val="nil"/>
          <w:between w:val="nil"/>
        </w:pBdr>
        <w:rPr>
          <w:rFonts w:ascii="Brill" w:eastAsia="Brill" w:hAnsi="Brill" w:cs="Brill"/>
          <w:color w:val="000000"/>
          <w:sz w:val="20"/>
          <w:szCs w:val="20"/>
        </w:rPr>
      </w:pPr>
    </w:p>
  </w:footnote>
  <w:footnote w:id="54">
    <w:p w14:paraId="350781E1"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All translations of German quotes by the author.</w:t>
      </w:r>
    </w:p>
  </w:footnote>
  <w:footnote w:id="55">
    <w:p w14:paraId="350781E2" w14:textId="05E72A50"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For this essay, I used the DVD edition of </w:t>
      </w:r>
      <w:del w:id="4056" w:author="Autor">
        <w:r w:rsidRPr="00F34A6C" w:rsidDel="007F6E59">
          <w:rPr>
            <w:rFonts w:ascii="Brill" w:eastAsia="Brill" w:hAnsi="Brill" w:cs="Brill"/>
            <w:i/>
            <w:iCs/>
            <w:color w:val="000000"/>
            <w:sz w:val="20"/>
            <w:szCs w:val="20"/>
            <w:rPrChange w:id="4057" w:author="Autor">
              <w:rPr>
                <w:rFonts w:ascii="Brill" w:eastAsia="Brill" w:hAnsi="Brill" w:cs="Brill"/>
                <w:color w:val="000000"/>
                <w:sz w:val="20"/>
                <w:szCs w:val="20"/>
              </w:rPr>
            </w:rPrChange>
          </w:rPr>
          <w:delText>“</w:delText>
        </w:r>
      </w:del>
      <w:r w:rsidRPr="00F34A6C">
        <w:rPr>
          <w:rFonts w:ascii="Brill" w:eastAsia="Brill" w:hAnsi="Brill" w:cs="Brill"/>
          <w:i/>
          <w:iCs/>
          <w:color w:val="000000"/>
          <w:sz w:val="20"/>
          <w:szCs w:val="20"/>
          <w:rPrChange w:id="4058" w:author="Autor">
            <w:rPr>
              <w:rFonts w:ascii="Brill" w:eastAsia="Brill" w:hAnsi="Brill" w:cs="Brill"/>
              <w:color w:val="000000"/>
              <w:sz w:val="20"/>
              <w:szCs w:val="20"/>
            </w:rPr>
          </w:rPrChange>
        </w:rPr>
        <w:t>Port Police</w:t>
      </w:r>
      <w:del w:id="4059" w:author="Autor">
        <w:r w:rsidRPr="00F34A6C" w:rsidDel="007F6E59">
          <w:rPr>
            <w:rFonts w:ascii="Brill" w:eastAsia="Brill" w:hAnsi="Brill" w:cs="Brill"/>
            <w:i/>
            <w:iCs/>
            <w:color w:val="000000"/>
            <w:sz w:val="20"/>
            <w:szCs w:val="20"/>
            <w:rPrChange w:id="4060" w:author="Autor">
              <w:rPr>
                <w:rFonts w:ascii="Brill" w:eastAsia="Brill" w:hAnsi="Brill" w:cs="Brill"/>
                <w:color w:val="000000"/>
                <w:sz w:val="20"/>
                <w:szCs w:val="20"/>
              </w:rPr>
            </w:rPrChange>
          </w:rPr>
          <w:delText>”</w:delText>
        </w:r>
      </w:del>
      <w:r>
        <w:rPr>
          <w:rFonts w:ascii="Brill" w:eastAsia="Brill" w:hAnsi="Brill" w:cs="Brill"/>
          <w:color w:val="000000"/>
          <w:sz w:val="20"/>
          <w:szCs w:val="20"/>
        </w:rPr>
        <w:t xml:space="preserve"> by </w:t>
      </w:r>
      <w:proofErr w:type="spellStart"/>
      <w:r>
        <w:rPr>
          <w:rFonts w:ascii="Brill" w:eastAsia="Brill" w:hAnsi="Brill" w:cs="Brill"/>
          <w:color w:val="000000"/>
          <w:sz w:val="20"/>
          <w:szCs w:val="20"/>
        </w:rPr>
        <w:t>Pidax</w:t>
      </w:r>
      <w:proofErr w:type="spellEnd"/>
      <w:r>
        <w:rPr>
          <w:rFonts w:ascii="Brill" w:eastAsia="Brill" w:hAnsi="Brill" w:cs="Brill"/>
          <w:color w:val="000000"/>
          <w:sz w:val="20"/>
          <w:szCs w:val="20"/>
        </w:rPr>
        <w:t xml:space="preserve"> Film- und </w:t>
      </w:r>
      <w:proofErr w:type="spellStart"/>
      <w:r>
        <w:rPr>
          <w:rFonts w:ascii="Brill" w:eastAsia="Brill" w:hAnsi="Brill" w:cs="Brill"/>
          <w:color w:val="000000"/>
          <w:sz w:val="20"/>
          <w:szCs w:val="20"/>
        </w:rPr>
        <w:t>Hörspielverlag</w:t>
      </w:r>
      <w:proofErr w:type="spellEnd"/>
      <w:r>
        <w:rPr>
          <w:rFonts w:ascii="Brill" w:eastAsia="Brill" w:hAnsi="Brill" w:cs="Brill"/>
          <w:color w:val="000000"/>
          <w:sz w:val="20"/>
          <w:szCs w:val="20"/>
        </w:rPr>
        <w:t xml:space="preserve"> GmbH from 2018. On the six DVDs, the episodes have slightly different numbering. The numbering used here as well as the broadcast dates according to: “Die </w:t>
      </w:r>
      <w:proofErr w:type="spellStart"/>
      <w:r>
        <w:rPr>
          <w:rFonts w:ascii="Brill" w:eastAsia="Brill" w:hAnsi="Brill" w:cs="Brill"/>
          <w:color w:val="000000"/>
          <w:sz w:val="20"/>
          <w:szCs w:val="20"/>
        </w:rPr>
        <w:t>Krimihomepage</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Hafenpolizei</w:t>
      </w:r>
      <w:proofErr w:type="spellEnd"/>
      <w:r>
        <w:rPr>
          <w:rFonts w:ascii="Brill" w:eastAsia="Brill" w:hAnsi="Brill" w:cs="Brill"/>
          <w:color w:val="000000"/>
          <w:sz w:val="20"/>
          <w:szCs w:val="20"/>
        </w:rPr>
        <w:t>:” http://krimiserien.heimat.eu/h/hafenpolizei.htm [28 February 2022].</w:t>
      </w:r>
    </w:p>
  </w:footnote>
  <w:footnote w:id="56">
    <w:p w14:paraId="350781E3"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ARD is an association of regional public television stations which offer a joint national program as </w:t>
      </w:r>
      <w:del w:id="4061" w:author="Autor">
        <w:r w:rsidDel="007F6E59">
          <w:rPr>
            <w:rFonts w:ascii="Brill" w:eastAsia="Brill" w:hAnsi="Brill" w:cs="Brill"/>
            <w:color w:val="000000"/>
            <w:sz w:val="20"/>
            <w:szCs w:val="20"/>
          </w:rPr>
          <w:delText>“</w:delText>
        </w:r>
      </w:del>
      <w:proofErr w:type="spellStart"/>
      <w:r w:rsidRPr="00F34A6C">
        <w:rPr>
          <w:rFonts w:ascii="Brill" w:eastAsia="Brill" w:hAnsi="Brill" w:cs="Brill"/>
          <w:i/>
          <w:iCs/>
          <w:color w:val="000000"/>
          <w:sz w:val="20"/>
          <w:szCs w:val="20"/>
          <w:rPrChange w:id="4062" w:author="Autor">
            <w:rPr>
              <w:rFonts w:ascii="Brill" w:eastAsia="Brill" w:hAnsi="Brill" w:cs="Brill"/>
              <w:color w:val="000000"/>
              <w:sz w:val="20"/>
              <w:szCs w:val="20"/>
            </w:rPr>
          </w:rPrChange>
        </w:rPr>
        <w:t>Erstes</w:t>
      </w:r>
      <w:proofErr w:type="spellEnd"/>
      <w:r w:rsidRPr="00F34A6C">
        <w:rPr>
          <w:rFonts w:ascii="Brill" w:eastAsia="Brill" w:hAnsi="Brill" w:cs="Brill"/>
          <w:i/>
          <w:iCs/>
          <w:color w:val="000000"/>
          <w:sz w:val="20"/>
          <w:szCs w:val="20"/>
          <w:rPrChange w:id="4063" w:author="Autor">
            <w:rPr>
              <w:rFonts w:ascii="Brill" w:eastAsia="Brill" w:hAnsi="Brill" w:cs="Brill"/>
              <w:color w:val="000000"/>
              <w:sz w:val="20"/>
              <w:szCs w:val="20"/>
            </w:rPr>
          </w:rPrChange>
        </w:rPr>
        <w:t xml:space="preserve"> </w:t>
      </w:r>
      <w:proofErr w:type="spellStart"/>
      <w:r w:rsidRPr="00F34A6C">
        <w:rPr>
          <w:rFonts w:ascii="Brill" w:eastAsia="Brill" w:hAnsi="Brill" w:cs="Brill"/>
          <w:i/>
          <w:iCs/>
          <w:color w:val="000000"/>
          <w:sz w:val="20"/>
          <w:szCs w:val="20"/>
          <w:rPrChange w:id="4064" w:author="Autor">
            <w:rPr>
              <w:rFonts w:ascii="Brill" w:eastAsia="Brill" w:hAnsi="Brill" w:cs="Brill"/>
              <w:color w:val="000000"/>
              <w:sz w:val="20"/>
              <w:szCs w:val="20"/>
            </w:rPr>
          </w:rPrChange>
        </w:rPr>
        <w:t>Deutsches</w:t>
      </w:r>
      <w:proofErr w:type="spellEnd"/>
      <w:r w:rsidRPr="00F34A6C">
        <w:rPr>
          <w:rFonts w:ascii="Brill" w:eastAsia="Brill" w:hAnsi="Brill" w:cs="Brill"/>
          <w:i/>
          <w:iCs/>
          <w:color w:val="000000"/>
          <w:sz w:val="20"/>
          <w:szCs w:val="20"/>
          <w:rPrChange w:id="4065" w:author="Autor">
            <w:rPr>
              <w:rFonts w:ascii="Brill" w:eastAsia="Brill" w:hAnsi="Brill" w:cs="Brill"/>
              <w:color w:val="000000"/>
              <w:sz w:val="20"/>
              <w:szCs w:val="20"/>
            </w:rPr>
          </w:rPrChange>
        </w:rPr>
        <w:t xml:space="preserve"> </w:t>
      </w:r>
      <w:proofErr w:type="spellStart"/>
      <w:r w:rsidRPr="00F34A6C">
        <w:rPr>
          <w:rFonts w:ascii="Brill" w:eastAsia="Brill" w:hAnsi="Brill" w:cs="Brill"/>
          <w:i/>
          <w:iCs/>
          <w:color w:val="000000"/>
          <w:sz w:val="20"/>
          <w:szCs w:val="20"/>
          <w:rPrChange w:id="4066" w:author="Autor">
            <w:rPr>
              <w:rFonts w:ascii="Brill" w:eastAsia="Brill" w:hAnsi="Brill" w:cs="Brill"/>
              <w:color w:val="000000"/>
              <w:sz w:val="20"/>
              <w:szCs w:val="20"/>
            </w:rPr>
          </w:rPrChange>
        </w:rPr>
        <w:t>Fernsehen</w:t>
      </w:r>
      <w:proofErr w:type="spellEnd"/>
      <w:del w:id="4067" w:author="Autor">
        <w:r w:rsidDel="007F6E59">
          <w:rPr>
            <w:rFonts w:ascii="Brill" w:eastAsia="Brill" w:hAnsi="Brill" w:cs="Brill"/>
            <w:color w:val="000000"/>
            <w:sz w:val="20"/>
            <w:szCs w:val="20"/>
          </w:rPr>
          <w:delText>”</w:delText>
        </w:r>
      </w:del>
      <w:r>
        <w:rPr>
          <w:rFonts w:ascii="Brill" w:eastAsia="Brill" w:hAnsi="Brill" w:cs="Brill"/>
          <w:color w:val="000000"/>
          <w:sz w:val="20"/>
          <w:szCs w:val="20"/>
        </w:rPr>
        <w:t xml:space="preserve">. In the early evening there are regional “windows” which are filled differently by the respective broadcasters. </w:t>
      </w:r>
      <w:del w:id="4068" w:author="Autor">
        <w:r w:rsidRPr="00F34A6C" w:rsidDel="007F6E59">
          <w:rPr>
            <w:rFonts w:ascii="Brill" w:eastAsia="Brill" w:hAnsi="Brill" w:cs="Brill"/>
            <w:i/>
            <w:iCs/>
            <w:color w:val="000000"/>
            <w:sz w:val="20"/>
            <w:szCs w:val="20"/>
            <w:rPrChange w:id="4069" w:author="Autor">
              <w:rPr>
                <w:rFonts w:ascii="Brill" w:eastAsia="Brill" w:hAnsi="Brill" w:cs="Brill"/>
                <w:color w:val="000000"/>
                <w:sz w:val="20"/>
                <w:szCs w:val="20"/>
              </w:rPr>
            </w:rPrChange>
          </w:rPr>
          <w:delText>“</w:delText>
        </w:r>
      </w:del>
      <w:r w:rsidRPr="00F34A6C">
        <w:rPr>
          <w:rFonts w:ascii="Brill" w:eastAsia="Brill" w:hAnsi="Brill" w:cs="Brill"/>
          <w:i/>
          <w:iCs/>
          <w:color w:val="000000"/>
          <w:sz w:val="20"/>
          <w:szCs w:val="20"/>
          <w:rPrChange w:id="4070" w:author="Autor">
            <w:rPr>
              <w:rFonts w:ascii="Brill" w:eastAsia="Brill" w:hAnsi="Brill" w:cs="Brill"/>
              <w:color w:val="000000"/>
              <w:sz w:val="20"/>
              <w:szCs w:val="20"/>
            </w:rPr>
          </w:rPrChange>
        </w:rPr>
        <w:t>Port Police</w:t>
      </w:r>
      <w:del w:id="4071" w:author="Autor">
        <w:r w:rsidRPr="00F34A6C" w:rsidDel="007F6E59">
          <w:rPr>
            <w:rFonts w:ascii="Brill" w:eastAsia="Brill" w:hAnsi="Brill" w:cs="Brill"/>
            <w:i/>
            <w:iCs/>
            <w:color w:val="000000"/>
            <w:sz w:val="20"/>
            <w:szCs w:val="20"/>
            <w:rPrChange w:id="4072" w:author="Autor">
              <w:rPr>
                <w:rFonts w:ascii="Brill" w:eastAsia="Brill" w:hAnsi="Brill" w:cs="Brill"/>
                <w:color w:val="000000"/>
                <w:sz w:val="20"/>
                <w:szCs w:val="20"/>
              </w:rPr>
            </w:rPrChange>
          </w:rPr>
          <w:delText>”</w:delText>
        </w:r>
      </w:del>
      <w:r>
        <w:rPr>
          <w:rFonts w:ascii="Brill" w:eastAsia="Brill" w:hAnsi="Brill" w:cs="Brill"/>
          <w:color w:val="000000"/>
          <w:sz w:val="20"/>
          <w:szCs w:val="20"/>
        </w:rPr>
        <w:t xml:space="preserve"> was broadcast only in the area of “</w:t>
      </w:r>
      <w:proofErr w:type="spellStart"/>
      <w:r>
        <w:rPr>
          <w:rFonts w:ascii="Brill" w:eastAsia="Brill" w:hAnsi="Brill" w:cs="Brill"/>
          <w:color w:val="000000"/>
          <w:sz w:val="20"/>
          <w:szCs w:val="20"/>
        </w:rPr>
        <w:t>Norddeutscher</w:t>
      </w:r>
      <w:proofErr w:type="spellEnd"/>
      <w:r>
        <w:rPr>
          <w:rFonts w:ascii="Brill" w:eastAsia="Brill" w:hAnsi="Brill" w:cs="Brill"/>
          <w:color w:val="000000"/>
          <w:sz w:val="20"/>
          <w:szCs w:val="20"/>
        </w:rPr>
        <w:t xml:space="preserve"> Rundfunk” (NDR).</w:t>
      </w:r>
    </w:p>
  </w:footnote>
  <w:footnote w:id="57">
    <w:p w14:paraId="350781E4" w14:textId="455CB8C1"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w:t>
      </w:r>
      <w:r w:rsidRPr="0083343A">
        <w:rPr>
          <w:rFonts w:ascii="Brill" w:eastAsia="Brill" w:hAnsi="Brill" w:cs="Brill"/>
          <w:color w:val="000000"/>
          <w:sz w:val="20"/>
          <w:szCs w:val="20"/>
        </w:rPr>
        <w:t xml:space="preserve">The above quote reflects the specifics of Gdansk (Danzig), a bustling port city. In interwar Gdansk, prostitutes were also plentiful in a number of inferior establishments </w:t>
      </w:r>
      <w:ins w:id="4612" w:author="Autor">
        <w:r w:rsidR="00866811" w:rsidRPr="00F34A6C">
          <w:rPr>
            <w:rFonts w:ascii="Brill" w:eastAsia="ArialMT" w:hAnsi="Brill" w:cs="ArialMT" w:hint="eastAsia"/>
            <w:sz w:val="20"/>
            <w:szCs w:val="20"/>
            <w:lang w:val="en-AU"/>
            <w:rPrChange w:id="4613" w:author="Autor">
              <w:rPr>
                <w:rFonts w:ascii="ArialMT" w:eastAsia="ArialMT" w:cs="ArialMT" w:hint="eastAsia"/>
                <w:sz w:val="17"/>
                <w:szCs w:val="17"/>
                <w:lang w:val="en-AU"/>
              </w:rPr>
            </w:rPrChange>
          </w:rPr>
          <w:t>–</w:t>
        </w:r>
      </w:ins>
      <w:del w:id="4614" w:author="Autor">
        <w:r w:rsidRPr="0083343A" w:rsidDel="00866811">
          <w:rPr>
            <w:rFonts w:ascii="Brill" w:eastAsia="Brill" w:hAnsi="Brill" w:cs="Brill"/>
            <w:color w:val="000000"/>
            <w:sz w:val="20"/>
            <w:szCs w:val="20"/>
          </w:rPr>
          <w:delText>-</w:delText>
        </w:r>
      </w:del>
      <w:r w:rsidRPr="0083343A">
        <w:rPr>
          <w:rFonts w:ascii="Brill" w:eastAsia="Brill" w:hAnsi="Brill" w:cs="Brill"/>
          <w:color w:val="000000"/>
          <w:sz w:val="20"/>
          <w:szCs w:val="20"/>
        </w:rPr>
        <w:t xml:space="preserve"> above all in the New Port and the wider downtown area. Before 1945, the areas of today's </w:t>
      </w:r>
      <w:proofErr w:type="spellStart"/>
      <w:r w:rsidRPr="0083343A">
        <w:rPr>
          <w:rFonts w:ascii="Brill" w:eastAsia="Brill" w:hAnsi="Brill" w:cs="Brill"/>
          <w:color w:val="000000"/>
          <w:sz w:val="20"/>
          <w:szCs w:val="20"/>
        </w:rPr>
        <w:t>Osieka</w:t>
      </w:r>
      <w:proofErr w:type="spellEnd"/>
      <w:r w:rsidRPr="0083343A">
        <w:rPr>
          <w:rFonts w:ascii="Brill" w:eastAsia="Brill" w:hAnsi="Brill" w:cs="Brill"/>
          <w:color w:val="000000"/>
          <w:sz w:val="20"/>
          <w:szCs w:val="20"/>
        </w:rPr>
        <w:t>, Old Town, Main Town and Long Gardens were densely built-up. The area was full of backstreets, narrow streets</w:t>
      </w:r>
      <w:ins w:id="4615" w:author="Autor">
        <w:r w:rsidR="00866811" w:rsidRPr="0083343A">
          <w:rPr>
            <w:rFonts w:ascii="Brill" w:eastAsia="Brill" w:hAnsi="Brill" w:cs="Brill"/>
            <w:color w:val="000000"/>
            <w:sz w:val="20"/>
            <w:szCs w:val="20"/>
          </w:rPr>
          <w:t>,</w:t>
        </w:r>
      </w:ins>
      <w:r w:rsidRPr="0083343A">
        <w:rPr>
          <w:rFonts w:ascii="Brill" w:eastAsia="Brill" w:hAnsi="Brill" w:cs="Brill"/>
          <w:color w:val="000000"/>
          <w:sz w:val="20"/>
          <w:szCs w:val="20"/>
        </w:rPr>
        <w:t xml:space="preserve"> and courtyards surrounded by tenement houses on all sides, and in them, in addition to restaurants, were small pubs frequented by locals</w:t>
      </w:r>
      <w:ins w:id="4616" w:author="Autor">
        <w:r w:rsidR="00866811" w:rsidRPr="0083343A">
          <w:rPr>
            <w:rFonts w:ascii="Brill" w:eastAsia="Brill" w:hAnsi="Brill" w:cs="Brill"/>
            <w:color w:val="000000"/>
            <w:sz w:val="20"/>
            <w:szCs w:val="20"/>
          </w:rPr>
          <w:t xml:space="preserve">, </w:t>
        </w:r>
      </w:ins>
      <w:del w:id="4617" w:author="Autor">
        <w:r w:rsidRPr="0083343A" w:rsidDel="00866811">
          <w:rPr>
            <w:rFonts w:ascii="Brill" w:eastAsia="Brill" w:hAnsi="Brill" w:cs="Brill"/>
            <w:color w:val="000000"/>
            <w:sz w:val="20"/>
            <w:szCs w:val="20"/>
          </w:rPr>
          <w:delText xml:space="preserve"> and </w:delText>
        </w:r>
      </w:del>
      <w:r w:rsidRPr="0083343A">
        <w:rPr>
          <w:rFonts w:ascii="Brill" w:eastAsia="Brill" w:hAnsi="Brill" w:cs="Brill"/>
          <w:color w:val="000000"/>
          <w:sz w:val="20"/>
          <w:szCs w:val="20"/>
        </w:rPr>
        <w:t>petty criminals, prostitutes</w:t>
      </w:r>
      <w:ins w:id="4618" w:author="Autor">
        <w:r w:rsidR="00866811" w:rsidRPr="0083343A">
          <w:rPr>
            <w:rFonts w:ascii="Brill" w:eastAsia="Brill" w:hAnsi="Brill" w:cs="Brill"/>
            <w:color w:val="000000"/>
            <w:sz w:val="20"/>
            <w:szCs w:val="20"/>
          </w:rPr>
          <w:t>,</w:t>
        </w:r>
      </w:ins>
      <w:r w:rsidRPr="0083343A">
        <w:rPr>
          <w:rFonts w:ascii="Brill" w:eastAsia="Brill" w:hAnsi="Brill" w:cs="Brill"/>
          <w:color w:val="000000"/>
          <w:sz w:val="20"/>
          <w:szCs w:val="20"/>
        </w:rPr>
        <w:t xml:space="preserve"> and adventurous sailors.</w:t>
      </w:r>
    </w:p>
  </w:footnote>
  <w:footnote w:id="58">
    <w:p w14:paraId="60ADD7CF" w14:textId="20D42365" w:rsidR="00FE5BDD" w:rsidRPr="00D54894" w:rsidRDefault="00FE5BDD">
      <w:pPr>
        <w:pStyle w:val="Tekstprzypisudolnego"/>
        <w:rPr>
          <w:rFonts w:ascii="Brill" w:hAnsi="Brill"/>
        </w:rPr>
      </w:pPr>
      <w:r w:rsidRPr="00D54894">
        <w:rPr>
          <w:rStyle w:val="Odwoanieprzypisudolnego"/>
          <w:rFonts w:ascii="Brill" w:hAnsi="Brill"/>
        </w:rPr>
        <w:footnoteRef/>
      </w:r>
      <w:r w:rsidRPr="00D54894">
        <w:rPr>
          <w:rFonts w:ascii="Brill" w:hAnsi="Brill"/>
        </w:rPr>
        <w:t xml:space="preserve"> Throughout this </w:t>
      </w:r>
      <w:r w:rsidR="00D54894">
        <w:rPr>
          <w:rFonts w:ascii="Brill" w:hAnsi="Brill"/>
        </w:rPr>
        <w:t>chapter</w:t>
      </w:r>
      <w:r w:rsidRPr="00D54894">
        <w:rPr>
          <w:rFonts w:ascii="Brill" w:hAnsi="Brill"/>
        </w:rPr>
        <w:t>, we use the term "prostitution" instead of "sex worker" to reflect the specific context and language of the 1950s in Poland, a period we are examining. During this era, "prostitution" was the term legally and commonly used in both public and official discourses. While we acknowledge the modern preference for the term "sex worker" in contemporary discussions to denote a broader range of activities within the sex industry and to avoid the stigmatization historically associated with the term "prostitute," our use of the term is intended to preserve the historical accuracy of the events and attitudes described. This approach is consistent with scholarly practices that emphasize the importance of using period-specific terminology when discussing historical subjects. This choice does not diminish our respect for the dignity of all individuals, nor does it signify the editors' or the authors' endorsement of outdated attitudes towards those involved in sex work.</w:t>
      </w:r>
      <w:r w:rsidR="00D54894">
        <w:rPr>
          <w:rFonts w:ascii="Brill" w:hAnsi="Brill"/>
        </w:rPr>
        <w:t xml:space="preserve"> See also discussion in Chapter 4., this volume. </w:t>
      </w:r>
    </w:p>
  </w:footnote>
  <w:footnote w:id="59">
    <w:p w14:paraId="350781E5"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 common propaganda shorthand for the official People’s Republic of Poland, used between 1944 and 1989, referring to the system and regime of the Polish state, suggesting that power belonged to the people.</w:t>
      </w:r>
    </w:p>
  </w:footnote>
  <w:footnote w:id="60">
    <w:p w14:paraId="350781E6" w14:textId="7D94E55A"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vertAlign w:val="superscript"/>
        </w:rPr>
        <w:t xml:space="preserve"> </w:t>
      </w:r>
      <w:r>
        <w:rPr>
          <w:rFonts w:ascii="Brill" w:eastAsia="Brill" w:hAnsi="Brill" w:cs="Brill"/>
          <w:sz w:val="20"/>
          <w:szCs w:val="20"/>
        </w:rPr>
        <w:t xml:space="preserve">Institute of National Remembrance in </w:t>
      </w:r>
      <w:proofErr w:type="spellStart"/>
      <w:r>
        <w:rPr>
          <w:rFonts w:ascii="Brill" w:eastAsia="Brill" w:hAnsi="Brill" w:cs="Brill"/>
          <w:sz w:val="20"/>
          <w:szCs w:val="20"/>
        </w:rPr>
        <w:t>Gdańsk</w:t>
      </w:r>
      <w:proofErr w:type="spellEnd"/>
      <w:r>
        <w:rPr>
          <w:rFonts w:ascii="Brill" w:eastAsia="Brill" w:hAnsi="Brill" w:cs="Brill"/>
          <w:sz w:val="20"/>
          <w:szCs w:val="20"/>
        </w:rPr>
        <w:t xml:space="preserve"> (hereinafter IPN Gd), Voivodeship Office of Internal Affairs in </w:t>
      </w:r>
      <w:proofErr w:type="spellStart"/>
      <w:r>
        <w:rPr>
          <w:rFonts w:ascii="Brill" w:eastAsia="Brill" w:hAnsi="Brill" w:cs="Brill"/>
          <w:sz w:val="20"/>
          <w:szCs w:val="20"/>
        </w:rPr>
        <w:t>Koszalin</w:t>
      </w:r>
      <w:proofErr w:type="spellEnd"/>
      <w:r>
        <w:rPr>
          <w:rFonts w:ascii="Brill" w:eastAsia="Brill" w:hAnsi="Brill" w:cs="Brill"/>
          <w:sz w:val="20"/>
          <w:szCs w:val="20"/>
        </w:rPr>
        <w:t xml:space="preserve">, (hereinafter WUSW K), ref. 527/7/27, k. 21, </w:t>
      </w:r>
      <w:ins w:id="4663" w:author="Autor">
        <w:r w:rsidR="0083343A">
          <w:rPr>
            <w:rFonts w:ascii="Brill" w:eastAsia="Brill" w:hAnsi="Brill" w:cs="Brill"/>
            <w:sz w:val="20"/>
            <w:szCs w:val="20"/>
          </w:rPr>
          <w:t>“</w:t>
        </w:r>
      </w:ins>
      <w:r>
        <w:rPr>
          <w:rFonts w:ascii="Brill" w:eastAsia="Brill" w:hAnsi="Brill" w:cs="Brill"/>
          <w:sz w:val="20"/>
          <w:szCs w:val="20"/>
        </w:rPr>
        <w:t xml:space="preserve">Information on activity of the police in </w:t>
      </w:r>
      <w:proofErr w:type="spellStart"/>
      <w:r>
        <w:rPr>
          <w:rFonts w:ascii="Brill" w:eastAsia="Brill" w:hAnsi="Brill" w:cs="Brill"/>
          <w:sz w:val="20"/>
          <w:szCs w:val="20"/>
        </w:rPr>
        <w:t>Koszalin</w:t>
      </w:r>
      <w:proofErr w:type="spellEnd"/>
      <w:r>
        <w:rPr>
          <w:rFonts w:ascii="Brill" w:eastAsia="Brill" w:hAnsi="Brill" w:cs="Brill"/>
          <w:sz w:val="20"/>
          <w:szCs w:val="20"/>
        </w:rPr>
        <w:t xml:space="preserve"> voivodeship in the field of limiting prostitution and combating crimes of criminal harlotry 1969</w:t>
      </w:r>
      <w:ins w:id="4664" w:author="Autor">
        <w:r w:rsidR="0083343A">
          <w:rPr>
            <w:rFonts w:ascii="Brill" w:eastAsia="Brill" w:hAnsi="Brill" w:cs="Brill"/>
            <w:sz w:val="20"/>
            <w:szCs w:val="20"/>
          </w:rPr>
          <w:t>”</w:t>
        </w:r>
      </w:ins>
      <w:r>
        <w:rPr>
          <w:rFonts w:ascii="Brill" w:eastAsia="Brill" w:hAnsi="Brill" w:cs="Brill"/>
          <w:sz w:val="20"/>
          <w:szCs w:val="20"/>
        </w:rPr>
        <w:t xml:space="preserve">. </w:t>
      </w:r>
    </w:p>
  </w:footnote>
  <w:footnote w:id="61">
    <w:p w14:paraId="350781E7" w14:textId="5AFB383B"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According to the reports of the Voivodeship Office of Internal Affairs in Szczecin, in the mid-1960s the secret police recruited 28 informants (operational contacts, personal sources of information, secret collaborators, consultants) among prostitutes. These women were used mainly for investigating the local environments of pimps, merchants, and criminals. The prostitutes cooperating with the secret police also provided information on the activities of organi</w:t>
      </w:r>
      <w:ins w:id="4667" w:author="Autor">
        <w:r w:rsidR="00BC643C">
          <w:rPr>
            <w:rFonts w:ascii="Brill" w:eastAsia="Brill" w:hAnsi="Brill" w:cs="Brill"/>
            <w:color w:val="000000"/>
            <w:sz w:val="20"/>
            <w:szCs w:val="20"/>
          </w:rPr>
          <w:t>z</w:t>
        </w:r>
      </w:ins>
      <w:del w:id="4668" w:author="Autor">
        <w:r w:rsidDel="00BC643C">
          <w:rPr>
            <w:rFonts w:ascii="Brill" w:eastAsia="Brill" w:hAnsi="Brill" w:cs="Brill"/>
            <w:color w:val="000000"/>
            <w:sz w:val="20"/>
            <w:szCs w:val="20"/>
          </w:rPr>
          <w:delText>s</w:delText>
        </w:r>
      </w:del>
      <w:r>
        <w:rPr>
          <w:rFonts w:ascii="Brill" w:eastAsia="Brill" w:hAnsi="Brill" w:cs="Brill"/>
          <w:color w:val="000000"/>
          <w:sz w:val="20"/>
          <w:szCs w:val="20"/>
        </w:rPr>
        <w:t xml:space="preserve">ed criminal groups, and seamen (including foreigners). </w:t>
      </w:r>
      <w:del w:id="4669" w:author="Autor">
        <w:r w:rsidDel="006C3439">
          <w:rPr>
            <w:rFonts w:ascii="Brill" w:eastAsia="Brill" w:hAnsi="Brill" w:cs="Brill"/>
            <w:color w:val="000000"/>
            <w:sz w:val="20"/>
            <w:szCs w:val="20"/>
          </w:rPr>
          <w:delText>For</w:delText>
        </w:r>
      </w:del>
      <w:ins w:id="4670" w:author="Autor">
        <w:r w:rsidR="006C3439">
          <w:rPr>
            <w:rFonts w:ascii="Brill" w:eastAsia="Brill" w:hAnsi="Brill" w:cs="Brill"/>
            <w:color w:val="000000"/>
            <w:sz w:val="20"/>
            <w:szCs w:val="20"/>
          </w:rPr>
          <w:t>See</w:t>
        </w:r>
      </w:ins>
      <w:r>
        <w:rPr>
          <w:rFonts w:ascii="Brill" w:eastAsia="Brill" w:hAnsi="Brill" w:cs="Brill"/>
          <w:color w:val="000000"/>
          <w:sz w:val="20"/>
          <w:szCs w:val="20"/>
        </w:rPr>
        <w:t xml:space="preserve">: Institute of National Remembrance Branch in Szczecin (hereinafter IPN </w:t>
      </w:r>
      <w:proofErr w:type="spellStart"/>
      <w:r>
        <w:rPr>
          <w:rFonts w:ascii="Brill" w:eastAsia="Brill" w:hAnsi="Brill" w:cs="Brill"/>
          <w:color w:val="000000"/>
          <w:sz w:val="20"/>
          <w:szCs w:val="20"/>
        </w:rPr>
        <w:t>Sz</w:t>
      </w:r>
      <w:proofErr w:type="spellEnd"/>
      <w:r>
        <w:rPr>
          <w:rFonts w:ascii="Brill" w:eastAsia="Brill" w:hAnsi="Brill" w:cs="Brill"/>
          <w:color w:val="000000"/>
          <w:sz w:val="20"/>
          <w:szCs w:val="20"/>
        </w:rPr>
        <w:t xml:space="preserve">), Police Headquarters in Szczecin (hereinafter KGM </w:t>
      </w:r>
      <w:proofErr w:type="spellStart"/>
      <w:r>
        <w:rPr>
          <w:rFonts w:ascii="Brill" w:eastAsia="Brill" w:hAnsi="Brill" w:cs="Brill"/>
          <w:color w:val="000000"/>
          <w:sz w:val="20"/>
          <w:szCs w:val="20"/>
        </w:rPr>
        <w:t>Sz</w:t>
      </w:r>
      <w:proofErr w:type="spellEnd"/>
      <w:r>
        <w:rPr>
          <w:rFonts w:ascii="Brill" w:eastAsia="Brill" w:hAnsi="Brill" w:cs="Brill"/>
          <w:color w:val="000000"/>
          <w:sz w:val="20"/>
          <w:szCs w:val="20"/>
        </w:rPr>
        <w:t>), ref. 008/429, k. 35 et seq. Reports on harlotry and limiting prostitution in 1963-1965.</w:t>
      </w:r>
    </w:p>
  </w:footnote>
  <w:footnote w:id="62">
    <w:p w14:paraId="350781E8"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Prostitutes who were included in this file were included in the prostitution prevention program.</w:t>
      </w:r>
    </w:p>
  </w:footnote>
  <w:footnote w:id="63">
    <w:p w14:paraId="350781E9" w14:textId="4BCF105D"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The data for 1945 may raise some questions. They are largely due to the lack of proper records of prostitutes. It is worth adding that it was not until 1946 that sections for combating prostitution and juvenile crime appeared in the structure of the police. They were established by the investigative service. However, the aforementioned structures were dissolved in 1950. Their reactivation took place in 1956. IPN, KGMO, Order 168 of the Commander-in-Chief of the Citizen's Militia of 17 September 1946 on the introduction to the official use of the Citizen's Militia of the Provisional Instruction on the Organization of the Investigation Service, sign. 01480/875, k. 11, M. </w:t>
      </w:r>
      <w:proofErr w:type="spellStart"/>
      <w:r>
        <w:rPr>
          <w:rFonts w:ascii="Brill" w:eastAsia="Brill" w:hAnsi="Brill" w:cs="Brill"/>
          <w:color w:val="000000"/>
          <w:sz w:val="20"/>
          <w:szCs w:val="20"/>
        </w:rPr>
        <w:t>Sywula</w:t>
      </w:r>
      <w:proofErr w:type="spellEnd"/>
      <w:r>
        <w:rPr>
          <w:rFonts w:ascii="Brill" w:eastAsia="Brill" w:hAnsi="Brill" w:cs="Brill"/>
          <w:color w:val="000000"/>
          <w:sz w:val="20"/>
          <w:szCs w:val="20"/>
        </w:rPr>
        <w:t xml:space="preserve">, “Activities of the Militia Investigation Service on the territory of the </w:t>
      </w:r>
      <w:proofErr w:type="spellStart"/>
      <w:r>
        <w:rPr>
          <w:rFonts w:ascii="Brill" w:eastAsia="Brill" w:hAnsi="Brill" w:cs="Brill"/>
          <w:color w:val="000000"/>
          <w:sz w:val="20"/>
          <w:szCs w:val="20"/>
        </w:rPr>
        <w:t>Gdańsk</w:t>
      </w:r>
      <w:proofErr w:type="spellEnd"/>
      <w:r>
        <w:rPr>
          <w:rFonts w:ascii="Brill" w:eastAsia="Brill" w:hAnsi="Brill" w:cs="Brill"/>
          <w:color w:val="000000"/>
          <w:sz w:val="20"/>
          <w:szCs w:val="20"/>
        </w:rPr>
        <w:t xml:space="preserve"> Voivodeship in the years 1945 – 1949,” </w:t>
      </w:r>
      <w:proofErr w:type="spellStart"/>
      <w:r>
        <w:rPr>
          <w:rFonts w:ascii="Brill" w:eastAsia="Brill" w:hAnsi="Brill" w:cs="Brill"/>
          <w:color w:val="000000"/>
          <w:sz w:val="20"/>
          <w:szCs w:val="20"/>
        </w:rPr>
        <w:t>Słupskie</w:t>
      </w:r>
      <w:proofErr w:type="spellEnd"/>
      <w:r>
        <w:rPr>
          <w:rFonts w:ascii="Brill" w:eastAsia="Brill" w:hAnsi="Brill" w:cs="Brill"/>
          <w:color w:val="000000"/>
          <w:sz w:val="20"/>
          <w:szCs w:val="20"/>
        </w:rPr>
        <w:t xml:space="preserve"> Studia </w:t>
      </w:r>
      <w:proofErr w:type="spellStart"/>
      <w:r>
        <w:rPr>
          <w:rFonts w:ascii="Brill" w:eastAsia="Brill" w:hAnsi="Brill" w:cs="Brill"/>
          <w:color w:val="000000"/>
          <w:sz w:val="20"/>
          <w:szCs w:val="20"/>
        </w:rPr>
        <w:t>Historyczne</w:t>
      </w:r>
      <w:proofErr w:type="spellEnd"/>
      <w:r>
        <w:rPr>
          <w:rFonts w:ascii="Brill" w:eastAsia="Brill" w:hAnsi="Brill" w:cs="Brill"/>
          <w:color w:val="000000"/>
          <w:sz w:val="20"/>
          <w:szCs w:val="20"/>
        </w:rPr>
        <w:t xml:space="preserve"> 20 (2014): 195- 197. In addition, in other documents we can find information that in 1945, based on registers and archival data, the number of registered prostitutes in the country was about 15,0000. See IPN, MSW, Materials of the Cabinet of the Minister of Internal Affairs for the meeting of the Collegium of the Minister of Internal Affairs for the period March – December 1959. Note on combating prostitution and sexual offences, ref. 01253/36, k. 67</w:t>
      </w:r>
    </w:p>
  </w:footnote>
  <w:footnote w:id="64">
    <w:p w14:paraId="350781EA"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IPN, KGMO, Prostitution in the Country. Note for the Central Committee of the Polish United Workers' Party [26 February 1957], IPN BU 1550/3079, pp. 2 – 4. </w:t>
      </w:r>
    </w:p>
  </w:footnote>
  <w:footnote w:id="65">
    <w:p w14:paraId="350781EB" w14:textId="77777777" w:rsidR="00CB3FC9" w:rsidRDefault="00C55FA1">
      <w:pPr>
        <w:rPr>
          <w:rFonts w:ascii="Brill" w:eastAsia="Brill" w:hAnsi="Brill" w:cs="Brill"/>
          <w:sz w:val="20"/>
          <w:szCs w:val="20"/>
        </w:rPr>
      </w:pPr>
      <w:r>
        <w:rPr>
          <w:vertAlign w:val="superscript"/>
        </w:rPr>
        <w:footnoteRef/>
      </w:r>
      <w:r>
        <w:rPr>
          <w:rFonts w:ascii="Brill" w:eastAsia="Brill" w:hAnsi="Brill" w:cs="Brill"/>
          <w:sz w:val="20"/>
          <w:szCs w:val="20"/>
        </w:rPr>
        <w:t xml:space="preserve"> https://www.zus.pl/baza-wiedzy/skladki-wskazniki-odsetki/wskazniki/przecietne-wynagrodzenie-w-latach; accessed on 21 February 2022</w:t>
      </w:r>
    </w:p>
  </w:footnote>
  <w:footnote w:id="66">
    <w:p w14:paraId="350781EC"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IPN, KGMO, Civic Militia Headquarters. Notes on prostitution [26 February 1957], ref. 1550/3572, k. 28.</w:t>
      </w:r>
    </w:p>
  </w:footnote>
  <w:footnote w:id="67">
    <w:p w14:paraId="350781ED"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IPN, Ministry of Internal Affairs, Materials of the Cabinet of the Minister of Internal Affairs for the meeting of the Collegium of the Ministry of Internal Affairs March – December 1959. Report on the fight against criminal misbehaviour by the Voivodeship Police Headquarters in Szczecin, </w:t>
      </w:r>
      <w:proofErr w:type="spellStart"/>
      <w:r>
        <w:rPr>
          <w:rFonts w:ascii="Brill" w:eastAsia="Brill" w:hAnsi="Brill" w:cs="Brill"/>
          <w:color w:val="000000"/>
          <w:sz w:val="20"/>
          <w:szCs w:val="20"/>
        </w:rPr>
        <w:t>Wrocław</w:t>
      </w:r>
      <w:proofErr w:type="spellEnd"/>
      <w:r>
        <w:rPr>
          <w:rFonts w:ascii="Brill" w:eastAsia="Brill" w:hAnsi="Brill" w:cs="Brill"/>
          <w:color w:val="000000"/>
          <w:sz w:val="20"/>
          <w:szCs w:val="20"/>
        </w:rPr>
        <w:t xml:space="preserve"> and Kraków [3 December 1959], </w:t>
      </w:r>
      <w:proofErr w:type="spellStart"/>
      <w:r>
        <w:rPr>
          <w:rFonts w:ascii="Brill" w:eastAsia="Brill" w:hAnsi="Brill" w:cs="Brill"/>
          <w:color w:val="000000"/>
          <w:sz w:val="20"/>
          <w:szCs w:val="20"/>
        </w:rPr>
        <w:t>catalog</w:t>
      </w:r>
      <w:proofErr w:type="spellEnd"/>
      <w:r>
        <w:rPr>
          <w:rFonts w:ascii="Brill" w:eastAsia="Brill" w:hAnsi="Brill" w:cs="Brill"/>
          <w:color w:val="000000"/>
          <w:sz w:val="20"/>
          <w:szCs w:val="20"/>
        </w:rPr>
        <w:t xml:space="preserve"> 01253/36, page 37 and pages 71 – 72.</w:t>
      </w:r>
    </w:p>
  </w:footnote>
  <w:footnote w:id="68">
    <w:p w14:paraId="350781EE"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IPN, MSW Information on Combating Prostitution and Related Crimes in Poland, ref. 1550/3723, p. 5.</w:t>
      </w:r>
    </w:p>
  </w:footnote>
  <w:footnote w:id="69">
    <w:p w14:paraId="350781EF" w14:textId="63242C8C" w:rsidR="00CB3FC9" w:rsidRDefault="00C55FA1">
      <w:r>
        <w:rPr>
          <w:vertAlign w:val="superscript"/>
        </w:rPr>
        <w:footnoteRef/>
      </w:r>
      <w:r>
        <w:rPr>
          <w:rFonts w:ascii="Brill" w:eastAsia="Brill" w:hAnsi="Brill" w:cs="Brill"/>
          <w:sz w:val="20"/>
          <w:szCs w:val="20"/>
          <w:vertAlign w:val="superscript"/>
        </w:rPr>
        <w:t xml:space="preserve"> </w:t>
      </w:r>
      <w:r>
        <w:rPr>
          <w:rFonts w:ascii="Brill" w:eastAsia="Brill" w:hAnsi="Brill" w:cs="Brill"/>
          <w:sz w:val="20"/>
          <w:szCs w:val="20"/>
        </w:rPr>
        <w:t xml:space="preserve">Statistics on prostitution until the 1950s are fragmentary. There is information that in the first postwar years, prostitutes came mainly from poverty and were mostly illiterate. Other port cities were not cited in the presented </w:t>
      </w:r>
      <w:del w:id="4720" w:author="Autor">
        <w:r w:rsidDel="00363A95">
          <w:rPr>
            <w:rFonts w:ascii="Brill" w:eastAsia="Brill" w:hAnsi="Brill" w:cs="Brill"/>
            <w:sz w:val="20"/>
            <w:szCs w:val="20"/>
          </w:rPr>
          <w:delText>reports</w:delText>
        </w:r>
      </w:del>
      <w:ins w:id="4721" w:author="Autor">
        <w:r w:rsidR="00363A95">
          <w:rPr>
            <w:rFonts w:ascii="Brill" w:eastAsia="Brill" w:hAnsi="Brill" w:cs="Brill"/>
            <w:sz w:val="20"/>
            <w:szCs w:val="20"/>
          </w:rPr>
          <w:t>reports,</w:t>
        </w:r>
      </w:ins>
      <w:r>
        <w:rPr>
          <w:rFonts w:ascii="Brill" w:eastAsia="Brill" w:hAnsi="Brill" w:cs="Brill"/>
          <w:sz w:val="20"/>
          <w:szCs w:val="20"/>
        </w:rPr>
        <w:t xml:space="preserve"> but we may presume that the proportions of educated women were also higher there compared to inland cities.</w:t>
      </w:r>
    </w:p>
  </w:footnote>
  <w:footnote w:id="70">
    <w:p w14:paraId="350781F0" w14:textId="77777777" w:rsidR="00CB3FC9" w:rsidRDefault="00C55FA1">
      <w:pPr>
        <w:jc w:val="both"/>
        <w:rPr>
          <w:rFonts w:ascii="Brill" w:eastAsia="Brill" w:hAnsi="Brill" w:cs="Brill"/>
          <w:sz w:val="20"/>
          <w:szCs w:val="20"/>
        </w:rPr>
      </w:pPr>
      <w:r>
        <w:rPr>
          <w:vertAlign w:val="superscript"/>
        </w:rPr>
        <w:footnoteRef/>
      </w:r>
      <w:r>
        <w:rPr>
          <w:rFonts w:ascii="Brill" w:eastAsia="Brill" w:hAnsi="Brill" w:cs="Brill"/>
          <w:color w:val="000000"/>
          <w:sz w:val="20"/>
          <w:szCs w:val="20"/>
        </w:rPr>
        <w:t xml:space="preserve"> Prostytucja-w-PRL.html, accessed July 28, 2017, www.alehistoria.blox.pl/2010/11/</w:t>
      </w:r>
    </w:p>
  </w:footnote>
  <w:footnote w:id="71">
    <w:p w14:paraId="350781F1"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proofErr w:type="spellStart"/>
      <w:r>
        <w:rPr>
          <w:rFonts w:ascii="Brill" w:eastAsia="Brill" w:hAnsi="Brill" w:cs="Brill"/>
          <w:i/>
          <w:color w:val="000000"/>
          <w:sz w:val="20"/>
          <w:szCs w:val="20"/>
        </w:rPr>
        <w:t>Arabeski</w:t>
      </w:r>
      <w:proofErr w:type="spellEnd"/>
      <w:r>
        <w:rPr>
          <w:rFonts w:ascii="Brill" w:eastAsia="Brill" w:hAnsi="Brill" w:cs="Brill"/>
          <w:color w:val="000000"/>
          <w:sz w:val="20"/>
          <w:szCs w:val="20"/>
        </w:rPr>
        <w:t xml:space="preserve"> – prostitutes providing sexual services to clients from Arab countries; </w:t>
      </w:r>
      <w:proofErr w:type="spellStart"/>
      <w:r>
        <w:rPr>
          <w:rFonts w:ascii="Brill" w:eastAsia="Brill" w:hAnsi="Brill" w:cs="Brill"/>
          <w:i/>
          <w:color w:val="000000"/>
          <w:sz w:val="20"/>
          <w:szCs w:val="20"/>
        </w:rPr>
        <w:t>Makaroniary</w:t>
      </w:r>
      <w:proofErr w:type="spellEnd"/>
      <w:r>
        <w:rPr>
          <w:rFonts w:ascii="Brill" w:eastAsia="Brill" w:hAnsi="Brill" w:cs="Brill"/>
          <w:b/>
          <w:color w:val="000000"/>
          <w:sz w:val="20"/>
          <w:szCs w:val="20"/>
        </w:rPr>
        <w:t xml:space="preserve"> – </w:t>
      </w:r>
      <w:r>
        <w:rPr>
          <w:rFonts w:ascii="Brill" w:eastAsia="Brill" w:hAnsi="Brill" w:cs="Brill"/>
          <w:color w:val="000000"/>
          <w:sz w:val="20"/>
          <w:szCs w:val="20"/>
        </w:rPr>
        <w:t xml:space="preserve">prostitutes seeking their clients among Italians; </w:t>
      </w:r>
      <w:proofErr w:type="spellStart"/>
      <w:r>
        <w:rPr>
          <w:rFonts w:ascii="Brill" w:eastAsia="Brill" w:hAnsi="Brill" w:cs="Brill"/>
          <w:i/>
          <w:color w:val="000000"/>
          <w:sz w:val="20"/>
          <w:szCs w:val="20"/>
        </w:rPr>
        <w:t>blondyny</w:t>
      </w:r>
      <w:proofErr w:type="spellEnd"/>
      <w:r>
        <w:rPr>
          <w:rFonts w:ascii="Brill" w:eastAsia="Brill" w:hAnsi="Brill" w:cs="Brill"/>
          <w:i/>
          <w:color w:val="000000"/>
          <w:sz w:val="20"/>
          <w:szCs w:val="20"/>
        </w:rPr>
        <w:t xml:space="preserve"> </w:t>
      </w:r>
      <w:r>
        <w:rPr>
          <w:rFonts w:ascii="Brill" w:eastAsia="Brill" w:hAnsi="Brill" w:cs="Brill"/>
          <w:b/>
          <w:color w:val="000000"/>
          <w:sz w:val="20"/>
          <w:szCs w:val="20"/>
        </w:rPr>
        <w:t xml:space="preserve">– </w:t>
      </w:r>
      <w:r>
        <w:rPr>
          <w:rFonts w:ascii="Brill" w:eastAsia="Brill" w:hAnsi="Brill" w:cs="Brill"/>
          <w:color w:val="000000"/>
          <w:sz w:val="20"/>
          <w:szCs w:val="20"/>
        </w:rPr>
        <w:t xml:space="preserve">providing sexual services to men from Scandinavia, especially those who stayed in Poland on contracts. </w:t>
      </w:r>
    </w:p>
  </w:footnote>
  <w:footnote w:id="72">
    <w:p w14:paraId="350781F2" w14:textId="77777777" w:rsidR="00CB3FC9" w:rsidRDefault="00C55FA1">
      <w:pPr>
        <w:pBdr>
          <w:top w:val="nil"/>
          <w:left w:val="nil"/>
          <w:bottom w:val="nil"/>
          <w:right w:val="nil"/>
          <w:between w:val="nil"/>
        </w:pBdr>
        <w:jc w:val="both"/>
        <w:rPr>
          <w:color w:val="000000"/>
          <w:sz w:val="20"/>
          <w:szCs w:val="20"/>
        </w:rPr>
      </w:pPr>
      <w:r>
        <w:rPr>
          <w:vertAlign w:val="superscript"/>
        </w:rPr>
        <w:footnoteRef/>
      </w:r>
      <w:r>
        <w:rPr>
          <w:rFonts w:ascii="Brill" w:eastAsia="Brill" w:hAnsi="Brill" w:cs="Brill"/>
          <w:color w:val="000000"/>
          <w:sz w:val="20"/>
          <w:szCs w:val="20"/>
        </w:rPr>
        <w:t xml:space="preserve"> IPN, Ministry of the Interior, College of the Minister of the Interior, 1957 meetings. Minutes 01 – 04, reports, notes, map, organizational charts of election operational groups, draft law. Information on the state of prostitution and the phenomena accompanying it [1956], ref. 1585/4, k. 340.</w:t>
      </w:r>
    </w:p>
  </w:footnote>
  <w:footnote w:id="73">
    <w:p w14:paraId="350781F3" w14:textId="77777777"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IPN, Ministry of the Interior, Information on the State of Prostitution and Associated Phenomena. Note on prostitution [9 April 1957], ref. 1550/3572, pp. 31 – 32.</w:t>
      </w:r>
    </w:p>
  </w:footnote>
  <w:footnote w:id="74">
    <w:p w14:paraId="350781F4" w14:textId="77777777" w:rsidR="00CB3FC9" w:rsidRDefault="00C55FA1">
      <w:pPr>
        <w:pBdr>
          <w:top w:val="nil"/>
          <w:left w:val="nil"/>
          <w:bottom w:val="nil"/>
          <w:right w:val="nil"/>
          <w:between w:val="nil"/>
        </w:pBdr>
        <w:jc w:val="both"/>
        <w:rPr>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The police obtained this data from the private diary of a prostituted woman: IPN, Ministry of the Interior, Materials of the Cabinet of the Minister of the Interior for the meeting of the Collegium of the Ministry of the Interior March - December 1959 Report on the fight against penal prostitution by the Voivodeship Police of the Voivodeship Police Headquarters in Szczecin, </w:t>
      </w:r>
      <w:proofErr w:type="spellStart"/>
      <w:r>
        <w:rPr>
          <w:rFonts w:ascii="Brill" w:eastAsia="Brill" w:hAnsi="Brill" w:cs="Brill"/>
          <w:color w:val="000000"/>
          <w:sz w:val="20"/>
          <w:szCs w:val="20"/>
        </w:rPr>
        <w:t>Wrocław</w:t>
      </w:r>
      <w:proofErr w:type="spellEnd"/>
      <w:r>
        <w:rPr>
          <w:rFonts w:ascii="Brill" w:eastAsia="Brill" w:hAnsi="Brill" w:cs="Brill"/>
          <w:color w:val="000000"/>
          <w:sz w:val="20"/>
          <w:szCs w:val="20"/>
        </w:rPr>
        <w:t xml:space="preserve"> and Kraków [3 December 1959], catalogue 01253/36, pages 37 and 40.</w:t>
      </w:r>
      <w:r>
        <w:rPr>
          <w:rFonts w:ascii="Times New Roman" w:eastAsia="Times New Roman" w:hAnsi="Times New Roman" w:cs="Times New Roman"/>
          <w:color w:val="000000"/>
          <w:sz w:val="20"/>
          <w:szCs w:val="20"/>
        </w:rPr>
        <w:t xml:space="preserve"> </w:t>
      </w:r>
    </w:p>
  </w:footnote>
  <w:footnote w:id="75">
    <w:p w14:paraId="350781F5"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IPN, MSW, Materials of the Cabinet of the Minister of Internal Affairs for the meetings of the College of the Ministry of Internal Affairs for the period March-December 1958, ref. 01253/36, k. 35.</w:t>
      </w:r>
    </w:p>
  </w:footnote>
  <w:footnote w:id="76">
    <w:p w14:paraId="350781F6"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 names of the pimp and the prostitute have been removed. </w:t>
      </w:r>
    </w:p>
  </w:footnote>
  <w:footnote w:id="77">
    <w:p w14:paraId="350781F7"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IPN, Ministry of the Interior, Materials of the Cabinet of the Minister of the Interior for the Meeting of the College of the Minister of the Interior for the Period March-December 1959. Note on the Fight against Prostitution and Sexual Crimes, ref. 01253/36, k. 9.</w:t>
      </w:r>
    </w:p>
  </w:footnote>
  <w:footnote w:id="78">
    <w:p w14:paraId="350781F8" w14:textId="77777777" w:rsidR="00CB3FC9" w:rsidRDefault="00C55FA1">
      <w:pPr>
        <w:pBdr>
          <w:top w:val="nil"/>
          <w:left w:val="nil"/>
          <w:bottom w:val="nil"/>
          <w:right w:val="nil"/>
          <w:between w:val="nil"/>
        </w:pBdr>
        <w:jc w:val="both"/>
        <w:rPr>
          <w:color w:val="000000"/>
          <w:sz w:val="20"/>
          <w:szCs w:val="20"/>
        </w:rPr>
      </w:pPr>
      <w:r>
        <w:rPr>
          <w:vertAlign w:val="superscript"/>
        </w:rPr>
        <w:footnoteRef/>
      </w:r>
      <w:r>
        <w:rPr>
          <w:rFonts w:ascii="Brill" w:eastAsia="Brill" w:hAnsi="Brill" w:cs="Brill"/>
          <w:color w:val="000000"/>
          <w:sz w:val="20"/>
          <w:szCs w:val="20"/>
        </w:rPr>
        <w:t xml:space="preserve"> IPN, KGMO, Prostitution, homosexuality, ref. 0397/136, k. 7.</w:t>
      </w:r>
    </w:p>
  </w:footnote>
  <w:footnote w:id="79">
    <w:p w14:paraId="350781F9"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Ordinance of the Minister of Public Health in consultation with the Minister of Internal Affairs of 6.09.1922 on the supervision of prostitution, Journal of Laws 1922, no. 78, item 715.</w:t>
      </w:r>
    </w:p>
  </w:footnote>
  <w:footnote w:id="80">
    <w:p w14:paraId="350781FA" w14:textId="77777777" w:rsidR="00CB3FC9" w:rsidRDefault="00C55FA1">
      <w:pPr>
        <w:pBdr>
          <w:top w:val="nil"/>
          <w:left w:val="nil"/>
          <w:bottom w:val="nil"/>
          <w:right w:val="nil"/>
          <w:between w:val="nil"/>
        </w:pBdr>
        <w:jc w:val="both"/>
        <w:rPr>
          <w:color w:val="000000"/>
          <w:sz w:val="20"/>
          <w:szCs w:val="20"/>
        </w:rPr>
      </w:pPr>
      <w:r>
        <w:rPr>
          <w:vertAlign w:val="superscript"/>
        </w:rPr>
        <w:footnoteRef/>
      </w:r>
      <w:r>
        <w:rPr>
          <w:rFonts w:ascii="Brill" w:eastAsia="Brill" w:hAnsi="Brill" w:cs="Brill"/>
          <w:color w:val="000000"/>
          <w:sz w:val="20"/>
          <w:szCs w:val="20"/>
        </w:rPr>
        <w:t xml:space="preserve"> Note of the Minister of Health No. 40/46 of 31.11.1946 on Social Commissions for the Control of Venereal Diseases, Health Journals 1946, no. 23/24, item 126.</w:t>
      </w:r>
    </w:p>
  </w:footnote>
  <w:footnote w:id="81">
    <w:p w14:paraId="350781FB" w14:textId="77777777" w:rsidR="00CB3FC9" w:rsidRDefault="00C55FA1">
      <w:pPr>
        <w:pBdr>
          <w:top w:val="nil"/>
          <w:left w:val="nil"/>
          <w:bottom w:val="nil"/>
          <w:right w:val="nil"/>
          <w:between w:val="nil"/>
        </w:pBdr>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IPN, KGMO, Prostitution in the country. A Note for the Central Committee of the Polish United Workers' Party. [Warsaw, July 14, 1955], file 1550/3079, k. 3 – 4.</w:t>
      </w:r>
    </w:p>
  </w:footnote>
  <w:footnote w:id="82">
    <w:p w14:paraId="350781FC"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Ordinance of the Minister of Public Health in consultation with the Minister of Internal Affairs of 6.09.1922 on the supervision of prostitution, Journal of Laws 1922, no. 78, item 715.</w:t>
      </w:r>
    </w:p>
  </w:footnote>
  <w:footnote w:id="83">
    <w:p w14:paraId="350781FD" w14:textId="45321A17" w:rsidR="00CB3FC9" w:rsidRDefault="00C55FA1">
      <w:pPr>
        <w:jc w:val="both"/>
        <w:rPr>
          <w:rFonts w:ascii="Brill" w:eastAsia="Brill" w:hAnsi="Brill" w:cs="Brill"/>
        </w:rPr>
      </w:pPr>
      <w:r>
        <w:rPr>
          <w:vertAlign w:val="superscript"/>
        </w:rPr>
        <w:footnoteRef/>
      </w:r>
      <w:r>
        <w:rPr>
          <w:rFonts w:ascii="Brill" w:eastAsia="Brill" w:hAnsi="Brill" w:cs="Brill"/>
          <w:sz w:val="20"/>
          <w:szCs w:val="20"/>
        </w:rPr>
        <w:t xml:space="preserve"> In 1945, </w:t>
      </w:r>
      <w:r w:rsidR="009447B8">
        <w:rPr>
          <w:rFonts w:ascii="Brill" w:eastAsia="Brill" w:hAnsi="Brill" w:cs="Brill"/>
          <w:sz w:val="20"/>
          <w:szCs w:val="20"/>
        </w:rPr>
        <w:t xml:space="preserve">an effort </w:t>
      </w:r>
      <w:r>
        <w:rPr>
          <w:rFonts w:ascii="Brill" w:eastAsia="Brill" w:hAnsi="Brill" w:cs="Brill"/>
          <w:sz w:val="20"/>
          <w:szCs w:val="20"/>
        </w:rPr>
        <w:t xml:space="preserve">began to organize the legal basis for the treatment of venereal diseases. A decree that was being prepared defined the treatment of diseases and venereal patients. It stipulated the necessity of reporting this type of disease, stating the source of infection, as well as compulsory treatment in cases where prostitutes refused it. Moreover, treatment was to be free and accessible to all. The law was finalized in 1946, when the Council of Ministers promulgated the Decree on Combating Venereal Diseases, Journal of Laws 1946, no. 18, item 119 with subsequent amendments Journal of Laws1947, no. 20, item 80, Journal of Laws 1949, no. 46, item. 338, and in 1949 its uniform text was published in the Journal of Laws. The definition of the legal basis introduced a new quality in the organization of treatment of this type of disease. </w:t>
      </w:r>
    </w:p>
  </w:footnote>
  <w:footnote w:id="84">
    <w:p w14:paraId="350781FE"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Convention for the Suppression of Trafficking in Persons and of the Exploitation of the Prostitution of Others (ratified under the Act of 29.02.1952), Journal of Laws 1952, no. 41, item 278.</w:t>
      </w:r>
    </w:p>
  </w:footnote>
  <w:footnote w:id="85">
    <w:p w14:paraId="350781FF"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Ibid.</w:t>
      </w:r>
    </w:p>
  </w:footnote>
  <w:footnote w:id="86">
    <w:p w14:paraId="35078200"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Prevention interviews were activities aimed at identifying the motivations of prostitutes. They were conducted mainly to dissuade juvenile prostitutes and those who had been in the profession for a short time.</w:t>
      </w:r>
    </w:p>
  </w:footnote>
  <w:footnote w:id="87">
    <w:p w14:paraId="35078201" w14:textId="77777777"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vertAlign w:val="superscript"/>
        </w:rPr>
        <w:t xml:space="preserve"> </w:t>
      </w:r>
      <w:r>
        <w:rPr>
          <w:rFonts w:ascii="Brill" w:eastAsia="Brill" w:hAnsi="Brill" w:cs="Brill"/>
          <w:color w:val="000000"/>
          <w:sz w:val="20"/>
          <w:szCs w:val="20"/>
        </w:rPr>
        <w:t xml:space="preserve">In 1956, sections for combating prostitution were reactivated in 16 Polish cities (Warsaw, Gdynia, </w:t>
      </w:r>
      <w:proofErr w:type="spellStart"/>
      <w:r>
        <w:rPr>
          <w:rFonts w:ascii="Brill" w:eastAsia="Brill" w:hAnsi="Brill" w:cs="Brill"/>
          <w:color w:val="000000"/>
          <w:sz w:val="20"/>
          <w:szCs w:val="20"/>
        </w:rPr>
        <w:t>Gdańsk</w:t>
      </w:r>
      <w:proofErr w:type="spellEnd"/>
      <w:r>
        <w:rPr>
          <w:rFonts w:ascii="Brill" w:eastAsia="Brill" w:hAnsi="Brill" w:cs="Brill"/>
          <w:color w:val="000000"/>
          <w:sz w:val="20"/>
          <w:szCs w:val="20"/>
        </w:rPr>
        <w:t xml:space="preserve">, Sopot, Szczecin, </w:t>
      </w:r>
      <w:proofErr w:type="spellStart"/>
      <w:r>
        <w:rPr>
          <w:rFonts w:ascii="Brill" w:eastAsia="Brill" w:hAnsi="Brill" w:cs="Brill"/>
          <w:color w:val="000000"/>
          <w:sz w:val="20"/>
          <w:szCs w:val="20"/>
        </w:rPr>
        <w:t>Poznań</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Wrocław</w:t>
      </w:r>
      <w:proofErr w:type="spellEnd"/>
      <w:r>
        <w:rPr>
          <w:rFonts w:ascii="Brill" w:eastAsia="Brill" w:hAnsi="Brill" w:cs="Brill"/>
          <w:color w:val="000000"/>
          <w:sz w:val="20"/>
          <w:szCs w:val="20"/>
        </w:rPr>
        <w:t xml:space="preserve">, Kraków, Katowice, </w:t>
      </w:r>
      <w:proofErr w:type="spellStart"/>
      <w:r>
        <w:rPr>
          <w:rFonts w:ascii="Brill" w:eastAsia="Brill" w:hAnsi="Brill" w:cs="Brill"/>
          <w:color w:val="000000"/>
          <w:sz w:val="20"/>
          <w:szCs w:val="20"/>
        </w:rPr>
        <w:t>Chorzów</w:t>
      </w:r>
      <w:proofErr w:type="spellEnd"/>
      <w:r>
        <w:rPr>
          <w:rFonts w:ascii="Brill" w:eastAsia="Brill" w:hAnsi="Brill" w:cs="Brill"/>
          <w:color w:val="000000"/>
          <w:sz w:val="20"/>
          <w:szCs w:val="20"/>
        </w:rPr>
        <w:t xml:space="preserve">, Bytom, Zabrze, Gliwice, </w:t>
      </w:r>
      <w:proofErr w:type="spellStart"/>
      <w:r>
        <w:rPr>
          <w:rFonts w:ascii="Brill" w:eastAsia="Brill" w:hAnsi="Brill" w:cs="Brill"/>
          <w:color w:val="000000"/>
          <w:sz w:val="20"/>
          <w:szCs w:val="20"/>
        </w:rPr>
        <w:t>Częstochowa</w:t>
      </w:r>
      <w:proofErr w:type="spellEnd"/>
      <w:r>
        <w:rPr>
          <w:rFonts w:ascii="Brill" w:eastAsia="Brill" w:hAnsi="Brill" w:cs="Brill"/>
          <w:color w:val="000000"/>
          <w:sz w:val="20"/>
          <w:szCs w:val="20"/>
        </w:rPr>
        <w:t xml:space="preserve">, </w:t>
      </w:r>
      <w:proofErr w:type="spellStart"/>
      <w:r>
        <w:rPr>
          <w:rFonts w:ascii="Brill" w:eastAsia="Brill" w:hAnsi="Brill" w:cs="Brill"/>
          <w:color w:val="000000"/>
          <w:sz w:val="20"/>
          <w:szCs w:val="20"/>
        </w:rPr>
        <w:t>Bielsko</w:t>
      </w:r>
      <w:proofErr w:type="spellEnd"/>
      <w:r>
        <w:rPr>
          <w:rFonts w:ascii="Brill" w:eastAsia="Brill" w:hAnsi="Brill" w:cs="Brill"/>
          <w:color w:val="000000"/>
          <w:sz w:val="20"/>
          <w:szCs w:val="20"/>
        </w:rPr>
        <w:t>). Institute of National Remembrance, Citizen's Militia Headquarters, Information on the State of Prostitution and Associated Phenomena. Note on prostitution [26 February 1957]. ref. 1550/3572, k. 44.</w:t>
      </w:r>
    </w:p>
  </w:footnote>
  <w:footnote w:id="88">
    <w:p w14:paraId="35078202" w14:textId="77777777" w:rsidR="00CB3FC9" w:rsidRPr="00F34A6C" w:rsidRDefault="00C55FA1">
      <w:pPr>
        <w:pBdr>
          <w:top w:val="nil"/>
          <w:left w:val="nil"/>
          <w:bottom w:val="nil"/>
          <w:right w:val="nil"/>
          <w:between w:val="nil"/>
        </w:pBdr>
        <w:jc w:val="both"/>
        <w:rPr>
          <w:rFonts w:ascii="Brill" w:hAnsi="Brill"/>
          <w:color w:val="000000"/>
          <w:sz w:val="20"/>
          <w:szCs w:val="20"/>
          <w:rPrChange w:id="4777" w:author="Autor">
            <w:rPr>
              <w:color w:val="000000"/>
              <w:sz w:val="20"/>
              <w:szCs w:val="20"/>
            </w:rPr>
          </w:rPrChange>
        </w:rPr>
      </w:pPr>
      <w:r>
        <w:rPr>
          <w:vertAlign w:val="superscript"/>
        </w:rPr>
        <w:footnoteRef/>
      </w:r>
      <w:r w:rsidRPr="00F34A6C">
        <w:rPr>
          <w:rFonts w:ascii="Brill" w:eastAsia="Times New Roman" w:hAnsi="Brill" w:cs="Times New Roman"/>
          <w:color w:val="000000"/>
          <w:sz w:val="20"/>
          <w:szCs w:val="20"/>
          <w:rPrChange w:id="4778" w:author="Autor">
            <w:rPr>
              <w:rFonts w:ascii="Times New Roman" w:eastAsia="Times New Roman" w:hAnsi="Times New Roman" w:cs="Times New Roman"/>
              <w:color w:val="000000"/>
              <w:sz w:val="20"/>
              <w:szCs w:val="20"/>
            </w:rPr>
          </w:rPrChange>
        </w:rPr>
        <w:t xml:space="preserve">IPN Warsaw, KGMO, “On the activity of the sections (referrals) for fighting against </w:t>
      </w:r>
      <w:proofErr w:type="spellStart"/>
      <w:r w:rsidRPr="00F34A6C">
        <w:rPr>
          <w:rFonts w:ascii="Brill" w:eastAsia="Times New Roman" w:hAnsi="Brill" w:cs="Times New Roman"/>
          <w:color w:val="000000"/>
          <w:sz w:val="20"/>
          <w:szCs w:val="20"/>
          <w:rPrChange w:id="4779" w:author="Autor">
            <w:rPr>
              <w:rFonts w:ascii="Times New Roman" w:eastAsia="Times New Roman" w:hAnsi="Times New Roman" w:cs="Times New Roman"/>
              <w:color w:val="000000"/>
              <w:sz w:val="20"/>
              <w:szCs w:val="20"/>
            </w:rPr>
          </w:rPrChange>
        </w:rPr>
        <w:t>misbehavior</w:t>
      </w:r>
      <w:proofErr w:type="spellEnd"/>
      <w:r w:rsidRPr="00F34A6C">
        <w:rPr>
          <w:rFonts w:ascii="Brill" w:eastAsia="Times New Roman" w:hAnsi="Brill" w:cs="Times New Roman"/>
          <w:color w:val="000000"/>
          <w:sz w:val="20"/>
          <w:szCs w:val="20"/>
          <w:rPrChange w:id="4780" w:author="Autor">
            <w:rPr>
              <w:rFonts w:ascii="Times New Roman" w:eastAsia="Times New Roman" w:hAnsi="Times New Roman" w:cs="Times New Roman"/>
              <w:color w:val="000000"/>
              <w:sz w:val="20"/>
              <w:szCs w:val="20"/>
            </w:rPr>
          </w:rPrChange>
        </w:rPr>
        <w:t xml:space="preserve">,” Bulletin 3 (1957), k. 8. ref. 1550/3572. </w:t>
      </w:r>
    </w:p>
  </w:footnote>
  <w:footnote w:id="89">
    <w:p w14:paraId="35078203" w14:textId="77777777" w:rsidR="00CB3FC9" w:rsidRDefault="00C55FA1">
      <w:pPr>
        <w:pBdr>
          <w:top w:val="nil"/>
          <w:left w:val="nil"/>
          <w:bottom w:val="nil"/>
          <w:right w:val="nil"/>
          <w:between w:val="nil"/>
        </w:pBdr>
        <w:rPr>
          <w:color w:val="000000"/>
          <w:sz w:val="20"/>
          <w:szCs w:val="20"/>
        </w:rPr>
      </w:pPr>
      <w:r w:rsidRPr="00F34A6C">
        <w:rPr>
          <w:rFonts w:ascii="Brill" w:hAnsi="Brill"/>
          <w:vertAlign w:val="superscript"/>
          <w:rPrChange w:id="4781" w:author="Autor">
            <w:rPr>
              <w:vertAlign w:val="superscript"/>
            </w:rPr>
          </w:rPrChange>
        </w:rPr>
        <w:footnoteRef/>
      </w:r>
      <w:r w:rsidRPr="00F34A6C">
        <w:rPr>
          <w:rFonts w:ascii="Brill" w:eastAsia="Times New Roman" w:hAnsi="Brill" w:cs="Times New Roman"/>
          <w:color w:val="000000"/>
          <w:sz w:val="20"/>
          <w:szCs w:val="20"/>
          <w:vertAlign w:val="superscript"/>
          <w:rPrChange w:id="4782" w:author="Autor">
            <w:rPr>
              <w:rFonts w:ascii="Times New Roman" w:eastAsia="Times New Roman" w:hAnsi="Times New Roman" w:cs="Times New Roman"/>
              <w:color w:val="000000"/>
              <w:sz w:val="20"/>
              <w:szCs w:val="20"/>
              <w:vertAlign w:val="superscript"/>
            </w:rPr>
          </w:rPrChange>
        </w:rPr>
        <w:t xml:space="preserve"> </w:t>
      </w:r>
      <w:r w:rsidRPr="00F34A6C">
        <w:rPr>
          <w:rFonts w:ascii="Brill" w:eastAsia="Times New Roman" w:hAnsi="Brill" w:cs="Times New Roman"/>
          <w:color w:val="000000"/>
          <w:sz w:val="20"/>
          <w:szCs w:val="20"/>
          <w:rPrChange w:id="4783" w:author="Autor">
            <w:rPr>
              <w:rFonts w:ascii="Times New Roman" w:eastAsia="Times New Roman" w:hAnsi="Times New Roman" w:cs="Times New Roman"/>
              <w:color w:val="000000"/>
              <w:sz w:val="20"/>
              <w:szCs w:val="20"/>
            </w:rPr>
          </w:rPrChange>
        </w:rPr>
        <w:t>Ordinance of the Minister of Public Health in consultation with the Minister of Internal Affairs of September 6, 1922, on the supervision of harlotry, Journal of Laws. 1922 no. 78 item 715.</w:t>
      </w:r>
    </w:p>
  </w:footnote>
  <w:footnote w:id="90">
    <w:p w14:paraId="35078204" w14:textId="748FF39D" w:rsidR="00CB3FC9" w:rsidRDefault="00C55FA1">
      <w:pPr>
        <w:jc w:val="both"/>
        <w:rPr>
          <w:rFonts w:ascii="Brill" w:eastAsia="Brill" w:hAnsi="Brill" w:cs="Brill"/>
          <w:sz w:val="20"/>
          <w:szCs w:val="20"/>
        </w:rPr>
      </w:pPr>
      <w:r>
        <w:rPr>
          <w:vertAlign w:val="superscript"/>
        </w:rPr>
        <w:footnoteRef/>
      </w:r>
      <w:r>
        <w:rPr>
          <w:rFonts w:ascii="Brill" w:eastAsia="Brill" w:hAnsi="Brill" w:cs="Brill"/>
          <w:sz w:val="20"/>
          <w:szCs w:val="20"/>
        </w:rPr>
        <w:t xml:space="preserve"> The category of sailors' wives </w:t>
      </w:r>
      <w:r w:rsidR="00127F9C">
        <w:rPr>
          <w:rFonts w:ascii="Brill" w:eastAsia="Brill" w:hAnsi="Brill" w:cs="Brill"/>
          <w:sz w:val="20"/>
          <w:szCs w:val="20"/>
        </w:rPr>
        <w:t xml:space="preserve">working as prostitutes </w:t>
      </w:r>
      <w:r>
        <w:rPr>
          <w:rFonts w:ascii="Brill" w:eastAsia="Brill" w:hAnsi="Brill" w:cs="Brill"/>
          <w:sz w:val="20"/>
          <w:szCs w:val="20"/>
        </w:rPr>
        <w:t xml:space="preserve">appears in the documents as semi-professional, clandestine prostitutes. On the other hand, they form a </w:t>
      </w:r>
      <w:r w:rsidR="00C66272">
        <w:rPr>
          <w:rFonts w:ascii="Brill" w:eastAsia="Brill" w:hAnsi="Brill" w:cs="Brill"/>
          <w:sz w:val="20"/>
          <w:szCs w:val="20"/>
        </w:rPr>
        <w:t>grey zone</w:t>
      </w:r>
      <w:r>
        <w:rPr>
          <w:rFonts w:ascii="Brill" w:eastAsia="Brill" w:hAnsi="Brill" w:cs="Brill"/>
          <w:sz w:val="20"/>
          <w:szCs w:val="20"/>
        </w:rPr>
        <w:t xml:space="preserve"> of prostitution, as they were not covered by criminal statistics.</w:t>
      </w:r>
    </w:p>
  </w:footnote>
  <w:footnote w:id="91">
    <w:p w14:paraId="35078205" w14:textId="62E185B6" w:rsidR="00CB3FC9" w:rsidRDefault="00C55FA1">
      <w:pPr>
        <w:pBdr>
          <w:top w:val="nil"/>
          <w:left w:val="nil"/>
          <w:bottom w:val="nil"/>
          <w:right w:val="nil"/>
          <w:between w:val="nil"/>
        </w:pBdr>
        <w:jc w:val="both"/>
        <w:rPr>
          <w:rFonts w:ascii="Brill" w:eastAsia="Brill" w:hAnsi="Brill" w:cs="Brill"/>
          <w:color w:val="000000"/>
          <w:sz w:val="20"/>
          <w:szCs w:val="20"/>
        </w:rPr>
      </w:pPr>
      <w:r>
        <w:rPr>
          <w:vertAlign w:val="superscript"/>
        </w:rPr>
        <w:footnoteRef/>
      </w:r>
      <w:r>
        <w:rPr>
          <w:rFonts w:ascii="Brill" w:eastAsia="Brill" w:hAnsi="Brill" w:cs="Brill"/>
          <w:color w:val="000000"/>
          <w:sz w:val="20"/>
          <w:szCs w:val="20"/>
        </w:rPr>
        <w:t xml:space="preserve"> The name of the girl</w:t>
      </w:r>
      <w:r w:rsidR="004E4942">
        <w:rPr>
          <w:rFonts w:ascii="Brill" w:eastAsia="Brill" w:hAnsi="Brill" w:cs="Brill"/>
          <w:color w:val="000000"/>
          <w:sz w:val="20"/>
          <w:szCs w:val="20"/>
        </w:rPr>
        <w:t xml:space="preserve"> </w:t>
      </w:r>
      <w:r>
        <w:rPr>
          <w:rFonts w:ascii="Brill" w:eastAsia="Brill" w:hAnsi="Brill" w:cs="Brill"/>
          <w:color w:val="000000"/>
          <w:sz w:val="20"/>
          <w:szCs w:val="20"/>
        </w:rPr>
        <w:t xml:space="preserve">band, </w:t>
      </w:r>
      <w:proofErr w:type="spellStart"/>
      <w:r>
        <w:rPr>
          <w:rFonts w:ascii="Brill" w:eastAsia="Brill" w:hAnsi="Brill" w:cs="Brill"/>
          <w:color w:val="000000"/>
          <w:sz w:val="20"/>
          <w:szCs w:val="20"/>
        </w:rPr>
        <w:t>Filipinki</w:t>
      </w:r>
      <w:proofErr w:type="spellEnd"/>
      <w:r>
        <w:rPr>
          <w:rFonts w:ascii="Brill" w:eastAsia="Brill" w:hAnsi="Brill" w:cs="Brill"/>
          <w:color w:val="000000"/>
          <w:sz w:val="20"/>
          <w:szCs w:val="20"/>
        </w:rPr>
        <w:t xml:space="preserve">, originates in the magazine for girls (of the same title) which was published in the years 1957-2006. </w:t>
      </w:r>
      <w:proofErr w:type="spellStart"/>
      <w:r>
        <w:rPr>
          <w:rFonts w:ascii="Brill" w:eastAsia="Brill" w:hAnsi="Brill" w:cs="Brill"/>
          <w:color w:val="000000"/>
          <w:sz w:val="20"/>
          <w:szCs w:val="20"/>
        </w:rPr>
        <w:t>Filipinki</w:t>
      </w:r>
      <w:proofErr w:type="spellEnd"/>
      <w:r>
        <w:rPr>
          <w:rFonts w:ascii="Brill" w:eastAsia="Brill" w:hAnsi="Brill" w:cs="Brill"/>
          <w:color w:val="000000"/>
          <w:sz w:val="20"/>
          <w:szCs w:val="20"/>
        </w:rPr>
        <w:t xml:space="preserve"> is a non-existent female plural of the male name Phillip (P. </w:t>
      </w:r>
      <w:r>
        <w:rPr>
          <w:rFonts w:ascii="Brill" w:eastAsia="Brill" w:hAnsi="Brill" w:cs="Brill"/>
          <w:i/>
          <w:color w:val="000000"/>
          <w:sz w:val="20"/>
          <w:szCs w:val="20"/>
        </w:rPr>
        <w:t>Filip</w:t>
      </w:r>
      <w:r>
        <w:rPr>
          <w:rFonts w:ascii="Brill" w:eastAsia="Brill" w:hAnsi="Brill" w:cs="Brill"/>
          <w:color w:val="000000"/>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C3643B"/>
    <w:multiLevelType w:val="multilevel"/>
    <w:tmpl w:val="0C661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D3663C"/>
    <w:multiLevelType w:val="multilevel"/>
    <w:tmpl w:val="CD70D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8F6B81"/>
    <w:multiLevelType w:val="multilevel"/>
    <w:tmpl w:val="F10AB9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2B741A5"/>
    <w:multiLevelType w:val="hybridMultilevel"/>
    <w:tmpl w:val="41D4EC0E"/>
    <w:lvl w:ilvl="0" w:tplc="8D20A1FE">
      <w:start w:val="1"/>
      <w:numFmt w:val="decimal"/>
      <w:lvlText w:val="%1."/>
      <w:lvlJc w:val="left"/>
      <w:pPr>
        <w:ind w:left="1020" w:hanging="360"/>
      </w:pPr>
    </w:lvl>
    <w:lvl w:ilvl="1" w:tplc="093EDF52">
      <w:start w:val="1"/>
      <w:numFmt w:val="decimal"/>
      <w:lvlText w:val="%2."/>
      <w:lvlJc w:val="left"/>
      <w:pPr>
        <w:ind w:left="1020" w:hanging="360"/>
      </w:pPr>
    </w:lvl>
    <w:lvl w:ilvl="2" w:tplc="FC608B1C">
      <w:start w:val="1"/>
      <w:numFmt w:val="decimal"/>
      <w:lvlText w:val="%3."/>
      <w:lvlJc w:val="left"/>
      <w:pPr>
        <w:ind w:left="1020" w:hanging="360"/>
      </w:pPr>
    </w:lvl>
    <w:lvl w:ilvl="3" w:tplc="31284F72">
      <w:start w:val="1"/>
      <w:numFmt w:val="decimal"/>
      <w:lvlText w:val="%4."/>
      <w:lvlJc w:val="left"/>
      <w:pPr>
        <w:ind w:left="1020" w:hanging="360"/>
      </w:pPr>
    </w:lvl>
    <w:lvl w:ilvl="4" w:tplc="2E70EE0C">
      <w:start w:val="1"/>
      <w:numFmt w:val="decimal"/>
      <w:lvlText w:val="%5."/>
      <w:lvlJc w:val="left"/>
      <w:pPr>
        <w:ind w:left="1020" w:hanging="360"/>
      </w:pPr>
    </w:lvl>
    <w:lvl w:ilvl="5" w:tplc="DDAEFD08">
      <w:start w:val="1"/>
      <w:numFmt w:val="decimal"/>
      <w:lvlText w:val="%6."/>
      <w:lvlJc w:val="left"/>
      <w:pPr>
        <w:ind w:left="1020" w:hanging="360"/>
      </w:pPr>
    </w:lvl>
    <w:lvl w:ilvl="6" w:tplc="AF60724E">
      <w:start w:val="1"/>
      <w:numFmt w:val="decimal"/>
      <w:lvlText w:val="%7."/>
      <w:lvlJc w:val="left"/>
      <w:pPr>
        <w:ind w:left="1020" w:hanging="360"/>
      </w:pPr>
    </w:lvl>
    <w:lvl w:ilvl="7" w:tplc="8326AA08">
      <w:start w:val="1"/>
      <w:numFmt w:val="decimal"/>
      <w:lvlText w:val="%8."/>
      <w:lvlJc w:val="left"/>
      <w:pPr>
        <w:ind w:left="1020" w:hanging="360"/>
      </w:pPr>
    </w:lvl>
    <w:lvl w:ilvl="8" w:tplc="9132B356">
      <w:start w:val="1"/>
      <w:numFmt w:val="decimal"/>
      <w:lvlText w:val="%9."/>
      <w:lvlJc w:val="left"/>
      <w:pPr>
        <w:ind w:left="1020" w:hanging="360"/>
      </w:pPr>
    </w:lvl>
  </w:abstractNum>
  <w:abstractNum w:abstractNumId="4" w15:restartNumberingAfterBreak="0">
    <w:nsid w:val="63737F56"/>
    <w:multiLevelType w:val="hybridMultilevel"/>
    <w:tmpl w:val="97EE32BA"/>
    <w:lvl w:ilvl="0" w:tplc="5F18A252">
      <w:start w:val="1"/>
      <w:numFmt w:val="decimal"/>
      <w:lvlText w:val="%1."/>
      <w:lvlJc w:val="left"/>
      <w:pPr>
        <w:ind w:left="1020" w:hanging="360"/>
      </w:pPr>
    </w:lvl>
    <w:lvl w:ilvl="1" w:tplc="B7C47782">
      <w:start w:val="1"/>
      <w:numFmt w:val="decimal"/>
      <w:lvlText w:val="%2."/>
      <w:lvlJc w:val="left"/>
      <w:pPr>
        <w:ind w:left="1020" w:hanging="360"/>
      </w:pPr>
    </w:lvl>
    <w:lvl w:ilvl="2" w:tplc="2E086AB2">
      <w:start w:val="1"/>
      <w:numFmt w:val="decimal"/>
      <w:lvlText w:val="%3."/>
      <w:lvlJc w:val="left"/>
      <w:pPr>
        <w:ind w:left="1020" w:hanging="360"/>
      </w:pPr>
    </w:lvl>
    <w:lvl w:ilvl="3" w:tplc="BE1A7A92">
      <w:start w:val="1"/>
      <w:numFmt w:val="decimal"/>
      <w:lvlText w:val="%4."/>
      <w:lvlJc w:val="left"/>
      <w:pPr>
        <w:ind w:left="1020" w:hanging="360"/>
      </w:pPr>
    </w:lvl>
    <w:lvl w:ilvl="4" w:tplc="DA94E9D0">
      <w:start w:val="1"/>
      <w:numFmt w:val="decimal"/>
      <w:lvlText w:val="%5."/>
      <w:lvlJc w:val="left"/>
      <w:pPr>
        <w:ind w:left="1020" w:hanging="360"/>
      </w:pPr>
    </w:lvl>
    <w:lvl w:ilvl="5" w:tplc="850A7602">
      <w:start w:val="1"/>
      <w:numFmt w:val="decimal"/>
      <w:lvlText w:val="%6."/>
      <w:lvlJc w:val="left"/>
      <w:pPr>
        <w:ind w:left="1020" w:hanging="360"/>
      </w:pPr>
    </w:lvl>
    <w:lvl w:ilvl="6" w:tplc="CCF8E222">
      <w:start w:val="1"/>
      <w:numFmt w:val="decimal"/>
      <w:lvlText w:val="%7."/>
      <w:lvlJc w:val="left"/>
      <w:pPr>
        <w:ind w:left="1020" w:hanging="360"/>
      </w:pPr>
    </w:lvl>
    <w:lvl w:ilvl="7" w:tplc="C5DABD14">
      <w:start w:val="1"/>
      <w:numFmt w:val="decimal"/>
      <w:lvlText w:val="%8."/>
      <w:lvlJc w:val="left"/>
      <w:pPr>
        <w:ind w:left="1020" w:hanging="360"/>
      </w:pPr>
    </w:lvl>
    <w:lvl w:ilvl="8" w:tplc="53DC8DFE">
      <w:start w:val="1"/>
      <w:numFmt w:val="decimal"/>
      <w:lvlText w:val="%9."/>
      <w:lvlJc w:val="left"/>
      <w:pPr>
        <w:ind w:left="1020" w:hanging="360"/>
      </w:pPr>
    </w:lvl>
  </w:abstractNum>
  <w:abstractNum w:abstractNumId="5" w15:restartNumberingAfterBreak="0">
    <w:nsid w:val="6C8E5468"/>
    <w:multiLevelType w:val="multilevel"/>
    <w:tmpl w:val="B4B4F172"/>
    <w:lvl w:ilvl="0">
      <w:start w:val="1"/>
      <w:numFmt w:val="decimal"/>
      <w:lvlText w:val="%1."/>
      <w:lvlJc w:val="left"/>
      <w:pPr>
        <w:ind w:left="0" w:firstLine="0"/>
      </w:pPr>
      <w:rPr>
        <w:smallCaps w:val="0"/>
        <w:strike w:val="0"/>
        <w:color w:val="000000"/>
        <w:shd w:val="clear" w:color="auto" w:fill="auto"/>
        <w:vertAlign w:val="baseline"/>
      </w:rPr>
    </w:lvl>
    <w:lvl w:ilvl="1">
      <w:start w:val="1"/>
      <w:numFmt w:val="decimal"/>
      <w:lvlText w:val="%2."/>
      <w:lvlJc w:val="left"/>
      <w:pPr>
        <w:ind w:left="0" w:firstLine="0"/>
      </w:pPr>
      <w:rPr>
        <w:smallCaps w:val="0"/>
        <w:strike w:val="0"/>
        <w:color w:val="000000"/>
        <w:shd w:val="clear" w:color="auto" w:fill="auto"/>
        <w:vertAlign w:val="baseline"/>
      </w:rPr>
    </w:lvl>
    <w:lvl w:ilvl="2">
      <w:start w:val="1"/>
      <w:numFmt w:val="decimal"/>
      <w:lvlText w:val="%3."/>
      <w:lvlJc w:val="left"/>
      <w:pPr>
        <w:ind w:left="0" w:firstLine="0"/>
      </w:pPr>
      <w:rPr>
        <w:smallCaps w:val="0"/>
        <w:strike w:val="0"/>
        <w:color w:val="000000"/>
        <w:shd w:val="clear" w:color="auto" w:fill="auto"/>
        <w:vertAlign w:val="baseline"/>
      </w:rPr>
    </w:lvl>
    <w:lvl w:ilvl="3">
      <w:start w:val="1"/>
      <w:numFmt w:val="decimal"/>
      <w:lvlText w:val="%4."/>
      <w:lvlJc w:val="left"/>
      <w:pPr>
        <w:ind w:left="0" w:firstLine="0"/>
      </w:pPr>
      <w:rPr>
        <w:smallCaps w:val="0"/>
        <w:strike w:val="0"/>
        <w:color w:val="000000"/>
        <w:shd w:val="clear" w:color="auto" w:fill="auto"/>
        <w:vertAlign w:val="baseline"/>
      </w:rPr>
    </w:lvl>
    <w:lvl w:ilvl="4">
      <w:start w:val="1"/>
      <w:numFmt w:val="decimal"/>
      <w:lvlText w:val="%5."/>
      <w:lvlJc w:val="left"/>
      <w:pPr>
        <w:ind w:left="0" w:firstLine="0"/>
      </w:pPr>
      <w:rPr>
        <w:smallCaps w:val="0"/>
        <w:strike w:val="0"/>
        <w:color w:val="000000"/>
        <w:shd w:val="clear" w:color="auto" w:fill="auto"/>
        <w:vertAlign w:val="baseline"/>
      </w:rPr>
    </w:lvl>
    <w:lvl w:ilvl="5">
      <w:start w:val="1"/>
      <w:numFmt w:val="decimal"/>
      <w:lvlText w:val="%6."/>
      <w:lvlJc w:val="left"/>
      <w:pPr>
        <w:ind w:left="0" w:firstLine="0"/>
      </w:pPr>
      <w:rPr>
        <w:smallCaps w:val="0"/>
        <w:strike w:val="0"/>
        <w:color w:val="000000"/>
        <w:shd w:val="clear" w:color="auto" w:fill="auto"/>
        <w:vertAlign w:val="baseline"/>
      </w:rPr>
    </w:lvl>
    <w:lvl w:ilvl="6">
      <w:start w:val="1"/>
      <w:numFmt w:val="decimal"/>
      <w:lvlText w:val="%7."/>
      <w:lvlJc w:val="left"/>
      <w:pPr>
        <w:ind w:left="0" w:firstLine="0"/>
      </w:pPr>
      <w:rPr>
        <w:smallCaps w:val="0"/>
        <w:strike w:val="0"/>
        <w:color w:val="000000"/>
        <w:shd w:val="clear" w:color="auto" w:fill="auto"/>
        <w:vertAlign w:val="baseline"/>
      </w:rPr>
    </w:lvl>
    <w:lvl w:ilvl="7">
      <w:start w:val="1"/>
      <w:numFmt w:val="decimal"/>
      <w:lvlText w:val="%8."/>
      <w:lvlJc w:val="left"/>
      <w:pPr>
        <w:ind w:left="0" w:firstLine="0"/>
      </w:pPr>
      <w:rPr>
        <w:smallCaps w:val="0"/>
        <w:strike w:val="0"/>
        <w:color w:val="000000"/>
        <w:shd w:val="clear" w:color="auto" w:fill="auto"/>
        <w:vertAlign w:val="baseline"/>
      </w:rPr>
    </w:lvl>
    <w:lvl w:ilvl="8">
      <w:start w:val="1"/>
      <w:numFmt w:val="decimal"/>
      <w:lvlText w:val="%9."/>
      <w:lvlJc w:val="left"/>
      <w:pPr>
        <w:ind w:left="0" w:firstLine="0"/>
      </w:pPr>
      <w:rPr>
        <w:smallCaps w:val="0"/>
        <w:strike w:val="0"/>
        <w:color w:val="000000"/>
        <w:shd w:val="clear" w:color="auto" w:fill="auto"/>
        <w:vertAlign w:val="baseline"/>
      </w:rPr>
    </w:lvl>
  </w:abstractNum>
  <w:abstractNum w:abstractNumId="6" w15:restartNumberingAfterBreak="0">
    <w:nsid w:val="7A8B71C1"/>
    <w:multiLevelType w:val="multilevel"/>
    <w:tmpl w:val="7A4E8F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A9209B0"/>
    <w:multiLevelType w:val="multilevel"/>
    <w:tmpl w:val="9EBC3E3A"/>
    <w:lvl w:ilvl="0">
      <w:start w:val="1"/>
      <w:numFmt w:val="decimal"/>
      <w:lvlText w:val="%1."/>
      <w:lvlJc w:val="left"/>
      <w:pPr>
        <w:ind w:left="0" w:firstLine="0"/>
      </w:pPr>
      <w:rPr>
        <w:smallCaps w:val="0"/>
        <w:strike w:val="0"/>
        <w:color w:val="000000"/>
        <w:shd w:val="clear" w:color="auto" w:fill="auto"/>
        <w:vertAlign w:val="baseline"/>
      </w:rPr>
    </w:lvl>
    <w:lvl w:ilvl="1">
      <w:start w:val="1"/>
      <w:numFmt w:val="decimal"/>
      <w:lvlText w:val="%2."/>
      <w:lvlJc w:val="left"/>
      <w:pPr>
        <w:ind w:left="0" w:firstLine="0"/>
      </w:pPr>
      <w:rPr>
        <w:smallCaps w:val="0"/>
        <w:strike w:val="0"/>
        <w:color w:val="000000"/>
        <w:shd w:val="clear" w:color="auto" w:fill="auto"/>
        <w:vertAlign w:val="baseline"/>
      </w:rPr>
    </w:lvl>
    <w:lvl w:ilvl="2">
      <w:start w:val="1"/>
      <w:numFmt w:val="decimal"/>
      <w:lvlText w:val="%3."/>
      <w:lvlJc w:val="left"/>
      <w:pPr>
        <w:ind w:left="0" w:firstLine="0"/>
      </w:pPr>
      <w:rPr>
        <w:smallCaps w:val="0"/>
        <w:strike w:val="0"/>
        <w:color w:val="000000"/>
        <w:shd w:val="clear" w:color="auto" w:fill="auto"/>
        <w:vertAlign w:val="baseline"/>
      </w:rPr>
    </w:lvl>
    <w:lvl w:ilvl="3">
      <w:start w:val="1"/>
      <w:numFmt w:val="decimal"/>
      <w:lvlText w:val="%4."/>
      <w:lvlJc w:val="left"/>
      <w:pPr>
        <w:ind w:left="0" w:firstLine="0"/>
      </w:pPr>
      <w:rPr>
        <w:smallCaps w:val="0"/>
        <w:strike w:val="0"/>
        <w:color w:val="000000"/>
        <w:shd w:val="clear" w:color="auto" w:fill="auto"/>
        <w:vertAlign w:val="baseline"/>
      </w:rPr>
    </w:lvl>
    <w:lvl w:ilvl="4">
      <w:start w:val="1"/>
      <w:numFmt w:val="decimal"/>
      <w:lvlText w:val="%5."/>
      <w:lvlJc w:val="left"/>
      <w:pPr>
        <w:ind w:left="0" w:firstLine="0"/>
      </w:pPr>
      <w:rPr>
        <w:smallCaps w:val="0"/>
        <w:strike w:val="0"/>
        <w:color w:val="000000"/>
        <w:shd w:val="clear" w:color="auto" w:fill="auto"/>
        <w:vertAlign w:val="baseline"/>
      </w:rPr>
    </w:lvl>
    <w:lvl w:ilvl="5">
      <w:start w:val="1"/>
      <w:numFmt w:val="decimal"/>
      <w:lvlText w:val="%6."/>
      <w:lvlJc w:val="left"/>
      <w:pPr>
        <w:ind w:left="0" w:firstLine="0"/>
      </w:pPr>
      <w:rPr>
        <w:smallCaps w:val="0"/>
        <w:strike w:val="0"/>
        <w:color w:val="000000"/>
        <w:shd w:val="clear" w:color="auto" w:fill="auto"/>
        <w:vertAlign w:val="baseline"/>
      </w:rPr>
    </w:lvl>
    <w:lvl w:ilvl="6">
      <w:start w:val="1"/>
      <w:numFmt w:val="decimal"/>
      <w:lvlText w:val="%7."/>
      <w:lvlJc w:val="left"/>
      <w:pPr>
        <w:ind w:left="0" w:firstLine="0"/>
      </w:pPr>
      <w:rPr>
        <w:smallCaps w:val="0"/>
        <w:strike w:val="0"/>
        <w:color w:val="000000"/>
        <w:shd w:val="clear" w:color="auto" w:fill="auto"/>
        <w:vertAlign w:val="baseline"/>
      </w:rPr>
    </w:lvl>
    <w:lvl w:ilvl="7">
      <w:start w:val="1"/>
      <w:numFmt w:val="decimal"/>
      <w:lvlText w:val="%8."/>
      <w:lvlJc w:val="left"/>
      <w:pPr>
        <w:ind w:left="0" w:firstLine="0"/>
      </w:pPr>
      <w:rPr>
        <w:smallCaps w:val="0"/>
        <w:strike w:val="0"/>
        <w:color w:val="000000"/>
        <w:shd w:val="clear" w:color="auto" w:fill="auto"/>
        <w:vertAlign w:val="baseline"/>
      </w:rPr>
    </w:lvl>
    <w:lvl w:ilvl="8">
      <w:start w:val="1"/>
      <w:numFmt w:val="decimal"/>
      <w:lvlText w:val="%9."/>
      <w:lvlJc w:val="left"/>
      <w:pPr>
        <w:ind w:left="0" w:firstLine="0"/>
      </w:pPr>
      <w:rPr>
        <w:smallCaps w:val="0"/>
        <w:strike w:val="0"/>
        <w:color w:val="000000"/>
        <w:shd w:val="clear" w:color="auto" w:fill="auto"/>
        <w:vertAlign w:val="baseline"/>
      </w:rPr>
    </w:lvl>
  </w:abstractNum>
  <w:num w:numId="1" w16cid:durableId="539324869">
    <w:abstractNumId w:val="7"/>
  </w:num>
  <w:num w:numId="2" w16cid:durableId="610431050">
    <w:abstractNumId w:val="1"/>
  </w:num>
  <w:num w:numId="3" w16cid:durableId="1540506071">
    <w:abstractNumId w:val="2"/>
  </w:num>
  <w:num w:numId="4" w16cid:durableId="1814562273">
    <w:abstractNumId w:val="5"/>
  </w:num>
  <w:num w:numId="5" w16cid:durableId="295109398">
    <w:abstractNumId w:val="0"/>
  </w:num>
  <w:num w:numId="6" w16cid:durableId="806628674">
    <w:abstractNumId w:val="6"/>
  </w:num>
  <w:num w:numId="7" w16cid:durableId="1315645737">
    <w:abstractNumId w:val="3"/>
  </w:num>
  <w:num w:numId="8" w16cid:durableId="15271355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ciej Kowalewski (Gość UG Office 365)">
    <w15:presenceInfo w15:providerId="AD" w15:userId="S::ext.maciej.kowalewski@prac.ug.edu.pl::f1bffaa1-9a5a-4ad7-9ebc-1f6afbab9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C9"/>
    <w:rsid w:val="000014AD"/>
    <w:rsid w:val="00003649"/>
    <w:rsid w:val="00007AD6"/>
    <w:rsid w:val="00010A0E"/>
    <w:rsid w:val="00012C62"/>
    <w:rsid w:val="00014589"/>
    <w:rsid w:val="000147D9"/>
    <w:rsid w:val="00016F11"/>
    <w:rsid w:val="000170F7"/>
    <w:rsid w:val="00020F10"/>
    <w:rsid w:val="00021CBF"/>
    <w:rsid w:val="000228A4"/>
    <w:rsid w:val="000232DE"/>
    <w:rsid w:val="00023C1C"/>
    <w:rsid w:val="00024072"/>
    <w:rsid w:val="0002419E"/>
    <w:rsid w:val="00025B72"/>
    <w:rsid w:val="00027B89"/>
    <w:rsid w:val="00027BC6"/>
    <w:rsid w:val="000311AB"/>
    <w:rsid w:val="000313DA"/>
    <w:rsid w:val="00031FA8"/>
    <w:rsid w:val="000326F6"/>
    <w:rsid w:val="000336D4"/>
    <w:rsid w:val="00034260"/>
    <w:rsid w:val="000343AE"/>
    <w:rsid w:val="00035A69"/>
    <w:rsid w:val="000360ED"/>
    <w:rsid w:val="000367AD"/>
    <w:rsid w:val="000368D0"/>
    <w:rsid w:val="00037571"/>
    <w:rsid w:val="00037D05"/>
    <w:rsid w:val="000412F1"/>
    <w:rsid w:val="00042094"/>
    <w:rsid w:val="0004356E"/>
    <w:rsid w:val="00044618"/>
    <w:rsid w:val="00044E6B"/>
    <w:rsid w:val="0004569A"/>
    <w:rsid w:val="00046A38"/>
    <w:rsid w:val="00046E28"/>
    <w:rsid w:val="00052352"/>
    <w:rsid w:val="000544CA"/>
    <w:rsid w:val="00055188"/>
    <w:rsid w:val="0005741B"/>
    <w:rsid w:val="00057B04"/>
    <w:rsid w:val="0006072A"/>
    <w:rsid w:val="0006252B"/>
    <w:rsid w:val="00062909"/>
    <w:rsid w:val="000636DC"/>
    <w:rsid w:val="00063DD6"/>
    <w:rsid w:val="00064518"/>
    <w:rsid w:val="000665BB"/>
    <w:rsid w:val="00066E7F"/>
    <w:rsid w:val="0007167E"/>
    <w:rsid w:val="00071A47"/>
    <w:rsid w:val="000749CB"/>
    <w:rsid w:val="00074FD3"/>
    <w:rsid w:val="00075507"/>
    <w:rsid w:val="00075789"/>
    <w:rsid w:val="00075FAB"/>
    <w:rsid w:val="0007659B"/>
    <w:rsid w:val="000772F7"/>
    <w:rsid w:val="00077696"/>
    <w:rsid w:val="00077963"/>
    <w:rsid w:val="00077BD7"/>
    <w:rsid w:val="000801DA"/>
    <w:rsid w:val="00081EC1"/>
    <w:rsid w:val="000829B9"/>
    <w:rsid w:val="0008449A"/>
    <w:rsid w:val="000848C0"/>
    <w:rsid w:val="00085B12"/>
    <w:rsid w:val="00087976"/>
    <w:rsid w:val="00087BD2"/>
    <w:rsid w:val="00091EC8"/>
    <w:rsid w:val="00092132"/>
    <w:rsid w:val="00092FAB"/>
    <w:rsid w:val="0009415E"/>
    <w:rsid w:val="000943C0"/>
    <w:rsid w:val="00094857"/>
    <w:rsid w:val="00095E8D"/>
    <w:rsid w:val="00097C91"/>
    <w:rsid w:val="000A2D0A"/>
    <w:rsid w:val="000A3D23"/>
    <w:rsid w:val="000A4522"/>
    <w:rsid w:val="000A46D2"/>
    <w:rsid w:val="000A4767"/>
    <w:rsid w:val="000A4B0C"/>
    <w:rsid w:val="000A4EB3"/>
    <w:rsid w:val="000A504C"/>
    <w:rsid w:val="000A5E91"/>
    <w:rsid w:val="000A77C9"/>
    <w:rsid w:val="000A7ECF"/>
    <w:rsid w:val="000B034F"/>
    <w:rsid w:val="000B03FA"/>
    <w:rsid w:val="000B0B8B"/>
    <w:rsid w:val="000B18DD"/>
    <w:rsid w:val="000B1ACA"/>
    <w:rsid w:val="000B3C4F"/>
    <w:rsid w:val="000B4CFF"/>
    <w:rsid w:val="000B64E8"/>
    <w:rsid w:val="000C056C"/>
    <w:rsid w:val="000C0C0E"/>
    <w:rsid w:val="000C166E"/>
    <w:rsid w:val="000C3125"/>
    <w:rsid w:val="000C3E90"/>
    <w:rsid w:val="000C4C76"/>
    <w:rsid w:val="000C5A39"/>
    <w:rsid w:val="000C5E81"/>
    <w:rsid w:val="000C711F"/>
    <w:rsid w:val="000D03F3"/>
    <w:rsid w:val="000D049D"/>
    <w:rsid w:val="000D0F68"/>
    <w:rsid w:val="000D1529"/>
    <w:rsid w:val="000D3541"/>
    <w:rsid w:val="000D471F"/>
    <w:rsid w:val="000D6816"/>
    <w:rsid w:val="000D69FF"/>
    <w:rsid w:val="000D7283"/>
    <w:rsid w:val="000E1700"/>
    <w:rsid w:val="000E1F6A"/>
    <w:rsid w:val="000E6182"/>
    <w:rsid w:val="000E638C"/>
    <w:rsid w:val="000E7321"/>
    <w:rsid w:val="000E75C5"/>
    <w:rsid w:val="000E7DC3"/>
    <w:rsid w:val="000F2A5B"/>
    <w:rsid w:val="000F2ADA"/>
    <w:rsid w:val="000F328A"/>
    <w:rsid w:val="000F36E8"/>
    <w:rsid w:val="000F38E5"/>
    <w:rsid w:val="000F45AB"/>
    <w:rsid w:val="000F4A6B"/>
    <w:rsid w:val="000F524A"/>
    <w:rsid w:val="000F66B3"/>
    <w:rsid w:val="000F7520"/>
    <w:rsid w:val="000F7AE0"/>
    <w:rsid w:val="000F7CA3"/>
    <w:rsid w:val="001012F7"/>
    <w:rsid w:val="001014D3"/>
    <w:rsid w:val="00101E6F"/>
    <w:rsid w:val="00103BA3"/>
    <w:rsid w:val="00104238"/>
    <w:rsid w:val="00104E94"/>
    <w:rsid w:val="001072B9"/>
    <w:rsid w:val="00107E19"/>
    <w:rsid w:val="00110BE2"/>
    <w:rsid w:val="00111CEB"/>
    <w:rsid w:val="00113119"/>
    <w:rsid w:val="00115135"/>
    <w:rsid w:val="0011586B"/>
    <w:rsid w:val="00117567"/>
    <w:rsid w:val="00120D43"/>
    <w:rsid w:val="0012217B"/>
    <w:rsid w:val="00122396"/>
    <w:rsid w:val="001224A0"/>
    <w:rsid w:val="00124A1E"/>
    <w:rsid w:val="00124E8E"/>
    <w:rsid w:val="00125288"/>
    <w:rsid w:val="00125D98"/>
    <w:rsid w:val="00125E74"/>
    <w:rsid w:val="0012628C"/>
    <w:rsid w:val="0012787D"/>
    <w:rsid w:val="00127F9C"/>
    <w:rsid w:val="0013007A"/>
    <w:rsid w:val="0013214C"/>
    <w:rsid w:val="001347F0"/>
    <w:rsid w:val="00134E0B"/>
    <w:rsid w:val="001363C8"/>
    <w:rsid w:val="00137E94"/>
    <w:rsid w:val="00140BF5"/>
    <w:rsid w:val="00142513"/>
    <w:rsid w:val="00142D88"/>
    <w:rsid w:val="00143AE6"/>
    <w:rsid w:val="00143DA9"/>
    <w:rsid w:val="00144052"/>
    <w:rsid w:val="001440FA"/>
    <w:rsid w:val="00145EFC"/>
    <w:rsid w:val="0014690D"/>
    <w:rsid w:val="001472DA"/>
    <w:rsid w:val="001504A4"/>
    <w:rsid w:val="00150C72"/>
    <w:rsid w:val="00150D77"/>
    <w:rsid w:val="00152310"/>
    <w:rsid w:val="001544FE"/>
    <w:rsid w:val="0015539E"/>
    <w:rsid w:val="00156482"/>
    <w:rsid w:val="001576DC"/>
    <w:rsid w:val="00160906"/>
    <w:rsid w:val="00160EE6"/>
    <w:rsid w:val="0016378E"/>
    <w:rsid w:val="00163DFE"/>
    <w:rsid w:val="001640B4"/>
    <w:rsid w:val="00170621"/>
    <w:rsid w:val="00172BD2"/>
    <w:rsid w:val="001734BF"/>
    <w:rsid w:val="001745D8"/>
    <w:rsid w:val="00174BCA"/>
    <w:rsid w:val="0017503B"/>
    <w:rsid w:val="00176462"/>
    <w:rsid w:val="001770BA"/>
    <w:rsid w:val="00177101"/>
    <w:rsid w:val="00177906"/>
    <w:rsid w:val="00177EB8"/>
    <w:rsid w:val="00180A51"/>
    <w:rsid w:val="00185A4F"/>
    <w:rsid w:val="00187201"/>
    <w:rsid w:val="001872E7"/>
    <w:rsid w:val="0019261C"/>
    <w:rsid w:val="00193D93"/>
    <w:rsid w:val="001A0070"/>
    <w:rsid w:val="001A0485"/>
    <w:rsid w:val="001A19D8"/>
    <w:rsid w:val="001A1BE0"/>
    <w:rsid w:val="001A1E0C"/>
    <w:rsid w:val="001A3233"/>
    <w:rsid w:val="001A3BF9"/>
    <w:rsid w:val="001A43E3"/>
    <w:rsid w:val="001A499E"/>
    <w:rsid w:val="001A4A04"/>
    <w:rsid w:val="001A4C39"/>
    <w:rsid w:val="001A51B1"/>
    <w:rsid w:val="001A5FEC"/>
    <w:rsid w:val="001A69D5"/>
    <w:rsid w:val="001A6ACC"/>
    <w:rsid w:val="001A75ED"/>
    <w:rsid w:val="001A7922"/>
    <w:rsid w:val="001B0AD3"/>
    <w:rsid w:val="001B62D7"/>
    <w:rsid w:val="001B6E33"/>
    <w:rsid w:val="001B7B0F"/>
    <w:rsid w:val="001C108C"/>
    <w:rsid w:val="001C1DB4"/>
    <w:rsid w:val="001C27AF"/>
    <w:rsid w:val="001C36E8"/>
    <w:rsid w:val="001C44D7"/>
    <w:rsid w:val="001C630D"/>
    <w:rsid w:val="001C68AB"/>
    <w:rsid w:val="001D2937"/>
    <w:rsid w:val="001D3C62"/>
    <w:rsid w:val="001D5196"/>
    <w:rsid w:val="001D61DA"/>
    <w:rsid w:val="001D6C74"/>
    <w:rsid w:val="001D774C"/>
    <w:rsid w:val="001D7BF0"/>
    <w:rsid w:val="001D7FAA"/>
    <w:rsid w:val="001E0087"/>
    <w:rsid w:val="001E0B60"/>
    <w:rsid w:val="001E2DE2"/>
    <w:rsid w:val="001E45FD"/>
    <w:rsid w:val="001E48CD"/>
    <w:rsid w:val="001E5DF7"/>
    <w:rsid w:val="001E641F"/>
    <w:rsid w:val="001E6A90"/>
    <w:rsid w:val="001F053A"/>
    <w:rsid w:val="001F1132"/>
    <w:rsid w:val="001F38C8"/>
    <w:rsid w:val="001F3EA0"/>
    <w:rsid w:val="001F4374"/>
    <w:rsid w:val="001F4D97"/>
    <w:rsid w:val="001F7904"/>
    <w:rsid w:val="00200EDE"/>
    <w:rsid w:val="00201C14"/>
    <w:rsid w:val="002032D1"/>
    <w:rsid w:val="0020425C"/>
    <w:rsid w:val="00205E98"/>
    <w:rsid w:val="00206A12"/>
    <w:rsid w:val="0020756C"/>
    <w:rsid w:val="0021029F"/>
    <w:rsid w:val="00211167"/>
    <w:rsid w:val="00211947"/>
    <w:rsid w:val="002129E1"/>
    <w:rsid w:val="0021470C"/>
    <w:rsid w:val="002147AF"/>
    <w:rsid w:val="00216517"/>
    <w:rsid w:val="00216735"/>
    <w:rsid w:val="00216B3A"/>
    <w:rsid w:val="0021717D"/>
    <w:rsid w:val="002173C6"/>
    <w:rsid w:val="0022156B"/>
    <w:rsid w:val="00221BFE"/>
    <w:rsid w:val="00221DFF"/>
    <w:rsid w:val="00223E0A"/>
    <w:rsid w:val="0022518C"/>
    <w:rsid w:val="00226111"/>
    <w:rsid w:val="00226D34"/>
    <w:rsid w:val="00230785"/>
    <w:rsid w:val="00231485"/>
    <w:rsid w:val="00232BC5"/>
    <w:rsid w:val="0023408C"/>
    <w:rsid w:val="00234DBA"/>
    <w:rsid w:val="0023601C"/>
    <w:rsid w:val="00236D76"/>
    <w:rsid w:val="00236EBF"/>
    <w:rsid w:val="00240FB0"/>
    <w:rsid w:val="00241DA3"/>
    <w:rsid w:val="00242BC9"/>
    <w:rsid w:val="00245A22"/>
    <w:rsid w:val="00246528"/>
    <w:rsid w:val="00246EAF"/>
    <w:rsid w:val="00250E3A"/>
    <w:rsid w:val="002511E9"/>
    <w:rsid w:val="002515F3"/>
    <w:rsid w:val="00251E47"/>
    <w:rsid w:val="0025352E"/>
    <w:rsid w:val="00253AF7"/>
    <w:rsid w:val="0025583E"/>
    <w:rsid w:val="00260BDB"/>
    <w:rsid w:val="002639EF"/>
    <w:rsid w:val="00264514"/>
    <w:rsid w:val="002645E3"/>
    <w:rsid w:val="00265B88"/>
    <w:rsid w:val="002676C3"/>
    <w:rsid w:val="00270D08"/>
    <w:rsid w:val="002727B2"/>
    <w:rsid w:val="00272CDA"/>
    <w:rsid w:val="00273DA0"/>
    <w:rsid w:val="00274A8F"/>
    <w:rsid w:val="00274F6E"/>
    <w:rsid w:val="0027640E"/>
    <w:rsid w:val="00276FC6"/>
    <w:rsid w:val="00277733"/>
    <w:rsid w:val="00277C42"/>
    <w:rsid w:val="00280DE5"/>
    <w:rsid w:val="00281492"/>
    <w:rsid w:val="00284B40"/>
    <w:rsid w:val="0028566B"/>
    <w:rsid w:val="00285AFB"/>
    <w:rsid w:val="00285D4C"/>
    <w:rsid w:val="00286799"/>
    <w:rsid w:val="00287191"/>
    <w:rsid w:val="0028778C"/>
    <w:rsid w:val="00291BC3"/>
    <w:rsid w:val="0029287A"/>
    <w:rsid w:val="002929FF"/>
    <w:rsid w:val="00292EAC"/>
    <w:rsid w:val="002933BE"/>
    <w:rsid w:val="00293802"/>
    <w:rsid w:val="00293B60"/>
    <w:rsid w:val="00294CAA"/>
    <w:rsid w:val="00295D5D"/>
    <w:rsid w:val="00297BA3"/>
    <w:rsid w:val="002A12D7"/>
    <w:rsid w:val="002A2463"/>
    <w:rsid w:val="002A2DE6"/>
    <w:rsid w:val="002A35AA"/>
    <w:rsid w:val="002A4238"/>
    <w:rsid w:val="002A597D"/>
    <w:rsid w:val="002A698E"/>
    <w:rsid w:val="002B18E3"/>
    <w:rsid w:val="002B40FB"/>
    <w:rsid w:val="002B5BD7"/>
    <w:rsid w:val="002B6810"/>
    <w:rsid w:val="002C0047"/>
    <w:rsid w:val="002C231C"/>
    <w:rsid w:val="002C3C74"/>
    <w:rsid w:val="002C4C66"/>
    <w:rsid w:val="002C79C1"/>
    <w:rsid w:val="002C7C86"/>
    <w:rsid w:val="002D071F"/>
    <w:rsid w:val="002D0CF0"/>
    <w:rsid w:val="002D0D05"/>
    <w:rsid w:val="002D1DF5"/>
    <w:rsid w:val="002D21FC"/>
    <w:rsid w:val="002D2EA1"/>
    <w:rsid w:val="002D5C56"/>
    <w:rsid w:val="002E1AF9"/>
    <w:rsid w:val="002E2C56"/>
    <w:rsid w:val="002E45F0"/>
    <w:rsid w:val="002E4B8E"/>
    <w:rsid w:val="002E534F"/>
    <w:rsid w:val="002E5A12"/>
    <w:rsid w:val="002E7B71"/>
    <w:rsid w:val="002F1837"/>
    <w:rsid w:val="002F47B9"/>
    <w:rsid w:val="002F59DB"/>
    <w:rsid w:val="002F6126"/>
    <w:rsid w:val="002F7703"/>
    <w:rsid w:val="002F7C74"/>
    <w:rsid w:val="00300618"/>
    <w:rsid w:val="00300862"/>
    <w:rsid w:val="00302190"/>
    <w:rsid w:val="003022E7"/>
    <w:rsid w:val="003038B1"/>
    <w:rsid w:val="003054F7"/>
    <w:rsid w:val="003068F1"/>
    <w:rsid w:val="00307B21"/>
    <w:rsid w:val="00310915"/>
    <w:rsid w:val="003111B8"/>
    <w:rsid w:val="00312910"/>
    <w:rsid w:val="0031327C"/>
    <w:rsid w:val="00313BB1"/>
    <w:rsid w:val="00315EB5"/>
    <w:rsid w:val="00315F0C"/>
    <w:rsid w:val="00315F74"/>
    <w:rsid w:val="003164A4"/>
    <w:rsid w:val="00316AAC"/>
    <w:rsid w:val="00317085"/>
    <w:rsid w:val="00317E3A"/>
    <w:rsid w:val="00317F3D"/>
    <w:rsid w:val="0032168B"/>
    <w:rsid w:val="00322B9D"/>
    <w:rsid w:val="0032394C"/>
    <w:rsid w:val="0032442D"/>
    <w:rsid w:val="003256F4"/>
    <w:rsid w:val="003272EC"/>
    <w:rsid w:val="003341FC"/>
    <w:rsid w:val="00334A62"/>
    <w:rsid w:val="00335B38"/>
    <w:rsid w:val="003369EA"/>
    <w:rsid w:val="003373DE"/>
    <w:rsid w:val="00337D31"/>
    <w:rsid w:val="00337D98"/>
    <w:rsid w:val="00343BD7"/>
    <w:rsid w:val="00345232"/>
    <w:rsid w:val="00345995"/>
    <w:rsid w:val="00351B61"/>
    <w:rsid w:val="0035238E"/>
    <w:rsid w:val="00352BC0"/>
    <w:rsid w:val="00354E2E"/>
    <w:rsid w:val="003554E3"/>
    <w:rsid w:val="003560CA"/>
    <w:rsid w:val="00357A27"/>
    <w:rsid w:val="00360604"/>
    <w:rsid w:val="00363A95"/>
    <w:rsid w:val="00363F72"/>
    <w:rsid w:val="003643A0"/>
    <w:rsid w:val="003644E3"/>
    <w:rsid w:val="00366707"/>
    <w:rsid w:val="003703B2"/>
    <w:rsid w:val="00371866"/>
    <w:rsid w:val="00371F1A"/>
    <w:rsid w:val="00372E47"/>
    <w:rsid w:val="00374B07"/>
    <w:rsid w:val="00375761"/>
    <w:rsid w:val="00375A8B"/>
    <w:rsid w:val="003777E0"/>
    <w:rsid w:val="0038039F"/>
    <w:rsid w:val="00380439"/>
    <w:rsid w:val="003819AA"/>
    <w:rsid w:val="0038239B"/>
    <w:rsid w:val="003838D7"/>
    <w:rsid w:val="003861CD"/>
    <w:rsid w:val="00386675"/>
    <w:rsid w:val="003871F7"/>
    <w:rsid w:val="0038765F"/>
    <w:rsid w:val="003900B4"/>
    <w:rsid w:val="00391FD8"/>
    <w:rsid w:val="0039210D"/>
    <w:rsid w:val="00392A28"/>
    <w:rsid w:val="00392EE9"/>
    <w:rsid w:val="00393491"/>
    <w:rsid w:val="00393A4D"/>
    <w:rsid w:val="00394864"/>
    <w:rsid w:val="00394FCD"/>
    <w:rsid w:val="00396D06"/>
    <w:rsid w:val="003A01D1"/>
    <w:rsid w:val="003A03C5"/>
    <w:rsid w:val="003A09DF"/>
    <w:rsid w:val="003A0BBA"/>
    <w:rsid w:val="003A1275"/>
    <w:rsid w:val="003A24DD"/>
    <w:rsid w:val="003A2FD8"/>
    <w:rsid w:val="003A394E"/>
    <w:rsid w:val="003A3E39"/>
    <w:rsid w:val="003A3F20"/>
    <w:rsid w:val="003A523C"/>
    <w:rsid w:val="003A5382"/>
    <w:rsid w:val="003A54E7"/>
    <w:rsid w:val="003A6778"/>
    <w:rsid w:val="003B1355"/>
    <w:rsid w:val="003B2B93"/>
    <w:rsid w:val="003B41F9"/>
    <w:rsid w:val="003B6C1C"/>
    <w:rsid w:val="003C1814"/>
    <w:rsid w:val="003C18D2"/>
    <w:rsid w:val="003C3EE2"/>
    <w:rsid w:val="003C471A"/>
    <w:rsid w:val="003C54A9"/>
    <w:rsid w:val="003C5BDA"/>
    <w:rsid w:val="003C68C1"/>
    <w:rsid w:val="003C6FBE"/>
    <w:rsid w:val="003C7A5E"/>
    <w:rsid w:val="003D08A2"/>
    <w:rsid w:val="003D1080"/>
    <w:rsid w:val="003D1D9C"/>
    <w:rsid w:val="003D2204"/>
    <w:rsid w:val="003D3391"/>
    <w:rsid w:val="003D3BB4"/>
    <w:rsid w:val="003D4419"/>
    <w:rsid w:val="003D49BC"/>
    <w:rsid w:val="003E02A3"/>
    <w:rsid w:val="003E3C01"/>
    <w:rsid w:val="003E569B"/>
    <w:rsid w:val="003E6B4D"/>
    <w:rsid w:val="003E6CED"/>
    <w:rsid w:val="003E7247"/>
    <w:rsid w:val="003F16BF"/>
    <w:rsid w:val="003F47E2"/>
    <w:rsid w:val="003F4FE7"/>
    <w:rsid w:val="003F77AE"/>
    <w:rsid w:val="003F7DB3"/>
    <w:rsid w:val="003F7F47"/>
    <w:rsid w:val="00400178"/>
    <w:rsid w:val="00403DE4"/>
    <w:rsid w:val="0040461C"/>
    <w:rsid w:val="00404BAC"/>
    <w:rsid w:val="00405253"/>
    <w:rsid w:val="0040648F"/>
    <w:rsid w:val="00411443"/>
    <w:rsid w:val="004132AF"/>
    <w:rsid w:val="0041477B"/>
    <w:rsid w:val="00414A29"/>
    <w:rsid w:val="00414A9C"/>
    <w:rsid w:val="00416E63"/>
    <w:rsid w:val="00421C63"/>
    <w:rsid w:val="0042380E"/>
    <w:rsid w:val="00423B63"/>
    <w:rsid w:val="00423F60"/>
    <w:rsid w:val="0042417B"/>
    <w:rsid w:val="00426E38"/>
    <w:rsid w:val="00427AFF"/>
    <w:rsid w:val="00430443"/>
    <w:rsid w:val="004316BC"/>
    <w:rsid w:val="004317BF"/>
    <w:rsid w:val="0043244E"/>
    <w:rsid w:val="00432CFE"/>
    <w:rsid w:val="0043364E"/>
    <w:rsid w:val="00435A0A"/>
    <w:rsid w:val="00437E71"/>
    <w:rsid w:val="0044005D"/>
    <w:rsid w:val="00440128"/>
    <w:rsid w:val="004408DC"/>
    <w:rsid w:val="00440B25"/>
    <w:rsid w:val="004434AE"/>
    <w:rsid w:val="00443739"/>
    <w:rsid w:val="00443F29"/>
    <w:rsid w:val="004444EB"/>
    <w:rsid w:val="00447AAA"/>
    <w:rsid w:val="00447C7B"/>
    <w:rsid w:val="00447EED"/>
    <w:rsid w:val="00450B16"/>
    <w:rsid w:val="004519A5"/>
    <w:rsid w:val="004527B5"/>
    <w:rsid w:val="00452D7A"/>
    <w:rsid w:val="004546CA"/>
    <w:rsid w:val="00454FCB"/>
    <w:rsid w:val="004560E1"/>
    <w:rsid w:val="004579F4"/>
    <w:rsid w:val="00460A3E"/>
    <w:rsid w:val="00460B95"/>
    <w:rsid w:val="0046291F"/>
    <w:rsid w:val="004667B8"/>
    <w:rsid w:val="00466F60"/>
    <w:rsid w:val="00467573"/>
    <w:rsid w:val="00471747"/>
    <w:rsid w:val="00471864"/>
    <w:rsid w:val="004724DC"/>
    <w:rsid w:val="00474789"/>
    <w:rsid w:val="00474D33"/>
    <w:rsid w:val="00475685"/>
    <w:rsid w:val="00475D6D"/>
    <w:rsid w:val="0047700B"/>
    <w:rsid w:val="00480C58"/>
    <w:rsid w:val="00481F11"/>
    <w:rsid w:val="00481F66"/>
    <w:rsid w:val="0048212F"/>
    <w:rsid w:val="00482372"/>
    <w:rsid w:val="00482674"/>
    <w:rsid w:val="004839C1"/>
    <w:rsid w:val="00483EB2"/>
    <w:rsid w:val="00484DF0"/>
    <w:rsid w:val="00485770"/>
    <w:rsid w:val="0048658F"/>
    <w:rsid w:val="0048727C"/>
    <w:rsid w:val="00487BF6"/>
    <w:rsid w:val="00487DF0"/>
    <w:rsid w:val="00490B23"/>
    <w:rsid w:val="004912C9"/>
    <w:rsid w:val="004933E2"/>
    <w:rsid w:val="004935B3"/>
    <w:rsid w:val="00495144"/>
    <w:rsid w:val="0049603E"/>
    <w:rsid w:val="004964E6"/>
    <w:rsid w:val="004A03DC"/>
    <w:rsid w:val="004A2505"/>
    <w:rsid w:val="004A3288"/>
    <w:rsid w:val="004A392B"/>
    <w:rsid w:val="004A5214"/>
    <w:rsid w:val="004A5860"/>
    <w:rsid w:val="004A5F1F"/>
    <w:rsid w:val="004A6DB1"/>
    <w:rsid w:val="004A743B"/>
    <w:rsid w:val="004A74FA"/>
    <w:rsid w:val="004A78A9"/>
    <w:rsid w:val="004A797C"/>
    <w:rsid w:val="004B0612"/>
    <w:rsid w:val="004B3837"/>
    <w:rsid w:val="004B51D8"/>
    <w:rsid w:val="004B56D5"/>
    <w:rsid w:val="004B76A0"/>
    <w:rsid w:val="004B7B7E"/>
    <w:rsid w:val="004C0440"/>
    <w:rsid w:val="004C0BD9"/>
    <w:rsid w:val="004C3996"/>
    <w:rsid w:val="004C3D28"/>
    <w:rsid w:val="004C7EEF"/>
    <w:rsid w:val="004D001A"/>
    <w:rsid w:val="004D05CA"/>
    <w:rsid w:val="004D0A8E"/>
    <w:rsid w:val="004D14A9"/>
    <w:rsid w:val="004D1D60"/>
    <w:rsid w:val="004D25DD"/>
    <w:rsid w:val="004D2EF2"/>
    <w:rsid w:val="004D359C"/>
    <w:rsid w:val="004D60FE"/>
    <w:rsid w:val="004D674A"/>
    <w:rsid w:val="004D73AE"/>
    <w:rsid w:val="004D7894"/>
    <w:rsid w:val="004E0810"/>
    <w:rsid w:val="004E0949"/>
    <w:rsid w:val="004E142A"/>
    <w:rsid w:val="004E215E"/>
    <w:rsid w:val="004E25EB"/>
    <w:rsid w:val="004E3A9B"/>
    <w:rsid w:val="004E42CB"/>
    <w:rsid w:val="004E42CF"/>
    <w:rsid w:val="004E4798"/>
    <w:rsid w:val="004E4942"/>
    <w:rsid w:val="004E4B38"/>
    <w:rsid w:val="004E5358"/>
    <w:rsid w:val="004E5AE5"/>
    <w:rsid w:val="004E70CF"/>
    <w:rsid w:val="004E760A"/>
    <w:rsid w:val="004F042E"/>
    <w:rsid w:val="004F42DF"/>
    <w:rsid w:val="004F469A"/>
    <w:rsid w:val="004F4829"/>
    <w:rsid w:val="004F4857"/>
    <w:rsid w:val="004F589F"/>
    <w:rsid w:val="004F618D"/>
    <w:rsid w:val="004F6347"/>
    <w:rsid w:val="004F66BA"/>
    <w:rsid w:val="004F71B1"/>
    <w:rsid w:val="00500B92"/>
    <w:rsid w:val="00500F60"/>
    <w:rsid w:val="00501FD7"/>
    <w:rsid w:val="00502969"/>
    <w:rsid w:val="00502E11"/>
    <w:rsid w:val="00504B6A"/>
    <w:rsid w:val="0050600B"/>
    <w:rsid w:val="00506E65"/>
    <w:rsid w:val="00506FB8"/>
    <w:rsid w:val="005074FD"/>
    <w:rsid w:val="00511EB9"/>
    <w:rsid w:val="00512430"/>
    <w:rsid w:val="00515396"/>
    <w:rsid w:val="00515A64"/>
    <w:rsid w:val="00515EEF"/>
    <w:rsid w:val="00515F28"/>
    <w:rsid w:val="005167B6"/>
    <w:rsid w:val="0052075B"/>
    <w:rsid w:val="00520D76"/>
    <w:rsid w:val="0052132D"/>
    <w:rsid w:val="005219CF"/>
    <w:rsid w:val="00521F27"/>
    <w:rsid w:val="005236EF"/>
    <w:rsid w:val="00523924"/>
    <w:rsid w:val="00525BFF"/>
    <w:rsid w:val="00526525"/>
    <w:rsid w:val="00526F91"/>
    <w:rsid w:val="0053153B"/>
    <w:rsid w:val="00531E7A"/>
    <w:rsid w:val="0053484F"/>
    <w:rsid w:val="00534FDB"/>
    <w:rsid w:val="00535A51"/>
    <w:rsid w:val="005364E9"/>
    <w:rsid w:val="00540B74"/>
    <w:rsid w:val="00540C3A"/>
    <w:rsid w:val="00540D6A"/>
    <w:rsid w:val="005412F7"/>
    <w:rsid w:val="005430B5"/>
    <w:rsid w:val="0054322A"/>
    <w:rsid w:val="00544A9B"/>
    <w:rsid w:val="00545056"/>
    <w:rsid w:val="00547D57"/>
    <w:rsid w:val="00547E33"/>
    <w:rsid w:val="00550E40"/>
    <w:rsid w:val="0055249E"/>
    <w:rsid w:val="00554476"/>
    <w:rsid w:val="00556667"/>
    <w:rsid w:val="00557444"/>
    <w:rsid w:val="00560C4B"/>
    <w:rsid w:val="00560CB1"/>
    <w:rsid w:val="005618F0"/>
    <w:rsid w:val="00563F5F"/>
    <w:rsid w:val="00564270"/>
    <w:rsid w:val="005654C7"/>
    <w:rsid w:val="0056629F"/>
    <w:rsid w:val="00566F05"/>
    <w:rsid w:val="0057001F"/>
    <w:rsid w:val="00570CEE"/>
    <w:rsid w:val="00571270"/>
    <w:rsid w:val="00571541"/>
    <w:rsid w:val="00571640"/>
    <w:rsid w:val="00572326"/>
    <w:rsid w:val="00573D73"/>
    <w:rsid w:val="0057402F"/>
    <w:rsid w:val="005741E5"/>
    <w:rsid w:val="005744A9"/>
    <w:rsid w:val="00575805"/>
    <w:rsid w:val="00575C14"/>
    <w:rsid w:val="005764C4"/>
    <w:rsid w:val="005765B2"/>
    <w:rsid w:val="00576E01"/>
    <w:rsid w:val="00577336"/>
    <w:rsid w:val="00586F10"/>
    <w:rsid w:val="00590B2C"/>
    <w:rsid w:val="00591149"/>
    <w:rsid w:val="00593269"/>
    <w:rsid w:val="00593BFA"/>
    <w:rsid w:val="00594D4B"/>
    <w:rsid w:val="00595036"/>
    <w:rsid w:val="00595965"/>
    <w:rsid w:val="00595981"/>
    <w:rsid w:val="005A10C2"/>
    <w:rsid w:val="005A19BD"/>
    <w:rsid w:val="005A1C9D"/>
    <w:rsid w:val="005A26E3"/>
    <w:rsid w:val="005A39CA"/>
    <w:rsid w:val="005A3ECD"/>
    <w:rsid w:val="005A4D05"/>
    <w:rsid w:val="005A5AF4"/>
    <w:rsid w:val="005A73AE"/>
    <w:rsid w:val="005A762F"/>
    <w:rsid w:val="005B2F3D"/>
    <w:rsid w:val="005B2FFD"/>
    <w:rsid w:val="005B3A76"/>
    <w:rsid w:val="005B4BAC"/>
    <w:rsid w:val="005B6852"/>
    <w:rsid w:val="005B6C19"/>
    <w:rsid w:val="005C0B89"/>
    <w:rsid w:val="005C24AC"/>
    <w:rsid w:val="005C2E07"/>
    <w:rsid w:val="005C3736"/>
    <w:rsid w:val="005C3D1A"/>
    <w:rsid w:val="005C74FE"/>
    <w:rsid w:val="005C7FF3"/>
    <w:rsid w:val="005D0CD4"/>
    <w:rsid w:val="005D0D19"/>
    <w:rsid w:val="005D1482"/>
    <w:rsid w:val="005D2052"/>
    <w:rsid w:val="005D22BE"/>
    <w:rsid w:val="005D3137"/>
    <w:rsid w:val="005D458E"/>
    <w:rsid w:val="005D754C"/>
    <w:rsid w:val="005D7565"/>
    <w:rsid w:val="005D7737"/>
    <w:rsid w:val="005E05AA"/>
    <w:rsid w:val="005E18B4"/>
    <w:rsid w:val="005E1AF3"/>
    <w:rsid w:val="005E1C2D"/>
    <w:rsid w:val="005E2C3F"/>
    <w:rsid w:val="005E3223"/>
    <w:rsid w:val="005E37E5"/>
    <w:rsid w:val="005E4526"/>
    <w:rsid w:val="005E4C7B"/>
    <w:rsid w:val="005E53F8"/>
    <w:rsid w:val="005E7510"/>
    <w:rsid w:val="005F0882"/>
    <w:rsid w:val="005F0E5A"/>
    <w:rsid w:val="005F128E"/>
    <w:rsid w:val="005F1525"/>
    <w:rsid w:val="005F21F2"/>
    <w:rsid w:val="005F2EE8"/>
    <w:rsid w:val="005F3F04"/>
    <w:rsid w:val="005F4137"/>
    <w:rsid w:val="005F4F8D"/>
    <w:rsid w:val="005F5119"/>
    <w:rsid w:val="005F593E"/>
    <w:rsid w:val="00600A5A"/>
    <w:rsid w:val="0060116A"/>
    <w:rsid w:val="0060162F"/>
    <w:rsid w:val="0060287F"/>
    <w:rsid w:val="006044AA"/>
    <w:rsid w:val="00604C2B"/>
    <w:rsid w:val="0060519B"/>
    <w:rsid w:val="006055CB"/>
    <w:rsid w:val="00607598"/>
    <w:rsid w:val="006104A3"/>
    <w:rsid w:val="00610AD6"/>
    <w:rsid w:val="00611FD8"/>
    <w:rsid w:val="006135F1"/>
    <w:rsid w:val="0061395C"/>
    <w:rsid w:val="006139E6"/>
    <w:rsid w:val="00614DDC"/>
    <w:rsid w:val="00616306"/>
    <w:rsid w:val="00620192"/>
    <w:rsid w:val="0062269E"/>
    <w:rsid w:val="00623270"/>
    <w:rsid w:val="0062362F"/>
    <w:rsid w:val="00623A2A"/>
    <w:rsid w:val="006243C7"/>
    <w:rsid w:val="0062510A"/>
    <w:rsid w:val="006260B0"/>
    <w:rsid w:val="0062746E"/>
    <w:rsid w:val="00627C07"/>
    <w:rsid w:val="00630869"/>
    <w:rsid w:val="006324EB"/>
    <w:rsid w:val="00634850"/>
    <w:rsid w:val="0063545F"/>
    <w:rsid w:val="00636C78"/>
    <w:rsid w:val="00636FA1"/>
    <w:rsid w:val="00636FCE"/>
    <w:rsid w:val="00637B68"/>
    <w:rsid w:val="0064134A"/>
    <w:rsid w:val="00641D9E"/>
    <w:rsid w:val="00642204"/>
    <w:rsid w:val="00644754"/>
    <w:rsid w:val="006460E9"/>
    <w:rsid w:val="00646F0D"/>
    <w:rsid w:val="00650794"/>
    <w:rsid w:val="00652AA0"/>
    <w:rsid w:val="00652AAA"/>
    <w:rsid w:val="0065509A"/>
    <w:rsid w:val="0065534D"/>
    <w:rsid w:val="006556BB"/>
    <w:rsid w:val="0065616D"/>
    <w:rsid w:val="006574C4"/>
    <w:rsid w:val="006577CE"/>
    <w:rsid w:val="00660001"/>
    <w:rsid w:val="00660535"/>
    <w:rsid w:val="006607BE"/>
    <w:rsid w:val="00660DC0"/>
    <w:rsid w:val="006610BA"/>
    <w:rsid w:val="00663257"/>
    <w:rsid w:val="00664A17"/>
    <w:rsid w:val="00664DFC"/>
    <w:rsid w:val="00667E05"/>
    <w:rsid w:val="006719F4"/>
    <w:rsid w:val="00672CE7"/>
    <w:rsid w:val="0067403D"/>
    <w:rsid w:val="00675B61"/>
    <w:rsid w:val="00677461"/>
    <w:rsid w:val="00677AFD"/>
    <w:rsid w:val="0068075B"/>
    <w:rsid w:val="00681AFE"/>
    <w:rsid w:val="00681BCD"/>
    <w:rsid w:val="006824E6"/>
    <w:rsid w:val="00683A7E"/>
    <w:rsid w:val="00683ABE"/>
    <w:rsid w:val="00683FE5"/>
    <w:rsid w:val="00685B15"/>
    <w:rsid w:val="00685C19"/>
    <w:rsid w:val="00687E13"/>
    <w:rsid w:val="00691DA6"/>
    <w:rsid w:val="00692CD2"/>
    <w:rsid w:val="00693BFC"/>
    <w:rsid w:val="00693CD2"/>
    <w:rsid w:val="0069441B"/>
    <w:rsid w:val="00694E18"/>
    <w:rsid w:val="00694F87"/>
    <w:rsid w:val="00695A8C"/>
    <w:rsid w:val="00696646"/>
    <w:rsid w:val="00697417"/>
    <w:rsid w:val="006A0D4C"/>
    <w:rsid w:val="006A1131"/>
    <w:rsid w:val="006A16CB"/>
    <w:rsid w:val="006A1A4D"/>
    <w:rsid w:val="006A254E"/>
    <w:rsid w:val="006A6ECF"/>
    <w:rsid w:val="006A7A9E"/>
    <w:rsid w:val="006B20EE"/>
    <w:rsid w:val="006B3535"/>
    <w:rsid w:val="006B4598"/>
    <w:rsid w:val="006B4855"/>
    <w:rsid w:val="006C0655"/>
    <w:rsid w:val="006C3439"/>
    <w:rsid w:val="006C4C42"/>
    <w:rsid w:val="006C5E21"/>
    <w:rsid w:val="006C6AAD"/>
    <w:rsid w:val="006C7FB5"/>
    <w:rsid w:val="006D066A"/>
    <w:rsid w:val="006D111C"/>
    <w:rsid w:val="006D39E6"/>
    <w:rsid w:val="006D3D71"/>
    <w:rsid w:val="006D4989"/>
    <w:rsid w:val="006D4AC1"/>
    <w:rsid w:val="006D60F3"/>
    <w:rsid w:val="006D6F11"/>
    <w:rsid w:val="006D7BCD"/>
    <w:rsid w:val="006E0E89"/>
    <w:rsid w:val="006E1493"/>
    <w:rsid w:val="006E222D"/>
    <w:rsid w:val="006E2260"/>
    <w:rsid w:val="006E3467"/>
    <w:rsid w:val="006E4BF5"/>
    <w:rsid w:val="006E5ADA"/>
    <w:rsid w:val="006E64A2"/>
    <w:rsid w:val="006E7DC2"/>
    <w:rsid w:val="006F0A9D"/>
    <w:rsid w:val="006F1063"/>
    <w:rsid w:val="006F330F"/>
    <w:rsid w:val="006F3E51"/>
    <w:rsid w:val="006F411F"/>
    <w:rsid w:val="006F5F49"/>
    <w:rsid w:val="006F684F"/>
    <w:rsid w:val="006F7319"/>
    <w:rsid w:val="006F759D"/>
    <w:rsid w:val="006F7EB7"/>
    <w:rsid w:val="00700D85"/>
    <w:rsid w:val="0070127D"/>
    <w:rsid w:val="0070132A"/>
    <w:rsid w:val="00702593"/>
    <w:rsid w:val="00702F21"/>
    <w:rsid w:val="0070317A"/>
    <w:rsid w:val="007035E8"/>
    <w:rsid w:val="00704D61"/>
    <w:rsid w:val="00705D3B"/>
    <w:rsid w:val="00707C89"/>
    <w:rsid w:val="00710F2C"/>
    <w:rsid w:val="007114B1"/>
    <w:rsid w:val="00711AFC"/>
    <w:rsid w:val="00713589"/>
    <w:rsid w:val="0071538B"/>
    <w:rsid w:val="0071697F"/>
    <w:rsid w:val="00717D72"/>
    <w:rsid w:val="00721C9E"/>
    <w:rsid w:val="00722E76"/>
    <w:rsid w:val="00723F02"/>
    <w:rsid w:val="0072555C"/>
    <w:rsid w:val="00726076"/>
    <w:rsid w:val="00731E14"/>
    <w:rsid w:val="00731F30"/>
    <w:rsid w:val="00732913"/>
    <w:rsid w:val="00733378"/>
    <w:rsid w:val="00733778"/>
    <w:rsid w:val="007339E8"/>
    <w:rsid w:val="00733A75"/>
    <w:rsid w:val="007354DB"/>
    <w:rsid w:val="00736906"/>
    <w:rsid w:val="00737DC1"/>
    <w:rsid w:val="00737EDB"/>
    <w:rsid w:val="007423AE"/>
    <w:rsid w:val="00742948"/>
    <w:rsid w:val="00742E82"/>
    <w:rsid w:val="00743A1D"/>
    <w:rsid w:val="007446A8"/>
    <w:rsid w:val="0074518C"/>
    <w:rsid w:val="00745D74"/>
    <w:rsid w:val="007500A3"/>
    <w:rsid w:val="00750564"/>
    <w:rsid w:val="0075346C"/>
    <w:rsid w:val="00755511"/>
    <w:rsid w:val="00757643"/>
    <w:rsid w:val="007622AB"/>
    <w:rsid w:val="00762F23"/>
    <w:rsid w:val="00763A5A"/>
    <w:rsid w:val="00764494"/>
    <w:rsid w:val="0076538B"/>
    <w:rsid w:val="00765449"/>
    <w:rsid w:val="00765A11"/>
    <w:rsid w:val="00765C4F"/>
    <w:rsid w:val="007662FA"/>
    <w:rsid w:val="00766377"/>
    <w:rsid w:val="007672CA"/>
    <w:rsid w:val="00767C98"/>
    <w:rsid w:val="007708CA"/>
    <w:rsid w:val="0077240C"/>
    <w:rsid w:val="007728D6"/>
    <w:rsid w:val="00773020"/>
    <w:rsid w:val="0077345F"/>
    <w:rsid w:val="00773961"/>
    <w:rsid w:val="00774698"/>
    <w:rsid w:val="00774DC3"/>
    <w:rsid w:val="007752BC"/>
    <w:rsid w:val="00775FC2"/>
    <w:rsid w:val="00776182"/>
    <w:rsid w:val="00777293"/>
    <w:rsid w:val="0078154B"/>
    <w:rsid w:val="00782882"/>
    <w:rsid w:val="00786BE6"/>
    <w:rsid w:val="0078793B"/>
    <w:rsid w:val="00787FB4"/>
    <w:rsid w:val="007903F0"/>
    <w:rsid w:val="007911A5"/>
    <w:rsid w:val="00794B42"/>
    <w:rsid w:val="0079540F"/>
    <w:rsid w:val="0079619B"/>
    <w:rsid w:val="007A0C5D"/>
    <w:rsid w:val="007A0D3A"/>
    <w:rsid w:val="007A41A2"/>
    <w:rsid w:val="007A5884"/>
    <w:rsid w:val="007A6244"/>
    <w:rsid w:val="007A709B"/>
    <w:rsid w:val="007A7F3B"/>
    <w:rsid w:val="007B1635"/>
    <w:rsid w:val="007B200B"/>
    <w:rsid w:val="007B2928"/>
    <w:rsid w:val="007B547A"/>
    <w:rsid w:val="007B64D8"/>
    <w:rsid w:val="007C0682"/>
    <w:rsid w:val="007C18EB"/>
    <w:rsid w:val="007C2C83"/>
    <w:rsid w:val="007C2D8A"/>
    <w:rsid w:val="007C3E5A"/>
    <w:rsid w:val="007C4017"/>
    <w:rsid w:val="007C531E"/>
    <w:rsid w:val="007C7111"/>
    <w:rsid w:val="007C7594"/>
    <w:rsid w:val="007D2DCD"/>
    <w:rsid w:val="007D491A"/>
    <w:rsid w:val="007D5681"/>
    <w:rsid w:val="007E1DA9"/>
    <w:rsid w:val="007E2631"/>
    <w:rsid w:val="007E7527"/>
    <w:rsid w:val="007F05E9"/>
    <w:rsid w:val="007F0D80"/>
    <w:rsid w:val="007F5A9C"/>
    <w:rsid w:val="007F68CD"/>
    <w:rsid w:val="007F6E59"/>
    <w:rsid w:val="007F7791"/>
    <w:rsid w:val="007F7BA6"/>
    <w:rsid w:val="008001D1"/>
    <w:rsid w:val="00800C52"/>
    <w:rsid w:val="00801055"/>
    <w:rsid w:val="00803584"/>
    <w:rsid w:val="00803892"/>
    <w:rsid w:val="00804644"/>
    <w:rsid w:val="00804A81"/>
    <w:rsid w:val="00804A90"/>
    <w:rsid w:val="00804D81"/>
    <w:rsid w:val="00805D9E"/>
    <w:rsid w:val="0080736C"/>
    <w:rsid w:val="0081051A"/>
    <w:rsid w:val="0081257E"/>
    <w:rsid w:val="0081334B"/>
    <w:rsid w:val="0081342D"/>
    <w:rsid w:val="00814041"/>
    <w:rsid w:val="00815E33"/>
    <w:rsid w:val="008170F7"/>
    <w:rsid w:val="00817A0E"/>
    <w:rsid w:val="00817DA7"/>
    <w:rsid w:val="0082050C"/>
    <w:rsid w:val="008211F2"/>
    <w:rsid w:val="008220A7"/>
    <w:rsid w:val="00824E00"/>
    <w:rsid w:val="0082505A"/>
    <w:rsid w:val="00825549"/>
    <w:rsid w:val="0082567D"/>
    <w:rsid w:val="008259FE"/>
    <w:rsid w:val="008267F1"/>
    <w:rsid w:val="008274D5"/>
    <w:rsid w:val="008277DB"/>
    <w:rsid w:val="00830645"/>
    <w:rsid w:val="00831320"/>
    <w:rsid w:val="008324C5"/>
    <w:rsid w:val="00832F2C"/>
    <w:rsid w:val="0083343A"/>
    <w:rsid w:val="00834A76"/>
    <w:rsid w:val="00834B22"/>
    <w:rsid w:val="00834CD4"/>
    <w:rsid w:val="008400D3"/>
    <w:rsid w:val="008402BD"/>
    <w:rsid w:val="0084140D"/>
    <w:rsid w:val="00843917"/>
    <w:rsid w:val="00843C11"/>
    <w:rsid w:val="00843C85"/>
    <w:rsid w:val="00844A92"/>
    <w:rsid w:val="00844B16"/>
    <w:rsid w:val="00846011"/>
    <w:rsid w:val="00847106"/>
    <w:rsid w:val="008479A5"/>
    <w:rsid w:val="00851B73"/>
    <w:rsid w:val="00852EB2"/>
    <w:rsid w:val="008534CF"/>
    <w:rsid w:val="008557F5"/>
    <w:rsid w:val="008559F3"/>
    <w:rsid w:val="00855B38"/>
    <w:rsid w:val="00856668"/>
    <w:rsid w:val="00861AD9"/>
    <w:rsid w:val="00863366"/>
    <w:rsid w:val="00864F5B"/>
    <w:rsid w:val="0086621E"/>
    <w:rsid w:val="00866811"/>
    <w:rsid w:val="00866C9E"/>
    <w:rsid w:val="00870668"/>
    <w:rsid w:val="0087191E"/>
    <w:rsid w:val="008719BC"/>
    <w:rsid w:val="00871B4D"/>
    <w:rsid w:val="0087201B"/>
    <w:rsid w:val="00872B62"/>
    <w:rsid w:val="00872BFB"/>
    <w:rsid w:val="00872D37"/>
    <w:rsid w:val="00875109"/>
    <w:rsid w:val="00875813"/>
    <w:rsid w:val="0087658D"/>
    <w:rsid w:val="00876D93"/>
    <w:rsid w:val="00880C0E"/>
    <w:rsid w:val="00883D3C"/>
    <w:rsid w:val="00885206"/>
    <w:rsid w:val="00886D1E"/>
    <w:rsid w:val="00891214"/>
    <w:rsid w:val="00891730"/>
    <w:rsid w:val="00892661"/>
    <w:rsid w:val="008926F4"/>
    <w:rsid w:val="00893A93"/>
    <w:rsid w:val="00895D5B"/>
    <w:rsid w:val="00897BA8"/>
    <w:rsid w:val="008A11AC"/>
    <w:rsid w:val="008A124A"/>
    <w:rsid w:val="008A2259"/>
    <w:rsid w:val="008A2ABE"/>
    <w:rsid w:val="008A2C53"/>
    <w:rsid w:val="008A3D8B"/>
    <w:rsid w:val="008A46C9"/>
    <w:rsid w:val="008A5843"/>
    <w:rsid w:val="008B04B8"/>
    <w:rsid w:val="008B1B95"/>
    <w:rsid w:val="008B237E"/>
    <w:rsid w:val="008B2CE6"/>
    <w:rsid w:val="008B4A75"/>
    <w:rsid w:val="008B4AA0"/>
    <w:rsid w:val="008B5AD9"/>
    <w:rsid w:val="008B5CCE"/>
    <w:rsid w:val="008B60C3"/>
    <w:rsid w:val="008B7A1B"/>
    <w:rsid w:val="008C0897"/>
    <w:rsid w:val="008C08B8"/>
    <w:rsid w:val="008C5001"/>
    <w:rsid w:val="008C5906"/>
    <w:rsid w:val="008C5DBB"/>
    <w:rsid w:val="008C6AC4"/>
    <w:rsid w:val="008C7C2C"/>
    <w:rsid w:val="008C7DAF"/>
    <w:rsid w:val="008D14E2"/>
    <w:rsid w:val="008D1BFD"/>
    <w:rsid w:val="008D1DFD"/>
    <w:rsid w:val="008D2A6D"/>
    <w:rsid w:val="008D2DF8"/>
    <w:rsid w:val="008D325E"/>
    <w:rsid w:val="008D32E4"/>
    <w:rsid w:val="008D3850"/>
    <w:rsid w:val="008D4B0F"/>
    <w:rsid w:val="008D62DC"/>
    <w:rsid w:val="008D62FE"/>
    <w:rsid w:val="008D6372"/>
    <w:rsid w:val="008D63E3"/>
    <w:rsid w:val="008D7F93"/>
    <w:rsid w:val="008E0569"/>
    <w:rsid w:val="008E09CB"/>
    <w:rsid w:val="008E3CB4"/>
    <w:rsid w:val="008E3D48"/>
    <w:rsid w:val="008E42C0"/>
    <w:rsid w:val="008E5BE5"/>
    <w:rsid w:val="008E6984"/>
    <w:rsid w:val="008E6D3A"/>
    <w:rsid w:val="008F19A4"/>
    <w:rsid w:val="008F219B"/>
    <w:rsid w:val="008F23BE"/>
    <w:rsid w:val="008F244E"/>
    <w:rsid w:val="008F2B29"/>
    <w:rsid w:val="008F45FD"/>
    <w:rsid w:val="008F4AE4"/>
    <w:rsid w:val="008F4F19"/>
    <w:rsid w:val="008F514F"/>
    <w:rsid w:val="00900000"/>
    <w:rsid w:val="009001D2"/>
    <w:rsid w:val="0090034D"/>
    <w:rsid w:val="009008CC"/>
    <w:rsid w:val="0090215C"/>
    <w:rsid w:val="00902284"/>
    <w:rsid w:val="00902F72"/>
    <w:rsid w:val="009039EF"/>
    <w:rsid w:val="00905608"/>
    <w:rsid w:val="00905E9A"/>
    <w:rsid w:val="00906651"/>
    <w:rsid w:val="0090697C"/>
    <w:rsid w:val="009069DD"/>
    <w:rsid w:val="00911026"/>
    <w:rsid w:val="00912430"/>
    <w:rsid w:val="009124BC"/>
    <w:rsid w:val="00912576"/>
    <w:rsid w:val="009128D5"/>
    <w:rsid w:val="00913A90"/>
    <w:rsid w:val="0091643E"/>
    <w:rsid w:val="00916513"/>
    <w:rsid w:val="009201A2"/>
    <w:rsid w:val="00921C7A"/>
    <w:rsid w:val="009220F2"/>
    <w:rsid w:val="0092279E"/>
    <w:rsid w:val="009233F2"/>
    <w:rsid w:val="00923BA2"/>
    <w:rsid w:val="00923FDE"/>
    <w:rsid w:val="0092436B"/>
    <w:rsid w:val="009247F9"/>
    <w:rsid w:val="00924B63"/>
    <w:rsid w:val="00924E3F"/>
    <w:rsid w:val="00925A57"/>
    <w:rsid w:val="00926E34"/>
    <w:rsid w:val="009272D5"/>
    <w:rsid w:val="0093058C"/>
    <w:rsid w:val="00931B7E"/>
    <w:rsid w:val="00931DED"/>
    <w:rsid w:val="009324DD"/>
    <w:rsid w:val="00933E8D"/>
    <w:rsid w:val="009345C4"/>
    <w:rsid w:val="00934964"/>
    <w:rsid w:val="00934C5C"/>
    <w:rsid w:val="00936ED3"/>
    <w:rsid w:val="00937898"/>
    <w:rsid w:val="009400EC"/>
    <w:rsid w:val="0094052B"/>
    <w:rsid w:val="009425F9"/>
    <w:rsid w:val="00943603"/>
    <w:rsid w:val="00943BFA"/>
    <w:rsid w:val="009447B8"/>
    <w:rsid w:val="009460E5"/>
    <w:rsid w:val="009462F9"/>
    <w:rsid w:val="00947A75"/>
    <w:rsid w:val="00947B64"/>
    <w:rsid w:val="009509EC"/>
    <w:rsid w:val="00952304"/>
    <w:rsid w:val="00952472"/>
    <w:rsid w:val="00954230"/>
    <w:rsid w:val="0095508C"/>
    <w:rsid w:val="009575C6"/>
    <w:rsid w:val="00960183"/>
    <w:rsid w:val="00960570"/>
    <w:rsid w:val="0096441E"/>
    <w:rsid w:val="00965ABE"/>
    <w:rsid w:val="00966511"/>
    <w:rsid w:val="00966CF9"/>
    <w:rsid w:val="00970011"/>
    <w:rsid w:val="009702C4"/>
    <w:rsid w:val="009703F2"/>
    <w:rsid w:val="00970435"/>
    <w:rsid w:val="009711A0"/>
    <w:rsid w:val="009728DF"/>
    <w:rsid w:val="009729F7"/>
    <w:rsid w:val="00972DB2"/>
    <w:rsid w:val="00975DB9"/>
    <w:rsid w:val="009762B3"/>
    <w:rsid w:val="00980292"/>
    <w:rsid w:val="00982BCD"/>
    <w:rsid w:val="009834C0"/>
    <w:rsid w:val="00983860"/>
    <w:rsid w:val="00990881"/>
    <w:rsid w:val="00990907"/>
    <w:rsid w:val="0099122F"/>
    <w:rsid w:val="00991463"/>
    <w:rsid w:val="009928EE"/>
    <w:rsid w:val="00993AA2"/>
    <w:rsid w:val="00993C56"/>
    <w:rsid w:val="00993CFE"/>
    <w:rsid w:val="00996AD2"/>
    <w:rsid w:val="00997322"/>
    <w:rsid w:val="00997F6A"/>
    <w:rsid w:val="009A0368"/>
    <w:rsid w:val="009A083A"/>
    <w:rsid w:val="009A09E6"/>
    <w:rsid w:val="009A1A0C"/>
    <w:rsid w:val="009A1ABF"/>
    <w:rsid w:val="009A2264"/>
    <w:rsid w:val="009A27A7"/>
    <w:rsid w:val="009A3253"/>
    <w:rsid w:val="009A3294"/>
    <w:rsid w:val="009A7752"/>
    <w:rsid w:val="009A7BE9"/>
    <w:rsid w:val="009B0FFA"/>
    <w:rsid w:val="009B10FD"/>
    <w:rsid w:val="009B1C9D"/>
    <w:rsid w:val="009B3558"/>
    <w:rsid w:val="009B62B1"/>
    <w:rsid w:val="009B7B77"/>
    <w:rsid w:val="009C1D71"/>
    <w:rsid w:val="009C24BE"/>
    <w:rsid w:val="009C508E"/>
    <w:rsid w:val="009C5CC1"/>
    <w:rsid w:val="009C75D7"/>
    <w:rsid w:val="009C7E55"/>
    <w:rsid w:val="009D0D5F"/>
    <w:rsid w:val="009D106A"/>
    <w:rsid w:val="009D2028"/>
    <w:rsid w:val="009D2579"/>
    <w:rsid w:val="009D2D7A"/>
    <w:rsid w:val="009D42DB"/>
    <w:rsid w:val="009D62D2"/>
    <w:rsid w:val="009E097F"/>
    <w:rsid w:val="009E0A54"/>
    <w:rsid w:val="009E1459"/>
    <w:rsid w:val="009E1763"/>
    <w:rsid w:val="009E27FF"/>
    <w:rsid w:val="009E3609"/>
    <w:rsid w:val="009E3C25"/>
    <w:rsid w:val="009E465F"/>
    <w:rsid w:val="009E7152"/>
    <w:rsid w:val="009E7753"/>
    <w:rsid w:val="009E7905"/>
    <w:rsid w:val="009F21B3"/>
    <w:rsid w:val="009F4788"/>
    <w:rsid w:val="009F47B5"/>
    <w:rsid w:val="009F5527"/>
    <w:rsid w:val="009F590E"/>
    <w:rsid w:val="009F591C"/>
    <w:rsid w:val="009F60F8"/>
    <w:rsid w:val="009F6796"/>
    <w:rsid w:val="009F6B4D"/>
    <w:rsid w:val="00A001D1"/>
    <w:rsid w:val="00A00D9D"/>
    <w:rsid w:val="00A00FE2"/>
    <w:rsid w:val="00A024CC"/>
    <w:rsid w:val="00A0291B"/>
    <w:rsid w:val="00A02FD4"/>
    <w:rsid w:val="00A03CDA"/>
    <w:rsid w:val="00A07432"/>
    <w:rsid w:val="00A078CE"/>
    <w:rsid w:val="00A100EF"/>
    <w:rsid w:val="00A103C3"/>
    <w:rsid w:val="00A1159D"/>
    <w:rsid w:val="00A144AD"/>
    <w:rsid w:val="00A14A9D"/>
    <w:rsid w:val="00A1602B"/>
    <w:rsid w:val="00A16B8B"/>
    <w:rsid w:val="00A17642"/>
    <w:rsid w:val="00A1790F"/>
    <w:rsid w:val="00A17F19"/>
    <w:rsid w:val="00A2518F"/>
    <w:rsid w:val="00A2539D"/>
    <w:rsid w:val="00A254E2"/>
    <w:rsid w:val="00A258AD"/>
    <w:rsid w:val="00A25F50"/>
    <w:rsid w:val="00A3051B"/>
    <w:rsid w:val="00A3125D"/>
    <w:rsid w:val="00A36921"/>
    <w:rsid w:val="00A37948"/>
    <w:rsid w:val="00A40921"/>
    <w:rsid w:val="00A40AA5"/>
    <w:rsid w:val="00A436F8"/>
    <w:rsid w:val="00A43F46"/>
    <w:rsid w:val="00A44DAD"/>
    <w:rsid w:val="00A50738"/>
    <w:rsid w:val="00A50D23"/>
    <w:rsid w:val="00A51104"/>
    <w:rsid w:val="00A5117C"/>
    <w:rsid w:val="00A54388"/>
    <w:rsid w:val="00A548C4"/>
    <w:rsid w:val="00A55166"/>
    <w:rsid w:val="00A55A70"/>
    <w:rsid w:val="00A55B53"/>
    <w:rsid w:val="00A57D38"/>
    <w:rsid w:val="00A61495"/>
    <w:rsid w:val="00A619DB"/>
    <w:rsid w:val="00A61D3F"/>
    <w:rsid w:val="00A6316D"/>
    <w:rsid w:val="00A665E4"/>
    <w:rsid w:val="00A66EB0"/>
    <w:rsid w:val="00A67566"/>
    <w:rsid w:val="00A678F6"/>
    <w:rsid w:val="00A72730"/>
    <w:rsid w:val="00A73AB9"/>
    <w:rsid w:val="00A73C21"/>
    <w:rsid w:val="00A73C55"/>
    <w:rsid w:val="00A74438"/>
    <w:rsid w:val="00A74D66"/>
    <w:rsid w:val="00A802F8"/>
    <w:rsid w:val="00A80DAE"/>
    <w:rsid w:val="00A82025"/>
    <w:rsid w:val="00A827D7"/>
    <w:rsid w:val="00A82FCA"/>
    <w:rsid w:val="00A84773"/>
    <w:rsid w:val="00A84E42"/>
    <w:rsid w:val="00A901E0"/>
    <w:rsid w:val="00A9035E"/>
    <w:rsid w:val="00A91585"/>
    <w:rsid w:val="00A92B95"/>
    <w:rsid w:val="00A92C68"/>
    <w:rsid w:val="00A93833"/>
    <w:rsid w:val="00A93A18"/>
    <w:rsid w:val="00A942D7"/>
    <w:rsid w:val="00A95CF2"/>
    <w:rsid w:val="00A95CF9"/>
    <w:rsid w:val="00A97D95"/>
    <w:rsid w:val="00AA394F"/>
    <w:rsid w:val="00AA4164"/>
    <w:rsid w:val="00AA5C39"/>
    <w:rsid w:val="00AA5C97"/>
    <w:rsid w:val="00AA614C"/>
    <w:rsid w:val="00AA69DD"/>
    <w:rsid w:val="00AA77D2"/>
    <w:rsid w:val="00AB02F0"/>
    <w:rsid w:val="00AB10E9"/>
    <w:rsid w:val="00AB11DA"/>
    <w:rsid w:val="00AB17A6"/>
    <w:rsid w:val="00AB4046"/>
    <w:rsid w:val="00AB727E"/>
    <w:rsid w:val="00AB7EF8"/>
    <w:rsid w:val="00AC0634"/>
    <w:rsid w:val="00AC48F9"/>
    <w:rsid w:val="00AC4C7E"/>
    <w:rsid w:val="00AC5A18"/>
    <w:rsid w:val="00AC6A76"/>
    <w:rsid w:val="00AC6E88"/>
    <w:rsid w:val="00AD3F0E"/>
    <w:rsid w:val="00AD45B5"/>
    <w:rsid w:val="00AD676F"/>
    <w:rsid w:val="00AD723B"/>
    <w:rsid w:val="00AD73D0"/>
    <w:rsid w:val="00AD745D"/>
    <w:rsid w:val="00AE0BF6"/>
    <w:rsid w:val="00AE2429"/>
    <w:rsid w:val="00AE2F6F"/>
    <w:rsid w:val="00AE5AFB"/>
    <w:rsid w:val="00AF05B5"/>
    <w:rsid w:val="00AF0AA9"/>
    <w:rsid w:val="00AF155E"/>
    <w:rsid w:val="00AF54D9"/>
    <w:rsid w:val="00AF5777"/>
    <w:rsid w:val="00B018CD"/>
    <w:rsid w:val="00B018EB"/>
    <w:rsid w:val="00B05613"/>
    <w:rsid w:val="00B064A0"/>
    <w:rsid w:val="00B067FA"/>
    <w:rsid w:val="00B11110"/>
    <w:rsid w:val="00B118C9"/>
    <w:rsid w:val="00B1217F"/>
    <w:rsid w:val="00B14C2D"/>
    <w:rsid w:val="00B162E9"/>
    <w:rsid w:val="00B175D7"/>
    <w:rsid w:val="00B1774A"/>
    <w:rsid w:val="00B1778A"/>
    <w:rsid w:val="00B201CC"/>
    <w:rsid w:val="00B21BCA"/>
    <w:rsid w:val="00B22D2E"/>
    <w:rsid w:val="00B23D60"/>
    <w:rsid w:val="00B24691"/>
    <w:rsid w:val="00B2495E"/>
    <w:rsid w:val="00B251B4"/>
    <w:rsid w:val="00B25235"/>
    <w:rsid w:val="00B2544C"/>
    <w:rsid w:val="00B276A8"/>
    <w:rsid w:val="00B27A98"/>
    <w:rsid w:val="00B27CE5"/>
    <w:rsid w:val="00B27E62"/>
    <w:rsid w:val="00B27EAA"/>
    <w:rsid w:val="00B30408"/>
    <w:rsid w:val="00B31252"/>
    <w:rsid w:val="00B315F9"/>
    <w:rsid w:val="00B31BA7"/>
    <w:rsid w:val="00B31DA0"/>
    <w:rsid w:val="00B359C9"/>
    <w:rsid w:val="00B37566"/>
    <w:rsid w:val="00B37CE8"/>
    <w:rsid w:val="00B41ED0"/>
    <w:rsid w:val="00B4294C"/>
    <w:rsid w:val="00B43D45"/>
    <w:rsid w:val="00B45087"/>
    <w:rsid w:val="00B45DC6"/>
    <w:rsid w:val="00B45F45"/>
    <w:rsid w:val="00B47E5A"/>
    <w:rsid w:val="00B51C51"/>
    <w:rsid w:val="00B52334"/>
    <w:rsid w:val="00B5292B"/>
    <w:rsid w:val="00B52F0B"/>
    <w:rsid w:val="00B5527A"/>
    <w:rsid w:val="00B61D19"/>
    <w:rsid w:val="00B62029"/>
    <w:rsid w:val="00B62A26"/>
    <w:rsid w:val="00B63AEE"/>
    <w:rsid w:val="00B649A9"/>
    <w:rsid w:val="00B65B82"/>
    <w:rsid w:val="00B65D42"/>
    <w:rsid w:val="00B66F84"/>
    <w:rsid w:val="00B712BD"/>
    <w:rsid w:val="00B74712"/>
    <w:rsid w:val="00B75E7A"/>
    <w:rsid w:val="00B761DC"/>
    <w:rsid w:val="00B7790D"/>
    <w:rsid w:val="00B779A6"/>
    <w:rsid w:val="00B80A43"/>
    <w:rsid w:val="00B81803"/>
    <w:rsid w:val="00B83513"/>
    <w:rsid w:val="00B83ED3"/>
    <w:rsid w:val="00B84640"/>
    <w:rsid w:val="00B87504"/>
    <w:rsid w:val="00B905C3"/>
    <w:rsid w:val="00B93E27"/>
    <w:rsid w:val="00B95104"/>
    <w:rsid w:val="00B967EB"/>
    <w:rsid w:val="00BA00E6"/>
    <w:rsid w:val="00BA09D9"/>
    <w:rsid w:val="00BA1D88"/>
    <w:rsid w:val="00BA22BF"/>
    <w:rsid w:val="00BA32B0"/>
    <w:rsid w:val="00BA362E"/>
    <w:rsid w:val="00BA509E"/>
    <w:rsid w:val="00BA6858"/>
    <w:rsid w:val="00BB1B9A"/>
    <w:rsid w:val="00BB2FBF"/>
    <w:rsid w:val="00BB5302"/>
    <w:rsid w:val="00BB5B23"/>
    <w:rsid w:val="00BB786B"/>
    <w:rsid w:val="00BB7F21"/>
    <w:rsid w:val="00BC10DB"/>
    <w:rsid w:val="00BC1C30"/>
    <w:rsid w:val="00BC305F"/>
    <w:rsid w:val="00BC34BF"/>
    <w:rsid w:val="00BC4781"/>
    <w:rsid w:val="00BC4E4A"/>
    <w:rsid w:val="00BC59CA"/>
    <w:rsid w:val="00BC643C"/>
    <w:rsid w:val="00BC663A"/>
    <w:rsid w:val="00BC6EA6"/>
    <w:rsid w:val="00BC7BB4"/>
    <w:rsid w:val="00BC7CF6"/>
    <w:rsid w:val="00BD0202"/>
    <w:rsid w:val="00BD057F"/>
    <w:rsid w:val="00BD1078"/>
    <w:rsid w:val="00BD165B"/>
    <w:rsid w:val="00BD1A35"/>
    <w:rsid w:val="00BD1B51"/>
    <w:rsid w:val="00BD343B"/>
    <w:rsid w:val="00BD3F79"/>
    <w:rsid w:val="00BD5AED"/>
    <w:rsid w:val="00BD7211"/>
    <w:rsid w:val="00BE0680"/>
    <w:rsid w:val="00BE17EF"/>
    <w:rsid w:val="00BE27D3"/>
    <w:rsid w:val="00BE3520"/>
    <w:rsid w:val="00BE3E2B"/>
    <w:rsid w:val="00BE3EFB"/>
    <w:rsid w:val="00BE48AC"/>
    <w:rsid w:val="00BE528E"/>
    <w:rsid w:val="00BE605B"/>
    <w:rsid w:val="00BE6550"/>
    <w:rsid w:val="00BF101A"/>
    <w:rsid w:val="00BF1D00"/>
    <w:rsid w:val="00BF25FF"/>
    <w:rsid w:val="00BF26E0"/>
    <w:rsid w:val="00BF2F1C"/>
    <w:rsid w:val="00BF3168"/>
    <w:rsid w:val="00BF3819"/>
    <w:rsid w:val="00BF4A7C"/>
    <w:rsid w:val="00BF52FC"/>
    <w:rsid w:val="00BF5B7F"/>
    <w:rsid w:val="00BF5CCF"/>
    <w:rsid w:val="00BF5FFB"/>
    <w:rsid w:val="00BF6240"/>
    <w:rsid w:val="00BF64F7"/>
    <w:rsid w:val="00BF71DD"/>
    <w:rsid w:val="00BF7B5D"/>
    <w:rsid w:val="00C01C53"/>
    <w:rsid w:val="00C02F41"/>
    <w:rsid w:val="00C041AA"/>
    <w:rsid w:val="00C044A1"/>
    <w:rsid w:val="00C061B7"/>
    <w:rsid w:val="00C065B7"/>
    <w:rsid w:val="00C10360"/>
    <w:rsid w:val="00C1073E"/>
    <w:rsid w:val="00C11419"/>
    <w:rsid w:val="00C12B44"/>
    <w:rsid w:val="00C12DE6"/>
    <w:rsid w:val="00C131B0"/>
    <w:rsid w:val="00C13FB1"/>
    <w:rsid w:val="00C14635"/>
    <w:rsid w:val="00C15B1C"/>
    <w:rsid w:val="00C1682E"/>
    <w:rsid w:val="00C16C16"/>
    <w:rsid w:val="00C26169"/>
    <w:rsid w:val="00C271D6"/>
    <w:rsid w:val="00C2758E"/>
    <w:rsid w:val="00C27888"/>
    <w:rsid w:val="00C27B75"/>
    <w:rsid w:val="00C27C53"/>
    <w:rsid w:val="00C30D55"/>
    <w:rsid w:val="00C310CE"/>
    <w:rsid w:val="00C313CA"/>
    <w:rsid w:val="00C31522"/>
    <w:rsid w:val="00C31B27"/>
    <w:rsid w:val="00C3370C"/>
    <w:rsid w:val="00C35BE1"/>
    <w:rsid w:val="00C3695D"/>
    <w:rsid w:val="00C36ADA"/>
    <w:rsid w:val="00C43EBF"/>
    <w:rsid w:val="00C47F52"/>
    <w:rsid w:val="00C50253"/>
    <w:rsid w:val="00C503E9"/>
    <w:rsid w:val="00C506F2"/>
    <w:rsid w:val="00C51354"/>
    <w:rsid w:val="00C5194F"/>
    <w:rsid w:val="00C52472"/>
    <w:rsid w:val="00C53B15"/>
    <w:rsid w:val="00C54882"/>
    <w:rsid w:val="00C5498E"/>
    <w:rsid w:val="00C55054"/>
    <w:rsid w:val="00C55FA1"/>
    <w:rsid w:val="00C60A28"/>
    <w:rsid w:val="00C629F4"/>
    <w:rsid w:val="00C6561F"/>
    <w:rsid w:val="00C66272"/>
    <w:rsid w:val="00C667D1"/>
    <w:rsid w:val="00C70035"/>
    <w:rsid w:val="00C7128C"/>
    <w:rsid w:val="00C7243C"/>
    <w:rsid w:val="00C732EC"/>
    <w:rsid w:val="00C73957"/>
    <w:rsid w:val="00C75DC7"/>
    <w:rsid w:val="00C75E5A"/>
    <w:rsid w:val="00C76361"/>
    <w:rsid w:val="00C774F6"/>
    <w:rsid w:val="00C812E2"/>
    <w:rsid w:val="00C831ED"/>
    <w:rsid w:val="00C84987"/>
    <w:rsid w:val="00C85650"/>
    <w:rsid w:val="00C85FEF"/>
    <w:rsid w:val="00C90391"/>
    <w:rsid w:val="00C90416"/>
    <w:rsid w:val="00C90DD4"/>
    <w:rsid w:val="00C914C3"/>
    <w:rsid w:val="00C91CB0"/>
    <w:rsid w:val="00C922F2"/>
    <w:rsid w:val="00C93B60"/>
    <w:rsid w:val="00C94465"/>
    <w:rsid w:val="00C953C2"/>
    <w:rsid w:val="00C965C5"/>
    <w:rsid w:val="00C96D7F"/>
    <w:rsid w:val="00C97D96"/>
    <w:rsid w:val="00CA0A88"/>
    <w:rsid w:val="00CA22DD"/>
    <w:rsid w:val="00CA2E41"/>
    <w:rsid w:val="00CA452C"/>
    <w:rsid w:val="00CA4DB3"/>
    <w:rsid w:val="00CA578C"/>
    <w:rsid w:val="00CA67F7"/>
    <w:rsid w:val="00CA74FB"/>
    <w:rsid w:val="00CA79D4"/>
    <w:rsid w:val="00CB071C"/>
    <w:rsid w:val="00CB0BFC"/>
    <w:rsid w:val="00CB142E"/>
    <w:rsid w:val="00CB1B27"/>
    <w:rsid w:val="00CB2384"/>
    <w:rsid w:val="00CB2DD5"/>
    <w:rsid w:val="00CB39A1"/>
    <w:rsid w:val="00CB3FC9"/>
    <w:rsid w:val="00CB4CDB"/>
    <w:rsid w:val="00CB54D8"/>
    <w:rsid w:val="00CB66C7"/>
    <w:rsid w:val="00CB6CD2"/>
    <w:rsid w:val="00CB6DA3"/>
    <w:rsid w:val="00CB6F27"/>
    <w:rsid w:val="00CB6F5B"/>
    <w:rsid w:val="00CC028F"/>
    <w:rsid w:val="00CC0A8B"/>
    <w:rsid w:val="00CC2094"/>
    <w:rsid w:val="00CC3936"/>
    <w:rsid w:val="00CC4C5F"/>
    <w:rsid w:val="00CC5B47"/>
    <w:rsid w:val="00CC63C5"/>
    <w:rsid w:val="00CC6EBE"/>
    <w:rsid w:val="00CC6FEF"/>
    <w:rsid w:val="00CC78FC"/>
    <w:rsid w:val="00CD030B"/>
    <w:rsid w:val="00CD1077"/>
    <w:rsid w:val="00CD1791"/>
    <w:rsid w:val="00CD2882"/>
    <w:rsid w:val="00CD3E63"/>
    <w:rsid w:val="00CD40FC"/>
    <w:rsid w:val="00CD4BAD"/>
    <w:rsid w:val="00CD5349"/>
    <w:rsid w:val="00CD61A1"/>
    <w:rsid w:val="00CD721A"/>
    <w:rsid w:val="00CE0948"/>
    <w:rsid w:val="00CE0EF9"/>
    <w:rsid w:val="00CE3182"/>
    <w:rsid w:val="00CE3EA1"/>
    <w:rsid w:val="00CE4538"/>
    <w:rsid w:val="00CE472E"/>
    <w:rsid w:val="00CE7001"/>
    <w:rsid w:val="00CF2421"/>
    <w:rsid w:val="00CF319F"/>
    <w:rsid w:val="00CF47DC"/>
    <w:rsid w:val="00CF584F"/>
    <w:rsid w:val="00CF58E2"/>
    <w:rsid w:val="00CF6A07"/>
    <w:rsid w:val="00CF7546"/>
    <w:rsid w:val="00D007FD"/>
    <w:rsid w:val="00D014DF"/>
    <w:rsid w:val="00D02613"/>
    <w:rsid w:val="00D03495"/>
    <w:rsid w:val="00D03F48"/>
    <w:rsid w:val="00D04D0C"/>
    <w:rsid w:val="00D05AF2"/>
    <w:rsid w:val="00D07496"/>
    <w:rsid w:val="00D074E9"/>
    <w:rsid w:val="00D07A1B"/>
    <w:rsid w:val="00D107A6"/>
    <w:rsid w:val="00D11CE9"/>
    <w:rsid w:val="00D11EBA"/>
    <w:rsid w:val="00D12DA6"/>
    <w:rsid w:val="00D147FF"/>
    <w:rsid w:val="00D1562A"/>
    <w:rsid w:val="00D16688"/>
    <w:rsid w:val="00D16B4B"/>
    <w:rsid w:val="00D1750B"/>
    <w:rsid w:val="00D175BE"/>
    <w:rsid w:val="00D17965"/>
    <w:rsid w:val="00D20217"/>
    <w:rsid w:val="00D2028E"/>
    <w:rsid w:val="00D22094"/>
    <w:rsid w:val="00D2240E"/>
    <w:rsid w:val="00D22DFF"/>
    <w:rsid w:val="00D23BAA"/>
    <w:rsid w:val="00D26D95"/>
    <w:rsid w:val="00D27C23"/>
    <w:rsid w:val="00D30042"/>
    <w:rsid w:val="00D3055B"/>
    <w:rsid w:val="00D3097A"/>
    <w:rsid w:val="00D30C8B"/>
    <w:rsid w:val="00D31FDA"/>
    <w:rsid w:val="00D35C9F"/>
    <w:rsid w:val="00D35E16"/>
    <w:rsid w:val="00D35E67"/>
    <w:rsid w:val="00D3673B"/>
    <w:rsid w:val="00D36BC0"/>
    <w:rsid w:val="00D36D67"/>
    <w:rsid w:val="00D40840"/>
    <w:rsid w:val="00D40A3F"/>
    <w:rsid w:val="00D421B2"/>
    <w:rsid w:val="00D4287C"/>
    <w:rsid w:val="00D43354"/>
    <w:rsid w:val="00D43575"/>
    <w:rsid w:val="00D43946"/>
    <w:rsid w:val="00D4619C"/>
    <w:rsid w:val="00D5277B"/>
    <w:rsid w:val="00D5283B"/>
    <w:rsid w:val="00D52A6C"/>
    <w:rsid w:val="00D533B4"/>
    <w:rsid w:val="00D545E2"/>
    <w:rsid w:val="00D54894"/>
    <w:rsid w:val="00D55538"/>
    <w:rsid w:val="00D55694"/>
    <w:rsid w:val="00D56A2F"/>
    <w:rsid w:val="00D57D4A"/>
    <w:rsid w:val="00D605F0"/>
    <w:rsid w:val="00D60ED7"/>
    <w:rsid w:val="00D60F7D"/>
    <w:rsid w:val="00D61531"/>
    <w:rsid w:val="00D6189D"/>
    <w:rsid w:val="00D64277"/>
    <w:rsid w:val="00D65AC8"/>
    <w:rsid w:val="00D66964"/>
    <w:rsid w:val="00D66E52"/>
    <w:rsid w:val="00D67AEA"/>
    <w:rsid w:val="00D67FE6"/>
    <w:rsid w:val="00D71284"/>
    <w:rsid w:val="00D763B2"/>
    <w:rsid w:val="00D76897"/>
    <w:rsid w:val="00D77580"/>
    <w:rsid w:val="00D80106"/>
    <w:rsid w:val="00D82816"/>
    <w:rsid w:val="00D84BBC"/>
    <w:rsid w:val="00D84BF6"/>
    <w:rsid w:val="00D84ECE"/>
    <w:rsid w:val="00D874AC"/>
    <w:rsid w:val="00D902A8"/>
    <w:rsid w:val="00D9093C"/>
    <w:rsid w:val="00D91A2A"/>
    <w:rsid w:val="00D929BD"/>
    <w:rsid w:val="00D92FB1"/>
    <w:rsid w:val="00D9481E"/>
    <w:rsid w:val="00D94F23"/>
    <w:rsid w:val="00D95C4F"/>
    <w:rsid w:val="00D95D05"/>
    <w:rsid w:val="00D97952"/>
    <w:rsid w:val="00DA0B11"/>
    <w:rsid w:val="00DA0B9D"/>
    <w:rsid w:val="00DA22B1"/>
    <w:rsid w:val="00DA4098"/>
    <w:rsid w:val="00DA4AC4"/>
    <w:rsid w:val="00DA5392"/>
    <w:rsid w:val="00DA6284"/>
    <w:rsid w:val="00DA62B6"/>
    <w:rsid w:val="00DA6BD8"/>
    <w:rsid w:val="00DA7C5E"/>
    <w:rsid w:val="00DA7F51"/>
    <w:rsid w:val="00DB1A76"/>
    <w:rsid w:val="00DB77D0"/>
    <w:rsid w:val="00DB7B5D"/>
    <w:rsid w:val="00DC0795"/>
    <w:rsid w:val="00DC13E3"/>
    <w:rsid w:val="00DC25A6"/>
    <w:rsid w:val="00DC2CD0"/>
    <w:rsid w:val="00DC2D6C"/>
    <w:rsid w:val="00DC3690"/>
    <w:rsid w:val="00DC5458"/>
    <w:rsid w:val="00DC6133"/>
    <w:rsid w:val="00DC614B"/>
    <w:rsid w:val="00DC68DB"/>
    <w:rsid w:val="00DC7AD9"/>
    <w:rsid w:val="00DC7D9A"/>
    <w:rsid w:val="00DD0325"/>
    <w:rsid w:val="00DD1469"/>
    <w:rsid w:val="00DD346D"/>
    <w:rsid w:val="00DD4C4A"/>
    <w:rsid w:val="00DD4EF1"/>
    <w:rsid w:val="00DD631A"/>
    <w:rsid w:val="00DE09DF"/>
    <w:rsid w:val="00DE0CBC"/>
    <w:rsid w:val="00DE0E1E"/>
    <w:rsid w:val="00DE1581"/>
    <w:rsid w:val="00DE1BCB"/>
    <w:rsid w:val="00DE2888"/>
    <w:rsid w:val="00DE3C1E"/>
    <w:rsid w:val="00DE3CBB"/>
    <w:rsid w:val="00DE432D"/>
    <w:rsid w:val="00DE5EAA"/>
    <w:rsid w:val="00DE65E1"/>
    <w:rsid w:val="00DE6AD4"/>
    <w:rsid w:val="00DE7856"/>
    <w:rsid w:val="00DF1780"/>
    <w:rsid w:val="00DF1EA4"/>
    <w:rsid w:val="00DF445B"/>
    <w:rsid w:val="00DF6550"/>
    <w:rsid w:val="00DF69D5"/>
    <w:rsid w:val="00DF757D"/>
    <w:rsid w:val="00DF79A6"/>
    <w:rsid w:val="00E00158"/>
    <w:rsid w:val="00E006C3"/>
    <w:rsid w:val="00E008B6"/>
    <w:rsid w:val="00E013D9"/>
    <w:rsid w:val="00E020E0"/>
    <w:rsid w:val="00E022DB"/>
    <w:rsid w:val="00E02954"/>
    <w:rsid w:val="00E02EDE"/>
    <w:rsid w:val="00E035DB"/>
    <w:rsid w:val="00E038DC"/>
    <w:rsid w:val="00E03C37"/>
    <w:rsid w:val="00E049E8"/>
    <w:rsid w:val="00E06889"/>
    <w:rsid w:val="00E07439"/>
    <w:rsid w:val="00E10AF5"/>
    <w:rsid w:val="00E1221B"/>
    <w:rsid w:val="00E1588C"/>
    <w:rsid w:val="00E161A5"/>
    <w:rsid w:val="00E16828"/>
    <w:rsid w:val="00E212FF"/>
    <w:rsid w:val="00E21967"/>
    <w:rsid w:val="00E23834"/>
    <w:rsid w:val="00E2509E"/>
    <w:rsid w:val="00E2569C"/>
    <w:rsid w:val="00E257A9"/>
    <w:rsid w:val="00E26B78"/>
    <w:rsid w:val="00E27E0D"/>
    <w:rsid w:val="00E30640"/>
    <w:rsid w:val="00E306C4"/>
    <w:rsid w:val="00E32E53"/>
    <w:rsid w:val="00E33CDB"/>
    <w:rsid w:val="00E33D3C"/>
    <w:rsid w:val="00E3464D"/>
    <w:rsid w:val="00E34A1D"/>
    <w:rsid w:val="00E3736E"/>
    <w:rsid w:val="00E400B6"/>
    <w:rsid w:val="00E407A8"/>
    <w:rsid w:val="00E41ECD"/>
    <w:rsid w:val="00E45063"/>
    <w:rsid w:val="00E46052"/>
    <w:rsid w:val="00E473EE"/>
    <w:rsid w:val="00E50873"/>
    <w:rsid w:val="00E51160"/>
    <w:rsid w:val="00E522B9"/>
    <w:rsid w:val="00E54249"/>
    <w:rsid w:val="00E55C12"/>
    <w:rsid w:val="00E55F12"/>
    <w:rsid w:val="00E56576"/>
    <w:rsid w:val="00E607E3"/>
    <w:rsid w:val="00E60C12"/>
    <w:rsid w:val="00E62898"/>
    <w:rsid w:val="00E6367E"/>
    <w:rsid w:val="00E656D4"/>
    <w:rsid w:val="00E70305"/>
    <w:rsid w:val="00E70F84"/>
    <w:rsid w:val="00E71BD8"/>
    <w:rsid w:val="00E71DD2"/>
    <w:rsid w:val="00E72934"/>
    <w:rsid w:val="00E7302F"/>
    <w:rsid w:val="00E75B76"/>
    <w:rsid w:val="00E761B1"/>
    <w:rsid w:val="00E764D9"/>
    <w:rsid w:val="00E8166C"/>
    <w:rsid w:val="00E81C0F"/>
    <w:rsid w:val="00E82FE4"/>
    <w:rsid w:val="00E8421A"/>
    <w:rsid w:val="00E84B2C"/>
    <w:rsid w:val="00E860B1"/>
    <w:rsid w:val="00E86287"/>
    <w:rsid w:val="00E915FF"/>
    <w:rsid w:val="00E93035"/>
    <w:rsid w:val="00E9318A"/>
    <w:rsid w:val="00E9419C"/>
    <w:rsid w:val="00E95481"/>
    <w:rsid w:val="00E95F16"/>
    <w:rsid w:val="00E960BA"/>
    <w:rsid w:val="00E96DAD"/>
    <w:rsid w:val="00EA0541"/>
    <w:rsid w:val="00EA08FB"/>
    <w:rsid w:val="00EA0F0A"/>
    <w:rsid w:val="00EA1A54"/>
    <w:rsid w:val="00EA2302"/>
    <w:rsid w:val="00EA2854"/>
    <w:rsid w:val="00EA4418"/>
    <w:rsid w:val="00EB0BBF"/>
    <w:rsid w:val="00EB0CCF"/>
    <w:rsid w:val="00EB4B32"/>
    <w:rsid w:val="00EB4BF2"/>
    <w:rsid w:val="00EB5262"/>
    <w:rsid w:val="00EC025C"/>
    <w:rsid w:val="00EC057D"/>
    <w:rsid w:val="00EC083C"/>
    <w:rsid w:val="00EC154B"/>
    <w:rsid w:val="00EC1962"/>
    <w:rsid w:val="00EC251A"/>
    <w:rsid w:val="00EC2BC1"/>
    <w:rsid w:val="00EC31FE"/>
    <w:rsid w:val="00EC3408"/>
    <w:rsid w:val="00EC607F"/>
    <w:rsid w:val="00EC66A3"/>
    <w:rsid w:val="00EC739F"/>
    <w:rsid w:val="00EC7829"/>
    <w:rsid w:val="00EC7E59"/>
    <w:rsid w:val="00ED0242"/>
    <w:rsid w:val="00ED04C3"/>
    <w:rsid w:val="00ED15A1"/>
    <w:rsid w:val="00ED2B1D"/>
    <w:rsid w:val="00ED4281"/>
    <w:rsid w:val="00ED5C48"/>
    <w:rsid w:val="00ED6EEA"/>
    <w:rsid w:val="00EE1A21"/>
    <w:rsid w:val="00EE1B09"/>
    <w:rsid w:val="00EE3088"/>
    <w:rsid w:val="00EE54D1"/>
    <w:rsid w:val="00EE6AB3"/>
    <w:rsid w:val="00EE73FD"/>
    <w:rsid w:val="00EF080D"/>
    <w:rsid w:val="00EF169E"/>
    <w:rsid w:val="00EF16AD"/>
    <w:rsid w:val="00EF1789"/>
    <w:rsid w:val="00EF29B5"/>
    <w:rsid w:val="00EF4527"/>
    <w:rsid w:val="00EF4781"/>
    <w:rsid w:val="00EF526E"/>
    <w:rsid w:val="00EF6344"/>
    <w:rsid w:val="00EF6765"/>
    <w:rsid w:val="00F0294B"/>
    <w:rsid w:val="00F03D64"/>
    <w:rsid w:val="00F03E19"/>
    <w:rsid w:val="00F04A55"/>
    <w:rsid w:val="00F05337"/>
    <w:rsid w:val="00F0584D"/>
    <w:rsid w:val="00F058B7"/>
    <w:rsid w:val="00F059E7"/>
    <w:rsid w:val="00F07823"/>
    <w:rsid w:val="00F079A7"/>
    <w:rsid w:val="00F10D31"/>
    <w:rsid w:val="00F145C9"/>
    <w:rsid w:val="00F14D69"/>
    <w:rsid w:val="00F15055"/>
    <w:rsid w:val="00F160F6"/>
    <w:rsid w:val="00F16ADE"/>
    <w:rsid w:val="00F16DE3"/>
    <w:rsid w:val="00F17521"/>
    <w:rsid w:val="00F225A9"/>
    <w:rsid w:val="00F22972"/>
    <w:rsid w:val="00F24648"/>
    <w:rsid w:val="00F24E40"/>
    <w:rsid w:val="00F2658E"/>
    <w:rsid w:val="00F267C7"/>
    <w:rsid w:val="00F27A12"/>
    <w:rsid w:val="00F27DC2"/>
    <w:rsid w:val="00F30E02"/>
    <w:rsid w:val="00F32E05"/>
    <w:rsid w:val="00F341E3"/>
    <w:rsid w:val="00F34893"/>
    <w:rsid w:val="00F34A6C"/>
    <w:rsid w:val="00F35F7C"/>
    <w:rsid w:val="00F37607"/>
    <w:rsid w:val="00F4026F"/>
    <w:rsid w:val="00F41E4B"/>
    <w:rsid w:val="00F421FD"/>
    <w:rsid w:val="00F42227"/>
    <w:rsid w:val="00F43033"/>
    <w:rsid w:val="00F43407"/>
    <w:rsid w:val="00F45103"/>
    <w:rsid w:val="00F4580F"/>
    <w:rsid w:val="00F468E6"/>
    <w:rsid w:val="00F47EF4"/>
    <w:rsid w:val="00F524B3"/>
    <w:rsid w:val="00F5250B"/>
    <w:rsid w:val="00F526E6"/>
    <w:rsid w:val="00F52CC7"/>
    <w:rsid w:val="00F53207"/>
    <w:rsid w:val="00F552C6"/>
    <w:rsid w:val="00F55F54"/>
    <w:rsid w:val="00F56C77"/>
    <w:rsid w:val="00F573A4"/>
    <w:rsid w:val="00F57766"/>
    <w:rsid w:val="00F57F32"/>
    <w:rsid w:val="00F612E9"/>
    <w:rsid w:val="00F62668"/>
    <w:rsid w:val="00F62D72"/>
    <w:rsid w:val="00F65926"/>
    <w:rsid w:val="00F65FEB"/>
    <w:rsid w:val="00F66B99"/>
    <w:rsid w:val="00F7141D"/>
    <w:rsid w:val="00F72258"/>
    <w:rsid w:val="00F72F25"/>
    <w:rsid w:val="00F73C6E"/>
    <w:rsid w:val="00F741DF"/>
    <w:rsid w:val="00F7702F"/>
    <w:rsid w:val="00F77D58"/>
    <w:rsid w:val="00F80F58"/>
    <w:rsid w:val="00F8183B"/>
    <w:rsid w:val="00F82F41"/>
    <w:rsid w:val="00F83CC9"/>
    <w:rsid w:val="00F8486D"/>
    <w:rsid w:val="00F84987"/>
    <w:rsid w:val="00F84DE8"/>
    <w:rsid w:val="00F85DCB"/>
    <w:rsid w:val="00F8666D"/>
    <w:rsid w:val="00F86B7E"/>
    <w:rsid w:val="00F86D43"/>
    <w:rsid w:val="00F879E6"/>
    <w:rsid w:val="00F91451"/>
    <w:rsid w:val="00F9246D"/>
    <w:rsid w:val="00F92AE4"/>
    <w:rsid w:val="00F934E8"/>
    <w:rsid w:val="00F937CF"/>
    <w:rsid w:val="00F9491B"/>
    <w:rsid w:val="00F95A31"/>
    <w:rsid w:val="00F978D4"/>
    <w:rsid w:val="00F97C66"/>
    <w:rsid w:val="00F97F94"/>
    <w:rsid w:val="00FA070D"/>
    <w:rsid w:val="00FA25A0"/>
    <w:rsid w:val="00FA415D"/>
    <w:rsid w:val="00FA596D"/>
    <w:rsid w:val="00FA77BF"/>
    <w:rsid w:val="00FA7FB5"/>
    <w:rsid w:val="00FB02FE"/>
    <w:rsid w:val="00FB0C12"/>
    <w:rsid w:val="00FB1A33"/>
    <w:rsid w:val="00FB2CCD"/>
    <w:rsid w:val="00FB3028"/>
    <w:rsid w:val="00FB3A53"/>
    <w:rsid w:val="00FB3AEB"/>
    <w:rsid w:val="00FB5187"/>
    <w:rsid w:val="00FB5BA2"/>
    <w:rsid w:val="00FB66E4"/>
    <w:rsid w:val="00FB6AEA"/>
    <w:rsid w:val="00FB7E75"/>
    <w:rsid w:val="00FC03C3"/>
    <w:rsid w:val="00FC0B58"/>
    <w:rsid w:val="00FC101C"/>
    <w:rsid w:val="00FC1F6C"/>
    <w:rsid w:val="00FC2551"/>
    <w:rsid w:val="00FC2B67"/>
    <w:rsid w:val="00FC49C7"/>
    <w:rsid w:val="00FC53FE"/>
    <w:rsid w:val="00FC6440"/>
    <w:rsid w:val="00FC6B67"/>
    <w:rsid w:val="00FC6D1D"/>
    <w:rsid w:val="00FC77F6"/>
    <w:rsid w:val="00FD11AA"/>
    <w:rsid w:val="00FD127D"/>
    <w:rsid w:val="00FD21DB"/>
    <w:rsid w:val="00FD2243"/>
    <w:rsid w:val="00FD257C"/>
    <w:rsid w:val="00FD3956"/>
    <w:rsid w:val="00FD74A4"/>
    <w:rsid w:val="00FE1E28"/>
    <w:rsid w:val="00FE43AC"/>
    <w:rsid w:val="00FE50B1"/>
    <w:rsid w:val="00FE512A"/>
    <w:rsid w:val="00FE55E3"/>
    <w:rsid w:val="00FE58F7"/>
    <w:rsid w:val="00FE5BDD"/>
    <w:rsid w:val="00FF01F5"/>
    <w:rsid w:val="00FF1F7E"/>
    <w:rsid w:val="00FF4504"/>
    <w:rsid w:val="00FF4F73"/>
    <w:rsid w:val="00FF5998"/>
    <w:rsid w:val="00FF5CC2"/>
    <w:rsid w:val="00FF6C50"/>
    <w:rsid w:val="00FF73BE"/>
    <w:rsid w:val="00FF77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E30D1"/>
  </w:style>
  <w:style w:type="paragraph" w:styleId="Nagwek1">
    <w:name w:val="heading 1"/>
    <w:basedOn w:val="Normalny"/>
    <w:next w:val="Normalny"/>
    <w:link w:val="Nagwek1Znak"/>
    <w:uiPriority w:val="9"/>
    <w:qFormat/>
    <w:rsid w:val="00F66685"/>
    <w:pPr>
      <w:keepNext/>
      <w:keepLines/>
      <w:spacing w:after="120" w:line="360" w:lineRule="auto"/>
      <w:jc w:val="both"/>
      <w:outlineLvl w:val="0"/>
    </w:pPr>
    <w:rPr>
      <w:rFonts w:ascii="Times New Roman" w:eastAsiaTheme="majorEastAsia" w:hAnsi="Times New Roman" w:cstheme="majorBidi"/>
      <w:b/>
      <w:szCs w:val="32"/>
    </w:rPr>
  </w:style>
  <w:style w:type="paragraph" w:styleId="Nagwek2">
    <w:name w:val="heading 2"/>
    <w:basedOn w:val="Normalny"/>
    <w:next w:val="Normalny"/>
    <w:link w:val="Nagwek2Znak"/>
    <w:uiPriority w:val="9"/>
    <w:unhideWhenUsed/>
    <w:qFormat/>
    <w:rsid w:val="000309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semiHidden/>
    <w:unhideWhenUsed/>
    <w:qFormat/>
    <w:rsid w:val="000309D0"/>
    <w:pPr>
      <w:keepNext/>
      <w:keepLines/>
      <w:widowControl w:val="0"/>
      <w:spacing w:before="260" w:after="260" w:line="416" w:lineRule="auto"/>
      <w:jc w:val="both"/>
      <w:outlineLvl w:val="2"/>
    </w:pPr>
    <w:rPr>
      <w:rFonts w:eastAsiaTheme="minorEastAsia"/>
      <w:b/>
      <w:bCs/>
      <w:kern w:val="2"/>
      <w:sz w:val="32"/>
      <w:szCs w:val="32"/>
      <w:lang w:val="en-US" w:eastAsia="zh-CN"/>
    </w:rPr>
  </w:style>
  <w:style w:type="paragraph" w:styleId="Nagwek4">
    <w:name w:val="heading 4"/>
    <w:basedOn w:val="Normalny"/>
    <w:link w:val="Nagwek4Znak"/>
    <w:uiPriority w:val="9"/>
    <w:semiHidden/>
    <w:unhideWhenUsed/>
    <w:qFormat/>
    <w:rsid w:val="00360E6F"/>
    <w:pPr>
      <w:spacing w:before="100" w:beforeAutospacing="1" w:after="100" w:afterAutospacing="1"/>
      <w:outlineLvl w:val="3"/>
    </w:pPr>
    <w:rPr>
      <w:rFonts w:ascii="Times New Roman" w:hAnsi="Times New Roman" w:cs="Times New Roman"/>
      <w:b/>
      <w:bCs/>
      <w:lang w:val="it-IT" w:eastAsia="it-IT"/>
    </w:rPr>
  </w:style>
  <w:style w:type="paragraph" w:styleId="Nagwek5">
    <w:name w:val="heading 5"/>
    <w:basedOn w:val="Normalny"/>
    <w:next w:val="Normalny"/>
    <w:link w:val="Nagwek5Znak"/>
    <w:uiPriority w:val="9"/>
    <w:semiHidden/>
    <w:unhideWhenUsed/>
    <w:qFormat/>
    <w:rsid w:val="00360E6F"/>
    <w:pPr>
      <w:keepNext/>
      <w:keepLines/>
      <w:spacing w:before="40"/>
      <w:outlineLvl w:val="4"/>
    </w:pPr>
    <w:rPr>
      <w:rFonts w:asciiTheme="majorHAnsi" w:eastAsiaTheme="majorEastAsia" w:hAnsiTheme="majorHAnsi" w:cstheme="majorBidi"/>
      <w:color w:val="2F5496" w:themeColor="accent1" w:themeShade="BF"/>
      <w:lang w:val="it-IT" w:eastAsia="it-IT"/>
    </w:rPr>
  </w:style>
  <w:style w:type="paragraph" w:styleId="Nagwek6">
    <w:name w:val="heading 6"/>
    <w:basedOn w:val="Normalny"/>
    <w:next w:val="Normalny"/>
    <w:uiPriority w:val="9"/>
    <w:semiHidden/>
    <w:unhideWhenUsed/>
    <w:qFormat/>
    <w:rsid w:val="00E10AF5"/>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CF5F0A"/>
    <w:pPr>
      <w:contextualSpacing/>
      <w:jc w:val="both"/>
    </w:pPr>
    <w:rPr>
      <w:rFonts w:ascii="Times New Roman" w:eastAsiaTheme="majorEastAsia" w:hAnsi="Times New Roman" w:cstheme="majorBidi"/>
      <w:b/>
      <w:kern w:val="28"/>
      <w:sz w:val="32"/>
      <w:szCs w:val="56"/>
    </w:rPr>
  </w:style>
  <w:style w:type="paragraph" w:styleId="Akapitzlist">
    <w:name w:val="List Paragraph"/>
    <w:basedOn w:val="Normalny"/>
    <w:link w:val="AkapitzlistZnak"/>
    <w:uiPriority w:val="34"/>
    <w:qFormat/>
    <w:rsid w:val="007B2999"/>
    <w:pPr>
      <w:ind w:left="720"/>
      <w:contextualSpacing/>
    </w:pPr>
    <w:rPr>
      <w:lang w:val="en-US"/>
    </w:rPr>
  </w:style>
  <w:style w:type="character" w:customStyle="1" w:styleId="TytuZnak">
    <w:name w:val="Tytuł Znak"/>
    <w:basedOn w:val="Domylnaczcionkaakapitu"/>
    <w:link w:val="Tytu"/>
    <w:uiPriority w:val="10"/>
    <w:rsid w:val="00CF5F0A"/>
    <w:rPr>
      <w:rFonts w:ascii="Times New Roman" w:eastAsiaTheme="majorEastAsia" w:hAnsi="Times New Roman" w:cstheme="majorBidi"/>
      <w:b/>
      <w:kern w:val="28"/>
      <w:sz w:val="32"/>
      <w:szCs w:val="56"/>
      <w:lang w:val="en-GB"/>
    </w:rPr>
  </w:style>
  <w:style w:type="character" w:customStyle="1" w:styleId="apple-converted-space">
    <w:name w:val="apple-converted-space"/>
    <w:basedOn w:val="Domylnaczcionkaakapitu"/>
    <w:rsid w:val="003B0EA7"/>
  </w:style>
  <w:style w:type="paragraph" w:styleId="NormalnyWeb">
    <w:name w:val="Normal (Web)"/>
    <w:basedOn w:val="Normalny"/>
    <w:link w:val="NormalnyWebZnak"/>
    <w:uiPriority w:val="99"/>
    <w:unhideWhenUsed/>
    <w:rsid w:val="003B0EA7"/>
    <w:pPr>
      <w:spacing w:before="100" w:beforeAutospacing="1" w:after="100" w:afterAutospacing="1"/>
    </w:pPr>
    <w:rPr>
      <w:rFonts w:ascii="Times New Roman" w:eastAsia="Times New Roman" w:hAnsi="Times New Roman" w:cs="Times New Roman"/>
      <w:lang w:val="en-US" w:eastAsia="en-GB"/>
    </w:rPr>
  </w:style>
  <w:style w:type="paragraph" w:styleId="Bezodstpw">
    <w:name w:val="No Spacing"/>
    <w:uiPriority w:val="1"/>
    <w:qFormat/>
    <w:rsid w:val="003B0EA7"/>
    <w:rPr>
      <w:lang w:val="en-US"/>
    </w:rPr>
  </w:style>
  <w:style w:type="paragraph" w:styleId="Stopka">
    <w:name w:val="footer"/>
    <w:basedOn w:val="Normalny"/>
    <w:link w:val="StopkaZnak"/>
    <w:uiPriority w:val="99"/>
    <w:unhideWhenUsed/>
    <w:rsid w:val="003B0EA7"/>
    <w:pPr>
      <w:tabs>
        <w:tab w:val="center" w:pos="4513"/>
        <w:tab w:val="right" w:pos="9026"/>
      </w:tabs>
    </w:pPr>
  </w:style>
  <w:style w:type="character" w:customStyle="1" w:styleId="StopkaZnak">
    <w:name w:val="Stopka Znak"/>
    <w:basedOn w:val="Domylnaczcionkaakapitu"/>
    <w:link w:val="Stopka"/>
    <w:uiPriority w:val="99"/>
    <w:rsid w:val="003B0EA7"/>
  </w:style>
  <w:style w:type="character" w:styleId="Numerstrony">
    <w:name w:val="page number"/>
    <w:basedOn w:val="Domylnaczcionkaakapitu"/>
    <w:uiPriority w:val="99"/>
    <w:semiHidden/>
    <w:unhideWhenUsed/>
    <w:rsid w:val="003B0EA7"/>
  </w:style>
  <w:style w:type="paragraph" w:styleId="Tekstprzypisudolnego">
    <w:name w:val="footnote text"/>
    <w:basedOn w:val="Normalny"/>
    <w:link w:val="TekstprzypisudolnegoZnak"/>
    <w:unhideWhenUsed/>
    <w:rsid w:val="003B0EA7"/>
    <w:rPr>
      <w:sz w:val="20"/>
      <w:szCs w:val="20"/>
      <w:lang w:val="en-AU"/>
    </w:rPr>
  </w:style>
  <w:style w:type="character" w:customStyle="1" w:styleId="TekstprzypisudolnegoZnak">
    <w:name w:val="Tekst przypisu dolnego Znak"/>
    <w:basedOn w:val="Domylnaczcionkaakapitu"/>
    <w:link w:val="Tekstprzypisudolnego"/>
    <w:qFormat/>
    <w:rsid w:val="003B0EA7"/>
    <w:rPr>
      <w:sz w:val="20"/>
      <w:szCs w:val="20"/>
      <w:lang w:val="en-AU"/>
    </w:rPr>
  </w:style>
  <w:style w:type="character" w:styleId="Odwoanieprzypisudolnego">
    <w:name w:val="footnote reference"/>
    <w:basedOn w:val="Domylnaczcionkaakapitu"/>
    <w:uiPriority w:val="99"/>
    <w:unhideWhenUsed/>
    <w:rsid w:val="003B0EA7"/>
    <w:rPr>
      <w:vertAlign w:val="superscript"/>
    </w:rPr>
  </w:style>
  <w:style w:type="character" w:styleId="Odwoaniedokomentarza">
    <w:name w:val="annotation reference"/>
    <w:basedOn w:val="Domylnaczcionkaakapitu"/>
    <w:uiPriority w:val="99"/>
    <w:unhideWhenUsed/>
    <w:qFormat/>
    <w:rsid w:val="003B0EA7"/>
    <w:rPr>
      <w:sz w:val="16"/>
      <w:szCs w:val="16"/>
    </w:rPr>
  </w:style>
  <w:style w:type="paragraph" w:styleId="Tekstkomentarza">
    <w:name w:val="annotation text"/>
    <w:basedOn w:val="Normalny"/>
    <w:link w:val="TekstkomentarzaZnak"/>
    <w:uiPriority w:val="99"/>
    <w:unhideWhenUsed/>
    <w:rsid w:val="003B0EA7"/>
    <w:pPr>
      <w:spacing w:after="160"/>
    </w:pPr>
    <w:rPr>
      <w:sz w:val="20"/>
      <w:szCs w:val="20"/>
      <w:lang w:val="en-AU"/>
    </w:rPr>
  </w:style>
  <w:style w:type="character" w:customStyle="1" w:styleId="TekstkomentarzaZnak">
    <w:name w:val="Tekst komentarza Znak"/>
    <w:basedOn w:val="Domylnaczcionkaakapitu"/>
    <w:link w:val="Tekstkomentarza"/>
    <w:uiPriority w:val="99"/>
    <w:rsid w:val="003B0EA7"/>
    <w:rPr>
      <w:sz w:val="20"/>
      <w:szCs w:val="20"/>
      <w:lang w:val="en-AU"/>
    </w:rPr>
  </w:style>
  <w:style w:type="paragraph" w:styleId="Tematkomentarza">
    <w:name w:val="annotation subject"/>
    <w:basedOn w:val="Tekstkomentarza"/>
    <w:next w:val="Tekstkomentarza"/>
    <w:link w:val="TematkomentarzaZnak"/>
    <w:uiPriority w:val="99"/>
    <w:semiHidden/>
    <w:unhideWhenUsed/>
    <w:rsid w:val="003B0EA7"/>
    <w:rPr>
      <w:b/>
      <w:bCs/>
    </w:rPr>
  </w:style>
  <w:style w:type="character" w:customStyle="1" w:styleId="TematkomentarzaZnak">
    <w:name w:val="Temat komentarza Znak"/>
    <w:basedOn w:val="TekstkomentarzaZnak"/>
    <w:link w:val="Tematkomentarza"/>
    <w:uiPriority w:val="99"/>
    <w:semiHidden/>
    <w:rsid w:val="003B0EA7"/>
    <w:rPr>
      <w:b/>
      <w:bCs/>
      <w:sz w:val="20"/>
      <w:szCs w:val="20"/>
      <w:lang w:val="en-AU"/>
    </w:rPr>
  </w:style>
  <w:style w:type="character" w:styleId="Hipercze">
    <w:name w:val="Hyperlink"/>
    <w:basedOn w:val="Domylnaczcionkaakapitu"/>
    <w:uiPriority w:val="99"/>
    <w:unhideWhenUsed/>
    <w:rsid w:val="000B4F68"/>
    <w:rPr>
      <w:color w:val="0563C1" w:themeColor="hyperlink"/>
      <w:u w:val="single"/>
    </w:rPr>
  </w:style>
  <w:style w:type="paragraph" w:styleId="Nagwek">
    <w:name w:val="header"/>
    <w:basedOn w:val="Normalny"/>
    <w:link w:val="NagwekZnak"/>
    <w:uiPriority w:val="99"/>
    <w:unhideWhenUsed/>
    <w:rsid w:val="000B4F68"/>
    <w:pPr>
      <w:tabs>
        <w:tab w:val="center" w:pos="4513"/>
        <w:tab w:val="right" w:pos="9026"/>
      </w:tabs>
    </w:pPr>
  </w:style>
  <w:style w:type="character" w:customStyle="1" w:styleId="NagwekZnak">
    <w:name w:val="Nagłówek Znak"/>
    <w:basedOn w:val="Domylnaczcionkaakapitu"/>
    <w:link w:val="Nagwek"/>
    <w:uiPriority w:val="99"/>
    <w:rsid w:val="000B4F68"/>
  </w:style>
  <w:style w:type="character" w:customStyle="1" w:styleId="Nagwek1Znak">
    <w:name w:val="Nagłówek 1 Znak"/>
    <w:basedOn w:val="Domylnaczcionkaakapitu"/>
    <w:link w:val="Nagwek1"/>
    <w:uiPriority w:val="9"/>
    <w:rsid w:val="00F66685"/>
    <w:rPr>
      <w:rFonts w:ascii="Times New Roman" w:eastAsiaTheme="majorEastAsia" w:hAnsi="Times New Roman" w:cstheme="majorBidi"/>
      <w:b/>
      <w:szCs w:val="32"/>
      <w:lang w:val="en-GB"/>
    </w:rPr>
  </w:style>
  <w:style w:type="character" w:styleId="Nierozpoznanawzmianka">
    <w:name w:val="Unresolved Mention"/>
    <w:basedOn w:val="Domylnaczcionkaakapitu"/>
    <w:uiPriority w:val="99"/>
    <w:semiHidden/>
    <w:unhideWhenUsed/>
    <w:rsid w:val="00F66685"/>
    <w:rPr>
      <w:color w:val="605E5C"/>
      <w:shd w:val="clear" w:color="auto" w:fill="E1DFDD"/>
    </w:rPr>
  </w:style>
  <w:style w:type="paragraph" w:styleId="Poprawka">
    <w:name w:val="Revision"/>
    <w:hidden/>
    <w:uiPriority w:val="99"/>
    <w:semiHidden/>
    <w:rsid w:val="00F66685"/>
    <w:rPr>
      <w:sz w:val="22"/>
      <w:szCs w:val="22"/>
    </w:rPr>
  </w:style>
  <w:style w:type="table" w:styleId="Tabela-Siatka">
    <w:name w:val="Table Grid"/>
    <w:basedOn w:val="Standardowy"/>
    <w:uiPriority w:val="59"/>
    <w:rsid w:val="00F6668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semiHidden/>
    <w:rsid w:val="00E71ABF"/>
    <w:rPr>
      <w:rFonts w:ascii="Times New Roman" w:eastAsia="Times New Roman" w:hAnsi="Times New Roman" w:cs="Times New Roman"/>
      <w:sz w:val="20"/>
      <w:szCs w:val="20"/>
      <w:lang w:val="de-DE" w:eastAsia="de-DE"/>
    </w:rPr>
  </w:style>
  <w:style w:type="character" w:customStyle="1" w:styleId="TekstprzypisukocowegoZnak">
    <w:name w:val="Tekst przypisu końcowego Znak"/>
    <w:basedOn w:val="Domylnaczcionkaakapitu"/>
    <w:link w:val="Tekstprzypisukocowego"/>
    <w:semiHidden/>
    <w:rsid w:val="00E71ABF"/>
    <w:rPr>
      <w:rFonts w:ascii="Times New Roman" w:eastAsia="Times New Roman" w:hAnsi="Times New Roman" w:cs="Times New Roman"/>
      <w:sz w:val="20"/>
      <w:szCs w:val="20"/>
      <w:lang w:val="de-DE" w:eastAsia="de-DE"/>
    </w:rPr>
  </w:style>
  <w:style w:type="paragraph" w:styleId="Tekstdymka">
    <w:name w:val="Balloon Text"/>
    <w:basedOn w:val="Normalny"/>
    <w:link w:val="TekstdymkaZnak"/>
    <w:uiPriority w:val="99"/>
    <w:semiHidden/>
    <w:unhideWhenUsed/>
    <w:rsid w:val="00E71ABF"/>
    <w:rPr>
      <w:rFonts w:ascii="Tahoma" w:hAnsi="Tahoma" w:cs="Tahoma"/>
      <w:sz w:val="16"/>
      <w:szCs w:val="16"/>
      <w:lang w:val="de-DE"/>
    </w:rPr>
  </w:style>
  <w:style w:type="character" w:customStyle="1" w:styleId="TekstdymkaZnak">
    <w:name w:val="Tekst dymka Znak"/>
    <w:basedOn w:val="Domylnaczcionkaakapitu"/>
    <w:link w:val="Tekstdymka"/>
    <w:uiPriority w:val="99"/>
    <w:semiHidden/>
    <w:rsid w:val="00E71ABF"/>
    <w:rPr>
      <w:rFonts w:ascii="Tahoma" w:hAnsi="Tahoma" w:cs="Tahoma"/>
      <w:sz w:val="16"/>
      <w:szCs w:val="16"/>
      <w:lang w:val="de-DE"/>
    </w:rPr>
  </w:style>
  <w:style w:type="paragraph" w:styleId="HTML-wstpniesformatowany">
    <w:name w:val="HTML Preformatted"/>
    <w:basedOn w:val="Normalny"/>
    <w:link w:val="HTML-wstpniesformatowanyZnak"/>
    <w:uiPriority w:val="99"/>
    <w:unhideWhenUsed/>
    <w:rsid w:val="00E71ABF"/>
    <w:rPr>
      <w:rFonts w:ascii="Consolas" w:hAnsi="Consolas"/>
      <w:sz w:val="20"/>
      <w:szCs w:val="20"/>
      <w:lang w:val="de-DE"/>
    </w:rPr>
  </w:style>
  <w:style w:type="character" w:customStyle="1" w:styleId="HTML-wstpniesformatowanyZnak">
    <w:name w:val="HTML - wstępnie sformatowany Znak"/>
    <w:basedOn w:val="Domylnaczcionkaakapitu"/>
    <w:link w:val="HTML-wstpniesformatowany"/>
    <w:uiPriority w:val="99"/>
    <w:rsid w:val="00E71ABF"/>
    <w:rPr>
      <w:rFonts w:ascii="Consolas" w:hAnsi="Consolas"/>
      <w:sz w:val="20"/>
      <w:szCs w:val="20"/>
      <w:lang w:val="de-DE"/>
    </w:rPr>
  </w:style>
  <w:style w:type="character" w:customStyle="1" w:styleId="viiyi">
    <w:name w:val="viiyi"/>
    <w:basedOn w:val="Domylnaczcionkaakapitu"/>
    <w:rsid w:val="00E71ABF"/>
  </w:style>
  <w:style w:type="character" w:customStyle="1" w:styleId="q4iawc">
    <w:name w:val="q4iawc"/>
    <w:basedOn w:val="Domylnaczcionkaakapitu"/>
    <w:rsid w:val="00E71ABF"/>
  </w:style>
  <w:style w:type="character" w:customStyle="1" w:styleId="Nagwek2Znak">
    <w:name w:val="Nagłówek 2 Znak"/>
    <w:basedOn w:val="Domylnaczcionkaakapitu"/>
    <w:link w:val="Nagwek2"/>
    <w:uiPriority w:val="9"/>
    <w:rsid w:val="000309D0"/>
    <w:rPr>
      <w:rFonts w:asciiTheme="majorHAnsi" w:eastAsiaTheme="majorEastAsia" w:hAnsiTheme="majorHAnsi" w:cstheme="majorBidi"/>
      <w:color w:val="2F5496" w:themeColor="accent1" w:themeShade="BF"/>
      <w:sz w:val="26"/>
      <w:szCs w:val="26"/>
    </w:rPr>
  </w:style>
  <w:style w:type="character" w:customStyle="1" w:styleId="Nagwek3Znak">
    <w:name w:val="Nagłówek 3 Znak"/>
    <w:basedOn w:val="Domylnaczcionkaakapitu"/>
    <w:link w:val="Nagwek3"/>
    <w:uiPriority w:val="9"/>
    <w:rsid w:val="000309D0"/>
    <w:rPr>
      <w:rFonts w:eastAsiaTheme="minorEastAsia"/>
      <w:b/>
      <w:bCs/>
      <w:kern w:val="2"/>
      <w:sz w:val="32"/>
      <w:szCs w:val="32"/>
      <w:lang w:val="en-US" w:eastAsia="zh-CN"/>
    </w:rPr>
  </w:style>
  <w:style w:type="paragraph" w:customStyle="1" w:styleId="EndNoteBibliographyTitle">
    <w:name w:val="EndNote Bibliography Title"/>
    <w:basedOn w:val="Normalny"/>
    <w:link w:val="EndNoteBibliographyTitleChar"/>
    <w:rsid w:val="00E10AF5"/>
    <w:pPr>
      <w:widowControl w:val="0"/>
      <w:jc w:val="center"/>
    </w:pPr>
    <w:rPr>
      <w:rFonts w:eastAsia="Times New Roman"/>
      <w:noProof/>
      <w:sz w:val="20"/>
      <w:lang w:val="en-US" w:eastAsia="zh-CN"/>
    </w:rPr>
  </w:style>
  <w:style w:type="character" w:customStyle="1" w:styleId="NormalnyWebZnak">
    <w:name w:val="Normalny (Web) Znak"/>
    <w:basedOn w:val="Domylnaczcionkaakapitu"/>
    <w:link w:val="NormalnyWeb"/>
    <w:uiPriority w:val="99"/>
    <w:rsid w:val="000309D0"/>
    <w:rPr>
      <w:rFonts w:ascii="Times New Roman" w:eastAsia="Times New Roman" w:hAnsi="Times New Roman" w:cs="Times New Roman"/>
      <w:lang w:val="en-US" w:eastAsia="en-GB"/>
    </w:rPr>
  </w:style>
  <w:style w:type="character" w:customStyle="1" w:styleId="EndNoteBibliographyTitleChar">
    <w:name w:val="EndNote Bibliography Title Char"/>
    <w:basedOn w:val="NormalnyWebZnak"/>
    <w:link w:val="EndNoteBibliographyTitle"/>
    <w:rsid w:val="000309D0"/>
    <w:rPr>
      <w:rFonts w:ascii="Times New Roman" w:eastAsia="Times New Roman" w:hAnsi="Times New Roman" w:cs="Times New Roman"/>
      <w:noProof/>
      <w:sz w:val="20"/>
      <w:lang w:val="en-US" w:eastAsia="zh-CN"/>
    </w:rPr>
  </w:style>
  <w:style w:type="paragraph" w:customStyle="1" w:styleId="EndNoteBibliography">
    <w:name w:val="EndNote Bibliography"/>
    <w:basedOn w:val="Normalny"/>
    <w:link w:val="EndNoteBibliographyChar"/>
    <w:rsid w:val="00E10AF5"/>
    <w:pPr>
      <w:widowControl w:val="0"/>
      <w:jc w:val="both"/>
    </w:pPr>
    <w:rPr>
      <w:rFonts w:eastAsia="SimSun"/>
      <w:noProof/>
      <w:sz w:val="20"/>
      <w:lang w:val="en-US" w:eastAsia="zh-CN"/>
    </w:rPr>
  </w:style>
  <w:style w:type="character" w:customStyle="1" w:styleId="EndNoteBibliographyChar">
    <w:name w:val="EndNote Bibliography Char"/>
    <w:basedOn w:val="NormalnyWebZnak"/>
    <w:link w:val="EndNoteBibliography"/>
    <w:rsid w:val="000309D0"/>
    <w:rPr>
      <w:rFonts w:ascii="Times New Roman" w:eastAsia="SimSun" w:hAnsi="Times New Roman" w:cs="Times New Roman"/>
      <w:noProof/>
      <w:sz w:val="20"/>
      <w:lang w:val="en-US" w:eastAsia="zh-CN"/>
    </w:rPr>
  </w:style>
  <w:style w:type="character" w:styleId="UyteHipercze">
    <w:name w:val="FollowedHyperlink"/>
    <w:basedOn w:val="Domylnaczcionkaakapitu"/>
    <w:uiPriority w:val="99"/>
    <w:semiHidden/>
    <w:unhideWhenUsed/>
    <w:rsid w:val="000309D0"/>
    <w:rPr>
      <w:color w:val="954F72" w:themeColor="followedHyperlink"/>
      <w:u w:val="single"/>
    </w:rPr>
  </w:style>
  <w:style w:type="character" w:customStyle="1" w:styleId="FootnoteCharacters">
    <w:name w:val="Footnote Characters"/>
    <w:basedOn w:val="Domylnaczcionkaakapitu"/>
    <w:qFormat/>
    <w:rsid w:val="00687918"/>
    <w:rPr>
      <w:vertAlign w:val="superscript"/>
    </w:rPr>
  </w:style>
  <w:style w:type="paragraph" w:styleId="Tekstpodstawowy">
    <w:name w:val="Body Text"/>
    <w:basedOn w:val="Normalny"/>
    <w:link w:val="TekstpodstawowyZnak"/>
    <w:rsid w:val="00687918"/>
    <w:pPr>
      <w:spacing w:after="140" w:line="276" w:lineRule="auto"/>
    </w:pPr>
    <w:rPr>
      <w:rFonts w:ascii="Liberation Serif" w:eastAsia="Songti SC" w:hAnsi="Liberation Serif" w:cs="Arial Unicode MS"/>
      <w:kern w:val="2"/>
      <w:lang w:val="pl-PL" w:eastAsia="zh-CN" w:bidi="hi-IN"/>
    </w:rPr>
  </w:style>
  <w:style w:type="character" w:customStyle="1" w:styleId="TekstpodstawowyZnak">
    <w:name w:val="Tekst podstawowy Znak"/>
    <w:basedOn w:val="Domylnaczcionkaakapitu"/>
    <w:link w:val="Tekstpodstawowy"/>
    <w:rsid w:val="00687918"/>
    <w:rPr>
      <w:rFonts w:ascii="Liberation Serif" w:eastAsia="Songti SC" w:hAnsi="Liberation Serif" w:cs="Arial Unicode MS"/>
      <w:kern w:val="2"/>
      <w:lang w:val="pl-PL" w:eastAsia="zh-CN" w:bidi="hi-IN"/>
    </w:rPr>
  </w:style>
  <w:style w:type="character" w:customStyle="1" w:styleId="authors">
    <w:name w:val="authors"/>
    <w:basedOn w:val="Domylnaczcionkaakapitu"/>
    <w:rsid w:val="00687918"/>
  </w:style>
  <w:style w:type="character" w:customStyle="1" w:styleId="Date1">
    <w:name w:val="Date1"/>
    <w:basedOn w:val="Domylnaczcionkaakapitu"/>
    <w:rsid w:val="00687918"/>
  </w:style>
  <w:style w:type="character" w:customStyle="1" w:styleId="arttitle">
    <w:name w:val="art_title"/>
    <w:basedOn w:val="Domylnaczcionkaakapitu"/>
    <w:rsid w:val="00687918"/>
  </w:style>
  <w:style w:type="character" w:customStyle="1" w:styleId="serialtitle">
    <w:name w:val="serial_title"/>
    <w:basedOn w:val="Domylnaczcionkaakapitu"/>
    <w:rsid w:val="00687918"/>
  </w:style>
  <w:style w:type="character" w:customStyle="1" w:styleId="volumeissue">
    <w:name w:val="volume_issue"/>
    <w:basedOn w:val="Domylnaczcionkaakapitu"/>
    <w:rsid w:val="00687918"/>
  </w:style>
  <w:style w:type="character" w:customStyle="1" w:styleId="pagerange">
    <w:name w:val="page_range"/>
    <w:basedOn w:val="Domylnaczcionkaakapitu"/>
    <w:rsid w:val="00687918"/>
  </w:style>
  <w:style w:type="character" w:customStyle="1" w:styleId="doilink">
    <w:name w:val="doi_link"/>
    <w:basedOn w:val="Domylnaczcionkaakapitu"/>
    <w:rsid w:val="00687918"/>
  </w:style>
  <w:style w:type="character" w:customStyle="1" w:styleId="Nagwek4Znak">
    <w:name w:val="Nagłówek 4 Znak"/>
    <w:basedOn w:val="Domylnaczcionkaakapitu"/>
    <w:link w:val="Nagwek4"/>
    <w:uiPriority w:val="9"/>
    <w:rsid w:val="00360E6F"/>
    <w:rPr>
      <w:rFonts w:ascii="Times New Roman" w:hAnsi="Times New Roman" w:cs="Times New Roman"/>
      <w:b/>
      <w:bCs/>
      <w:lang w:val="it-IT" w:eastAsia="it-IT"/>
    </w:rPr>
  </w:style>
  <w:style w:type="character" w:customStyle="1" w:styleId="Nagwek5Znak">
    <w:name w:val="Nagłówek 5 Znak"/>
    <w:basedOn w:val="Domylnaczcionkaakapitu"/>
    <w:link w:val="Nagwek5"/>
    <w:uiPriority w:val="9"/>
    <w:semiHidden/>
    <w:rsid w:val="00360E6F"/>
    <w:rPr>
      <w:rFonts w:asciiTheme="majorHAnsi" w:eastAsiaTheme="majorEastAsia" w:hAnsiTheme="majorHAnsi" w:cstheme="majorBidi"/>
      <w:color w:val="2F5496" w:themeColor="accent1" w:themeShade="BF"/>
      <w:lang w:val="it-IT" w:eastAsia="it-IT"/>
    </w:rPr>
  </w:style>
  <w:style w:type="paragraph" w:customStyle="1" w:styleId="p1">
    <w:name w:val="p1"/>
    <w:basedOn w:val="Normalny"/>
    <w:rsid w:val="00360E6F"/>
    <w:rPr>
      <w:rFonts w:ascii="Helvetica Neue" w:hAnsi="Helvetica Neue" w:cs="Times New Roman"/>
      <w:sz w:val="20"/>
      <w:szCs w:val="20"/>
      <w:lang w:val="it-IT" w:eastAsia="it-IT"/>
    </w:rPr>
  </w:style>
  <w:style w:type="paragraph" w:customStyle="1" w:styleId="p2">
    <w:name w:val="p2"/>
    <w:basedOn w:val="Normalny"/>
    <w:rsid w:val="00360E6F"/>
    <w:rPr>
      <w:rFonts w:ascii="Helvetica Neue" w:hAnsi="Helvetica Neue" w:cs="Times New Roman"/>
      <w:sz w:val="30"/>
      <w:szCs w:val="30"/>
      <w:lang w:val="it-IT" w:eastAsia="it-IT"/>
    </w:rPr>
  </w:style>
  <w:style w:type="paragraph" w:customStyle="1" w:styleId="p3">
    <w:name w:val="p3"/>
    <w:basedOn w:val="Normalny"/>
    <w:rsid w:val="00360E6F"/>
    <w:rPr>
      <w:rFonts w:ascii="Helvetica Neue" w:hAnsi="Helvetica Neue" w:cs="Times New Roman"/>
      <w:sz w:val="30"/>
      <w:szCs w:val="30"/>
      <w:lang w:val="it-IT" w:eastAsia="it-IT"/>
    </w:rPr>
  </w:style>
  <w:style w:type="paragraph" w:customStyle="1" w:styleId="p4">
    <w:name w:val="p4"/>
    <w:basedOn w:val="Normalny"/>
    <w:rsid w:val="00360E6F"/>
    <w:rPr>
      <w:rFonts w:ascii="Helvetica Neue" w:hAnsi="Helvetica Neue" w:cs="Times New Roman"/>
      <w:sz w:val="20"/>
      <w:szCs w:val="20"/>
      <w:lang w:val="it-IT" w:eastAsia="it-IT"/>
    </w:rPr>
  </w:style>
  <w:style w:type="paragraph" w:customStyle="1" w:styleId="Didefault">
    <w:name w:val="Di default"/>
    <w:rsid w:val="00360E6F"/>
    <w:pPr>
      <w:pBdr>
        <w:top w:val="nil"/>
        <w:left w:val="nil"/>
        <w:bottom w:val="nil"/>
        <w:right w:val="nil"/>
        <w:between w:val="nil"/>
        <w:bar w:val="nil"/>
      </w:pBdr>
    </w:pPr>
    <w:rPr>
      <w:rFonts w:ascii="Helvetica" w:eastAsia="Helvetica" w:hAnsi="Helvetica" w:cs="Helvetica"/>
      <w:color w:val="000000"/>
      <w:sz w:val="22"/>
      <w:szCs w:val="22"/>
      <w:bdr w:val="nil"/>
      <w:lang w:val="it-IT" w:eastAsia="it-IT"/>
    </w:rPr>
  </w:style>
  <w:style w:type="character" w:customStyle="1" w:styleId="s1">
    <w:name w:val="s1"/>
    <w:basedOn w:val="Domylnaczcionkaakapitu"/>
    <w:rsid w:val="00360E6F"/>
  </w:style>
  <w:style w:type="character" w:customStyle="1" w:styleId="AkapitzlistZnak">
    <w:name w:val="Akapit z listą Znak"/>
    <w:basedOn w:val="Domylnaczcionkaakapitu"/>
    <w:link w:val="Akapitzlist"/>
    <w:uiPriority w:val="34"/>
    <w:locked/>
    <w:rsid w:val="00360E6F"/>
    <w:rPr>
      <w:lang w:val="en-US"/>
    </w:rPr>
  </w:style>
  <w:style w:type="paragraph" w:customStyle="1" w:styleId="ng-binding">
    <w:name w:val="ng-binding"/>
    <w:basedOn w:val="Normalny"/>
    <w:rsid w:val="00360E6F"/>
    <w:pPr>
      <w:spacing w:before="100" w:beforeAutospacing="1" w:after="100" w:afterAutospacing="1"/>
    </w:pPr>
    <w:rPr>
      <w:rFonts w:ascii="Times New Roman" w:hAnsi="Times New Roman" w:cs="Times New Roman"/>
      <w:lang w:val="it-IT" w:eastAsia="it-IT"/>
    </w:rPr>
  </w:style>
  <w:style w:type="character" w:customStyle="1" w:styleId="availability-status">
    <w:name w:val="availability-status"/>
    <w:basedOn w:val="Domylnaczcionkaakapitu"/>
    <w:rsid w:val="00360E6F"/>
  </w:style>
  <w:style w:type="character" w:customStyle="1" w:styleId="Zakotwiczenieprzypisudolnego">
    <w:name w:val="Zakotwiczenie przypisu dolnego"/>
    <w:rsid w:val="00366813"/>
    <w:rPr>
      <w:vertAlign w:val="superscript"/>
    </w:rPr>
  </w:style>
  <w:style w:type="character" w:customStyle="1" w:styleId="Znakiprzypiswdolnych">
    <w:name w:val="Znaki przypisów dolnych"/>
    <w:qFormat/>
    <w:rsid w:val="00366813"/>
  </w:style>
  <w:style w:type="character" w:customStyle="1" w:styleId="czeinternetowe">
    <w:name w:val="Łącze internetowe"/>
    <w:basedOn w:val="Domylnaczcionkaakapitu"/>
    <w:uiPriority w:val="99"/>
    <w:unhideWhenUsed/>
    <w:rsid w:val="00366813"/>
    <w:rPr>
      <w:color w:val="0563C1" w:themeColor="hyperlink"/>
      <w:u w:val="single"/>
    </w:rPr>
  </w:style>
  <w:style w:type="character" w:customStyle="1" w:styleId="h1">
    <w:name w:val="h1"/>
    <w:basedOn w:val="Domylnaczcionkaakapitu"/>
    <w:qFormat/>
    <w:rsid w:val="00366813"/>
  </w:style>
  <w:style w:type="character" w:customStyle="1" w:styleId="h2">
    <w:name w:val="h2"/>
    <w:basedOn w:val="Domylnaczcionkaakapitu"/>
    <w:qFormat/>
    <w:rsid w:val="00366813"/>
  </w:style>
  <w:style w:type="character" w:customStyle="1" w:styleId="cf01">
    <w:name w:val="cf01"/>
    <w:basedOn w:val="Domylnaczcionkaakapitu"/>
    <w:rsid w:val="00366813"/>
    <w:rPr>
      <w:rFonts w:ascii="Segoe UI" w:hAnsi="Segoe UI" w:cs="Segoe UI" w:hint="default"/>
      <w:color w:val="222222"/>
      <w:sz w:val="18"/>
      <w:szCs w:val="18"/>
    </w:rPr>
  </w:style>
  <w:style w:type="character" w:customStyle="1" w:styleId="cf11">
    <w:name w:val="cf11"/>
    <w:basedOn w:val="Domylnaczcionkaakapitu"/>
    <w:rsid w:val="00366813"/>
    <w:rPr>
      <w:rFonts w:ascii="Segoe UI" w:hAnsi="Segoe UI" w:cs="Segoe UI" w:hint="default"/>
      <w:i/>
      <w:iCs/>
      <w:color w:val="222222"/>
      <w:sz w:val="18"/>
      <w:szCs w:val="18"/>
    </w:rPr>
  </w:style>
  <w:style w:type="paragraph" w:customStyle="1" w:styleId="Tre">
    <w:name w:val="Treść"/>
    <w:rsid w:val="00164719"/>
    <w:pPr>
      <w:pBdr>
        <w:top w:val="nil"/>
        <w:left w:val="nil"/>
        <w:bottom w:val="nil"/>
        <w:right w:val="nil"/>
        <w:between w:val="nil"/>
        <w:bar w:val="nil"/>
      </w:pBdr>
    </w:pPr>
    <w:rPr>
      <w:rFonts w:ascii="Helvetica Neue" w:eastAsia="Arial Unicode MS" w:hAnsi="Helvetica Neue" w:cs="Arial Unicode MS"/>
      <w:color w:val="000000"/>
      <w:sz w:val="22"/>
      <w:szCs w:val="22"/>
      <w:bdr w:val="nil"/>
      <w:lang w:eastAsia="pl-PL"/>
    </w:rPr>
  </w:style>
  <w:style w:type="numbering" w:customStyle="1" w:styleId="Numery">
    <w:name w:val="Numery"/>
    <w:rsid w:val="00164719"/>
  </w:style>
  <w:style w:type="character" w:customStyle="1" w:styleId="Hyperlink0">
    <w:name w:val="Hyperlink.0"/>
    <w:basedOn w:val="Hipercze"/>
    <w:rsid w:val="00164719"/>
    <w:rPr>
      <w:color w:val="0563C1" w:themeColor="hyperlink"/>
      <w:u w:val="single"/>
    </w:rPr>
  </w:style>
  <w:style w:type="character" w:styleId="Uwydatnienie">
    <w:name w:val="Emphasis"/>
    <w:basedOn w:val="Domylnaczcionkaakapitu"/>
    <w:uiPriority w:val="20"/>
    <w:qFormat/>
    <w:rsid w:val="00BF62CA"/>
    <w:rPr>
      <w:i/>
      <w:iCs/>
    </w:rPr>
  </w:style>
  <w:style w:type="paragraph" w:styleId="Indeks1">
    <w:name w:val="index 1"/>
    <w:basedOn w:val="Normalny"/>
    <w:next w:val="Normalny"/>
    <w:autoRedefine/>
    <w:uiPriority w:val="99"/>
    <w:semiHidden/>
    <w:unhideWhenUsed/>
    <w:rsid w:val="0009024C"/>
    <w:pPr>
      <w:ind w:left="240" w:hanging="240"/>
    </w:pPr>
  </w:style>
  <w:style w:type="paragraph" w:styleId="Podtytu">
    <w:name w:val="Subtitle"/>
    <w:basedOn w:val="Normalny"/>
    <w:next w:val="Normalny"/>
    <w:uiPriority w:val="11"/>
    <w:qFormat/>
    <w:rsid w:val="00E10AF5"/>
    <w:pPr>
      <w:keepNext/>
      <w:keepLines/>
      <w:spacing w:before="360" w:after="80"/>
    </w:pPr>
    <w:rPr>
      <w:rFonts w:ascii="Georgia" w:eastAsia="Georgia" w:hAnsi="Georgia" w:cs="Georgia"/>
      <w:i/>
      <w:color w:val="666666"/>
      <w:sz w:val="48"/>
      <w:szCs w:val="48"/>
    </w:rPr>
  </w:style>
  <w:style w:type="table" w:customStyle="1" w:styleId="a">
    <w:basedOn w:val="Standardowy"/>
    <w:rPr>
      <w:sz w:val="22"/>
      <w:szCs w:val="22"/>
    </w:rPr>
    <w:tblPr>
      <w:tblStyleRowBandSize w:val="1"/>
      <w:tblStyleColBandSize w:val="1"/>
    </w:tblPr>
  </w:style>
  <w:style w:type="table" w:customStyle="1" w:styleId="a0">
    <w:basedOn w:val="Standardowy"/>
    <w:rPr>
      <w:sz w:val="22"/>
      <w:szCs w:val="22"/>
    </w:rPr>
    <w:tblPr>
      <w:tblStyleRowBandSize w:val="1"/>
      <w:tblStyleColBandSize w:val="1"/>
    </w:tblPr>
  </w:style>
  <w:style w:type="table" w:customStyle="1" w:styleId="a1">
    <w:basedOn w:val="Standardowy"/>
    <w:tblPr>
      <w:tblStyleRowBandSize w:val="1"/>
      <w:tblStyleColBandSize w:val="1"/>
      <w:tblCellMar>
        <w:left w:w="115" w:type="dxa"/>
        <w:right w:w="115" w:type="dxa"/>
      </w:tblCellMar>
    </w:tblPr>
  </w:style>
  <w:style w:type="table" w:customStyle="1" w:styleId="a2">
    <w:basedOn w:val="Standardowy"/>
    <w:rPr>
      <w:sz w:val="22"/>
      <w:szCs w:val="22"/>
    </w:rPr>
    <w:tblPr>
      <w:tblStyleRowBandSize w:val="1"/>
      <w:tblStyleColBandSize w:val="1"/>
    </w:tblPr>
  </w:style>
  <w:style w:type="table" w:customStyle="1" w:styleId="a3">
    <w:basedOn w:val="Standardowy"/>
    <w:tblPr>
      <w:tblStyleRowBandSize w:val="1"/>
      <w:tblStyleColBandSize w:val="1"/>
      <w:tblCellMar>
        <w:left w:w="0" w:type="dxa"/>
        <w:right w:w="0" w:type="dxa"/>
      </w:tblCellMar>
    </w:tblPr>
  </w:style>
  <w:style w:type="table" w:customStyle="1" w:styleId="a4">
    <w:basedOn w:val="Standardowy"/>
    <w:tblPr>
      <w:tblStyleRowBandSize w:val="1"/>
      <w:tblStyleColBandSize w:val="1"/>
      <w:tblCellMar>
        <w:left w:w="0" w:type="dxa"/>
        <w:right w:w="0" w:type="dxa"/>
      </w:tblCellMar>
    </w:tblPr>
  </w:style>
  <w:style w:type="table" w:customStyle="1" w:styleId="a5">
    <w:basedOn w:val="Standardowy"/>
    <w:rPr>
      <w:sz w:val="22"/>
      <w:szCs w:val="22"/>
    </w:rPr>
    <w:tblPr>
      <w:tblStyleRowBandSize w:val="1"/>
      <w:tblStyleColBandSize w:val="1"/>
    </w:tblPr>
  </w:style>
  <w:style w:type="table" w:customStyle="1" w:styleId="a6">
    <w:basedOn w:val="Standardowy"/>
    <w:rPr>
      <w:sz w:val="22"/>
      <w:szCs w:val="22"/>
    </w:rPr>
    <w:tblPr>
      <w:tblStyleRowBandSize w:val="1"/>
      <w:tblStyleColBandSize w:val="1"/>
    </w:tblPr>
  </w:style>
  <w:style w:type="table" w:customStyle="1" w:styleId="a7">
    <w:basedOn w:val="Standardowy"/>
    <w:rPr>
      <w:sz w:val="22"/>
      <w:szCs w:val="22"/>
    </w:rPr>
    <w:tblPr>
      <w:tblStyleRowBandSize w:val="1"/>
      <w:tblStyleColBandSize w:val="1"/>
    </w:tblPr>
  </w:style>
  <w:style w:type="table" w:customStyle="1" w:styleId="a8">
    <w:basedOn w:val="Standardowy"/>
    <w:rPr>
      <w:sz w:val="22"/>
      <w:szCs w:val="22"/>
    </w:rPr>
    <w:tblPr>
      <w:tblStyleRowBandSize w:val="1"/>
      <w:tblStyleColBandSize w:val="1"/>
    </w:tblPr>
  </w:style>
  <w:style w:type="character" w:customStyle="1" w:styleId="css-rh820s">
    <w:name w:val="css-rh820s"/>
    <w:basedOn w:val="Domylnaczcionkaakapitu"/>
    <w:rsid w:val="000F4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378059">
      <w:bodyDiv w:val="1"/>
      <w:marLeft w:val="0"/>
      <w:marRight w:val="0"/>
      <w:marTop w:val="0"/>
      <w:marBottom w:val="0"/>
      <w:divBdr>
        <w:top w:val="none" w:sz="0" w:space="0" w:color="auto"/>
        <w:left w:val="none" w:sz="0" w:space="0" w:color="auto"/>
        <w:bottom w:val="none" w:sz="0" w:space="0" w:color="auto"/>
        <w:right w:val="none" w:sz="0" w:space="0" w:color="auto"/>
      </w:divBdr>
    </w:div>
    <w:div w:id="956526432">
      <w:bodyDiv w:val="1"/>
      <w:marLeft w:val="0"/>
      <w:marRight w:val="0"/>
      <w:marTop w:val="0"/>
      <w:marBottom w:val="0"/>
      <w:divBdr>
        <w:top w:val="none" w:sz="0" w:space="0" w:color="auto"/>
        <w:left w:val="none" w:sz="0" w:space="0" w:color="auto"/>
        <w:bottom w:val="none" w:sz="0" w:space="0" w:color="auto"/>
        <w:right w:val="none" w:sz="0" w:space="0" w:color="auto"/>
      </w:divBdr>
    </w:div>
    <w:div w:id="1444689228">
      <w:bodyDiv w:val="1"/>
      <w:marLeft w:val="0"/>
      <w:marRight w:val="0"/>
      <w:marTop w:val="0"/>
      <w:marBottom w:val="0"/>
      <w:divBdr>
        <w:top w:val="none" w:sz="0" w:space="0" w:color="auto"/>
        <w:left w:val="none" w:sz="0" w:space="0" w:color="auto"/>
        <w:bottom w:val="none" w:sz="0" w:space="0" w:color="auto"/>
        <w:right w:val="none" w:sz="0" w:space="0" w:color="auto"/>
      </w:divBdr>
      <w:divsChild>
        <w:div w:id="1541472637">
          <w:marLeft w:val="0"/>
          <w:marRight w:val="0"/>
          <w:marTop w:val="0"/>
          <w:marBottom w:val="0"/>
          <w:divBdr>
            <w:top w:val="single" w:sz="2" w:space="0" w:color="E3E3E3"/>
            <w:left w:val="single" w:sz="2" w:space="0" w:color="E3E3E3"/>
            <w:bottom w:val="single" w:sz="2" w:space="0" w:color="E3E3E3"/>
            <w:right w:val="single" w:sz="2" w:space="0" w:color="E3E3E3"/>
          </w:divBdr>
          <w:divsChild>
            <w:div w:id="98651906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5140635">
                  <w:marLeft w:val="0"/>
                  <w:marRight w:val="0"/>
                  <w:marTop w:val="0"/>
                  <w:marBottom w:val="0"/>
                  <w:divBdr>
                    <w:top w:val="single" w:sz="2" w:space="0" w:color="E3E3E3"/>
                    <w:left w:val="single" w:sz="2" w:space="0" w:color="E3E3E3"/>
                    <w:bottom w:val="single" w:sz="2" w:space="0" w:color="E3E3E3"/>
                    <w:right w:val="single" w:sz="2" w:space="0" w:color="E3E3E3"/>
                  </w:divBdr>
                  <w:divsChild>
                    <w:div w:id="1288925225">
                      <w:marLeft w:val="0"/>
                      <w:marRight w:val="0"/>
                      <w:marTop w:val="0"/>
                      <w:marBottom w:val="0"/>
                      <w:divBdr>
                        <w:top w:val="single" w:sz="2" w:space="0" w:color="E3E3E3"/>
                        <w:left w:val="single" w:sz="2" w:space="0" w:color="E3E3E3"/>
                        <w:bottom w:val="single" w:sz="2" w:space="0" w:color="E3E3E3"/>
                        <w:right w:val="single" w:sz="2" w:space="0" w:color="E3E3E3"/>
                      </w:divBdr>
                      <w:divsChild>
                        <w:div w:id="1817259704">
                          <w:marLeft w:val="0"/>
                          <w:marRight w:val="0"/>
                          <w:marTop w:val="0"/>
                          <w:marBottom w:val="0"/>
                          <w:divBdr>
                            <w:top w:val="single" w:sz="2" w:space="0" w:color="E3E3E3"/>
                            <w:left w:val="single" w:sz="2" w:space="0" w:color="E3E3E3"/>
                            <w:bottom w:val="single" w:sz="2" w:space="0" w:color="E3E3E3"/>
                            <w:right w:val="single" w:sz="2" w:space="0" w:color="E3E3E3"/>
                          </w:divBdr>
                          <w:divsChild>
                            <w:div w:id="803696517">
                              <w:marLeft w:val="0"/>
                              <w:marRight w:val="0"/>
                              <w:marTop w:val="0"/>
                              <w:marBottom w:val="0"/>
                              <w:divBdr>
                                <w:top w:val="single" w:sz="2" w:space="0" w:color="E3E3E3"/>
                                <w:left w:val="single" w:sz="2" w:space="0" w:color="E3E3E3"/>
                                <w:bottom w:val="single" w:sz="2" w:space="0" w:color="E3E3E3"/>
                                <w:right w:val="single" w:sz="2" w:space="0" w:color="E3E3E3"/>
                              </w:divBdr>
                              <w:divsChild>
                                <w:div w:id="1777021293">
                                  <w:marLeft w:val="0"/>
                                  <w:marRight w:val="0"/>
                                  <w:marTop w:val="0"/>
                                  <w:marBottom w:val="0"/>
                                  <w:divBdr>
                                    <w:top w:val="single" w:sz="2" w:space="0" w:color="E3E3E3"/>
                                    <w:left w:val="single" w:sz="2" w:space="0" w:color="E3E3E3"/>
                                    <w:bottom w:val="single" w:sz="2" w:space="0" w:color="E3E3E3"/>
                                    <w:right w:val="single" w:sz="2" w:space="0" w:color="E3E3E3"/>
                                  </w:divBdr>
                                  <w:divsChild>
                                    <w:div w:id="639267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jstor.org/stable/26835030" TargetMode="External"/><Relationship Id="rId2" Type="http://schemas.openxmlformats.org/officeDocument/2006/relationships/hyperlink" Target="https://inews.co.uk/opinion/columnists/sex-workers-prostitutes-words-matter-95447" TargetMode="External"/><Relationship Id="rId1" Type="http://schemas.openxmlformats.org/officeDocument/2006/relationships/hyperlink" Target="http://www.hindawi.com/journals/usr/2011/587523" TargetMode="External"/><Relationship Id="rId4" Type="http://schemas.openxmlformats.org/officeDocument/2006/relationships/hyperlink" Target="https://www.jstor.org/stable/e26835024"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hyperlink" Target="https://www.rijnmond.nl/nieuws/115093/tattoo-bob-wil-raamprostitutie-terug-op-katendrecht" TargetMode="External"/><Relationship Id="rId39" Type="http://schemas.openxmlformats.org/officeDocument/2006/relationships/hyperlink" Target="https://historia.trojmiasto.pl/FryWolne-Miasto-O-prostytucji-w-miedzywojennym-Gdansku-n105618.html" TargetMode="External"/><Relationship Id="rId21" Type="http://schemas.openxmlformats.org/officeDocument/2006/relationships/hyperlink" Target="https://hdl.handle.net/21.12133/41FEE43C58DF4DC39C74A9D58654CC1B" TargetMode="External"/><Relationship Id="rId34" Type="http://schemas.openxmlformats.org/officeDocument/2006/relationships/hyperlink" Target="https://whc.unesco.org/archive/2012/whc12-36com-19e.pdf" TargetMode="External"/><Relationship Id="rId42" Type="http://schemas.openxmlformats.org/officeDocument/2006/relationships/hyperlink" Target="https://fau.ufal.br/evento/pluris2016/files/Tema%204%20-%20Planejamento%20Regional%20e%20Urbano/Paper1059.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ortsnorth.com.au/trade-property-development/trade-statistics/" TargetMode="External"/><Relationship Id="rId29" Type="http://schemas.openxmlformats.org/officeDocument/2006/relationships/hyperlink" Target="https://liverpoolwaters.co.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resolver.kb.nl/resolve?urn=ABCDDD:010847459:mpeg21:a0112" TargetMode="External"/><Relationship Id="rId32" Type="http://schemas.openxmlformats.org/officeDocument/2006/relationships/hyperlink" Target="http://www.quanzhou.gov.cn/zfb/xxgk/zfxxgkzl/qzdt/qzyw/201705/t20170519_442680.htm" TargetMode="External"/><Relationship Id="rId37" Type="http://schemas.openxmlformats.org/officeDocument/2006/relationships/hyperlink" Target="http://www.histmag.org/Prostytucja" TargetMode="External"/><Relationship Id="rId40" Type="http://schemas.openxmlformats.org/officeDocument/2006/relationships/hyperlink" Target="http://www.itc.com.pl/ppw/zachow.doc"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ortsaustralia.com.au/resources/trade-statistics" TargetMode="External"/><Relationship Id="rId23" Type="http://schemas.openxmlformats.org/officeDocument/2006/relationships/hyperlink" Target="https://hdl.handle.net/21.12133/3EE7E37A7BE742E3BDC12FD0F89CC92C" TargetMode="External"/><Relationship Id="rId28" Type="http://schemas.openxmlformats.org/officeDocument/2006/relationships/hyperlink" Target="https://www.portcityfutures.nl/news/port-cities-unesco-world-heritage-news-removing-liverpool-and-adding-quanzhou" TargetMode="External"/><Relationship Id="rId36" Type="http://schemas.openxmlformats.org/officeDocument/2006/relationships/hyperlink" Target="https://portusplus.org/index.php/pp/article/view/189"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zyghj.quanzhou.gov.cn/ztzl/qzztgh2030jd/201004/t20100421_1893734.htm"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irns.qld.gov.au/community-environment/climate-change/our-cairns-coast" TargetMode="External"/><Relationship Id="rId22" Type="http://schemas.openxmlformats.org/officeDocument/2006/relationships/hyperlink" Target="http://hdl.handle.net/10648/ac57ab66-d0b4-102d-bcf8-003048976d84" TargetMode="External"/><Relationship Id="rId27" Type="http://schemas.openxmlformats.org/officeDocument/2006/relationships/hyperlink" Target="https://hdl.handle.net/21.12133/66C2C3B40A9C46EBB8F759246B38DD84" TargetMode="External"/><Relationship Id="rId30" Type="http://schemas.openxmlformats.org/officeDocument/2006/relationships/hyperlink" Target="https://news.liverpool.ac.uk/2021/07/22/ive-been-chronicling-liverpools-renaissance-for-40-years-heres-why-the-citys-unesco-status-should-not-have-been-removed/" TargetMode="External"/><Relationship Id="rId35" Type="http://schemas.openxmlformats.org/officeDocument/2006/relationships/hyperlink" Target="https://www.aivp.org/wp-content/uploads/2021/01/AIVP_Agenda_2030-Brochure-2020-EN.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tra.gov.au/economic-analysis/state-of-the-industry/state-of-the-industry" TargetMode="External"/><Relationship Id="rId25" Type="http://schemas.openxmlformats.org/officeDocument/2006/relationships/hyperlink" Target="https://hdl.handle.net/21.12133/8EE73AC57050492E90A3A570BE3ACFDC" TargetMode="External"/><Relationship Id="rId33" Type="http://schemas.openxmlformats.org/officeDocument/2006/relationships/hyperlink" Target="https://timesofindia.indiatimes.com/travel/travel-news/liverpool-removed-from-unesco-world-heritage-list-know-why/as84667020.cms" TargetMode="External"/><Relationship Id="rId38" Type="http://schemas.openxmlformats.org/officeDocument/2006/relationships/hyperlink" Target="http://www.histmag.org/Prostytucja" TargetMode="External"/><Relationship Id="rId20" Type="http://schemas.openxmlformats.org/officeDocument/2006/relationships/hyperlink" Target="https://doi.org/10.1016/j.hbrcj.2014.12.005" TargetMode="External"/><Relationship Id="rId41" Type="http://schemas.openxmlformats.org/officeDocument/2006/relationships/hyperlink" Target="http://www.alehistoria.blox.pl/20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QAkW/SFYh2TVcSDaa83kKZ2IPw==">CgMxLjAyCGguZ2pkZ3hzMgloLjMwajB6bGwyCWguMWZvYjl0ZTIJaC4zem55c2g3MgloLjJldDkycDAyCGgudHlqY3d0MgloLjNkeTZ2a20yCWguMXQzaDVzZjIKaWQuNGQzNG9nODIJaC4yczhleW8xMgloLjE3ZHA4dnUyCmlkLjNyZGNyam4yCWguMjZpbjFyZzgAciExQmpMS0tqdUhOUVk0V1ZaekhGa2pfNTJPNEMzSUlGcUI=</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0C748ECBF95FB41B3C1BFC7EE30A28B" ma:contentTypeVersion="20" ma:contentTypeDescription="Create a new document." ma:contentTypeScope="" ma:versionID="60d65b095e443f2275a49fe2c01e4661">
  <xsd:schema xmlns:xsd="http://www.w3.org/2001/XMLSchema" xmlns:xs="http://www.w3.org/2001/XMLSchema" xmlns:p="http://schemas.microsoft.com/office/2006/metadata/properties" xmlns:ns2="e983dc6b-57b8-4c26-b4d1-c4d46d4bd188" xmlns:ns3="bc427496-3b55-4143-a9e8-1c1c4060eb6d" targetNamespace="http://schemas.microsoft.com/office/2006/metadata/properties" ma:root="true" ma:fieldsID="6f9aa15f4f2fc029417f25961966f7b0" ns2:_="" ns3:_="">
    <xsd:import namespace="e983dc6b-57b8-4c26-b4d1-c4d46d4bd188"/>
    <xsd:import namespace="bc427496-3b55-4143-a9e8-1c1c4060eb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ServiceLocation" minOccurs="0"/>
                <xsd:element ref="ns2:Search" minOccurs="0"/>
                <xsd:element ref="ns2:Image" minOccurs="0"/>
                <xsd:element ref="ns2:MediaServiceObjectDetectorVersions" minOccurs="0"/>
                <xsd:element ref="ns2:MediaServiceSearchProperties" minOccurs="0"/>
                <xsd:element ref="ns2:Lau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3dc6b-57b8-4c26-b4d1-c4d46d4bd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f2253e-ea5f-4431-a585-64cc7a70a74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Search" ma:index="23" nillable="true" ma:displayName="Search" ma:format="Dropdown" ma:list="e62bc2ce-42d8-4059-a292-012bba588556" ma:internalName="Search" ma:showField="Title">
      <xsd:simpleType>
        <xsd:restriction base="dms:Lookup"/>
      </xsd:simpleType>
    </xsd:element>
    <xsd:element name="Image" ma:index="24" nillable="true" ma:displayName="Image" ma:format="Thumbnail" ma:internalName="Image">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Laura" ma:index="27" nillable="true" ma:displayName="Laura" ma:format="Dropdown" ma:list="UserInfo" ma:SharePointGroup="0" ma:internalName="Laura">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427496-3b55-4143-a9e8-1c1c4060eb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2669e5-eb45-4d9b-8f56-a4bf47dd1882}" ma:internalName="TaxCatchAll" ma:showField="CatchAllData" ma:web="bc427496-3b55-4143-a9e8-1c1c4060eb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E6DEE-77BC-4FBD-B712-09B0E335580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2462AEE-4AF0-4ACC-B24F-7DD61CA0F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83dc6b-57b8-4c26-b4d1-c4d46d4bd188"/>
    <ds:schemaRef ds:uri="bc427496-3b55-4143-a9e8-1c1c4060e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A1D071-5AB0-44F4-AFC4-EC9A08C85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286</Pages>
  <Words>108196</Words>
  <Characters>594002</Characters>
  <Application>Microsoft Office Word</Application>
  <DocSecurity>0</DocSecurity>
  <Lines>9737</Lines>
  <Paragraphs>2516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2024-06-27T02:32:00Z</dcterms:created>
  <dcterms:modified xsi:type="dcterms:W3CDTF">2024-06-27T02:47:00Z</dcterms:modified>
</cp:coreProperties>
</file>