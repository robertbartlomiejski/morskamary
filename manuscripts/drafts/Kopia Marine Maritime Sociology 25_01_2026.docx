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revisits the field of maritime sociology in light of the conceptual and policy framework of the blue economy. Drawing on the historical and theoretical evolution of maritime sociology, from Michael Poole’s sociological systematization of sea-related work to Ludwik Janiszewski’s “maritimization theory”, we propose that the blue economy offers a renewed analytical and normative framework for the sociological study of sea–society relations. We argue that while traditional maritime sociology focused primarily on maritime professions, institutions, and occupational communities, the blue economy introduces new domains of inquiry such as sustainability, circularity, ocean governance, and blue urbanism. The paper suggests that these domains can serve as entry points to extend maritime sociology beyond “people of the sea” toward an integrated sociology of </w:t>
      </w:r>
      <w:r w:rsidDel="00000000" w:rsidR="00000000" w:rsidRPr="00000000">
        <w:rPr>
          <w:rFonts w:ascii="Times New Roman" w:cs="Times New Roman" w:eastAsia="Times New Roman" w:hAnsi="Times New Roman"/>
          <w:highlight w:val="yellow"/>
          <w:rtl w:val="0"/>
        </w:rPr>
        <w:t xml:space="preserve">sea societies</w:t>
      </w:r>
      <w:r w:rsidDel="00000000" w:rsidR="00000000" w:rsidRPr="00000000">
        <w:rPr>
          <w:rFonts w:ascii="Times New Roman" w:cs="Times New Roman" w:eastAsia="Times New Roman" w:hAnsi="Times New Roman"/>
          <w:rtl w:val="0"/>
        </w:rPr>
        <w:t xml:space="preserve">. We develop a comparative analysis of the theoretical principles underpinning the blue economy and maritime sociology, and we advance the idea of “blue sociology” as a complementary rather than competitive framework. Furthermore, we outline research directions connecting maritime sociology to contemporary challenges including climate change, technological advancement posthuman ocean theory, and social sustainability in marine spaces.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1. 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40" w:before="240" w:lineRule="auto"/>
        <w:jc w:val="both"/>
        <w:rPr>
          <w:ins w:author="Robert Bartłomiejski" w:id="0" w:date="2026-01-25T03:45:10Z"/>
          <w:rFonts w:ascii="Times New Roman" w:cs="Times New Roman" w:eastAsia="Times New Roman" w:hAnsi="Times New Roman"/>
          <w:rPrChange w:author="Robert Bartłomiejski" w:id="1" w:date="2026-01-25T03:45:10Z">
            <w:rPr>
              <w:rFonts w:ascii="Times New Roman" w:cs="Times New Roman" w:eastAsia="Times New Roman" w:hAnsi="Times New Roman"/>
            </w:rPr>
          </w:rPrChange>
        </w:rPr>
      </w:pPr>
      <w:ins w:author="Robert Bartłomiejski" w:id="0" w:date="2026-01-25T03:45:10Z">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Over the past decade, the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Blue Economy</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(and the closely related policy idiom,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Blue Growth</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has emerged as the guiding principle and symbolic representation of ongoing scholarly and political “turns,” including the aquatic, oceanic and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posthumanist</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(Elizabeth DeLoughrey).</w:t>
        </w:r>
      </w:ins>
    </w:p>
    <w:p w:rsidR="00000000" w:rsidDel="00000000" w:rsidP="00000000" w:rsidRDefault="00000000" w:rsidRPr="00000000" w14:paraId="00000006">
      <w:pPr>
        <w:spacing w:after="240" w:before="240" w:lineRule="auto"/>
        <w:jc w:val="both"/>
        <w:rPr>
          <w:ins w:author="Robert Bartłomiejski" w:id="0" w:date="2026-01-25T03:45:10Z"/>
          <w:rFonts w:ascii="Times New Roman" w:cs="Times New Roman" w:eastAsia="Times New Roman" w:hAnsi="Times New Roman"/>
          <w:rPrChange w:author="Robert Bartłomiejski" w:id="1" w:date="2026-01-25T03:45:10Z">
            <w:rPr>
              <w:rFonts w:ascii="Times New Roman" w:cs="Times New Roman" w:eastAsia="Times New Roman" w:hAnsi="Times New Roman"/>
            </w:rPr>
          </w:rPrChange>
        </w:rPr>
      </w:pPr>
      <w:ins w:author="Robert Bartłomiejski" w:id="0" w:date="2026-01-25T03:45:10Z">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Traditional comprehension of ‘marine sociology’ and ‘maritime sociology’ has been rooted in anthropocentric frameworks—emphasizing the human’s ability to set accurate and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delimitative criteria</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for marine (nature realm), maritime (humanity realm) and ocean sociology (all-marine social realities are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interdisciplinarily</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constructed)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(Janiszewski, 1978).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T</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he assemblages of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non-human, human nature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and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more-than-human</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 in terms of new materialism</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wet ontologies, transcorporealism,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agential realism,</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rejected marine and maritime dualism. The m</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eta-theoretical oceanic turn has two false if separable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extremes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1) universality (macro-oversimplification), in terms of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transcorporeality</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circularity of flows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wet ontologies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and the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tidalectic rhythm</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2) water-human embodiments,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entanglements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and liquid materialities. Dualism of marine sociology and maritime sociology seems illusionary as non of marine social reaities are free from maritime social realities and vice versa. That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allows to neglect separativeness of both in favor of transcorporeal plurality of potentialities, that adds new scope: emergent, uncertain, fluid, permeabile y, transformability of states of matter,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away from quantitative, linearly dualistic processes toward open-ended, mutable relationships between human bodies and the ocean. It shifts the focus from depictions of a seascape where human bodies attain agency to considering the experience and representability of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sea ontologies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b w:val="1"/>
            <w:bCs w:val="1"/>
            <w:rtl w:val="0"/>
            <w:rPrChange w:author="Robert Bartłomiejski" w:id="1" w:date="2026-01-25T03:45:10Z">
              <w:rPr>
                <w:rFonts w:ascii="Times New Roman" w:cs="Times New Roman" w:eastAsia="Times New Roman" w:hAnsi="Times New Roman"/>
              </w:rPr>
            </w:rPrChange>
          </w:rPr>
          <w:t xml:space="preserve">wet matter</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and transcorporeal engagements with the more-than-human world. </w:t>
        </w:r>
      </w:ins>
    </w:p>
    <w:p w:rsidR="00000000" w:rsidDel="00000000" w:rsidP="00000000" w:rsidRDefault="00000000" w:rsidRPr="00000000" w14:paraId="00000007">
      <w:pPr>
        <w:spacing w:after="240" w:before="240" w:lineRule="auto"/>
        <w:jc w:val="both"/>
        <w:rPr>
          <w:ins w:author="Robert Bartłomiejski" w:id="0" w:date="2026-01-25T03:45:10Z"/>
          <w:rFonts w:ascii="Times New Roman" w:cs="Times New Roman" w:eastAsia="Times New Roman" w:hAnsi="Times New Roman"/>
          <w:rPrChange w:author="Robert Bartłomiejski" w:id="1" w:date="2026-01-25T03:45:10Z">
            <w:rPr>
              <w:rFonts w:ascii="Times New Roman" w:cs="Times New Roman" w:eastAsia="Times New Roman" w:hAnsi="Times New Roman"/>
            </w:rPr>
          </w:rPrChange>
        </w:rPr>
      </w:pPr>
      <w:ins w:author="Robert Bartłomiejski" w:id="0" w:date="2026-01-25T03:45:10Z">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This work generally universalized ocean (as nonhuman nature) rather than socially constructed realities, ontologies, and epistemologies situated in culturally specific spaces, place (as history).</w:t>
        </w:r>
      </w:ins>
    </w:p>
    <w:p w:rsidR="00000000" w:rsidDel="00000000" w:rsidP="00000000" w:rsidRDefault="00000000" w:rsidRPr="00000000" w14:paraId="00000008">
      <w:pPr>
        <w:spacing w:after="240" w:before="240" w:lineRule="auto"/>
        <w:jc w:val="both"/>
        <w:rPr>
          <w:ins w:author="Robert Bartłomiejski" w:id="0" w:date="2026-01-25T03:45:10Z"/>
          <w:rFonts w:ascii="Times New Roman" w:cs="Times New Roman" w:eastAsia="Times New Roman" w:hAnsi="Times New Roman"/>
        </w:rPr>
      </w:pPr>
      <w:ins w:author="Robert Bartłomiejski" w:id="0" w:date="2026-01-25T03:45:10Z">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However it does not mean that marine sociology and maritime sociology are no longer sufficient or relevant. It means that marine, maritime, ocean etc. need to acknowledge unthinkable, experimental, creative, novice, hybrid, speculative, transformable set or matrix (sea of enormous possibilities,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uncertainties</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looped, cyclical,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re-enacted</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but also reconfigurated,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reinterpreted</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reconstructed, recalled, copied translatory intra- and inter- actions of all sub-systemic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entities, without scalable viewpoint. </w:t>
        </w:r>
        <w:r w:rsidDel="00000000" w:rsidR="00000000" w:rsidRPr="00000000">
          <w:rPr>
            <w:rFonts w:ascii="Times New Roman" w:cs="Times New Roman" w:eastAsia="Times New Roman" w:hAnsi="Times New Roman"/>
            <w:rtl w:val="0"/>
            <w:rPrChange w:author="Robert Bartłomiejski" w:id="1" w:date="2026-01-25T03:45:10Z">
              <w:rPr>
                <w:rFonts w:ascii="Times New Roman" w:cs="Times New Roman" w:eastAsia="Times New Roman" w:hAnsi="Times New Roman"/>
              </w:rPr>
            </w:rPrChange>
          </w:rPr>
          <w:t xml:space="preserve">. </w:t>
        </w:r>
        <w:r w:rsidDel="00000000" w:rsidR="00000000" w:rsidRPr="00000000">
          <w:rPr>
            <w:rtl w:val="0"/>
          </w:rPr>
        </w:r>
      </w:ins>
    </w:p>
    <w:p w:rsidR="00000000" w:rsidDel="00000000" w:rsidP="00000000" w:rsidRDefault="00000000" w:rsidRPr="00000000" w14:paraId="00000009">
      <w:pPr>
        <w:jc w:val="both"/>
        <w:rPr>
          <w:ins w:author="Robert Bartłomiejski" w:id="0" w:date="2026-01-25T03:45:10Z"/>
          <w:rFonts w:ascii="Times New Roman" w:cs="Times New Roman" w:eastAsia="Times New Roman" w:hAnsi="Times New Roman"/>
        </w:rPr>
      </w:pPr>
      <w:ins w:author="Robert Bartłomiejski" w:id="0" w:date="2026-01-25T03:45:10Z">
        <w:r w:rsidDel="00000000" w:rsidR="00000000" w:rsidRPr="00000000">
          <w:rPr>
            <w:rtl w:val="0"/>
          </w:rPr>
        </w:r>
      </w:ins>
    </w:p>
    <w:p w:rsidR="00000000" w:rsidDel="00000000" w:rsidP="00000000" w:rsidRDefault="00000000" w:rsidRPr="00000000" w14:paraId="0000000A">
      <w:pPr>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rtl w:val="0"/>
        </w:rPr>
        <w:t xml:space="preserve">Over the past decade, the Blue Economy </w:t>
      </w:r>
      <w:ins w:author="Robert Bartłomiejski" w:id="2" w:date="2026-01-23T22:54:32Z">
        <w:r w:rsidDel="00000000" w:rsidR="00000000" w:rsidRPr="00000000">
          <w:rPr>
            <w:rFonts w:ascii="Times New Roman" w:cs="Times New Roman" w:eastAsia="Times New Roman" w:hAnsi="Times New Roman"/>
            <w:rtl w:val="0"/>
          </w:rPr>
          <w:t xml:space="preserve">- </w:t>
        </w:r>
      </w:ins>
      <w:del w:author="Robert Bartłomiejski" w:id="2" w:date="2026-01-23T22:54:32Z">
        <w:r w:rsidDel="00000000" w:rsidR="00000000" w:rsidRPr="00000000">
          <w:rPr>
            <w:rFonts w:ascii="Times New Roman" w:cs="Times New Roman" w:eastAsia="Times New Roman" w:hAnsi="Times New Roman"/>
            <w:rtl w:val="0"/>
          </w:rPr>
          <w:delText xml:space="preserve">(</w:delText>
        </w:r>
      </w:del>
      <w:r w:rsidDel="00000000" w:rsidR="00000000" w:rsidRPr="00000000">
        <w:rPr>
          <w:rFonts w:ascii="Times New Roman" w:cs="Times New Roman" w:eastAsia="Times New Roman" w:hAnsi="Times New Roman"/>
          <w:rtl w:val="0"/>
        </w:rPr>
        <w:t xml:space="preserve">and the closely related policy idiom</w:t>
      </w:r>
      <w:ins w:author="Robert Bartłomiejski" w:id="3" w:date="2026-01-23T23:21:25Z">
        <w:r w:rsidDel="00000000" w:rsidR="00000000" w:rsidRPr="00000000">
          <w:rPr>
            <w:rFonts w:ascii="Times New Roman" w:cs="Times New Roman" w:eastAsia="Times New Roman" w:hAnsi="Times New Roman"/>
            <w:rtl w:val="0"/>
          </w:rPr>
          <w:t xml:space="preserve">,</w:t>
        </w:r>
      </w:ins>
      <w:del w:author="Robert Bartłomiejski" w:id="3" w:date="2026-01-23T23:21:25Z">
        <w:r w:rsidDel="00000000" w:rsidR="00000000" w:rsidRPr="00000000">
          <w:rPr>
            <w:rFonts w:ascii="Times New Roman" w:cs="Times New Roman" w:eastAsia="Times New Roman" w:hAnsi="Times New Roman"/>
            <w:rtl w:val="0"/>
          </w:rPr>
          <w:delText xml:space="preserve"> of </w:delText>
        </w:r>
      </w:del>
      <w:r w:rsidDel="00000000" w:rsidR="00000000" w:rsidRPr="00000000">
        <w:rPr>
          <w:rFonts w:ascii="Times New Roman" w:cs="Times New Roman" w:eastAsia="Times New Roman" w:hAnsi="Times New Roman"/>
          <w:rtl w:val="0"/>
        </w:rPr>
        <w:t xml:space="preserve">Blue Growth</w:t>
      </w:r>
      <w:del w:author="Robert Bartłomiejski" w:id="4" w:date="2026-01-23T22:55:06Z">
        <w:r w:rsidDel="00000000" w:rsidR="00000000" w:rsidRPr="00000000">
          <w:rPr>
            <w:rFonts w:ascii="Times New Roman" w:cs="Times New Roman" w:eastAsia="Times New Roman" w:hAnsi="Times New Roman"/>
            <w:rtl w:val="0"/>
          </w:rPr>
          <w:delText xml:space="preserve">)</w:delText>
        </w:r>
      </w:del>
      <w:r w:rsidDel="00000000" w:rsidR="00000000" w:rsidRPr="00000000">
        <w:rPr>
          <w:rFonts w:ascii="Times New Roman" w:cs="Times New Roman" w:eastAsia="Times New Roman" w:hAnsi="Times New Roman"/>
          <w:rtl w:val="0"/>
        </w:rPr>
        <w:t xml:space="preserve"> </w:t>
      </w:r>
      <w:ins w:author="Robert Bartłomiejski" w:id="5" w:date="2026-01-23T22:55:09Z">
        <w:r w:rsidDel="00000000" w:rsidR="00000000" w:rsidRPr="00000000">
          <w:rPr>
            <w:rFonts w:ascii="Times New Roman" w:cs="Times New Roman" w:eastAsia="Times New Roman" w:hAnsi="Times New Roman"/>
            <w:rtl w:val="0"/>
          </w:rPr>
          <w:t xml:space="preserve">- </w:t>
        </w:r>
      </w:ins>
      <w:r w:rsidDel="00000000" w:rsidR="00000000" w:rsidRPr="00000000">
        <w:rPr>
          <w:rFonts w:ascii="Times New Roman" w:cs="Times New Roman" w:eastAsia="Times New Roman" w:hAnsi="Times New Roman"/>
          <w:rtl w:val="0"/>
        </w:rPr>
        <w:t xml:space="preserve">has </w:t>
      </w:r>
      <w:ins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emerged as the guiding principle and symbolic representation of ongoing “turns”: aquatic, oceanic (Braudel, 1949; Winkier ), posthumanist (Elizabeth DeLoughrey). </w:t>
        </w:r>
      </w:ins>
    </w:p>
    <w:p w:rsidR="00000000" w:rsidDel="00000000" w:rsidP="00000000" w:rsidRDefault="00000000" w:rsidRPr="00000000" w14:paraId="0000000B">
      <w:pPr>
        <w:spacing w:after="240" w:before="240" w:lineRule="auto"/>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While the human blueness comprehension has been embedded in power, agency, and influence interplay of human agents (entities recognisable by their reasonable sensuality and agency manifested. Social natural ontologies put emphasis not at performativity of being but to  becoming . Water-embodiments, fluid and constantly translating and reconfiguring  entanglements  proposing transcorporeality, circularity of flows, tidalectic rhythm   diminished supremacy of humans in the ecosystem was   nature dependency has been  potentialities of being beneficial to human purposes wild and unpredi</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ctable biotic nature domesticated and recognized   used materialities predictable habitat.  </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subordinated materiality and  constructed ; Posthuman and transcorporeal blueprint </w:t>
        </w:r>
      </w:ins>
    </w:p>
    <w:p w:rsidR="00000000" w:rsidDel="00000000" w:rsidP="00000000" w:rsidRDefault="00000000" w:rsidRPr="00000000" w14:paraId="0000000C">
      <w:pPr>
        <w:spacing w:after="240" w:before="240" w:lineRule="auto"/>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quantitative, linearly dualistic processes  open-ended, cause-effect, action-reaction, the mutable relationship between human bodies and the ocean, shifting from depictions ofa seascape across which human bodies attain agency to considering the experience and representability of sea ontologies, wet matter, and transcorporeal engagements with the morethan- human world. This work generally focuses on a universalized ocean (as nonhuman nature) rather than a socially constructed realities, ontologies, epistemologies in economies, politics and culturally specific spaces, place (as history). in its final effect, but essence, but becoming  human-driven expectations and desires are mostly dualistic: (human and non-human), transcorporality  bio-gas-hydro-litoral-circulation of materialism vs. human-technology (unpredictable wilderness, hostile habitat, stimulating curiosity and imagination → tailored, r</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egulated, </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adjusted, recognised,</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 </w: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domesticated, subordinated and predictable)  . The opposite  transco(post)colonial dominance over non-human and more-than-human entanglements renders  trans corporelated loops circulating marine-socio-natural reality or blue planetarizm   human sensibility and entangled transibility, not only prone to tolerate hydro-social micro-, meso- and macro action nets and actor-networks, bThis dualism remains distant from new materialism, social nature ontologism, and the hybrids entangled in innumerable and perpetual translations.</w:t>
        </w:r>
      </w:ins>
    </w:p>
    <w:p w:rsidR="00000000" w:rsidDel="00000000" w:rsidP="00000000" w:rsidRDefault="00000000" w:rsidRPr="00000000" w14:paraId="0000000D">
      <w:pPr>
        <w:spacing w:after="240" w:before="240" w:lineRule="auto"/>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tl w:val="0"/>
          </w:rPr>
        </w:r>
      </w:ins>
    </w:p>
    <w:p w:rsidR="00000000" w:rsidDel="00000000" w:rsidP="00000000" w:rsidRDefault="00000000" w:rsidRPr="00000000" w14:paraId="0000000E">
      <w:pPr>
        <w:spacing w:after="240" w:before="240" w:lineRule="auto"/>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tl w:val="0"/>
          </w:rPr>
        </w:r>
      </w:ins>
    </w:p>
    <w:p w:rsidR="00000000" w:rsidDel="00000000" w:rsidP="00000000" w:rsidRDefault="00000000" w:rsidRPr="00000000" w14:paraId="0000000F">
      <w:pPr>
        <w:spacing w:after="240" w:before="240" w:lineRule="auto"/>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While the comprehension of the concept of blueness remains valburable social  and ontological,  framework of sensibility, encompassing translations among human needs, social interests, values, traditions, emotions, knowledge, technology, and nature, the fluidity of its semantic range renders human sense-making persistently dualistic. This dualism remains distant from new materialism, social nature ontologism, and the hybrids entangled in innumerable and perpetual translations.</w:t>
        </w:r>
      </w:ins>
    </w:p>
    <w:p w:rsidR="00000000" w:rsidDel="00000000" w:rsidP="00000000" w:rsidRDefault="00000000" w:rsidRPr="00000000" w14:paraId="00000010">
      <w:pPr>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tl w:val="0"/>
          </w:rPr>
        </w:r>
      </w:ins>
    </w:p>
    <w:p w:rsidR="00000000" w:rsidDel="00000000" w:rsidP="00000000" w:rsidRDefault="00000000" w:rsidRPr="00000000" w14:paraId="00000011">
      <w:pPr>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tl w:val="0"/>
          </w:rPr>
        </w:r>
      </w:ins>
    </w:p>
    <w:p w:rsidR="00000000" w:rsidDel="00000000" w:rsidP="00000000" w:rsidRDefault="00000000" w:rsidRPr="00000000" w14:paraId="00000012">
      <w:pPr>
        <w:jc w:val="both"/>
        <w:rPr>
          <w:ins w:author="Robert Bartłomiejski" w:id="6" w:date="2026-01-23T22:55:27Z"/>
          <w:rFonts w:ascii="Times New Roman" w:cs="Times New Roman" w:eastAsia="Times New Roman" w:hAnsi="Times New Roman"/>
          <w:rPrChange w:author="Robert Bartłomiejski" w:id="7" w:date="2026-01-23T22:55:27Z">
            <w:rPr>
              <w:rFonts w:ascii="Times New Roman" w:cs="Times New Roman" w:eastAsia="Times New Roman" w:hAnsi="Times New Roman"/>
            </w:rPr>
          </w:rPrChange>
        </w:rPr>
      </w:pPr>
      <w:ins w:author="Robert Bartłomiejski" w:id="6" w:date="2026-01-23T22:55:27Z">
        <w:r w:rsidDel="00000000" w:rsidR="00000000" w:rsidRPr="00000000">
          <w:rPr>
            <w:rtl w:val="0"/>
          </w:rPr>
        </w:r>
      </w:ins>
    </w:p>
    <w:p w:rsidR="00000000" w:rsidDel="00000000" w:rsidP="00000000" w:rsidRDefault="00000000" w:rsidRPr="00000000" w14:paraId="00000013">
      <w:pPr>
        <w:jc w:val="both"/>
        <w:rPr>
          <w:ins w:author="Robert Bartłomiejski" w:id="13" w:date="2026-01-24T01:26:45Z"/>
          <w:rFonts w:ascii="Times New Roman" w:cs="Times New Roman" w:eastAsia="Times New Roman" w:hAnsi="Times New Roman"/>
        </w:rPr>
      </w:pPr>
      <w:ins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t xml:space="preserve">the change  </w:t>
        </w:r>
      </w:ins>
      <w:ins w:author="Robert Bartłomiejski" w:id="8" w:date="2026-01-23T22:55:16Z">
        <w:del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delText xml:space="preserve">emerged </w:delText>
          </w:r>
        </w:del>
      </w:ins>
      <w:del w:author="Robert Bartłomiejski" w:id="6" w:date="2026-01-23T22:55:27Z">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delText xml:space="preserve">become</w:delText>
        </w:r>
        <w:r w:rsidDel="00000000" w:rsidR="00000000" w:rsidRPr="00000000">
          <w:rPr>
            <w:rFonts w:ascii="Times New Roman" w:cs="Times New Roman" w:eastAsia="Times New Roman" w:hAnsi="Times New Roman"/>
            <w:rtl w:val="0"/>
            <w:rPrChange w:author="Robert Bartłomiejski" w:id="7" w:date="2026-01-23T22:55:27Z">
              <w:rPr>
                <w:rFonts w:ascii="Times New Roman" w:cs="Times New Roman" w:eastAsia="Times New Roman" w:hAnsi="Times New Roman"/>
              </w:rPr>
            </w:rPrChange>
          </w:rPr>
          <w:delText xml:space="preserve"> a dominant</w:delText>
        </w:r>
      </w:del>
      <w:r w:rsidDel="00000000" w:rsidR="00000000" w:rsidRPr="00000000">
        <w:rPr>
          <w:rFonts w:ascii="Times New Roman" w:cs="Times New Roman" w:eastAsia="Times New Roman" w:hAnsi="Times New Roman"/>
          <w:rtl w:val="0"/>
        </w:rPr>
        <w:t xml:space="preserve"> </w:t>
      </w:r>
      <w:ins w:author="Robert Bartłomiejski" w:id="9" w:date="2026-01-23T22:58:13Z">
        <w:r w:rsidDel="00000000" w:rsidR="00000000" w:rsidRPr="00000000">
          <w:rPr>
            <w:rFonts w:ascii="Times New Roman" w:cs="Times New Roman" w:eastAsia="Times New Roman" w:hAnsi="Times New Roman"/>
            <w:rtl w:val="0"/>
            <w:rPrChange w:author="Robert Bartłomiejski" w:id="10" w:date="2026-01-23T22:58:13Z">
              <w:rPr>
                <w:rFonts w:ascii="Times New Roman" w:cs="Times New Roman" w:eastAsia="Times New Roman" w:hAnsi="Times New Roman"/>
              </w:rPr>
            </w:rPrChange>
          </w:rPr>
          <w:t xml:space="preserve">umbrella</w:t>
        </w:r>
        <w:r w:rsidDel="00000000" w:rsidR="00000000" w:rsidRPr="00000000">
          <w:rPr>
            <w:rFonts w:ascii="Times New Roman" w:cs="Times New Roman" w:eastAsia="Times New Roman" w:hAnsi="Times New Roman"/>
            <w:rtl w:val="0"/>
          </w:rPr>
          <w:t xml:space="preserve"> </w:t>
        </w:r>
      </w:ins>
      <w:r w:rsidDel="00000000" w:rsidR="00000000" w:rsidRPr="00000000">
        <w:rPr>
          <w:rFonts w:ascii="Times New Roman" w:cs="Times New Roman" w:eastAsia="Times New Roman" w:hAnsi="Times New Roman"/>
          <w:rtl w:val="0"/>
        </w:rPr>
        <w:t xml:space="preserve">frame</w:t>
      </w:r>
      <w:ins w:author="Robert Bartłomiejski" w:id="11" w:date="2026-01-23T22:56:00Z">
        <w:r w:rsidDel="00000000" w:rsidR="00000000" w:rsidRPr="00000000">
          <w:rPr>
            <w:rFonts w:ascii="Times New Roman" w:cs="Times New Roman" w:eastAsia="Times New Roman" w:hAnsi="Times New Roman"/>
            <w:rtl w:val="0"/>
          </w:rPr>
          <w:t xml:space="preserve">work for multi-sectoral economics, multi-level governance and multilateral </w:t>
        </w:r>
        <w:r w:rsidDel="00000000" w:rsidR="00000000" w:rsidRPr="00000000">
          <w:rPr>
            <w:rFonts w:ascii="Times New Roman" w:cs="Times New Roman" w:eastAsia="Times New Roman" w:hAnsi="Times New Roman"/>
            <w:rtl w:val="0"/>
            <w:rPrChange w:author="Robert Bartłomiejski" w:id="12" w:date="2026-01-23T22:56:00Z">
              <w:rPr>
                <w:rFonts w:ascii="Times New Roman" w:cs="Times New Roman" w:eastAsia="Times New Roman" w:hAnsi="Times New Roman"/>
              </w:rPr>
            </w:rPrChange>
          </w:rPr>
          <w:t xml:space="preserve">politics.</w:t>
        </w:r>
        <w:del w:author="Robert Bartłomiejski" w:id="11" w:date="2026-01-23T22:56:00Z">
          <w:r w:rsidDel="00000000" w:rsidR="00000000" w:rsidRPr="00000000">
            <w:rPr>
              <w:rFonts w:ascii="Times New Roman" w:cs="Times New Roman" w:eastAsia="Times New Roman" w:hAnsi="Times New Roman"/>
              <w:rtl w:val="0"/>
              <w:rPrChange w:author="Robert Bartłomiejski" w:id="12" w:date="2026-01-23T22:56:00Z">
                <w:rPr>
                  <w:rFonts w:ascii="Times New Roman" w:cs="Times New Roman" w:eastAsia="Times New Roman" w:hAnsi="Times New Roman"/>
                </w:rPr>
              </w:rPrChange>
            </w:rPr>
            <w:delText xml:space="preserve"> and policies, and . </w:delText>
          </w:r>
          <w:r w:rsidDel="00000000" w:rsidR="00000000" w:rsidRPr="00000000">
            <w:rPr>
              <w:rFonts w:ascii="Times New Roman" w:cs="Times New Roman" w:eastAsia="Times New Roman" w:hAnsi="Times New Roman"/>
              <w:rtl w:val="0"/>
            </w:rPr>
            <w:delText xml:space="preserve"> , which states </w:delText>
          </w:r>
        </w:del>
      </w:ins>
      <w:del w:author="Robert Bartłomiejski" w:id="11" w:date="2026-01-23T22:56:00Z">
        <w:r w:rsidDel="00000000" w:rsidR="00000000" w:rsidRPr="00000000">
          <w:rPr>
            <w:rFonts w:ascii="Times New Roman" w:cs="Times New Roman" w:eastAsia="Times New Roman" w:hAnsi="Times New Roman"/>
            <w:rtl w:val="0"/>
          </w:rPr>
          <w:delText xml:space="preserve"> through which states,</w:delText>
        </w:r>
      </w:del>
      <w:ins w:author="Robert Bartłomiejski" w:id="11" w:date="2026-01-23T22:56:00Z">
        <w:r w:rsidDel="00000000" w:rsidR="00000000" w:rsidRPr="00000000">
          <w:rPr>
            <w:rFonts w:ascii="Times New Roman" w:cs="Times New Roman" w:eastAsia="Times New Roman" w:hAnsi="Times New Roman"/>
            <w:rtl w:val="0"/>
          </w:rPr>
          <w:t xml:space="preserve"> </w:t>
        </w:r>
      </w:ins>
      <w:r w:rsidDel="00000000" w:rsidR="00000000" w:rsidRPr="00000000">
        <w:rPr>
          <w:rFonts w:ascii="Times New Roman" w:cs="Times New Roman" w:eastAsia="Times New Roman" w:hAnsi="Times New Roman"/>
          <w:rtl w:val="0"/>
        </w:rPr>
        <w:t xml:space="preserve">However,</w:t>
      </w:r>
      <w:ins w:author="Robert Bartłomiejski" w:id="13" w:date="2026-01-24T01:26:45Z">
        <w:r w:rsidDel="00000000" w:rsidR="00000000" w:rsidRPr="00000000">
          <w:rPr>
            <w:rFonts w:ascii="Times New Roman" w:cs="Times New Roman" w:eastAsia="Times New Roman" w:hAnsi="Times New Roman"/>
            <w:rtl w:val="0"/>
          </w:rPr>
          <w:t xml:space="preserve"> we claim that the consensus on the “blue” growth aims, values and </w:t>
        </w:r>
        <w:r w:rsidDel="00000000" w:rsidR="00000000" w:rsidRPr="00000000">
          <w:rPr>
            <w:rFonts w:ascii="Times New Roman" w:cs="Times New Roman" w:eastAsia="Times New Roman" w:hAnsi="Times New Roman"/>
            <w:rtl w:val="0"/>
            <w:rPrChange w:author="Robert Bartłomiejski" w:id="14" w:date="2026-01-24T01:26:45Z">
              <w:rPr>
                <w:rFonts w:ascii="Times New Roman" w:cs="Times New Roman" w:eastAsia="Times New Roman" w:hAnsi="Times New Roman"/>
              </w:rPr>
            </w:rPrChange>
          </w:rPr>
          <w:t xml:space="preserve">interests</w:t>
        </w:r>
        <w:r w:rsidDel="00000000" w:rsidR="00000000" w:rsidRPr="00000000">
          <w:rPr>
            <w:rFonts w:ascii="Times New Roman" w:cs="Times New Roman" w:eastAsia="Times New Roman" w:hAnsi="Times New Roman"/>
            <w:rtl w:val="0"/>
          </w:rPr>
          <w:t xml:space="preserve"> have a </w:t>
        </w:r>
        <w:r w:rsidDel="00000000" w:rsidR="00000000" w:rsidRPr="00000000">
          <w:rPr>
            <w:rFonts w:ascii="Times New Roman" w:cs="Times New Roman" w:eastAsia="Times New Roman" w:hAnsi="Times New Roman"/>
            <w:rtl w:val="0"/>
            <w:rPrChange w:author="Robert Bartłomiejski" w:id="14" w:date="2026-01-24T01:26:45Z">
              <w:rPr>
                <w:rFonts w:ascii="Times New Roman" w:cs="Times New Roman" w:eastAsia="Times New Roman" w:hAnsi="Times New Roman"/>
              </w:rPr>
            </w:rPrChange>
          </w:rPr>
          <w:t xml:space="preserve">fluid meaning</w:t>
        </w:r>
        <w:r w:rsidDel="00000000" w:rsidR="00000000" w:rsidRPr="00000000">
          <w:rPr>
            <w:rFonts w:ascii="Times New Roman" w:cs="Times New Roman" w:eastAsia="Times New Roman" w:hAnsi="Times New Roman"/>
            <w:rtl w:val="0"/>
          </w:rPr>
          <w:t xml:space="preserve"> attributed to it, connoting social change, turning points and crises. </w:t>
        </w:r>
      </w:ins>
    </w:p>
    <w:p w:rsidR="00000000" w:rsidDel="00000000" w:rsidP="00000000" w:rsidRDefault="00000000" w:rsidRPr="00000000" w14:paraId="00000014">
      <w:pPr>
        <w:jc w:val="both"/>
        <w:rPr>
          <w:ins w:author="Robert Bartłomiejski" w:id="13" w:date="2026-01-24T01:26:45Z"/>
          <w:rFonts w:ascii="Times New Roman" w:cs="Times New Roman" w:eastAsia="Times New Roman" w:hAnsi="Times New Roman"/>
        </w:rPr>
      </w:pPr>
      <w:ins w:author="Robert Bartłomiejski" w:id="13" w:date="2026-01-24T01:26:45Z">
        <w:r w:rsidDel="00000000" w:rsidR="00000000" w:rsidRPr="00000000">
          <w:rPr>
            <w:rFonts w:ascii="Times New Roman" w:cs="Times New Roman" w:eastAsia="Times New Roman" w:hAnsi="Times New Roman"/>
            <w:rtl w:val="0"/>
            <w:rPrChange w:author="Robert Bartłomiejski" w:id="14" w:date="2026-01-24T01:26:45Z">
              <w:rPr>
                <w:rFonts w:ascii="Times New Roman" w:cs="Times New Roman" w:eastAsia="Times New Roman" w:hAnsi="Times New Roman"/>
              </w:rPr>
            </w:rPrChange>
          </w:rPr>
          <w:t xml:space="preserve">While the comprehension of the concept of blueness involves an open framework of sensibility that encompasses translations among human needs, social interests, values, traditions, and emotions—alongside knowledge, technology, and nature—the fluidity of its semantic range renders human sense-making persistently dualistic. This remains somewhat detached from new materialism, social nature ontologism, and the hybrids entangled in numerous and perpetual translations.</w:t>
        </w:r>
        <w:r w:rsidDel="00000000" w:rsidR="00000000" w:rsidRPr="00000000">
          <w:rPr>
            <w:rtl w:val="0"/>
          </w:rPr>
        </w:r>
      </w:ins>
    </w:p>
    <w:p w:rsidR="00000000" w:rsidDel="00000000" w:rsidP="00000000" w:rsidRDefault="00000000" w:rsidRPr="00000000" w14:paraId="00000015">
      <w:pPr>
        <w:jc w:val="both"/>
        <w:rPr>
          <w:rFonts w:ascii="Times New Roman" w:cs="Times New Roman" w:eastAsia="Times New Roman" w:hAnsi="Times New Roman"/>
        </w:rPr>
      </w:pPr>
      <w:ins w:author="Robert Bartłomiejski" w:id="13" w:date="2026-01-24T01:26:45Z">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rtl w:val="0"/>
            <w:rPrChange w:author="Robert Bartłomiejski" w:id="14" w:date="2026-01-24T01:26:45Z">
              <w:rPr>
                <w:rFonts w:ascii="Times New Roman" w:cs="Times New Roman" w:eastAsia="Times New Roman" w:hAnsi="Times New Roman"/>
              </w:rPr>
            </w:rPrChange>
          </w:rPr>
          <w:t xml:space="preserve">he consensus surrounding this term remains largely superficial duality separating: “marine sociology”, “maritime sociology”, “Ocean sociology” and “blue sociology”.  Analogicly,   In practice, the Blue Economy functions as a "facile" label: it is water without a body, a form of conceptual "unformed materiality" that lacks meaning because it seeks to abstract the ocean from its specific relations (Neimanis &amp; Bezan, 2023). This conceptual openness determines which maritime uses are legitimized and whose knowledge systems are recognized, often defaulting to a reductionist, "brute" materialist discourse that privileges predictable, mechanistic models of life.</w:t>
        </w:r>
        <w:r w:rsidDel="00000000" w:rsidR="00000000" w:rsidRPr="00000000">
          <w:rPr>
            <w:rFonts w:ascii="Times New Roman" w:cs="Times New Roman" w:eastAsia="Times New Roman" w:hAnsi="Times New Roman"/>
            <w:rtl w:val="0"/>
          </w:rPr>
          <w:t xml:space="preserve"> </w:t>
        </w:r>
      </w:ins>
      <w:del w:author="Robert Bartłomiejski" w:id="13" w:date="2026-01-24T01:26:45Z">
        <w:r w:rsidDel="00000000" w:rsidR="00000000" w:rsidRPr="00000000">
          <w:rPr>
            <w:rFonts w:ascii="Times New Roman" w:cs="Times New Roman" w:eastAsia="Times New Roman" w:hAnsi="Times New Roman"/>
            <w:rtl w:val="0"/>
          </w:rPr>
          <w:delText xml:space="preserve"> </w:delText>
        </w:r>
      </w:del>
      <w:r w:rsidDel="00000000" w:rsidR="00000000" w:rsidRPr="00000000">
        <w:rPr>
          <w:rFonts w:ascii="Times New Roman" w:cs="Times New Roman" w:eastAsia="Times New Roman" w:hAnsi="Times New Roman"/>
          <w:rtl w:val="0"/>
        </w:rPr>
        <w:t xml:space="preserve">th international organizations, and industry actors imagine and accelerate ocean based development. However, apparent consensus around the term is often superficial. Across research and policy arenas, “blue economy” functions less as a stable concept and more as a flexible label that is repeatedly redefined across sectors, scales, and institutional settings (Silver et al., 2015; Voyer et al., 2018; Penca et al., 2025). This conceptual openness has practical consequences: it affects which ocean uses are legitimized, which trade-offs are rendered visible, and whose knowledge and interests are recognized in decision making (Silver et al., 2015; Voyer et al., 2018).</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intensified ocean development unfolds under conditions of accelerating socio ecological change. Marine biodiversity loss, climate disruption, and widening social inequalities challenge policy narratives that promise simultaneous growth, sustainability, and social well being (Sumaila et al., 2021). Although many Blue Economy strategies rely on modernization assumptions, namely that technological innovation and investment can deliver green transitions and jobs, critical social science shows that blue agendas may reproduce uneven development, particularly when marine spatial re ordering privileges capital intensive sectors and redistributes access to marine space (Bennett et al., 2021; Ertör &amp; Hadjimichael, 2020; Penca et al., 2025). In this regard, the Blue Economy is not only a technical or managerial program but also an arena of contestation where benefits, harms, and legitimacy are negotiated through institutions and power relations (Penca et al., 2025).</w:t>
      </w:r>
    </w:p>
    <w:p w:rsidR="00000000" w:rsidDel="00000000" w:rsidP="00000000" w:rsidRDefault="00000000" w:rsidRPr="00000000" w14:paraId="0000001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tensions have strengthened calls to integrate the marine social sciences into ocean sustainability research and governance. Recent syntheses argue that social science is essential for understanding institutional dynamics, legitimacy, conflict, and distributive consequences, especially when ocean policies reshape livelihoods and identities in coastal and maritime communities (Bavinck &amp; Verrips, 2020; Bennett, 2019; Penca et al., 2025). Within this broader agenda, Rios and Chicaguala (2024) explicitly call for a maritime sociology that can contribute to sustainability science by linking ocean change to social organization, institutions, and processes of social transformation.</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sociology remains comparatively under mobilized in many ocean governance and Blue Economy debates, despite its strengths for analysing labour, stratification, organizations, and social change (Kołodziej &amp; Kołodziej Durnaś, 2022; Rios &amp; Chicaguala, 2024). Maritime sociology offers a particularly relevant bridge because it has historically examined the sea as a distinctive social space shaped by mobility, risk, regulation, and specialized occupational cultures, while also connecting shipboard life, port city dynamics, and maritime labour to wider political economic structures (Kołodziej &amp; Kołodziej Durnaś, 2022). This is crucial for Blue Economy analysis, where policy goals are translated into everyday practices through firms, supply chains, ports, training systems, and labour regimes.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revisits maritime sociology in light of the contemporary prominence of the Blue Economy by drawing on the conceptual resources already developed within the field</w:t>
      </w:r>
      <w:ins w:author="Robert Bartłomiejski" w:id="15" w:date="2026-01-23T22:26:15Z">
        <w:r w:rsidDel="00000000" w:rsidR="00000000" w:rsidRPr="00000000">
          <w:rPr>
            <w:rFonts w:ascii="Times New Roman" w:cs="Times New Roman" w:eastAsia="Times New Roman" w:hAnsi="Times New Roman"/>
            <w:rtl w:val="0"/>
          </w:rPr>
          <w:t xml:space="preserve"> </w:t>
        </w:r>
      </w:ins>
      <w:r w:rsidDel="00000000" w:rsidR="00000000" w:rsidRPr="00000000">
        <w:rPr>
          <w:rFonts w:ascii="Times New Roman" w:cs="Times New Roman" w:eastAsia="Times New Roman" w:hAnsi="Times New Roman"/>
          <w:rtl w:val="0"/>
        </w:rPr>
        <w:t xml:space="preserve">. In particular, we return to formative frameworks that delimit maritime sociology’s core themes and analytic concerns (Poole, 1981; Janiszewski &amp; Sosnowski, 1984). We argue that re engaging these traditions provides a timely sociological lens for evaluating Blue Economy trajectories,</w:t>
      </w:r>
      <w:commentRangeStart w:id="1"/>
      <w:r w:rsidDel="00000000" w:rsidR="00000000" w:rsidRPr="00000000">
        <w:rPr>
          <w:rFonts w:ascii="Times New Roman" w:cs="Times New Roman" w:eastAsia="Times New Roman" w:hAnsi="Times New Roman"/>
          <w:rtl w:val="0"/>
        </w:rPr>
        <w:t xml:space="preserve"> not only in terms of environmental performance but also in terms of labour conditions, social inequalities, and justice claims that are frequently marginal to sector led blue strategies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(Bennett et al., 2021; Penca et al., 2025; Rios &amp; Chicaguala, 2024). In doing so, we position “blue sociology” as a research orientation that connects Blue Economy governance to the social worlds where ocean development is enacted, contested, and sometimes resisted (Picken, n.d.; Rios &amp; Chicaguala, 2024).</w:t>
      </w:r>
      <w:ins w:author="Robert Bartłomiejski" w:id="16" w:date="2026-01-23T17:30:04Z">
        <w:r w:rsidDel="00000000" w:rsidR="00000000" w:rsidRPr="00000000">
          <w:rPr>
            <w:rFonts w:ascii="Times New Roman" w:cs="Times New Roman" w:eastAsia="Times New Roman" w:hAnsi="Times New Roman"/>
            <w:rtl w:val="0"/>
          </w:rPr>
          <w:t xml:space="preserve"> However, we aim to substantiate that diverse human and ocean related sociological paradigms are n maritime sociology,  want to would like to su</w:t>
        </w:r>
      </w:ins>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Theoretical framework</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rPr>
      </w:pPr>
      <w:commentRangeStart w:id="2"/>
      <w:r w:rsidDel="00000000" w:rsidR="00000000" w:rsidRPr="00000000">
        <w:rPr>
          <w:rFonts w:ascii="Times New Roman" w:cs="Times New Roman" w:eastAsia="Times New Roman" w:hAnsi="Times New Roman"/>
          <w:color w:val="000000"/>
          <w:rtl w:val="0"/>
        </w:rPr>
        <w:t xml:space="preserve">2.1 Maritime Sociology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Blue Economy</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currently no consensus in the academic literature regarding the precise definitions of </w:t>
      </w:r>
      <w:r w:rsidDel="00000000" w:rsidR="00000000" w:rsidRPr="00000000">
        <w:rPr>
          <w:rFonts w:ascii="Times New Roman" w:cs="Times New Roman" w:eastAsia="Times New Roman" w:hAnsi="Times New Roman"/>
          <w:color w:val="0000ff"/>
          <w:rtl w:val="0"/>
        </w:rPr>
        <w:t xml:space="preserve">“blue” concepts </w:t>
      </w:r>
      <w:r w:rsidDel="00000000" w:rsidR="00000000" w:rsidRPr="00000000">
        <w:rPr>
          <w:rFonts w:ascii="Times New Roman" w:cs="Times New Roman" w:eastAsia="Times New Roman" w:hAnsi="Times New Roman"/>
          <w:color w:val="000000"/>
          <w:rtl w:val="0"/>
        </w:rPr>
        <w:t xml:space="preserve">(Mulazzani &amp; Malorgio, 2017; Eikeset et al., 2018; Lee, Noh, &amp; Khim, 2020; Martens et al., 2022). The terms </w:t>
      </w:r>
      <w:r w:rsidDel="00000000" w:rsidR="00000000" w:rsidRPr="00000000">
        <w:rPr>
          <w:rFonts w:ascii="Times New Roman" w:cs="Times New Roman" w:eastAsia="Times New Roman" w:hAnsi="Times New Roman"/>
          <w:color w:val="0000ff"/>
          <w:rtl w:val="0"/>
        </w:rPr>
        <w:t xml:space="preserve">blue growth, ocean economy, and maritime economy </w:t>
      </w:r>
      <w:r w:rsidDel="00000000" w:rsidR="00000000" w:rsidRPr="00000000">
        <w:rPr>
          <w:rFonts w:ascii="Times New Roman" w:cs="Times New Roman" w:eastAsia="Times New Roman" w:hAnsi="Times New Roman"/>
          <w:color w:val="000000"/>
          <w:rtl w:val="0"/>
        </w:rPr>
        <w:t xml:space="preserve">are frequently employed as synonyms for the Blue Economy (Lee et al., 2020; Martínez-Vázquez, Milán-García, &amp; de Pablo Valenciano, 2021). These terms encompass a broad spectrum of interpretations and conceptual frameworks, whose meanings vary according to the sociocultural and institutional contexts in which they are applied (Eikeset et al., 2018).</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concept of blue growth has its origins in the 1960s, a period during which the international community began to focus on shaping the notion of sustainable development (Eikeset et al., 2018; Kyvelou &amp; Ierapetritis, 2019; Niner et al., 2022). The term blue economy, or blue growth, emerged later, in 2012, at the United Nations Conference on Sustainable Development (Rio+20) held in Rio de Janeiro, Brazil (UNCTAD, 2014; Pascual, 2014; Mulazzani &amp; Malorgio, 2017; Howard, 2018; Caswell et al., 2020). It was conceived as the </w:t>
      </w:r>
      <w:r w:rsidDel="00000000" w:rsidR="00000000" w:rsidRPr="00000000">
        <w:rPr>
          <w:rFonts w:ascii="Times New Roman" w:cs="Times New Roman" w:eastAsia="Times New Roman" w:hAnsi="Times New Roman"/>
          <w:color w:val="0000ff"/>
          <w:rtl w:val="0"/>
        </w:rPr>
        <w:t xml:space="preserve">marine counterpart to the green economy</w:t>
      </w:r>
      <w:r w:rsidDel="00000000" w:rsidR="00000000" w:rsidRPr="00000000">
        <w:rPr>
          <w:rFonts w:ascii="Times New Roman" w:cs="Times New Roman" w:eastAsia="Times New Roman" w:hAnsi="Times New Roman"/>
          <w:color w:val="000000"/>
          <w:rtl w:val="0"/>
        </w:rPr>
        <w:t xml:space="preserve"> (Pascual, 2014; Silver, Gray, Campbell, Fairbanks, &amp; Gruby, 2015; Smith-Godfrey, 2016; Boonstra, Valman, &amp; Björkvik, 2018; Howard, 2018; Soma, van den Burg, Hoefnagel, Stuiver, &amp; van der Heide, 2018; Cisneros-Montemayor et al., 2019; European Parliament, Directorate-General for Internal Policies of the Union, Scholaert, 2020; Caswell et al., 2020). Consequently, the Blue Economy may be understood as a “</w:t>
      </w:r>
      <w:r w:rsidDel="00000000" w:rsidR="00000000" w:rsidRPr="00000000">
        <w:rPr>
          <w:rFonts w:ascii="Times New Roman" w:cs="Times New Roman" w:eastAsia="Times New Roman" w:hAnsi="Times New Roman"/>
          <w:color w:val="0000ff"/>
          <w:rtl w:val="0"/>
        </w:rPr>
        <w:t xml:space="preserve">Green Economy in a Blue World</w:t>
      </w:r>
      <w:r w:rsidDel="00000000" w:rsidR="00000000" w:rsidRPr="00000000">
        <w:rPr>
          <w:rFonts w:ascii="Times New Roman" w:cs="Times New Roman" w:eastAsia="Times New Roman" w:hAnsi="Times New Roman"/>
          <w:color w:val="000000"/>
          <w:rtl w:val="0"/>
        </w:rPr>
        <w:t xml:space="preserve">” (Kontovas et al., 2022). The linkage between the Blue Economy and sustainable development was primarily emphasized by the Small Island Developing States (SIDS), whose development is deeply dependent on the health of fragile marine ecosystems.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Blue Economy encompasses a wide spectrum of traditional maritime activities, including </w:t>
      </w:r>
      <w:r w:rsidDel="00000000" w:rsidR="00000000" w:rsidRPr="00000000">
        <w:rPr>
          <w:rFonts w:ascii="Times New Roman" w:cs="Times New Roman" w:eastAsia="Times New Roman" w:hAnsi="Times New Roman"/>
          <w:color w:val="0000ff"/>
          <w:rtl w:val="0"/>
        </w:rPr>
        <w:t xml:space="preserve">maritime transport, shipbuilding, port operations, fisheries, and offshore oil and gas extraction.</w:t>
      </w:r>
      <w:r w:rsidDel="00000000" w:rsidR="00000000" w:rsidRPr="00000000">
        <w:rPr>
          <w:rFonts w:ascii="Times New Roman" w:cs="Times New Roman" w:eastAsia="Times New Roman" w:hAnsi="Times New Roman"/>
          <w:color w:val="000000"/>
          <w:rtl w:val="0"/>
        </w:rPr>
        <w:t xml:space="preserve"> In addition, it incorporates a range of emerging sectors such as aquaculture, blue biotechnology, marine renewable energy, and seabed mining (Ehlers, 2016).</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the European Parliament, Directorate-General for Internal Policies of the Union (Scholaert, 2020), “the Blue Economy encompasses all sectoral and cross-sectoral economic activities related to oceans, seas, and coasts.” Furthermore, “a </w:t>
      </w:r>
      <w:r w:rsidDel="00000000" w:rsidR="00000000" w:rsidRPr="00000000">
        <w:rPr>
          <w:rFonts w:ascii="Times New Roman" w:cs="Times New Roman" w:eastAsia="Times New Roman" w:hAnsi="Times New Roman"/>
          <w:color w:val="000000"/>
          <w:highlight w:val="yellow"/>
          <w:rtl w:val="0"/>
          <w:rPrChange w:author="Robert Bartłomiejski" w:id="17" w:date="2025-10-08T13:50:02Z">
            <w:rPr>
              <w:rFonts w:ascii="Times New Roman" w:cs="Times New Roman" w:eastAsia="Times New Roman" w:hAnsi="Times New Roman"/>
              <w:color w:val="000000"/>
            </w:rPr>
          </w:rPrChange>
        </w:rPr>
        <w:t xml:space="preserve">sustainable Blue Economy promotes economic growth, social inclusion, and improved living standards, while ensuring </w:t>
      </w:r>
      <w:r w:rsidDel="00000000" w:rsidR="00000000" w:rsidRPr="00000000">
        <w:rPr>
          <w:rFonts w:ascii="Times New Roman" w:cs="Times New Roman" w:eastAsia="Times New Roman" w:hAnsi="Times New Roman"/>
          <w:color w:val="0000ff"/>
          <w:highlight w:val="yellow"/>
          <w:rtl w:val="0"/>
          <w:rPrChange w:author="Robert Bartłomiejski" w:id="17" w:date="2025-10-08T13:50:02Z">
            <w:rPr>
              <w:rFonts w:ascii="Times New Roman" w:cs="Times New Roman" w:eastAsia="Times New Roman" w:hAnsi="Times New Roman"/>
              <w:color w:val="000000"/>
            </w:rPr>
          </w:rPrChange>
        </w:rPr>
        <w:t xml:space="preserve">the environmental sustainability of the natural capital of oceans and seas”</w:t>
      </w:r>
      <w:r w:rsidDel="00000000" w:rsidR="00000000" w:rsidRPr="00000000">
        <w:rPr>
          <w:rFonts w:ascii="Times New Roman" w:cs="Times New Roman" w:eastAsia="Times New Roman" w:hAnsi="Times New Roman"/>
          <w:color w:val="000000"/>
          <w:rtl w:val="0"/>
        </w:rPr>
        <w:t xml:space="preserve"> (European Commission, European Climate, Infrastructure and Environment Executive Agency, 2021, p. 16).</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19" w:date="2025-10-08T13:31:42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The Economist Intelligence Unit (2015, p. 7) defines a </w:t>
      </w:r>
      <w:r w:rsidDel="00000000" w:rsidR="00000000" w:rsidRPr="00000000">
        <w:rPr>
          <w:rFonts w:ascii="Times New Roman" w:cs="Times New Roman" w:eastAsia="Times New Roman" w:hAnsi="Times New Roman"/>
          <w:color w:val="0000ff"/>
          <w:rtl w:val="0"/>
          <w:rPrChange w:author="Robert Bartłomiejski" w:id="18" w:date="2025-10-08T13:31:25Z">
            <w:rPr>
              <w:rFonts w:ascii="Times New Roman" w:cs="Times New Roman" w:eastAsia="Times New Roman" w:hAnsi="Times New Roman"/>
              <w:color w:val="000000"/>
            </w:rPr>
          </w:rPrChange>
        </w:rPr>
        <w:t xml:space="preserve">sustainable ocean economy</w:t>
      </w:r>
      <w:r w:rsidDel="00000000" w:rsidR="00000000" w:rsidRPr="00000000">
        <w:rPr>
          <w:rFonts w:ascii="Times New Roman" w:cs="Times New Roman" w:eastAsia="Times New Roman" w:hAnsi="Times New Roman"/>
          <w:color w:val="000000"/>
          <w:rtl w:val="0"/>
        </w:rPr>
        <w:t xml:space="preserve"> as one in which “economic activity is in balance with the long-term capacity of ocean ecosystems to support that activity and remain resilient and healthy.” Similarly, the OECD (2016) views the Blue Economy as a strategy </w:t>
      </w:r>
      <w:r w:rsidDel="00000000" w:rsidR="00000000" w:rsidRPr="00000000">
        <w:rPr>
          <w:rFonts w:ascii="Times New Roman" w:cs="Times New Roman" w:eastAsia="Times New Roman" w:hAnsi="Times New Roman"/>
          <w:color w:val="0000ff"/>
          <w:rtl w:val="0"/>
          <w:rPrChange w:author="Robert Bartłomiejski" w:id="19" w:date="2025-10-08T13:31:42Z">
            <w:rPr>
              <w:rFonts w:ascii="Times New Roman" w:cs="Times New Roman" w:eastAsia="Times New Roman" w:hAnsi="Times New Roman"/>
              <w:color w:val="000000"/>
            </w:rPr>
          </w:rPrChange>
        </w:rPr>
        <w:t xml:space="preserve">aimed at maintaining economic growth and generating employment while simultaneously safeguarding the health of marine ecosystems.</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20" w:date="2025-10-08T13:32:02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According to the United Nations (2012b), the Blue Economy contributes </w:t>
      </w:r>
      <w:r w:rsidDel="00000000" w:rsidR="00000000" w:rsidRPr="00000000">
        <w:rPr>
          <w:rFonts w:ascii="Times New Roman" w:cs="Times New Roman" w:eastAsia="Times New Roman" w:hAnsi="Times New Roman"/>
          <w:color w:val="0000ff"/>
          <w:rtl w:val="0"/>
          <w:rPrChange w:author="Robert Bartłomiejski" w:id="20" w:date="2025-10-08T13:32:02Z">
            <w:rPr>
              <w:rFonts w:ascii="Times New Roman" w:cs="Times New Roman" w:eastAsia="Times New Roman" w:hAnsi="Times New Roman"/>
              <w:color w:val="000000"/>
            </w:rPr>
          </w:rPrChange>
        </w:rPr>
        <w:t xml:space="preserve">to “improving human well-being and social equity, while significantly reducing environmental risks and ecological deficits, and supports the principles of low carbon emissions, resource efficiency, and social inclusion.”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evident that the majority of sectors constituting the Blue Economy are not newly emergent industries; rather, many trace their origins back to antiquity, with fisheries serving as a notable example. T</w:t>
      </w:r>
      <w:r w:rsidDel="00000000" w:rsidR="00000000" w:rsidRPr="00000000">
        <w:rPr>
          <w:rFonts w:ascii="Times New Roman" w:cs="Times New Roman" w:eastAsia="Times New Roman" w:hAnsi="Times New Roman"/>
          <w:color w:val="0000ff"/>
          <w:rtl w:val="0"/>
          <w:rPrChange w:author="Robert Bartłomiejski" w:id="21" w:date="2025-10-08T13:32:47Z">
            <w:rPr>
              <w:rFonts w:ascii="Times New Roman" w:cs="Times New Roman" w:eastAsia="Times New Roman" w:hAnsi="Times New Roman"/>
              <w:color w:val="000000"/>
            </w:rPr>
          </w:rPrChange>
        </w:rPr>
        <w:t xml:space="preserve">he fundamental human need for mobility and the facilitation of economic exchanges </w:t>
      </w:r>
      <w:r w:rsidDel="00000000" w:rsidR="00000000" w:rsidRPr="00000000">
        <w:rPr>
          <w:rFonts w:ascii="Times New Roman" w:cs="Times New Roman" w:eastAsia="Times New Roman" w:hAnsi="Times New Roman"/>
          <w:color w:val="000000"/>
          <w:rtl w:val="0"/>
        </w:rPr>
        <w:t xml:space="preserve">fostered the early development of maritime transport and port infrastructure, whether for commercial, passenger, or fishing purposes. In this regard, the Blue Economy may be understood as a modern, comprehensive, and systematic framework that integrates and articulates the full spectrum of ocean-related activities (Katsounis &amp; Lekakou, 2023).</w:t>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23" w:date="2025-10-08T13:34:41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The conceptual novelty of </w:t>
      </w:r>
      <w:r w:rsidDel="00000000" w:rsidR="00000000" w:rsidRPr="00000000">
        <w:rPr>
          <w:rFonts w:ascii="Times New Roman" w:cs="Times New Roman" w:eastAsia="Times New Roman" w:hAnsi="Times New Roman"/>
          <w:color w:val="0000ff"/>
          <w:rtl w:val="0"/>
          <w:rPrChange w:author="Robert Bartłomiejski" w:id="22" w:date="2025-10-08T13:33:20Z">
            <w:rPr>
              <w:rFonts w:ascii="Times New Roman" w:cs="Times New Roman" w:eastAsia="Times New Roman" w:hAnsi="Times New Roman"/>
              <w:color w:val="000000"/>
            </w:rPr>
          </w:rPrChange>
        </w:rPr>
        <w:t xml:space="preserve">the Blue Economy resides in its function as an overarching “umbrella term” that unifies both long-established maritime sectors </w:t>
      </w:r>
      <w:r w:rsidDel="00000000" w:rsidR="00000000" w:rsidRPr="00000000">
        <w:rPr>
          <w:rFonts w:ascii="Times New Roman" w:cs="Times New Roman" w:eastAsia="Times New Roman" w:hAnsi="Times New Roman"/>
          <w:color w:val="000000"/>
          <w:rtl w:val="0"/>
        </w:rPr>
        <w:t xml:space="preserve">(such as fisheries, shipping, and port operations) and emerging industries, including Marine Renewable Energy, the Blue Bioeconomy and Biotechnology, and deep-sea mineral extraction (Katsounis, 2023). Over the years, significant efforts have been directed toward ensuring that the expansion of these sectors is consistent with t</w:t>
      </w:r>
      <w:r w:rsidDel="00000000" w:rsidR="00000000" w:rsidRPr="00000000">
        <w:rPr>
          <w:rFonts w:ascii="Times New Roman" w:cs="Times New Roman" w:eastAsia="Times New Roman" w:hAnsi="Times New Roman"/>
          <w:color w:val="0000ff"/>
          <w:rtl w:val="0"/>
          <w:rPrChange w:author="Robert Bartłomiejski" w:id="23" w:date="2025-10-08T13:34:41Z">
            <w:rPr>
              <w:rFonts w:ascii="Times New Roman" w:cs="Times New Roman" w:eastAsia="Times New Roman" w:hAnsi="Times New Roman"/>
              <w:color w:val="000000"/>
            </w:rPr>
          </w:rPrChange>
        </w:rPr>
        <w:t xml:space="preserve">he three foundational pillars of sustainable development; social equity/justice, economic efficiency, and environmental preservation.</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Addressing contemporary challenges and advancing the effective implementation of blue initiatives necessitate a continuous commitment to innovation and creative thinking in pursuit of the overarching objective of sustainable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integrative and sustainability-oriented framing also exposes what is </w:t>
      </w:r>
      <w:r w:rsidDel="00000000" w:rsidR="00000000" w:rsidRPr="00000000">
        <w:rPr>
          <w:rFonts w:ascii="Times New Roman" w:cs="Times New Roman" w:eastAsia="Times New Roman" w:hAnsi="Times New Roman"/>
          <w:rtl w:val="0"/>
        </w:rPr>
        <w:t xml:space="preserve">problematic</w:t>
      </w:r>
      <w:r w:rsidDel="00000000" w:rsidR="00000000" w:rsidRPr="00000000">
        <w:rPr>
          <w:rFonts w:ascii="Times New Roman" w:cs="Times New Roman" w:eastAsia="Times New Roman" w:hAnsi="Times New Roman"/>
          <w:rtl w:val="0"/>
        </w:rPr>
        <w:t xml:space="preserve"> in the Blue Economy as it is currently mobilized. Precisely because “blue” concepts are defined in multiple, context-dependent ways, the Blue Economy can function as a capacious policy label that accommodates divergent priorities under a shared vocabulary. This makes it easier to build coalitions around “blue” agendas, yet harder to specify trade-offs, allocate responsibility, and evaluate outcomes consistently. Recent work argues that, to fulfil the Blue Economy’s promise of sustainable and just ocean use, its scientific foundation must integrate the social sciences more fully, and must be redefined through knowledge anchored in societal challenges, co-creation, stronger science–policy interfaces, and explicit values of accountability and care (Penca et al., 2025). In other words, the definitional openness that enables policy diffusion also creates a governance vulnerability: it can allow “blue” strategies to advance sectoral expansion while remaining rhetorically aligned with sustainability and inclusion (Penca et al., 2025).</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w:t>
      </w:r>
      <w:r w:rsidDel="00000000" w:rsidR="00000000" w:rsidRPr="00000000">
        <w:rPr>
          <w:rFonts w:ascii="Times New Roman" w:cs="Times New Roman" w:eastAsia="Times New Roman" w:hAnsi="Times New Roman"/>
          <w:rtl w:val="0"/>
        </w:rPr>
        <w:t xml:space="preserve">maritime social sciences</w:t>
      </w:r>
      <w:r w:rsidDel="00000000" w:rsidR="00000000" w:rsidRPr="00000000">
        <w:rPr>
          <w:rFonts w:ascii="Times New Roman" w:cs="Times New Roman" w:eastAsia="Times New Roman" w:hAnsi="Times New Roman"/>
          <w:rtl w:val="0"/>
        </w:rPr>
        <w:t xml:space="preserve"> set the stage. Ocean-based development does not occur in an institutional vacuum. It unfolds through regulatory architectures, firm strategies, labour markets, port governance, and community relations that shape who participates, who benefits, and whose risks are recognized. Penca et al. (2025) show that social-science perspectives are central not only for diagnosing socio-ecological impacts and injustices, but also for improving the conditions under which knowledge can travel into policy and practice, particularly through co-produced research and more robust science–policy translation. Similarly, Villarroel Rios and Chicaguala (2024) argue that sustainability science needs a more explicit maritime sociology because many of the pressing issues in ocean governance are fundamentally sociological, including institutional design, legitimacy, conflict, stratification, and processes of social change in maritime settings.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sciences respond to the </w:t>
      </w:r>
      <w:r w:rsidDel="00000000" w:rsidR="00000000" w:rsidRPr="00000000">
        <w:rPr>
          <w:rFonts w:ascii="Times New Roman" w:cs="Times New Roman" w:eastAsia="Times New Roman" w:hAnsi="Times New Roman"/>
          <w:rtl w:val="0"/>
        </w:rPr>
        <w:t xml:space="preserve">opportunities and weaknesses</w:t>
      </w:r>
      <w:r w:rsidDel="00000000" w:rsidR="00000000" w:rsidRPr="00000000">
        <w:rPr>
          <w:rFonts w:ascii="Times New Roman" w:cs="Times New Roman" w:eastAsia="Times New Roman" w:hAnsi="Times New Roman"/>
          <w:rtl w:val="0"/>
        </w:rPr>
        <w:t xml:space="preserve"> of Blue Economy agendas in a dual way. On the opportunity side, the Blue Economy can open political space for sustainability transitions and multi-sector coordination, especially when it is tied to societal challenges rather than only to growth metrics (Penca et al., 2025). On the weakness side, without strong social-scientific integration, the framework risks becoming under-socialized, meaning that it lacks adequate explanations of how policies are implemented, how participation is structured, how labour is governed, and how institutional power shapes distributive outcomes (Penca et al., 2025; Villarroel Rios &amp; Chicaguala, 2024). This helps explain why “blue” strategies may struggle with inclusivity and legitimacy even when their official definitions foreground social inclusion and environmental stewardship. What is missing is not another definition, but analytical and empirical tools that can connect “blue” ambitions to the organizational and institutional mechanisms through which outcomes are produced.</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why </w:t>
      </w:r>
      <w:r w:rsidDel="00000000" w:rsidR="00000000" w:rsidRPr="00000000">
        <w:rPr>
          <w:rFonts w:ascii="Times New Roman" w:cs="Times New Roman" w:eastAsia="Times New Roman" w:hAnsi="Times New Roman"/>
          <w:b w:val="1"/>
          <w:bCs w:val="1"/>
          <w:rtl w:val="0"/>
        </w:rPr>
        <w:t xml:space="preserve">maritime sociology</w:t>
      </w:r>
      <w:r w:rsidDel="00000000" w:rsidR="00000000" w:rsidRPr="00000000">
        <w:rPr>
          <w:rFonts w:ascii="Times New Roman" w:cs="Times New Roman" w:eastAsia="Times New Roman" w:hAnsi="Times New Roman"/>
          <w:rtl w:val="0"/>
        </w:rPr>
        <w:t xml:space="preserve"> is particularly relevant here. Maritime sociology treats the sea as a distinctive social space that is co-constituted by mobility, risk, transnational regulation, and specialized occupational and organizational forms, and it is increasingly attuned to theoretical shifts that recognize the role of non-human actors and maritime infrastructures in shaping social life (Kołodziej &amp; Kołodziej-Durnaś, 2022). Villarroel Rios and Chicaguala (2024) further show that sociology has historically lagged in explicit maritime engagement partly due to a “terracentric bias,” even though the field has strong conceptual resources for analysing institutions, stratification, labour, and social change in ocean contexts. Building on the comparative framing developed in the accompanying manuscript, this paper therefore positions maritime sociology as a bridge between Blue Economy discourse and the concrete social worlds where “blue” development is enacted and contested, including ships, ports, coastal communities, and the governance institutions that mediate access, rights, and responsibilities.</w:t>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Comparative Analysis: Maritime Sociology and the </w:t>
      </w:r>
      <w:commentRangeStart w:id="3"/>
      <w:r w:rsidDel="00000000" w:rsidR="00000000" w:rsidRPr="00000000">
        <w:rPr>
          <w:rFonts w:ascii="Times New Roman" w:cs="Times New Roman" w:eastAsia="Times New Roman" w:hAnsi="Times New Roman"/>
          <w:rtl w:val="0"/>
        </w:rPr>
        <w:t xml:space="preserve">Blue Economy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000ff"/>
          <w:rPrChange w:author="Robert Bartłomiejski" w:id="26" w:date="2025-10-08T13:35:55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rtl w:val="0"/>
        </w:rPr>
        <w:t xml:space="preserve">The choice of the European Union (EU) as </w:t>
      </w:r>
      <w:r w:rsidDel="00000000" w:rsidR="00000000" w:rsidRPr="00000000">
        <w:rPr>
          <w:rFonts w:ascii="Times New Roman" w:cs="Times New Roman" w:eastAsia="Times New Roman" w:hAnsi="Times New Roman"/>
          <w:highlight w:val="red"/>
          <w:rtl w:val="0"/>
        </w:rPr>
        <w:t xml:space="preserve">a c</w:t>
      </w:r>
      <w:r w:rsidDel="00000000" w:rsidR="00000000" w:rsidRPr="00000000">
        <w:rPr>
          <w:rFonts w:ascii="Times New Roman" w:cs="Times New Roman" w:eastAsia="Times New Roman" w:hAnsi="Times New Roman"/>
          <w:color w:val="9900ff"/>
          <w:highlight w:val="red"/>
          <w:rtl w:val="0"/>
          <w:rPrChange w:author="Robert Bartłomiejski" w:id="24" w:date="2025-10-08T13:35:42Z">
            <w:rPr>
              <w:rFonts w:ascii="Times New Roman" w:cs="Times New Roman" w:eastAsia="Times New Roman" w:hAnsi="Times New Roman"/>
              <w:highlight w:val="red"/>
            </w:rPr>
          </w:rPrChange>
        </w:rPr>
        <w:t xml:space="preserve">ase study for the analysis of the Blue Economy and Maritime Sociology is justified by the fact that the EU has developed one of the most comprehensive and institutionalized policy frameworks linking sustainability, economic growth, and social cohesion in maritime areas.</w:t>
      </w:r>
      <w:r w:rsidDel="00000000" w:rsidR="00000000" w:rsidRPr="00000000">
        <w:rPr>
          <w:rFonts w:ascii="Times New Roman" w:cs="Times New Roman" w:eastAsia="Times New Roman" w:hAnsi="Times New Roman"/>
          <w:highlight w:val="red"/>
          <w:rtl w:val="0"/>
        </w:rPr>
        <w:t xml:space="preserve"> </w:t>
      </w:r>
      <w:r w:rsidDel="00000000" w:rsidR="00000000" w:rsidRPr="00000000">
        <w:rPr>
          <w:rFonts w:ascii="Times New Roman" w:cs="Times New Roman" w:eastAsia="Times New Roman" w:hAnsi="Times New Roman"/>
          <w:rtl w:val="0"/>
        </w:rPr>
        <w:t xml:space="preserve">Through its </w:t>
      </w:r>
      <w:r w:rsidDel="00000000" w:rsidR="00000000" w:rsidRPr="00000000">
        <w:rPr>
          <w:rFonts w:ascii="Times New Roman" w:cs="Times New Roman" w:eastAsia="Times New Roman" w:hAnsi="Times New Roman"/>
          <w:rtl w:val="0"/>
          <w:rPrChange w:author="Ioannis Katsounis" w:id="25" w:date="2025-10-08T13:27:20Z">
            <w:rPr>
              <w:rFonts w:ascii="Times New Roman" w:cs="Times New Roman" w:eastAsia="Times New Roman" w:hAnsi="Times New Roman"/>
              <w:i w:val="1"/>
              <w:iCs w:val="1"/>
            </w:rPr>
          </w:rPrChange>
        </w:rPr>
        <w:t xml:space="preserve">Communication on the Sustainable Blue Economy</w:t>
      </w:r>
      <w:r w:rsidDel="00000000" w:rsidR="00000000" w:rsidRPr="00000000">
        <w:rPr>
          <w:rFonts w:ascii="Times New Roman" w:cs="Times New Roman" w:eastAsia="Times New Roman" w:hAnsi="Times New Roman"/>
          <w:rtl w:val="0"/>
        </w:rPr>
        <w:t xml:space="preserve"> (European Commission, 2021) and earlier initiatives such as the </w:t>
      </w:r>
      <w:r w:rsidDel="00000000" w:rsidR="00000000" w:rsidRPr="00000000">
        <w:rPr>
          <w:rFonts w:ascii="Times New Roman" w:cs="Times New Roman" w:eastAsia="Times New Roman" w:hAnsi="Times New Roman"/>
          <w:i w:val="1"/>
          <w:iCs w:val="1"/>
          <w:rtl w:val="0"/>
        </w:rPr>
        <w:t xml:space="preserve">Integrated Maritime Policy</w:t>
      </w:r>
      <w:r w:rsidDel="00000000" w:rsidR="00000000" w:rsidRPr="00000000">
        <w:rPr>
          <w:rFonts w:ascii="Times New Roman" w:cs="Times New Roman" w:eastAsia="Times New Roman" w:hAnsi="Times New Roman"/>
          <w:rtl w:val="0"/>
        </w:rPr>
        <w:t xml:space="preserve"> (2007), the European Commission has succeeded in transforming the </w:t>
      </w:r>
      <w:r w:rsidDel="00000000" w:rsidR="00000000" w:rsidRPr="00000000">
        <w:rPr>
          <w:rFonts w:ascii="Times New Roman" w:cs="Times New Roman" w:eastAsia="Times New Roman" w:hAnsi="Times New Roman"/>
          <w:color w:val="0000ff"/>
          <w:rtl w:val="0"/>
          <w:rPrChange w:author="Robert Bartłomiejski" w:id="26" w:date="2025-10-08T13:35:55Z">
            <w:rPr>
              <w:rFonts w:ascii="Times New Roman" w:cs="Times New Roman" w:eastAsia="Times New Roman" w:hAnsi="Times New Roman"/>
            </w:rPr>
          </w:rPrChange>
        </w:rPr>
        <w:t xml:space="preserve">Blue Economy into a socio-political mechanism for managing the relationship between humans and the sea.</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context,</w:t>
      </w:r>
      <w:r w:rsidDel="00000000" w:rsidR="00000000" w:rsidRPr="00000000">
        <w:rPr>
          <w:rFonts w:ascii="Times New Roman" w:cs="Times New Roman" w:eastAsia="Times New Roman" w:hAnsi="Times New Roman"/>
          <w:color w:val="0000ff"/>
          <w:rtl w:val="0"/>
          <w:rPrChange w:author="Robert Bartłomiejski" w:id="27" w:date="2025-10-08T13:36:43Z">
            <w:rPr>
              <w:rFonts w:ascii="Times New Roman" w:cs="Times New Roman" w:eastAsia="Times New Roman" w:hAnsi="Times New Roman"/>
            </w:rPr>
          </w:rPrChange>
        </w:rPr>
        <w:t xml:space="preserve"> the Blue Economy within the EU can serve as a laboratory for applying the theoretical principles of Maritime Sociology. </w:t>
      </w:r>
      <w:r w:rsidDel="00000000" w:rsidR="00000000" w:rsidRPr="00000000">
        <w:rPr>
          <w:rFonts w:ascii="Times New Roman" w:cs="Times New Roman" w:eastAsia="Times New Roman" w:hAnsi="Times New Roman"/>
          <w:rtl w:val="0"/>
        </w:rPr>
        <w:t xml:space="preserve">The analysis of the social impacts of emerged blue sectors in the EU, as presented in the comparative table below, </w:t>
      </w:r>
      <w:r w:rsidDel="00000000" w:rsidR="00000000" w:rsidRPr="00000000">
        <w:rPr>
          <w:rFonts w:ascii="Times New Roman" w:cs="Times New Roman" w:eastAsia="Times New Roman" w:hAnsi="Times New Roman"/>
          <w:color w:val="0000ff"/>
          <w:rtl w:val="0"/>
          <w:rPrChange w:author="Robert Bartłomiejski" w:id="28" w:date="2025-10-08T13:37:16Z">
            <w:rPr>
              <w:rFonts w:ascii="Times New Roman" w:cs="Times New Roman" w:eastAsia="Times New Roman" w:hAnsi="Times New Roman"/>
            </w:rPr>
          </w:rPrChange>
        </w:rPr>
        <w:t xml:space="preserve">underlines the connection between economic practices and social relations </w:t>
      </w:r>
      <w:r w:rsidDel="00000000" w:rsidR="00000000" w:rsidRPr="00000000">
        <w:rPr>
          <w:rFonts w:ascii="Times New Roman" w:cs="Times New Roman" w:eastAsia="Times New Roman" w:hAnsi="Times New Roman"/>
          <w:rtl w:val="0"/>
        </w:rPr>
        <w:t xml:space="preserve">at the European level. Through its institutional action, the EU provides an empirical basis for the examination of issues such as working conditions of seafarers and dockworkers, social inclusion of fishing communities, resilience of coastal societies, and participatory governance in maritime policy.</w:t>
      </w:r>
    </w:p>
    <w:p w:rsidR="00000000" w:rsidDel="00000000" w:rsidP="00000000" w:rsidRDefault="00000000" w:rsidRPr="00000000" w14:paraId="00000032">
      <w:pPr>
        <w:jc w:val="both"/>
        <w:rPr>
          <w:rFonts w:ascii="Times New Roman" w:cs="Times New Roman" w:eastAsia="Times New Roman" w:hAnsi="Times New Roman"/>
          <w:highlight w:val="red"/>
          <w:rPrChange w:author="Robert Bartłomiejski" w:id="30" w:date="2025-10-08T13:39:29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rtl w:val="0"/>
        </w:rPr>
        <w:t xml:space="preserve">The Blue Economy, as defined by EU institutions, functions as an umbrella concept linking traditional maritime sectors (e.g., shipbuilding, shipping, fishing) with emerging and innovative fields</w:t>
      </w:r>
      <w:commentRangeStart w:id="4"/>
      <w:commentRangeEnd w:id="4"/>
      <w:r w:rsidDel="00000000" w:rsidR="00000000" w:rsidRPr="00000000">
        <w:commentReference w:id="4"/>
      </w:r>
      <w:r w:rsidDel="00000000" w:rsidR="00000000" w:rsidRPr="00000000">
        <w:rPr>
          <w:rFonts w:ascii="Times New Roman" w:cs="Times New Roman" w:eastAsia="Times New Roman" w:hAnsi="Times New Roman"/>
          <w:color w:val="0000ff"/>
          <w:rtl w:val="0"/>
          <w:rPrChange w:author="Robert Bartłomiejski" w:id="29" w:date="2025-10-08T13:37:47Z">
            <w:rPr>
              <w:rFonts w:ascii="Times New Roman" w:cs="Times New Roman" w:eastAsia="Times New Roman" w:hAnsi="Times New Roman"/>
            </w:rPr>
          </w:rPrChange>
        </w:rPr>
        <w:t xml:space="preserve"> such as the blue bioeconomy, marine renewable energy, and marine technology. </w:t>
      </w:r>
      <w:commentRangeStart w:id="5"/>
      <w:commentRangeEnd w:id="5"/>
      <w:r w:rsidDel="00000000" w:rsidR="00000000" w:rsidRPr="00000000">
        <w:commentReference w:id="5"/>
      </w:r>
      <w:r w:rsidDel="00000000" w:rsidR="00000000" w:rsidRPr="00000000">
        <w:rPr>
          <w:rFonts w:ascii="Times New Roman" w:cs="Times New Roman" w:eastAsia="Times New Roman" w:hAnsi="Times New Roman"/>
          <w:highlight w:val="red"/>
          <w:rtl w:val="0"/>
          <w:rPrChange w:author="Robert Bartłomiejski" w:id="30" w:date="2025-10-08T13:39:29Z">
            <w:rPr>
              <w:rFonts w:ascii="Times New Roman" w:cs="Times New Roman" w:eastAsia="Times New Roman" w:hAnsi="Times New Roman"/>
            </w:rPr>
          </w:rPrChange>
        </w:rPr>
        <w:t xml:space="preserve">This scope is missing a social, cultural and multi-level perspective that </w:t>
      </w:r>
      <w:r w:rsidDel="00000000" w:rsidR="00000000" w:rsidRPr="00000000">
        <w:rPr>
          <w:rFonts w:ascii="Times New Roman" w:cs="Times New Roman" w:eastAsia="Times New Roman" w:hAnsi="Times New Roman"/>
          <w:color w:val="0000ff"/>
          <w:highlight w:val="red"/>
          <w:rtl w:val="0"/>
          <w:rPrChange w:author="Robert Bartłomiejski" w:id="30" w:date="2025-10-08T13:39:29Z">
            <w:rPr>
              <w:rFonts w:ascii="Times New Roman" w:cs="Times New Roman" w:eastAsia="Times New Roman" w:hAnsi="Times New Roman"/>
            </w:rPr>
          </w:rPrChange>
        </w:rPr>
        <w:t xml:space="preserve">Maritime Sociology materialized between 60s and 80s transforming a “classical” study of maritime profession</w:t>
      </w:r>
      <w:r w:rsidDel="00000000" w:rsidR="00000000" w:rsidRPr="00000000">
        <w:rPr>
          <w:rFonts w:ascii="Times New Roman" w:cs="Times New Roman" w:eastAsia="Times New Roman" w:hAnsi="Times New Roman"/>
          <w:highlight w:val="red"/>
          <w:rtl w:val="0"/>
          <w:rPrChange w:author="Robert Bartłomiejski" w:id="30" w:date="2025-10-08T13:39:29Z">
            <w:rPr>
              <w:rFonts w:ascii="Times New Roman" w:cs="Times New Roman" w:eastAsia="Times New Roman" w:hAnsi="Times New Roman"/>
            </w:rPr>
          </w:rPrChange>
        </w:rPr>
        <w:t xml:space="preserve">s into an interdisciplinary field of social analysis, with the EU offering a model of multi-level governance and social innovation.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emphasizing the social dimension of sustainability (e.g. social inclusion, just transition, and community well-being) t</w:t>
      </w:r>
      <w:r w:rsidDel="00000000" w:rsidR="00000000" w:rsidRPr="00000000">
        <w:rPr>
          <w:rFonts w:ascii="Times New Roman" w:cs="Times New Roman" w:eastAsia="Times New Roman" w:hAnsi="Times New Roman"/>
          <w:color w:val="ff0000"/>
          <w:rtl w:val="0"/>
          <w:rPrChange w:author="Robert Bartłomiejski" w:id="31" w:date="2025-10-08T13:40:20Z">
            <w:rPr>
              <w:rFonts w:ascii="Times New Roman" w:cs="Times New Roman" w:eastAsia="Times New Roman" w:hAnsi="Times New Roman"/>
            </w:rPr>
          </w:rPrChange>
        </w:rPr>
        <w:t xml:space="preserve">he EU </w:t>
      </w:r>
      <w:ins w:author="Robert Bartłomiejski" w:id="32" w:date="2025-10-08T13:41:24Z">
        <w:r w:rsidDel="00000000" w:rsidR="00000000" w:rsidRPr="00000000">
          <w:rPr>
            <w:rFonts w:ascii="Times New Roman" w:cs="Times New Roman" w:eastAsia="Times New Roman" w:hAnsi="Times New Roman"/>
            <w:color w:val="ff0000"/>
            <w:rtl w:val="0"/>
            <w:rPrChange w:author="Robert Bartłomiejski" w:id="31" w:date="2025-10-08T13:40:20Z">
              <w:rPr>
                <w:rFonts w:ascii="Times New Roman" w:cs="Times New Roman" w:eastAsia="Times New Roman" w:hAnsi="Times New Roman"/>
              </w:rPr>
            </w:rPrChange>
          </w:rPr>
          <w:t xml:space="preserve">could benefit by </w:t>
        </w:r>
        <w:r w:rsidDel="00000000" w:rsidR="00000000" w:rsidRPr="00000000">
          <w:rPr>
            <w:rFonts w:ascii="Times New Roman" w:cs="Times New Roman" w:eastAsia="Times New Roman" w:hAnsi="Times New Roman"/>
            <w:color w:val="ff0000"/>
            <w:rtl w:val="0"/>
            <w:rPrChange w:author="Robert Bartłomiejski" w:id="33" w:date="2025-10-08T13:41:24Z">
              <w:rPr>
                <w:rFonts w:ascii="Times New Roman" w:cs="Times New Roman" w:eastAsia="Times New Roman" w:hAnsi="Times New Roman"/>
              </w:rPr>
            </w:rPrChange>
          </w:rPr>
          <w:t xml:space="preserve">providing</w:t>
        </w:r>
        <w:del w:author="Robert Bartłomiejski" w:id="32" w:date="2025-10-08T13:41:24Z">
          <w:r w:rsidDel="00000000" w:rsidR="00000000" w:rsidRPr="00000000">
            <w:rPr>
              <w:rFonts w:ascii="Times New Roman" w:cs="Times New Roman" w:eastAsia="Times New Roman" w:hAnsi="Times New Roman"/>
              <w:color w:val="ff0000"/>
              <w:rtl w:val="0"/>
              <w:rPrChange w:author="Robert Bartłomiejski" w:id="33" w:date="2025-10-08T13:41:24Z">
                <w:rPr>
                  <w:rFonts w:ascii="Times New Roman" w:cs="Times New Roman" w:eastAsia="Times New Roman" w:hAnsi="Times New Roman"/>
                </w:rPr>
              </w:rPrChange>
            </w:rPr>
            <w:delText xml:space="preserve">including </w:delText>
          </w:r>
        </w:del>
      </w:ins>
      <w:del w:author="Robert Bartłomiejski" w:id="32" w:date="2025-10-08T13:41:24Z">
        <w:r w:rsidDel="00000000" w:rsidR="00000000" w:rsidRPr="00000000">
          <w:rPr>
            <w:rFonts w:ascii="Times New Roman" w:cs="Times New Roman" w:eastAsia="Times New Roman" w:hAnsi="Times New Roman"/>
            <w:color w:val="ff0000"/>
            <w:rtl w:val="0"/>
            <w:rPrChange w:author="Robert Bartłomiejski" w:id="33" w:date="2025-10-08T13:41:24Z">
              <w:rPr>
                <w:rFonts w:ascii="Times New Roman" w:cs="Times New Roman" w:eastAsia="Times New Roman" w:hAnsi="Times New Roman"/>
              </w:rPr>
            </w:rPrChange>
          </w:rPr>
          <w:delText xml:space="preserve">provides</w:delText>
        </w:r>
      </w:del>
      <w:r w:rsidDel="00000000" w:rsidR="00000000" w:rsidRPr="00000000">
        <w:rPr>
          <w:rFonts w:ascii="Times New Roman" w:cs="Times New Roman" w:eastAsia="Times New Roman" w:hAnsi="Times New Roman"/>
          <w:color w:val="ff0000"/>
          <w:rtl w:val="0"/>
          <w:rPrChange w:author="Robert Bartłomiejski" w:id="31" w:date="2025-10-08T13:40:20Z">
            <w:rPr>
              <w:rFonts w:ascii="Times New Roman" w:cs="Times New Roman" w:eastAsia="Times New Roman" w:hAnsi="Times New Roman"/>
            </w:rPr>
          </w:rPrChange>
        </w:rPr>
        <w:t xml:space="preserve"> a concrete model for connecting </w:t>
      </w:r>
      <w:r w:rsidDel="00000000" w:rsidR="00000000" w:rsidRPr="00000000">
        <w:rPr>
          <w:rFonts w:ascii="Times New Roman" w:cs="Times New Roman" w:eastAsia="Times New Roman" w:hAnsi="Times New Roman"/>
          <w:color w:val="ff0000"/>
          <w:rtl w:val="0"/>
          <w:rPrChange w:author="Robert Bartłomiejski" w:id="34" w:date="2025-10-08T13:40:38Z">
            <w:rPr>
              <w:rFonts w:ascii="Times New Roman" w:cs="Times New Roman" w:eastAsia="Times New Roman" w:hAnsi="Times New Roman"/>
            </w:rPr>
          </w:rPrChange>
        </w:rPr>
        <w:t xml:space="preserve">politics and sociology, </w:t>
      </w:r>
      <w:r w:rsidDel="00000000" w:rsidR="00000000" w:rsidRPr="00000000">
        <w:rPr>
          <w:rFonts w:ascii="Times New Roman" w:cs="Times New Roman" w:eastAsia="Times New Roman" w:hAnsi="Times New Roman"/>
          <w:rtl w:val="0"/>
        </w:rPr>
        <w:t xml:space="preserve">in which the principles of the Blue Economy are directly related to the human dimension of maritime development. This makes it the most appropriate example for demonstrating how Maritime Sociology can be transformed into a tool for the social interpretation and policy implementation of the Blue Economy.</w:t>
      </w:r>
    </w:p>
    <w:p w:rsidR="00000000" w:rsidDel="00000000" w:rsidP="00000000" w:rsidRDefault="00000000" w:rsidRPr="00000000" w14:paraId="00000034">
      <w:pPr>
        <w:jc w:val="both"/>
        <w:rPr>
          <w:ins w:author="Ioannis Katsounis" w:id="35" w:date="2025-10-08T13:27:20Z"/>
          <w:rFonts w:ascii="Times New Roman" w:cs="Times New Roman" w:eastAsia="Times New Roman" w:hAnsi="Times New Roman"/>
        </w:rPr>
      </w:pPr>
      <w:ins w:author="Ioannis Katsounis" w:id="35" w:date="2025-10-08T13:27:20Z">
        <w:r w:rsidDel="00000000" w:rsidR="00000000" w:rsidRPr="00000000">
          <w:rPr>
            <w:rFonts w:ascii="Times New Roman" w:cs="Times New Roman" w:eastAsia="Times New Roman" w:hAnsi="Times New Roman"/>
            <w:rtl w:val="0"/>
          </w:rPr>
          <w:t xml:space="preserve">However, although the EU represents one of the most comprehensive institutional examples of Blue Economy implementation and has</w:t>
        </w:r>
        <w:r w:rsidDel="00000000" w:rsidR="00000000" w:rsidRPr="00000000">
          <w:rPr>
            <w:rFonts w:ascii="Times New Roman" w:cs="Times New Roman" w:eastAsia="Times New Roman" w:hAnsi="Times New Roman"/>
            <w:highlight w:val="red"/>
            <w:rtl w:val="0"/>
            <w:rPrChange w:author="Robert Bartłomiejski" w:id="36" w:date="2025-10-08T13:42:28Z">
              <w:rPr>
                <w:rFonts w:ascii="Times New Roman" w:cs="Times New Roman" w:eastAsia="Times New Roman" w:hAnsi="Times New Roman"/>
              </w:rPr>
            </w:rPrChange>
          </w:rPr>
          <w:t xml:space="preserve"> developed a multi-level policy system </w:t>
        </w:r>
        <w:r w:rsidDel="00000000" w:rsidR="00000000" w:rsidRPr="00000000">
          <w:rPr>
            <w:rFonts w:ascii="Times New Roman" w:cs="Times New Roman" w:eastAsia="Times New Roman" w:hAnsi="Times New Roman"/>
            <w:shd w:fill="f1c232" w:val="clear"/>
            <w:rtl w:val="0"/>
            <w:rPrChange w:author="Robert Bartłomiejski" w:id="36" w:date="2025-10-08T13:42:28Z">
              <w:rPr>
                <w:rFonts w:ascii="Times New Roman" w:cs="Times New Roman" w:eastAsia="Times New Roman" w:hAnsi="Times New Roman"/>
              </w:rPr>
            </w:rPrChange>
          </w:rPr>
          <w:t xml:space="preserve">to promote </w:t>
        </w:r>
        <w:r w:rsidDel="00000000" w:rsidR="00000000" w:rsidRPr="00000000">
          <w:rPr>
            <w:rFonts w:ascii="Times New Roman" w:cs="Times New Roman" w:eastAsia="Times New Roman" w:hAnsi="Times New Roman"/>
            <w:highlight w:val="red"/>
            <w:rtl w:val="0"/>
            <w:rPrChange w:author="Robert Bartłomiejski" w:id="36" w:date="2025-10-08T13:42:28Z">
              <w:rPr>
                <w:rFonts w:ascii="Times New Roman" w:cs="Times New Roman" w:eastAsia="Times New Roman" w:hAnsi="Times New Roman"/>
              </w:rPr>
            </w:rPrChange>
          </w:rPr>
          <w:t xml:space="preserve">the sustainable development of marine and coastal areas</w:t>
        </w:r>
        <w:r w:rsidDel="00000000" w:rsidR="00000000" w:rsidRPr="00000000">
          <w:rPr>
            <w:rFonts w:ascii="Times New Roman" w:cs="Times New Roman" w:eastAsia="Times New Roman" w:hAnsi="Times New Roman"/>
            <w:rtl w:val="0"/>
          </w:rPr>
          <w:t xml:space="preserve">, this very example also exposes the contradictions and risks associated with the transition to a “blue” model of development.</w:t>
        </w:r>
      </w:ins>
    </w:p>
    <w:p w:rsidR="00000000" w:rsidDel="00000000" w:rsidP="00000000" w:rsidRDefault="00000000" w:rsidRPr="00000000" w14:paraId="00000035">
      <w:pPr>
        <w:jc w:val="both"/>
        <w:rPr>
          <w:ins w:author="Ioannis Katsounis" w:id="35" w:date="2025-10-08T13:27:20Z"/>
          <w:rFonts w:ascii="Times New Roman" w:cs="Times New Roman" w:eastAsia="Times New Roman" w:hAnsi="Times New Roman"/>
        </w:rPr>
      </w:pPr>
      <w:ins w:author="Ioannis Katsounis" w:id="35" w:date="2025-10-08T13:27:20Z">
        <w:r w:rsidDel="00000000" w:rsidR="00000000" w:rsidRPr="00000000">
          <w:rPr>
            <w:rFonts w:ascii="Times New Roman" w:cs="Times New Roman" w:eastAsia="Times New Roman" w:hAnsi="Times New Roman"/>
            <w:color w:val="ff0000"/>
            <w:rtl w:val="0"/>
            <w:rPrChange w:author="Robert Bartłomiejski" w:id="37" w:date="2025-10-08T13:45:06Z">
              <w:rPr>
                <w:rFonts w:ascii="Times New Roman" w:cs="Times New Roman" w:eastAsia="Times New Roman" w:hAnsi="Times New Roman"/>
              </w:rPr>
            </w:rPrChange>
          </w:rPr>
          <w:t xml:space="preserve">Maritime Sociology </w:t>
        </w:r>
      </w:ins>
      <w:ins w:author="Robert Bartłomiejski" w:id="38" w:date="2025-10-08T13:45:11Z">
        <w:r w:rsidDel="00000000" w:rsidR="00000000" w:rsidRPr="00000000">
          <w:rPr>
            <w:rFonts w:ascii="Times New Roman" w:cs="Times New Roman" w:eastAsia="Times New Roman" w:hAnsi="Times New Roman"/>
            <w:color w:val="ff0000"/>
            <w:rtl w:val="0"/>
            <w:rPrChange w:author="Robert Bartłomiejski" w:id="37" w:date="2025-10-08T13:45:06Z">
              <w:rPr>
                <w:rFonts w:ascii="Times New Roman" w:cs="Times New Roman" w:eastAsia="Times New Roman" w:hAnsi="Times New Roman"/>
              </w:rPr>
            </w:rPrChange>
          </w:rPr>
          <w:t xml:space="preserve">has the potential to </w:t>
        </w:r>
        <w:r w:rsidDel="00000000" w:rsidR="00000000" w:rsidRPr="00000000">
          <w:rPr>
            <w:rFonts w:ascii="Times New Roman" w:cs="Times New Roman" w:eastAsia="Times New Roman" w:hAnsi="Times New Roman"/>
            <w:color w:val="ff0000"/>
            <w:rtl w:val="0"/>
            <w:rPrChange w:author="Robert Bartłomiejski" w:id="37" w:date="2025-10-08T13:45:06Z">
              <w:rPr>
                <w:rFonts w:ascii="Times New Roman" w:cs="Times New Roman" w:eastAsia="Times New Roman" w:hAnsi="Times New Roman"/>
                <w:color w:val="ff0000"/>
              </w:rPr>
            </w:rPrChange>
          </w:rPr>
          <w:t xml:space="preserve">make an impact</w:t>
        </w:r>
        <w:r w:rsidDel="00000000" w:rsidR="00000000" w:rsidRPr="00000000">
          <w:rPr>
            <w:rFonts w:ascii="Times New Roman" w:cs="Times New Roman" w:eastAsia="Times New Roman" w:hAnsi="Times New Roman"/>
            <w:color w:val="ff0000"/>
            <w:rtl w:val="0"/>
            <w:rPrChange w:author="Robert Bartłomiejski" w:id="37" w:date="2025-10-08T13:45:06Z">
              <w:rPr>
                <w:rFonts w:ascii="Times New Roman" w:cs="Times New Roman" w:eastAsia="Times New Roman" w:hAnsi="Times New Roman"/>
              </w:rPr>
            </w:rPrChange>
          </w:rPr>
          <w:t xml:space="preserve"> </w:t>
        </w:r>
      </w:ins>
      <w:ins w:author="Ioannis Katsounis" w:id="35" w:date="2025-10-08T13:27:20Z">
        <w:r w:rsidDel="00000000" w:rsidR="00000000" w:rsidRPr="00000000">
          <w:rPr>
            <w:rFonts w:ascii="Times New Roman" w:cs="Times New Roman" w:eastAsia="Times New Roman" w:hAnsi="Times New Roman"/>
            <w:color w:val="ff0000"/>
            <w:rtl w:val="0"/>
            <w:rPrChange w:author="Robert Bartłomiejski" w:id="37" w:date="2025-10-08T13:45:06Z">
              <w:rPr>
                <w:rFonts w:ascii="Times New Roman" w:cs="Times New Roman" w:eastAsia="Times New Roman" w:hAnsi="Times New Roman"/>
              </w:rPr>
            </w:rPrChange>
          </w:rPr>
          <w:t xml:space="preserve">serves as a theoretical and analytical counterweight, focusing on social dynamics, power relations, and issues of social justice</w:t>
        </w:r>
        <w:r w:rsidDel="00000000" w:rsidR="00000000" w:rsidRPr="00000000">
          <w:rPr>
            <w:rFonts w:ascii="Times New Roman" w:cs="Times New Roman" w:eastAsia="Times New Roman" w:hAnsi="Times New Roman"/>
            <w:rtl w:val="0"/>
          </w:rPr>
          <w:t xml:space="preserve"> that </w:t>
        </w:r>
        <w:commentRangeStart w:id="6"/>
        <w:commentRangeEnd w:id="6"/>
        <w:r w:rsidDel="00000000" w:rsidR="00000000" w:rsidRPr="00000000">
          <w:commentReference w:id="6"/>
        </w:r>
        <w:r w:rsidDel="00000000" w:rsidR="00000000" w:rsidRPr="00000000">
          <w:rPr>
            <w:rFonts w:ascii="Times New Roman" w:cs="Times New Roman" w:eastAsia="Times New Roman" w:hAnsi="Times New Roman"/>
            <w:color w:val="ff0000"/>
            <w:rtl w:val="0"/>
            <w:rPrChange w:author="Robert Bartłomiejski" w:id="39" w:date="2025-10-08T13:45:59Z">
              <w:rPr>
                <w:rFonts w:ascii="Times New Roman" w:cs="Times New Roman" w:eastAsia="Times New Roman" w:hAnsi="Times New Roman"/>
              </w:rPr>
            </w:rPrChange>
          </w:rPr>
          <w:t xml:space="preserve">are often overlooked when the Blue Economy is presented solely through the prism of growth and innovation.</w:t>
        </w:r>
        <w:r w:rsidDel="00000000" w:rsidR="00000000" w:rsidRPr="00000000">
          <w:rPr>
            <w:rFonts w:ascii="Times New Roman" w:cs="Times New Roman" w:eastAsia="Times New Roman" w:hAnsi="Times New Roman"/>
            <w:rtl w:val="0"/>
          </w:rPr>
          <w:t xml:space="preserve"> Furthermore, the overexploitation of marine resources, pollution pressures, and climate change generate complex ecological and social dilemmas. Although the Blue Economy advocates environmental sustainability, in practice it often results in “green” and “friendly environmental rhetoric</w:t>
        </w:r>
        <w:r w:rsidDel="00000000" w:rsidR="00000000" w:rsidRPr="00000000">
          <w:rPr>
            <w:rFonts w:ascii="Times New Roman" w:cs="Times New Roman" w:eastAsia="Times New Roman" w:hAnsi="Times New Roman"/>
            <w:color w:val="ff0000"/>
            <w:rtl w:val="0"/>
          </w:rPr>
          <w:t xml:space="preserve"> “but it is making it” </w:t>
        </w:r>
        <w:r w:rsidDel="00000000" w:rsidR="00000000" w:rsidRPr="00000000">
          <w:rPr>
            <w:rFonts w:ascii="Times New Roman" w:cs="Times New Roman" w:eastAsia="Times New Roman" w:hAnsi="Times New Roman"/>
            <w:rtl w:val="0"/>
          </w:rPr>
          <w:t xml:space="preserve">without substantive reform.</w:t>
        </w:r>
      </w:ins>
    </w:p>
    <w:p w:rsidR="00000000" w:rsidDel="00000000" w:rsidP="00000000" w:rsidRDefault="00000000" w:rsidRPr="00000000" w14:paraId="00000036">
      <w:pPr>
        <w:jc w:val="both"/>
        <w:rPr>
          <w:ins w:author="Ioannis Katsounis" w:id="35" w:date="2025-10-08T13:27:20Z"/>
          <w:rFonts w:ascii="Times New Roman" w:cs="Times New Roman" w:eastAsia="Times New Roman" w:hAnsi="Times New Roman"/>
        </w:rPr>
      </w:pPr>
      <w:ins w:author="Ioannis Katsounis" w:id="35" w:date="2025-10-08T13:27:20Z">
        <w:r w:rsidDel="00000000" w:rsidR="00000000" w:rsidRPr="00000000">
          <w:rPr>
            <w:rFonts w:ascii="Times New Roman" w:cs="Times New Roman" w:eastAsia="Times New Roman" w:hAnsi="Times New Roman"/>
            <w:rtl w:val="0"/>
          </w:rPr>
          <w:t xml:space="preserve">Maritime Sociology emphasizes </w:t>
        </w:r>
        <w:commentRangeStart w:id="7"/>
        <w:commentRangeEnd w:id="7"/>
        <w:r w:rsidDel="00000000" w:rsidR="00000000" w:rsidRPr="00000000">
          <w:commentReference w:id="7"/>
        </w:r>
        <w:r w:rsidDel="00000000" w:rsidR="00000000" w:rsidRPr="00000000">
          <w:rPr>
            <w:rFonts w:ascii="Times New Roman" w:cs="Times New Roman" w:eastAsia="Times New Roman" w:hAnsi="Times New Roman"/>
            <w:color w:val="ff0000"/>
            <w:rtl w:val="0"/>
            <w:rPrChange w:author="Robert Bartłomiejski" w:id="40" w:date="2025-10-08T13:47:16Z">
              <w:rPr>
                <w:rFonts w:ascii="Times New Roman" w:cs="Times New Roman" w:eastAsia="Times New Roman" w:hAnsi="Times New Roman"/>
              </w:rPr>
            </w:rPrChange>
          </w:rPr>
          <w:t xml:space="preserve">that the environmental crisis is simultaneously a social one; it reveals the connection between ecological degradation and the loss of cultural heritage and professional identity within coastal communities. </w:t>
        </w:r>
        <w:r w:rsidDel="00000000" w:rsidR="00000000" w:rsidRPr="00000000">
          <w:rPr>
            <w:rFonts w:ascii="Times New Roman" w:cs="Times New Roman" w:eastAsia="Times New Roman" w:hAnsi="Times New Roman"/>
            <w:rtl w:val="0"/>
          </w:rPr>
          <w:t xml:space="preserve">Through the concept of “marine justice,” it reframes the relationship between humans and the sea in terms of social responsibility and collective sustainability.</w:t>
        </w:r>
      </w:ins>
    </w:p>
    <w:p w:rsidR="00000000" w:rsidDel="00000000" w:rsidP="00000000" w:rsidRDefault="00000000" w:rsidRPr="00000000" w14:paraId="00000037">
      <w:pPr>
        <w:jc w:val="both"/>
        <w:rPr>
          <w:ins w:author="Ioannis Katsounis" w:id="35" w:date="2025-10-08T13:27:20Z"/>
          <w:rFonts w:ascii="Times New Roman" w:cs="Times New Roman" w:eastAsia="Times New Roman" w:hAnsi="Times New Roman"/>
        </w:rPr>
      </w:pPr>
      <w:ins w:author="Ioannis Katsounis" w:id="35" w:date="2025-10-08T13:27:20Z">
        <w:r w:rsidDel="00000000" w:rsidR="00000000" w:rsidRPr="00000000">
          <w:rPr>
            <w:rFonts w:ascii="Times New Roman" w:cs="Times New Roman" w:eastAsia="Times New Roman" w:hAnsi="Times New Roman"/>
            <w:rtl w:val="0"/>
          </w:rPr>
          <w:t xml:space="preserve">Within the EU, </w:t>
        </w:r>
        <w:r w:rsidDel="00000000" w:rsidR="00000000" w:rsidRPr="00000000">
          <w:rPr>
            <w:rFonts w:ascii="Times New Roman" w:cs="Times New Roman" w:eastAsia="Times New Roman" w:hAnsi="Times New Roman"/>
            <w:highlight w:val="yellow"/>
            <w:rtl w:val="0"/>
            <w:rPrChange w:author="Robert Bartłomiejski" w:id="41" w:date="2025-10-08T13:47:48Z">
              <w:rPr>
                <w:rFonts w:ascii="Times New Roman" w:cs="Times New Roman" w:eastAsia="Times New Roman" w:hAnsi="Times New Roman"/>
              </w:rPr>
            </w:rPrChange>
          </w:rPr>
          <w:t xml:space="preserve">Maritime Sociology is not merely descriptive but also interventionist</w:t>
        </w:r>
        <w:r w:rsidDel="00000000" w:rsidR="00000000" w:rsidRPr="00000000">
          <w:rPr>
            <w:rFonts w:ascii="Times New Roman" w:cs="Times New Roman" w:eastAsia="Times New Roman" w:hAnsi="Times New Roman"/>
            <w:rtl w:val="0"/>
          </w:rPr>
          <w:t xml:space="preserve">. Through sociological analyses of the sectors discussed in the text (fishing, shipbuilding, ports, shipping, tourism, renewable energy), </w:t>
        </w:r>
        <w:r w:rsidDel="00000000" w:rsidR="00000000" w:rsidRPr="00000000">
          <w:rPr>
            <w:rFonts w:ascii="Times New Roman" w:cs="Times New Roman" w:eastAsia="Times New Roman" w:hAnsi="Times New Roman"/>
            <w:highlight w:val="yellow"/>
            <w:rtl w:val="0"/>
            <w:rPrChange w:author="Robert Bartłomiejski" w:id="42" w:date="2025-10-08T13:48:17Z">
              <w:rPr>
                <w:rFonts w:ascii="Times New Roman" w:cs="Times New Roman" w:eastAsia="Times New Roman" w:hAnsi="Times New Roman"/>
              </w:rPr>
            </w:rPrChange>
          </w:rPr>
          <w:t xml:space="preserve">it can identify the social imbalances generated by the Blue Economy and propose adaptation policies that strengthen social cohesion and contribute to the development of a “Blue Sociology” framework, one that treats the sea not as an economic resource but as a social and cultural ecosystem.</w:t>
        </w:r>
        <w:r w:rsidDel="00000000" w:rsidR="00000000" w:rsidRPr="00000000">
          <w:rPr>
            <w:rFonts w:ascii="Times New Roman" w:cs="Times New Roman" w:eastAsia="Times New Roman" w:hAnsi="Times New Roman"/>
            <w:rtl w:val="0"/>
          </w:rPr>
          <w:t xml:space="preserve"> Maritime Sociology thus functions simultaneously as an interpretive and critical field, illuminating how the Blue Economy can be transformed from a mechanism for growth into an instrument for social, economic, and environmental sustainability.</w:t>
        </w:r>
      </w:ins>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2"/>
        <w:gridCol w:w="2211"/>
        <w:gridCol w:w="2454"/>
        <w:gridCol w:w="2454"/>
        <w:tblGridChange w:id="0">
          <w:tblGrid>
            <w:gridCol w:w="1952"/>
            <w:gridCol w:w="2211"/>
            <w:gridCol w:w="2454"/>
            <w:gridCol w:w="2454"/>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Blue Economy Sector (EU)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Key Social Challenges/Issues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Maritime Sociology’s </w:t>
              <w:br w:type="textWrapping"/>
              <w:t xml:space="preserve">Role &amp;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Theoretical background maritime sociology</w:t>
            </w:r>
          </w:p>
        </w:tc>
      </w:tr>
      <w:tr>
        <w:trPr>
          <w:cantSplit w:val="0"/>
          <w:trHeight w:val="4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Marine Living Resources</w:t>
            </w:r>
            <w:del w:author="Ioannis Katsounis" w:id="43" w:date="2025-10-08T13:27:20Z">
              <w:r w:rsidDel="00000000" w:rsidR="00000000" w:rsidRPr="00000000">
                <w:rPr>
                  <w:sz w:val="20"/>
                  <w:szCs w:val="20"/>
                  <w:rtl w:val="0"/>
                </w:rPr>
                <w:delText xml:space="preserve">(fisheries &amp; aquaculture)</w:delText>
              </w:r>
            </w:del>
            <w:ins w:author="Ioannis Katsounis" w:id="43" w:date="2025-10-08T13:27:20Z">
              <w:r w:rsidDel="00000000" w:rsidR="00000000" w:rsidRPr="00000000">
                <w:rPr>
                  <w:sz w:val="20"/>
                  <w:szCs w:val="20"/>
                  <w:rtl w:val="0"/>
                </w:rPr>
                <w:t xml:space="preserve"> (Primary production, Processing of fish products, Distribution of fish products)</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Coastal fishing communities face marginalization and inequities despite their importance. </w:t>
              <w:br w:type="textWrapping"/>
              <w:br w:type="textWrapping"/>
              <w:t xml:space="preserve">For example, small-scale fishers contribute greatly to food security but encounter barriers in accessing markets and fishing rights. </w:t>
            </w:r>
          </w:p>
          <w:p w:rsidR="00000000" w:rsidDel="00000000" w:rsidP="00000000" w:rsidRDefault="00000000" w:rsidRPr="00000000" w14:paraId="0000003F">
            <w:pPr>
              <w:spacing w:after="0" w:line="240" w:lineRule="auto"/>
              <w:rPr>
                <w:sz w:val="20"/>
                <w:szCs w:val="20"/>
              </w:rPr>
            </w:pPr>
            <w:r w:rsidDel="00000000" w:rsidR="00000000" w:rsidRPr="00000000">
              <w:rPr>
                <w:rtl w:val="0"/>
              </w:rPr>
            </w:r>
          </w:p>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Labor conditions at sea can be hazardous for  fishers, and traditional knowledge/historical rights are often overlooked.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Maritime sociology can amplify the voices of fishing communities (including indigenous fishers) and illuminate the human side of fisheries management. </w:t>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By studying livelihoods, community well-being,  and stakeholder conflicts, sociologists inform more inclusive fisheries governance and co-management. </w:t>
            </w:r>
          </w:p>
          <w:p w:rsidR="00000000" w:rsidDel="00000000" w:rsidP="00000000" w:rsidRDefault="00000000" w:rsidRPr="00000000" w14:paraId="00000044">
            <w:pPr>
              <w:spacing w:after="0" w:line="240" w:lineRule="auto"/>
              <w:rPr>
                <w:sz w:val="20"/>
                <w:szCs w:val="20"/>
              </w:rPr>
            </w:pPr>
            <w:r w:rsidDel="00000000" w:rsidR="00000000" w:rsidRPr="00000000">
              <w:rPr>
                <w:rtl w:val="0"/>
              </w:rPr>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This helps ensure policies (e.g. on quotas or aquaculture development) balance economic goals with social sustainability  and cultural heritage.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I.e. total institution research</w:t>
            </w:r>
          </w:p>
        </w:tc>
      </w:tr>
      <w:tr>
        <w:trPr>
          <w:cantSplit w:val="0"/>
          <w:trHeight w:val="46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Marine Non-Living</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  Resources(</w:t>
            </w:r>
            <w:del w:author="Ioannis Katsounis" w:id="44" w:date="2025-10-08T13:27:20Z">
              <w:r w:rsidDel="00000000" w:rsidR="00000000" w:rsidRPr="00000000">
                <w:rPr>
                  <w:sz w:val="20"/>
                  <w:szCs w:val="20"/>
                  <w:rtl w:val="0"/>
                </w:rPr>
                <w:delText xml:space="preserve">offshore oil, gas, minerals)</w:delText>
              </w:r>
            </w:del>
            <w:ins w:author="Ioannis Katsounis" w:id="44" w:date="2025-10-08T13:27:20Z">
              <w:r w:rsidDel="00000000" w:rsidR="00000000" w:rsidRPr="00000000">
                <w:rPr>
                  <w:sz w:val="20"/>
                  <w:szCs w:val="20"/>
                  <w:rtl w:val="0"/>
                </w:rPr>
                <w:t xml:space="preserve"> (Oil and gas, Other minerals, Desalination)</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Offshore extraction industries (oil, gas, seabed mining) raise social and environmental justice concerns. Benefits from these  activities often concentrate in the hands of a few large actors, while local communities may bear risks (pollution, spills) with few gains.</w:t>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Indigenous  and coastal populations have sometimes been excluded from decision-making, leading to conflicts over resource development and questions of fair benefit-sharing.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Maritime sociology examines community perspectives and conflicts surrounding ocean extraction. It highlights power  imbalances in resource governance and can facilitate dialogue between industry, policymakers, and local communities. </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By researching the social impacts of activities like drilling or deep-sea mining, maritime sociologists  contribute to socially responsible resource management – ensuring that local  livelihoods, safety, and public consent (“social license”) are considered alongside economic interests.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HR</w:t>
            </w:r>
          </w:p>
        </w:tc>
      </w:tr>
      <w:tr>
        <w:trPr>
          <w:cantSplit w:val="0"/>
          <w:trHeight w:val="46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Marine Renewable</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Energy(</w:t>
            </w:r>
            <w:del w:author="Ioannis Katsounis" w:id="45" w:date="2025-10-08T13:27:20Z">
              <w:r w:rsidDel="00000000" w:rsidR="00000000" w:rsidRPr="00000000">
                <w:rPr>
                  <w:sz w:val="20"/>
                  <w:szCs w:val="20"/>
                  <w:rtl w:val="0"/>
                </w:rPr>
                <w:delText xml:space="preserve">offshore wind, tidal, etc.)</w:delText>
              </w:r>
            </w:del>
            <w:ins w:author="Ioannis Katsounis" w:id="45" w:date="2025-10-08T13:27:20Z">
              <w:r w:rsidDel="00000000" w:rsidR="00000000" w:rsidRPr="00000000">
                <w:rPr>
                  <w:sz w:val="20"/>
                  <w:szCs w:val="20"/>
                  <w:rtl w:val="0"/>
                </w:rPr>
                <w:t xml:space="preserve"> (Offshore wind energy)</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The push for offshore renewables (wind farms, wave/tidal energy) has social impacts on traditional ocean users. </w:t>
            </w:r>
          </w:p>
          <w:p w:rsidR="00000000" w:rsidDel="00000000" w:rsidP="00000000" w:rsidRDefault="00000000" w:rsidRPr="00000000" w14:paraId="00000053">
            <w:pPr>
              <w:spacing w:after="0" w:line="240" w:lineRule="auto"/>
              <w:rPr>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New  installations at sea can displace fishing grounds or disrupt coastal</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landscapes, prompting resistance from fishers and nearby communities[7]. Key</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challenges include gaining local acceptance, managing competing uses of</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marine space, and distributing the benefits of green energy fairly.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Maritime sociology contributes by mediating</w:t>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  between stakeholders in marine spatial planning. It studies how communities</w:t>
            </w:r>
          </w:p>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  perceive offshore projects and identifies sources of conflict or NIMBY</w:t>
            </w:r>
          </w:p>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  concerns[7]. Sociological insight helps in designing participatory planning</w:t>
            </w:r>
          </w:p>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  processes and compensation or benefit-sharing mechanisms. In essence, a</w:t>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  maritime sociological approach can ensure offshore energy development</w:t>
            </w:r>
          </w:p>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  proceeds with community engagement, minimizing conflicts with fisheries and</w:t>
            </w:r>
          </w:p>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  preserving cultural connections to seascapes.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line="240" w:lineRule="auto"/>
              <w:rPr>
                <w:sz w:val="20"/>
                <w:szCs w:val="20"/>
              </w:rPr>
            </w:pPr>
            <w:r w:rsidDel="00000000" w:rsidR="00000000" w:rsidRPr="00000000">
              <w:rPr>
                <w:rtl w:val="0"/>
              </w:rPr>
            </w:r>
          </w:p>
        </w:tc>
      </w:tr>
      <w:tr>
        <w:trPr>
          <w:cantSplit w:val="0"/>
          <w:trHeight w:val="5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line="240" w:lineRule="auto"/>
              <w:rPr>
                <w:del w:author="Ioannis Katsounis" w:id="46" w:date="2025-10-08T13:27:20Z"/>
                <w:sz w:val="20"/>
                <w:szCs w:val="20"/>
              </w:rPr>
            </w:pPr>
            <w:r w:rsidDel="00000000" w:rsidR="00000000" w:rsidRPr="00000000">
              <w:rPr>
                <w:sz w:val="20"/>
                <w:szCs w:val="20"/>
                <w:rtl w:val="0"/>
              </w:rPr>
              <w:t xml:space="preserve">Port Activities</w:t>
            </w:r>
            <w:del w:author="Ioannis Katsounis" w:id="46" w:date="2025-10-08T13:27:20Z">
              <w:r w:rsidDel="00000000" w:rsidR="00000000" w:rsidRPr="00000000">
                <w:rPr>
                  <w:sz w:val="20"/>
                  <w:szCs w:val="20"/>
                  <w:rtl w:val="0"/>
                </w:rPr>
                <w:delText xml:space="preserve">(ports,</w:delText>
              </w:r>
            </w:del>
          </w:p>
          <w:p w:rsidR="00000000" w:rsidDel="00000000" w:rsidP="00000000" w:rsidRDefault="00000000" w:rsidRPr="00000000" w14:paraId="00000062">
            <w:pPr>
              <w:spacing w:after="0" w:line="240" w:lineRule="auto"/>
              <w:rPr>
                <w:sz w:val="20"/>
                <w:szCs w:val="20"/>
              </w:rPr>
            </w:pPr>
            <w:del w:author="Ioannis Katsounis" w:id="46" w:date="2025-10-08T13:27:20Z">
              <w:r w:rsidDel="00000000" w:rsidR="00000000" w:rsidRPr="00000000">
                <w:rPr>
                  <w:sz w:val="20"/>
                  <w:szCs w:val="20"/>
                  <w:rtl w:val="0"/>
                </w:rPr>
                <w:delText xml:space="preserve">  harbors, logistics)</w:delText>
              </w:r>
            </w:del>
            <w:ins w:author="Ioannis Katsounis" w:id="46" w:date="2025-10-08T13:27:20Z">
              <w:r w:rsidDel="00000000" w:rsidR="00000000" w:rsidRPr="00000000">
                <w:rPr>
                  <w:sz w:val="20"/>
                  <w:szCs w:val="20"/>
                  <w:rtl w:val="0"/>
                </w:rPr>
                <w:t xml:space="preserve"> (Cargo and warehousing, Port and water projects)</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Major ports are economic hubs but can generate</w:t>
            </w:r>
          </w:p>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  community tensions. Port cities often grapple with pollution, noise, and</w:t>
            </w:r>
          </w:p>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  land-use conflicts from port expansion. When locals perceive that a port’s</w:t>
            </w:r>
          </w:p>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  costs (congestion, environmental harm) outweigh its benefits to the</w:t>
            </w:r>
          </w:p>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  community, opposition grows[8]. The historical disconnect between ports and</w:t>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  their host cities has led to a negative public image of ports as “dirty and</w:t>
            </w:r>
          </w:p>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  dangerous” areas isolated from civic life[9]. Ensuring community support and</w:t>
            </w:r>
          </w:p>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  equitable development is a key social 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Maritime sociology has long studied port-city</w:t>
            </w:r>
          </w:p>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  relations and port culture, recognizing port communities as a distinct social</w:t>
            </w:r>
          </w:p>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  environment[10]. It can help bridge the gap between ports and urban</w:t>
            </w:r>
          </w:p>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  stakeholders by highlighting local concerns and values. Sociologists advise</w:t>
            </w:r>
          </w:p>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  on inclusive port development, suggesting ways to mitigate impacts (e.g.</w:t>
            </w:r>
          </w:p>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  environmental safeguards, community benefit programs) and improve</w:t>
            </w:r>
          </w:p>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  communication. This sociological input aids port authorities in balancing</w:t>
            </w:r>
          </w:p>
          <w:p w:rsidR="00000000" w:rsidDel="00000000" w:rsidP="00000000" w:rsidRDefault="00000000" w:rsidRPr="00000000" w14:paraId="00000072">
            <w:pPr>
              <w:spacing w:after="0" w:line="240" w:lineRule="auto"/>
              <w:rPr>
                <w:sz w:val="20"/>
                <w:szCs w:val="20"/>
              </w:rPr>
            </w:pPr>
            <w:r w:rsidDel="00000000" w:rsidR="00000000" w:rsidRPr="00000000">
              <w:rPr>
                <w:sz w:val="20"/>
                <w:szCs w:val="20"/>
                <w:rtl w:val="0"/>
              </w:rPr>
              <w:t xml:space="preserve">  economic goals with the social well-being of surrounding neighborhoods,</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  fostering better port–community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rPr>
                <w:sz w:val="20"/>
                <w:szCs w:val="20"/>
              </w:rPr>
            </w:pPr>
            <w:r w:rsidDel="00000000" w:rsidR="00000000" w:rsidRPr="00000000">
              <w:rPr>
                <w:rtl w:val="0"/>
              </w:rPr>
            </w:r>
          </w:p>
        </w:tc>
      </w:tr>
      <w:tr>
        <w:trPr>
          <w:cantSplit w:val="0"/>
          <w:trHeight w:val="5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Shipbuilding &amp;</w:t>
            </w:r>
          </w:p>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  Repair</w:t>
            </w:r>
            <w:del w:author="Ioannis Katsounis" w:id="47" w:date="2025-10-08T13:27:20Z">
              <w:r w:rsidDel="00000000" w:rsidR="00000000" w:rsidRPr="00000000">
                <w:rPr>
                  <w:sz w:val="20"/>
                  <w:szCs w:val="20"/>
                  <w:rtl w:val="0"/>
                </w:rPr>
                <w:delText xml:space="preserve">(shipyards &amp; marine engineering)</w:delText>
              </w:r>
            </w:del>
            <w:ins w:author="Ioannis Katsounis" w:id="47" w:date="2025-10-08T13:27:20Z">
              <w:r w:rsidDel="00000000" w:rsidR="00000000" w:rsidRPr="00000000">
                <w:rPr>
                  <w:sz w:val="20"/>
                  <w:szCs w:val="20"/>
                  <w:rtl w:val="0"/>
                </w:rPr>
                <w:t xml:space="preserve"> (Shipbuilding, Equipment and machinery)</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The shipbuilding industry faces workforce and</w:t>
            </w:r>
          </w:p>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  community challenges. Global competition and technological change</w:t>
            </w:r>
          </w:p>
          <w:p w:rsidR="00000000" w:rsidDel="00000000" w:rsidP="00000000" w:rsidRDefault="00000000" w:rsidRPr="00000000" w14:paraId="00000079">
            <w:pPr>
              <w:spacing w:after="0" w:line="240" w:lineRule="auto"/>
              <w:rPr>
                <w:sz w:val="20"/>
                <w:szCs w:val="20"/>
              </w:rPr>
            </w:pPr>
            <w:r w:rsidDel="00000000" w:rsidR="00000000" w:rsidRPr="00000000">
              <w:rPr>
                <w:sz w:val="20"/>
                <w:szCs w:val="20"/>
                <w:rtl w:val="0"/>
              </w:rPr>
              <w:t xml:space="preserve">  (automation, “Industry 4.0”) have led to job insecurity in traditional</w:t>
            </w:r>
          </w:p>
          <w:p w:rsidR="00000000" w:rsidDel="00000000" w:rsidP="00000000" w:rsidRDefault="00000000" w:rsidRPr="00000000" w14:paraId="0000007A">
            <w:pPr>
              <w:spacing w:after="0" w:line="240" w:lineRule="auto"/>
              <w:rPr>
                <w:sz w:val="20"/>
                <w:szCs w:val="20"/>
              </w:rPr>
            </w:pPr>
            <w:r w:rsidDel="00000000" w:rsidR="00000000" w:rsidRPr="00000000">
              <w:rPr>
                <w:sz w:val="20"/>
                <w:szCs w:val="20"/>
                <w:rtl w:val="0"/>
              </w:rPr>
              <w:t xml:space="preserve">  shipyards and periodic layoffs in coastal regions dependent on this sector.</w:t>
            </w:r>
          </w:p>
          <w:p w:rsidR="00000000" w:rsidDel="00000000" w:rsidP="00000000" w:rsidRDefault="00000000" w:rsidRPr="00000000" w14:paraId="0000007B">
            <w:pPr>
              <w:spacing w:after="0" w:line="240" w:lineRule="auto"/>
              <w:rPr>
                <w:sz w:val="20"/>
                <w:szCs w:val="20"/>
              </w:rPr>
            </w:pPr>
            <w:r w:rsidDel="00000000" w:rsidR="00000000" w:rsidRPr="00000000">
              <w:rPr>
                <w:sz w:val="20"/>
                <w:szCs w:val="20"/>
                <w:rtl w:val="0"/>
              </w:rPr>
              <w:t xml:space="preserve">  Skilled trade workers and their communities may struggle as shipyards</w:t>
            </w:r>
          </w:p>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  modernize or relocate. Additionally, the transition to greener shipping (e.g.</w:t>
            </w:r>
          </w:p>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  building low-emission vessels) requires retraining workers, potentially</w:t>
            </w:r>
          </w:p>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  straining older generations of shipbuilders.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240" w:lineRule="auto"/>
              <w:rPr>
                <w:sz w:val="20"/>
                <w:szCs w:val="20"/>
              </w:rPr>
            </w:pPr>
            <w:r w:rsidDel="00000000" w:rsidR="00000000" w:rsidRPr="00000000">
              <w:rPr>
                <w:sz w:val="20"/>
                <w:szCs w:val="20"/>
                <w:rtl w:val="0"/>
              </w:rPr>
              <w:t xml:space="preserve">Maritime sociology focuses on maritime</w:t>
            </w:r>
          </w:p>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  professions and workplaces, including shipyards as unique social</w:t>
            </w:r>
          </w:p>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  environments[11]. By examining labor conditions, worker identity, and the</w:t>
            </w:r>
          </w:p>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  ripple effects of industrial change on local communities, sociologists inform</w:t>
            </w:r>
          </w:p>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  socially sustainable industrial transitions. Their research can support</w:t>
            </w:r>
          </w:p>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  social dialogue between shipyard workers, companies, and policymakers – for</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  instance, advocating workforce retraining programs or community redevelopment</w:t>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  when shipyard activities decline – thereby ensuring that economic innovation</w:t>
            </w:r>
          </w:p>
          <w:p w:rsidR="00000000" w:rsidDel="00000000" w:rsidP="00000000" w:rsidRDefault="00000000" w:rsidRPr="00000000" w14:paraId="00000087">
            <w:pPr>
              <w:spacing w:after="0" w:line="240" w:lineRule="auto"/>
              <w:rPr>
                <w:sz w:val="20"/>
                <w:szCs w:val="20"/>
              </w:rPr>
            </w:pPr>
            <w:r w:rsidDel="00000000" w:rsidR="00000000" w:rsidRPr="00000000">
              <w:rPr>
                <w:sz w:val="20"/>
                <w:szCs w:val="20"/>
                <w:rtl w:val="0"/>
              </w:rPr>
              <w:t xml:space="preserve">  does not come at the expense of social cohesion.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240" w:lineRule="auto"/>
              <w:rPr>
                <w:sz w:val="20"/>
                <w:szCs w:val="20"/>
              </w:rPr>
            </w:pPr>
            <w:r w:rsidDel="00000000" w:rsidR="00000000" w:rsidRPr="00000000">
              <w:rPr>
                <w:rtl w:val="0"/>
              </w:rPr>
            </w:r>
          </w:p>
        </w:tc>
      </w:tr>
      <w:tr>
        <w:trPr>
          <w:cantSplit w:val="0"/>
          <w:trHeight w:val="5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240" w:lineRule="auto"/>
              <w:rPr>
                <w:del w:author="Ioannis Katsounis" w:id="48" w:date="2025-10-08T13:27:20Z"/>
                <w:sz w:val="20"/>
                <w:szCs w:val="20"/>
              </w:rPr>
            </w:pPr>
            <w:r w:rsidDel="00000000" w:rsidR="00000000" w:rsidRPr="00000000">
              <w:rPr>
                <w:sz w:val="20"/>
                <w:szCs w:val="20"/>
                <w:rtl w:val="0"/>
              </w:rPr>
              <w:t xml:space="preserve">Maritime Transport</w:t>
            </w:r>
            <w:del w:author="Ioannis Katsounis" w:id="48" w:date="2025-10-08T13:27:20Z">
              <w:r w:rsidDel="00000000" w:rsidR="00000000" w:rsidRPr="00000000">
                <w:rPr>
                  <w:sz w:val="20"/>
                  <w:szCs w:val="20"/>
                  <w:rtl w:val="0"/>
                </w:rPr>
                <w:delText xml:space="preserve">(shipping</w:delText>
              </w:r>
            </w:del>
          </w:p>
          <w:p w:rsidR="00000000" w:rsidDel="00000000" w:rsidP="00000000" w:rsidRDefault="00000000" w:rsidRPr="00000000" w14:paraId="0000008A">
            <w:pPr>
              <w:spacing w:after="0" w:line="240" w:lineRule="auto"/>
              <w:rPr>
                <w:sz w:val="20"/>
                <w:szCs w:val="20"/>
              </w:rPr>
            </w:pPr>
            <w:del w:author="Ioannis Katsounis" w:id="48" w:date="2025-10-08T13:27:20Z">
              <w:r w:rsidDel="00000000" w:rsidR="00000000" w:rsidRPr="00000000">
                <w:rPr>
                  <w:sz w:val="20"/>
                  <w:szCs w:val="20"/>
                  <w:rtl w:val="0"/>
                </w:rPr>
                <w:delText xml:space="preserve">  and marine freight)</w:delText>
              </w:r>
            </w:del>
            <w:ins w:author="Ioannis Katsounis" w:id="48" w:date="2025-10-08T13:27:20Z">
              <w:r w:rsidDel="00000000" w:rsidR="00000000" w:rsidRPr="00000000">
                <w:rPr>
                  <w:sz w:val="20"/>
                  <w:szCs w:val="20"/>
                  <w:rtl w:val="0"/>
                </w:rPr>
                <w:t xml:space="preserve"> (Passenger transport, Freight transport, Services for transport)</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240" w:lineRule="auto"/>
              <w:rPr>
                <w:sz w:val="20"/>
                <w:szCs w:val="20"/>
              </w:rPr>
            </w:pPr>
            <w:r w:rsidDel="00000000" w:rsidR="00000000" w:rsidRPr="00000000">
              <w:rPr>
                <w:sz w:val="20"/>
                <w:szCs w:val="20"/>
                <w:rtl w:val="0"/>
              </w:rPr>
              <w:t xml:space="preserve">The global shipping industry relies on seafarers</w:t>
            </w:r>
          </w:p>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  who often endure difficult working conditions and isolation. Long periods</w:t>
            </w:r>
          </w:p>
          <w:p w:rsidR="00000000" w:rsidDel="00000000" w:rsidP="00000000" w:rsidRDefault="00000000" w:rsidRPr="00000000" w14:paraId="0000008D">
            <w:pPr>
              <w:spacing w:after="0" w:line="240" w:lineRule="auto"/>
              <w:rPr>
                <w:sz w:val="20"/>
                <w:szCs w:val="20"/>
              </w:rPr>
            </w:pPr>
            <w:r w:rsidDel="00000000" w:rsidR="00000000" w:rsidRPr="00000000">
              <w:rPr>
                <w:sz w:val="20"/>
                <w:szCs w:val="20"/>
                <w:rtl w:val="0"/>
              </w:rPr>
              <w:t xml:space="preserve">  away from home, low-cost labor practices (flags of convenience), and safety</w:t>
            </w:r>
          </w:p>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  risks (storms, piracy, accidents) all impact crews. Notably, even under Blue</w:t>
            </w:r>
          </w:p>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  Economy initiatives, hazardous working conditions and human-rights abuses for</w:t>
            </w:r>
          </w:p>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  maritime workers persist (e.g. excessive hours, lack of labor</w:t>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  protections)[12]. These issues not only affect seafarers’ well-being but also</w:t>
            </w:r>
          </w:p>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  their families and coastal home communities.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Maritime sociology, with its long-standing</w:t>
            </w:r>
          </w:p>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  interest in seafarers’ lives and maritime labor relations[2], plays a key</w:t>
            </w:r>
          </w:p>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  role in highlighting welfare and rights issues in this sector. Sociologists</w:t>
            </w:r>
          </w:p>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  study the culture aboard ships, the psychosocial effects of life at sea, and</w:t>
            </w:r>
          </w:p>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  the transnational networks of seafarer communities. By bringing these</w:t>
            </w:r>
          </w:p>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  often-invisible social conditions to light, maritime sociology supports</w:t>
            </w:r>
          </w:p>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  efforts to improve crew welfare, gender equity, and labor standards in</w:t>
            </w:r>
          </w:p>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  shipping (for example, informing international labor regulations, port</w:t>
            </w:r>
          </w:p>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  welfare services, or mental health initiatives for crews).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line="240" w:lineRule="auto"/>
              <w:rPr>
                <w:sz w:val="20"/>
                <w:szCs w:val="20"/>
              </w:rPr>
            </w:pPr>
            <w:r w:rsidDel="00000000" w:rsidR="00000000" w:rsidRPr="00000000">
              <w:rPr>
                <w:rtl w:val="0"/>
              </w:rPr>
            </w:r>
          </w:p>
        </w:tc>
      </w:tr>
      <w:tr>
        <w:trPr>
          <w:cantSplit w:val="0"/>
          <w:trHeight w:val="5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line="240" w:lineRule="auto"/>
              <w:rPr>
                <w:del w:author="Ioannis Katsounis" w:id="49" w:date="2025-10-08T13:27:20Z"/>
                <w:sz w:val="20"/>
                <w:szCs w:val="20"/>
              </w:rPr>
            </w:pPr>
            <w:r w:rsidDel="00000000" w:rsidR="00000000" w:rsidRPr="00000000">
              <w:rPr>
                <w:sz w:val="20"/>
                <w:szCs w:val="20"/>
                <w:rtl w:val="0"/>
              </w:rPr>
              <w:t xml:space="preserve">Coastal Tourism</w:t>
            </w:r>
            <w:del w:author="Ioannis Katsounis" w:id="49" w:date="2025-10-08T13:27:20Z">
              <w:r w:rsidDel="00000000" w:rsidR="00000000" w:rsidRPr="00000000">
                <w:rPr>
                  <w:sz w:val="20"/>
                  <w:szCs w:val="20"/>
                  <w:rtl w:val="0"/>
                </w:rPr>
                <w:delText xml:space="preserve">(coastal</w:delText>
              </w:r>
            </w:del>
          </w:p>
          <w:p w:rsidR="00000000" w:rsidDel="00000000" w:rsidP="00000000" w:rsidRDefault="00000000" w:rsidRPr="00000000" w14:paraId="0000009E">
            <w:pPr>
              <w:spacing w:after="0" w:line="240" w:lineRule="auto"/>
              <w:rPr>
                <w:sz w:val="20"/>
                <w:szCs w:val="20"/>
              </w:rPr>
            </w:pPr>
            <w:del w:author="Ioannis Katsounis" w:id="49" w:date="2025-10-08T13:27:20Z">
              <w:r w:rsidDel="00000000" w:rsidR="00000000" w:rsidRPr="00000000">
                <w:rPr>
                  <w:sz w:val="20"/>
                  <w:szCs w:val="20"/>
                  <w:rtl w:val="0"/>
                </w:rPr>
                <w:delText xml:space="preserve">  travel, recreation &amp; cruise industry)</w:delText>
              </w:r>
            </w:del>
            <w:ins w:author="Ioannis Katsounis" w:id="49" w:date="2025-10-08T13:27:20Z">
              <w:r w:rsidDel="00000000" w:rsidR="00000000" w:rsidRPr="00000000">
                <w:rPr>
                  <w:sz w:val="20"/>
                  <w:szCs w:val="20"/>
                  <w:rtl w:val="0"/>
                </w:rPr>
                <w:t xml:space="preserve"> (Accommodation, Transport, Other expenditure)</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Tourism in coastal areas (including the booming</w:t>
            </w:r>
          </w:p>
          <w:p w:rsidR="00000000" w:rsidDel="00000000" w:rsidP="00000000" w:rsidRDefault="00000000" w:rsidRPr="00000000" w14:paraId="000000A0">
            <w:pPr>
              <w:spacing w:after="0" w:line="240" w:lineRule="auto"/>
              <w:rPr>
                <w:sz w:val="20"/>
                <w:szCs w:val="20"/>
              </w:rPr>
            </w:pPr>
            <w:r w:rsidDel="00000000" w:rsidR="00000000" w:rsidRPr="00000000">
              <w:rPr>
                <w:sz w:val="20"/>
                <w:szCs w:val="20"/>
                <w:rtl w:val="0"/>
              </w:rPr>
              <w:t xml:space="preserve">  cruise tourism segment) can create economic growth but also social and</w:t>
            </w:r>
          </w:p>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  environmental strains. Rapid influxes of visitors may overwhelm local</w:t>
            </w:r>
          </w:p>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  infrastructure and inflate prices, challenging residents’ quality of life.</w:t>
            </w:r>
          </w:p>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  Large cruise ships, for instance, have been shown to adversely affect water</w:t>
            </w:r>
          </w:p>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  and air quality and even the health of passengers, crew, and port residents.</w:t>
            </w:r>
          </w:p>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  Often, local communities see relatively little economic benefit from mass</w:t>
            </w:r>
          </w:p>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  tourism while shouldering its impacts, leading to debates about</w:t>
            </w:r>
          </w:p>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  sustainability and community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Maritime sociology provides a framework to</w:t>
            </w:r>
          </w:p>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  assess social impacts of tourism on coastal communities. By examining</w:t>
            </w:r>
          </w:p>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  residents’ attitudes, cultural changes, and the distribution of tourism</w:t>
            </w:r>
          </w:p>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  benefits, it can guide more community-centered tourism development. For</w:t>
            </w:r>
          </w:p>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  example, sociological insights encourage stakeholder participation in</w:t>
            </w:r>
          </w:p>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  planning tourism projects and help preserve maritime heritage and identities</w:t>
            </w:r>
          </w:p>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  amid development[3]. This approach aligns tourism growth with local</w:t>
            </w:r>
          </w:p>
          <w:p w:rsidR="00000000" w:rsidDel="00000000" w:rsidP="00000000" w:rsidRDefault="00000000" w:rsidRPr="00000000" w14:paraId="000000AF">
            <w:pPr>
              <w:spacing w:after="0" w:line="240" w:lineRule="auto"/>
              <w:rPr>
                <w:sz w:val="20"/>
                <w:szCs w:val="20"/>
              </w:rPr>
            </w:pPr>
            <w:r w:rsidDel="00000000" w:rsidR="00000000" w:rsidRPr="00000000">
              <w:rPr>
                <w:sz w:val="20"/>
                <w:szCs w:val="20"/>
                <w:rtl w:val="0"/>
              </w:rPr>
              <w:t xml:space="preserve">  well-being – promoting models like “blue tourism” or “community-integrated</w:t>
            </w:r>
          </w:p>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  tourism” that strive for environmental and social balance in coastal</w:t>
            </w:r>
          </w:p>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  destinations.</w:t>
            </w:r>
          </w:p>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intend to make comparisons between field of scientific field and research work and political-administrative framework, which BE is.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Thesis 1. Maritime Sociology has developed a comprehensive concept that – what we try to proof here – are relevant and tangible to BE - </w:t>
      </w:r>
      <w:r w:rsidDel="00000000" w:rsidR="00000000" w:rsidRPr="00000000">
        <w:rPr>
          <w:rFonts w:ascii="Times New Roman" w:cs="Times New Roman" w:eastAsia="Times New Roman" w:hAnsi="Times New Roman"/>
          <w:highlight w:val="yellow"/>
          <w:rtl w:val="0"/>
        </w:rPr>
        <w:t xml:space="preserve">one of the most comprehensive and institutionalized policy frameworks.</w:t>
      </w:r>
    </w:p>
    <w:p w:rsidR="00000000" w:rsidDel="00000000" w:rsidP="00000000" w:rsidRDefault="00000000" w:rsidRPr="00000000" w14:paraId="000000B7">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Socio-globalistic of Sea and Coast (Robert B. Woźniak, 2007)</w:t>
      </w:r>
    </w:p>
    <w:p w:rsidR="00000000" w:rsidDel="00000000" w:rsidP="00000000" w:rsidRDefault="00000000" w:rsidRPr="00000000" w14:paraId="000000B8">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Maritimization theory (Ludwik Janiszewski)</w:t>
      </w:r>
    </w:p>
    <w:p w:rsidR="00000000" w:rsidDel="00000000" w:rsidP="00000000" w:rsidRDefault="00000000" w:rsidRPr="00000000" w14:paraId="000000B9">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Maritime factor concept (Ludwik Janiszewski)</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2. Maritime Sociology has the potential to make an impact serves as a theoretical and analytical counterweight, focusing on social dynamics, power relations, and issues of social justic</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rsidR="00000000" w:rsidDel="00000000" w:rsidP="00000000" w:rsidRDefault="00000000" w:rsidRPr="00000000" w14:paraId="000000BC">
      <w:pPr>
        <w:jc w:val="both"/>
        <w:rPr>
          <w:del w:author="Robert Bartłomiejski" w:id="50" w:date="2025-10-08T13:50:42Z"/>
          <w:rFonts w:ascii="Times New Roman" w:cs="Times New Roman" w:eastAsia="Times New Roman" w:hAnsi="Times New Roman"/>
        </w:rPr>
      </w:pPr>
      <w:del w:author="Robert Bartłomiejski" w:id="50" w:date="2025-10-08T13:50:42Z">
        <w:r w:rsidDel="00000000" w:rsidR="00000000" w:rsidRPr="00000000">
          <w:rPr>
            <w:rtl w:val="0"/>
          </w:rPr>
        </w:r>
      </w:del>
    </w:p>
    <w:p w:rsidR="00000000" w:rsidDel="00000000" w:rsidP="00000000" w:rsidRDefault="00000000" w:rsidRPr="00000000" w14:paraId="000000BD">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It true and relevant what Frank Sowa, AKD and M. G. wrote in their article (A short-introduction to maritime sociology (2024, 2025). So we pose again the question and propose to answer to it but we are not the only one who sees the potential relevance and unique lenses that it introduces - not only to BE, but to other maritime industry transformations towards making the BE framework be materialized. </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intend to make comparisons between field of scientific field and research work and political-administrative framework, which BE is. We admit that maritime sociology is not having answers to contemporary questions or solutions for BE - however it scope and lenses creates still an interesting and worth to be considered to be included as a part of BE framework.</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Thesis 1. Maritime Sociology has developed a comprehensive concept that – what we try to proof here – are relevant and tangible to BE - </w:t>
      </w:r>
      <w:r w:rsidDel="00000000" w:rsidR="00000000" w:rsidRPr="00000000">
        <w:rPr>
          <w:rFonts w:ascii="Times New Roman" w:cs="Times New Roman" w:eastAsia="Times New Roman" w:hAnsi="Times New Roman"/>
          <w:highlight w:val="yellow"/>
          <w:rtl w:val="0"/>
        </w:rPr>
        <w:t xml:space="preserve">one of the most comprehensive and institutionalized policy frameworks.</w:t>
      </w:r>
    </w:p>
    <w:p w:rsidR="00000000" w:rsidDel="00000000" w:rsidP="00000000" w:rsidRDefault="00000000" w:rsidRPr="00000000" w14:paraId="000000C0">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Socio-globalistic of Sea and Coast (Robert B. Woźniak, 2007)</w:t>
      </w:r>
    </w:p>
    <w:p w:rsidR="00000000" w:rsidDel="00000000" w:rsidP="00000000" w:rsidRDefault="00000000" w:rsidRPr="00000000" w14:paraId="000000C1">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Maritimization theory (Ludwik Janiszewski)</w:t>
      </w:r>
    </w:p>
    <w:p w:rsidR="00000000" w:rsidDel="00000000" w:rsidP="00000000" w:rsidRDefault="00000000" w:rsidRPr="00000000" w14:paraId="000000C2">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Maritime factor concept (Ludwik Janiszewski)</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2. Maritime Sociology has the potential to make an impact serves as a theoretical and analytical counterweight, focusing on social dynamics, power relations, and issues of social justic</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has the potential to support BE by adding the (martime factor but re-thinked in posthuman way) “green” and “friendly environmental rhetoric without substantive reform.</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EU, Maritime Sociology is not merely descriptive but also interventionist. Through sociological analyses of the sectors discussed in the text (fishing, shipbuilding, ports, shipping, tourism, renewable energy), it can identify the social imbalances generated by the Blue Economy and propose adaptation policies that strengthen social cohesion and contribute to the development of a “Blue Sociology” framework, one that treats the sea not as an economic resource but as a social and cultural ecosystem. Maritime Sociology thus functions simultaneously as an interpretive and critical field, illuminating how the Blue Economy can be transformed from a mechanism for growth into an.</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We do not do “blue” framework – but we criticize blue economy through revealing the gaps, white – they are not wishes but we criticize and present disadvantages of BE, constructively but critically indicate the “basins of troubles, biases” and possible opportunities from including not research results itself from 60s to 90s but its scope and relevance for practical implementation,  impact of scientific approach given by maritime sociology.</w:t>
      </w:r>
    </w:p>
    <w:p w:rsidR="00000000" w:rsidDel="00000000" w:rsidP="00000000" w:rsidRDefault="00000000" w:rsidRPr="00000000" w14:paraId="000000C9">
      <w:pPr>
        <w:jc w:val="both"/>
        <w:rPr>
          <w:ins w:author="Robert Bartłomiejski" w:id="50" w:date="2025-10-08T13:50:42Z"/>
          <w:rFonts w:ascii="Times New Roman" w:cs="Times New Roman" w:eastAsia="Times New Roman" w:hAnsi="Times New Roman"/>
        </w:rPr>
      </w:pPr>
      <w:ins w:author="Robert Bartłomiejski" w:id="50" w:date="2025-10-08T13:50:42Z">
        <w:r w:rsidDel="00000000" w:rsidR="00000000" w:rsidRPr="00000000">
          <w:rPr>
            <w:rtl w:val="0"/>
          </w:rPr>
        </w:r>
      </w:ins>
    </w:p>
    <w:p w:rsidR="00000000" w:rsidDel="00000000" w:rsidP="00000000" w:rsidRDefault="00000000" w:rsidRPr="00000000" w14:paraId="000000CA">
      <w:pPr>
        <w:jc w:val="both"/>
        <w:rPr>
          <w:ins w:author="Robert Bartłomiejski" w:id="50" w:date="2025-10-08T13:50:42Z"/>
          <w:rFonts w:ascii="Times New Roman" w:cs="Times New Roman" w:eastAsia="Times New Roman" w:hAnsi="Times New Roman"/>
        </w:rPr>
      </w:pPr>
      <w:ins w:author="Robert Bartłomiejski" w:id="50" w:date="2025-10-08T13:50:42Z">
        <w:r w:rsidDel="00000000" w:rsidR="00000000" w:rsidRPr="00000000">
          <w:rPr>
            <w:rFonts w:ascii="Times New Roman" w:cs="Times New Roman" w:eastAsia="Times New Roman" w:hAnsi="Times New Roman"/>
            <w:rtl w:val="0"/>
          </w:rPr>
          <w:t xml:space="preserve">\</w:t>
        </w:r>
      </w:ins>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Blue Economy as a Maritime Sociological Perspective</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Discussion: Toward a “Blue Sociology”</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 Economy is frequently presented as an integrative policy framework that links established maritime sectors with emerging “blue” industries, while simultaneously promising sustainability, social inclusion, and improved living standards. Yet, as our analysis suggests, the principal challenge is not only definitional ambiguity, but the persistent tendency to treat “blue” transformation as a primarily economic and technological project, while leaving its social mechanisms under-specified. A “Blue Sociology” perspective addresses this gap by repositioning the sea not merely as an economic resource, but as a social and cultural ecosystem whose governance depends on institutions, labour regimes, communities, and historically shaped power relations.</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strengthens the Blue Economy by reorienting analysis from “sectors” to societal challenges and lived realities. Penca et al. (2025) argue that rethinking the Blue Economy requires anchoring research in societal concerns and aspirations, and moving beyond conventional sector divisions toward themes such as maritime occupations, port cities, coastal communities, food security, and climate risks. Maritime sociology is naturally aligned with this move because its classic object of inquiry is precisely the social organization of work, institutions, and communities connected to the sea. </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weakness of Blue Economy agendas is their tendency to foreground growth and innovation while treating labour as secondary. Maritime sociology brings seafarers, fishers, dockworkers, and other maritime occupations back into the centre of analysis. This is consistent with Poole’s classic delimitation of maritime sociology, which explicitly locates work, stratification, recruitment, socialisation, technology-driven change, and conflict as core analytical domains (Poole, 1981). It is also consistent with contemporary calls for a maritime sociology capable of contributing to sustainability science through the study of agency, institutions, governance, and social change in marine contexts (Villarroel Rios &amp; Chicaguala, 2024).</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helps the Blue Economy field identify and explain why “blue” implementation often produces uneven outcomes. Penca et al. (2025) emphasize that, as implemented today, the Blue Economy is associated with injustices and inequalities, concentration of capital, persistent hazardous working conditions, and continuing exclusion of marginalized groups. Maritime sociology provides the conceptual resources to treat these outcomes not as unintended side effects, but as patterned consequences of institutional arrangements, organizational power, and governance design. In your manuscript, this is already framed through “marine justice,” which connects ecological degradation to cultural heritage loss and professional identity disruption in coastal societies.</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advantage of maritime sociology is its capacity to connect macro policy frames to meso institutions and micro lived experience. This makes it especially valuable for Blue Economy governance, where outcomes emerge through multi-level regulation, port governance, maritime labour markets, and coastal community resilience. The manuscript’s EU case explicitly demonstrates how Blue Economy implementation can be treated as a “laboratory” for examining working conditions, social inclusion, coastal resilience, and participatory maritime governance, while also revealing contradictions and risks within blue transitions. Maritime sociology supplies the analytical language to study these linkages systematically rather than descriptively.</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Economy debates are often caught between, on one hand, critical academic contestation and, on the other hand, ongoing policy implementation. Penca et al. (2025) warn that abandoning the Blue Economy discourse entirely can widen the science–policy gap, whereas a critical revision requires stronger social-science integration, co-creation with sea users, and more active engagement in science–policy interfaces. Maritime sociology can operationalize this by designing participatory processes, diagnosing why policies face legitimacy challenges, and translating evidence into forms that can travel across institutions, stakeholders, and governance levels. </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maritime sociology helps the Blue Economy field overcome the tacit assumption that marine social relations are simply extensions of terrestrial ones. Kołodziej and Kołodziej-Durnaś stress that maritime sociology negotiates its identity between two vectors, the influence of the sea on social life and the influence of social life on the sea, and that it must often go beyond land-centred paradigms to capture the distinctiveness of sea phenomena. This matters for contemporary Blue Economy sectors where infrastructures, technologies, and non-human elements (ships, ports, ecosystems, energy installations) co-produce social outcomes. The renewed relevance of approaches such as actor–network theory and “total institution” perspectives in maritime settings further supports this shift toward a more adequate analysis of maritime realities.</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contributions clarify what “Blue Sociology” adds to the Blue Economy field. It translates the focus of classic maritime sociology, which historically centred on maritime professions, institutions, and occupational communities, into a contemporary agenda that can also address sustainability, circularity, ocean governance, and emerging blue sectors, without losing the human dimension that blue policy discourse often promises but struggles to operationalize. In this sense, “Blue Sociology” is not a competitor to maritime sociology, but a renewal of its purpose under contemporary conditions, and a practical sociological lens for making Blue Economy implementation more socially inclusive and accountable.</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Conclusions</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put self-evidence maritime sociology responds to Contemporary challenges and needs </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Przedmiot socjologii morskiej stanowią według Ludwika Janiszewskiego I Adama Sosnowskiego (1984) m.in. ale nie tylko: 1) badania zbiorowości morskich, określonych przez nas mianem ludzi morza (maritime people), do których zaliczyć można członków kategorii społeczno-zawodowych bezpośrednio pracujących I żyjących na morzu; w poczet tychże zbiorowości zaliczamy również tych którzy kierują pracą na morzu i spełniają wobec niej szeroko rozumiane funkcje usługowe; 2) badania instytucji społecznych o charakterze morskich (maritime institutions), związanych bezpośrednio bądź pośrednio z różnymi kierunkami I formami aktywności człowieka na morzu; 3) badania zbiorowości terytorialnych (ekologicznych) o charakterze morskim, takich jak porty I miasta morskie, ośredla rybackie itp. 4) badania procesów społecznych, związanych z działalnością człowieka na morzu lub stanowiących na lądzie konsekwencję społeczną tej działalności. Problematyka społeczna na gruncie morskim łączy się z: 1) rozpatrywaniem oddziaływań (wpływu) zmieniających się biofizycznych warunków pracy I życia na morzu na charakter pracy I treści życia członków morskich zbiorowości społecznych; 2) wzajemnych oddziaływań (interakcji) ludzi morza na siebie w procesie pracy i współpracy, życia I współżycia na statkach; 3) wpływu pracy i życia ludzi morza na funkcjonowanie członków ich bezpośrednich środowisk na lądzie; 4) wielorakiego wpływu morza na charakter i kierunek poza profesjonalnej aktywności ludzkiej, występującej zarówno w ramach instytucjonalnych, jak I spontanicznych. W strukturalnej sferze przedmiotu socjologii morskiej mieszczą się natomiast: 1) kategorie społeczno-zawodowe ludzkie morza I związane pośrednio z aktywnością na morzu; 2) instytucje działające na morzu, dzięki morzu I na rzecz morza; 3) organizacje zawodowe I społeczno-polityczne działające na morzu, dzięki morzu I na rzecz morza; 4) morskie zbiorowości terytorialne (ekologiczne). Socjologię morską Janiszewski I Sosnowski uważali za szczegółową dyscyplinę socjologiczną, która bada zbiorowe, instytucjonalne, zorganizowane I spontaniczne formy różnorodnej, przeważanie ekonomicznej – choć nie wyłącznie – aktywności człowieka na morzu, pod wpływem morza lub w związku z morzem, ze szczególnym uwzględnieniem podłoża, mechanizmów, uwarunkowań I skutków społecznych tej aktywności. Z punktu widzenia ontologicznego jest to rzeczywistość specyficzna, różniąca się do od rzeczywistości “lądowej” pod względem podstaw przyrodniczych, ekonomicznych I kulturowych. Odmienność tych podstaw wywiera głęboki I trwały wpływ na sytuację społeczną ludzi, na structure stosunków I zależności między nimi, na systemy więzi międzyludzkich, wzory zachowań I systemy wartości oraz sposoby widzenia ich życia I pracy. Dlatego można również przyjąć, że przedmiotem socjologii morskiej jest właśnie morska rzeczywistość społeczna (Janiszewski, 1978. “Koncepcja socjologiczna morskeij rzeczywistości społecznej”. Przegląd Zachodniopomorski, 1978, nr 4). Socjologia morska dotyczy zatem takicjh problemów jak: 1) ludzie morza (seafarers); 2) społeczności morskie (seafaring communities), 3) odmienność życia I pracy na morzu; 4) odmienność środowisk portowych; 4) społeczne problem zatrudniania ludzi morza; 5) stosunki przemysłowe (industrial relations) na morzu I w portach; 7) organizacja żeglugi morskiej; 8) organizacja portów; 9) związki zawodowe ludzi morza I portowców; Przyjmując, że przedmiotem socjologii morskiej jest morska rzeczywistość społeczną, do której należą: zbiorowości I kategorie społeczno-zawodowe ludzi morza, instytucje I organizacje morskie, procesy społeczne zachodzące na morzu I w związku z morzem oraz morskie zbiorowości ekologiczne, każda z tych sfer jako przedmiot  tworzy odrębny dział zainteresowań socjologicznych. Wyróżniał następujące działy socjologii morskiej: 1) socjologia ludzi morza; 2) socjologia instytucji I organizacji morskich; 3) socjologia morskich zbiorowości terytorialnych (ekologicznych), 4) socjologia procesów społecznych wyznaczonych podłożem (charakterem) morskim. Janiszewski  rozumiał, że socjologię morską jako teorię średniego zasięgu, tj. Wyjaśniającą zjawiska I procesy zachodzące w poszczególnych sferach (dziedzinach) życia społecznego. Janiszewski I Sosnowski (1984) twierdzili, że suma wiedzy uzyskanej dzięki tymże teoriom nie kumuluje się w jakąś super ogólną teorię, lecz jest jedynie uzupełnieniem wiedzy już istniejącej przez coraz to nowe teorie średniego zasięgu. Inaczej mówiąc, socjologia jako Teoria średniego zasięgu zajmuje się badaniem I wyjaśnianiem struktury I dynamiki społeczności w skład których wchodzą przedstawiciele kategorii społeczno-zawodowych związanych charakterem podstawowej działalności profesjonalnej z morzem, oraz zbiorowości I środowisk społecznych, wiążących się bezpośrednio lub pośrednio z pracą I życiem na morzu. Socjologia morska nie jest oczywiście jedyną dyscypliną naukową, która zajmuje się badaniem problematyki morskiej. Jest ona także przedmiotem szerokiego zainteresowania pokaźnej grupy tzw. morskich nauk społecznych (maritime social sciences), jak np.: historia morska (maritime history), ekonomia morska (maritime economics), psychologia morska (maritime psychology), etnografia morska (maritime ethnography), czy antropologia morska (maritime anthropology). Janusz Sztumski (1971) określił socjologię morską jako subdyscyplinę zajmującą się badaniem wpływów morza na kształtowanie się współżycia ludzi oraz badaniem powstałych w wyniku tego współżycia struktur społecznych  I różnych wytworów społecznych. Koncepcja marynizacji Ludwika Janiszewskiego (1971) jako rama teoretyczna socjologii morskiej została po raz pierwszy przedstawiona jako uniwersalny czasowo process oddziaływania morza na rzeczywistość społeczną. Koncepcja marynizacji, łączy sie integralne z powstaniem socjologii morskiej. Zgodnie z założeniem koncepcji marynizacji, swoistość czy specyfikę tę kształtują dwa podstawowe czynniki: 1) morze czyli akwen jako środowisko naturalne – przyrodniczo-geograficzne (czynnik morski); 2) aktywności ludzi związana bezpośrednio lub pośrednio z morzem czy też owymi akwenami – czynnik społeczny (Janiszewski, 1991b: 3-4). Koncepcja marynizacji wpisuje się w klasyczny schemat myślenia naukowego, przebiegającego wzdłuż linii: zmienne wyjaśniające – zmienne wyjaśniane. Bliskość morza staje się tu zmienną niezależną wyjaśniającą jednostkowe I zbiorowe życie ludzi z nim związanych. Morze oraz sam process marynizacji pozostają istotne dopóty, dopóki określają (wyjaśniają) społeczno-kulturowe aspekty życia (Kołodziej, 2015. Zarys koncepcji marynizacji). Morze w koncepcji marynizacji jest widziane zatem z perspektywy skuteczności oddziaływań na działających aktorów. Pewną alternatywę stanowi współcześnie perspektywa posthumanistyczna. W jej perspektywie morze stanowiłoby dziś postrzeganie morza jako Wszechoceanu, aktora “który działa” (Rancew-Sikora, 2010: 135; Kołodziej 2015). Takie rozszerzenie perspektywy znosi ograniczenia teorii marynizacji, gdzie Morze nie oddziałuje jako hiperobiekt Timmothy Morton’a, nie jest też obiektem granicznym, ale superaktorem, równoprawnym z ludzkimi aktantami (Latour, Callon). W teorii marynizacji Janiszewskiego Morze interesowało socjologów jako punkt odniesienia, oddziałujący na społeczeństwo niejako mimowolnie. Oddziaływanie morza było dla Janiszewskiego jednym z najważniejszych, a zarazem najstrarszych procesów ogólnocywilizacyjnych o zasięgu zgoła uniwersalnym. Rozwój człowieka w kategoriach ubranizacji, industrializaji, postindustrializmu, modernizacji refleksyjnej miałby być tu korelujący ze wzrostem udziału morz I oceanów w życiu gospodarczym, technologicznym, kulturowym I politycznym. Postępujący process nazywał procesem marynizacji (marinus + marina) oznaczającego oddziaływanie morza jako czynnik przyrodniczy I czynnika społeczno-kulturowego na społeczeńtwo w ogólne I różne sery społeczeństwa. Morze jako środowisko przyrodniczo-geograficzne w ujęciu socjologii morskiej, które upowszechniał Ludwik Janiszewksi opiera się na stosunku tego środowiska przyrodniczo-geograficznego do człowieka I jego czynności, w tym całe zbiorowości społeczne, żyjące z morzem w pośrednim lub bezpośrednim związku. Oddziaływanie Morza jako środowiska przyrodniczo-geograficznego rozumiał jako: 1) oddziaływanie fizyczne np. Klimatu czy warunków hydrodynamicznych morza na organizm ludzki, jego zachowanie fizjologiczne; 2) oddziaływanie morza na psychikę np. na narządy zmysłowe i treść spostrzeżeń oraz na świadomość ludzi, przejawiającą się w ich wyobrażeniach, wierzeniach, obyczajach, sztuce itp. (percepcjach etatystycznych); 3) oddziaływanie zasobów materialnych morza I jego warunków meteorologicznych na kierunek I formę aktywności ludzkiej; 4) na zaludnienie I ruchy migracyjne, występujące na ośrodkach morskich I przymorskich; np. na gęstość zamieszkania czy sezonowe fluktuacje ludności, gdy wzrasta lub spada ruch turystyczny lub aktywność gospodarcza; 4) oddziaływanie morza na różne inne zachowania zbiorowe, np., morza stanowiące często naturalną granicę między lądami i kontynentami czy państwami – stwarzają okazję do ciągłych konfrontacji i współpracy gospodarczej, politycznej, technologicznej i kulturowej. Relacje te sprzyjają pozytywnym i negatywnym zjawiskom społecznym i ekologicznym. Oczywiście Morze jako żywioł przyrodniczy stanowi szczególnie trwały i stosunkowo mało zmienny czynnik biofizyczny, hydrologiczny, mogący wywierać i rzeczywiście wywierający określony sprawczy wpływ na społeczeństwa. Sprawczość morza jako agenta, który regulate climate, provide food and oxygen, and support incredible biodiversity, creates opportunities and threats, biases/ barriers and advantages, oddziałując na rozwój człowieka i często subordynacja swoim Wszech-oceanicznym oddziaływaniem hydro-społecznym antropocentryczną epokę człowieka. Janiszewskiego Morze interesowało jako obszar bogatej i wielorakiej aktywności człowieka, aktywności społeczno-kulturowej i ekonomicznej, związanej z morzem pośrednio lub wprost. Uważał, że Morze stanowi przede wszystkim rozległy i wielopoziomowy obszar aktywności ekonomicznej, związanej z gospodarczą eksploatacją jego zasobów: pod dnem morskim, na dnie morskim, w toni morskiej, na powierzchni morskiej i ponad powierzchnią morza (powietrze morskie). Skutkiem oddziaływania Morza i aktywności człowieka na morzu i aktywności pod jego oddziaływaniem możemy rozumieć za Janiszewskim również instytucjonalnie: 1) instytucje ekonomiczne (tzw. gospodarka morska, w tym transport morski, przemysł okrętowy, przemysł morski, przemysł rybny), instytucje administracyjne (działające dla tych co na morzu i aktywnych w relacji z morzem), instytucje militarne, instytucje wychowawcze (w tym pielęgnujące tradycje morskie, odtwórczo-praktykujące dawne sposoby związania aktywności człowieka z morzem, w tym kulturę morską i tożsamość morską ludzi morza), instytucje naukowe, instytucje kulturalne i instytucje socjalne (np. koła rodzin marynarzy, koła rodzin rybaków, związki zawodowe, stowarzyszenia). Pojęcie marynizacji Janiszewski rozróżniał w ujęciu szerokim i wąskim. Marynizacja w ujęciu szerokim oznaczało występujący w społeczeństwie układ zjawisk i procesów będących skutkiem wpływu „czynnika morskiego” (środowiska przyrodniczo-geograficznego), przy czym dotyczył on powstawania, kształtowania się i współwystępowania wszelkich cech morskich w kulturze materialnej i duchowej społeczeństwa oraz wszelkich zjawisk wzrostu i rozwoju tych cech, a także wywołanych przez nich następstw w życiu jednostkowym i zbiorowym. Natomiast w sensie wąskim, pojęcie marynizacji oznaczało układ zjawisk i procesów będących skutkiem wpływu morza jako środowiska przyrodniczo-geograficznego na człowieka i jego działalność, bądź układ zjawisk i procesów będących skutkiem wpływu morza jako obszaru aktywności ludzkiej na różne sfery życia społeczeństwa. W tym drugim rozumieniu chodzi w rzeczy samej o skutki, jakie wywiera aktywność ludzka związana z morzem na grupy i instytucje społeczne. Kolejnym kluczową koncepcją Janiszewskiego w teorii marynizacji jest tzw. czynnik morski, który również był używany w dwóch znaczeniach: morza jako środowiska biofizycznego, pierwotnego w stosunku do człowieka i jego aktywności (charakter środowiska przyrodniczo-geograficznego); 2) morza jako obszaru wielorakiej aktywności ekonomicznej i pozaekonomicznej człowieka zmierzającego do zaspokojenia wielu potrzeb jednostkowych i zbiorowych (charakter społeczno-kulturowy). Socjologia morska to nauka, która została sformułowana na bazie kilku twierdzeń, których dowodzeniem zajmować się powinna w toku badań empirycznych: 1) morze jako ważny składnik przyrody, stanowiące specyficzne środowisko geograficzne, które nie pozostaje bez wpływu na życie i aktywność człowieka i jego zbiorowych form życia społecznego; 2) morze to swoisty obszar aktywności ludzkiej, wywierający określony wpływ na zachowanie się jednostek i społeczności; 3) wpływ morza poprzez czynnik morski przejawia się w serii zjawisk powiązanych przyczynowo skutkowo lub strukturalno-funkcjonalnie lub teleologicznie, z racji świadomej i celowej aktywności ludzi podejmowanej pod jego oddziaływaniem; 4) proces marynizacji jest procesem zachodzącym w społeczeństwie ludzi; 5) proces marynizacji jest względnie autonomiczny, występuje jednak w określonych relacjach z innymi procesami/ sektorami/ obszarami aktywności ludzi; 6) proces marynizacji jest zespołem mechanizmów społecznych przebiegających na różnych poziomach struktury społecznej. Zagospodarowanie mórz przez człowieka odbywa się niejako we współ-zależności z morzem, bo zależne jest od warunków klimatycznych, nawigacyjnych, dostępności jego zasobów, warunków meteorologicznych, hydrodynamiki morza, trudności i zagrożeń jakie stwarza jako żywioł, krajobraz, swoistość biofizyczną i hydrogeologiczną. Janiszewski  twierdzenie, że socjologia morska jest deterministyczna geograficznie. Człowiek i społeczeństwo przecież nie tylko jest kształtowany przez Morze pod którego oddziaływaniem pozostaje, ale również sam w miarę rozwoju swoich sił wytwórczych kształtuje Morze, zagospodarowuje i czerpie z niego korzyści. Marynizacja to ostatecznie również dla Janiszewskiego był proces o dualnym charakterze: spontaniczny (indywidualne potrzeby zgodnie z naturalnym biegiem rzeczy) i ukierunkowany (planowany, podporządkowany interesom i wartościom człowieka). Marynizacja u Janiszewskiego była zatem złożonym zespołem zjawisk i procesów, przybierających różne aspekty i występujące w różnych płaszczyznach życia społecznego. Oto one: 1) aspekt przestrzenny – morska lokalizacja geograficzna sprzyjała rozwojowi, bogaceniu się, zyskom przy dużym ryzyku w porównaniu z lądem); 2) aspekt demograficzny – gęstość zaludnienia na obszarach nadmorskich, ruch turystyczny skierowany na wybrzeże; 3) aspekt ekonomiczny – morze stwarza miejsca pracy – procent ludności utrzymującej się z pracy w gospodarce morskiej; 4) aspekt społeczny – wychowanie, socjalizacja, kontrola społeczna, normy i wzorce zachowań powstałe w relacji z morzem; 5) aspekt kulturowy – wytwory aktywności ludzkiej związanej z morzem, inspirowanych morzem i samo określających rolę człowieka w relacji z morzem; 6) aspekt kulturalny – upowszechnianie morskich cech kulturowych (Ocean Literacy, blue humanities); 7) aspekt psychospołeczny – formowanie i rozwój tzw. świadomości morskiej, nowej mentalności i wyobraźni oraz cech osobowości charakterystycznych dla morskich zbiorowości społecznych, również tych o charakterze dewiacji społecznych, aspołecznych przyzwyczajeń, zakłóconych więzi rodzinnych i towarzyskich, ujawniających niedostosowanie do życia w społeczeństwie na lądzie.</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Marine sociology</w:t>
      </w:r>
    </w:p>
    <w:p w:rsidR="00000000" w:rsidDel="00000000" w:rsidP="00000000" w:rsidRDefault="00000000" w:rsidRPr="00000000" w14:paraId="000000E3">
      <w:pPr>
        <w:rPr/>
      </w:pPr>
      <w:r w:rsidDel="00000000" w:rsidR="00000000" w:rsidRPr="00000000">
        <w:rPr>
          <w:rtl w:val="0"/>
        </w:rPr>
        <w:t xml:space="preserve">Maritime sociology Micheal Poole</w:t>
      </w:r>
    </w:p>
    <w:p w:rsidR="00000000" w:rsidDel="00000000" w:rsidP="00000000" w:rsidRDefault="00000000" w:rsidRPr="00000000" w14:paraId="000000E4">
      <w:pPr>
        <w:rPr/>
      </w:pPr>
      <w:r w:rsidDel="00000000" w:rsidR="00000000" w:rsidRPr="00000000">
        <w:rPr>
          <w:rtl w:val="0"/>
        </w:rPr>
        <w:t xml:space="preserve">Maritime sociology Ludwik Janiszewski</w:t>
      </w:r>
    </w:p>
    <w:p w:rsidR="00000000" w:rsidDel="00000000" w:rsidP="00000000" w:rsidRDefault="00000000" w:rsidRPr="00000000" w14:paraId="000000E5">
      <w:pPr>
        <w:rPr/>
      </w:pPr>
      <w:r w:rsidDel="00000000" w:rsidR="00000000" w:rsidRPr="00000000">
        <w:rPr>
          <w:rtl w:val="0"/>
        </w:rPr>
        <w:t xml:space="preserve">Still valid both – but origins different values and principles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Introduction</w:t>
      </w:r>
    </w:p>
    <w:p w:rsidR="00000000" w:rsidDel="00000000" w:rsidP="00000000" w:rsidRDefault="00000000" w:rsidRPr="00000000" w14:paraId="000000E9">
      <w:pPr>
        <w:numPr>
          <w:ilvl w:val="0"/>
          <w:numId w:val="2"/>
        </w:numPr>
        <w:spacing w:after="0" w:afterAutospacing="0"/>
        <w:ind w:left="720" w:hanging="360"/>
      </w:pPr>
      <w:r w:rsidDel="00000000" w:rsidR="00000000" w:rsidRPr="00000000">
        <w:rPr>
          <w:rtl w:val="0"/>
        </w:rPr>
        <w:t xml:space="preserve">Blue economy framework - identify the need for new opening / extensions / inclusivity etc. </w:t>
      </w:r>
    </w:p>
    <w:p w:rsidR="00000000" w:rsidDel="00000000" w:rsidP="00000000" w:rsidRDefault="00000000" w:rsidRPr="00000000" w14:paraId="000000EA">
      <w:pPr>
        <w:numPr>
          <w:ilvl w:val="0"/>
          <w:numId w:val="2"/>
        </w:numPr>
        <w:spacing w:after="0" w:afterAutospacing="0"/>
        <w:ind w:left="720" w:hanging="360"/>
      </w:pPr>
      <w:r w:rsidDel="00000000" w:rsidR="00000000" w:rsidRPr="00000000">
        <w:rPr>
          <w:rtl w:val="0"/>
        </w:rPr>
        <w:t xml:space="preserve">Maritime social sciences for setting the stage</w:t>
      </w:r>
    </w:p>
    <w:p w:rsidR="00000000" w:rsidDel="00000000" w:rsidP="00000000" w:rsidRDefault="00000000" w:rsidRPr="00000000" w14:paraId="000000EB">
      <w:pPr>
        <w:numPr>
          <w:ilvl w:val="0"/>
          <w:numId w:val="2"/>
        </w:numPr>
        <w:spacing w:after="0" w:afterAutospacing="0"/>
        <w:ind w:left="720" w:hanging="360"/>
      </w:pPr>
      <w:r w:rsidDel="00000000" w:rsidR="00000000" w:rsidRPr="00000000">
        <w:rPr>
          <w:rtl w:val="0"/>
        </w:rPr>
        <w:t xml:space="preserve">Brief of how social sciences try to respond to opportunities and weaknesses</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Why maritime sociology here </w:t>
      </w:r>
    </w:p>
    <w:p w:rsidR="00000000" w:rsidDel="00000000" w:rsidP="00000000" w:rsidRDefault="00000000" w:rsidRPr="00000000" w14:paraId="000000ED">
      <w:pPr>
        <w:rPr/>
      </w:pPr>
      <w:commentRangeStart w:id="8"/>
      <w:r w:rsidDel="00000000" w:rsidR="00000000" w:rsidRPr="00000000">
        <w:rPr>
          <w:rtl w:val="0"/>
        </w:rPr>
        <w:t xml:space="preserve">1. Theoretical framework “blue economy” accusations 🡨 Sustainability / development.</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Table: What is problematic with blue economy?</w:t>
      </w:r>
    </w:p>
    <w:p w:rsidR="00000000" w:rsidDel="00000000" w:rsidP="00000000" w:rsidRDefault="00000000" w:rsidRPr="00000000" w14:paraId="000000EF">
      <w:pPr>
        <w:ind w:left="720" w:firstLine="0"/>
        <w:rPr/>
      </w:pPr>
      <w:r w:rsidDel="00000000" w:rsidR="00000000" w:rsidRPr="00000000">
        <w:rPr>
          <w:rtl w:val="0"/>
        </w:rPr>
        <w:t xml:space="preserve">Blue economy: Bullet points of opportunities / Threats and weaknesses Table</w:t>
        <w:tab/>
        <w:t xml:space="preserve">based on literature review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0">
      <w:pPr>
        <w:rPr>
          <w:color w:val="ff9900"/>
        </w:rPr>
      </w:pPr>
      <w:commentRangeStart w:id="9"/>
      <w:r w:rsidDel="00000000" w:rsidR="00000000" w:rsidRPr="00000000">
        <w:rPr>
          <w:color w:val="ff9900"/>
          <w:rtl w:val="0"/>
        </w:rPr>
        <w:t xml:space="preserve">3. Theoretical framework “maritime sociology” genesis roots</w:t>
      </w:r>
    </w:p>
    <w:p w:rsidR="00000000" w:rsidDel="00000000" w:rsidP="00000000" w:rsidRDefault="00000000" w:rsidRPr="00000000" w14:paraId="000000F1">
      <w:pPr>
        <w:ind w:left="720" w:firstLine="0"/>
        <w:rPr>
          <w:color w:val="ff9900"/>
        </w:rPr>
      </w:pPr>
      <w:r w:rsidDel="00000000" w:rsidR="00000000" w:rsidRPr="00000000">
        <w:rPr>
          <w:color w:val="ff9900"/>
          <w:rtl w:val="0"/>
        </w:rPr>
        <w:t xml:space="preserve">Maritime sociology - Janiszewski and Poole comparison - complementary perspectives developed separately </w:t>
      </w:r>
    </w:p>
    <w:p w:rsidR="00000000" w:rsidDel="00000000" w:rsidP="00000000" w:rsidRDefault="00000000" w:rsidRPr="00000000" w14:paraId="000000F2">
      <w:pPr>
        <w:rPr>
          <w:color w:val="ff9900"/>
        </w:rPr>
      </w:pPr>
      <w:r w:rsidDel="00000000" w:rsidR="00000000" w:rsidRPr="00000000">
        <w:rPr>
          <w:color w:val="ff9900"/>
          <w:rtl w:val="0"/>
        </w:rPr>
        <w:t xml:space="preserve">4. How contemporary “maritime sociology” serves to framework of blue economy </w:t>
      </w:r>
    </w:p>
    <w:p w:rsidR="00000000" w:rsidDel="00000000" w:rsidP="00000000" w:rsidRDefault="00000000" w:rsidRPr="00000000" w14:paraId="000000F3">
      <w:pPr>
        <w:ind w:left="720" w:firstLine="0"/>
        <w:rPr>
          <w:color w:val="ff9900"/>
        </w:rPr>
      </w:pPr>
      <w:r w:rsidDel="00000000" w:rsidR="00000000" w:rsidRPr="00000000">
        <w:rPr>
          <w:color w:val="ff9900"/>
          <w:rtl w:val="0"/>
        </w:rPr>
        <w:t xml:space="preserve">SIRC Cardiff</w:t>
      </w:r>
    </w:p>
    <w:p w:rsidR="00000000" w:rsidDel="00000000" w:rsidP="00000000" w:rsidRDefault="00000000" w:rsidRPr="00000000" w14:paraId="000000F4">
      <w:pPr>
        <w:ind w:left="720" w:firstLine="0"/>
        <w:rPr>
          <w:color w:val="ff9900"/>
        </w:rPr>
      </w:pPr>
      <w:r w:rsidDel="00000000" w:rsidR="00000000" w:rsidRPr="00000000">
        <w:rPr>
          <w:color w:val="ff9900"/>
          <w:rtl w:val="0"/>
        </w:rPr>
        <w:t xml:space="preserve">Amsterdam </w:t>
      </w:r>
    </w:p>
    <w:p w:rsidR="00000000" w:rsidDel="00000000" w:rsidP="00000000" w:rsidRDefault="00000000" w:rsidRPr="00000000" w14:paraId="000000F5">
      <w:pPr>
        <w:ind w:left="720" w:firstLine="0"/>
        <w:rPr>
          <w:color w:val="ff9900"/>
        </w:rPr>
      </w:pPr>
      <w:r w:rsidDel="00000000" w:rsidR="00000000" w:rsidRPr="00000000">
        <w:rPr>
          <w:color w:val="ff9900"/>
          <w:rtl w:val="0"/>
        </w:rPr>
        <w:t xml:space="preserve">Rotterdam </w:t>
      </w:r>
    </w:p>
    <w:p w:rsidR="00000000" w:rsidDel="00000000" w:rsidP="00000000" w:rsidRDefault="00000000" w:rsidRPr="00000000" w14:paraId="000000F6">
      <w:pPr>
        <w:ind w:left="720" w:firstLine="0"/>
        <w:rPr>
          <w:color w:val="ff9900"/>
        </w:rPr>
      </w:pPr>
      <w:r w:rsidDel="00000000" w:rsidR="00000000" w:rsidRPr="00000000">
        <w:rPr>
          <w:color w:val="ff9900"/>
          <w:rtl w:val="0"/>
        </w:rPr>
        <w:t xml:space="preserve">Cocco</w:t>
      </w:r>
    </w:p>
    <w:p w:rsidR="00000000" w:rsidDel="00000000" w:rsidP="00000000" w:rsidRDefault="00000000" w:rsidRPr="00000000" w14:paraId="000000F7">
      <w:pPr>
        <w:ind w:left="720" w:firstLine="0"/>
        <w:rPr>
          <w:color w:val="ff9900"/>
        </w:rPr>
      </w:pPr>
      <w:r w:rsidDel="00000000" w:rsidR="00000000" w:rsidRPr="00000000">
        <w:rPr>
          <w:color w:val="ff9900"/>
          <w:rtl w:val="0"/>
        </w:rPr>
        <w:t xml:space="preserve">Longo</w:t>
      </w:r>
    </w:p>
    <w:p w:rsidR="00000000" w:rsidDel="00000000" w:rsidP="00000000" w:rsidRDefault="00000000" w:rsidRPr="00000000" w14:paraId="000000F8">
      <w:pPr>
        <w:ind w:left="720" w:firstLine="0"/>
        <w:rPr>
          <w:color w:val="ff9900"/>
        </w:rPr>
      </w:pPr>
      <w:r w:rsidDel="00000000" w:rsidR="00000000" w:rsidRPr="00000000">
        <w:rPr>
          <w:color w:val="ff9900"/>
          <w:rtl w:val="0"/>
        </w:rPr>
        <w:t xml:space="preserve">Lyon </w:t>
      </w:r>
    </w:p>
    <w:p w:rsidR="00000000" w:rsidDel="00000000" w:rsidP="00000000" w:rsidRDefault="00000000" w:rsidRPr="00000000" w14:paraId="000000F9">
      <w:pPr>
        <w:ind w:left="720" w:firstLine="0"/>
        <w:rPr>
          <w:color w:val="ff9900"/>
        </w:rPr>
      </w:pPr>
      <w:r w:rsidDel="00000000" w:rsidR="00000000" w:rsidRPr="00000000">
        <w:rPr>
          <w:color w:val="ff9900"/>
          <w:rtl w:val="0"/>
        </w:rPr>
        <w:t xml:space="preserve">Oldbadison </w:t>
      </w:r>
    </w:p>
    <w:p w:rsidR="00000000" w:rsidDel="00000000" w:rsidP="00000000" w:rsidRDefault="00000000" w:rsidRPr="00000000" w14:paraId="000000FA">
      <w:pPr>
        <w:ind w:left="720" w:firstLine="0"/>
        <w:rPr>
          <w:color w:val="ff9900"/>
        </w:rPr>
      </w:pPr>
      <w:r w:rsidDel="00000000" w:rsidR="00000000" w:rsidRPr="00000000">
        <w:rPr>
          <w:color w:val="ff9900"/>
          <w:rtl w:val="0"/>
        </w:rPr>
        <w:t xml:space="preserve">Mah</w:t>
      </w:r>
    </w:p>
    <w:p w:rsidR="00000000" w:rsidDel="00000000" w:rsidP="00000000" w:rsidRDefault="00000000" w:rsidRPr="00000000" w14:paraId="000000FB">
      <w:pPr>
        <w:ind w:left="720" w:firstLine="0"/>
        <w:rPr>
          <w:color w:val="ff9900"/>
        </w:rPr>
      </w:pPr>
      <w:r w:rsidDel="00000000" w:rsidR="00000000" w:rsidRPr="00000000">
        <w:rPr>
          <w:color w:val="ff9900"/>
          <w:rtl w:val="0"/>
        </w:rPr>
        <w:t xml:space="preserve">Ruiz - sustainability</w:t>
      </w:r>
    </w:p>
    <w:p w:rsidR="00000000" w:rsidDel="00000000" w:rsidP="00000000" w:rsidRDefault="00000000" w:rsidRPr="00000000" w14:paraId="000000FC">
      <w:pPr>
        <w:ind w:left="720" w:firstLine="0"/>
        <w:rPr>
          <w:color w:val="ff9900"/>
        </w:rPr>
      </w:pPr>
      <w:r w:rsidDel="00000000" w:rsidR="00000000" w:rsidRPr="00000000">
        <w:rPr>
          <w:color w:val="ff9900"/>
          <w:rtl w:val="0"/>
        </w:rPr>
        <w:t xml:space="preserve">Vasquez </w:t>
      </w:r>
    </w:p>
    <w:p w:rsidR="00000000" w:rsidDel="00000000" w:rsidP="00000000" w:rsidRDefault="00000000" w:rsidRPr="00000000" w14:paraId="000000FD">
      <w:pPr>
        <w:ind w:left="720" w:firstLine="0"/>
        <w:rPr>
          <w:color w:val="ff9900"/>
        </w:rPr>
      </w:pPr>
      <w:r w:rsidDel="00000000" w:rsidR="00000000" w:rsidRPr="00000000">
        <w:rPr>
          <w:color w:val="ff9900"/>
          <w:rtl w:val="0"/>
        </w:rPr>
        <w:t xml:space="preserve">India</w:t>
      </w:r>
    </w:p>
    <w:p w:rsidR="00000000" w:rsidDel="00000000" w:rsidP="00000000" w:rsidRDefault="00000000" w:rsidRPr="00000000" w14:paraId="000000FE">
      <w:pPr>
        <w:ind w:left="720" w:firstLine="0"/>
        <w:rPr>
          <w:color w:val="ff9900"/>
        </w:rPr>
      </w:pPr>
      <w:r w:rsidDel="00000000" w:rsidR="00000000" w:rsidRPr="00000000">
        <w:rPr>
          <w:color w:val="ff9900"/>
          <w:rtl w:val="0"/>
        </w:rPr>
        <w:t xml:space="preserve">EASA - Sociology of the Ocean</w:t>
      </w:r>
    </w:p>
    <w:p w:rsidR="00000000" w:rsidDel="00000000" w:rsidP="00000000" w:rsidRDefault="00000000" w:rsidRPr="00000000" w14:paraId="000000FF">
      <w:pPr>
        <w:ind w:left="720" w:firstLine="0"/>
        <w:rPr>
          <w:color w:val="ff9900"/>
        </w:rPr>
      </w:pPr>
      <w:r w:rsidDel="00000000" w:rsidR="00000000" w:rsidRPr="00000000">
        <w:rPr>
          <w:color w:val="ff9900"/>
          <w:rtl w:val="0"/>
        </w:rPr>
        <w:t xml:space="preserve">Hannigan</w:t>
      </w:r>
    </w:p>
    <w:p w:rsidR="00000000" w:rsidDel="00000000" w:rsidP="00000000" w:rsidRDefault="00000000" w:rsidRPr="00000000" w14:paraId="00000100">
      <w:pPr>
        <w:ind w:left="720" w:firstLine="0"/>
        <w:rPr>
          <w:color w:val="ff9900"/>
        </w:rPr>
      </w:pPr>
      <w:r w:rsidDel="00000000" w:rsidR="00000000" w:rsidRPr="00000000">
        <w:rPr>
          <w:color w:val="ff9900"/>
          <w:rtl w:val="0"/>
        </w:rPr>
        <w:t xml:space="preserve">Posthumanistic</w:t>
      </w:r>
    </w:p>
    <w:p w:rsidR="00000000" w:rsidDel="00000000" w:rsidP="00000000" w:rsidRDefault="00000000" w:rsidRPr="00000000" w14:paraId="00000101">
      <w:pPr>
        <w:ind w:left="720" w:firstLine="0"/>
        <w:rPr>
          <w:color w:val="ff9900"/>
        </w:rPr>
      </w:pPr>
      <w:r w:rsidDel="00000000" w:rsidR="00000000" w:rsidRPr="00000000">
        <w:rPr>
          <w:color w:val="ff9900"/>
          <w:rtl w:val="0"/>
        </w:rPr>
        <w:t xml:space="preserve">Ecocriticism/ Hydrocriticism</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3. What pieces of the maritime (sea-related) pie is for maritime sociology? </w:t>
      </w:r>
    </w:p>
    <w:p w:rsidR="00000000" w:rsidDel="00000000" w:rsidP="00000000" w:rsidRDefault="00000000" w:rsidRPr="00000000" w14:paraId="00000103">
      <w:pPr>
        <w:ind w:firstLine="720"/>
        <w:rPr/>
      </w:pPr>
      <w:r w:rsidDel="00000000" w:rsidR="00000000" w:rsidRPr="00000000">
        <w:rPr>
          <w:rtl w:val="0"/>
        </w:rPr>
        <w:t xml:space="preserve">How “maritime social sciences” serves to framework of blue economy?</w:t>
      </w:r>
    </w:p>
    <w:p w:rsidR="00000000" w:rsidDel="00000000" w:rsidP="00000000" w:rsidRDefault="00000000" w:rsidRPr="00000000" w14:paraId="00000104">
      <w:pPr>
        <w:ind w:firstLine="720"/>
        <w:rPr/>
      </w:pPr>
      <w:r w:rsidDel="00000000" w:rsidR="00000000" w:rsidRPr="00000000">
        <w:rPr>
          <w:rtl w:val="0"/>
        </w:rPr>
        <w:t xml:space="preserve">How maritime sociology assemblage respond with blue economy sectors?</w:t>
      </w:r>
    </w:p>
    <w:p w:rsidR="00000000" w:rsidDel="00000000" w:rsidP="00000000" w:rsidRDefault="00000000" w:rsidRPr="00000000" w14:paraId="00000105">
      <w:pPr>
        <w:rPr/>
      </w:pPr>
      <w:commentRangeStart w:id="10"/>
      <w:r w:rsidDel="00000000" w:rsidR="00000000" w:rsidRPr="00000000">
        <w:rPr>
          <w:rtl w:val="0"/>
        </w:rPr>
        <w:t xml:space="preserve">5. How blue economy field may benefit from maritime sociology?</w:t>
      </w:r>
    </w:p>
    <w:p w:rsidR="00000000" w:rsidDel="00000000" w:rsidP="00000000" w:rsidRDefault="00000000" w:rsidRPr="00000000" w14:paraId="00000106">
      <w:pPr>
        <w:rPr/>
      </w:pPr>
      <w:r w:rsidDel="00000000" w:rsidR="00000000" w:rsidRPr="00000000">
        <w:rPr>
          <w:rtl w:val="0"/>
        </w:rPr>
        <w:tab/>
        <w:t xml:space="preserve">Table. Reference to blue economy sectors with pros and cons characteristic and maritime sociology potentials to face them</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Define problems of blue economy that needs to be answered </w:t>
      </w:r>
    </w:p>
    <w:p w:rsidR="00000000" w:rsidDel="00000000" w:rsidP="00000000" w:rsidRDefault="00000000" w:rsidRPr="00000000" w14:paraId="00000108">
      <w:pPr>
        <w:rPr/>
      </w:pPr>
      <w:r w:rsidDel="00000000" w:rsidR="00000000" w:rsidRPr="00000000">
        <w:rPr>
          <w:rtl w:val="0"/>
        </w:rPr>
        <w:t xml:space="preserve">5. Ugent need to recall / to display again the purpose of and potential maritime sociology – maritime sociology needs to return to its roots, where it was dedicated to maritime professions and occupations, productions, institutions.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 Comparative analysis of two frameworks </w:t>
      </w:r>
    </w:p>
    <w:p w:rsidR="00000000" w:rsidDel="00000000" w:rsidP="00000000" w:rsidRDefault="00000000" w:rsidRPr="00000000" w14:paraId="0000010E">
      <w:pPr>
        <w:rPr/>
      </w:pPr>
      <w:r w:rsidDel="00000000" w:rsidR="00000000" w:rsidRPr="00000000">
        <w:rPr>
          <w:rtl w:val="0"/>
        </w:rPr>
        <w:t xml:space="preserve">4. Blue economy as one of Maritime Sociology perspectives </w:t>
      </w:r>
    </w:p>
    <w:p w:rsidR="00000000" w:rsidDel="00000000" w:rsidP="00000000" w:rsidRDefault="00000000" w:rsidRPr="00000000" w14:paraId="0000010F">
      <w:pPr>
        <w:rPr/>
      </w:pPr>
      <w:r w:rsidDel="00000000" w:rsidR="00000000" w:rsidRPr="00000000">
        <w:rPr>
          <w:rtl w:val="0"/>
        </w:rPr>
        <w:t xml:space="preserve">5. How blue economy serve to framework of “maritime sociology”</w:t>
      </w:r>
    </w:p>
    <w:p w:rsidR="00000000" w:rsidDel="00000000" w:rsidP="00000000" w:rsidRDefault="00000000" w:rsidRPr="00000000" w14:paraId="00000110">
      <w:pPr>
        <w:rPr/>
      </w:pPr>
      <w:r w:rsidDel="00000000" w:rsidR="00000000" w:rsidRPr="00000000">
        <w:rPr>
          <w:rtl w:val="0"/>
        </w:rPr>
        <w:t xml:space="preserve">6. Umbrella terms of maritime-social  affairs / subdiscipline / background /</w:t>
      </w:r>
    </w:p>
    <w:p w:rsidR="00000000" w:rsidDel="00000000" w:rsidP="00000000" w:rsidRDefault="00000000" w:rsidRPr="00000000" w14:paraId="00000111">
      <w:pPr>
        <w:rPr/>
      </w:pPr>
      <w:r w:rsidDel="00000000" w:rsidR="00000000" w:rsidRPr="00000000">
        <w:rPr>
          <w:rtl w:val="0"/>
        </w:rPr>
        <w:t xml:space="preserve">7. “Maritime social issues - Distinctive field of sociology; </w:t>
      </w:r>
    </w:p>
    <w:p w:rsidR="00000000" w:rsidDel="00000000" w:rsidP="00000000" w:rsidRDefault="00000000" w:rsidRPr="00000000" w14:paraId="00000112">
      <w:pPr>
        <w:rPr/>
      </w:pPr>
      <w:r w:rsidDel="00000000" w:rsidR="00000000" w:rsidRPr="00000000">
        <w:rPr>
          <w:rtl w:val="0"/>
        </w:rPr>
        <w:t xml:space="preserve">8. The traditional perspective to neglect maritime sociology as subdiscipline. We want to oppose this prejudice. </w:t>
      </w:r>
    </w:p>
    <w:p w:rsidR="00000000" w:rsidDel="00000000" w:rsidP="00000000" w:rsidRDefault="00000000" w:rsidRPr="00000000" w14:paraId="00000113">
      <w:pPr>
        <w:rPr/>
      </w:pPr>
      <w:r w:rsidDel="00000000" w:rsidR="00000000" w:rsidRPr="00000000">
        <w:rPr>
          <w:rtl w:val="0"/>
        </w:rPr>
        <w:t xml:space="preserve">10. Blue economy – fields translated from “classic sea-based professions, maritime communities and coastal communities” into “blue-economy professions, maritime communities and coastal communities.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Blue sociology</w:t>
      </w:r>
    </w:p>
    <w:p w:rsidR="00000000" w:rsidDel="00000000" w:rsidP="00000000" w:rsidRDefault="00000000" w:rsidRPr="00000000" w14:paraId="00000117">
      <w:pPr>
        <w:rPr/>
      </w:pPr>
      <w:r w:rsidDel="00000000" w:rsidR="00000000" w:rsidRPr="00000000">
        <w:rPr>
          <w:rtl w:val="0"/>
        </w:rPr>
        <w:t xml:space="preserve">Ocean sociology</w:t>
      </w:r>
    </w:p>
    <w:p w:rsidR="00000000" w:rsidDel="00000000" w:rsidP="00000000" w:rsidRDefault="00000000" w:rsidRPr="00000000" w14:paraId="00000118">
      <w:pPr>
        <w:rPr/>
      </w:pPr>
      <w:r w:rsidDel="00000000" w:rsidR="00000000" w:rsidRPr="00000000">
        <w:rPr>
          <w:rtl w:val="0"/>
        </w:rPr>
        <w:t xml:space="preserve">Maritime vs. Blue Sociology: frameworks of competition vs. complementary exchange of different perspectives (professional and “romantic” narration / professional vs. personal experience and imaginary)</w:t>
      </w:r>
    </w:p>
    <w:p w:rsidR="00000000" w:rsidDel="00000000" w:rsidP="00000000" w:rsidRDefault="00000000" w:rsidRPr="00000000" w14:paraId="00000119">
      <w:pPr>
        <w:rPr/>
      </w:pPr>
      <w:r w:rsidDel="00000000" w:rsidR="00000000" w:rsidRPr="00000000">
        <w:rPr>
          <w:rtl w:val="0"/>
        </w:rPr>
        <w:t xml:space="preserve">Find sectors of blue economy to be the brightest maritime sociology field to make a change</w:t>
      </w:r>
    </w:p>
    <w:p w:rsidR="00000000" w:rsidDel="00000000" w:rsidP="00000000" w:rsidRDefault="00000000" w:rsidRPr="00000000" w14:paraId="0000011A">
      <w:pPr>
        <w:rPr/>
      </w:pPr>
      <w:r w:rsidDel="00000000" w:rsidR="00000000" w:rsidRPr="00000000">
        <w:rPr>
          <w:rtl w:val="0"/>
        </w:rPr>
        <w:t xml:space="preserve">How the maritime sociology is connected to contemporary problems of sea?</w:t>
      </w:r>
    </w:p>
    <w:p w:rsidR="00000000" w:rsidDel="00000000" w:rsidP="00000000" w:rsidRDefault="00000000" w:rsidRPr="00000000" w14:paraId="0000011B">
      <w:pPr>
        <w:numPr>
          <w:ilvl w:val="0"/>
          <w:numId w:val="3"/>
        </w:numPr>
        <w:spacing w:after="0" w:lineRule="auto"/>
        <w:ind w:left="720" w:hanging="360"/>
      </w:pPr>
      <w:r w:rsidDel="00000000" w:rsidR="00000000" w:rsidRPr="00000000">
        <w:rPr>
          <w:rtl w:val="0"/>
        </w:rPr>
        <w:t xml:space="preserve">Blue economy – social cohen – sustainability SDG – blue urbanism – blue humanities – Blue Earth - </w:t>
      </w:r>
    </w:p>
    <w:p w:rsidR="00000000" w:rsidDel="00000000" w:rsidP="00000000" w:rsidRDefault="00000000" w:rsidRPr="00000000" w14:paraId="0000011C">
      <w:pPr>
        <w:numPr>
          <w:ilvl w:val="0"/>
          <w:numId w:val="3"/>
        </w:numPr>
        <w:spacing w:after="0" w:lineRule="auto"/>
        <w:ind w:left="720" w:hanging="360"/>
      </w:pPr>
      <w:r w:rsidDel="00000000" w:rsidR="00000000" w:rsidRPr="00000000">
        <w:rPr>
          <w:rtl w:val="0"/>
        </w:rPr>
        <w:t xml:space="preserve">How to bring the maritime sociology field of study beyond “people of the sea” professions and occupations, maritime processes, institutions, and groups.</w:t>
      </w:r>
    </w:p>
    <w:p w:rsidR="00000000" w:rsidDel="00000000" w:rsidP="00000000" w:rsidRDefault="00000000" w:rsidRPr="00000000" w14:paraId="0000011D">
      <w:pPr>
        <w:numPr>
          <w:ilvl w:val="0"/>
          <w:numId w:val="3"/>
        </w:numPr>
        <w:spacing w:after="0" w:lineRule="auto"/>
        <w:ind w:left="720" w:hanging="360"/>
      </w:pPr>
      <w:r w:rsidDel="00000000" w:rsidR="00000000" w:rsidRPr="00000000">
        <w:rPr>
          <w:rtl w:val="0"/>
        </w:rPr>
        <w:t xml:space="preserve">The gap to fill</w:t>
      </w:r>
    </w:p>
    <w:p w:rsidR="00000000" w:rsidDel="00000000" w:rsidP="00000000" w:rsidRDefault="00000000" w:rsidRPr="00000000" w14:paraId="0000011E">
      <w:pPr>
        <w:spacing w:after="0" w:lineRule="auto"/>
        <w:ind w:left="720" w:firstLine="0"/>
        <w:rPr/>
      </w:pPr>
      <w:r w:rsidDel="00000000" w:rsidR="00000000" w:rsidRPr="00000000">
        <w:rPr>
          <w:rtl w:val="0"/>
        </w:rPr>
      </w:r>
    </w:p>
    <w:p w:rsidR="00000000" w:rsidDel="00000000" w:rsidP="00000000" w:rsidRDefault="00000000" w:rsidRPr="00000000" w14:paraId="0000011F">
      <w:pPr>
        <w:numPr>
          <w:ilvl w:val="0"/>
          <w:numId w:val="3"/>
        </w:numPr>
        <w:spacing w:after="0" w:lineRule="auto"/>
        <w:ind w:left="720" w:hanging="360"/>
      </w:pPr>
      <w:r w:rsidDel="00000000" w:rsidR="00000000" w:rsidRPr="00000000">
        <w:rPr>
          <w:rtl w:val="0"/>
        </w:rPr>
        <w:t xml:space="preserve">Maritimization Theory of L. Janiszewski (maritime element and social element)</w:t>
      </w:r>
    </w:p>
    <w:p w:rsidR="00000000" w:rsidDel="00000000" w:rsidP="00000000" w:rsidRDefault="00000000" w:rsidRPr="00000000" w14:paraId="00000120">
      <w:pPr>
        <w:numPr>
          <w:ilvl w:val="0"/>
          <w:numId w:val="3"/>
        </w:numPr>
        <w:spacing w:after="0" w:lineRule="auto"/>
        <w:ind w:left="720" w:hanging="360"/>
      </w:pPr>
      <w:r w:rsidDel="00000000" w:rsidR="00000000" w:rsidRPr="00000000">
        <w:rPr>
          <w:rtl w:val="0"/>
        </w:rPr>
        <w:t xml:space="preserve">Thalassopilse </w:t>
      </w:r>
    </w:p>
    <w:p w:rsidR="00000000" w:rsidDel="00000000" w:rsidP="00000000" w:rsidRDefault="00000000" w:rsidRPr="00000000" w14:paraId="00000121">
      <w:pPr>
        <w:spacing w:after="0" w:lineRule="auto"/>
        <w:ind w:left="720" w:firstLine="0"/>
        <w:rPr/>
      </w:pPr>
      <w:r w:rsidDel="00000000" w:rsidR="00000000" w:rsidRPr="00000000">
        <w:rPr>
          <w:rtl w:val="0"/>
        </w:rPr>
      </w:r>
    </w:p>
    <w:p w:rsidR="00000000" w:rsidDel="00000000" w:rsidP="00000000" w:rsidRDefault="00000000" w:rsidRPr="00000000" w14:paraId="00000122">
      <w:pPr>
        <w:numPr>
          <w:ilvl w:val="0"/>
          <w:numId w:val="3"/>
        </w:numPr>
        <w:spacing w:after="0" w:lineRule="auto"/>
        <w:ind w:left="720" w:hanging="360"/>
      </w:pPr>
      <w:r w:rsidDel="00000000" w:rsidR="00000000" w:rsidRPr="00000000">
        <w:rPr>
          <w:rtl w:val="0"/>
        </w:rPr>
        <w:t xml:space="preserve">Timmothy Morton “hyperobject – World Ocean / river / estuatian spaces and hybrid-social beings fluid/ water; </w:t>
      </w:r>
    </w:p>
    <w:p w:rsidR="00000000" w:rsidDel="00000000" w:rsidP="00000000" w:rsidRDefault="00000000" w:rsidRPr="00000000" w14:paraId="00000123">
      <w:pPr>
        <w:numPr>
          <w:ilvl w:val="0"/>
          <w:numId w:val="3"/>
        </w:numPr>
        <w:spacing w:after="0" w:lineRule="auto"/>
        <w:ind w:left="720" w:hanging="360"/>
      </w:pPr>
      <w:r w:rsidDel="00000000" w:rsidR="00000000" w:rsidRPr="00000000">
        <w:rPr>
          <w:rtl w:val="0"/>
        </w:rPr>
        <w:t xml:space="preserve">Liquidity: Ice/ Salt water / Sweet water / Wetlands /Evaporation </w:t>
      </w:r>
    </w:p>
    <w:p w:rsidR="00000000" w:rsidDel="00000000" w:rsidP="00000000" w:rsidRDefault="00000000" w:rsidRPr="00000000" w14:paraId="00000124">
      <w:pPr>
        <w:numPr>
          <w:ilvl w:val="0"/>
          <w:numId w:val="3"/>
        </w:numPr>
        <w:spacing w:after="0" w:lineRule="auto"/>
        <w:ind w:left="720" w:hanging="360"/>
      </w:pPr>
      <w:r w:rsidDel="00000000" w:rsidR="00000000" w:rsidRPr="00000000">
        <w:rPr>
          <w:rtl w:val="0"/>
        </w:rPr>
        <w:t xml:space="preserve">Bruno Latour “Super-actant” - World Ocean /Kowalewski and Bartłomiejski </w:t>
      </w:r>
    </w:p>
    <w:p w:rsidR="00000000" w:rsidDel="00000000" w:rsidP="00000000" w:rsidRDefault="00000000" w:rsidRPr="00000000" w14:paraId="00000125">
      <w:pPr>
        <w:numPr>
          <w:ilvl w:val="0"/>
          <w:numId w:val="3"/>
        </w:numPr>
        <w:spacing w:after="0" w:lineRule="auto"/>
        <w:ind w:left="720" w:hanging="360"/>
      </w:pPr>
      <w:r w:rsidDel="00000000" w:rsidR="00000000" w:rsidRPr="00000000">
        <w:rPr>
          <w:rtl w:val="0"/>
        </w:rPr>
        <w:t xml:space="preserve">Border point theory – coast and World Ocean</w:t>
      </w:r>
    </w:p>
    <w:p w:rsidR="00000000" w:rsidDel="00000000" w:rsidP="00000000" w:rsidRDefault="00000000" w:rsidRPr="00000000" w14:paraId="00000126">
      <w:pPr>
        <w:numPr>
          <w:ilvl w:val="0"/>
          <w:numId w:val="3"/>
        </w:numPr>
        <w:spacing w:after="0" w:lineRule="auto"/>
        <w:ind w:left="720" w:hanging="360"/>
      </w:pPr>
      <w:r w:rsidDel="00000000" w:rsidR="00000000" w:rsidRPr="00000000">
        <w:rPr>
          <w:rtl w:val="0"/>
        </w:rPr>
        <w:t xml:space="preserve">Astrid Nemesis – posthuman theory (Water bodies)</w:t>
      </w:r>
    </w:p>
    <w:p w:rsidR="00000000" w:rsidDel="00000000" w:rsidP="00000000" w:rsidRDefault="00000000" w:rsidRPr="00000000" w14:paraId="00000127">
      <w:pPr>
        <w:spacing w:after="0" w:lineRule="auto"/>
        <w:ind w:left="720" w:firstLine="0"/>
        <w:rPr/>
      </w:pPr>
      <w:r w:rsidDel="00000000" w:rsidR="00000000" w:rsidRPr="00000000">
        <w:rPr>
          <w:rtl w:val="0"/>
        </w:rPr>
      </w:r>
    </w:p>
    <w:p w:rsidR="00000000" w:rsidDel="00000000" w:rsidP="00000000" w:rsidRDefault="00000000" w:rsidRPr="00000000" w14:paraId="00000128">
      <w:pPr>
        <w:numPr>
          <w:ilvl w:val="0"/>
          <w:numId w:val="3"/>
        </w:numPr>
        <w:spacing w:after="0" w:lineRule="auto"/>
        <w:ind w:left="720" w:hanging="360"/>
      </w:pPr>
      <w:r w:rsidDel="00000000" w:rsidR="00000000" w:rsidRPr="00000000">
        <w:rPr>
          <w:rtl w:val="0"/>
        </w:rPr>
        <w:t xml:space="preserve">The challenges of 20</w:t>
      </w:r>
      <w:r w:rsidDel="00000000" w:rsidR="00000000" w:rsidRPr="00000000">
        <w:rPr>
          <w:vertAlign w:val="superscript"/>
          <w:rtl w:val="0"/>
        </w:rPr>
        <w:t xml:space="preserve">th</w:t>
      </w:r>
      <w:r w:rsidDel="00000000" w:rsidR="00000000" w:rsidRPr="00000000">
        <w:rPr>
          <w:rtl w:val="0"/>
        </w:rPr>
        <w:t xml:space="preserve"> Century vs. 21th Century </w:t>
      </w:r>
    </w:p>
    <w:p w:rsidR="00000000" w:rsidDel="00000000" w:rsidP="00000000" w:rsidRDefault="00000000" w:rsidRPr="00000000" w14:paraId="00000129">
      <w:pPr>
        <w:spacing w:after="0" w:lineRule="auto"/>
        <w:ind w:left="720" w:firstLine="0"/>
        <w:rPr/>
      </w:pPr>
      <w:r w:rsidDel="00000000" w:rsidR="00000000" w:rsidRPr="00000000">
        <w:rPr>
          <w:rtl w:val="0"/>
        </w:rPr>
      </w:r>
    </w:p>
    <w:p w:rsidR="00000000" w:rsidDel="00000000" w:rsidP="00000000" w:rsidRDefault="00000000" w:rsidRPr="00000000" w14:paraId="0000012A">
      <w:pPr>
        <w:numPr>
          <w:ilvl w:val="0"/>
          <w:numId w:val="3"/>
        </w:numPr>
        <w:spacing w:after="0" w:lineRule="auto"/>
        <w:ind w:left="720" w:hanging="360"/>
      </w:pPr>
      <w:r w:rsidDel="00000000" w:rsidR="00000000" w:rsidRPr="00000000">
        <w:rPr>
          <w:rtl w:val="0"/>
        </w:rPr>
        <w:t xml:space="preserve">Economy</w:t>
      </w:r>
    </w:p>
    <w:p w:rsidR="00000000" w:rsidDel="00000000" w:rsidP="00000000" w:rsidRDefault="00000000" w:rsidRPr="00000000" w14:paraId="0000012B">
      <w:pPr>
        <w:numPr>
          <w:ilvl w:val="0"/>
          <w:numId w:val="3"/>
        </w:numPr>
        <w:spacing w:after="0" w:lineRule="auto"/>
        <w:ind w:left="720" w:hanging="360"/>
      </w:pPr>
      <w:r w:rsidDel="00000000" w:rsidR="00000000" w:rsidRPr="00000000">
        <w:rPr>
          <w:rtl w:val="0"/>
        </w:rPr>
        <w:t xml:space="preserve">Technological advancement </w:t>
      </w:r>
    </w:p>
    <w:p w:rsidR="00000000" w:rsidDel="00000000" w:rsidP="00000000" w:rsidRDefault="00000000" w:rsidRPr="00000000" w14:paraId="0000012C">
      <w:pPr>
        <w:numPr>
          <w:ilvl w:val="0"/>
          <w:numId w:val="3"/>
        </w:numPr>
        <w:spacing w:after="0" w:lineRule="auto"/>
        <w:ind w:left="720" w:hanging="360"/>
      </w:pPr>
      <w:r w:rsidDel="00000000" w:rsidR="00000000" w:rsidRPr="00000000">
        <w:rPr>
          <w:rtl w:val="0"/>
        </w:rPr>
        <w:t xml:space="preserve">Political system</w:t>
      </w:r>
    </w:p>
    <w:p w:rsidR="00000000" w:rsidDel="00000000" w:rsidP="00000000" w:rsidRDefault="00000000" w:rsidRPr="00000000" w14:paraId="0000012D">
      <w:pPr>
        <w:numPr>
          <w:ilvl w:val="0"/>
          <w:numId w:val="3"/>
        </w:numPr>
        <w:spacing w:after="0" w:lineRule="auto"/>
        <w:ind w:left="720" w:hanging="360"/>
      </w:pPr>
      <w:r w:rsidDel="00000000" w:rsidR="00000000" w:rsidRPr="00000000">
        <w:rPr>
          <w:rtl w:val="0"/>
        </w:rPr>
        <w:t xml:space="preserve">Culture / Heritage</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Environment – Poole vs Janiszewski (the role climate / nature)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Theory of metabolism vs. Theory of circularity of water</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oannis Katsounis" w:id="8" w:date="2025-10-14T13:08:0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Ioannis</w:t>
      </w:r>
    </w:p>
  </w:comment>
  <w:comment w:author="Ioannis Katsounis" w:id="9" w:date="2025-10-14T13:08:24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w:t>
      </w:r>
    </w:p>
  </w:comment>
  <w:comment w:author="Robert Bartłomiejski" w:id="5" w:date="2025-10-08T13:39:5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sentence to be proofed</w:t>
      </w:r>
    </w:p>
  </w:comment>
  <w:comment w:author="Ioannis Katsounis" w:id="10" w:date="2025-10-14T13:07:53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Ioannis</w:t>
      </w:r>
    </w:p>
  </w:comment>
  <w:comment w:author="Robert Bartłomiejski" w:id="7" w:date="2025-10-08T13:47:26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only maritime sociology...</w:t>
      </w:r>
    </w:p>
  </w:comment>
  <w:comment w:author="Ioannis Katsounis" w:id="2" w:date="2025-12-31T03:06:43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w:t>
      </w:r>
    </w:p>
  </w:comment>
  <w:comment w:author="Robert Bartłomiejski" w:id="4" w:date="2025-10-08T13:38:1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list them all here after making a comparative table.</w:t>
      </w:r>
    </w:p>
  </w:comment>
  <w:comment w:author="Ioannis Katsounis" w:id="0" w:date="2025-12-31T02:41:43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Bavinck, M., &amp; Verrips, J. (2020). Manifesto for the marine social sciences. Maritime Studies, 19(2), 121-123. https://doi.org/10.1007/s40152-020-00179-x</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Bennett, N. J. (2019). Marine social science for the peopled seas. Coastal Management, 47(2), 244-252.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Bennett, N., Bennett, J., Blythe, J., White, C. S., &amp; Campero, C. (2021). Blue growth and blue justice: Ten risks and solutions for the ocean economy. Marine Policy, 125, 104387.</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Ertör, I., &amp; Hadjimichael, M. (2020). Editorial: Blue degrowth and the politics of the sea: Rethinking the blue economy. Sustainability Science, 15, 1-10.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Janiszewski, L., &amp; Sosnowski, A. (1984). Socjologia morska. Wybór zagadnień [Maritime sociology: Selected issues]. Ossolineum.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Kołodziej, A., &amp; Kołodziej-Durnaś, A. (2022). Maritime sociology in the making. In A. Kołodziej-Durnaś, F. Sowa, &amp; M. C. Grasmeier (Eds.), Maritime spaces and society (pp. 3-24). Brill. https://doi.org/10.1163/9789004503410_002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Penca, J., Ertör, I., Ballesteros, M., Briguglio, M., Kowalewski, M., Pauksztat, B., Cepić, D., Piñeiro-Corbeira, C., Vaidianu, N., Villasante, S., &amp; Pascual-Fernández, J. J. (2025). Rethinking the Blue Economy: Integrating social science for sustainability and justice. npj Ocean Sustainability, 4, 40. https://doi.org/10.1038/s44183-025-00138-1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Picken, F. (n.d.). Oceans, space and society: Towards a blue sociology (Preprint). Palgrave Macmillan.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Rios, C. V., &amp; Chicaguala, B. B. (2024). A maritime sociology for sustainability science. Current Opinion in Environmental Sustainability, 70, 101474. https://doi.org/10.1016/j.cosust.2024.101474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 J. J., Gray, N. J., Campbell, L. M., Fairbanks, L. W., &amp; Gruby, R. L. (2015). Blue economy and competing discourses in international oceans governance. Journal of Environment &amp; Development, 24, 135-160.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Sumaila, U. R., et al. (2021). Financing a sustainable ocean economy. Nature Communications, 12, 3259.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Voyer, M., Quirk, G., McIlgorm, A., &amp; Azmi, K. (2018). Shades of blue: What do competing interpretations of the Blue Ec</w:t>
      </w:r>
    </w:p>
  </w:comment>
  <w:comment w:author="Robert Bartłomiejski" w:id="1" w:date="2026-01-23T17:27:19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extended</w:t>
      </w:r>
    </w:p>
  </w:comment>
  <w:comment w:author="Ioannis Katsounis" w:id="3" w:date="2025-10-08T13:27:2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https://op.europa.eu/fr/publication-detail/-/publication/0a4a79d8-353f-11f0-8a44-01aa75ed71a1/language-en</w:t>
      </w:r>
    </w:p>
  </w:comment>
  <w:comment w:author="Robert Bartłomiejski" w:id="6" w:date="2025-10-08T13:46:32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of maritime sociology research agenda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0x010100AB9A4E3DAA08BF4F9F61CEEE32CD260C</vt:lpwstr>
  </property>
</Properties>
</file>